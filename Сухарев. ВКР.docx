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69C7ED" w14:textId="77777777" w:rsidR="00F73B10" w:rsidRPr="00F73B10" w:rsidRDefault="00F73B10" w:rsidP="00F73B10">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sidR="00024AA1">
        <w:rPr>
          <w:rFonts w:eastAsia="Times New Roman" w:cs="Times New Roman"/>
          <w:b/>
          <w:caps/>
          <w:sz w:val="36"/>
          <w:szCs w:val="20"/>
          <w:lang w:eastAsia="ru-RU"/>
        </w:rPr>
        <w:t xml:space="preserve"> РФ </w:t>
      </w:r>
    </w:p>
    <w:p w14:paraId="6C27AF74" w14:textId="77777777" w:rsidR="00F73B10" w:rsidRPr="00F73B10" w:rsidRDefault="00F73B10" w:rsidP="00F73B10">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4982E59C" w14:textId="77777777" w:rsidR="00F73B10" w:rsidRPr="00F73B10" w:rsidRDefault="00F73B10" w:rsidP="00F73B10">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3DAF5DE0" w14:textId="77777777" w:rsidR="00F73B10" w:rsidRPr="00F73B10" w:rsidRDefault="00F73B10" w:rsidP="00F73B10">
      <w:pPr>
        <w:ind w:firstLine="0"/>
        <w:jc w:val="center"/>
        <w:rPr>
          <w:b/>
          <w:lang w:eastAsia="ru-RU"/>
        </w:rPr>
      </w:pPr>
      <w:r w:rsidRPr="00F73B10">
        <w:rPr>
          <w:b/>
          <w:lang w:eastAsia="ru-RU"/>
        </w:rPr>
        <w:t>Кафедра «Информатика и программное обеспечение»</w:t>
      </w:r>
    </w:p>
    <w:p w14:paraId="0BB129CD" w14:textId="77777777" w:rsidR="00F73B10" w:rsidRPr="00F73B10" w:rsidRDefault="00F73B10" w:rsidP="00F73B10">
      <w:pPr>
        <w:spacing w:line="240" w:lineRule="auto"/>
        <w:ind w:firstLine="0"/>
        <w:jc w:val="left"/>
        <w:rPr>
          <w:rFonts w:eastAsia="Times New Roman" w:cs="Times New Roman"/>
          <w:szCs w:val="20"/>
          <w:lang w:eastAsia="ru-RU"/>
        </w:rPr>
      </w:pPr>
    </w:p>
    <w:p w14:paraId="269D65A1" w14:textId="77777777" w:rsidR="00F73B10" w:rsidRPr="00F73B10" w:rsidRDefault="00F73B10" w:rsidP="00F73B10">
      <w:pPr>
        <w:spacing w:line="240" w:lineRule="auto"/>
        <w:ind w:firstLine="0"/>
        <w:jc w:val="left"/>
        <w:rPr>
          <w:rFonts w:eastAsia="Times New Roman" w:cs="Times New Roman"/>
          <w:szCs w:val="20"/>
          <w:lang w:eastAsia="ru-RU"/>
        </w:rPr>
      </w:pPr>
    </w:p>
    <w:p w14:paraId="7F50A840" w14:textId="77777777" w:rsidR="00F73B10" w:rsidRPr="00F73B10" w:rsidRDefault="00F73B10" w:rsidP="00F73B10">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«У Т В Е Р Ж Д А Ю»</w:t>
      </w:r>
    </w:p>
    <w:p w14:paraId="5453AC7D"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Зав. кафедрой «И и ПО», к.т.н., доцент</w:t>
      </w:r>
    </w:p>
    <w:p w14:paraId="290D2063"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_____________________ Подвесовский А.Г.</w:t>
      </w:r>
    </w:p>
    <w:p w14:paraId="77A03BCC" w14:textId="5543C87C"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 ______________ 20</w:t>
      </w:r>
      <w:r w:rsidR="00321195">
        <w:rPr>
          <w:rFonts w:eastAsia="Times New Roman" w:cs="Times New Roman"/>
          <w:szCs w:val="20"/>
          <w:lang w:eastAsia="ru-RU"/>
        </w:rPr>
        <w:t>2</w:t>
      </w:r>
      <w:r w:rsidR="00F11E8E">
        <w:rPr>
          <w:rFonts w:eastAsia="Times New Roman" w:cs="Times New Roman"/>
          <w:szCs w:val="20"/>
          <w:lang w:eastAsia="ru-RU"/>
        </w:rPr>
        <w:t>1</w:t>
      </w:r>
      <w:r w:rsidRPr="00F73B10">
        <w:rPr>
          <w:rFonts w:eastAsia="Times New Roman" w:cs="Times New Roman"/>
          <w:szCs w:val="20"/>
          <w:lang w:eastAsia="ru-RU"/>
        </w:rPr>
        <w:t xml:space="preserve"> г.</w:t>
      </w:r>
    </w:p>
    <w:p w14:paraId="5922E609"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2ADFDAE3"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68DCF45A" w14:textId="6F1D3AB5" w:rsidR="00F73B10" w:rsidRPr="00F73B10" w:rsidRDefault="00C91C07" w:rsidP="00F73B10">
      <w:pPr>
        <w:spacing w:line="240" w:lineRule="auto"/>
        <w:ind w:firstLine="0"/>
        <w:jc w:val="center"/>
        <w:rPr>
          <w:b/>
          <w:sz w:val="32"/>
          <w:szCs w:val="32"/>
          <w:lang w:eastAsia="ru-RU"/>
        </w:rPr>
      </w:pPr>
      <w:r w:rsidRPr="00C91C07">
        <w:rPr>
          <w:b/>
          <w:sz w:val="32"/>
          <w:szCs w:val="32"/>
          <w:lang w:eastAsia="ru-RU"/>
        </w:rPr>
        <w:t>ПРОЕКТИРОВАНИЕ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p>
    <w:p w14:paraId="7F97223E" w14:textId="77777777" w:rsidR="00F73B10" w:rsidRPr="00F73B10" w:rsidRDefault="00F73B10" w:rsidP="00D806E0">
      <w:pPr>
        <w:spacing w:line="240" w:lineRule="auto"/>
        <w:ind w:firstLine="0"/>
        <w:rPr>
          <w:lang w:eastAsia="ru-RU"/>
        </w:rPr>
      </w:pPr>
    </w:p>
    <w:p w14:paraId="6409A6E6" w14:textId="77777777" w:rsidR="00F73B10" w:rsidRPr="00FC5A4C" w:rsidRDefault="00F73B10" w:rsidP="00FC5A4C">
      <w:pPr>
        <w:spacing w:line="240" w:lineRule="auto"/>
        <w:ind w:firstLine="0"/>
        <w:jc w:val="center"/>
        <w:rPr>
          <w:b/>
          <w:spacing w:val="100"/>
          <w:lang w:eastAsia="ru-RU"/>
        </w:rPr>
      </w:pPr>
      <w:r w:rsidRPr="00FC5A4C">
        <w:rPr>
          <w:b/>
          <w:spacing w:val="100"/>
          <w:lang w:eastAsia="ru-RU"/>
        </w:rPr>
        <w:t>ДИПЛОМНАЯ РАБОТА</w:t>
      </w:r>
    </w:p>
    <w:p w14:paraId="6154A17D" w14:textId="77777777" w:rsidR="00F73B10" w:rsidRPr="00F73B10" w:rsidRDefault="00F73B10" w:rsidP="00F73B10">
      <w:pPr>
        <w:spacing w:line="240" w:lineRule="auto"/>
        <w:ind w:firstLine="0"/>
        <w:jc w:val="center"/>
        <w:rPr>
          <w:rFonts w:eastAsia="Times New Roman" w:cs="Times New Roman"/>
          <w:b/>
          <w:sz w:val="32"/>
          <w:szCs w:val="20"/>
          <w:lang w:eastAsia="ru-RU"/>
        </w:rPr>
      </w:pPr>
    </w:p>
    <w:p w14:paraId="06C433BF" w14:textId="77777777" w:rsidR="00F73B10" w:rsidRPr="00F73B10" w:rsidRDefault="00F73B10" w:rsidP="00F73B10">
      <w:pPr>
        <w:spacing w:line="240" w:lineRule="auto"/>
        <w:ind w:firstLine="0"/>
        <w:jc w:val="center"/>
        <w:rPr>
          <w:lang w:eastAsia="ru-RU"/>
        </w:rPr>
      </w:pPr>
      <w:r w:rsidRPr="00F73B10">
        <w:rPr>
          <w:lang w:eastAsia="ru-RU"/>
        </w:rPr>
        <w:t>Документы текстовые</w:t>
      </w:r>
    </w:p>
    <w:p w14:paraId="3001D91D" w14:textId="77777777" w:rsidR="00F73B10" w:rsidRPr="00F73B10" w:rsidRDefault="00F73B10" w:rsidP="00F73B10">
      <w:pPr>
        <w:spacing w:line="240" w:lineRule="auto"/>
        <w:ind w:firstLine="0"/>
        <w:jc w:val="center"/>
        <w:rPr>
          <w:rFonts w:eastAsia="Times New Roman" w:cs="Times New Roman"/>
          <w:sz w:val="16"/>
          <w:szCs w:val="20"/>
          <w:lang w:eastAsia="ru-RU"/>
        </w:rPr>
      </w:pPr>
    </w:p>
    <w:p w14:paraId="51F30640" w14:textId="77777777" w:rsidR="00F73B10" w:rsidRPr="00F73B10" w:rsidRDefault="00F73B10" w:rsidP="009E1AB9">
      <w:pPr>
        <w:spacing w:line="240" w:lineRule="auto"/>
        <w:ind w:firstLine="0"/>
        <w:jc w:val="center"/>
        <w:rPr>
          <w:lang w:eastAsia="ru-RU"/>
        </w:rPr>
      </w:pPr>
      <w:r w:rsidRPr="00F73B10">
        <w:rPr>
          <w:lang w:eastAsia="ru-RU"/>
        </w:rPr>
        <w:t>Всего ____ листов в папке</w:t>
      </w:r>
    </w:p>
    <w:p w14:paraId="7343A17C" w14:textId="77777777" w:rsidR="00F73B10" w:rsidRPr="00F73B10" w:rsidRDefault="00F73B10" w:rsidP="00F73B10">
      <w:pPr>
        <w:spacing w:line="240" w:lineRule="auto"/>
        <w:ind w:firstLine="0"/>
        <w:jc w:val="left"/>
        <w:rPr>
          <w:rFonts w:eastAsia="Times New Roman" w:cs="Times New Roman"/>
          <w:szCs w:val="20"/>
          <w:lang w:eastAsia="ru-RU"/>
        </w:rPr>
      </w:pPr>
    </w:p>
    <w:p w14:paraId="049702E5" w14:textId="77777777" w:rsidR="00F73B10" w:rsidRPr="004044EF" w:rsidRDefault="00F73B10" w:rsidP="00F73B10">
      <w:pPr>
        <w:spacing w:line="240" w:lineRule="auto"/>
        <w:ind w:left="5103" w:firstLine="0"/>
        <w:rPr>
          <w:b/>
          <w:lang w:eastAsia="ru-RU"/>
        </w:rPr>
      </w:pPr>
      <w:r w:rsidRPr="004044EF">
        <w:rPr>
          <w:b/>
          <w:lang w:eastAsia="ru-RU"/>
        </w:rPr>
        <w:t>Руководитель</w:t>
      </w:r>
    </w:p>
    <w:p w14:paraId="3056AD96" w14:textId="13C915F0" w:rsidR="00F73B10" w:rsidRPr="004044EF" w:rsidRDefault="00C91C07"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r>
        <w:rPr>
          <w:rFonts w:eastAsia="Times New Roman" w:cs="Times New Roman"/>
          <w:szCs w:val="20"/>
          <w:lang w:eastAsia="ru-RU"/>
        </w:rPr>
        <w:t>Трубаков А.О.</w:t>
      </w:r>
    </w:p>
    <w:p w14:paraId="084E1548" w14:textId="7B372FD0"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6933111" w14:textId="77777777" w:rsidR="00F73B10" w:rsidRPr="004044EF" w:rsidRDefault="00F73B10" w:rsidP="00F73B10">
      <w:pPr>
        <w:spacing w:line="240" w:lineRule="auto"/>
        <w:ind w:left="5103" w:firstLine="0"/>
        <w:jc w:val="left"/>
        <w:rPr>
          <w:rFonts w:eastAsia="Times New Roman" w:cs="Times New Roman"/>
          <w:b/>
          <w:szCs w:val="20"/>
          <w:lang w:eastAsia="ru-RU"/>
        </w:rPr>
      </w:pPr>
      <w:r w:rsidRPr="004044EF">
        <w:rPr>
          <w:rFonts w:eastAsia="Times New Roman" w:cs="Times New Roman"/>
          <w:b/>
          <w:szCs w:val="20"/>
          <w:lang w:eastAsia="ru-RU"/>
        </w:rPr>
        <w:t>Консультанты:</w:t>
      </w:r>
    </w:p>
    <w:p w14:paraId="47CE1EB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экономической части </w:t>
      </w:r>
    </w:p>
    <w:p w14:paraId="497CF52C"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__________________ к.т.н., доц. Титарев Д.В.</w:t>
      </w:r>
    </w:p>
    <w:p w14:paraId="59D676A5" w14:textId="3BF332E3"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39273BB"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организационной части </w:t>
      </w:r>
    </w:p>
    <w:p w14:paraId="746E93F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____________________ ст. преп. Зяблова Е.С.</w:t>
      </w:r>
    </w:p>
    <w:p w14:paraId="512F4C10" w14:textId="5BF249E1"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E85D9DB" w14:textId="77777777" w:rsidR="00F73B10" w:rsidRPr="0006413E" w:rsidRDefault="00F73B10" w:rsidP="00F73B10">
      <w:pPr>
        <w:spacing w:line="240" w:lineRule="auto"/>
        <w:ind w:left="5103" w:firstLine="0"/>
        <w:jc w:val="left"/>
        <w:rPr>
          <w:rFonts w:eastAsia="Times New Roman" w:cs="Times New Roman"/>
          <w:szCs w:val="20"/>
          <w:highlight w:val="yellow"/>
          <w:lang w:eastAsia="ru-RU"/>
        </w:rPr>
      </w:pPr>
    </w:p>
    <w:p w14:paraId="10036A72" w14:textId="77777777" w:rsidR="00F73B10" w:rsidRPr="004044EF" w:rsidRDefault="00F73B10" w:rsidP="00F73B10">
      <w:pPr>
        <w:spacing w:line="240" w:lineRule="auto"/>
        <w:ind w:left="5103" w:firstLine="0"/>
        <w:rPr>
          <w:b/>
          <w:lang w:eastAsia="ru-RU"/>
        </w:rPr>
      </w:pPr>
      <w:r w:rsidRPr="004044EF">
        <w:rPr>
          <w:b/>
          <w:lang w:eastAsia="ru-RU"/>
        </w:rPr>
        <w:t>Нормоконтролер</w:t>
      </w:r>
    </w:p>
    <w:p w14:paraId="6E17609E" w14:textId="77777777" w:rsidR="00F73B10" w:rsidRPr="004044EF" w:rsidRDefault="00A13885"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r w:rsidRPr="004044EF">
        <w:rPr>
          <w:rFonts w:eastAsia="Times New Roman" w:cs="Times New Roman"/>
          <w:szCs w:val="20"/>
          <w:lang w:eastAsia="ru-RU"/>
        </w:rPr>
        <w:t>Трубаков А</w:t>
      </w:r>
      <w:r w:rsidR="00F73B10" w:rsidRPr="004044EF">
        <w:rPr>
          <w:rFonts w:eastAsia="Times New Roman" w:cs="Times New Roman"/>
          <w:szCs w:val="20"/>
          <w:lang w:eastAsia="ru-RU"/>
        </w:rPr>
        <w:t>.</w:t>
      </w:r>
      <w:r w:rsidRPr="004044EF">
        <w:rPr>
          <w:rFonts w:eastAsia="Times New Roman" w:cs="Times New Roman"/>
          <w:szCs w:val="20"/>
          <w:lang w:eastAsia="ru-RU"/>
        </w:rPr>
        <w:t>О</w:t>
      </w:r>
      <w:r w:rsidR="00F73B10" w:rsidRPr="004044EF">
        <w:rPr>
          <w:rFonts w:eastAsia="Times New Roman" w:cs="Times New Roman"/>
          <w:szCs w:val="20"/>
          <w:lang w:eastAsia="ru-RU"/>
        </w:rPr>
        <w:t>.</w:t>
      </w:r>
    </w:p>
    <w:p w14:paraId="11E27900" w14:textId="6C078532" w:rsidR="00F73B10" w:rsidRPr="00F73B10"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848A22F" w14:textId="77777777" w:rsidR="00F73B10" w:rsidRPr="00F73B10" w:rsidRDefault="00F73B10" w:rsidP="00F73B10">
      <w:pPr>
        <w:spacing w:line="240" w:lineRule="auto"/>
        <w:ind w:left="5103" w:firstLine="0"/>
        <w:jc w:val="left"/>
        <w:rPr>
          <w:rFonts w:eastAsia="Times New Roman" w:cs="Times New Roman"/>
          <w:szCs w:val="20"/>
          <w:lang w:eastAsia="ru-RU"/>
        </w:rPr>
      </w:pPr>
    </w:p>
    <w:p w14:paraId="5582ACDB" w14:textId="77777777" w:rsidR="00F73B10" w:rsidRPr="00F73B10" w:rsidRDefault="00F73B10" w:rsidP="00F73B10">
      <w:pPr>
        <w:spacing w:line="240" w:lineRule="auto"/>
        <w:ind w:left="5103" w:firstLine="0"/>
        <w:rPr>
          <w:b/>
          <w:lang w:eastAsia="ru-RU"/>
        </w:rPr>
      </w:pPr>
      <w:r w:rsidRPr="00F73B10">
        <w:rPr>
          <w:b/>
          <w:lang w:eastAsia="ru-RU"/>
        </w:rPr>
        <w:t>Студент</w:t>
      </w:r>
    </w:p>
    <w:p w14:paraId="112E27DA" w14:textId="3910C9E6" w:rsidR="00F73B10" w:rsidRPr="00F73B10" w:rsidRDefault="00F73B10"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Pr="00F73B10">
        <w:rPr>
          <w:rFonts w:eastAsia="Times New Roman" w:cs="Times New Roman"/>
          <w:szCs w:val="20"/>
          <w:lang w:eastAsia="ru-RU"/>
        </w:rPr>
        <w:t>________________________</w:t>
      </w:r>
      <w:r w:rsidR="00C91C07">
        <w:rPr>
          <w:rFonts w:eastAsia="Times New Roman" w:cs="Times New Roman"/>
          <w:szCs w:val="20"/>
          <w:lang w:eastAsia="ru-RU"/>
        </w:rPr>
        <w:t>__</w:t>
      </w:r>
      <w:r w:rsidRPr="00F73B10">
        <w:rPr>
          <w:rFonts w:eastAsia="Times New Roman" w:cs="Times New Roman"/>
          <w:szCs w:val="20"/>
          <w:lang w:eastAsia="ru-RU"/>
        </w:rPr>
        <w:t xml:space="preserve"> </w:t>
      </w:r>
      <w:r w:rsidR="00C91C07">
        <w:rPr>
          <w:rFonts w:eastAsia="Times New Roman" w:cs="Times New Roman"/>
          <w:szCs w:val="20"/>
          <w:lang w:eastAsia="ru-RU"/>
        </w:rPr>
        <w:t>Сухарев Е.А.</w:t>
      </w:r>
    </w:p>
    <w:p w14:paraId="32BB84F4" w14:textId="131D4025" w:rsidR="00F73B10" w:rsidRPr="00F73B10" w:rsidRDefault="004963B7" w:rsidP="004963B7">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«___»____________20</w:t>
      </w:r>
      <w:r w:rsidR="001F2375">
        <w:rPr>
          <w:rFonts w:eastAsia="Times New Roman" w:cs="Times New Roman"/>
          <w:szCs w:val="20"/>
          <w:lang w:eastAsia="ru-RU"/>
        </w:rPr>
        <w:t>2</w:t>
      </w:r>
      <w:r w:rsidR="00F11E8E">
        <w:rPr>
          <w:rFonts w:eastAsia="Times New Roman" w:cs="Times New Roman"/>
          <w:szCs w:val="20"/>
          <w:lang w:eastAsia="ru-RU"/>
        </w:rPr>
        <w:t>1</w:t>
      </w:r>
      <w:r>
        <w:rPr>
          <w:rFonts w:eastAsia="Times New Roman" w:cs="Times New Roman"/>
          <w:szCs w:val="20"/>
          <w:lang w:eastAsia="ru-RU"/>
        </w:rPr>
        <w:t xml:space="preserve"> г.</w:t>
      </w:r>
    </w:p>
    <w:p w14:paraId="5EE8454D" w14:textId="77777777" w:rsidR="00F73B10" w:rsidRPr="00F73B10" w:rsidRDefault="00F73B10" w:rsidP="00F73B10">
      <w:pPr>
        <w:keepNext/>
        <w:spacing w:line="240" w:lineRule="auto"/>
        <w:ind w:firstLine="0"/>
        <w:jc w:val="left"/>
        <w:outlineLvl w:val="2"/>
        <w:rPr>
          <w:rFonts w:eastAsia="Times New Roman" w:cs="Times New Roman"/>
          <w:szCs w:val="28"/>
          <w:lang w:eastAsia="ru-RU"/>
        </w:rPr>
      </w:pPr>
    </w:p>
    <w:p w14:paraId="0FB791D0" w14:textId="374F9FA7" w:rsidR="00E626C9" w:rsidRPr="00E626C9" w:rsidRDefault="00F73B10" w:rsidP="00F73B10">
      <w:pPr>
        <w:spacing w:line="240" w:lineRule="auto"/>
        <w:jc w:val="center"/>
        <w:rPr>
          <w:b/>
          <w:lang w:eastAsia="ru-RU"/>
        </w:rPr>
        <w:sectPr w:rsidR="00E626C9" w:rsidRPr="00E626C9" w:rsidSect="00D01ECD">
          <w:headerReference w:type="default" r:id="rId8"/>
          <w:pgSz w:w="11906" w:h="16838"/>
          <w:pgMar w:top="709" w:right="284" w:bottom="425" w:left="964" w:header="709" w:footer="709" w:gutter="0"/>
          <w:cols w:space="708"/>
          <w:titlePg/>
          <w:docGrid w:linePitch="381"/>
        </w:sectPr>
      </w:pPr>
      <w:r w:rsidRPr="00F73B10">
        <w:rPr>
          <w:b/>
          <w:lang w:eastAsia="ru-RU"/>
        </w:rPr>
        <w:t>БРЯНСК 20</w:t>
      </w:r>
      <w:r w:rsidR="00F11E8E">
        <w:rPr>
          <w:b/>
          <w:lang w:eastAsia="ru-RU"/>
        </w:rPr>
        <w:t>21</w:t>
      </w:r>
    </w:p>
    <w:p w14:paraId="10618F30" w14:textId="1636F8F2" w:rsidR="006B65C3" w:rsidRDefault="006B65C3" w:rsidP="00FD089D">
      <w:pPr>
        <w:pStyle w:val="MyHeading1"/>
      </w:pPr>
      <w:bookmarkStart w:id="0" w:name="_Toc11938253"/>
      <w:r w:rsidRPr="00951FE9">
        <w:lastRenderedPageBreak/>
        <w:t>АННОТАЦИЯ</w:t>
      </w:r>
      <w:bookmarkEnd w:id="0"/>
    </w:p>
    <w:p w14:paraId="6590C988" w14:textId="6FFAD73F" w:rsidR="00362C38" w:rsidRDefault="00362C38" w:rsidP="00362C38">
      <w:r>
        <w:t xml:space="preserve">Данная дипломная работа посвящена вопросам проектирования и разработки программного комплекса, служащего для </w:t>
      </w:r>
      <w:r w:rsidR="005258C7">
        <w:t>управления и контроля надежной</w:t>
      </w:r>
      <w:r>
        <w:t xml:space="preserve"> отправки электронных писем.</w:t>
      </w:r>
    </w:p>
    <w:p w14:paraId="7E90427D" w14:textId="4F62CFAA" w:rsidR="00362C38" w:rsidRDefault="00362C38" w:rsidP="00362C38">
      <w:pPr>
        <w:rPr>
          <w:color w:val="000000" w:themeColor="text1"/>
        </w:rPr>
      </w:pPr>
      <w:r>
        <w:t xml:space="preserve">Из всего спроектированного комплекса выполняется </w:t>
      </w:r>
      <w:r w:rsidR="005F7E37">
        <w:t xml:space="preserve">частичная </w:t>
      </w:r>
      <w:r>
        <w:t>реализация</w:t>
      </w:r>
      <w:r w:rsidR="00274A04">
        <w:t xml:space="preserve"> следующих модулей</w:t>
      </w:r>
      <w:r>
        <w:t>:</w:t>
      </w:r>
    </w:p>
    <w:p w14:paraId="7F53BEAD" w14:textId="389EB5C3" w:rsidR="00362C38" w:rsidRDefault="00274A04" w:rsidP="00F61418">
      <w:pPr>
        <w:pStyle w:val="a0"/>
        <w:numPr>
          <w:ilvl w:val="0"/>
          <w:numId w:val="12"/>
        </w:numPr>
      </w:pPr>
      <w:r>
        <w:t>интерфейсы</w:t>
      </w:r>
      <w:r w:rsidR="00362C38">
        <w:t xml:space="preserve"> пользовательской части для просмотра доступной информации;</w:t>
      </w:r>
    </w:p>
    <w:p w14:paraId="4AC6EA0F" w14:textId="47DF7B82" w:rsidR="00362C38" w:rsidRDefault="00274A04" w:rsidP="00F61418">
      <w:pPr>
        <w:pStyle w:val="a0"/>
        <w:numPr>
          <w:ilvl w:val="0"/>
          <w:numId w:val="12"/>
        </w:numPr>
      </w:pPr>
      <w:r>
        <w:t xml:space="preserve">компоненты </w:t>
      </w:r>
      <w:r w:rsidR="00362C38">
        <w:t>пользовательской части</w:t>
      </w:r>
      <w:r>
        <w:t>, отвечающие за обработку</w:t>
      </w:r>
      <w:r w:rsidR="00362C38">
        <w:t xml:space="preserve"> действий пользователя</w:t>
      </w:r>
      <w:r>
        <w:t xml:space="preserve"> и отправку запросов на сервер</w:t>
      </w:r>
      <w:r w:rsidR="00362C38">
        <w:t>;</w:t>
      </w:r>
    </w:p>
    <w:p w14:paraId="4C0E1AFD" w14:textId="70D268F1" w:rsidR="00362C38" w:rsidRDefault="00362C38" w:rsidP="00F61418">
      <w:pPr>
        <w:pStyle w:val="a0"/>
        <w:numPr>
          <w:ilvl w:val="0"/>
          <w:numId w:val="12"/>
        </w:numPr>
      </w:pPr>
      <w:r>
        <w:rPr>
          <w:lang w:val="en-US"/>
        </w:rPr>
        <w:t>WEB</w:t>
      </w:r>
      <w:r w:rsidRPr="00362C38">
        <w:t xml:space="preserve"> </w:t>
      </w:r>
      <w:r>
        <w:rPr>
          <w:lang w:val="en-US"/>
        </w:rPr>
        <w:t>API</w:t>
      </w:r>
      <w:r w:rsidR="0098779D">
        <w:t xml:space="preserve"> </w:t>
      </w:r>
      <w:r w:rsidR="0098779D" w:rsidRPr="0098779D">
        <w:t>[</w:t>
      </w:r>
      <w:r w:rsidR="0098779D">
        <w:rPr>
          <w:lang w:val="en-US"/>
        </w:rPr>
        <w:fldChar w:fldCharType="begin"/>
      </w:r>
      <w:r w:rsidR="0098779D" w:rsidRPr="0098779D">
        <w:instrText xml:space="preserve"> </w:instrText>
      </w:r>
      <w:r w:rsidR="0098779D">
        <w:rPr>
          <w:lang w:val="en-US"/>
        </w:rPr>
        <w:instrText>REF</w:instrText>
      </w:r>
      <w:r w:rsidR="0098779D" w:rsidRPr="0098779D">
        <w:instrText xml:space="preserve"> _</w:instrText>
      </w:r>
      <w:r w:rsidR="0098779D">
        <w:rPr>
          <w:lang w:val="en-US"/>
        </w:rPr>
        <w:instrText>Ref</w:instrText>
      </w:r>
      <w:r w:rsidR="0098779D" w:rsidRPr="0098779D">
        <w:instrText>533631009 \</w:instrText>
      </w:r>
      <w:r w:rsidR="0098779D">
        <w:rPr>
          <w:lang w:val="en-US"/>
        </w:rPr>
        <w:instrText>r</w:instrText>
      </w:r>
      <w:r w:rsidR="0098779D" w:rsidRPr="0098779D">
        <w:instrText xml:space="preserve"> \</w:instrText>
      </w:r>
      <w:r w:rsidR="0098779D">
        <w:rPr>
          <w:lang w:val="en-US"/>
        </w:rPr>
        <w:instrText>h</w:instrText>
      </w:r>
      <w:r w:rsidR="0098779D" w:rsidRPr="0098779D">
        <w:instrText xml:space="preserve"> </w:instrText>
      </w:r>
      <w:r w:rsidR="0098779D">
        <w:rPr>
          <w:lang w:val="en-US"/>
        </w:rPr>
      </w:r>
      <w:r w:rsidR="0098779D">
        <w:rPr>
          <w:lang w:val="en-US"/>
        </w:rPr>
        <w:fldChar w:fldCharType="separate"/>
      </w:r>
      <w:r w:rsidR="0098779D" w:rsidRPr="0098779D">
        <w:t>2</w:t>
      </w:r>
      <w:r w:rsidR="0098779D">
        <w:rPr>
          <w:lang w:val="en-US"/>
        </w:rPr>
        <w:fldChar w:fldCharType="end"/>
      </w:r>
      <w:r w:rsidR="0098779D" w:rsidRPr="0098779D">
        <w:t>]</w:t>
      </w:r>
      <w:r>
        <w:t xml:space="preserve"> д</w:t>
      </w:r>
      <w:r w:rsidR="00274A04">
        <w:t>ля обработки получаемых сервером</w:t>
      </w:r>
      <w:r>
        <w:t xml:space="preserve"> запросов;</w:t>
      </w:r>
    </w:p>
    <w:p w14:paraId="542E3812" w14:textId="5250BE39" w:rsidR="00362C38" w:rsidRDefault="00274A04" w:rsidP="00F61418">
      <w:pPr>
        <w:pStyle w:val="a0"/>
        <w:numPr>
          <w:ilvl w:val="0"/>
          <w:numId w:val="12"/>
        </w:numPr>
      </w:pPr>
      <w:r>
        <w:t>фоновая служба</w:t>
      </w:r>
      <w:r w:rsidR="00362C38">
        <w:t xml:space="preserve"> для</w:t>
      </w:r>
      <w:r>
        <w:t xml:space="preserve"> асинхронной отправки сообщений;</w:t>
      </w:r>
    </w:p>
    <w:p w14:paraId="7E9E848B" w14:textId="63D2CBFA" w:rsidR="00274A04" w:rsidRDefault="00274A04" w:rsidP="00F61418">
      <w:pPr>
        <w:pStyle w:val="a0"/>
        <w:numPr>
          <w:ilvl w:val="0"/>
          <w:numId w:val="12"/>
        </w:numPr>
      </w:pPr>
      <w:r>
        <w:t>база данных для хранения основных сущностей.</w:t>
      </w:r>
    </w:p>
    <w:p w14:paraId="4092533C" w14:textId="62ECA26F" w:rsidR="00362C38" w:rsidRDefault="00362C38" w:rsidP="00C6433C">
      <w:r>
        <w:t xml:space="preserve">В анализе требований предоставлены обзор процесса отправки электронного сообщения, обзор программ-аналогов, диаграмма вариантов использования для разрабатываемого программного комплекса, </w:t>
      </w:r>
      <w:r>
        <w:rPr>
          <w:lang w:val="en-US"/>
        </w:rPr>
        <w:t>IDEF</w:t>
      </w:r>
      <w:r w:rsidR="00274A04">
        <w:t>0-диаграмма. Также описана</w:t>
      </w:r>
      <w:r>
        <w:t xml:space="preserve"> </w:t>
      </w:r>
      <w:r w:rsidR="00274A04">
        <w:t>диаграмма</w:t>
      </w:r>
      <w:r>
        <w:t xml:space="preserve"> </w:t>
      </w:r>
      <w:r>
        <w:rPr>
          <w:lang w:val="en-US"/>
        </w:rPr>
        <w:t>BPMN</w:t>
      </w:r>
      <w:r w:rsidR="00274A04">
        <w:t>,</w:t>
      </w:r>
      <w:r w:rsidRPr="00362C38">
        <w:t xml:space="preserve"> </w:t>
      </w:r>
      <w:r>
        <w:t>рассмотрен весь бизнес-процесс от создания сообщения пользователем до отправки этого сообщения получателям.</w:t>
      </w:r>
    </w:p>
    <w:p w14:paraId="488FFEA3" w14:textId="76290F90" w:rsidR="00362C38" w:rsidRPr="00274A04" w:rsidRDefault="00362C38" w:rsidP="00362C38">
      <w:pPr>
        <w:rPr>
          <w:highlight w:val="yellow"/>
        </w:rPr>
      </w:pPr>
      <w:r>
        <w:t>Экономический анализ представляет собой определение организационной структуры, необходимой для создани</w:t>
      </w:r>
      <w:r w:rsidR="00274A04">
        <w:t>я</w:t>
      </w:r>
      <w:r>
        <w:t xml:space="preserve"> программного комплекса, составление календарного плана и расчёт себестоимости проекта.</w:t>
      </w:r>
    </w:p>
    <w:p w14:paraId="487ED1DB" w14:textId="672D6214" w:rsidR="00362C38" w:rsidRPr="00E50985" w:rsidRDefault="00362C38" w:rsidP="00E50985">
      <w:pPr>
        <w:rPr>
          <w:color w:val="000000" w:themeColor="text1"/>
        </w:rPr>
      </w:pPr>
      <w:r>
        <w:t xml:space="preserve">В рамках проектирования </w:t>
      </w:r>
      <w:r w:rsidR="00216C09">
        <w:t xml:space="preserve">и разработки </w:t>
      </w:r>
      <w:r>
        <w:t>программного комплекса были выбраны основные инструменты разработки, разработана архитектура программного комплекса</w:t>
      </w:r>
      <w:r w:rsidR="00216C09">
        <w:t xml:space="preserve">, спроектированы и </w:t>
      </w:r>
      <w:r w:rsidR="00E50985">
        <w:t xml:space="preserve">разработаны основные интерфейсы. Спроектирована база данных, а особенности основных ее сущностей отражены на </w:t>
      </w:r>
      <w:r w:rsidR="00E50985">
        <w:rPr>
          <w:lang w:val="en-US"/>
        </w:rPr>
        <w:t>ER</w:t>
      </w:r>
      <w:r w:rsidR="00E50985" w:rsidRPr="00E50985">
        <w:t>-</w:t>
      </w:r>
      <w:r w:rsidR="00E50985">
        <w:t>диаграмме.</w:t>
      </w:r>
      <w:r>
        <w:t xml:space="preserve"> Также разработаны следующие диаграммы:</w:t>
      </w:r>
    </w:p>
    <w:p w14:paraId="44458CC9" w14:textId="50973D19" w:rsidR="00362C38" w:rsidRDefault="00362C38" w:rsidP="00E50985">
      <w:pPr>
        <w:pStyle w:val="a0"/>
        <w:numPr>
          <w:ilvl w:val="0"/>
          <w:numId w:val="49"/>
        </w:numPr>
      </w:pPr>
      <w:r>
        <w:t>диаграмма потоков данных для процесса создания сообщения и отправки сообщения;</w:t>
      </w:r>
    </w:p>
    <w:p w14:paraId="3B36C6C6" w14:textId="77777777" w:rsidR="00362C38" w:rsidRDefault="00362C38" w:rsidP="00F61418">
      <w:pPr>
        <w:pStyle w:val="a0"/>
        <w:numPr>
          <w:ilvl w:val="0"/>
          <w:numId w:val="12"/>
        </w:numPr>
      </w:pPr>
      <w:r>
        <w:t>диаграмма классов для службы отправки сообщений.</w:t>
      </w:r>
    </w:p>
    <w:p w14:paraId="3F7465E8" w14:textId="77777777" w:rsidR="00362C38" w:rsidRDefault="00362C38" w:rsidP="00362C38">
      <w:r>
        <w:lastRenderedPageBreak/>
        <w:t>Тестирование программного комплекса содержит перечень видов испытаний, их краткое описание, а также результаты проведенных испытаний.</w:t>
      </w:r>
    </w:p>
    <w:p w14:paraId="4252BF67" w14:textId="6F765629" w:rsidR="00FE432F" w:rsidRPr="002830FF" w:rsidRDefault="00362C38" w:rsidP="00362C38">
      <w:r>
        <w:t>Организационная часть описывает вредные и опасные факторы, которым подвергаются пользователи программного комплекса.</w:t>
      </w:r>
    </w:p>
    <w:p w14:paraId="7B85A8F5" w14:textId="77777777" w:rsidR="006B65C3" w:rsidRDefault="006B65C3" w:rsidP="004A0142">
      <w:pPr>
        <w:pStyle w:val="1"/>
        <w:numPr>
          <w:ilvl w:val="0"/>
          <w:numId w:val="0"/>
        </w:numPr>
      </w:pPr>
      <w:bookmarkStart w:id="1" w:name="_Toc10328037"/>
      <w:bookmarkStart w:id="2" w:name="_Toc11026486"/>
      <w:bookmarkStart w:id="3" w:name="_Toc11938254"/>
      <w:r w:rsidRPr="004A0142">
        <w:lastRenderedPageBreak/>
        <w:t>СОДЕРЖАНИЕ</w:t>
      </w:r>
      <w:bookmarkEnd w:id="1"/>
      <w:bookmarkEnd w:id="2"/>
      <w:bookmarkEnd w:id="3"/>
    </w:p>
    <w:sdt>
      <w:sdtPr>
        <w:rPr>
          <w:caps/>
        </w:rPr>
        <w:id w:val="-55321866"/>
        <w:docPartObj>
          <w:docPartGallery w:val="Table of Contents"/>
          <w:docPartUnique/>
        </w:docPartObj>
      </w:sdtPr>
      <w:sdtEndPr>
        <w:rPr>
          <w:b/>
          <w:bCs/>
          <w:caps w:val="0"/>
        </w:rPr>
      </w:sdtEndPr>
      <w:sdtContent>
        <w:p w14:paraId="7C4834F6" w14:textId="644C5BD2" w:rsidR="000A31F4" w:rsidRDefault="00FD089D">
          <w:pPr>
            <w:pStyle w:val="21"/>
            <w:rPr>
              <w:rFonts w:asciiTheme="minorHAnsi" w:eastAsiaTheme="minorEastAsia" w:hAnsiTheme="minorHAnsi"/>
              <w:noProof/>
              <w:sz w:val="22"/>
              <w:lang w:eastAsia="ru-RU"/>
            </w:rPr>
          </w:pPr>
          <w:r>
            <w:fldChar w:fldCharType="begin"/>
          </w:r>
          <w:r>
            <w:instrText xml:space="preserve"> TOC \o "2-3" \h \z \t "Heading 1,1,заголовок 1 без нумерации,1" </w:instrText>
          </w:r>
          <w:r>
            <w:fldChar w:fldCharType="separate"/>
          </w:r>
          <w:hyperlink w:anchor="_Toc73601144" w:history="1">
            <w:r w:rsidR="000A31F4" w:rsidRPr="00E25755">
              <w:rPr>
                <w:rStyle w:val="af"/>
                <w:noProof/>
              </w:rPr>
              <w:t>1.1. Обзор процесса отправки сообщения</w:t>
            </w:r>
            <w:r w:rsidR="000A31F4">
              <w:rPr>
                <w:noProof/>
                <w:webHidden/>
              </w:rPr>
              <w:tab/>
            </w:r>
            <w:r w:rsidR="000A31F4">
              <w:rPr>
                <w:noProof/>
                <w:webHidden/>
              </w:rPr>
              <w:fldChar w:fldCharType="begin"/>
            </w:r>
            <w:r w:rsidR="000A31F4">
              <w:rPr>
                <w:noProof/>
                <w:webHidden/>
              </w:rPr>
              <w:instrText xml:space="preserve"> PAGEREF _Toc73601144 \h </w:instrText>
            </w:r>
            <w:r w:rsidR="000A31F4">
              <w:rPr>
                <w:noProof/>
                <w:webHidden/>
              </w:rPr>
            </w:r>
            <w:r w:rsidR="000A31F4">
              <w:rPr>
                <w:noProof/>
                <w:webHidden/>
              </w:rPr>
              <w:fldChar w:fldCharType="separate"/>
            </w:r>
            <w:r w:rsidR="000A31F4">
              <w:rPr>
                <w:noProof/>
                <w:webHidden/>
              </w:rPr>
              <w:t>9</w:t>
            </w:r>
            <w:r w:rsidR="000A31F4">
              <w:rPr>
                <w:noProof/>
                <w:webHidden/>
              </w:rPr>
              <w:fldChar w:fldCharType="end"/>
            </w:r>
          </w:hyperlink>
        </w:p>
        <w:p w14:paraId="7924B0C8" w14:textId="00E8B942" w:rsidR="000A31F4" w:rsidRDefault="009873F2" w:rsidP="000A31F4">
          <w:pPr>
            <w:pStyle w:val="32"/>
            <w:rPr>
              <w:rFonts w:asciiTheme="minorHAnsi" w:eastAsiaTheme="minorEastAsia" w:hAnsiTheme="minorHAnsi"/>
              <w:noProof/>
              <w:sz w:val="22"/>
              <w:lang w:eastAsia="ru-RU"/>
            </w:rPr>
          </w:pPr>
          <w:hyperlink w:anchor="_Toc73601145" w:history="1">
            <w:r w:rsidR="000A31F4" w:rsidRPr="00E25755">
              <w:rPr>
                <w:rStyle w:val="af"/>
                <w:noProof/>
                <w:lang w:bidi="x-none"/>
                <w14:scene3d>
                  <w14:camera w14:prst="orthographicFront"/>
                  <w14:lightRig w14:rig="threePt" w14:dir="t">
                    <w14:rot w14:lat="0" w14:lon="0" w14:rev="0"/>
                  </w14:lightRig>
                </w14:scene3d>
              </w:rPr>
              <w:t>1.1.1.</w:t>
            </w:r>
            <w:r w:rsidR="000A31F4">
              <w:rPr>
                <w:rFonts w:asciiTheme="minorHAnsi" w:eastAsiaTheme="minorEastAsia" w:hAnsiTheme="minorHAnsi"/>
                <w:noProof/>
                <w:sz w:val="22"/>
                <w:lang w:eastAsia="ru-RU"/>
              </w:rPr>
              <w:tab/>
            </w:r>
            <w:r w:rsidR="000A31F4" w:rsidRPr="00E25755">
              <w:rPr>
                <w:rStyle w:val="af"/>
                <w:noProof/>
              </w:rPr>
              <w:t>Общие сведения</w:t>
            </w:r>
            <w:r w:rsidR="000A31F4">
              <w:rPr>
                <w:noProof/>
                <w:webHidden/>
              </w:rPr>
              <w:tab/>
            </w:r>
            <w:r w:rsidR="000A31F4">
              <w:rPr>
                <w:noProof/>
                <w:webHidden/>
              </w:rPr>
              <w:fldChar w:fldCharType="begin"/>
            </w:r>
            <w:r w:rsidR="000A31F4">
              <w:rPr>
                <w:noProof/>
                <w:webHidden/>
              </w:rPr>
              <w:instrText xml:space="preserve"> PAGEREF _Toc73601145 \h </w:instrText>
            </w:r>
            <w:r w:rsidR="000A31F4">
              <w:rPr>
                <w:noProof/>
                <w:webHidden/>
              </w:rPr>
            </w:r>
            <w:r w:rsidR="000A31F4">
              <w:rPr>
                <w:noProof/>
                <w:webHidden/>
              </w:rPr>
              <w:fldChar w:fldCharType="separate"/>
            </w:r>
            <w:r w:rsidR="000A31F4">
              <w:rPr>
                <w:noProof/>
                <w:webHidden/>
              </w:rPr>
              <w:t>9</w:t>
            </w:r>
            <w:r w:rsidR="000A31F4">
              <w:rPr>
                <w:noProof/>
                <w:webHidden/>
              </w:rPr>
              <w:fldChar w:fldCharType="end"/>
            </w:r>
          </w:hyperlink>
        </w:p>
        <w:p w14:paraId="0F9EECC2" w14:textId="1DF89546" w:rsidR="000A31F4" w:rsidRDefault="009873F2" w:rsidP="000A31F4">
          <w:pPr>
            <w:pStyle w:val="32"/>
            <w:rPr>
              <w:rFonts w:asciiTheme="minorHAnsi" w:eastAsiaTheme="minorEastAsia" w:hAnsiTheme="minorHAnsi"/>
              <w:noProof/>
              <w:sz w:val="22"/>
              <w:lang w:eastAsia="ru-RU"/>
            </w:rPr>
          </w:pPr>
          <w:hyperlink w:anchor="_Toc73601146" w:history="1">
            <w:r w:rsidR="000A31F4" w:rsidRPr="00E25755">
              <w:rPr>
                <w:rStyle w:val="af"/>
                <w:noProof/>
                <w:lang w:bidi="x-none"/>
                <w14:scene3d>
                  <w14:camera w14:prst="orthographicFront"/>
                  <w14:lightRig w14:rig="threePt" w14:dir="t">
                    <w14:rot w14:lat="0" w14:lon="0" w14:rev="0"/>
                  </w14:lightRig>
                </w14:scene3d>
              </w:rPr>
              <w:t>1.1.2.</w:t>
            </w:r>
            <w:r w:rsidR="000A31F4">
              <w:rPr>
                <w:rFonts w:asciiTheme="minorHAnsi" w:eastAsiaTheme="minorEastAsia" w:hAnsiTheme="minorHAnsi"/>
                <w:noProof/>
                <w:sz w:val="22"/>
                <w:lang w:eastAsia="ru-RU"/>
              </w:rPr>
              <w:tab/>
            </w:r>
            <w:r w:rsidR="000A31F4" w:rsidRPr="00E25755">
              <w:rPr>
                <w:rStyle w:val="af"/>
                <w:noProof/>
              </w:rPr>
              <w:t>Основные понятия</w:t>
            </w:r>
            <w:r w:rsidR="000A31F4">
              <w:rPr>
                <w:noProof/>
                <w:webHidden/>
              </w:rPr>
              <w:tab/>
            </w:r>
            <w:r w:rsidR="000A31F4">
              <w:rPr>
                <w:noProof/>
                <w:webHidden/>
              </w:rPr>
              <w:fldChar w:fldCharType="begin"/>
            </w:r>
            <w:r w:rsidR="000A31F4">
              <w:rPr>
                <w:noProof/>
                <w:webHidden/>
              </w:rPr>
              <w:instrText xml:space="preserve"> PAGEREF _Toc73601146 \h </w:instrText>
            </w:r>
            <w:r w:rsidR="000A31F4">
              <w:rPr>
                <w:noProof/>
                <w:webHidden/>
              </w:rPr>
            </w:r>
            <w:r w:rsidR="000A31F4">
              <w:rPr>
                <w:noProof/>
                <w:webHidden/>
              </w:rPr>
              <w:fldChar w:fldCharType="separate"/>
            </w:r>
            <w:r w:rsidR="000A31F4">
              <w:rPr>
                <w:noProof/>
                <w:webHidden/>
              </w:rPr>
              <w:t>10</w:t>
            </w:r>
            <w:r w:rsidR="000A31F4">
              <w:rPr>
                <w:noProof/>
                <w:webHidden/>
              </w:rPr>
              <w:fldChar w:fldCharType="end"/>
            </w:r>
          </w:hyperlink>
        </w:p>
        <w:p w14:paraId="5EED8AF1" w14:textId="531F7AE9" w:rsidR="000A31F4" w:rsidRDefault="009873F2" w:rsidP="000A31F4">
          <w:pPr>
            <w:pStyle w:val="32"/>
            <w:rPr>
              <w:rFonts w:asciiTheme="minorHAnsi" w:eastAsiaTheme="minorEastAsia" w:hAnsiTheme="minorHAnsi"/>
              <w:noProof/>
              <w:sz w:val="22"/>
              <w:lang w:eastAsia="ru-RU"/>
            </w:rPr>
          </w:pPr>
          <w:hyperlink w:anchor="_Toc73601147" w:history="1">
            <w:r w:rsidR="000A31F4" w:rsidRPr="00E25755">
              <w:rPr>
                <w:rStyle w:val="af"/>
                <w:noProof/>
                <w:lang w:bidi="x-none"/>
                <w14:scene3d>
                  <w14:camera w14:prst="orthographicFront"/>
                  <w14:lightRig w14:rig="threePt" w14:dir="t">
                    <w14:rot w14:lat="0" w14:lon="0" w14:rev="0"/>
                  </w14:lightRig>
                </w14:scene3d>
              </w:rPr>
              <w:t>1.1.3.</w:t>
            </w:r>
            <w:r w:rsidR="000A31F4">
              <w:rPr>
                <w:rFonts w:asciiTheme="minorHAnsi" w:eastAsiaTheme="minorEastAsia" w:hAnsiTheme="minorHAnsi"/>
                <w:noProof/>
                <w:sz w:val="22"/>
                <w:lang w:eastAsia="ru-RU"/>
              </w:rPr>
              <w:tab/>
            </w:r>
            <w:r w:rsidR="000A31F4" w:rsidRPr="00E25755">
              <w:rPr>
                <w:rStyle w:val="af"/>
                <w:noProof/>
              </w:rPr>
              <w:t>Процесс отправки сообщения</w:t>
            </w:r>
            <w:r w:rsidR="000A31F4">
              <w:rPr>
                <w:noProof/>
                <w:webHidden/>
              </w:rPr>
              <w:tab/>
            </w:r>
            <w:r w:rsidR="000A31F4">
              <w:rPr>
                <w:noProof/>
                <w:webHidden/>
              </w:rPr>
              <w:fldChar w:fldCharType="begin"/>
            </w:r>
            <w:r w:rsidR="000A31F4">
              <w:rPr>
                <w:noProof/>
                <w:webHidden/>
              </w:rPr>
              <w:instrText xml:space="preserve"> PAGEREF _Toc73601147 \h </w:instrText>
            </w:r>
            <w:r w:rsidR="000A31F4">
              <w:rPr>
                <w:noProof/>
                <w:webHidden/>
              </w:rPr>
            </w:r>
            <w:r w:rsidR="000A31F4">
              <w:rPr>
                <w:noProof/>
                <w:webHidden/>
              </w:rPr>
              <w:fldChar w:fldCharType="separate"/>
            </w:r>
            <w:r w:rsidR="000A31F4">
              <w:rPr>
                <w:noProof/>
                <w:webHidden/>
              </w:rPr>
              <w:t>11</w:t>
            </w:r>
            <w:r w:rsidR="000A31F4">
              <w:rPr>
                <w:noProof/>
                <w:webHidden/>
              </w:rPr>
              <w:fldChar w:fldCharType="end"/>
            </w:r>
          </w:hyperlink>
        </w:p>
        <w:p w14:paraId="59F82FCB" w14:textId="48661789" w:rsidR="000A31F4" w:rsidRDefault="009873F2">
          <w:pPr>
            <w:pStyle w:val="21"/>
            <w:rPr>
              <w:rFonts w:asciiTheme="minorHAnsi" w:eastAsiaTheme="minorEastAsia" w:hAnsiTheme="minorHAnsi"/>
              <w:noProof/>
              <w:sz w:val="22"/>
              <w:lang w:eastAsia="ru-RU"/>
            </w:rPr>
          </w:pPr>
          <w:hyperlink w:anchor="_Toc73601148" w:history="1">
            <w:r w:rsidR="000A31F4" w:rsidRPr="00E25755">
              <w:rPr>
                <w:rStyle w:val="af"/>
                <w:noProof/>
                <w:lang w:bidi="x-none"/>
                <w14:scene3d>
                  <w14:camera w14:prst="orthographicFront"/>
                  <w14:lightRig w14:rig="threePt" w14:dir="t">
                    <w14:rot w14:lat="0" w14:lon="0" w14:rev="0"/>
                  </w14:lightRig>
                </w14:scene3d>
              </w:rPr>
              <w:t>1.2.</w:t>
            </w:r>
            <w:r w:rsidR="000A31F4" w:rsidRPr="00E25755">
              <w:rPr>
                <w:rStyle w:val="af"/>
                <w:noProof/>
              </w:rPr>
              <w:t xml:space="preserve"> Обзор программ-аналогов</w:t>
            </w:r>
            <w:r w:rsidR="000A31F4">
              <w:rPr>
                <w:noProof/>
                <w:webHidden/>
              </w:rPr>
              <w:tab/>
            </w:r>
            <w:r w:rsidR="000A31F4">
              <w:rPr>
                <w:noProof/>
                <w:webHidden/>
              </w:rPr>
              <w:fldChar w:fldCharType="begin"/>
            </w:r>
            <w:r w:rsidR="000A31F4">
              <w:rPr>
                <w:noProof/>
                <w:webHidden/>
              </w:rPr>
              <w:instrText xml:space="preserve"> PAGEREF _Toc73601148 \h </w:instrText>
            </w:r>
            <w:r w:rsidR="000A31F4">
              <w:rPr>
                <w:noProof/>
                <w:webHidden/>
              </w:rPr>
            </w:r>
            <w:r w:rsidR="000A31F4">
              <w:rPr>
                <w:noProof/>
                <w:webHidden/>
              </w:rPr>
              <w:fldChar w:fldCharType="separate"/>
            </w:r>
            <w:r w:rsidR="000A31F4">
              <w:rPr>
                <w:noProof/>
                <w:webHidden/>
              </w:rPr>
              <w:t>13</w:t>
            </w:r>
            <w:r w:rsidR="000A31F4">
              <w:rPr>
                <w:noProof/>
                <w:webHidden/>
              </w:rPr>
              <w:fldChar w:fldCharType="end"/>
            </w:r>
          </w:hyperlink>
        </w:p>
        <w:p w14:paraId="214E5C55" w14:textId="403A83B7" w:rsidR="000A31F4" w:rsidRDefault="009873F2" w:rsidP="000A31F4">
          <w:pPr>
            <w:pStyle w:val="32"/>
            <w:rPr>
              <w:rFonts w:asciiTheme="minorHAnsi" w:eastAsiaTheme="minorEastAsia" w:hAnsiTheme="minorHAnsi"/>
              <w:noProof/>
              <w:sz w:val="22"/>
              <w:lang w:eastAsia="ru-RU"/>
            </w:rPr>
          </w:pPr>
          <w:hyperlink w:anchor="_Toc73601149" w:history="1">
            <w:r w:rsidR="000A31F4" w:rsidRPr="00E25755">
              <w:rPr>
                <w:rStyle w:val="af"/>
                <w:noProof/>
                <w:lang w:bidi="x-none"/>
                <w14:scene3d>
                  <w14:camera w14:prst="orthographicFront"/>
                  <w14:lightRig w14:rig="threePt" w14:dir="t">
                    <w14:rot w14:lat="0" w14:lon="0" w14:rev="0"/>
                  </w14:lightRig>
                </w14:scene3d>
              </w:rPr>
              <w:t>1.2.1.</w:t>
            </w:r>
            <w:r w:rsidR="000A31F4">
              <w:rPr>
                <w:rFonts w:asciiTheme="minorHAnsi" w:eastAsiaTheme="minorEastAsia" w:hAnsiTheme="minorHAnsi"/>
                <w:noProof/>
                <w:sz w:val="22"/>
                <w:lang w:eastAsia="ru-RU"/>
              </w:rPr>
              <w:tab/>
            </w:r>
            <w:r w:rsidR="000A31F4" w:rsidRPr="00E25755">
              <w:rPr>
                <w:rStyle w:val="af"/>
                <w:noProof/>
              </w:rPr>
              <w:t>Amazon SES</w:t>
            </w:r>
            <w:r w:rsidR="000A31F4">
              <w:rPr>
                <w:noProof/>
                <w:webHidden/>
              </w:rPr>
              <w:tab/>
            </w:r>
            <w:r w:rsidR="000A31F4">
              <w:rPr>
                <w:noProof/>
                <w:webHidden/>
              </w:rPr>
              <w:fldChar w:fldCharType="begin"/>
            </w:r>
            <w:r w:rsidR="000A31F4">
              <w:rPr>
                <w:noProof/>
                <w:webHidden/>
              </w:rPr>
              <w:instrText xml:space="preserve"> PAGEREF _Toc73601149 \h </w:instrText>
            </w:r>
            <w:r w:rsidR="000A31F4">
              <w:rPr>
                <w:noProof/>
                <w:webHidden/>
              </w:rPr>
            </w:r>
            <w:r w:rsidR="000A31F4">
              <w:rPr>
                <w:noProof/>
                <w:webHidden/>
              </w:rPr>
              <w:fldChar w:fldCharType="separate"/>
            </w:r>
            <w:r w:rsidR="000A31F4">
              <w:rPr>
                <w:noProof/>
                <w:webHidden/>
              </w:rPr>
              <w:t>13</w:t>
            </w:r>
            <w:r w:rsidR="000A31F4">
              <w:rPr>
                <w:noProof/>
                <w:webHidden/>
              </w:rPr>
              <w:fldChar w:fldCharType="end"/>
            </w:r>
          </w:hyperlink>
        </w:p>
        <w:p w14:paraId="5638FDB2" w14:textId="0E6D8282" w:rsidR="000A31F4" w:rsidRDefault="009873F2" w:rsidP="000A31F4">
          <w:pPr>
            <w:pStyle w:val="32"/>
            <w:rPr>
              <w:rFonts w:asciiTheme="minorHAnsi" w:eastAsiaTheme="minorEastAsia" w:hAnsiTheme="minorHAnsi"/>
              <w:noProof/>
              <w:sz w:val="22"/>
              <w:lang w:eastAsia="ru-RU"/>
            </w:rPr>
          </w:pPr>
          <w:hyperlink w:anchor="_Toc73601150" w:history="1">
            <w:r w:rsidR="000A31F4" w:rsidRPr="00E25755">
              <w:rPr>
                <w:rStyle w:val="af"/>
                <w:noProof/>
                <w:lang w:val="en-US" w:bidi="x-none"/>
                <w14:scene3d>
                  <w14:camera w14:prst="orthographicFront"/>
                  <w14:lightRig w14:rig="threePt" w14:dir="t">
                    <w14:rot w14:lat="0" w14:lon="0" w14:rev="0"/>
                  </w14:lightRig>
                </w14:scene3d>
              </w:rPr>
              <w:t>1.2.2.</w:t>
            </w:r>
            <w:r w:rsidR="000A31F4">
              <w:rPr>
                <w:rFonts w:asciiTheme="minorHAnsi" w:eastAsiaTheme="minorEastAsia" w:hAnsiTheme="minorHAnsi"/>
                <w:noProof/>
                <w:sz w:val="22"/>
                <w:lang w:eastAsia="ru-RU"/>
              </w:rPr>
              <w:tab/>
            </w:r>
            <w:r w:rsidR="000A31F4" w:rsidRPr="00E25755">
              <w:rPr>
                <w:rStyle w:val="af"/>
                <w:noProof/>
              </w:rPr>
              <w:t>Sendgrid</w:t>
            </w:r>
            <w:r w:rsidR="000A31F4">
              <w:rPr>
                <w:noProof/>
                <w:webHidden/>
              </w:rPr>
              <w:tab/>
            </w:r>
            <w:r w:rsidR="000A31F4">
              <w:rPr>
                <w:noProof/>
                <w:webHidden/>
              </w:rPr>
              <w:fldChar w:fldCharType="begin"/>
            </w:r>
            <w:r w:rsidR="000A31F4">
              <w:rPr>
                <w:noProof/>
                <w:webHidden/>
              </w:rPr>
              <w:instrText xml:space="preserve"> PAGEREF _Toc73601150 \h </w:instrText>
            </w:r>
            <w:r w:rsidR="000A31F4">
              <w:rPr>
                <w:noProof/>
                <w:webHidden/>
              </w:rPr>
            </w:r>
            <w:r w:rsidR="000A31F4">
              <w:rPr>
                <w:noProof/>
                <w:webHidden/>
              </w:rPr>
              <w:fldChar w:fldCharType="separate"/>
            </w:r>
            <w:r w:rsidR="000A31F4">
              <w:rPr>
                <w:noProof/>
                <w:webHidden/>
              </w:rPr>
              <w:t>14</w:t>
            </w:r>
            <w:r w:rsidR="000A31F4">
              <w:rPr>
                <w:noProof/>
                <w:webHidden/>
              </w:rPr>
              <w:fldChar w:fldCharType="end"/>
            </w:r>
          </w:hyperlink>
        </w:p>
        <w:p w14:paraId="6369872E" w14:textId="22642931" w:rsidR="000A31F4" w:rsidRDefault="009873F2" w:rsidP="000A31F4">
          <w:pPr>
            <w:pStyle w:val="32"/>
            <w:rPr>
              <w:rFonts w:asciiTheme="minorHAnsi" w:eastAsiaTheme="minorEastAsia" w:hAnsiTheme="minorHAnsi"/>
              <w:noProof/>
              <w:sz w:val="22"/>
              <w:lang w:eastAsia="ru-RU"/>
            </w:rPr>
          </w:pPr>
          <w:hyperlink w:anchor="_Toc73601151" w:history="1">
            <w:r w:rsidR="000A31F4" w:rsidRPr="00E25755">
              <w:rPr>
                <w:rStyle w:val="af"/>
                <w:noProof/>
                <w:lang w:val="en-US" w:bidi="x-none"/>
                <w14:scene3d>
                  <w14:camera w14:prst="orthographicFront"/>
                  <w14:lightRig w14:rig="threePt" w14:dir="t">
                    <w14:rot w14:lat="0" w14:lon="0" w14:rev="0"/>
                  </w14:lightRig>
                </w14:scene3d>
              </w:rPr>
              <w:t>1.2.3.</w:t>
            </w:r>
            <w:r w:rsidR="000A31F4">
              <w:rPr>
                <w:rFonts w:asciiTheme="minorHAnsi" w:eastAsiaTheme="minorEastAsia" w:hAnsiTheme="minorHAnsi"/>
                <w:noProof/>
                <w:sz w:val="22"/>
                <w:lang w:eastAsia="ru-RU"/>
              </w:rPr>
              <w:tab/>
            </w:r>
            <w:r w:rsidR="000A31F4" w:rsidRPr="00E25755">
              <w:rPr>
                <w:rStyle w:val="af"/>
                <w:noProof/>
                <w:lang w:val="en-US"/>
              </w:rPr>
              <w:t>Tin-cat email queue</w:t>
            </w:r>
            <w:r w:rsidR="000A31F4">
              <w:rPr>
                <w:noProof/>
                <w:webHidden/>
              </w:rPr>
              <w:tab/>
            </w:r>
            <w:r w:rsidR="000A31F4">
              <w:rPr>
                <w:noProof/>
                <w:webHidden/>
              </w:rPr>
              <w:fldChar w:fldCharType="begin"/>
            </w:r>
            <w:r w:rsidR="000A31F4">
              <w:rPr>
                <w:noProof/>
                <w:webHidden/>
              </w:rPr>
              <w:instrText xml:space="preserve"> PAGEREF _Toc73601151 \h </w:instrText>
            </w:r>
            <w:r w:rsidR="000A31F4">
              <w:rPr>
                <w:noProof/>
                <w:webHidden/>
              </w:rPr>
            </w:r>
            <w:r w:rsidR="000A31F4">
              <w:rPr>
                <w:noProof/>
                <w:webHidden/>
              </w:rPr>
              <w:fldChar w:fldCharType="separate"/>
            </w:r>
            <w:r w:rsidR="000A31F4">
              <w:rPr>
                <w:noProof/>
                <w:webHidden/>
              </w:rPr>
              <w:t>15</w:t>
            </w:r>
            <w:r w:rsidR="000A31F4">
              <w:rPr>
                <w:noProof/>
                <w:webHidden/>
              </w:rPr>
              <w:fldChar w:fldCharType="end"/>
            </w:r>
          </w:hyperlink>
        </w:p>
        <w:p w14:paraId="6273D0AB" w14:textId="086117A3" w:rsidR="000A31F4" w:rsidRDefault="009873F2" w:rsidP="000A31F4">
          <w:pPr>
            <w:pStyle w:val="32"/>
            <w:rPr>
              <w:rFonts w:asciiTheme="minorHAnsi" w:eastAsiaTheme="minorEastAsia" w:hAnsiTheme="minorHAnsi"/>
              <w:noProof/>
              <w:sz w:val="22"/>
              <w:lang w:eastAsia="ru-RU"/>
            </w:rPr>
          </w:pPr>
          <w:hyperlink w:anchor="_Toc73601152" w:history="1">
            <w:r w:rsidR="000A31F4" w:rsidRPr="00E25755">
              <w:rPr>
                <w:rStyle w:val="af"/>
                <w:noProof/>
                <w:lang w:bidi="x-none"/>
                <w14:scene3d>
                  <w14:camera w14:prst="orthographicFront"/>
                  <w14:lightRig w14:rig="threePt" w14:dir="t">
                    <w14:rot w14:lat="0" w14:lon="0" w14:rev="0"/>
                  </w14:lightRig>
                </w14:scene3d>
              </w:rPr>
              <w:t>1.2.4.</w:t>
            </w:r>
            <w:r w:rsidR="000A31F4">
              <w:rPr>
                <w:rFonts w:asciiTheme="minorHAnsi" w:eastAsiaTheme="minorEastAsia" w:hAnsiTheme="minorHAnsi"/>
                <w:noProof/>
                <w:sz w:val="22"/>
                <w:lang w:eastAsia="ru-RU"/>
              </w:rPr>
              <w:tab/>
            </w:r>
            <w:r w:rsidR="000A31F4" w:rsidRPr="00E25755">
              <w:rPr>
                <w:rStyle w:val="af"/>
                <w:noProof/>
              </w:rPr>
              <w:t>Сравнение</w:t>
            </w:r>
            <w:r w:rsidR="000A31F4">
              <w:rPr>
                <w:noProof/>
                <w:webHidden/>
              </w:rPr>
              <w:tab/>
            </w:r>
            <w:r w:rsidR="000A31F4">
              <w:rPr>
                <w:noProof/>
                <w:webHidden/>
              </w:rPr>
              <w:fldChar w:fldCharType="begin"/>
            </w:r>
            <w:r w:rsidR="000A31F4">
              <w:rPr>
                <w:noProof/>
                <w:webHidden/>
              </w:rPr>
              <w:instrText xml:space="preserve"> PAGEREF _Toc73601152 \h </w:instrText>
            </w:r>
            <w:r w:rsidR="000A31F4">
              <w:rPr>
                <w:noProof/>
                <w:webHidden/>
              </w:rPr>
            </w:r>
            <w:r w:rsidR="000A31F4">
              <w:rPr>
                <w:noProof/>
                <w:webHidden/>
              </w:rPr>
              <w:fldChar w:fldCharType="separate"/>
            </w:r>
            <w:r w:rsidR="000A31F4">
              <w:rPr>
                <w:noProof/>
                <w:webHidden/>
              </w:rPr>
              <w:t>16</w:t>
            </w:r>
            <w:r w:rsidR="000A31F4">
              <w:rPr>
                <w:noProof/>
                <w:webHidden/>
              </w:rPr>
              <w:fldChar w:fldCharType="end"/>
            </w:r>
          </w:hyperlink>
        </w:p>
        <w:p w14:paraId="10190B9D" w14:textId="345B81B2" w:rsidR="000A31F4" w:rsidRDefault="009873F2">
          <w:pPr>
            <w:pStyle w:val="21"/>
            <w:rPr>
              <w:rFonts w:asciiTheme="minorHAnsi" w:eastAsiaTheme="minorEastAsia" w:hAnsiTheme="minorHAnsi"/>
              <w:noProof/>
              <w:sz w:val="22"/>
              <w:lang w:eastAsia="ru-RU"/>
            </w:rPr>
          </w:pPr>
          <w:hyperlink w:anchor="_Toc73601153" w:history="1">
            <w:r w:rsidR="000A31F4" w:rsidRPr="00E25755">
              <w:rPr>
                <w:rStyle w:val="af"/>
                <w:noProof/>
                <w:lang w:bidi="x-none"/>
                <w14:scene3d>
                  <w14:camera w14:prst="orthographicFront"/>
                  <w14:lightRig w14:rig="threePt" w14:dir="t">
                    <w14:rot w14:lat="0" w14:lon="0" w14:rev="0"/>
                  </w14:lightRig>
                </w14:scene3d>
              </w:rPr>
              <w:t>1.3.</w:t>
            </w:r>
            <w:r w:rsidR="000A31F4" w:rsidRPr="00E25755">
              <w:rPr>
                <w:rStyle w:val="af"/>
                <w:noProof/>
              </w:rPr>
              <w:t xml:space="preserve"> Диаграмма вариантов использования</w:t>
            </w:r>
            <w:r w:rsidR="000A31F4">
              <w:rPr>
                <w:noProof/>
                <w:webHidden/>
              </w:rPr>
              <w:tab/>
            </w:r>
            <w:r w:rsidR="000A31F4">
              <w:rPr>
                <w:noProof/>
                <w:webHidden/>
              </w:rPr>
              <w:fldChar w:fldCharType="begin"/>
            </w:r>
            <w:r w:rsidR="000A31F4">
              <w:rPr>
                <w:noProof/>
                <w:webHidden/>
              </w:rPr>
              <w:instrText xml:space="preserve"> PAGEREF _Toc73601153 \h </w:instrText>
            </w:r>
            <w:r w:rsidR="000A31F4">
              <w:rPr>
                <w:noProof/>
                <w:webHidden/>
              </w:rPr>
            </w:r>
            <w:r w:rsidR="000A31F4">
              <w:rPr>
                <w:noProof/>
                <w:webHidden/>
              </w:rPr>
              <w:fldChar w:fldCharType="separate"/>
            </w:r>
            <w:r w:rsidR="000A31F4">
              <w:rPr>
                <w:noProof/>
                <w:webHidden/>
              </w:rPr>
              <w:t>17</w:t>
            </w:r>
            <w:r w:rsidR="000A31F4">
              <w:rPr>
                <w:noProof/>
                <w:webHidden/>
              </w:rPr>
              <w:fldChar w:fldCharType="end"/>
            </w:r>
          </w:hyperlink>
        </w:p>
        <w:p w14:paraId="2BDF3132" w14:textId="36D97601" w:rsidR="000A31F4" w:rsidRDefault="009873F2" w:rsidP="000A31F4">
          <w:pPr>
            <w:pStyle w:val="32"/>
            <w:rPr>
              <w:rFonts w:asciiTheme="minorHAnsi" w:eastAsiaTheme="minorEastAsia" w:hAnsiTheme="minorHAnsi"/>
              <w:noProof/>
              <w:sz w:val="22"/>
              <w:lang w:eastAsia="ru-RU"/>
            </w:rPr>
          </w:pPr>
          <w:hyperlink w:anchor="_Toc73601154" w:history="1">
            <w:r w:rsidR="000A31F4" w:rsidRPr="00E25755">
              <w:rPr>
                <w:rStyle w:val="af"/>
                <w:noProof/>
                <w:lang w:bidi="x-none"/>
                <w14:scene3d>
                  <w14:camera w14:prst="orthographicFront"/>
                  <w14:lightRig w14:rig="threePt" w14:dir="t">
                    <w14:rot w14:lat="0" w14:lon="0" w14:rev="0"/>
                  </w14:lightRig>
                </w14:scene3d>
              </w:rPr>
              <w:t>1.3.1.</w:t>
            </w:r>
            <w:r w:rsidR="000A31F4">
              <w:rPr>
                <w:rFonts w:asciiTheme="minorHAnsi" w:eastAsiaTheme="minorEastAsia" w:hAnsiTheme="minorHAnsi"/>
                <w:noProof/>
                <w:sz w:val="22"/>
                <w:lang w:eastAsia="ru-RU"/>
              </w:rPr>
              <w:tab/>
            </w:r>
            <w:r w:rsidR="000A31F4" w:rsidRPr="00E25755">
              <w:rPr>
                <w:rStyle w:val="af"/>
                <w:noProof/>
              </w:rPr>
              <w:t>Оператор</w:t>
            </w:r>
            <w:r w:rsidR="000A31F4">
              <w:rPr>
                <w:noProof/>
                <w:webHidden/>
              </w:rPr>
              <w:tab/>
            </w:r>
            <w:r w:rsidR="000A31F4">
              <w:rPr>
                <w:noProof/>
                <w:webHidden/>
              </w:rPr>
              <w:fldChar w:fldCharType="begin"/>
            </w:r>
            <w:r w:rsidR="000A31F4">
              <w:rPr>
                <w:noProof/>
                <w:webHidden/>
              </w:rPr>
              <w:instrText xml:space="preserve"> PAGEREF _Toc73601154 \h </w:instrText>
            </w:r>
            <w:r w:rsidR="000A31F4">
              <w:rPr>
                <w:noProof/>
                <w:webHidden/>
              </w:rPr>
            </w:r>
            <w:r w:rsidR="000A31F4">
              <w:rPr>
                <w:noProof/>
                <w:webHidden/>
              </w:rPr>
              <w:fldChar w:fldCharType="separate"/>
            </w:r>
            <w:r w:rsidR="000A31F4">
              <w:rPr>
                <w:noProof/>
                <w:webHidden/>
              </w:rPr>
              <w:t>17</w:t>
            </w:r>
            <w:r w:rsidR="000A31F4">
              <w:rPr>
                <w:noProof/>
                <w:webHidden/>
              </w:rPr>
              <w:fldChar w:fldCharType="end"/>
            </w:r>
          </w:hyperlink>
        </w:p>
        <w:p w14:paraId="2C6F169E" w14:textId="0D3D6CA3" w:rsidR="000A31F4" w:rsidRDefault="009873F2" w:rsidP="000A31F4">
          <w:pPr>
            <w:pStyle w:val="32"/>
            <w:rPr>
              <w:rFonts w:asciiTheme="minorHAnsi" w:eastAsiaTheme="minorEastAsia" w:hAnsiTheme="minorHAnsi"/>
              <w:noProof/>
              <w:sz w:val="22"/>
              <w:lang w:eastAsia="ru-RU"/>
            </w:rPr>
          </w:pPr>
          <w:hyperlink w:anchor="_Toc73601155" w:history="1">
            <w:r w:rsidR="000A31F4" w:rsidRPr="00E25755">
              <w:rPr>
                <w:rStyle w:val="af"/>
                <w:noProof/>
                <w:lang w:bidi="x-none"/>
                <w14:scene3d>
                  <w14:camera w14:prst="orthographicFront"/>
                  <w14:lightRig w14:rig="threePt" w14:dir="t">
                    <w14:rot w14:lat="0" w14:lon="0" w14:rev="0"/>
                  </w14:lightRig>
                </w14:scene3d>
              </w:rPr>
              <w:t>1.3.2.</w:t>
            </w:r>
            <w:r w:rsidR="000A31F4">
              <w:rPr>
                <w:rFonts w:asciiTheme="minorHAnsi" w:eastAsiaTheme="minorEastAsia" w:hAnsiTheme="minorHAnsi"/>
                <w:noProof/>
                <w:sz w:val="22"/>
                <w:lang w:eastAsia="ru-RU"/>
              </w:rPr>
              <w:tab/>
            </w:r>
            <w:r w:rsidR="000A31F4" w:rsidRPr="00E25755">
              <w:rPr>
                <w:rStyle w:val="af"/>
                <w:noProof/>
              </w:rPr>
              <w:t>Администратор</w:t>
            </w:r>
            <w:r w:rsidR="000A31F4">
              <w:rPr>
                <w:noProof/>
                <w:webHidden/>
              </w:rPr>
              <w:tab/>
            </w:r>
            <w:r w:rsidR="000A31F4">
              <w:rPr>
                <w:noProof/>
                <w:webHidden/>
              </w:rPr>
              <w:fldChar w:fldCharType="begin"/>
            </w:r>
            <w:r w:rsidR="000A31F4">
              <w:rPr>
                <w:noProof/>
                <w:webHidden/>
              </w:rPr>
              <w:instrText xml:space="preserve"> PAGEREF _Toc73601155 \h </w:instrText>
            </w:r>
            <w:r w:rsidR="000A31F4">
              <w:rPr>
                <w:noProof/>
                <w:webHidden/>
              </w:rPr>
            </w:r>
            <w:r w:rsidR="000A31F4">
              <w:rPr>
                <w:noProof/>
                <w:webHidden/>
              </w:rPr>
              <w:fldChar w:fldCharType="separate"/>
            </w:r>
            <w:r w:rsidR="000A31F4">
              <w:rPr>
                <w:noProof/>
                <w:webHidden/>
              </w:rPr>
              <w:t>17</w:t>
            </w:r>
            <w:r w:rsidR="000A31F4">
              <w:rPr>
                <w:noProof/>
                <w:webHidden/>
              </w:rPr>
              <w:fldChar w:fldCharType="end"/>
            </w:r>
          </w:hyperlink>
        </w:p>
        <w:p w14:paraId="3CC381DE" w14:textId="70F80A50" w:rsidR="000A31F4" w:rsidRDefault="009873F2">
          <w:pPr>
            <w:pStyle w:val="21"/>
            <w:rPr>
              <w:rFonts w:asciiTheme="minorHAnsi" w:eastAsiaTheme="minorEastAsia" w:hAnsiTheme="minorHAnsi"/>
              <w:noProof/>
              <w:sz w:val="22"/>
              <w:lang w:eastAsia="ru-RU"/>
            </w:rPr>
          </w:pPr>
          <w:hyperlink w:anchor="_Toc73601156" w:history="1">
            <w:r w:rsidR="000A31F4" w:rsidRPr="00E25755">
              <w:rPr>
                <w:rStyle w:val="af"/>
                <w:noProof/>
                <w:lang w:bidi="x-none"/>
                <w14:scene3d>
                  <w14:camera w14:prst="orthographicFront"/>
                  <w14:lightRig w14:rig="threePt" w14:dir="t">
                    <w14:rot w14:lat="0" w14:lon="0" w14:rev="0"/>
                  </w14:lightRig>
                </w14:scene3d>
              </w:rPr>
              <w:t>1.4.</w:t>
            </w:r>
            <w:r w:rsidR="000A31F4" w:rsidRPr="00E25755">
              <w:rPr>
                <w:rStyle w:val="af"/>
                <w:noProof/>
                <w:lang w:val="en-US"/>
              </w:rPr>
              <w:t xml:space="preserve"> IDEF0-</w:t>
            </w:r>
            <w:r w:rsidR="000A31F4" w:rsidRPr="00E25755">
              <w:rPr>
                <w:rStyle w:val="af"/>
                <w:noProof/>
              </w:rPr>
              <w:t>Диаграмма</w:t>
            </w:r>
            <w:r w:rsidR="000A31F4">
              <w:rPr>
                <w:noProof/>
                <w:webHidden/>
              </w:rPr>
              <w:tab/>
            </w:r>
            <w:r w:rsidR="000A31F4">
              <w:rPr>
                <w:noProof/>
                <w:webHidden/>
              </w:rPr>
              <w:fldChar w:fldCharType="begin"/>
            </w:r>
            <w:r w:rsidR="000A31F4">
              <w:rPr>
                <w:noProof/>
                <w:webHidden/>
              </w:rPr>
              <w:instrText xml:space="preserve"> PAGEREF _Toc73601156 \h </w:instrText>
            </w:r>
            <w:r w:rsidR="000A31F4">
              <w:rPr>
                <w:noProof/>
                <w:webHidden/>
              </w:rPr>
            </w:r>
            <w:r w:rsidR="000A31F4">
              <w:rPr>
                <w:noProof/>
                <w:webHidden/>
              </w:rPr>
              <w:fldChar w:fldCharType="separate"/>
            </w:r>
            <w:r w:rsidR="000A31F4">
              <w:rPr>
                <w:noProof/>
                <w:webHidden/>
              </w:rPr>
              <w:t>19</w:t>
            </w:r>
            <w:r w:rsidR="000A31F4">
              <w:rPr>
                <w:noProof/>
                <w:webHidden/>
              </w:rPr>
              <w:fldChar w:fldCharType="end"/>
            </w:r>
          </w:hyperlink>
        </w:p>
        <w:p w14:paraId="3359ECA7" w14:textId="2D5251AD" w:rsidR="000A31F4" w:rsidRDefault="009873F2">
          <w:pPr>
            <w:pStyle w:val="21"/>
            <w:rPr>
              <w:rFonts w:asciiTheme="minorHAnsi" w:eastAsiaTheme="minorEastAsia" w:hAnsiTheme="minorHAnsi"/>
              <w:noProof/>
              <w:sz w:val="22"/>
              <w:lang w:eastAsia="ru-RU"/>
            </w:rPr>
          </w:pPr>
          <w:hyperlink w:anchor="_Toc73601157" w:history="1">
            <w:r w:rsidR="000A31F4" w:rsidRPr="00E25755">
              <w:rPr>
                <w:rStyle w:val="af"/>
                <w:noProof/>
                <w:lang w:val="en-US" w:bidi="x-none"/>
                <w14:scene3d>
                  <w14:camera w14:prst="orthographicFront"/>
                  <w14:lightRig w14:rig="threePt" w14:dir="t">
                    <w14:rot w14:lat="0" w14:lon="0" w14:rev="0"/>
                  </w14:lightRig>
                </w14:scene3d>
              </w:rPr>
              <w:t>1.5.</w:t>
            </w:r>
            <w:r w:rsidR="000A31F4" w:rsidRPr="00E25755">
              <w:rPr>
                <w:rStyle w:val="af"/>
                <w:noProof/>
                <w:lang w:val="en-US"/>
              </w:rPr>
              <w:t xml:space="preserve"> BPMN</w:t>
            </w:r>
            <w:r w:rsidR="000A31F4">
              <w:rPr>
                <w:noProof/>
                <w:webHidden/>
              </w:rPr>
              <w:tab/>
            </w:r>
            <w:r w:rsidR="000A31F4">
              <w:rPr>
                <w:noProof/>
                <w:webHidden/>
              </w:rPr>
              <w:fldChar w:fldCharType="begin"/>
            </w:r>
            <w:r w:rsidR="000A31F4">
              <w:rPr>
                <w:noProof/>
                <w:webHidden/>
              </w:rPr>
              <w:instrText xml:space="preserve"> PAGEREF _Toc73601157 \h </w:instrText>
            </w:r>
            <w:r w:rsidR="000A31F4">
              <w:rPr>
                <w:noProof/>
                <w:webHidden/>
              </w:rPr>
            </w:r>
            <w:r w:rsidR="000A31F4">
              <w:rPr>
                <w:noProof/>
                <w:webHidden/>
              </w:rPr>
              <w:fldChar w:fldCharType="separate"/>
            </w:r>
            <w:r w:rsidR="000A31F4">
              <w:rPr>
                <w:noProof/>
                <w:webHidden/>
              </w:rPr>
              <w:t>21</w:t>
            </w:r>
            <w:r w:rsidR="000A31F4">
              <w:rPr>
                <w:noProof/>
                <w:webHidden/>
              </w:rPr>
              <w:fldChar w:fldCharType="end"/>
            </w:r>
          </w:hyperlink>
        </w:p>
        <w:p w14:paraId="1BD895B1" w14:textId="092D8623" w:rsidR="000A31F4" w:rsidRDefault="009873F2">
          <w:pPr>
            <w:pStyle w:val="21"/>
            <w:rPr>
              <w:rFonts w:asciiTheme="minorHAnsi" w:eastAsiaTheme="minorEastAsia" w:hAnsiTheme="minorHAnsi"/>
              <w:noProof/>
              <w:sz w:val="22"/>
              <w:lang w:eastAsia="ru-RU"/>
            </w:rPr>
          </w:pPr>
          <w:hyperlink w:anchor="_Toc73601158" w:history="1">
            <w:r w:rsidR="000A31F4" w:rsidRPr="00E25755">
              <w:rPr>
                <w:rStyle w:val="af"/>
                <w:noProof/>
                <w:lang w:bidi="x-none"/>
                <w14:scene3d>
                  <w14:camera w14:prst="orthographicFront"/>
                  <w14:lightRig w14:rig="threePt" w14:dir="t">
                    <w14:rot w14:lat="0" w14:lon="0" w14:rev="0"/>
                  </w14:lightRig>
                </w14:scene3d>
              </w:rPr>
              <w:t>1.6.</w:t>
            </w:r>
            <w:r w:rsidR="000A31F4" w:rsidRPr="00E25755">
              <w:rPr>
                <w:rStyle w:val="af"/>
                <w:noProof/>
              </w:rPr>
              <w:t xml:space="preserve"> Выводы</w:t>
            </w:r>
            <w:r w:rsidR="000A31F4">
              <w:rPr>
                <w:noProof/>
                <w:webHidden/>
              </w:rPr>
              <w:tab/>
            </w:r>
            <w:r w:rsidR="000A31F4">
              <w:rPr>
                <w:noProof/>
                <w:webHidden/>
              </w:rPr>
              <w:fldChar w:fldCharType="begin"/>
            </w:r>
            <w:r w:rsidR="000A31F4">
              <w:rPr>
                <w:noProof/>
                <w:webHidden/>
              </w:rPr>
              <w:instrText xml:space="preserve"> PAGEREF _Toc73601158 \h </w:instrText>
            </w:r>
            <w:r w:rsidR="000A31F4">
              <w:rPr>
                <w:noProof/>
                <w:webHidden/>
              </w:rPr>
            </w:r>
            <w:r w:rsidR="000A31F4">
              <w:rPr>
                <w:noProof/>
                <w:webHidden/>
              </w:rPr>
              <w:fldChar w:fldCharType="separate"/>
            </w:r>
            <w:r w:rsidR="000A31F4">
              <w:rPr>
                <w:noProof/>
                <w:webHidden/>
              </w:rPr>
              <w:t>23</w:t>
            </w:r>
            <w:r w:rsidR="000A31F4">
              <w:rPr>
                <w:noProof/>
                <w:webHidden/>
              </w:rPr>
              <w:fldChar w:fldCharType="end"/>
            </w:r>
          </w:hyperlink>
        </w:p>
        <w:p w14:paraId="5EF364AA" w14:textId="763C43D9" w:rsidR="000A31F4" w:rsidRDefault="009873F2">
          <w:pPr>
            <w:pStyle w:val="21"/>
            <w:rPr>
              <w:rFonts w:asciiTheme="minorHAnsi" w:eastAsiaTheme="minorEastAsia" w:hAnsiTheme="minorHAnsi"/>
              <w:noProof/>
              <w:sz w:val="22"/>
              <w:lang w:eastAsia="ru-RU"/>
            </w:rPr>
          </w:pPr>
          <w:hyperlink w:anchor="_Toc73601159" w:history="1">
            <w:r w:rsidR="000A31F4" w:rsidRPr="00E25755">
              <w:rPr>
                <w:rStyle w:val="af"/>
                <w:noProof/>
              </w:rPr>
              <w:t>2.1. Основание для разработки</w:t>
            </w:r>
            <w:r w:rsidR="000A31F4">
              <w:rPr>
                <w:noProof/>
                <w:webHidden/>
              </w:rPr>
              <w:tab/>
            </w:r>
            <w:r w:rsidR="000A31F4">
              <w:rPr>
                <w:noProof/>
                <w:webHidden/>
              </w:rPr>
              <w:fldChar w:fldCharType="begin"/>
            </w:r>
            <w:r w:rsidR="000A31F4">
              <w:rPr>
                <w:noProof/>
                <w:webHidden/>
              </w:rPr>
              <w:instrText xml:space="preserve"> PAGEREF _Toc73601159 \h </w:instrText>
            </w:r>
            <w:r w:rsidR="000A31F4">
              <w:rPr>
                <w:noProof/>
                <w:webHidden/>
              </w:rPr>
            </w:r>
            <w:r w:rsidR="000A31F4">
              <w:rPr>
                <w:noProof/>
                <w:webHidden/>
              </w:rPr>
              <w:fldChar w:fldCharType="separate"/>
            </w:r>
            <w:r w:rsidR="000A31F4">
              <w:rPr>
                <w:noProof/>
                <w:webHidden/>
              </w:rPr>
              <w:t>25</w:t>
            </w:r>
            <w:r w:rsidR="000A31F4">
              <w:rPr>
                <w:noProof/>
                <w:webHidden/>
              </w:rPr>
              <w:fldChar w:fldCharType="end"/>
            </w:r>
          </w:hyperlink>
        </w:p>
        <w:p w14:paraId="3A69C4E5" w14:textId="23414AA0" w:rsidR="000A31F4" w:rsidRDefault="009873F2">
          <w:pPr>
            <w:pStyle w:val="21"/>
            <w:rPr>
              <w:rFonts w:asciiTheme="minorHAnsi" w:eastAsiaTheme="minorEastAsia" w:hAnsiTheme="minorHAnsi"/>
              <w:noProof/>
              <w:sz w:val="22"/>
              <w:lang w:eastAsia="ru-RU"/>
            </w:rPr>
          </w:pPr>
          <w:hyperlink w:anchor="_Toc73601160" w:history="1">
            <w:r w:rsidR="000A31F4" w:rsidRPr="00E25755">
              <w:rPr>
                <w:rStyle w:val="af"/>
                <w:noProof/>
              </w:rPr>
              <w:t>2.2. Назначение и область применения</w:t>
            </w:r>
            <w:r w:rsidR="000A31F4">
              <w:rPr>
                <w:noProof/>
                <w:webHidden/>
              </w:rPr>
              <w:tab/>
            </w:r>
            <w:r w:rsidR="000A31F4">
              <w:rPr>
                <w:noProof/>
                <w:webHidden/>
              </w:rPr>
              <w:fldChar w:fldCharType="begin"/>
            </w:r>
            <w:r w:rsidR="000A31F4">
              <w:rPr>
                <w:noProof/>
                <w:webHidden/>
              </w:rPr>
              <w:instrText xml:space="preserve"> PAGEREF _Toc73601160 \h </w:instrText>
            </w:r>
            <w:r w:rsidR="000A31F4">
              <w:rPr>
                <w:noProof/>
                <w:webHidden/>
              </w:rPr>
            </w:r>
            <w:r w:rsidR="000A31F4">
              <w:rPr>
                <w:noProof/>
                <w:webHidden/>
              </w:rPr>
              <w:fldChar w:fldCharType="separate"/>
            </w:r>
            <w:r w:rsidR="000A31F4">
              <w:rPr>
                <w:noProof/>
                <w:webHidden/>
              </w:rPr>
              <w:t>25</w:t>
            </w:r>
            <w:r w:rsidR="000A31F4">
              <w:rPr>
                <w:noProof/>
                <w:webHidden/>
              </w:rPr>
              <w:fldChar w:fldCharType="end"/>
            </w:r>
          </w:hyperlink>
        </w:p>
        <w:p w14:paraId="06B357B1" w14:textId="255437B4" w:rsidR="000A31F4" w:rsidRDefault="009873F2">
          <w:pPr>
            <w:pStyle w:val="21"/>
            <w:rPr>
              <w:rFonts w:asciiTheme="minorHAnsi" w:eastAsiaTheme="minorEastAsia" w:hAnsiTheme="minorHAnsi"/>
              <w:noProof/>
              <w:sz w:val="22"/>
              <w:lang w:eastAsia="ru-RU"/>
            </w:rPr>
          </w:pPr>
          <w:hyperlink w:anchor="_Toc73601161" w:history="1">
            <w:r w:rsidR="000A31F4" w:rsidRPr="00E25755">
              <w:rPr>
                <w:rStyle w:val="af"/>
                <w:noProof/>
              </w:rPr>
              <w:t>2.3. Требования к программному комплексу</w:t>
            </w:r>
            <w:r w:rsidR="000A31F4">
              <w:rPr>
                <w:noProof/>
                <w:webHidden/>
              </w:rPr>
              <w:tab/>
            </w:r>
            <w:r w:rsidR="000A31F4">
              <w:rPr>
                <w:noProof/>
                <w:webHidden/>
              </w:rPr>
              <w:fldChar w:fldCharType="begin"/>
            </w:r>
            <w:r w:rsidR="000A31F4">
              <w:rPr>
                <w:noProof/>
                <w:webHidden/>
              </w:rPr>
              <w:instrText xml:space="preserve"> PAGEREF _Toc73601161 \h </w:instrText>
            </w:r>
            <w:r w:rsidR="000A31F4">
              <w:rPr>
                <w:noProof/>
                <w:webHidden/>
              </w:rPr>
            </w:r>
            <w:r w:rsidR="000A31F4">
              <w:rPr>
                <w:noProof/>
                <w:webHidden/>
              </w:rPr>
              <w:fldChar w:fldCharType="separate"/>
            </w:r>
            <w:r w:rsidR="000A31F4">
              <w:rPr>
                <w:noProof/>
                <w:webHidden/>
              </w:rPr>
              <w:t>25</w:t>
            </w:r>
            <w:r w:rsidR="000A31F4">
              <w:rPr>
                <w:noProof/>
                <w:webHidden/>
              </w:rPr>
              <w:fldChar w:fldCharType="end"/>
            </w:r>
          </w:hyperlink>
        </w:p>
        <w:p w14:paraId="2937D441" w14:textId="6E071021" w:rsidR="000A31F4" w:rsidRDefault="009873F2" w:rsidP="000A31F4">
          <w:pPr>
            <w:pStyle w:val="32"/>
            <w:rPr>
              <w:rFonts w:asciiTheme="minorHAnsi" w:eastAsiaTheme="minorEastAsia" w:hAnsiTheme="minorHAnsi"/>
              <w:noProof/>
              <w:sz w:val="22"/>
              <w:lang w:eastAsia="ru-RU"/>
            </w:rPr>
          </w:pPr>
          <w:hyperlink w:anchor="_Toc73601162" w:history="1">
            <w:r w:rsidR="000A31F4" w:rsidRPr="00E25755">
              <w:rPr>
                <w:rStyle w:val="af"/>
                <w:noProof/>
                <w14:scene3d>
                  <w14:camera w14:prst="orthographicFront"/>
                  <w14:lightRig w14:rig="threePt" w14:dir="t">
                    <w14:rot w14:lat="0" w14:lon="0" w14:rev="0"/>
                  </w14:lightRig>
                </w14:scene3d>
              </w:rPr>
              <w:t>2.3.1.</w:t>
            </w:r>
            <w:r w:rsidR="000A31F4" w:rsidRPr="00E25755">
              <w:rPr>
                <w:rStyle w:val="af"/>
                <w:noProof/>
              </w:rPr>
              <w:t xml:space="preserve"> Требования к функциональным характеристикам</w:t>
            </w:r>
            <w:r w:rsidR="000A31F4">
              <w:rPr>
                <w:noProof/>
                <w:webHidden/>
              </w:rPr>
              <w:tab/>
            </w:r>
            <w:r w:rsidR="000A31F4">
              <w:rPr>
                <w:noProof/>
                <w:webHidden/>
              </w:rPr>
              <w:fldChar w:fldCharType="begin"/>
            </w:r>
            <w:r w:rsidR="000A31F4">
              <w:rPr>
                <w:noProof/>
                <w:webHidden/>
              </w:rPr>
              <w:instrText xml:space="preserve"> PAGEREF _Toc73601162 \h </w:instrText>
            </w:r>
            <w:r w:rsidR="000A31F4">
              <w:rPr>
                <w:noProof/>
                <w:webHidden/>
              </w:rPr>
            </w:r>
            <w:r w:rsidR="000A31F4">
              <w:rPr>
                <w:noProof/>
                <w:webHidden/>
              </w:rPr>
              <w:fldChar w:fldCharType="separate"/>
            </w:r>
            <w:r w:rsidR="000A31F4">
              <w:rPr>
                <w:noProof/>
                <w:webHidden/>
              </w:rPr>
              <w:t>25</w:t>
            </w:r>
            <w:r w:rsidR="000A31F4">
              <w:rPr>
                <w:noProof/>
                <w:webHidden/>
              </w:rPr>
              <w:fldChar w:fldCharType="end"/>
            </w:r>
          </w:hyperlink>
        </w:p>
        <w:p w14:paraId="5DD688DE" w14:textId="1E9A862C" w:rsidR="000A31F4" w:rsidRDefault="009873F2" w:rsidP="000A31F4">
          <w:pPr>
            <w:pStyle w:val="32"/>
            <w:rPr>
              <w:rFonts w:asciiTheme="minorHAnsi" w:eastAsiaTheme="minorEastAsia" w:hAnsiTheme="minorHAnsi"/>
              <w:noProof/>
              <w:sz w:val="22"/>
              <w:lang w:eastAsia="ru-RU"/>
            </w:rPr>
          </w:pPr>
          <w:hyperlink w:anchor="_Toc73601163" w:history="1">
            <w:r w:rsidR="000A31F4" w:rsidRPr="00E25755">
              <w:rPr>
                <w:rStyle w:val="af"/>
                <w:noProof/>
                <w:lang w:bidi="x-none"/>
                <w14:scene3d>
                  <w14:camera w14:prst="orthographicFront"/>
                  <w14:lightRig w14:rig="threePt" w14:dir="t">
                    <w14:rot w14:lat="0" w14:lon="0" w14:rev="0"/>
                  </w14:lightRig>
                </w14:scene3d>
              </w:rPr>
              <w:t>1.6.1.</w:t>
            </w:r>
            <w:r w:rsidR="000A31F4">
              <w:rPr>
                <w:rFonts w:asciiTheme="minorHAnsi" w:eastAsiaTheme="minorEastAsia" w:hAnsiTheme="minorHAnsi"/>
                <w:noProof/>
                <w:sz w:val="22"/>
                <w:lang w:eastAsia="ru-RU"/>
              </w:rPr>
              <w:tab/>
            </w:r>
            <w:r w:rsidR="000A31F4" w:rsidRPr="00E25755">
              <w:rPr>
                <w:rStyle w:val="af"/>
                <w:noProof/>
              </w:rPr>
              <w:t>Требования к надежности</w:t>
            </w:r>
            <w:r w:rsidR="000A31F4">
              <w:rPr>
                <w:noProof/>
                <w:webHidden/>
              </w:rPr>
              <w:tab/>
            </w:r>
            <w:r w:rsidR="000A31F4">
              <w:rPr>
                <w:noProof/>
                <w:webHidden/>
              </w:rPr>
              <w:fldChar w:fldCharType="begin"/>
            </w:r>
            <w:r w:rsidR="000A31F4">
              <w:rPr>
                <w:noProof/>
                <w:webHidden/>
              </w:rPr>
              <w:instrText xml:space="preserve"> PAGEREF _Toc73601163 \h </w:instrText>
            </w:r>
            <w:r w:rsidR="000A31F4">
              <w:rPr>
                <w:noProof/>
                <w:webHidden/>
              </w:rPr>
            </w:r>
            <w:r w:rsidR="000A31F4">
              <w:rPr>
                <w:noProof/>
                <w:webHidden/>
              </w:rPr>
              <w:fldChar w:fldCharType="separate"/>
            </w:r>
            <w:r w:rsidR="000A31F4">
              <w:rPr>
                <w:noProof/>
                <w:webHidden/>
              </w:rPr>
              <w:t>28</w:t>
            </w:r>
            <w:r w:rsidR="000A31F4">
              <w:rPr>
                <w:noProof/>
                <w:webHidden/>
              </w:rPr>
              <w:fldChar w:fldCharType="end"/>
            </w:r>
          </w:hyperlink>
        </w:p>
        <w:p w14:paraId="0A4DA2E4" w14:textId="65257383" w:rsidR="000A31F4" w:rsidRDefault="009873F2">
          <w:pPr>
            <w:pStyle w:val="21"/>
            <w:rPr>
              <w:rFonts w:asciiTheme="minorHAnsi" w:eastAsiaTheme="minorEastAsia" w:hAnsiTheme="minorHAnsi"/>
              <w:noProof/>
              <w:sz w:val="22"/>
              <w:lang w:eastAsia="ru-RU"/>
            </w:rPr>
          </w:pPr>
          <w:hyperlink w:anchor="_Toc73601164" w:history="1">
            <w:r w:rsidR="000A31F4" w:rsidRPr="00E25755">
              <w:rPr>
                <w:rStyle w:val="af"/>
                <w:noProof/>
                <w:lang w:bidi="x-none"/>
                <w14:scene3d>
                  <w14:camera w14:prst="orthographicFront"/>
                  <w14:lightRig w14:rig="threePt" w14:dir="t">
                    <w14:rot w14:lat="0" w14:lon="0" w14:rev="0"/>
                  </w14:lightRig>
                </w14:scene3d>
              </w:rPr>
              <w:t>1.7.</w:t>
            </w:r>
            <w:r w:rsidR="000A31F4" w:rsidRPr="00E25755">
              <w:rPr>
                <w:rStyle w:val="af"/>
                <w:noProof/>
              </w:rPr>
              <w:t xml:space="preserve"> Условия эксплуатации</w:t>
            </w:r>
            <w:r w:rsidR="000A31F4">
              <w:rPr>
                <w:noProof/>
                <w:webHidden/>
              </w:rPr>
              <w:tab/>
            </w:r>
            <w:r w:rsidR="000A31F4">
              <w:rPr>
                <w:noProof/>
                <w:webHidden/>
              </w:rPr>
              <w:fldChar w:fldCharType="begin"/>
            </w:r>
            <w:r w:rsidR="000A31F4">
              <w:rPr>
                <w:noProof/>
                <w:webHidden/>
              </w:rPr>
              <w:instrText xml:space="preserve"> PAGEREF _Toc73601164 \h </w:instrText>
            </w:r>
            <w:r w:rsidR="000A31F4">
              <w:rPr>
                <w:noProof/>
                <w:webHidden/>
              </w:rPr>
            </w:r>
            <w:r w:rsidR="000A31F4">
              <w:rPr>
                <w:noProof/>
                <w:webHidden/>
              </w:rPr>
              <w:fldChar w:fldCharType="separate"/>
            </w:r>
            <w:r w:rsidR="000A31F4">
              <w:rPr>
                <w:noProof/>
                <w:webHidden/>
              </w:rPr>
              <w:t>29</w:t>
            </w:r>
            <w:r w:rsidR="000A31F4">
              <w:rPr>
                <w:noProof/>
                <w:webHidden/>
              </w:rPr>
              <w:fldChar w:fldCharType="end"/>
            </w:r>
          </w:hyperlink>
        </w:p>
        <w:p w14:paraId="5F6EAA11" w14:textId="3BA9F65E" w:rsidR="000A31F4" w:rsidRDefault="009873F2" w:rsidP="000A31F4">
          <w:pPr>
            <w:pStyle w:val="32"/>
            <w:rPr>
              <w:rFonts w:asciiTheme="minorHAnsi" w:eastAsiaTheme="minorEastAsia" w:hAnsiTheme="minorHAnsi"/>
              <w:noProof/>
              <w:sz w:val="22"/>
              <w:lang w:eastAsia="ru-RU"/>
            </w:rPr>
          </w:pPr>
          <w:hyperlink w:anchor="_Toc73601165" w:history="1">
            <w:r w:rsidR="000A31F4" w:rsidRPr="00E25755">
              <w:rPr>
                <w:rStyle w:val="af"/>
                <w:noProof/>
                <w:lang w:bidi="x-none"/>
                <w14:scene3d>
                  <w14:camera w14:prst="orthographicFront"/>
                  <w14:lightRig w14:rig="threePt" w14:dir="t">
                    <w14:rot w14:lat="0" w14:lon="0" w14:rev="0"/>
                  </w14:lightRig>
                </w14:scene3d>
              </w:rPr>
              <w:t>1.7.1.</w:t>
            </w:r>
            <w:r w:rsidR="000A31F4">
              <w:rPr>
                <w:rFonts w:asciiTheme="minorHAnsi" w:eastAsiaTheme="minorEastAsia" w:hAnsiTheme="minorHAnsi"/>
                <w:noProof/>
                <w:sz w:val="22"/>
                <w:lang w:eastAsia="ru-RU"/>
              </w:rPr>
              <w:tab/>
            </w:r>
            <w:r w:rsidR="000A31F4" w:rsidRPr="00E25755">
              <w:rPr>
                <w:rStyle w:val="af"/>
                <w:noProof/>
              </w:rPr>
              <w:t>Климатические условия эксплуатации</w:t>
            </w:r>
            <w:r w:rsidR="000A31F4">
              <w:rPr>
                <w:noProof/>
                <w:webHidden/>
              </w:rPr>
              <w:tab/>
            </w:r>
            <w:r w:rsidR="000A31F4">
              <w:rPr>
                <w:noProof/>
                <w:webHidden/>
              </w:rPr>
              <w:fldChar w:fldCharType="begin"/>
            </w:r>
            <w:r w:rsidR="000A31F4">
              <w:rPr>
                <w:noProof/>
                <w:webHidden/>
              </w:rPr>
              <w:instrText xml:space="preserve"> PAGEREF _Toc73601165 \h </w:instrText>
            </w:r>
            <w:r w:rsidR="000A31F4">
              <w:rPr>
                <w:noProof/>
                <w:webHidden/>
              </w:rPr>
            </w:r>
            <w:r w:rsidR="000A31F4">
              <w:rPr>
                <w:noProof/>
                <w:webHidden/>
              </w:rPr>
              <w:fldChar w:fldCharType="separate"/>
            </w:r>
            <w:r w:rsidR="000A31F4">
              <w:rPr>
                <w:noProof/>
                <w:webHidden/>
              </w:rPr>
              <w:t>29</w:t>
            </w:r>
            <w:r w:rsidR="000A31F4">
              <w:rPr>
                <w:noProof/>
                <w:webHidden/>
              </w:rPr>
              <w:fldChar w:fldCharType="end"/>
            </w:r>
          </w:hyperlink>
        </w:p>
        <w:p w14:paraId="337F3295" w14:textId="640E59F6" w:rsidR="000A31F4" w:rsidRDefault="009873F2" w:rsidP="000A31F4">
          <w:pPr>
            <w:pStyle w:val="32"/>
            <w:rPr>
              <w:rFonts w:asciiTheme="minorHAnsi" w:eastAsiaTheme="minorEastAsia" w:hAnsiTheme="minorHAnsi"/>
              <w:noProof/>
              <w:sz w:val="22"/>
              <w:lang w:eastAsia="ru-RU"/>
            </w:rPr>
          </w:pPr>
          <w:hyperlink w:anchor="_Toc73601166" w:history="1">
            <w:r w:rsidR="000A31F4" w:rsidRPr="00E25755">
              <w:rPr>
                <w:rStyle w:val="af"/>
                <w:noProof/>
                <w:lang w:bidi="x-none"/>
                <w14:scene3d>
                  <w14:camera w14:prst="orthographicFront"/>
                  <w14:lightRig w14:rig="threePt" w14:dir="t">
                    <w14:rot w14:lat="0" w14:lon="0" w14:rev="0"/>
                  </w14:lightRig>
                </w14:scene3d>
              </w:rPr>
              <w:t>1.7.2.</w:t>
            </w:r>
            <w:r w:rsidR="000A31F4">
              <w:rPr>
                <w:rFonts w:asciiTheme="minorHAnsi" w:eastAsiaTheme="minorEastAsia" w:hAnsiTheme="minorHAnsi"/>
                <w:noProof/>
                <w:sz w:val="22"/>
                <w:lang w:eastAsia="ru-RU"/>
              </w:rPr>
              <w:tab/>
            </w:r>
            <w:r w:rsidR="000A31F4" w:rsidRPr="00E25755">
              <w:rPr>
                <w:rStyle w:val="af"/>
                <w:noProof/>
              </w:rPr>
              <w:t>Требования к квалификации и численности персонала</w:t>
            </w:r>
            <w:r w:rsidR="000A31F4">
              <w:rPr>
                <w:noProof/>
                <w:webHidden/>
              </w:rPr>
              <w:tab/>
            </w:r>
            <w:r w:rsidR="000A31F4">
              <w:rPr>
                <w:noProof/>
                <w:webHidden/>
              </w:rPr>
              <w:fldChar w:fldCharType="begin"/>
            </w:r>
            <w:r w:rsidR="000A31F4">
              <w:rPr>
                <w:noProof/>
                <w:webHidden/>
              </w:rPr>
              <w:instrText xml:space="preserve"> PAGEREF _Toc73601166 \h </w:instrText>
            </w:r>
            <w:r w:rsidR="000A31F4">
              <w:rPr>
                <w:noProof/>
                <w:webHidden/>
              </w:rPr>
            </w:r>
            <w:r w:rsidR="000A31F4">
              <w:rPr>
                <w:noProof/>
                <w:webHidden/>
              </w:rPr>
              <w:fldChar w:fldCharType="separate"/>
            </w:r>
            <w:r w:rsidR="000A31F4">
              <w:rPr>
                <w:noProof/>
                <w:webHidden/>
              </w:rPr>
              <w:t>29</w:t>
            </w:r>
            <w:r w:rsidR="000A31F4">
              <w:rPr>
                <w:noProof/>
                <w:webHidden/>
              </w:rPr>
              <w:fldChar w:fldCharType="end"/>
            </w:r>
          </w:hyperlink>
        </w:p>
        <w:p w14:paraId="31C440E4" w14:textId="077A794E" w:rsidR="000A31F4" w:rsidRDefault="009873F2" w:rsidP="000A31F4">
          <w:pPr>
            <w:pStyle w:val="32"/>
            <w:rPr>
              <w:rFonts w:asciiTheme="minorHAnsi" w:eastAsiaTheme="minorEastAsia" w:hAnsiTheme="minorHAnsi"/>
              <w:noProof/>
              <w:sz w:val="22"/>
              <w:lang w:eastAsia="ru-RU"/>
            </w:rPr>
          </w:pPr>
          <w:hyperlink w:anchor="_Toc73601167" w:history="1">
            <w:r w:rsidR="000A31F4" w:rsidRPr="00E25755">
              <w:rPr>
                <w:rStyle w:val="af"/>
                <w:noProof/>
                <w:lang w:bidi="x-none"/>
                <w14:scene3d>
                  <w14:camera w14:prst="orthographicFront"/>
                  <w14:lightRig w14:rig="threePt" w14:dir="t">
                    <w14:rot w14:lat="0" w14:lon="0" w14:rev="0"/>
                  </w14:lightRig>
                </w14:scene3d>
              </w:rPr>
              <w:t>1.7.3.</w:t>
            </w:r>
            <w:r w:rsidR="000A31F4">
              <w:rPr>
                <w:rFonts w:asciiTheme="minorHAnsi" w:eastAsiaTheme="minorEastAsia" w:hAnsiTheme="minorHAnsi"/>
                <w:noProof/>
                <w:sz w:val="22"/>
                <w:lang w:eastAsia="ru-RU"/>
              </w:rPr>
              <w:tab/>
            </w:r>
            <w:r w:rsidR="000A31F4" w:rsidRPr="00E25755">
              <w:rPr>
                <w:rStyle w:val="af"/>
                <w:noProof/>
              </w:rPr>
              <w:t>Требования к составу и параметрам технических средств</w:t>
            </w:r>
            <w:r w:rsidR="000A31F4">
              <w:rPr>
                <w:noProof/>
                <w:webHidden/>
              </w:rPr>
              <w:tab/>
            </w:r>
            <w:r w:rsidR="000A31F4">
              <w:rPr>
                <w:noProof/>
                <w:webHidden/>
              </w:rPr>
              <w:fldChar w:fldCharType="begin"/>
            </w:r>
            <w:r w:rsidR="000A31F4">
              <w:rPr>
                <w:noProof/>
                <w:webHidden/>
              </w:rPr>
              <w:instrText xml:space="preserve"> PAGEREF _Toc73601167 \h </w:instrText>
            </w:r>
            <w:r w:rsidR="000A31F4">
              <w:rPr>
                <w:noProof/>
                <w:webHidden/>
              </w:rPr>
            </w:r>
            <w:r w:rsidR="000A31F4">
              <w:rPr>
                <w:noProof/>
                <w:webHidden/>
              </w:rPr>
              <w:fldChar w:fldCharType="separate"/>
            </w:r>
            <w:r w:rsidR="000A31F4">
              <w:rPr>
                <w:noProof/>
                <w:webHidden/>
              </w:rPr>
              <w:t>30</w:t>
            </w:r>
            <w:r w:rsidR="000A31F4">
              <w:rPr>
                <w:noProof/>
                <w:webHidden/>
              </w:rPr>
              <w:fldChar w:fldCharType="end"/>
            </w:r>
          </w:hyperlink>
        </w:p>
        <w:p w14:paraId="50FA3E99" w14:textId="2DE2B8EB" w:rsidR="000A31F4" w:rsidRDefault="009873F2" w:rsidP="000A31F4">
          <w:pPr>
            <w:pStyle w:val="32"/>
            <w:rPr>
              <w:rFonts w:asciiTheme="minorHAnsi" w:eastAsiaTheme="minorEastAsia" w:hAnsiTheme="minorHAnsi"/>
              <w:noProof/>
              <w:sz w:val="22"/>
              <w:lang w:eastAsia="ru-RU"/>
            </w:rPr>
          </w:pPr>
          <w:hyperlink w:anchor="_Toc73601168" w:history="1">
            <w:r w:rsidR="000A31F4" w:rsidRPr="00E25755">
              <w:rPr>
                <w:rStyle w:val="af"/>
                <w:noProof/>
                <w:lang w:bidi="x-none"/>
                <w14:scene3d>
                  <w14:camera w14:prst="orthographicFront"/>
                  <w14:lightRig w14:rig="threePt" w14:dir="t">
                    <w14:rot w14:lat="0" w14:lon="0" w14:rev="0"/>
                  </w14:lightRig>
                </w14:scene3d>
              </w:rPr>
              <w:t>1.7.4.</w:t>
            </w:r>
            <w:r w:rsidR="000A31F4">
              <w:rPr>
                <w:rFonts w:asciiTheme="minorHAnsi" w:eastAsiaTheme="minorEastAsia" w:hAnsiTheme="minorHAnsi"/>
                <w:noProof/>
                <w:sz w:val="22"/>
                <w:lang w:eastAsia="ru-RU"/>
              </w:rPr>
              <w:tab/>
            </w:r>
            <w:r w:rsidR="000A31F4" w:rsidRPr="00E25755">
              <w:rPr>
                <w:rStyle w:val="af"/>
                <w:noProof/>
              </w:rPr>
              <w:t>Требования к информационной и программной совместимости</w:t>
            </w:r>
            <w:r w:rsidR="000A31F4">
              <w:rPr>
                <w:noProof/>
                <w:webHidden/>
              </w:rPr>
              <w:tab/>
            </w:r>
            <w:r w:rsidR="000A31F4">
              <w:rPr>
                <w:noProof/>
                <w:webHidden/>
              </w:rPr>
              <w:fldChar w:fldCharType="begin"/>
            </w:r>
            <w:r w:rsidR="000A31F4">
              <w:rPr>
                <w:noProof/>
                <w:webHidden/>
              </w:rPr>
              <w:instrText xml:space="preserve"> PAGEREF _Toc73601168 \h </w:instrText>
            </w:r>
            <w:r w:rsidR="000A31F4">
              <w:rPr>
                <w:noProof/>
                <w:webHidden/>
              </w:rPr>
            </w:r>
            <w:r w:rsidR="000A31F4">
              <w:rPr>
                <w:noProof/>
                <w:webHidden/>
              </w:rPr>
              <w:fldChar w:fldCharType="separate"/>
            </w:r>
            <w:r w:rsidR="000A31F4">
              <w:rPr>
                <w:noProof/>
                <w:webHidden/>
              </w:rPr>
              <w:t>30</w:t>
            </w:r>
            <w:r w:rsidR="000A31F4">
              <w:rPr>
                <w:noProof/>
                <w:webHidden/>
              </w:rPr>
              <w:fldChar w:fldCharType="end"/>
            </w:r>
          </w:hyperlink>
        </w:p>
        <w:p w14:paraId="2B405045" w14:textId="6C4FAEB2" w:rsidR="000A31F4" w:rsidRDefault="009873F2">
          <w:pPr>
            <w:pStyle w:val="21"/>
            <w:rPr>
              <w:rFonts w:asciiTheme="minorHAnsi" w:eastAsiaTheme="minorEastAsia" w:hAnsiTheme="minorHAnsi"/>
              <w:noProof/>
              <w:sz w:val="22"/>
              <w:lang w:eastAsia="ru-RU"/>
            </w:rPr>
          </w:pPr>
          <w:hyperlink w:anchor="_Toc73601169" w:history="1">
            <w:r w:rsidR="000A31F4" w:rsidRPr="00E25755">
              <w:rPr>
                <w:rStyle w:val="af"/>
                <w:noProof/>
                <w:lang w:bidi="x-none"/>
                <w14:scene3d>
                  <w14:camera w14:prst="orthographicFront"/>
                  <w14:lightRig w14:rig="threePt" w14:dir="t">
                    <w14:rot w14:lat="0" w14:lon="0" w14:rev="0"/>
                  </w14:lightRig>
                </w14:scene3d>
              </w:rPr>
              <w:t>1.8.</w:t>
            </w:r>
            <w:r w:rsidR="000A31F4" w:rsidRPr="00E25755">
              <w:rPr>
                <w:rStyle w:val="af"/>
                <w:noProof/>
              </w:rPr>
              <w:t xml:space="preserve"> Программная документация</w:t>
            </w:r>
            <w:r w:rsidR="000A31F4">
              <w:rPr>
                <w:noProof/>
                <w:webHidden/>
              </w:rPr>
              <w:tab/>
            </w:r>
            <w:r w:rsidR="000A31F4">
              <w:rPr>
                <w:noProof/>
                <w:webHidden/>
              </w:rPr>
              <w:fldChar w:fldCharType="begin"/>
            </w:r>
            <w:r w:rsidR="000A31F4">
              <w:rPr>
                <w:noProof/>
                <w:webHidden/>
              </w:rPr>
              <w:instrText xml:space="preserve"> PAGEREF _Toc73601169 \h </w:instrText>
            </w:r>
            <w:r w:rsidR="000A31F4">
              <w:rPr>
                <w:noProof/>
                <w:webHidden/>
              </w:rPr>
            </w:r>
            <w:r w:rsidR="000A31F4">
              <w:rPr>
                <w:noProof/>
                <w:webHidden/>
              </w:rPr>
              <w:fldChar w:fldCharType="separate"/>
            </w:r>
            <w:r w:rsidR="000A31F4">
              <w:rPr>
                <w:noProof/>
                <w:webHidden/>
              </w:rPr>
              <w:t>30</w:t>
            </w:r>
            <w:r w:rsidR="000A31F4">
              <w:rPr>
                <w:noProof/>
                <w:webHidden/>
              </w:rPr>
              <w:fldChar w:fldCharType="end"/>
            </w:r>
          </w:hyperlink>
        </w:p>
        <w:p w14:paraId="5D5434FE" w14:textId="74A14F38" w:rsidR="000A31F4" w:rsidRDefault="009873F2" w:rsidP="000A31F4">
          <w:pPr>
            <w:pStyle w:val="32"/>
            <w:rPr>
              <w:rFonts w:asciiTheme="minorHAnsi" w:eastAsiaTheme="minorEastAsia" w:hAnsiTheme="minorHAnsi"/>
              <w:noProof/>
              <w:sz w:val="22"/>
              <w:lang w:eastAsia="ru-RU"/>
            </w:rPr>
          </w:pPr>
          <w:hyperlink w:anchor="_Toc73601170" w:history="1">
            <w:r w:rsidR="000A31F4" w:rsidRPr="00E25755">
              <w:rPr>
                <w:rStyle w:val="af"/>
                <w:noProof/>
                <w:lang w:bidi="x-none"/>
                <w14:scene3d>
                  <w14:camera w14:prst="orthographicFront"/>
                  <w14:lightRig w14:rig="threePt" w14:dir="t">
                    <w14:rot w14:lat="0" w14:lon="0" w14:rev="0"/>
                  </w14:lightRig>
                </w14:scene3d>
              </w:rPr>
              <w:t>1.8.1.</w:t>
            </w:r>
            <w:r w:rsidR="000A31F4">
              <w:rPr>
                <w:rFonts w:asciiTheme="minorHAnsi" w:eastAsiaTheme="minorEastAsia" w:hAnsiTheme="minorHAnsi"/>
                <w:noProof/>
                <w:sz w:val="22"/>
                <w:lang w:eastAsia="ru-RU"/>
              </w:rPr>
              <w:tab/>
            </w:r>
            <w:r w:rsidR="000A31F4" w:rsidRPr="00E25755">
              <w:rPr>
                <w:rStyle w:val="af"/>
                <w:noProof/>
              </w:rPr>
              <w:t>Предварительный состав программной документации</w:t>
            </w:r>
            <w:r w:rsidR="000A31F4">
              <w:rPr>
                <w:noProof/>
                <w:webHidden/>
              </w:rPr>
              <w:tab/>
            </w:r>
            <w:r w:rsidR="000A31F4">
              <w:rPr>
                <w:noProof/>
                <w:webHidden/>
              </w:rPr>
              <w:fldChar w:fldCharType="begin"/>
            </w:r>
            <w:r w:rsidR="000A31F4">
              <w:rPr>
                <w:noProof/>
                <w:webHidden/>
              </w:rPr>
              <w:instrText xml:space="preserve"> PAGEREF _Toc73601170 \h </w:instrText>
            </w:r>
            <w:r w:rsidR="000A31F4">
              <w:rPr>
                <w:noProof/>
                <w:webHidden/>
              </w:rPr>
            </w:r>
            <w:r w:rsidR="000A31F4">
              <w:rPr>
                <w:noProof/>
                <w:webHidden/>
              </w:rPr>
              <w:fldChar w:fldCharType="separate"/>
            </w:r>
            <w:r w:rsidR="000A31F4">
              <w:rPr>
                <w:noProof/>
                <w:webHidden/>
              </w:rPr>
              <w:t>30</w:t>
            </w:r>
            <w:r w:rsidR="000A31F4">
              <w:rPr>
                <w:noProof/>
                <w:webHidden/>
              </w:rPr>
              <w:fldChar w:fldCharType="end"/>
            </w:r>
          </w:hyperlink>
        </w:p>
        <w:p w14:paraId="0281CA85" w14:textId="7FFD997C" w:rsidR="000A31F4" w:rsidRDefault="009873F2">
          <w:pPr>
            <w:pStyle w:val="21"/>
            <w:rPr>
              <w:rFonts w:asciiTheme="minorHAnsi" w:eastAsiaTheme="minorEastAsia" w:hAnsiTheme="minorHAnsi"/>
              <w:noProof/>
              <w:sz w:val="22"/>
              <w:lang w:eastAsia="ru-RU"/>
            </w:rPr>
          </w:pPr>
          <w:hyperlink w:anchor="_Toc73601171" w:history="1">
            <w:r w:rsidR="000A31F4" w:rsidRPr="00E25755">
              <w:rPr>
                <w:rStyle w:val="af"/>
                <w:noProof/>
                <w:lang w:bidi="x-none"/>
                <w14:scene3d>
                  <w14:camera w14:prst="orthographicFront"/>
                  <w14:lightRig w14:rig="threePt" w14:dir="t">
                    <w14:rot w14:lat="0" w14:lon="0" w14:rev="0"/>
                  </w14:lightRig>
                </w14:scene3d>
              </w:rPr>
              <w:t>1.9.</w:t>
            </w:r>
            <w:r w:rsidR="000A31F4" w:rsidRPr="00E25755">
              <w:rPr>
                <w:rStyle w:val="af"/>
                <w:noProof/>
              </w:rPr>
              <w:t xml:space="preserve"> Стадии и этапы разработки</w:t>
            </w:r>
            <w:r w:rsidR="000A31F4">
              <w:rPr>
                <w:noProof/>
                <w:webHidden/>
              </w:rPr>
              <w:tab/>
            </w:r>
            <w:r w:rsidR="000A31F4">
              <w:rPr>
                <w:noProof/>
                <w:webHidden/>
              </w:rPr>
              <w:fldChar w:fldCharType="begin"/>
            </w:r>
            <w:r w:rsidR="000A31F4">
              <w:rPr>
                <w:noProof/>
                <w:webHidden/>
              </w:rPr>
              <w:instrText xml:space="preserve"> PAGEREF _Toc73601171 \h </w:instrText>
            </w:r>
            <w:r w:rsidR="000A31F4">
              <w:rPr>
                <w:noProof/>
                <w:webHidden/>
              </w:rPr>
            </w:r>
            <w:r w:rsidR="000A31F4">
              <w:rPr>
                <w:noProof/>
                <w:webHidden/>
              </w:rPr>
              <w:fldChar w:fldCharType="separate"/>
            </w:r>
            <w:r w:rsidR="000A31F4">
              <w:rPr>
                <w:noProof/>
                <w:webHidden/>
              </w:rPr>
              <w:t>31</w:t>
            </w:r>
            <w:r w:rsidR="000A31F4">
              <w:rPr>
                <w:noProof/>
                <w:webHidden/>
              </w:rPr>
              <w:fldChar w:fldCharType="end"/>
            </w:r>
          </w:hyperlink>
        </w:p>
        <w:p w14:paraId="4843066A" w14:textId="36A9A118" w:rsidR="000A31F4" w:rsidRDefault="009873F2" w:rsidP="000A31F4">
          <w:pPr>
            <w:pStyle w:val="32"/>
            <w:rPr>
              <w:rFonts w:asciiTheme="minorHAnsi" w:eastAsiaTheme="minorEastAsia" w:hAnsiTheme="minorHAnsi"/>
              <w:noProof/>
              <w:sz w:val="22"/>
              <w:lang w:eastAsia="ru-RU"/>
            </w:rPr>
          </w:pPr>
          <w:hyperlink w:anchor="_Toc73601172" w:history="1">
            <w:r w:rsidR="000A31F4" w:rsidRPr="00E25755">
              <w:rPr>
                <w:rStyle w:val="af"/>
                <w:noProof/>
                <w:lang w:bidi="x-none"/>
                <w14:scene3d>
                  <w14:camera w14:prst="orthographicFront"/>
                  <w14:lightRig w14:rig="threePt" w14:dir="t">
                    <w14:rot w14:lat="0" w14:lon="0" w14:rev="0"/>
                  </w14:lightRig>
                </w14:scene3d>
              </w:rPr>
              <w:t>1.9.1.</w:t>
            </w:r>
            <w:r w:rsidR="000A31F4">
              <w:rPr>
                <w:rFonts w:asciiTheme="minorHAnsi" w:eastAsiaTheme="minorEastAsia" w:hAnsiTheme="minorHAnsi"/>
                <w:noProof/>
                <w:sz w:val="22"/>
                <w:lang w:eastAsia="ru-RU"/>
              </w:rPr>
              <w:tab/>
            </w:r>
            <w:r w:rsidR="000A31F4" w:rsidRPr="00E25755">
              <w:rPr>
                <w:rStyle w:val="af"/>
                <w:noProof/>
              </w:rPr>
              <w:t>Стадии разработки</w:t>
            </w:r>
            <w:r w:rsidR="000A31F4">
              <w:rPr>
                <w:noProof/>
                <w:webHidden/>
              </w:rPr>
              <w:tab/>
            </w:r>
            <w:r w:rsidR="000A31F4">
              <w:rPr>
                <w:noProof/>
                <w:webHidden/>
              </w:rPr>
              <w:fldChar w:fldCharType="begin"/>
            </w:r>
            <w:r w:rsidR="000A31F4">
              <w:rPr>
                <w:noProof/>
                <w:webHidden/>
              </w:rPr>
              <w:instrText xml:space="preserve"> PAGEREF _Toc73601172 \h </w:instrText>
            </w:r>
            <w:r w:rsidR="000A31F4">
              <w:rPr>
                <w:noProof/>
                <w:webHidden/>
              </w:rPr>
            </w:r>
            <w:r w:rsidR="000A31F4">
              <w:rPr>
                <w:noProof/>
                <w:webHidden/>
              </w:rPr>
              <w:fldChar w:fldCharType="separate"/>
            </w:r>
            <w:r w:rsidR="000A31F4">
              <w:rPr>
                <w:noProof/>
                <w:webHidden/>
              </w:rPr>
              <w:t>31</w:t>
            </w:r>
            <w:r w:rsidR="000A31F4">
              <w:rPr>
                <w:noProof/>
                <w:webHidden/>
              </w:rPr>
              <w:fldChar w:fldCharType="end"/>
            </w:r>
          </w:hyperlink>
        </w:p>
        <w:p w14:paraId="4E59EFE5" w14:textId="6FAC39D8" w:rsidR="000A31F4" w:rsidRDefault="009873F2" w:rsidP="000A31F4">
          <w:pPr>
            <w:pStyle w:val="32"/>
            <w:rPr>
              <w:rFonts w:asciiTheme="minorHAnsi" w:eastAsiaTheme="minorEastAsia" w:hAnsiTheme="minorHAnsi"/>
              <w:noProof/>
              <w:sz w:val="22"/>
              <w:lang w:eastAsia="ru-RU"/>
            </w:rPr>
          </w:pPr>
          <w:hyperlink w:anchor="_Toc73601173" w:history="1">
            <w:r w:rsidR="000A31F4" w:rsidRPr="00E25755">
              <w:rPr>
                <w:rStyle w:val="af"/>
                <w:noProof/>
                <w:lang w:bidi="x-none"/>
                <w14:scene3d>
                  <w14:camera w14:prst="orthographicFront"/>
                  <w14:lightRig w14:rig="threePt" w14:dir="t">
                    <w14:rot w14:lat="0" w14:lon="0" w14:rev="0"/>
                  </w14:lightRig>
                </w14:scene3d>
              </w:rPr>
              <w:t>1.9.2.</w:t>
            </w:r>
            <w:r w:rsidR="000A31F4">
              <w:rPr>
                <w:rFonts w:asciiTheme="minorHAnsi" w:eastAsiaTheme="minorEastAsia" w:hAnsiTheme="minorHAnsi"/>
                <w:noProof/>
                <w:sz w:val="22"/>
                <w:lang w:eastAsia="ru-RU"/>
              </w:rPr>
              <w:tab/>
            </w:r>
            <w:r w:rsidR="000A31F4" w:rsidRPr="00E25755">
              <w:rPr>
                <w:rStyle w:val="af"/>
                <w:noProof/>
              </w:rPr>
              <w:t>Содержание работ по этапам</w:t>
            </w:r>
            <w:r w:rsidR="000A31F4">
              <w:rPr>
                <w:noProof/>
                <w:webHidden/>
              </w:rPr>
              <w:tab/>
            </w:r>
            <w:r w:rsidR="000A31F4">
              <w:rPr>
                <w:noProof/>
                <w:webHidden/>
              </w:rPr>
              <w:fldChar w:fldCharType="begin"/>
            </w:r>
            <w:r w:rsidR="000A31F4">
              <w:rPr>
                <w:noProof/>
                <w:webHidden/>
              </w:rPr>
              <w:instrText xml:space="preserve"> PAGEREF _Toc73601173 \h </w:instrText>
            </w:r>
            <w:r w:rsidR="000A31F4">
              <w:rPr>
                <w:noProof/>
                <w:webHidden/>
              </w:rPr>
            </w:r>
            <w:r w:rsidR="000A31F4">
              <w:rPr>
                <w:noProof/>
                <w:webHidden/>
              </w:rPr>
              <w:fldChar w:fldCharType="separate"/>
            </w:r>
            <w:r w:rsidR="000A31F4">
              <w:rPr>
                <w:noProof/>
                <w:webHidden/>
              </w:rPr>
              <w:t>31</w:t>
            </w:r>
            <w:r w:rsidR="000A31F4">
              <w:rPr>
                <w:noProof/>
                <w:webHidden/>
              </w:rPr>
              <w:fldChar w:fldCharType="end"/>
            </w:r>
          </w:hyperlink>
        </w:p>
        <w:p w14:paraId="6B54F76F" w14:textId="0C616472" w:rsidR="000A31F4" w:rsidRDefault="009873F2">
          <w:pPr>
            <w:pStyle w:val="21"/>
            <w:rPr>
              <w:rFonts w:asciiTheme="minorHAnsi" w:eastAsiaTheme="minorEastAsia" w:hAnsiTheme="minorHAnsi"/>
              <w:noProof/>
              <w:sz w:val="22"/>
              <w:lang w:eastAsia="ru-RU"/>
            </w:rPr>
          </w:pPr>
          <w:hyperlink w:anchor="_Toc73601174" w:history="1">
            <w:r w:rsidR="000A31F4" w:rsidRPr="00E25755">
              <w:rPr>
                <w:rStyle w:val="af"/>
                <w:noProof/>
                <w:lang w:bidi="x-none"/>
                <w14:scene3d>
                  <w14:camera w14:prst="orthographicFront"/>
                  <w14:lightRig w14:rig="threePt" w14:dir="t">
                    <w14:rot w14:lat="0" w14:lon="0" w14:rev="0"/>
                  </w14:lightRig>
                </w14:scene3d>
              </w:rPr>
              <w:t>1.10.</w:t>
            </w:r>
            <w:r w:rsidR="000A31F4" w:rsidRPr="00E25755">
              <w:rPr>
                <w:rStyle w:val="af"/>
                <w:noProof/>
              </w:rPr>
              <w:t xml:space="preserve"> Порядок контроля и приемки</w:t>
            </w:r>
            <w:r w:rsidR="000A31F4">
              <w:rPr>
                <w:noProof/>
                <w:webHidden/>
              </w:rPr>
              <w:tab/>
            </w:r>
            <w:r w:rsidR="000A31F4">
              <w:rPr>
                <w:noProof/>
                <w:webHidden/>
              </w:rPr>
              <w:fldChar w:fldCharType="begin"/>
            </w:r>
            <w:r w:rsidR="000A31F4">
              <w:rPr>
                <w:noProof/>
                <w:webHidden/>
              </w:rPr>
              <w:instrText xml:space="preserve"> PAGEREF _Toc73601174 \h </w:instrText>
            </w:r>
            <w:r w:rsidR="000A31F4">
              <w:rPr>
                <w:noProof/>
                <w:webHidden/>
              </w:rPr>
            </w:r>
            <w:r w:rsidR="000A31F4">
              <w:rPr>
                <w:noProof/>
                <w:webHidden/>
              </w:rPr>
              <w:fldChar w:fldCharType="separate"/>
            </w:r>
            <w:r w:rsidR="000A31F4">
              <w:rPr>
                <w:noProof/>
                <w:webHidden/>
              </w:rPr>
              <w:t>32</w:t>
            </w:r>
            <w:r w:rsidR="000A31F4">
              <w:rPr>
                <w:noProof/>
                <w:webHidden/>
              </w:rPr>
              <w:fldChar w:fldCharType="end"/>
            </w:r>
          </w:hyperlink>
        </w:p>
        <w:p w14:paraId="35A555F6" w14:textId="0EDE87EC" w:rsidR="000A31F4" w:rsidRDefault="009873F2" w:rsidP="000A31F4">
          <w:pPr>
            <w:pStyle w:val="32"/>
            <w:rPr>
              <w:rFonts w:asciiTheme="minorHAnsi" w:eastAsiaTheme="minorEastAsia" w:hAnsiTheme="minorHAnsi"/>
              <w:noProof/>
              <w:sz w:val="22"/>
              <w:lang w:eastAsia="ru-RU"/>
            </w:rPr>
          </w:pPr>
          <w:hyperlink w:anchor="_Toc73601175" w:history="1">
            <w:r w:rsidR="000A31F4" w:rsidRPr="00E25755">
              <w:rPr>
                <w:rStyle w:val="af"/>
                <w:noProof/>
                <w:lang w:eastAsia="ru-RU" w:bidi="x-none"/>
                <w14:scene3d>
                  <w14:camera w14:prst="orthographicFront"/>
                  <w14:lightRig w14:rig="threePt" w14:dir="t">
                    <w14:rot w14:lat="0" w14:lon="0" w14:rev="0"/>
                  </w14:lightRig>
                </w14:scene3d>
              </w:rPr>
              <w:t>1.10.1.</w:t>
            </w:r>
            <w:r w:rsidR="000A31F4">
              <w:rPr>
                <w:rFonts w:asciiTheme="minorHAnsi" w:eastAsiaTheme="minorEastAsia" w:hAnsiTheme="minorHAnsi"/>
                <w:noProof/>
                <w:sz w:val="22"/>
                <w:lang w:eastAsia="ru-RU"/>
              </w:rPr>
              <w:tab/>
            </w:r>
            <w:r w:rsidR="000A31F4" w:rsidRPr="00E25755">
              <w:rPr>
                <w:rStyle w:val="af"/>
                <w:noProof/>
              </w:rPr>
              <w:t>Виды</w:t>
            </w:r>
            <w:r w:rsidR="000A31F4" w:rsidRPr="00E25755">
              <w:rPr>
                <w:rStyle w:val="af"/>
                <w:noProof/>
                <w:lang w:eastAsia="ru-RU"/>
              </w:rPr>
              <w:t xml:space="preserve"> испытаний</w:t>
            </w:r>
            <w:r w:rsidR="000A31F4">
              <w:rPr>
                <w:noProof/>
                <w:webHidden/>
              </w:rPr>
              <w:tab/>
            </w:r>
            <w:r w:rsidR="000A31F4">
              <w:rPr>
                <w:noProof/>
                <w:webHidden/>
              </w:rPr>
              <w:fldChar w:fldCharType="begin"/>
            </w:r>
            <w:r w:rsidR="000A31F4">
              <w:rPr>
                <w:noProof/>
                <w:webHidden/>
              </w:rPr>
              <w:instrText xml:space="preserve"> PAGEREF _Toc73601175 \h </w:instrText>
            </w:r>
            <w:r w:rsidR="000A31F4">
              <w:rPr>
                <w:noProof/>
                <w:webHidden/>
              </w:rPr>
            </w:r>
            <w:r w:rsidR="000A31F4">
              <w:rPr>
                <w:noProof/>
                <w:webHidden/>
              </w:rPr>
              <w:fldChar w:fldCharType="separate"/>
            </w:r>
            <w:r w:rsidR="000A31F4">
              <w:rPr>
                <w:noProof/>
                <w:webHidden/>
              </w:rPr>
              <w:t>32</w:t>
            </w:r>
            <w:r w:rsidR="000A31F4">
              <w:rPr>
                <w:noProof/>
                <w:webHidden/>
              </w:rPr>
              <w:fldChar w:fldCharType="end"/>
            </w:r>
          </w:hyperlink>
        </w:p>
        <w:p w14:paraId="22DF82EE" w14:textId="3D1E9679" w:rsidR="000A31F4" w:rsidRDefault="009873F2" w:rsidP="000A31F4">
          <w:pPr>
            <w:pStyle w:val="32"/>
            <w:rPr>
              <w:rFonts w:asciiTheme="minorHAnsi" w:eastAsiaTheme="minorEastAsia" w:hAnsiTheme="minorHAnsi"/>
              <w:noProof/>
              <w:sz w:val="22"/>
              <w:lang w:eastAsia="ru-RU"/>
            </w:rPr>
          </w:pPr>
          <w:hyperlink w:anchor="_Toc73601176" w:history="1">
            <w:r w:rsidR="000A31F4" w:rsidRPr="00E25755">
              <w:rPr>
                <w:rStyle w:val="af"/>
                <w:noProof/>
                <w:lang w:eastAsia="ru-RU" w:bidi="x-none"/>
                <w14:scene3d>
                  <w14:camera w14:prst="orthographicFront"/>
                  <w14:lightRig w14:rig="threePt" w14:dir="t">
                    <w14:rot w14:lat="0" w14:lon="0" w14:rev="0"/>
                  </w14:lightRig>
                </w14:scene3d>
              </w:rPr>
              <w:t>1.10.2.</w:t>
            </w:r>
            <w:r w:rsidR="000A31F4">
              <w:rPr>
                <w:rFonts w:asciiTheme="minorHAnsi" w:eastAsiaTheme="minorEastAsia" w:hAnsiTheme="minorHAnsi"/>
                <w:noProof/>
                <w:sz w:val="22"/>
                <w:lang w:eastAsia="ru-RU"/>
              </w:rPr>
              <w:tab/>
            </w:r>
            <w:r w:rsidR="000A31F4" w:rsidRPr="00E25755">
              <w:rPr>
                <w:rStyle w:val="af"/>
                <w:noProof/>
                <w:lang w:eastAsia="ru-RU"/>
              </w:rPr>
              <w:t xml:space="preserve">Общие </w:t>
            </w:r>
            <w:r w:rsidR="000A31F4" w:rsidRPr="00E25755">
              <w:rPr>
                <w:rStyle w:val="af"/>
                <w:noProof/>
              </w:rPr>
              <w:t>требования</w:t>
            </w:r>
            <w:r w:rsidR="000A31F4" w:rsidRPr="00E25755">
              <w:rPr>
                <w:rStyle w:val="af"/>
                <w:noProof/>
                <w:lang w:eastAsia="ru-RU"/>
              </w:rPr>
              <w:t xml:space="preserve"> к приемке работы</w:t>
            </w:r>
            <w:r w:rsidR="000A31F4">
              <w:rPr>
                <w:noProof/>
                <w:webHidden/>
              </w:rPr>
              <w:tab/>
            </w:r>
            <w:r w:rsidR="000A31F4">
              <w:rPr>
                <w:noProof/>
                <w:webHidden/>
              </w:rPr>
              <w:fldChar w:fldCharType="begin"/>
            </w:r>
            <w:r w:rsidR="000A31F4">
              <w:rPr>
                <w:noProof/>
                <w:webHidden/>
              </w:rPr>
              <w:instrText xml:space="preserve"> PAGEREF _Toc73601176 \h </w:instrText>
            </w:r>
            <w:r w:rsidR="000A31F4">
              <w:rPr>
                <w:noProof/>
                <w:webHidden/>
              </w:rPr>
            </w:r>
            <w:r w:rsidR="000A31F4">
              <w:rPr>
                <w:noProof/>
                <w:webHidden/>
              </w:rPr>
              <w:fldChar w:fldCharType="separate"/>
            </w:r>
            <w:r w:rsidR="000A31F4">
              <w:rPr>
                <w:noProof/>
                <w:webHidden/>
              </w:rPr>
              <w:t>32</w:t>
            </w:r>
            <w:r w:rsidR="000A31F4">
              <w:rPr>
                <w:noProof/>
                <w:webHidden/>
              </w:rPr>
              <w:fldChar w:fldCharType="end"/>
            </w:r>
          </w:hyperlink>
        </w:p>
        <w:p w14:paraId="73AE9FA7" w14:textId="33D62F7A" w:rsidR="000A31F4" w:rsidRDefault="009873F2" w:rsidP="000A31F4">
          <w:pPr>
            <w:pStyle w:val="32"/>
            <w:rPr>
              <w:rFonts w:asciiTheme="minorHAnsi" w:eastAsiaTheme="minorEastAsia" w:hAnsiTheme="minorHAnsi"/>
              <w:noProof/>
              <w:sz w:val="22"/>
              <w:lang w:eastAsia="ru-RU"/>
            </w:rPr>
          </w:pPr>
          <w:hyperlink w:anchor="_Toc73601177" w:history="1">
            <w:r w:rsidR="000A31F4" w:rsidRPr="00E25755">
              <w:rPr>
                <w:rStyle w:val="af"/>
                <w:noProof/>
                <w14:scene3d>
                  <w14:camera w14:prst="orthographicFront"/>
                  <w14:lightRig w14:rig="threePt" w14:dir="t">
                    <w14:rot w14:lat="0" w14:lon="0" w14:rev="0"/>
                  </w14:lightRig>
                </w14:scene3d>
              </w:rPr>
              <w:t>2.3.2.</w:t>
            </w:r>
            <w:r w:rsidR="000A31F4" w:rsidRPr="00E25755">
              <w:rPr>
                <w:rStyle w:val="af"/>
                <w:noProof/>
              </w:rPr>
              <w:t xml:space="preserve"> Требование к надежности</w:t>
            </w:r>
            <w:r w:rsidR="000A31F4">
              <w:rPr>
                <w:noProof/>
                <w:webHidden/>
              </w:rPr>
              <w:tab/>
            </w:r>
            <w:r w:rsidR="000A31F4">
              <w:rPr>
                <w:noProof/>
                <w:webHidden/>
              </w:rPr>
              <w:fldChar w:fldCharType="begin"/>
            </w:r>
            <w:r w:rsidR="000A31F4">
              <w:rPr>
                <w:noProof/>
                <w:webHidden/>
              </w:rPr>
              <w:instrText xml:space="preserve"> PAGEREF _Toc73601177 \h </w:instrText>
            </w:r>
            <w:r w:rsidR="000A31F4">
              <w:rPr>
                <w:noProof/>
                <w:webHidden/>
              </w:rPr>
            </w:r>
            <w:r w:rsidR="000A31F4">
              <w:rPr>
                <w:noProof/>
                <w:webHidden/>
              </w:rPr>
              <w:fldChar w:fldCharType="separate"/>
            </w:r>
            <w:r w:rsidR="000A31F4">
              <w:rPr>
                <w:noProof/>
                <w:webHidden/>
              </w:rPr>
              <w:t>42</w:t>
            </w:r>
            <w:r w:rsidR="000A31F4">
              <w:rPr>
                <w:noProof/>
                <w:webHidden/>
              </w:rPr>
              <w:fldChar w:fldCharType="end"/>
            </w:r>
          </w:hyperlink>
        </w:p>
        <w:p w14:paraId="0D2FB68B" w14:textId="4ECCAD1B" w:rsidR="000A31F4" w:rsidRDefault="009873F2">
          <w:pPr>
            <w:pStyle w:val="21"/>
            <w:rPr>
              <w:rFonts w:asciiTheme="minorHAnsi" w:eastAsiaTheme="minorEastAsia" w:hAnsiTheme="minorHAnsi"/>
              <w:noProof/>
              <w:sz w:val="22"/>
              <w:lang w:eastAsia="ru-RU"/>
            </w:rPr>
          </w:pPr>
          <w:hyperlink w:anchor="_Toc73601178" w:history="1">
            <w:r w:rsidR="000A31F4" w:rsidRPr="00E25755">
              <w:rPr>
                <w:rStyle w:val="af"/>
                <w:noProof/>
              </w:rPr>
              <w:t>2.4. Условия эксплуатации</w:t>
            </w:r>
            <w:r w:rsidR="000A31F4">
              <w:rPr>
                <w:noProof/>
                <w:webHidden/>
              </w:rPr>
              <w:tab/>
            </w:r>
            <w:r w:rsidR="000A31F4">
              <w:rPr>
                <w:noProof/>
                <w:webHidden/>
              </w:rPr>
              <w:fldChar w:fldCharType="begin"/>
            </w:r>
            <w:r w:rsidR="000A31F4">
              <w:rPr>
                <w:noProof/>
                <w:webHidden/>
              </w:rPr>
              <w:instrText xml:space="preserve"> PAGEREF _Toc73601178 \h </w:instrText>
            </w:r>
            <w:r w:rsidR="000A31F4">
              <w:rPr>
                <w:noProof/>
                <w:webHidden/>
              </w:rPr>
            </w:r>
            <w:r w:rsidR="000A31F4">
              <w:rPr>
                <w:noProof/>
                <w:webHidden/>
              </w:rPr>
              <w:fldChar w:fldCharType="separate"/>
            </w:r>
            <w:r w:rsidR="000A31F4">
              <w:rPr>
                <w:noProof/>
                <w:webHidden/>
              </w:rPr>
              <w:t>43</w:t>
            </w:r>
            <w:r w:rsidR="000A31F4">
              <w:rPr>
                <w:noProof/>
                <w:webHidden/>
              </w:rPr>
              <w:fldChar w:fldCharType="end"/>
            </w:r>
          </w:hyperlink>
        </w:p>
        <w:p w14:paraId="7A7AA31F" w14:textId="654DA9CF" w:rsidR="000A31F4" w:rsidRDefault="009873F2" w:rsidP="000A31F4">
          <w:pPr>
            <w:pStyle w:val="32"/>
            <w:rPr>
              <w:rFonts w:asciiTheme="minorHAnsi" w:eastAsiaTheme="minorEastAsia" w:hAnsiTheme="minorHAnsi"/>
              <w:noProof/>
              <w:sz w:val="22"/>
              <w:lang w:eastAsia="ru-RU"/>
            </w:rPr>
          </w:pPr>
          <w:hyperlink w:anchor="_Toc73601179" w:history="1">
            <w:r w:rsidR="000A31F4" w:rsidRPr="00E25755">
              <w:rPr>
                <w:rStyle w:val="af"/>
                <w:noProof/>
                <w14:scene3d>
                  <w14:camera w14:prst="orthographicFront"/>
                  <w14:lightRig w14:rig="threePt" w14:dir="t">
                    <w14:rot w14:lat="0" w14:lon="0" w14:rev="0"/>
                  </w14:lightRig>
                </w14:scene3d>
              </w:rPr>
              <w:t>2.4.1.</w:t>
            </w:r>
            <w:r w:rsidR="000A31F4" w:rsidRPr="00E25755">
              <w:rPr>
                <w:rStyle w:val="af"/>
                <w:noProof/>
              </w:rPr>
              <w:t xml:space="preserve"> Климатические условия</w:t>
            </w:r>
            <w:r w:rsidR="000A31F4">
              <w:rPr>
                <w:noProof/>
                <w:webHidden/>
              </w:rPr>
              <w:tab/>
            </w:r>
            <w:r w:rsidR="000A31F4">
              <w:rPr>
                <w:noProof/>
                <w:webHidden/>
              </w:rPr>
              <w:fldChar w:fldCharType="begin"/>
            </w:r>
            <w:r w:rsidR="000A31F4">
              <w:rPr>
                <w:noProof/>
                <w:webHidden/>
              </w:rPr>
              <w:instrText xml:space="preserve"> PAGEREF _Toc73601179 \h </w:instrText>
            </w:r>
            <w:r w:rsidR="000A31F4">
              <w:rPr>
                <w:noProof/>
                <w:webHidden/>
              </w:rPr>
            </w:r>
            <w:r w:rsidR="000A31F4">
              <w:rPr>
                <w:noProof/>
                <w:webHidden/>
              </w:rPr>
              <w:fldChar w:fldCharType="separate"/>
            </w:r>
            <w:r w:rsidR="000A31F4">
              <w:rPr>
                <w:noProof/>
                <w:webHidden/>
              </w:rPr>
              <w:t>43</w:t>
            </w:r>
            <w:r w:rsidR="000A31F4">
              <w:rPr>
                <w:noProof/>
                <w:webHidden/>
              </w:rPr>
              <w:fldChar w:fldCharType="end"/>
            </w:r>
          </w:hyperlink>
        </w:p>
        <w:p w14:paraId="4DD0D80B" w14:textId="75F13793" w:rsidR="000A31F4" w:rsidRDefault="009873F2" w:rsidP="000A31F4">
          <w:pPr>
            <w:pStyle w:val="32"/>
            <w:rPr>
              <w:rFonts w:asciiTheme="minorHAnsi" w:eastAsiaTheme="minorEastAsia" w:hAnsiTheme="minorHAnsi"/>
              <w:noProof/>
              <w:sz w:val="22"/>
              <w:lang w:eastAsia="ru-RU"/>
            </w:rPr>
          </w:pPr>
          <w:hyperlink w:anchor="_Toc73601180" w:history="1">
            <w:r w:rsidR="000A31F4" w:rsidRPr="00E25755">
              <w:rPr>
                <w:rStyle w:val="af"/>
                <w:noProof/>
                <w14:scene3d>
                  <w14:camera w14:prst="orthographicFront"/>
                  <w14:lightRig w14:rig="threePt" w14:dir="t">
                    <w14:rot w14:lat="0" w14:lon="0" w14:rev="0"/>
                  </w14:lightRig>
                </w14:scene3d>
              </w:rPr>
              <w:t>2.4.2.</w:t>
            </w:r>
            <w:r w:rsidR="000A31F4" w:rsidRPr="00E25755">
              <w:rPr>
                <w:rStyle w:val="af"/>
                <w:noProof/>
              </w:rPr>
              <w:t xml:space="preserve"> Требования к квалификации и численности персонала</w:t>
            </w:r>
            <w:r w:rsidR="000A31F4">
              <w:rPr>
                <w:noProof/>
                <w:webHidden/>
              </w:rPr>
              <w:tab/>
            </w:r>
            <w:r w:rsidR="000A31F4">
              <w:rPr>
                <w:noProof/>
                <w:webHidden/>
              </w:rPr>
              <w:fldChar w:fldCharType="begin"/>
            </w:r>
            <w:r w:rsidR="000A31F4">
              <w:rPr>
                <w:noProof/>
                <w:webHidden/>
              </w:rPr>
              <w:instrText xml:space="preserve"> PAGEREF _Toc73601180 \h </w:instrText>
            </w:r>
            <w:r w:rsidR="000A31F4">
              <w:rPr>
                <w:noProof/>
                <w:webHidden/>
              </w:rPr>
            </w:r>
            <w:r w:rsidR="000A31F4">
              <w:rPr>
                <w:noProof/>
                <w:webHidden/>
              </w:rPr>
              <w:fldChar w:fldCharType="separate"/>
            </w:r>
            <w:r w:rsidR="000A31F4">
              <w:rPr>
                <w:noProof/>
                <w:webHidden/>
              </w:rPr>
              <w:t>43</w:t>
            </w:r>
            <w:r w:rsidR="000A31F4">
              <w:rPr>
                <w:noProof/>
                <w:webHidden/>
              </w:rPr>
              <w:fldChar w:fldCharType="end"/>
            </w:r>
          </w:hyperlink>
        </w:p>
        <w:p w14:paraId="5FFCFA88" w14:textId="4C08FB8B" w:rsidR="000A31F4" w:rsidRDefault="009873F2" w:rsidP="000A31F4">
          <w:pPr>
            <w:pStyle w:val="32"/>
            <w:rPr>
              <w:rFonts w:asciiTheme="minorHAnsi" w:eastAsiaTheme="minorEastAsia" w:hAnsiTheme="minorHAnsi"/>
              <w:noProof/>
              <w:sz w:val="22"/>
              <w:lang w:eastAsia="ru-RU"/>
            </w:rPr>
          </w:pPr>
          <w:hyperlink w:anchor="_Toc73601181" w:history="1">
            <w:r w:rsidR="000A31F4" w:rsidRPr="00E25755">
              <w:rPr>
                <w:rStyle w:val="af"/>
                <w:noProof/>
                <w14:scene3d>
                  <w14:camera w14:prst="orthographicFront"/>
                  <w14:lightRig w14:rig="threePt" w14:dir="t">
                    <w14:rot w14:lat="0" w14:lon="0" w14:rev="0"/>
                  </w14:lightRig>
                </w14:scene3d>
              </w:rPr>
              <w:t>2.4.3.</w:t>
            </w:r>
            <w:r w:rsidR="000A31F4" w:rsidRPr="00E25755">
              <w:rPr>
                <w:rStyle w:val="af"/>
                <w:noProof/>
              </w:rPr>
              <w:t xml:space="preserve"> Требования к составу и параметрам технических средств</w:t>
            </w:r>
            <w:r w:rsidR="000A31F4">
              <w:rPr>
                <w:noProof/>
                <w:webHidden/>
              </w:rPr>
              <w:tab/>
            </w:r>
            <w:r w:rsidR="000A31F4">
              <w:rPr>
                <w:noProof/>
                <w:webHidden/>
              </w:rPr>
              <w:fldChar w:fldCharType="begin"/>
            </w:r>
            <w:r w:rsidR="000A31F4">
              <w:rPr>
                <w:noProof/>
                <w:webHidden/>
              </w:rPr>
              <w:instrText xml:space="preserve"> PAGEREF _Toc73601181 \h </w:instrText>
            </w:r>
            <w:r w:rsidR="000A31F4">
              <w:rPr>
                <w:noProof/>
                <w:webHidden/>
              </w:rPr>
            </w:r>
            <w:r w:rsidR="000A31F4">
              <w:rPr>
                <w:noProof/>
                <w:webHidden/>
              </w:rPr>
              <w:fldChar w:fldCharType="separate"/>
            </w:r>
            <w:r w:rsidR="000A31F4">
              <w:rPr>
                <w:noProof/>
                <w:webHidden/>
              </w:rPr>
              <w:t>44</w:t>
            </w:r>
            <w:r w:rsidR="000A31F4">
              <w:rPr>
                <w:noProof/>
                <w:webHidden/>
              </w:rPr>
              <w:fldChar w:fldCharType="end"/>
            </w:r>
          </w:hyperlink>
        </w:p>
        <w:p w14:paraId="072419C3" w14:textId="5B4BA89D" w:rsidR="000A31F4" w:rsidRDefault="009873F2" w:rsidP="000A31F4">
          <w:pPr>
            <w:pStyle w:val="32"/>
            <w:rPr>
              <w:rFonts w:asciiTheme="minorHAnsi" w:eastAsiaTheme="minorEastAsia" w:hAnsiTheme="minorHAnsi"/>
              <w:noProof/>
              <w:sz w:val="22"/>
              <w:lang w:eastAsia="ru-RU"/>
            </w:rPr>
          </w:pPr>
          <w:hyperlink w:anchor="_Toc73601182" w:history="1">
            <w:r w:rsidR="000A31F4" w:rsidRPr="00E25755">
              <w:rPr>
                <w:rStyle w:val="af"/>
                <w:noProof/>
              </w:rPr>
              <w:t>1.1.1. Требования к информационной и программной совместимости</w:t>
            </w:r>
            <w:r w:rsidR="000A31F4">
              <w:rPr>
                <w:noProof/>
                <w:webHidden/>
              </w:rPr>
              <w:tab/>
            </w:r>
            <w:r w:rsidR="000A31F4">
              <w:rPr>
                <w:noProof/>
                <w:webHidden/>
              </w:rPr>
              <w:fldChar w:fldCharType="begin"/>
            </w:r>
            <w:r w:rsidR="000A31F4">
              <w:rPr>
                <w:noProof/>
                <w:webHidden/>
              </w:rPr>
              <w:instrText xml:space="preserve"> PAGEREF _Toc73601182 \h </w:instrText>
            </w:r>
            <w:r w:rsidR="000A31F4">
              <w:rPr>
                <w:noProof/>
                <w:webHidden/>
              </w:rPr>
            </w:r>
            <w:r w:rsidR="000A31F4">
              <w:rPr>
                <w:noProof/>
                <w:webHidden/>
              </w:rPr>
              <w:fldChar w:fldCharType="separate"/>
            </w:r>
            <w:r w:rsidR="000A31F4">
              <w:rPr>
                <w:noProof/>
                <w:webHidden/>
              </w:rPr>
              <w:t>44</w:t>
            </w:r>
            <w:r w:rsidR="000A31F4">
              <w:rPr>
                <w:noProof/>
                <w:webHidden/>
              </w:rPr>
              <w:fldChar w:fldCharType="end"/>
            </w:r>
          </w:hyperlink>
        </w:p>
        <w:p w14:paraId="0EFD05F7" w14:textId="0E42B2A4" w:rsidR="000A31F4" w:rsidRDefault="009873F2">
          <w:pPr>
            <w:pStyle w:val="21"/>
            <w:rPr>
              <w:rFonts w:asciiTheme="minorHAnsi" w:eastAsiaTheme="minorEastAsia" w:hAnsiTheme="minorHAnsi"/>
              <w:noProof/>
              <w:sz w:val="22"/>
              <w:lang w:eastAsia="ru-RU"/>
            </w:rPr>
          </w:pPr>
          <w:hyperlink w:anchor="_Toc73601183" w:history="1">
            <w:r w:rsidR="000A31F4" w:rsidRPr="00E25755">
              <w:rPr>
                <w:rStyle w:val="af"/>
                <w:noProof/>
              </w:rPr>
              <w:t>2.5. Стадии и этапы разработки</w:t>
            </w:r>
            <w:r w:rsidR="000A31F4">
              <w:rPr>
                <w:noProof/>
                <w:webHidden/>
              </w:rPr>
              <w:tab/>
            </w:r>
            <w:r w:rsidR="000A31F4">
              <w:rPr>
                <w:noProof/>
                <w:webHidden/>
              </w:rPr>
              <w:fldChar w:fldCharType="begin"/>
            </w:r>
            <w:r w:rsidR="000A31F4">
              <w:rPr>
                <w:noProof/>
                <w:webHidden/>
              </w:rPr>
              <w:instrText xml:space="preserve"> PAGEREF _Toc73601183 \h </w:instrText>
            </w:r>
            <w:r w:rsidR="000A31F4">
              <w:rPr>
                <w:noProof/>
                <w:webHidden/>
              </w:rPr>
            </w:r>
            <w:r w:rsidR="000A31F4">
              <w:rPr>
                <w:noProof/>
                <w:webHidden/>
              </w:rPr>
              <w:fldChar w:fldCharType="separate"/>
            </w:r>
            <w:r w:rsidR="000A31F4">
              <w:rPr>
                <w:noProof/>
                <w:webHidden/>
              </w:rPr>
              <w:t>46</w:t>
            </w:r>
            <w:r w:rsidR="000A31F4">
              <w:rPr>
                <w:noProof/>
                <w:webHidden/>
              </w:rPr>
              <w:fldChar w:fldCharType="end"/>
            </w:r>
          </w:hyperlink>
        </w:p>
        <w:p w14:paraId="1BDA8A15" w14:textId="68F5F13B" w:rsidR="000A31F4" w:rsidRDefault="009873F2" w:rsidP="000A31F4">
          <w:pPr>
            <w:pStyle w:val="32"/>
            <w:rPr>
              <w:rFonts w:asciiTheme="minorHAnsi" w:eastAsiaTheme="minorEastAsia" w:hAnsiTheme="minorHAnsi"/>
              <w:noProof/>
              <w:sz w:val="22"/>
              <w:lang w:eastAsia="ru-RU"/>
            </w:rPr>
          </w:pPr>
          <w:hyperlink w:anchor="_Toc73601184" w:history="1">
            <w:r w:rsidR="000A31F4" w:rsidRPr="00E25755">
              <w:rPr>
                <w:rStyle w:val="af"/>
                <w:noProof/>
                <w14:scene3d>
                  <w14:camera w14:prst="orthographicFront"/>
                  <w14:lightRig w14:rig="threePt" w14:dir="t">
                    <w14:rot w14:lat="0" w14:lon="0" w14:rev="0"/>
                  </w14:lightRig>
                </w14:scene3d>
              </w:rPr>
              <w:t>2.5.1.</w:t>
            </w:r>
            <w:r w:rsidR="000A31F4" w:rsidRPr="00E25755">
              <w:rPr>
                <w:rStyle w:val="af"/>
                <w:noProof/>
              </w:rPr>
              <w:t xml:space="preserve"> Стадии разработки</w:t>
            </w:r>
            <w:r w:rsidR="000A31F4">
              <w:rPr>
                <w:noProof/>
                <w:webHidden/>
              </w:rPr>
              <w:tab/>
            </w:r>
            <w:r w:rsidR="000A31F4">
              <w:rPr>
                <w:noProof/>
                <w:webHidden/>
              </w:rPr>
              <w:fldChar w:fldCharType="begin"/>
            </w:r>
            <w:r w:rsidR="000A31F4">
              <w:rPr>
                <w:noProof/>
                <w:webHidden/>
              </w:rPr>
              <w:instrText xml:space="preserve"> PAGEREF _Toc73601184 \h </w:instrText>
            </w:r>
            <w:r w:rsidR="000A31F4">
              <w:rPr>
                <w:noProof/>
                <w:webHidden/>
              </w:rPr>
            </w:r>
            <w:r w:rsidR="000A31F4">
              <w:rPr>
                <w:noProof/>
                <w:webHidden/>
              </w:rPr>
              <w:fldChar w:fldCharType="separate"/>
            </w:r>
            <w:r w:rsidR="000A31F4">
              <w:rPr>
                <w:noProof/>
                <w:webHidden/>
              </w:rPr>
              <w:t>46</w:t>
            </w:r>
            <w:r w:rsidR="000A31F4">
              <w:rPr>
                <w:noProof/>
                <w:webHidden/>
              </w:rPr>
              <w:fldChar w:fldCharType="end"/>
            </w:r>
          </w:hyperlink>
        </w:p>
        <w:p w14:paraId="29F007B2" w14:textId="19F2610A" w:rsidR="000A31F4" w:rsidRDefault="009873F2" w:rsidP="000A31F4">
          <w:pPr>
            <w:pStyle w:val="32"/>
            <w:rPr>
              <w:rFonts w:asciiTheme="minorHAnsi" w:eastAsiaTheme="minorEastAsia" w:hAnsiTheme="minorHAnsi"/>
              <w:noProof/>
              <w:sz w:val="22"/>
              <w:lang w:eastAsia="ru-RU"/>
            </w:rPr>
          </w:pPr>
          <w:hyperlink w:anchor="_Toc73601185" w:history="1">
            <w:r w:rsidR="000A31F4" w:rsidRPr="00E25755">
              <w:rPr>
                <w:rStyle w:val="af"/>
                <w:noProof/>
                <w14:scene3d>
                  <w14:camera w14:prst="orthographicFront"/>
                  <w14:lightRig w14:rig="threePt" w14:dir="t">
                    <w14:rot w14:lat="0" w14:lon="0" w14:rev="0"/>
                  </w14:lightRig>
                </w14:scene3d>
              </w:rPr>
              <w:t>2.5.2.</w:t>
            </w:r>
            <w:r w:rsidR="000A31F4" w:rsidRPr="00E25755">
              <w:rPr>
                <w:rStyle w:val="af"/>
                <w:noProof/>
              </w:rPr>
              <w:t xml:space="preserve"> Этапы разработки</w:t>
            </w:r>
            <w:r w:rsidR="000A31F4">
              <w:rPr>
                <w:noProof/>
                <w:webHidden/>
              </w:rPr>
              <w:tab/>
            </w:r>
            <w:r w:rsidR="000A31F4">
              <w:rPr>
                <w:noProof/>
                <w:webHidden/>
              </w:rPr>
              <w:fldChar w:fldCharType="begin"/>
            </w:r>
            <w:r w:rsidR="000A31F4">
              <w:rPr>
                <w:noProof/>
                <w:webHidden/>
              </w:rPr>
              <w:instrText xml:space="preserve"> PAGEREF _Toc73601185 \h </w:instrText>
            </w:r>
            <w:r w:rsidR="000A31F4">
              <w:rPr>
                <w:noProof/>
                <w:webHidden/>
              </w:rPr>
            </w:r>
            <w:r w:rsidR="000A31F4">
              <w:rPr>
                <w:noProof/>
                <w:webHidden/>
              </w:rPr>
              <w:fldChar w:fldCharType="separate"/>
            </w:r>
            <w:r w:rsidR="000A31F4">
              <w:rPr>
                <w:noProof/>
                <w:webHidden/>
              </w:rPr>
              <w:t>46</w:t>
            </w:r>
            <w:r w:rsidR="000A31F4">
              <w:rPr>
                <w:noProof/>
                <w:webHidden/>
              </w:rPr>
              <w:fldChar w:fldCharType="end"/>
            </w:r>
          </w:hyperlink>
        </w:p>
        <w:p w14:paraId="7863F6C0" w14:textId="07C2AAC8" w:rsidR="000A31F4" w:rsidRDefault="009873F2" w:rsidP="000A31F4">
          <w:pPr>
            <w:pStyle w:val="32"/>
            <w:rPr>
              <w:rFonts w:asciiTheme="minorHAnsi" w:eastAsiaTheme="minorEastAsia" w:hAnsiTheme="minorHAnsi"/>
              <w:noProof/>
              <w:sz w:val="22"/>
              <w:lang w:eastAsia="ru-RU"/>
            </w:rPr>
          </w:pPr>
          <w:hyperlink w:anchor="_Toc73601186" w:history="1">
            <w:r w:rsidR="000A31F4" w:rsidRPr="00E25755">
              <w:rPr>
                <w:rStyle w:val="af"/>
                <w:noProof/>
                <w14:scene3d>
                  <w14:camera w14:prst="orthographicFront"/>
                  <w14:lightRig w14:rig="threePt" w14:dir="t">
                    <w14:rot w14:lat="0" w14:lon="0" w14:rev="0"/>
                  </w14:lightRig>
                </w14:scene3d>
              </w:rPr>
              <w:t>2.5.3.</w:t>
            </w:r>
            <w:r w:rsidR="000A31F4" w:rsidRPr="00E25755">
              <w:rPr>
                <w:rStyle w:val="af"/>
                <w:noProof/>
              </w:rPr>
              <w:t xml:space="preserve"> Содержание работ по этапам</w:t>
            </w:r>
            <w:r w:rsidR="000A31F4">
              <w:rPr>
                <w:noProof/>
                <w:webHidden/>
              </w:rPr>
              <w:tab/>
            </w:r>
            <w:r w:rsidR="000A31F4">
              <w:rPr>
                <w:noProof/>
                <w:webHidden/>
              </w:rPr>
              <w:fldChar w:fldCharType="begin"/>
            </w:r>
            <w:r w:rsidR="000A31F4">
              <w:rPr>
                <w:noProof/>
                <w:webHidden/>
              </w:rPr>
              <w:instrText xml:space="preserve"> PAGEREF _Toc73601186 \h </w:instrText>
            </w:r>
            <w:r w:rsidR="000A31F4">
              <w:rPr>
                <w:noProof/>
                <w:webHidden/>
              </w:rPr>
            </w:r>
            <w:r w:rsidR="000A31F4">
              <w:rPr>
                <w:noProof/>
                <w:webHidden/>
              </w:rPr>
              <w:fldChar w:fldCharType="separate"/>
            </w:r>
            <w:r w:rsidR="000A31F4">
              <w:rPr>
                <w:noProof/>
                <w:webHidden/>
              </w:rPr>
              <w:t>46</w:t>
            </w:r>
            <w:r w:rsidR="000A31F4">
              <w:rPr>
                <w:noProof/>
                <w:webHidden/>
              </w:rPr>
              <w:fldChar w:fldCharType="end"/>
            </w:r>
          </w:hyperlink>
        </w:p>
        <w:p w14:paraId="2DFE21B5" w14:textId="2478D7D5" w:rsidR="000A31F4" w:rsidRDefault="009873F2">
          <w:pPr>
            <w:pStyle w:val="21"/>
            <w:rPr>
              <w:rFonts w:asciiTheme="minorHAnsi" w:eastAsiaTheme="minorEastAsia" w:hAnsiTheme="minorHAnsi"/>
              <w:noProof/>
              <w:sz w:val="22"/>
              <w:lang w:eastAsia="ru-RU"/>
            </w:rPr>
          </w:pPr>
          <w:hyperlink w:anchor="_Toc73601187" w:history="1">
            <w:r w:rsidR="000A31F4" w:rsidRPr="00E25755">
              <w:rPr>
                <w:rStyle w:val="af"/>
                <w:noProof/>
              </w:rPr>
              <w:t>3.1. Организационная структура проекта</w:t>
            </w:r>
            <w:r w:rsidR="000A31F4">
              <w:rPr>
                <w:noProof/>
                <w:webHidden/>
              </w:rPr>
              <w:tab/>
            </w:r>
            <w:r w:rsidR="000A31F4">
              <w:rPr>
                <w:noProof/>
                <w:webHidden/>
              </w:rPr>
              <w:fldChar w:fldCharType="begin"/>
            </w:r>
            <w:r w:rsidR="000A31F4">
              <w:rPr>
                <w:noProof/>
                <w:webHidden/>
              </w:rPr>
              <w:instrText xml:space="preserve"> PAGEREF _Toc73601187 \h </w:instrText>
            </w:r>
            <w:r w:rsidR="000A31F4">
              <w:rPr>
                <w:noProof/>
                <w:webHidden/>
              </w:rPr>
            </w:r>
            <w:r w:rsidR="000A31F4">
              <w:rPr>
                <w:noProof/>
                <w:webHidden/>
              </w:rPr>
              <w:fldChar w:fldCharType="separate"/>
            </w:r>
            <w:r w:rsidR="000A31F4">
              <w:rPr>
                <w:noProof/>
                <w:webHidden/>
              </w:rPr>
              <w:t>48</w:t>
            </w:r>
            <w:r w:rsidR="000A31F4">
              <w:rPr>
                <w:noProof/>
                <w:webHidden/>
              </w:rPr>
              <w:fldChar w:fldCharType="end"/>
            </w:r>
          </w:hyperlink>
        </w:p>
        <w:p w14:paraId="095FDD45" w14:textId="3EA3287A" w:rsidR="000A31F4" w:rsidRDefault="009873F2">
          <w:pPr>
            <w:pStyle w:val="21"/>
            <w:rPr>
              <w:rFonts w:asciiTheme="minorHAnsi" w:eastAsiaTheme="minorEastAsia" w:hAnsiTheme="minorHAnsi"/>
              <w:noProof/>
              <w:sz w:val="22"/>
              <w:lang w:eastAsia="ru-RU"/>
            </w:rPr>
          </w:pPr>
          <w:hyperlink w:anchor="_Toc73601188" w:history="1">
            <w:r w:rsidR="000A31F4" w:rsidRPr="00E25755">
              <w:rPr>
                <w:rStyle w:val="af"/>
                <w:noProof/>
              </w:rPr>
              <w:t>3.2. Календарный план проекта</w:t>
            </w:r>
            <w:r w:rsidR="000A31F4">
              <w:rPr>
                <w:noProof/>
                <w:webHidden/>
              </w:rPr>
              <w:tab/>
            </w:r>
            <w:r w:rsidR="000A31F4">
              <w:rPr>
                <w:noProof/>
                <w:webHidden/>
              </w:rPr>
              <w:fldChar w:fldCharType="begin"/>
            </w:r>
            <w:r w:rsidR="000A31F4">
              <w:rPr>
                <w:noProof/>
                <w:webHidden/>
              </w:rPr>
              <w:instrText xml:space="preserve"> PAGEREF _Toc73601188 \h </w:instrText>
            </w:r>
            <w:r w:rsidR="000A31F4">
              <w:rPr>
                <w:noProof/>
                <w:webHidden/>
              </w:rPr>
            </w:r>
            <w:r w:rsidR="000A31F4">
              <w:rPr>
                <w:noProof/>
                <w:webHidden/>
              </w:rPr>
              <w:fldChar w:fldCharType="separate"/>
            </w:r>
            <w:r w:rsidR="000A31F4">
              <w:rPr>
                <w:noProof/>
                <w:webHidden/>
              </w:rPr>
              <w:t>48</w:t>
            </w:r>
            <w:r w:rsidR="000A31F4">
              <w:rPr>
                <w:noProof/>
                <w:webHidden/>
              </w:rPr>
              <w:fldChar w:fldCharType="end"/>
            </w:r>
          </w:hyperlink>
        </w:p>
        <w:p w14:paraId="3DB8629A" w14:textId="50863BC8" w:rsidR="000A31F4" w:rsidRDefault="009873F2">
          <w:pPr>
            <w:pStyle w:val="21"/>
            <w:rPr>
              <w:rFonts w:asciiTheme="minorHAnsi" w:eastAsiaTheme="minorEastAsia" w:hAnsiTheme="minorHAnsi"/>
              <w:noProof/>
              <w:sz w:val="22"/>
              <w:lang w:eastAsia="ru-RU"/>
            </w:rPr>
          </w:pPr>
          <w:hyperlink w:anchor="_Toc73601189" w:history="1">
            <w:r w:rsidR="000A31F4" w:rsidRPr="00E25755">
              <w:rPr>
                <w:rStyle w:val="af"/>
                <w:noProof/>
              </w:rPr>
              <w:t>3.3. Расчёт затрат на разработку продукта</w:t>
            </w:r>
            <w:r w:rsidR="000A31F4">
              <w:rPr>
                <w:noProof/>
                <w:webHidden/>
              </w:rPr>
              <w:tab/>
            </w:r>
            <w:r w:rsidR="000A31F4">
              <w:rPr>
                <w:noProof/>
                <w:webHidden/>
              </w:rPr>
              <w:fldChar w:fldCharType="begin"/>
            </w:r>
            <w:r w:rsidR="000A31F4">
              <w:rPr>
                <w:noProof/>
                <w:webHidden/>
              </w:rPr>
              <w:instrText xml:space="preserve"> PAGEREF _Toc73601189 \h </w:instrText>
            </w:r>
            <w:r w:rsidR="000A31F4">
              <w:rPr>
                <w:noProof/>
                <w:webHidden/>
              </w:rPr>
            </w:r>
            <w:r w:rsidR="000A31F4">
              <w:rPr>
                <w:noProof/>
                <w:webHidden/>
              </w:rPr>
              <w:fldChar w:fldCharType="separate"/>
            </w:r>
            <w:r w:rsidR="000A31F4">
              <w:rPr>
                <w:noProof/>
                <w:webHidden/>
              </w:rPr>
              <w:t>56</w:t>
            </w:r>
            <w:r w:rsidR="000A31F4">
              <w:rPr>
                <w:noProof/>
                <w:webHidden/>
              </w:rPr>
              <w:fldChar w:fldCharType="end"/>
            </w:r>
          </w:hyperlink>
        </w:p>
        <w:p w14:paraId="65AB932C" w14:textId="31B3D06D" w:rsidR="000A31F4" w:rsidRDefault="009873F2" w:rsidP="000A31F4">
          <w:pPr>
            <w:pStyle w:val="32"/>
            <w:rPr>
              <w:rFonts w:asciiTheme="minorHAnsi" w:eastAsiaTheme="minorEastAsia" w:hAnsiTheme="minorHAnsi"/>
              <w:noProof/>
              <w:sz w:val="22"/>
              <w:lang w:eastAsia="ru-RU"/>
            </w:rPr>
          </w:pPr>
          <w:hyperlink w:anchor="_Toc73601190" w:history="1">
            <w:r w:rsidR="000A31F4" w:rsidRPr="00E25755">
              <w:rPr>
                <w:rStyle w:val="af"/>
                <w:noProof/>
                <w14:scene3d>
                  <w14:camera w14:prst="orthographicFront"/>
                  <w14:lightRig w14:rig="threePt" w14:dir="t">
                    <w14:rot w14:lat="0" w14:lon="0" w14:rev="0"/>
                  </w14:lightRig>
                </w14:scene3d>
              </w:rPr>
              <w:t>3.3.1.</w:t>
            </w:r>
            <w:r w:rsidR="000A31F4" w:rsidRPr="00E25755">
              <w:rPr>
                <w:rStyle w:val="af"/>
                <w:noProof/>
              </w:rPr>
              <w:t xml:space="preserve"> Расчёт заработной платы исполнителей работ по созданию программного продукта</w:t>
            </w:r>
            <w:r w:rsidR="000A31F4">
              <w:rPr>
                <w:noProof/>
                <w:webHidden/>
              </w:rPr>
              <w:tab/>
            </w:r>
            <w:r w:rsidR="000A31F4">
              <w:rPr>
                <w:noProof/>
                <w:webHidden/>
              </w:rPr>
              <w:fldChar w:fldCharType="begin"/>
            </w:r>
            <w:r w:rsidR="000A31F4">
              <w:rPr>
                <w:noProof/>
                <w:webHidden/>
              </w:rPr>
              <w:instrText xml:space="preserve"> PAGEREF _Toc73601190 \h </w:instrText>
            </w:r>
            <w:r w:rsidR="000A31F4">
              <w:rPr>
                <w:noProof/>
                <w:webHidden/>
              </w:rPr>
            </w:r>
            <w:r w:rsidR="000A31F4">
              <w:rPr>
                <w:noProof/>
                <w:webHidden/>
              </w:rPr>
              <w:fldChar w:fldCharType="separate"/>
            </w:r>
            <w:r w:rsidR="000A31F4">
              <w:rPr>
                <w:noProof/>
                <w:webHidden/>
              </w:rPr>
              <w:t>57</w:t>
            </w:r>
            <w:r w:rsidR="000A31F4">
              <w:rPr>
                <w:noProof/>
                <w:webHidden/>
              </w:rPr>
              <w:fldChar w:fldCharType="end"/>
            </w:r>
          </w:hyperlink>
        </w:p>
        <w:p w14:paraId="0239E80A" w14:textId="2F076BD2" w:rsidR="000A31F4" w:rsidRDefault="009873F2" w:rsidP="000A31F4">
          <w:pPr>
            <w:pStyle w:val="32"/>
            <w:rPr>
              <w:rFonts w:asciiTheme="minorHAnsi" w:eastAsiaTheme="minorEastAsia" w:hAnsiTheme="minorHAnsi"/>
              <w:noProof/>
              <w:sz w:val="22"/>
              <w:lang w:eastAsia="ru-RU"/>
            </w:rPr>
          </w:pPr>
          <w:hyperlink w:anchor="_Toc73601191" w:history="1">
            <w:r w:rsidR="000A31F4" w:rsidRPr="00E25755">
              <w:rPr>
                <w:rStyle w:val="af"/>
                <w:noProof/>
                <w14:scene3d>
                  <w14:camera w14:prst="orthographicFront"/>
                  <w14:lightRig w14:rig="threePt" w14:dir="t">
                    <w14:rot w14:lat="0" w14:lon="0" w14:rev="0"/>
                  </w14:lightRig>
                </w14:scene3d>
              </w:rPr>
              <w:t>3.3.2.</w:t>
            </w:r>
            <w:r w:rsidR="000A31F4" w:rsidRPr="00E25755">
              <w:rPr>
                <w:rStyle w:val="af"/>
                <w:noProof/>
              </w:rPr>
              <w:t xml:space="preserve"> Расчёт отчислений на социальные нужды (страховые взносы)</w:t>
            </w:r>
            <w:r w:rsidR="000A31F4">
              <w:rPr>
                <w:noProof/>
                <w:webHidden/>
              </w:rPr>
              <w:tab/>
            </w:r>
            <w:r w:rsidR="000A31F4">
              <w:rPr>
                <w:noProof/>
                <w:webHidden/>
              </w:rPr>
              <w:fldChar w:fldCharType="begin"/>
            </w:r>
            <w:r w:rsidR="000A31F4">
              <w:rPr>
                <w:noProof/>
                <w:webHidden/>
              </w:rPr>
              <w:instrText xml:space="preserve"> PAGEREF _Toc73601191 \h </w:instrText>
            </w:r>
            <w:r w:rsidR="000A31F4">
              <w:rPr>
                <w:noProof/>
                <w:webHidden/>
              </w:rPr>
            </w:r>
            <w:r w:rsidR="000A31F4">
              <w:rPr>
                <w:noProof/>
                <w:webHidden/>
              </w:rPr>
              <w:fldChar w:fldCharType="separate"/>
            </w:r>
            <w:r w:rsidR="000A31F4">
              <w:rPr>
                <w:noProof/>
                <w:webHidden/>
              </w:rPr>
              <w:t>58</w:t>
            </w:r>
            <w:r w:rsidR="000A31F4">
              <w:rPr>
                <w:noProof/>
                <w:webHidden/>
              </w:rPr>
              <w:fldChar w:fldCharType="end"/>
            </w:r>
          </w:hyperlink>
        </w:p>
        <w:p w14:paraId="02876E13" w14:textId="57B00626" w:rsidR="000A31F4" w:rsidRDefault="009873F2" w:rsidP="000A31F4">
          <w:pPr>
            <w:pStyle w:val="32"/>
            <w:rPr>
              <w:rFonts w:asciiTheme="minorHAnsi" w:eastAsiaTheme="minorEastAsia" w:hAnsiTheme="minorHAnsi"/>
              <w:noProof/>
              <w:sz w:val="22"/>
              <w:lang w:eastAsia="ru-RU"/>
            </w:rPr>
          </w:pPr>
          <w:hyperlink w:anchor="_Toc73601192" w:history="1">
            <w:r w:rsidR="000A31F4" w:rsidRPr="00E25755">
              <w:rPr>
                <w:rStyle w:val="af"/>
                <w:noProof/>
                <w14:scene3d>
                  <w14:camera w14:prst="orthographicFront"/>
                  <w14:lightRig w14:rig="threePt" w14:dir="t">
                    <w14:rot w14:lat="0" w14:lon="0" w14:rev="0"/>
                  </w14:lightRig>
                </w14:scene3d>
              </w:rPr>
              <w:t>3.3.3.</w:t>
            </w:r>
            <w:r w:rsidR="000A31F4" w:rsidRPr="00E25755">
              <w:rPr>
                <w:rStyle w:val="af"/>
                <w:noProof/>
              </w:rPr>
              <w:t xml:space="preserve"> Арендные платежи за производственные помещения</w:t>
            </w:r>
            <w:r w:rsidR="000A31F4">
              <w:rPr>
                <w:noProof/>
                <w:webHidden/>
              </w:rPr>
              <w:tab/>
            </w:r>
            <w:r w:rsidR="000A31F4">
              <w:rPr>
                <w:noProof/>
                <w:webHidden/>
              </w:rPr>
              <w:fldChar w:fldCharType="begin"/>
            </w:r>
            <w:r w:rsidR="000A31F4">
              <w:rPr>
                <w:noProof/>
                <w:webHidden/>
              </w:rPr>
              <w:instrText xml:space="preserve"> PAGEREF _Toc73601192 \h </w:instrText>
            </w:r>
            <w:r w:rsidR="000A31F4">
              <w:rPr>
                <w:noProof/>
                <w:webHidden/>
              </w:rPr>
            </w:r>
            <w:r w:rsidR="000A31F4">
              <w:rPr>
                <w:noProof/>
                <w:webHidden/>
              </w:rPr>
              <w:fldChar w:fldCharType="separate"/>
            </w:r>
            <w:r w:rsidR="000A31F4">
              <w:rPr>
                <w:noProof/>
                <w:webHidden/>
              </w:rPr>
              <w:t>58</w:t>
            </w:r>
            <w:r w:rsidR="000A31F4">
              <w:rPr>
                <w:noProof/>
                <w:webHidden/>
              </w:rPr>
              <w:fldChar w:fldCharType="end"/>
            </w:r>
          </w:hyperlink>
        </w:p>
        <w:p w14:paraId="2096895A" w14:textId="2F04EDB2" w:rsidR="000A31F4" w:rsidRDefault="009873F2" w:rsidP="000A31F4">
          <w:pPr>
            <w:pStyle w:val="32"/>
            <w:rPr>
              <w:rFonts w:asciiTheme="minorHAnsi" w:eastAsiaTheme="minorEastAsia" w:hAnsiTheme="minorHAnsi"/>
              <w:noProof/>
              <w:sz w:val="22"/>
              <w:lang w:eastAsia="ru-RU"/>
            </w:rPr>
          </w:pPr>
          <w:hyperlink w:anchor="_Toc73601193" w:history="1">
            <w:r w:rsidR="000A31F4" w:rsidRPr="00E25755">
              <w:rPr>
                <w:rStyle w:val="af"/>
                <w:noProof/>
                <w14:scene3d>
                  <w14:camera w14:prst="orthographicFront"/>
                  <w14:lightRig w14:rig="threePt" w14:dir="t">
                    <w14:rot w14:lat="0" w14:lon="0" w14:rev="0"/>
                  </w14:lightRig>
                </w14:scene3d>
              </w:rPr>
              <w:t>3.3.4.</w:t>
            </w:r>
            <w:r w:rsidR="000A31F4" w:rsidRPr="00E25755">
              <w:rPr>
                <w:rStyle w:val="af"/>
                <w:noProof/>
              </w:rPr>
              <w:t xml:space="preserve"> Амортизация используемых основных средств и нематериальных активов</w:t>
            </w:r>
            <w:r w:rsidR="000A31F4">
              <w:rPr>
                <w:noProof/>
                <w:webHidden/>
              </w:rPr>
              <w:tab/>
            </w:r>
            <w:r w:rsidR="000A31F4">
              <w:rPr>
                <w:noProof/>
                <w:webHidden/>
              </w:rPr>
              <w:fldChar w:fldCharType="begin"/>
            </w:r>
            <w:r w:rsidR="000A31F4">
              <w:rPr>
                <w:noProof/>
                <w:webHidden/>
              </w:rPr>
              <w:instrText xml:space="preserve"> PAGEREF _Toc73601193 \h </w:instrText>
            </w:r>
            <w:r w:rsidR="000A31F4">
              <w:rPr>
                <w:noProof/>
                <w:webHidden/>
              </w:rPr>
            </w:r>
            <w:r w:rsidR="000A31F4">
              <w:rPr>
                <w:noProof/>
                <w:webHidden/>
              </w:rPr>
              <w:fldChar w:fldCharType="separate"/>
            </w:r>
            <w:r w:rsidR="000A31F4">
              <w:rPr>
                <w:noProof/>
                <w:webHidden/>
              </w:rPr>
              <w:t>59</w:t>
            </w:r>
            <w:r w:rsidR="000A31F4">
              <w:rPr>
                <w:noProof/>
                <w:webHidden/>
              </w:rPr>
              <w:fldChar w:fldCharType="end"/>
            </w:r>
          </w:hyperlink>
        </w:p>
        <w:p w14:paraId="4A1FFFE1" w14:textId="69BAF79D" w:rsidR="000A31F4" w:rsidRDefault="009873F2" w:rsidP="000A31F4">
          <w:pPr>
            <w:pStyle w:val="32"/>
            <w:rPr>
              <w:rFonts w:asciiTheme="minorHAnsi" w:eastAsiaTheme="minorEastAsia" w:hAnsiTheme="minorHAnsi"/>
              <w:noProof/>
              <w:sz w:val="22"/>
              <w:lang w:eastAsia="ru-RU"/>
            </w:rPr>
          </w:pPr>
          <w:hyperlink w:anchor="_Toc73601194" w:history="1">
            <w:r w:rsidR="000A31F4" w:rsidRPr="00E25755">
              <w:rPr>
                <w:rStyle w:val="af"/>
                <w:noProof/>
                <w14:scene3d>
                  <w14:camera w14:prst="orthographicFront"/>
                  <w14:lightRig w14:rig="threePt" w14:dir="t">
                    <w14:rot w14:lat="0" w14:lon="0" w14:rev="0"/>
                  </w14:lightRig>
                </w14:scene3d>
              </w:rPr>
              <w:t>3.3.5.</w:t>
            </w:r>
            <w:r w:rsidR="000A31F4" w:rsidRPr="00E25755">
              <w:rPr>
                <w:rStyle w:val="af"/>
                <w:noProof/>
              </w:rPr>
              <w:t xml:space="preserve"> Расходы на модернизацию и приобретение основных средств</w:t>
            </w:r>
            <w:r w:rsidR="000A31F4">
              <w:rPr>
                <w:noProof/>
                <w:webHidden/>
              </w:rPr>
              <w:tab/>
            </w:r>
            <w:r w:rsidR="000A31F4">
              <w:rPr>
                <w:noProof/>
                <w:webHidden/>
              </w:rPr>
              <w:fldChar w:fldCharType="begin"/>
            </w:r>
            <w:r w:rsidR="000A31F4">
              <w:rPr>
                <w:noProof/>
                <w:webHidden/>
              </w:rPr>
              <w:instrText xml:space="preserve"> PAGEREF _Toc73601194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48A84A28" w14:textId="13A36329" w:rsidR="000A31F4" w:rsidRDefault="009873F2" w:rsidP="000A31F4">
          <w:pPr>
            <w:pStyle w:val="32"/>
            <w:rPr>
              <w:rFonts w:asciiTheme="minorHAnsi" w:eastAsiaTheme="minorEastAsia" w:hAnsiTheme="minorHAnsi"/>
              <w:noProof/>
              <w:sz w:val="22"/>
              <w:lang w:eastAsia="ru-RU"/>
            </w:rPr>
          </w:pPr>
          <w:hyperlink w:anchor="_Toc73601195" w:history="1">
            <w:r w:rsidR="000A31F4" w:rsidRPr="00E25755">
              <w:rPr>
                <w:rStyle w:val="af"/>
                <w:noProof/>
                <w14:scene3d>
                  <w14:camera w14:prst="orthographicFront"/>
                  <w14:lightRig w14:rig="threePt" w14:dir="t">
                    <w14:rot w14:lat="0" w14:lon="0" w14:rev="0"/>
                  </w14:lightRig>
                </w14:scene3d>
              </w:rPr>
              <w:t>3.3.6.</w:t>
            </w:r>
            <w:r w:rsidR="000A31F4" w:rsidRPr="00E25755">
              <w:rPr>
                <w:rStyle w:val="af"/>
                <w:noProof/>
              </w:rPr>
              <w:t xml:space="preserve"> Расходы на приобретение необходимого ПО</w:t>
            </w:r>
            <w:r w:rsidR="000A31F4">
              <w:rPr>
                <w:noProof/>
                <w:webHidden/>
              </w:rPr>
              <w:tab/>
            </w:r>
            <w:r w:rsidR="000A31F4">
              <w:rPr>
                <w:noProof/>
                <w:webHidden/>
              </w:rPr>
              <w:fldChar w:fldCharType="begin"/>
            </w:r>
            <w:r w:rsidR="000A31F4">
              <w:rPr>
                <w:noProof/>
                <w:webHidden/>
              </w:rPr>
              <w:instrText xml:space="preserve"> PAGEREF _Toc73601195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7B31BE30" w14:textId="36F62DE6" w:rsidR="000A31F4" w:rsidRDefault="009873F2" w:rsidP="000A31F4">
          <w:pPr>
            <w:pStyle w:val="32"/>
            <w:rPr>
              <w:rFonts w:asciiTheme="minorHAnsi" w:eastAsiaTheme="minorEastAsia" w:hAnsiTheme="minorHAnsi"/>
              <w:noProof/>
              <w:sz w:val="22"/>
              <w:lang w:eastAsia="ru-RU"/>
            </w:rPr>
          </w:pPr>
          <w:hyperlink w:anchor="_Toc73601196" w:history="1">
            <w:r w:rsidR="000A31F4" w:rsidRPr="00E25755">
              <w:rPr>
                <w:rStyle w:val="af"/>
                <w:noProof/>
                <w14:scene3d>
                  <w14:camera w14:prst="orthographicFront"/>
                  <w14:lightRig w14:rig="threePt" w14:dir="t">
                    <w14:rot w14:lat="0" w14:lon="0" w14:rev="0"/>
                  </w14:lightRig>
                </w14:scene3d>
              </w:rPr>
              <w:t>3.3.7.</w:t>
            </w:r>
            <w:r w:rsidR="000A31F4" w:rsidRPr="00E25755">
              <w:rPr>
                <w:rStyle w:val="af"/>
                <w:noProof/>
              </w:rPr>
              <w:t xml:space="preserve"> Расходы на интернет и связь</w:t>
            </w:r>
            <w:r w:rsidR="000A31F4">
              <w:rPr>
                <w:noProof/>
                <w:webHidden/>
              </w:rPr>
              <w:tab/>
            </w:r>
            <w:r w:rsidR="000A31F4">
              <w:rPr>
                <w:noProof/>
                <w:webHidden/>
              </w:rPr>
              <w:fldChar w:fldCharType="begin"/>
            </w:r>
            <w:r w:rsidR="000A31F4">
              <w:rPr>
                <w:noProof/>
                <w:webHidden/>
              </w:rPr>
              <w:instrText xml:space="preserve"> PAGEREF _Toc73601196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3E5A3997" w14:textId="6CBD2B20" w:rsidR="000A31F4" w:rsidRDefault="009873F2" w:rsidP="000A31F4">
          <w:pPr>
            <w:pStyle w:val="32"/>
            <w:rPr>
              <w:rFonts w:asciiTheme="minorHAnsi" w:eastAsiaTheme="minorEastAsia" w:hAnsiTheme="minorHAnsi"/>
              <w:noProof/>
              <w:sz w:val="22"/>
              <w:lang w:eastAsia="ru-RU"/>
            </w:rPr>
          </w:pPr>
          <w:hyperlink w:anchor="_Toc73601197" w:history="1">
            <w:r w:rsidR="000A31F4" w:rsidRPr="00E25755">
              <w:rPr>
                <w:rStyle w:val="af"/>
                <w:noProof/>
                <w14:scene3d>
                  <w14:camera w14:prst="orthographicFront"/>
                  <w14:lightRig w14:rig="threePt" w14:dir="t">
                    <w14:rot w14:lat="0" w14:lon="0" w14:rev="0"/>
                  </w14:lightRig>
                </w14:scene3d>
              </w:rPr>
              <w:t>3.3.8.</w:t>
            </w:r>
            <w:r w:rsidR="000A31F4" w:rsidRPr="00E25755">
              <w:rPr>
                <w:rStyle w:val="af"/>
                <w:noProof/>
              </w:rPr>
              <w:t xml:space="preserve"> Расходы на канцелярские товары и расходные материалы</w:t>
            </w:r>
            <w:r w:rsidR="000A31F4">
              <w:rPr>
                <w:noProof/>
                <w:webHidden/>
              </w:rPr>
              <w:tab/>
            </w:r>
            <w:r w:rsidR="000A31F4">
              <w:rPr>
                <w:noProof/>
                <w:webHidden/>
              </w:rPr>
              <w:fldChar w:fldCharType="begin"/>
            </w:r>
            <w:r w:rsidR="000A31F4">
              <w:rPr>
                <w:noProof/>
                <w:webHidden/>
              </w:rPr>
              <w:instrText xml:space="preserve"> PAGEREF _Toc73601197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26601CF7" w14:textId="4762DF31" w:rsidR="000A31F4" w:rsidRDefault="009873F2" w:rsidP="000A31F4">
          <w:pPr>
            <w:pStyle w:val="32"/>
            <w:rPr>
              <w:rFonts w:asciiTheme="minorHAnsi" w:eastAsiaTheme="minorEastAsia" w:hAnsiTheme="minorHAnsi"/>
              <w:noProof/>
              <w:sz w:val="22"/>
              <w:lang w:eastAsia="ru-RU"/>
            </w:rPr>
          </w:pPr>
          <w:hyperlink w:anchor="_Toc73601198" w:history="1">
            <w:r w:rsidR="000A31F4" w:rsidRPr="00E25755">
              <w:rPr>
                <w:rStyle w:val="af"/>
                <w:noProof/>
                <w14:scene3d>
                  <w14:camera w14:prst="orthographicFront"/>
                  <w14:lightRig w14:rig="threePt" w14:dir="t">
                    <w14:rot w14:lat="0" w14:lon="0" w14:rev="0"/>
                  </w14:lightRig>
                </w14:scene3d>
              </w:rPr>
              <w:t>3.3.9.</w:t>
            </w:r>
            <w:r w:rsidR="000A31F4" w:rsidRPr="00E25755">
              <w:rPr>
                <w:rStyle w:val="af"/>
                <w:noProof/>
              </w:rPr>
              <w:t xml:space="preserve"> Прочие расходы</w:t>
            </w:r>
            <w:r w:rsidR="000A31F4">
              <w:rPr>
                <w:noProof/>
                <w:webHidden/>
              </w:rPr>
              <w:tab/>
            </w:r>
            <w:r w:rsidR="000A31F4">
              <w:rPr>
                <w:noProof/>
                <w:webHidden/>
              </w:rPr>
              <w:fldChar w:fldCharType="begin"/>
            </w:r>
            <w:r w:rsidR="000A31F4">
              <w:rPr>
                <w:noProof/>
                <w:webHidden/>
              </w:rPr>
              <w:instrText xml:space="preserve"> PAGEREF _Toc73601198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5043F1AB" w14:textId="45A03D1B" w:rsidR="000A31F4" w:rsidRDefault="009873F2" w:rsidP="000A31F4">
          <w:pPr>
            <w:pStyle w:val="32"/>
            <w:rPr>
              <w:rFonts w:asciiTheme="minorHAnsi" w:eastAsiaTheme="minorEastAsia" w:hAnsiTheme="minorHAnsi"/>
              <w:noProof/>
              <w:sz w:val="22"/>
              <w:lang w:eastAsia="ru-RU"/>
            </w:rPr>
          </w:pPr>
          <w:hyperlink w:anchor="_Toc73601199" w:history="1">
            <w:r w:rsidR="000A31F4" w:rsidRPr="00E25755">
              <w:rPr>
                <w:rStyle w:val="af"/>
                <w:noProof/>
                <w14:scene3d>
                  <w14:camera w14:prst="orthographicFront"/>
                  <w14:lightRig w14:rig="threePt" w14:dir="t">
                    <w14:rot w14:lat="0" w14:lon="0" w14:rev="0"/>
                  </w14:lightRig>
                </w14:scene3d>
              </w:rPr>
              <w:t>3.3.10.</w:t>
            </w:r>
            <w:r w:rsidR="000A31F4" w:rsidRPr="00E25755">
              <w:rPr>
                <w:rStyle w:val="af"/>
                <w:noProof/>
              </w:rPr>
              <w:t xml:space="preserve"> Расчёт себестоимости программного продукта</w:t>
            </w:r>
            <w:r w:rsidR="000A31F4">
              <w:rPr>
                <w:noProof/>
                <w:webHidden/>
              </w:rPr>
              <w:tab/>
            </w:r>
            <w:r w:rsidR="000A31F4">
              <w:rPr>
                <w:noProof/>
                <w:webHidden/>
              </w:rPr>
              <w:fldChar w:fldCharType="begin"/>
            </w:r>
            <w:r w:rsidR="000A31F4">
              <w:rPr>
                <w:noProof/>
                <w:webHidden/>
              </w:rPr>
              <w:instrText xml:space="preserve"> PAGEREF _Toc73601199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599B00F7" w14:textId="478966B9" w:rsidR="000A31F4" w:rsidRDefault="009873F2">
          <w:pPr>
            <w:pStyle w:val="21"/>
            <w:rPr>
              <w:rFonts w:asciiTheme="minorHAnsi" w:eastAsiaTheme="minorEastAsia" w:hAnsiTheme="minorHAnsi"/>
              <w:noProof/>
              <w:sz w:val="22"/>
              <w:lang w:eastAsia="ru-RU"/>
            </w:rPr>
          </w:pPr>
          <w:hyperlink w:anchor="_Toc73601200" w:history="1">
            <w:r w:rsidR="000A31F4" w:rsidRPr="00E25755">
              <w:rPr>
                <w:rStyle w:val="af"/>
                <w:noProof/>
              </w:rPr>
              <w:t>4.1. Архитектура ПК</w:t>
            </w:r>
            <w:r w:rsidR="000A31F4">
              <w:rPr>
                <w:noProof/>
                <w:webHidden/>
              </w:rPr>
              <w:tab/>
            </w:r>
            <w:r w:rsidR="000A31F4">
              <w:rPr>
                <w:noProof/>
                <w:webHidden/>
              </w:rPr>
              <w:fldChar w:fldCharType="begin"/>
            </w:r>
            <w:r w:rsidR="000A31F4">
              <w:rPr>
                <w:noProof/>
                <w:webHidden/>
              </w:rPr>
              <w:instrText xml:space="preserve"> PAGEREF _Toc73601200 \h </w:instrText>
            </w:r>
            <w:r w:rsidR="000A31F4">
              <w:rPr>
                <w:noProof/>
                <w:webHidden/>
              </w:rPr>
            </w:r>
            <w:r w:rsidR="000A31F4">
              <w:rPr>
                <w:noProof/>
                <w:webHidden/>
              </w:rPr>
              <w:fldChar w:fldCharType="separate"/>
            </w:r>
            <w:r w:rsidR="000A31F4">
              <w:rPr>
                <w:noProof/>
                <w:webHidden/>
              </w:rPr>
              <w:t>62</w:t>
            </w:r>
            <w:r w:rsidR="000A31F4">
              <w:rPr>
                <w:noProof/>
                <w:webHidden/>
              </w:rPr>
              <w:fldChar w:fldCharType="end"/>
            </w:r>
          </w:hyperlink>
        </w:p>
        <w:p w14:paraId="2A80E763" w14:textId="4B5D22DC" w:rsidR="000A31F4" w:rsidRDefault="009873F2" w:rsidP="000A31F4">
          <w:pPr>
            <w:pStyle w:val="32"/>
            <w:rPr>
              <w:rFonts w:asciiTheme="minorHAnsi" w:eastAsiaTheme="minorEastAsia" w:hAnsiTheme="minorHAnsi"/>
              <w:noProof/>
              <w:sz w:val="22"/>
              <w:lang w:eastAsia="ru-RU"/>
            </w:rPr>
          </w:pPr>
          <w:hyperlink w:anchor="_Toc73601201" w:history="1">
            <w:r w:rsidR="000A31F4" w:rsidRPr="00E25755">
              <w:rPr>
                <w:rStyle w:val="af"/>
                <w:noProof/>
              </w:rPr>
              <w:t>1.1.2. Описание выбранной архитектуры</w:t>
            </w:r>
            <w:r w:rsidR="000A31F4">
              <w:rPr>
                <w:noProof/>
                <w:webHidden/>
              </w:rPr>
              <w:tab/>
            </w:r>
            <w:r w:rsidR="000A31F4">
              <w:rPr>
                <w:noProof/>
                <w:webHidden/>
              </w:rPr>
              <w:fldChar w:fldCharType="begin"/>
            </w:r>
            <w:r w:rsidR="000A31F4">
              <w:rPr>
                <w:noProof/>
                <w:webHidden/>
              </w:rPr>
              <w:instrText xml:space="preserve"> PAGEREF _Toc73601201 \h </w:instrText>
            </w:r>
            <w:r w:rsidR="000A31F4">
              <w:rPr>
                <w:noProof/>
                <w:webHidden/>
              </w:rPr>
            </w:r>
            <w:r w:rsidR="000A31F4">
              <w:rPr>
                <w:noProof/>
                <w:webHidden/>
              </w:rPr>
              <w:fldChar w:fldCharType="separate"/>
            </w:r>
            <w:r w:rsidR="000A31F4">
              <w:rPr>
                <w:noProof/>
                <w:webHidden/>
              </w:rPr>
              <w:t>63</w:t>
            </w:r>
            <w:r w:rsidR="000A31F4">
              <w:rPr>
                <w:noProof/>
                <w:webHidden/>
              </w:rPr>
              <w:fldChar w:fldCharType="end"/>
            </w:r>
          </w:hyperlink>
        </w:p>
        <w:p w14:paraId="2E398AC5" w14:textId="143B871D" w:rsidR="000A31F4" w:rsidRDefault="009873F2">
          <w:pPr>
            <w:pStyle w:val="21"/>
            <w:rPr>
              <w:rFonts w:asciiTheme="minorHAnsi" w:eastAsiaTheme="minorEastAsia" w:hAnsiTheme="minorHAnsi"/>
              <w:noProof/>
              <w:sz w:val="22"/>
              <w:lang w:eastAsia="ru-RU"/>
            </w:rPr>
          </w:pPr>
          <w:hyperlink w:anchor="_Toc73601202" w:history="1">
            <w:r w:rsidR="000A31F4" w:rsidRPr="00E25755">
              <w:rPr>
                <w:rStyle w:val="af"/>
                <w:noProof/>
              </w:rPr>
              <w:t>4.2. Модель данных</w:t>
            </w:r>
            <w:r w:rsidR="000A31F4">
              <w:rPr>
                <w:noProof/>
                <w:webHidden/>
              </w:rPr>
              <w:tab/>
            </w:r>
            <w:r w:rsidR="000A31F4">
              <w:rPr>
                <w:noProof/>
                <w:webHidden/>
              </w:rPr>
              <w:fldChar w:fldCharType="begin"/>
            </w:r>
            <w:r w:rsidR="000A31F4">
              <w:rPr>
                <w:noProof/>
                <w:webHidden/>
              </w:rPr>
              <w:instrText xml:space="preserve"> PAGEREF _Toc73601202 \h </w:instrText>
            </w:r>
            <w:r w:rsidR="000A31F4">
              <w:rPr>
                <w:noProof/>
                <w:webHidden/>
              </w:rPr>
            </w:r>
            <w:r w:rsidR="000A31F4">
              <w:rPr>
                <w:noProof/>
                <w:webHidden/>
              </w:rPr>
              <w:fldChar w:fldCharType="separate"/>
            </w:r>
            <w:r w:rsidR="000A31F4">
              <w:rPr>
                <w:noProof/>
                <w:webHidden/>
              </w:rPr>
              <w:t>66</w:t>
            </w:r>
            <w:r w:rsidR="000A31F4">
              <w:rPr>
                <w:noProof/>
                <w:webHidden/>
              </w:rPr>
              <w:fldChar w:fldCharType="end"/>
            </w:r>
          </w:hyperlink>
        </w:p>
        <w:p w14:paraId="708D7E2E" w14:textId="2A7BE8D5" w:rsidR="000A31F4" w:rsidRDefault="009873F2" w:rsidP="000A31F4">
          <w:pPr>
            <w:pStyle w:val="32"/>
            <w:rPr>
              <w:rFonts w:asciiTheme="minorHAnsi" w:eastAsiaTheme="minorEastAsia" w:hAnsiTheme="minorHAnsi"/>
              <w:noProof/>
              <w:sz w:val="22"/>
              <w:lang w:eastAsia="ru-RU"/>
            </w:rPr>
          </w:pPr>
          <w:hyperlink w:anchor="_Toc73601203" w:history="1">
            <w:r w:rsidR="000A31F4" w:rsidRPr="00E25755">
              <w:rPr>
                <w:rStyle w:val="af"/>
                <w:noProof/>
                <w14:scene3d>
                  <w14:camera w14:prst="orthographicFront"/>
                  <w14:lightRig w14:rig="threePt" w14:dir="t">
                    <w14:rot w14:lat="0" w14:lon="0" w14:rev="0"/>
                  </w14:lightRig>
                </w14:scene3d>
              </w:rPr>
              <w:t>4.2.1.</w:t>
            </w:r>
            <w:r w:rsidR="000A31F4" w:rsidRPr="00E25755">
              <w:rPr>
                <w:rStyle w:val="af"/>
                <w:noProof/>
              </w:rPr>
              <w:t xml:space="preserve"> Нормализованная схема данных (</w:t>
            </w:r>
            <w:r w:rsidR="000A31F4" w:rsidRPr="00E25755">
              <w:rPr>
                <w:rStyle w:val="af"/>
                <w:noProof/>
                <w:lang w:val="en-US"/>
              </w:rPr>
              <w:t>ERD</w:t>
            </w:r>
            <w:r w:rsidR="000A31F4" w:rsidRPr="00E25755">
              <w:rPr>
                <w:rStyle w:val="af"/>
                <w:noProof/>
              </w:rPr>
              <w:t>)</w:t>
            </w:r>
            <w:r w:rsidR="000A31F4">
              <w:rPr>
                <w:noProof/>
                <w:webHidden/>
              </w:rPr>
              <w:tab/>
            </w:r>
            <w:r w:rsidR="000A31F4">
              <w:rPr>
                <w:noProof/>
                <w:webHidden/>
              </w:rPr>
              <w:fldChar w:fldCharType="begin"/>
            </w:r>
            <w:r w:rsidR="000A31F4">
              <w:rPr>
                <w:noProof/>
                <w:webHidden/>
              </w:rPr>
              <w:instrText xml:space="preserve"> PAGEREF _Toc73601203 \h </w:instrText>
            </w:r>
            <w:r w:rsidR="000A31F4">
              <w:rPr>
                <w:noProof/>
                <w:webHidden/>
              </w:rPr>
            </w:r>
            <w:r w:rsidR="000A31F4">
              <w:rPr>
                <w:noProof/>
                <w:webHidden/>
              </w:rPr>
              <w:fldChar w:fldCharType="separate"/>
            </w:r>
            <w:r w:rsidR="000A31F4">
              <w:rPr>
                <w:noProof/>
                <w:webHidden/>
              </w:rPr>
              <w:t>66</w:t>
            </w:r>
            <w:r w:rsidR="000A31F4">
              <w:rPr>
                <w:noProof/>
                <w:webHidden/>
              </w:rPr>
              <w:fldChar w:fldCharType="end"/>
            </w:r>
          </w:hyperlink>
        </w:p>
        <w:p w14:paraId="7F2EAA03" w14:textId="4D196AD8" w:rsidR="000A31F4" w:rsidRDefault="009873F2" w:rsidP="000A31F4">
          <w:pPr>
            <w:pStyle w:val="32"/>
            <w:rPr>
              <w:rFonts w:asciiTheme="minorHAnsi" w:eastAsiaTheme="minorEastAsia" w:hAnsiTheme="minorHAnsi"/>
              <w:noProof/>
              <w:sz w:val="22"/>
              <w:lang w:eastAsia="ru-RU"/>
            </w:rPr>
          </w:pPr>
          <w:hyperlink w:anchor="_Toc73601204" w:history="1">
            <w:r w:rsidR="000A31F4" w:rsidRPr="00E25755">
              <w:rPr>
                <w:rStyle w:val="af"/>
                <w:noProof/>
                <w14:scene3d>
                  <w14:camera w14:prst="orthographicFront"/>
                  <w14:lightRig w14:rig="threePt" w14:dir="t">
                    <w14:rot w14:lat="0" w14:lon="0" w14:rev="0"/>
                  </w14:lightRig>
                </w14:scene3d>
              </w:rPr>
              <w:t>4.2.2.</w:t>
            </w:r>
            <w:r w:rsidR="000A31F4" w:rsidRPr="00E25755">
              <w:rPr>
                <w:rStyle w:val="af"/>
                <w:noProof/>
              </w:rPr>
              <w:t xml:space="preserve"> Описание основных таблиц</w:t>
            </w:r>
            <w:r w:rsidR="000A31F4">
              <w:rPr>
                <w:noProof/>
                <w:webHidden/>
              </w:rPr>
              <w:tab/>
            </w:r>
            <w:r w:rsidR="000A31F4">
              <w:rPr>
                <w:noProof/>
                <w:webHidden/>
              </w:rPr>
              <w:fldChar w:fldCharType="begin"/>
            </w:r>
            <w:r w:rsidR="000A31F4">
              <w:rPr>
                <w:noProof/>
                <w:webHidden/>
              </w:rPr>
              <w:instrText xml:space="preserve"> PAGEREF _Toc73601204 \h </w:instrText>
            </w:r>
            <w:r w:rsidR="000A31F4">
              <w:rPr>
                <w:noProof/>
                <w:webHidden/>
              </w:rPr>
            </w:r>
            <w:r w:rsidR="000A31F4">
              <w:rPr>
                <w:noProof/>
                <w:webHidden/>
              </w:rPr>
              <w:fldChar w:fldCharType="separate"/>
            </w:r>
            <w:r w:rsidR="000A31F4">
              <w:rPr>
                <w:noProof/>
                <w:webHidden/>
              </w:rPr>
              <w:t>66</w:t>
            </w:r>
            <w:r w:rsidR="000A31F4">
              <w:rPr>
                <w:noProof/>
                <w:webHidden/>
              </w:rPr>
              <w:fldChar w:fldCharType="end"/>
            </w:r>
          </w:hyperlink>
        </w:p>
        <w:p w14:paraId="3C3D264F" w14:textId="3497CCFD" w:rsidR="000A31F4" w:rsidRDefault="009873F2">
          <w:pPr>
            <w:pStyle w:val="21"/>
            <w:rPr>
              <w:rFonts w:asciiTheme="minorHAnsi" w:eastAsiaTheme="minorEastAsia" w:hAnsiTheme="minorHAnsi"/>
              <w:noProof/>
              <w:sz w:val="22"/>
              <w:lang w:eastAsia="ru-RU"/>
            </w:rPr>
          </w:pPr>
          <w:hyperlink w:anchor="_Toc73601205" w:history="1">
            <w:r w:rsidR="000A31F4" w:rsidRPr="00E25755">
              <w:rPr>
                <w:rStyle w:val="af"/>
                <w:noProof/>
              </w:rPr>
              <w:t>4.3. Низкоуровневое проектирование</w:t>
            </w:r>
            <w:r w:rsidR="000A31F4">
              <w:rPr>
                <w:noProof/>
                <w:webHidden/>
              </w:rPr>
              <w:tab/>
            </w:r>
            <w:r w:rsidR="000A31F4">
              <w:rPr>
                <w:noProof/>
                <w:webHidden/>
              </w:rPr>
              <w:fldChar w:fldCharType="begin"/>
            </w:r>
            <w:r w:rsidR="000A31F4">
              <w:rPr>
                <w:noProof/>
                <w:webHidden/>
              </w:rPr>
              <w:instrText xml:space="preserve"> PAGEREF _Toc73601205 \h </w:instrText>
            </w:r>
            <w:r w:rsidR="000A31F4">
              <w:rPr>
                <w:noProof/>
                <w:webHidden/>
              </w:rPr>
            </w:r>
            <w:r w:rsidR="000A31F4">
              <w:rPr>
                <w:noProof/>
                <w:webHidden/>
              </w:rPr>
              <w:fldChar w:fldCharType="separate"/>
            </w:r>
            <w:r w:rsidR="000A31F4">
              <w:rPr>
                <w:noProof/>
                <w:webHidden/>
              </w:rPr>
              <w:t>69</w:t>
            </w:r>
            <w:r w:rsidR="000A31F4">
              <w:rPr>
                <w:noProof/>
                <w:webHidden/>
              </w:rPr>
              <w:fldChar w:fldCharType="end"/>
            </w:r>
          </w:hyperlink>
        </w:p>
        <w:p w14:paraId="10F369DC" w14:textId="4F99AF5D" w:rsidR="000A31F4" w:rsidRDefault="009873F2" w:rsidP="000A31F4">
          <w:pPr>
            <w:pStyle w:val="32"/>
            <w:rPr>
              <w:rFonts w:asciiTheme="minorHAnsi" w:eastAsiaTheme="minorEastAsia" w:hAnsiTheme="minorHAnsi"/>
              <w:noProof/>
              <w:sz w:val="22"/>
              <w:lang w:eastAsia="ru-RU"/>
            </w:rPr>
          </w:pPr>
          <w:hyperlink w:anchor="_Toc73601206" w:history="1">
            <w:r w:rsidR="000A31F4" w:rsidRPr="00E25755">
              <w:rPr>
                <w:rStyle w:val="af"/>
                <w:noProof/>
                <w14:scene3d>
                  <w14:camera w14:prst="orthographicFront"/>
                  <w14:lightRig w14:rig="threePt" w14:dir="t">
                    <w14:rot w14:lat="0" w14:lon="0" w14:rev="0"/>
                  </w14:lightRig>
                </w14:scene3d>
              </w:rPr>
              <w:t>4.3.1.</w:t>
            </w:r>
            <w:r w:rsidR="000A31F4" w:rsidRPr="00E25755">
              <w:rPr>
                <w:rStyle w:val="af"/>
                <w:noProof/>
              </w:rPr>
              <w:t xml:space="preserve"> Диаграмма состояний</w:t>
            </w:r>
            <w:r w:rsidR="000A31F4" w:rsidRPr="00E25755">
              <w:rPr>
                <w:rStyle w:val="af"/>
                <w:noProof/>
                <w:lang w:val="en-US"/>
              </w:rPr>
              <w:t xml:space="preserve"> </w:t>
            </w:r>
            <w:r w:rsidR="000A31F4" w:rsidRPr="00E25755">
              <w:rPr>
                <w:rStyle w:val="af"/>
                <w:noProof/>
              </w:rPr>
              <w:t>задания</w:t>
            </w:r>
            <w:r w:rsidR="000A31F4">
              <w:rPr>
                <w:noProof/>
                <w:webHidden/>
              </w:rPr>
              <w:tab/>
            </w:r>
            <w:r w:rsidR="000A31F4">
              <w:rPr>
                <w:noProof/>
                <w:webHidden/>
              </w:rPr>
              <w:fldChar w:fldCharType="begin"/>
            </w:r>
            <w:r w:rsidR="000A31F4">
              <w:rPr>
                <w:noProof/>
                <w:webHidden/>
              </w:rPr>
              <w:instrText xml:space="preserve"> PAGEREF _Toc73601206 \h </w:instrText>
            </w:r>
            <w:r w:rsidR="000A31F4">
              <w:rPr>
                <w:noProof/>
                <w:webHidden/>
              </w:rPr>
            </w:r>
            <w:r w:rsidR="000A31F4">
              <w:rPr>
                <w:noProof/>
                <w:webHidden/>
              </w:rPr>
              <w:fldChar w:fldCharType="separate"/>
            </w:r>
            <w:r w:rsidR="000A31F4">
              <w:rPr>
                <w:noProof/>
                <w:webHidden/>
              </w:rPr>
              <w:t>69</w:t>
            </w:r>
            <w:r w:rsidR="000A31F4">
              <w:rPr>
                <w:noProof/>
                <w:webHidden/>
              </w:rPr>
              <w:fldChar w:fldCharType="end"/>
            </w:r>
          </w:hyperlink>
        </w:p>
        <w:p w14:paraId="6530E97F" w14:textId="4DA8153A" w:rsidR="000A31F4" w:rsidRDefault="009873F2" w:rsidP="000A31F4">
          <w:pPr>
            <w:pStyle w:val="32"/>
            <w:rPr>
              <w:rFonts w:asciiTheme="minorHAnsi" w:eastAsiaTheme="minorEastAsia" w:hAnsiTheme="minorHAnsi"/>
              <w:noProof/>
              <w:sz w:val="22"/>
              <w:lang w:eastAsia="ru-RU"/>
            </w:rPr>
          </w:pPr>
          <w:hyperlink w:anchor="_Toc73601207" w:history="1">
            <w:r w:rsidR="000A31F4" w:rsidRPr="00E25755">
              <w:rPr>
                <w:rStyle w:val="af"/>
                <w:noProof/>
                <w14:scene3d>
                  <w14:camera w14:prst="orthographicFront"/>
                  <w14:lightRig w14:rig="threePt" w14:dir="t">
                    <w14:rot w14:lat="0" w14:lon="0" w14:rev="0"/>
                  </w14:lightRig>
                </w14:scene3d>
              </w:rPr>
              <w:t>4.3.2.</w:t>
            </w:r>
            <w:r w:rsidR="000A31F4" w:rsidRPr="00E25755">
              <w:rPr>
                <w:rStyle w:val="af"/>
                <w:noProof/>
              </w:rPr>
              <w:t xml:space="preserve"> Диаграмма классов</w:t>
            </w:r>
            <w:r w:rsidR="000A31F4">
              <w:rPr>
                <w:noProof/>
                <w:webHidden/>
              </w:rPr>
              <w:tab/>
            </w:r>
            <w:r w:rsidR="000A31F4">
              <w:rPr>
                <w:noProof/>
                <w:webHidden/>
              </w:rPr>
              <w:fldChar w:fldCharType="begin"/>
            </w:r>
            <w:r w:rsidR="000A31F4">
              <w:rPr>
                <w:noProof/>
                <w:webHidden/>
              </w:rPr>
              <w:instrText xml:space="preserve"> PAGEREF _Toc73601207 \h </w:instrText>
            </w:r>
            <w:r w:rsidR="000A31F4">
              <w:rPr>
                <w:noProof/>
                <w:webHidden/>
              </w:rPr>
            </w:r>
            <w:r w:rsidR="000A31F4">
              <w:rPr>
                <w:noProof/>
                <w:webHidden/>
              </w:rPr>
              <w:fldChar w:fldCharType="separate"/>
            </w:r>
            <w:r w:rsidR="000A31F4">
              <w:rPr>
                <w:noProof/>
                <w:webHidden/>
              </w:rPr>
              <w:t>72</w:t>
            </w:r>
            <w:r w:rsidR="000A31F4">
              <w:rPr>
                <w:noProof/>
                <w:webHidden/>
              </w:rPr>
              <w:fldChar w:fldCharType="end"/>
            </w:r>
          </w:hyperlink>
        </w:p>
        <w:p w14:paraId="207A9F68" w14:textId="323AB34F" w:rsidR="000A31F4" w:rsidRDefault="009873F2" w:rsidP="000A31F4">
          <w:pPr>
            <w:pStyle w:val="32"/>
            <w:rPr>
              <w:rFonts w:asciiTheme="minorHAnsi" w:eastAsiaTheme="minorEastAsia" w:hAnsiTheme="minorHAnsi"/>
              <w:noProof/>
              <w:sz w:val="22"/>
              <w:lang w:eastAsia="ru-RU"/>
            </w:rPr>
          </w:pPr>
          <w:hyperlink w:anchor="_Toc73601208" w:history="1">
            <w:r w:rsidR="000A31F4" w:rsidRPr="00E25755">
              <w:rPr>
                <w:rStyle w:val="af"/>
                <w:noProof/>
                <w14:scene3d>
                  <w14:camera w14:prst="orthographicFront"/>
                  <w14:lightRig w14:rig="threePt" w14:dir="t">
                    <w14:rot w14:lat="0" w14:lon="0" w14:rev="0"/>
                  </w14:lightRig>
                </w14:scene3d>
              </w:rPr>
              <w:t>4.3.3.</w:t>
            </w:r>
            <w:r w:rsidR="000A31F4" w:rsidRPr="00E25755">
              <w:rPr>
                <w:rStyle w:val="af"/>
                <w:noProof/>
              </w:rPr>
              <w:t xml:space="preserve"> Диаграмма вариантов использования рабочего кабинета преподавателя</w:t>
            </w:r>
            <w:r w:rsidR="000A31F4">
              <w:rPr>
                <w:noProof/>
                <w:webHidden/>
              </w:rPr>
              <w:tab/>
            </w:r>
            <w:r w:rsidR="000A31F4">
              <w:rPr>
                <w:noProof/>
                <w:webHidden/>
              </w:rPr>
              <w:fldChar w:fldCharType="begin"/>
            </w:r>
            <w:r w:rsidR="000A31F4">
              <w:rPr>
                <w:noProof/>
                <w:webHidden/>
              </w:rPr>
              <w:instrText xml:space="preserve"> PAGEREF _Toc73601208 \h </w:instrText>
            </w:r>
            <w:r w:rsidR="000A31F4">
              <w:rPr>
                <w:noProof/>
                <w:webHidden/>
              </w:rPr>
            </w:r>
            <w:r w:rsidR="000A31F4">
              <w:rPr>
                <w:noProof/>
                <w:webHidden/>
              </w:rPr>
              <w:fldChar w:fldCharType="separate"/>
            </w:r>
            <w:r w:rsidR="000A31F4">
              <w:rPr>
                <w:noProof/>
                <w:webHidden/>
              </w:rPr>
              <w:t>74</w:t>
            </w:r>
            <w:r w:rsidR="000A31F4">
              <w:rPr>
                <w:noProof/>
                <w:webHidden/>
              </w:rPr>
              <w:fldChar w:fldCharType="end"/>
            </w:r>
          </w:hyperlink>
        </w:p>
        <w:p w14:paraId="1B420C56" w14:textId="03EF7891" w:rsidR="000A31F4" w:rsidRDefault="009873F2" w:rsidP="000A31F4">
          <w:pPr>
            <w:pStyle w:val="32"/>
            <w:rPr>
              <w:rFonts w:asciiTheme="minorHAnsi" w:eastAsiaTheme="minorEastAsia" w:hAnsiTheme="minorHAnsi"/>
              <w:noProof/>
              <w:sz w:val="22"/>
              <w:lang w:eastAsia="ru-RU"/>
            </w:rPr>
          </w:pPr>
          <w:hyperlink w:anchor="_Toc73601209" w:history="1">
            <w:r w:rsidR="000A31F4" w:rsidRPr="00E25755">
              <w:rPr>
                <w:rStyle w:val="af"/>
                <w:noProof/>
                <w14:scene3d>
                  <w14:camera w14:prst="orthographicFront"/>
                  <w14:lightRig w14:rig="threePt" w14:dir="t">
                    <w14:rot w14:lat="0" w14:lon="0" w14:rev="0"/>
                  </w14:lightRig>
                </w14:scene3d>
              </w:rPr>
              <w:t>4.3.4.</w:t>
            </w:r>
            <w:r w:rsidR="000A31F4" w:rsidRPr="00E25755">
              <w:rPr>
                <w:rStyle w:val="af"/>
                <w:noProof/>
              </w:rPr>
              <w:t xml:space="preserve"> Диаграмма последовательности</w:t>
            </w:r>
            <w:r w:rsidR="000A31F4">
              <w:rPr>
                <w:noProof/>
                <w:webHidden/>
              </w:rPr>
              <w:tab/>
            </w:r>
            <w:r w:rsidR="000A31F4">
              <w:rPr>
                <w:noProof/>
                <w:webHidden/>
              </w:rPr>
              <w:fldChar w:fldCharType="begin"/>
            </w:r>
            <w:r w:rsidR="000A31F4">
              <w:rPr>
                <w:noProof/>
                <w:webHidden/>
              </w:rPr>
              <w:instrText xml:space="preserve"> PAGEREF _Toc73601209 \h </w:instrText>
            </w:r>
            <w:r w:rsidR="000A31F4">
              <w:rPr>
                <w:noProof/>
                <w:webHidden/>
              </w:rPr>
            </w:r>
            <w:r w:rsidR="000A31F4">
              <w:rPr>
                <w:noProof/>
                <w:webHidden/>
              </w:rPr>
              <w:fldChar w:fldCharType="separate"/>
            </w:r>
            <w:r w:rsidR="000A31F4">
              <w:rPr>
                <w:noProof/>
                <w:webHidden/>
              </w:rPr>
              <w:t>75</w:t>
            </w:r>
            <w:r w:rsidR="000A31F4">
              <w:rPr>
                <w:noProof/>
                <w:webHidden/>
              </w:rPr>
              <w:fldChar w:fldCharType="end"/>
            </w:r>
          </w:hyperlink>
        </w:p>
        <w:p w14:paraId="4FDFF185" w14:textId="03D3600C" w:rsidR="000A31F4" w:rsidRDefault="009873F2">
          <w:pPr>
            <w:pStyle w:val="21"/>
            <w:rPr>
              <w:rFonts w:asciiTheme="minorHAnsi" w:eastAsiaTheme="minorEastAsia" w:hAnsiTheme="minorHAnsi"/>
              <w:noProof/>
              <w:sz w:val="22"/>
              <w:lang w:eastAsia="ru-RU"/>
            </w:rPr>
          </w:pPr>
          <w:hyperlink w:anchor="_Toc73601210" w:history="1">
            <w:r w:rsidR="000A31F4" w:rsidRPr="00E25755">
              <w:rPr>
                <w:rStyle w:val="af"/>
                <w:noProof/>
              </w:rPr>
              <w:t>4.4. Проектирование интерфейса</w:t>
            </w:r>
            <w:r w:rsidR="000A31F4">
              <w:rPr>
                <w:noProof/>
                <w:webHidden/>
              </w:rPr>
              <w:tab/>
            </w:r>
            <w:r w:rsidR="000A31F4">
              <w:rPr>
                <w:noProof/>
                <w:webHidden/>
              </w:rPr>
              <w:fldChar w:fldCharType="begin"/>
            </w:r>
            <w:r w:rsidR="000A31F4">
              <w:rPr>
                <w:noProof/>
                <w:webHidden/>
              </w:rPr>
              <w:instrText xml:space="preserve"> PAGEREF _Toc73601210 \h </w:instrText>
            </w:r>
            <w:r w:rsidR="000A31F4">
              <w:rPr>
                <w:noProof/>
                <w:webHidden/>
              </w:rPr>
            </w:r>
            <w:r w:rsidR="000A31F4">
              <w:rPr>
                <w:noProof/>
                <w:webHidden/>
              </w:rPr>
              <w:fldChar w:fldCharType="separate"/>
            </w:r>
            <w:r w:rsidR="000A31F4">
              <w:rPr>
                <w:noProof/>
                <w:webHidden/>
              </w:rPr>
              <w:t>78</w:t>
            </w:r>
            <w:r w:rsidR="000A31F4">
              <w:rPr>
                <w:noProof/>
                <w:webHidden/>
              </w:rPr>
              <w:fldChar w:fldCharType="end"/>
            </w:r>
          </w:hyperlink>
        </w:p>
        <w:p w14:paraId="5D415095" w14:textId="1C29CE4D" w:rsidR="000A31F4" w:rsidRDefault="009873F2" w:rsidP="000A31F4">
          <w:pPr>
            <w:pStyle w:val="32"/>
            <w:rPr>
              <w:rFonts w:asciiTheme="minorHAnsi" w:eastAsiaTheme="minorEastAsia" w:hAnsiTheme="minorHAnsi"/>
              <w:noProof/>
              <w:sz w:val="22"/>
              <w:lang w:eastAsia="ru-RU"/>
            </w:rPr>
          </w:pPr>
          <w:hyperlink w:anchor="_Toc73601211" w:history="1">
            <w:r w:rsidR="000A31F4" w:rsidRPr="00E25755">
              <w:rPr>
                <w:rStyle w:val="af"/>
                <w:noProof/>
                <w14:scene3d>
                  <w14:camera w14:prst="orthographicFront"/>
                  <w14:lightRig w14:rig="threePt" w14:dir="t">
                    <w14:rot w14:lat="0" w14:lon="0" w14:rev="0"/>
                  </w14:lightRig>
                </w14:scene3d>
              </w:rPr>
              <w:t>4.4.1.</w:t>
            </w:r>
            <w:r w:rsidR="000A31F4" w:rsidRPr="00E25755">
              <w:rPr>
                <w:rStyle w:val="af"/>
                <w:noProof/>
              </w:rPr>
              <w:t xml:space="preserve"> Эскизы рабочего кабинета студента</w:t>
            </w:r>
            <w:r w:rsidR="000A31F4">
              <w:rPr>
                <w:noProof/>
                <w:webHidden/>
              </w:rPr>
              <w:tab/>
            </w:r>
            <w:r w:rsidR="000A31F4">
              <w:rPr>
                <w:noProof/>
                <w:webHidden/>
              </w:rPr>
              <w:fldChar w:fldCharType="begin"/>
            </w:r>
            <w:r w:rsidR="000A31F4">
              <w:rPr>
                <w:noProof/>
                <w:webHidden/>
              </w:rPr>
              <w:instrText xml:space="preserve"> PAGEREF _Toc73601211 \h </w:instrText>
            </w:r>
            <w:r w:rsidR="000A31F4">
              <w:rPr>
                <w:noProof/>
                <w:webHidden/>
              </w:rPr>
            </w:r>
            <w:r w:rsidR="000A31F4">
              <w:rPr>
                <w:noProof/>
                <w:webHidden/>
              </w:rPr>
              <w:fldChar w:fldCharType="separate"/>
            </w:r>
            <w:r w:rsidR="000A31F4">
              <w:rPr>
                <w:noProof/>
                <w:webHidden/>
              </w:rPr>
              <w:t>78</w:t>
            </w:r>
            <w:r w:rsidR="000A31F4">
              <w:rPr>
                <w:noProof/>
                <w:webHidden/>
              </w:rPr>
              <w:fldChar w:fldCharType="end"/>
            </w:r>
          </w:hyperlink>
        </w:p>
        <w:p w14:paraId="2DBD5918" w14:textId="1D7C6DD8" w:rsidR="000A31F4" w:rsidRDefault="009873F2" w:rsidP="000A31F4">
          <w:pPr>
            <w:pStyle w:val="32"/>
            <w:rPr>
              <w:rFonts w:asciiTheme="minorHAnsi" w:eastAsiaTheme="minorEastAsia" w:hAnsiTheme="minorHAnsi"/>
              <w:noProof/>
              <w:sz w:val="22"/>
              <w:lang w:eastAsia="ru-RU"/>
            </w:rPr>
          </w:pPr>
          <w:hyperlink w:anchor="_Toc73601212" w:history="1">
            <w:r w:rsidR="000A31F4" w:rsidRPr="00E25755">
              <w:rPr>
                <w:rStyle w:val="af"/>
                <w:noProof/>
                <w14:scene3d>
                  <w14:camera w14:prst="orthographicFront"/>
                  <w14:lightRig w14:rig="threePt" w14:dir="t">
                    <w14:rot w14:lat="0" w14:lon="0" w14:rev="0"/>
                  </w14:lightRig>
                </w14:scene3d>
              </w:rPr>
              <w:t>4.4.2.</w:t>
            </w:r>
            <w:r w:rsidR="000A31F4" w:rsidRPr="00E25755">
              <w:rPr>
                <w:rStyle w:val="af"/>
                <w:noProof/>
              </w:rPr>
              <w:t xml:space="preserve"> Эскизы плагина MS Visual Studio</w:t>
            </w:r>
            <w:r w:rsidR="000A31F4">
              <w:rPr>
                <w:noProof/>
                <w:webHidden/>
              </w:rPr>
              <w:tab/>
            </w:r>
            <w:r w:rsidR="000A31F4">
              <w:rPr>
                <w:noProof/>
                <w:webHidden/>
              </w:rPr>
              <w:fldChar w:fldCharType="begin"/>
            </w:r>
            <w:r w:rsidR="000A31F4">
              <w:rPr>
                <w:noProof/>
                <w:webHidden/>
              </w:rPr>
              <w:instrText xml:space="preserve"> PAGEREF _Toc73601212 \h </w:instrText>
            </w:r>
            <w:r w:rsidR="000A31F4">
              <w:rPr>
                <w:noProof/>
                <w:webHidden/>
              </w:rPr>
            </w:r>
            <w:r w:rsidR="000A31F4">
              <w:rPr>
                <w:noProof/>
                <w:webHidden/>
              </w:rPr>
              <w:fldChar w:fldCharType="separate"/>
            </w:r>
            <w:r w:rsidR="000A31F4">
              <w:rPr>
                <w:noProof/>
                <w:webHidden/>
              </w:rPr>
              <w:t>81</w:t>
            </w:r>
            <w:r w:rsidR="000A31F4">
              <w:rPr>
                <w:noProof/>
                <w:webHidden/>
              </w:rPr>
              <w:fldChar w:fldCharType="end"/>
            </w:r>
          </w:hyperlink>
        </w:p>
        <w:p w14:paraId="540FB5F3" w14:textId="20661B1D" w:rsidR="000A31F4" w:rsidRDefault="009873F2">
          <w:pPr>
            <w:pStyle w:val="21"/>
            <w:rPr>
              <w:rFonts w:asciiTheme="minorHAnsi" w:eastAsiaTheme="minorEastAsia" w:hAnsiTheme="minorHAnsi"/>
              <w:noProof/>
              <w:sz w:val="22"/>
              <w:lang w:eastAsia="ru-RU"/>
            </w:rPr>
          </w:pPr>
          <w:hyperlink w:anchor="_Toc73601213" w:history="1">
            <w:r w:rsidR="000A31F4" w:rsidRPr="00E25755">
              <w:rPr>
                <w:rStyle w:val="af"/>
                <w:noProof/>
              </w:rPr>
              <w:t>5.1. Испытания</w:t>
            </w:r>
            <w:r w:rsidR="000A31F4">
              <w:rPr>
                <w:noProof/>
                <w:webHidden/>
              </w:rPr>
              <w:tab/>
            </w:r>
            <w:r w:rsidR="000A31F4">
              <w:rPr>
                <w:noProof/>
                <w:webHidden/>
              </w:rPr>
              <w:fldChar w:fldCharType="begin"/>
            </w:r>
            <w:r w:rsidR="000A31F4">
              <w:rPr>
                <w:noProof/>
                <w:webHidden/>
              </w:rPr>
              <w:instrText xml:space="preserve"> PAGEREF _Toc73601213 \h </w:instrText>
            </w:r>
            <w:r w:rsidR="000A31F4">
              <w:rPr>
                <w:noProof/>
                <w:webHidden/>
              </w:rPr>
            </w:r>
            <w:r w:rsidR="000A31F4">
              <w:rPr>
                <w:noProof/>
                <w:webHidden/>
              </w:rPr>
              <w:fldChar w:fldCharType="separate"/>
            </w:r>
            <w:r w:rsidR="000A31F4">
              <w:rPr>
                <w:noProof/>
                <w:webHidden/>
              </w:rPr>
              <w:t>82</w:t>
            </w:r>
            <w:r w:rsidR="000A31F4">
              <w:rPr>
                <w:noProof/>
                <w:webHidden/>
              </w:rPr>
              <w:fldChar w:fldCharType="end"/>
            </w:r>
          </w:hyperlink>
        </w:p>
        <w:p w14:paraId="79C40902" w14:textId="507A52FA" w:rsidR="000A31F4" w:rsidRDefault="009873F2" w:rsidP="000A31F4">
          <w:pPr>
            <w:pStyle w:val="32"/>
            <w:rPr>
              <w:rFonts w:asciiTheme="minorHAnsi" w:eastAsiaTheme="minorEastAsia" w:hAnsiTheme="minorHAnsi"/>
              <w:noProof/>
              <w:sz w:val="22"/>
              <w:lang w:eastAsia="ru-RU"/>
            </w:rPr>
          </w:pPr>
          <w:hyperlink w:anchor="_Toc73601214" w:history="1">
            <w:r w:rsidR="000A31F4" w:rsidRPr="00E25755">
              <w:rPr>
                <w:rStyle w:val="af"/>
                <w:noProof/>
                <w14:scene3d>
                  <w14:camera w14:prst="orthographicFront"/>
                  <w14:lightRig w14:rig="threePt" w14:dir="t">
                    <w14:rot w14:lat="0" w14:lon="0" w14:rev="0"/>
                  </w14:lightRig>
                </w14:scene3d>
              </w:rPr>
              <w:t>5.1.1.</w:t>
            </w:r>
            <w:r w:rsidR="000A31F4" w:rsidRPr="00E25755">
              <w:rPr>
                <w:rStyle w:val="af"/>
                <w:noProof/>
              </w:rPr>
              <w:t xml:space="preserve"> План испытаний</w:t>
            </w:r>
            <w:r w:rsidR="000A31F4">
              <w:rPr>
                <w:noProof/>
                <w:webHidden/>
              </w:rPr>
              <w:tab/>
            </w:r>
            <w:r w:rsidR="000A31F4">
              <w:rPr>
                <w:noProof/>
                <w:webHidden/>
              </w:rPr>
              <w:fldChar w:fldCharType="begin"/>
            </w:r>
            <w:r w:rsidR="000A31F4">
              <w:rPr>
                <w:noProof/>
                <w:webHidden/>
              </w:rPr>
              <w:instrText xml:space="preserve"> PAGEREF _Toc73601214 \h </w:instrText>
            </w:r>
            <w:r w:rsidR="000A31F4">
              <w:rPr>
                <w:noProof/>
                <w:webHidden/>
              </w:rPr>
            </w:r>
            <w:r w:rsidR="000A31F4">
              <w:rPr>
                <w:noProof/>
                <w:webHidden/>
              </w:rPr>
              <w:fldChar w:fldCharType="separate"/>
            </w:r>
            <w:r w:rsidR="000A31F4">
              <w:rPr>
                <w:noProof/>
                <w:webHidden/>
              </w:rPr>
              <w:t>82</w:t>
            </w:r>
            <w:r w:rsidR="000A31F4">
              <w:rPr>
                <w:noProof/>
                <w:webHidden/>
              </w:rPr>
              <w:fldChar w:fldCharType="end"/>
            </w:r>
          </w:hyperlink>
        </w:p>
        <w:p w14:paraId="709A9AD8" w14:textId="7370A195" w:rsidR="000A31F4" w:rsidRDefault="009873F2" w:rsidP="000A31F4">
          <w:pPr>
            <w:pStyle w:val="32"/>
            <w:rPr>
              <w:rFonts w:asciiTheme="minorHAnsi" w:eastAsiaTheme="minorEastAsia" w:hAnsiTheme="minorHAnsi"/>
              <w:noProof/>
              <w:sz w:val="22"/>
              <w:lang w:eastAsia="ru-RU"/>
            </w:rPr>
          </w:pPr>
          <w:hyperlink w:anchor="_Toc73601215" w:history="1">
            <w:r w:rsidR="000A31F4" w:rsidRPr="00E25755">
              <w:rPr>
                <w:rStyle w:val="af"/>
                <w:noProof/>
                <w14:scene3d>
                  <w14:camera w14:prst="orthographicFront"/>
                  <w14:lightRig w14:rig="threePt" w14:dir="t">
                    <w14:rot w14:lat="0" w14:lon="0" w14:rev="0"/>
                  </w14:lightRig>
                </w14:scene3d>
              </w:rPr>
              <w:t>5.1.2.</w:t>
            </w:r>
            <w:r w:rsidR="000A31F4" w:rsidRPr="00E25755">
              <w:rPr>
                <w:rStyle w:val="af"/>
                <w:noProof/>
              </w:rPr>
              <w:t xml:space="preserve"> Проверка выполнения функциональных требований</w:t>
            </w:r>
            <w:r w:rsidR="000A31F4">
              <w:rPr>
                <w:noProof/>
                <w:webHidden/>
              </w:rPr>
              <w:tab/>
            </w:r>
            <w:r w:rsidR="000A31F4">
              <w:rPr>
                <w:noProof/>
                <w:webHidden/>
              </w:rPr>
              <w:fldChar w:fldCharType="begin"/>
            </w:r>
            <w:r w:rsidR="000A31F4">
              <w:rPr>
                <w:noProof/>
                <w:webHidden/>
              </w:rPr>
              <w:instrText xml:space="preserve"> PAGEREF _Toc73601215 \h </w:instrText>
            </w:r>
            <w:r w:rsidR="000A31F4">
              <w:rPr>
                <w:noProof/>
                <w:webHidden/>
              </w:rPr>
            </w:r>
            <w:r w:rsidR="000A31F4">
              <w:rPr>
                <w:noProof/>
                <w:webHidden/>
              </w:rPr>
              <w:fldChar w:fldCharType="separate"/>
            </w:r>
            <w:r w:rsidR="000A31F4">
              <w:rPr>
                <w:noProof/>
                <w:webHidden/>
              </w:rPr>
              <w:t>83</w:t>
            </w:r>
            <w:r w:rsidR="000A31F4">
              <w:rPr>
                <w:noProof/>
                <w:webHidden/>
              </w:rPr>
              <w:fldChar w:fldCharType="end"/>
            </w:r>
          </w:hyperlink>
        </w:p>
        <w:p w14:paraId="763339E4" w14:textId="41F67EA6" w:rsidR="000A31F4" w:rsidRDefault="009873F2" w:rsidP="000A31F4">
          <w:pPr>
            <w:pStyle w:val="32"/>
            <w:rPr>
              <w:rFonts w:asciiTheme="minorHAnsi" w:eastAsiaTheme="minorEastAsia" w:hAnsiTheme="minorHAnsi"/>
              <w:noProof/>
              <w:sz w:val="22"/>
              <w:lang w:eastAsia="ru-RU"/>
            </w:rPr>
          </w:pPr>
          <w:hyperlink w:anchor="_Toc73601216" w:history="1">
            <w:r w:rsidR="000A31F4" w:rsidRPr="00E25755">
              <w:rPr>
                <w:rStyle w:val="af"/>
                <w:noProof/>
                <w14:scene3d>
                  <w14:camera w14:prst="orthographicFront"/>
                  <w14:lightRig w14:rig="threePt" w14:dir="t">
                    <w14:rot w14:lat="0" w14:lon="0" w14:rev="0"/>
                  </w14:lightRig>
                </w14:scene3d>
              </w:rPr>
              <w:t>5.1.3.</w:t>
            </w:r>
            <w:r w:rsidR="000A31F4" w:rsidRPr="00E25755">
              <w:rPr>
                <w:rStyle w:val="af"/>
                <w:noProof/>
              </w:rPr>
              <w:t xml:space="preserve"> Тестирование вёрстки</w:t>
            </w:r>
            <w:r w:rsidR="000A31F4">
              <w:rPr>
                <w:noProof/>
                <w:webHidden/>
              </w:rPr>
              <w:tab/>
            </w:r>
            <w:r w:rsidR="000A31F4">
              <w:rPr>
                <w:noProof/>
                <w:webHidden/>
              </w:rPr>
              <w:fldChar w:fldCharType="begin"/>
            </w:r>
            <w:r w:rsidR="000A31F4">
              <w:rPr>
                <w:noProof/>
                <w:webHidden/>
              </w:rPr>
              <w:instrText xml:space="preserve"> PAGEREF _Toc73601216 \h </w:instrText>
            </w:r>
            <w:r w:rsidR="000A31F4">
              <w:rPr>
                <w:noProof/>
                <w:webHidden/>
              </w:rPr>
            </w:r>
            <w:r w:rsidR="000A31F4">
              <w:rPr>
                <w:noProof/>
                <w:webHidden/>
              </w:rPr>
              <w:fldChar w:fldCharType="separate"/>
            </w:r>
            <w:r w:rsidR="000A31F4">
              <w:rPr>
                <w:noProof/>
                <w:webHidden/>
              </w:rPr>
              <w:t>91</w:t>
            </w:r>
            <w:r w:rsidR="000A31F4">
              <w:rPr>
                <w:noProof/>
                <w:webHidden/>
              </w:rPr>
              <w:fldChar w:fldCharType="end"/>
            </w:r>
          </w:hyperlink>
        </w:p>
        <w:p w14:paraId="2640CF8C" w14:textId="506AE855" w:rsidR="000A31F4" w:rsidRDefault="009873F2" w:rsidP="000A31F4">
          <w:pPr>
            <w:pStyle w:val="32"/>
            <w:rPr>
              <w:rFonts w:asciiTheme="minorHAnsi" w:eastAsiaTheme="minorEastAsia" w:hAnsiTheme="minorHAnsi"/>
              <w:noProof/>
              <w:sz w:val="22"/>
              <w:lang w:eastAsia="ru-RU"/>
            </w:rPr>
          </w:pPr>
          <w:hyperlink w:anchor="_Toc73601217" w:history="1">
            <w:r w:rsidR="000A31F4" w:rsidRPr="00E25755">
              <w:rPr>
                <w:rStyle w:val="af"/>
                <w:noProof/>
                <w14:scene3d>
                  <w14:camera w14:prst="orthographicFront"/>
                  <w14:lightRig w14:rig="threePt" w14:dir="t">
                    <w14:rot w14:lat="0" w14:lon="0" w14:rev="0"/>
                  </w14:lightRig>
                </w14:scene3d>
              </w:rPr>
              <w:t>5.1.4.</w:t>
            </w:r>
            <w:r w:rsidR="000A31F4" w:rsidRPr="00E25755">
              <w:rPr>
                <w:rStyle w:val="af"/>
                <w:noProof/>
              </w:rPr>
              <w:t xml:space="preserve"> Тестирование в исключительных ситуациях</w:t>
            </w:r>
            <w:r w:rsidR="000A31F4">
              <w:rPr>
                <w:noProof/>
                <w:webHidden/>
              </w:rPr>
              <w:tab/>
            </w:r>
            <w:r w:rsidR="000A31F4">
              <w:rPr>
                <w:noProof/>
                <w:webHidden/>
              </w:rPr>
              <w:fldChar w:fldCharType="begin"/>
            </w:r>
            <w:r w:rsidR="000A31F4">
              <w:rPr>
                <w:noProof/>
                <w:webHidden/>
              </w:rPr>
              <w:instrText xml:space="preserve"> PAGEREF _Toc73601217 \h </w:instrText>
            </w:r>
            <w:r w:rsidR="000A31F4">
              <w:rPr>
                <w:noProof/>
                <w:webHidden/>
              </w:rPr>
            </w:r>
            <w:r w:rsidR="000A31F4">
              <w:rPr>
                <w:noProof/>
                <w:webHidden/>
              </w:rPr>
              <w:fldChar w:fldCharType="separate"/>
            </w:r>
            <w:r w:rsidR="000A31F4">
              <w:rPr>
                <w:noProof/>
                <w:webHidden/>
              </w:rPr>
              <w:t>92</w:t>
            </w:r>
            <w:r w:rsidR="000A31F4">
              <w:rPr>
                <w:noProof/>
                <w:webHidden/>
              </w:rPr>
              <w:fldChar w:fldCharType="end"/>
            </w:r>
          </w:hyperlink>
        </w:p>
        <w:p w14:paraId="1F67011B" w14:textId="3B094BD1" w:rsidR="000A31F4" w:rsidRDefault="009873F2">
          <w:pPr>
            <w:pStyle w:val="21"/>
            <w:rPr>
              <w:rFonts w:asciiTheme="minorHAnsi" w:eastAsiaTheme="minorEastAsia" w:hAnsiTheme="minorHAnsi"/>
              <w:noProof/>
              <w:sz w:val="22"/>
              <w:lang w:eastAsia="ru-RU"/>
            </w:rPr>
          </w:pPr>
          <w:hyperlink w:anchor="_Toc73601218" w:history="1">
            <w:r w:rsidR="000A31F4" w:rsidRPr="00E25755">
              <w:rPr>
                <w:rStyle w:val="af"/>
                <w:noProof/>
              </w:rPr>
              <w:t>6.1. Вредные факторы при использовании программного комплекса</w:t>
            </w:r>
            <w:r w:rsidR="000A31F4">
              <w:rPr>
                <w:noProof/>
                <w:webHidden/>
              </w:rPr>
              <w:tab/>
            </w:r>
            <w:r w:rsidR="000A31F4">
              <w:rPr>
                <w:noProof/>
                <w:webHidden/>
              </w:rPr>
              <w:fldChar w:fldCharType="begin"/>
            </w:r>
            <w:r w:rsidR="000A31F4">
              <w:rPr>
                <w:noProof/>
                <w:webHidden/>
              </w:rPr>
              <w:instrText xml:space="preserve"> PAGEREF _Toc73601218 \h </w:instrText>
            </w:r>
            <w:r w:rsidR="000A31F4">
              <w:rPr>
                <w:noProof/>
                <w:webHidden/>
              </w:rPr>
            </w:r>
            <w:r w:rsidR="000A31F4">
              <w:rPr>
                <w:noProof/>
                <w:webHidden/>
              </w:rPr>
              <w:fldChar w:fldCharType="separate"/>
            </w:r>
            <w:r w:rsidR="000A31F4">
              <w:rPr>
                <w:noProof/>
                <w:webHidden/>
              </w:rPr>
              <w:t>94</w:t>
            </w:r>
            <w:r w:rsidR="000A31F4">
              <w:rPr>
                <w:noProof/>
                <w:webHidden/>
              </w:rPr>
              <w:fldChar w:fldCharType="end"/>
            </w:r>
          </w:hyperlink>
        </w:p>
        <w:p w14:paraId="4DA23B14" w14:textId="3D359DF4" w:rsidR="000A31F4" w:rsidRDefault="009873F2" w:rsidP="000A31F4">
          <w:pPr>
            <w:pStyle w:val="32"/>
            <w:rPr>
              <w:rFonts w:asciiTheme="minorHAnsi" w:eastAsiaTheme="minorEastAsia" w:hAnsiTheme="minorHAnsi"/>
              <w:noProof/>
              <w:sz w:val="22"/>
              <w:lang w:eastAsia="ru-RU"/>
            </w:rPr>
          </w:pPr>
          <w:hyperlink w:anchor="_Toc73601219" w:history="1">
            <w:r w:rsidR="000A31F4" w:rsidRPr="00E25755">
              <w:rPr>
                <w:rStyle w:val="af"/>
                <w:noProof/>
                <w14:scene3d>
                  <w14:camera w14:prst="orthographicFront"/>
                  <w14:lightRig w14:rig="threePt" w14:dir="t">
                    <w14:rot w14:lat="0" w14:lon="0" w14:rev="0"/>
                  </w14:lightRig>
                </w14:scene3d>
              </w:rPr>
              <w:t>6.1.1.</w:t>
            </w:r>
            <w:r w:rsidR="000A31F4" w:rsidRPr="00E25755">
              <w:rPr>
                <w:rStyle w:val="af"/>
                <w:noProof/>
              </w:rPr>
              <w:t xml:space="preserve"> Режим труда и отдыха</w:t>
            </w:r>
            <w:r w:rsidR="000A31F4">
              <w:rPr>
                <w:noProof/>
                <w:webHidden/>
              </w:rPr>
              <w:tab/>
            </w:r>
            <w:r w:rsidR="000A31F4">
              <w:rPr>
                <w:noProof/>
                <w:webHidden/>
              </w:rPr>
              <w:fldChar w:fldCharType="begin"/>
            </w:r>
            <w:r w:rsidR="000A31F4">
              <w:rPr>
                <w:noProof/>
                <w:webHidden/>
              </w:rPr>
              <w:instrText xml:space="preserve"> PAGEREF _Toc73601219 \h </w:instrText>
            </w:r>
            <w:r w:rsidR="000A31F4">
              <w:rPr>
                <w:noProof/>
                <w:webHidden/>
              </w:rPr>
            </w:r>
            <w:r w:rsidR="000A31F4">
              <w:rPr>
                <w:noProof/>
                <w:webHidden/>
              </w:rPr>
              <w:fldChar w:fldCharType="separate"/>
            </w:r>
            <w:r w:rsidR="000A31F4">
              <w:rPr>
                <w:noProof/>
                <w:webHidden/>
              </w:rPr>
              <w:t>95</w:t>
            </w:r>
            <w:r w:rsidR="000A31F4">
              <w:rPr>
                <w:noProof/>
                <w:webHidden/>
              </w:rPr>
              <w:fldChar w:fldCharType="end"/>
            </w:r>
          </w:hyperlink>
        </w:p>
        <w:p w14:paraId="63C15909" w14:textId="3904CD15" w:rsidR="000A31F4" w:rsidRDefault="009873F2" w:rsidP="000A31F4">
          <w:pPr>
            <w:pStyle w:val="32"/>
            <w:rPr>
              <w:rFonts w:asciiTheme="minorHAnsi" w:eastAsiaTheme="minorEastAsia" w:hAnsiTheme="minorHAnsi"/>
              <w:noProof/>
              <w:sz w:val="22"/>
              <w:lang w:eastAsia="ru-RU"/>
            </w:rPr>
          </w:pPr>
          <w:hyperlink w:anchor="_Toc73601220" w:history="1">
            <w:r w:rsidR="000A31F4" w:rsidRPr="00E25755">
              <w:rPr>
                <w:rStyle w:val="af"/>
                <w:noProof/>
                <w14:scene3d>
                  <w14:camera w14:prst="orthographicFront"/>
                  <w14:lightRig w14:rig="threePt" w14:dir="t">
                    <w14:rot w14:lat="0" w14:lon="0" w14:rev="0"/>
                  </w14:lightRig>
                </w14:scene3d>
              </w:rPr>
              <w:t>6.1.2.</w:t>
            </w:r>
            <w:r w:rsidR="000A31F4" w:rsidRPr="00E25755">
              <w:rPr>
                <w:rStyle w:val="af"/>
                <w:noProof/>
              </w:rPr>
              <w:t xml:space="preserve"> Освещённость</w:t>
            </w:r>
            <w:r w:rsidR="000A31F4">
              <w:rPr>
                <w:noProof/>
                <w:webHidden/>
              </w:rPr>
              <w:tab/>
            </w:r>
            <w:r w:rsidR="000A31F4">
              <w:rPr>
                <w:noProof/>
                <w:webHidden/>
              </w:rPr>
              <w:fldChar w:fldCharType="begin"/>
            </w:r>
            <w:r w:rsidR="000A31F4">
              <w:rPr>
                <w:noProof/>
                <w:webHidden/>
              </w:rPr>
              <w:instrText xml:space="preserve"> PAGEREF _Toc73601220 \h </w:instrText>
            </w:r>
            <w:r w:rsidR="000A31F4">
              <w:rPr>
                <w:noProof/>
                <w:webHidden/>
              </w:rPr>
            </w:r>
            <w:r w:rsidR="000A31F4">
              <w:rPr>
                <w:noProof/>
                <w:webHidden/>
              </w:rPr>
              <w:fldChar w:fldCharType="separate"/>
            </w:r>
            <w:r w:rsidR="000A31F4">
              <w:rPr>
                <w:noProof/>
                <w:webHidden/>
              </w:rPr>
              <w:t>96</w:t>
            </w:r>
            <w:r w:rsidR="000A31F4">
              <w:rPr>
                <w:noProof/>
                <w:webHidden/>
              </w:rPr>
              <w:fldChar w:fldCharType="end"/>
            </w:r>
          </w:hyperlink>
        </w:p>
        <w:p w14:paraId="0B81A842" w14:textId="2886DBBC" w:rsidR="000A31F4" w:rsidRDefault="009873F2" w:rsidP="000A31F4">
          <w:pPr>
            <w:pStyle w:val="32"/>
            <w:rPr>
              <w:rFonts w:asciiTheme="minorHAnsi" w:eastAsiaTheme="minorEastAsia" w:hAnsiTheme="minorHAnsi"/>
              <w:noProof/>
              <w:sz w:val="22"/>
              <w:lang w:eastAsia="ru-RU"/>
            </w:rPr>
          </w:pPr>
          <w:hyperlink w:anchor="_Toc73601221" w:history="1">
            <w:r w:rsidR="000A31F4" w:rsidRPr="00E25755">
              <w:rPr>
                <w:rStyle w:val="af"/>
                <w:noProof/>
                <w14:scene3d>
                  <w14:camera w14:prst="orthographicFront"/>
                  <w14:lightRig w14:rig="threePt" w14:dir="t">
                    <w14:rot w14:lat="0" w14:lon="0" w14:rev="0"/>
                  </w14:lightRig>
                </w14:scene3d>
              </w:rPr>
              <w:t>6.1.3.</w:t>
            </w:r>
            <w:r w:rsidR="000A31F4" w:rsidRPr="00E25755">
              <w:rPr>
                <w:rStyle w:val="af"/>
                <w:noProof/>
              </w:rPr>
              <w:t xml:space="preserve"> Электробезопасность</w:t>
            </w:r>
            <w:r w:rsidR="000A31F4">
              <w:rPr>
                <w:noProof/>
                <w:webHidden/>
              </w:rPr>
              <w:tab/>
            </w:r>
            <w:r w:rsidR="000A31F4">
              <w:rPr>
                <w:noProof/>
                <w:webHidden/>
              </w:rPr>
              <w:fldChar w:fldCharType="begin"/>
            </w:r>
            <w:r w:rsidR="000A31F4">
              <w:rPr>
                <w:noProof/>
                <w:webHidden/>
              </w:rPr>
              <w:instrText xml:space="preserve"> PAGEREF _Toc73601221 \h </w:instrText>
            </w:r>
            <w:r w:rsidR="000A31F4">
              <w:rPr>
                <w:noProof/>
                <w:webHidden/>
              </w:rPr>
            </w:r>
            <w:r w:rsidR="000A31F4">
              <w:rPr>
                <w:noProof/>
                <w:webHidden/>
              </w:rPr>
              <w:fldChar w:fldCharType="separate"/>
            </w:r>
            <w:r w:rsidR="000A31F4">
              <w:rPr>
                <w:noProof/>
                <w:webHidden/>
              </w:rPr>
              <w:t>97</w:t>
            </w:r>
            <w:r w:rsidR="000A31F4">
              <w:rPr>
                <w:noProof/>
                <w:webHidden/>
              </w:rPr>
              <w:fldChar w:fldCharType="end"/>
            </w:r>
          </w:hyperlink>
        </w:p>
        <w:p w14:paraId="0820945E" w14:textId="5C8800A1" w:rsidR="000A31F4" w:rsidRDefault="009873F2">
          <w:pPr>
            <w:pStyle w:val="21"/>
            <w:rPr>
              <w:rFonts w:asciiTheme="minorHAnsi" w:eastAsiaTheme="minorEastAsia" w:hAnsiTheme="minorHAnsi"/>
              <w:noProof/>
              <w:sz w:val="22"/>
              <w:lang w:eastAsia="ru-RU"/>
            </w:rPr>
          </w:pPr>
          <w:hyperlink w:anchor="_Toc73601222" w:history="1">
            <w:r w:rsidR="000A31F4" w:rsidRPr="00E25755">
              <w:rPr>
                <w:rStyle w:val="af"/>
                <w:noProof/>
              </w:rPr>
              <w:t>6.2. Устойчивость в чрезвычайных ситуациях</w:t>
            </w:r>
            <w:r w:rsidR="000A31F4">
              <w:rPr>
                <w:noProof/>
                <w:webHidden/>
              </w:rPr>
              <w:tab/>
            </w:r>
            <w:r w:rsidR="000A31F4">
              <w:rPr>
                <w:noProof/>
                <w:webHidden/>
              </w:rPr>
              <w:fldChar w:fldCharType="begin"/>
            </w:r>
            <w:r w:rsidR="000A31F4">
              <w:rPr>
                <w:noProof/>
                <w:webHidden/>
              </w:rPr>
              <w:instrText xml:space="preserve"> PAGEREF _Toc73601222 \h </w:instrText>
            </w:r>
            <w:r w:rsidR="000A31F4">
              <w:rPr>
                <w:noProof/>
                <w:webHidden/>
              </w:rPr>
            </w:r>
            <w:r w:rsidR="000A31F4">
              <w:rPr>
                <w:noProof/>
                <w:webHidden/>
              </w:rPr>
              <w:fldChar w:fldCharType="separate"/>
            </w:r>
            <w:r w:rsidR="000A31F4">
              <w:rPr>
                <w:noProof/>
                <w:webHidden/>
              </w:rPr>
              <w:t>98</w:t>
            </w:r>
            <w:r w:rsidR="000A31F4">
              <w:rPr>
                <w:noProof/>
                <w:webHidden/>
              </w:rPr>
              <w:fldChar w:fldCharType="end"/>
            </w:r>
          </w:hyperlink>
        </w:p>
        <w:p w14:paraId="64E889F3" w14:textId="19488E36" w:rsidR="000A31F4" w:rsidRDefault="009873F2">
          <w:pPr>
            <w:pStyle w:val="21"/>
            <w:rPr>
              <w:rFonts w:asciiTheme="minorHAnsi" w:eastAsiaTheme="minorEastAsia" w:hAnsiTheme="minorHAnsi"/>
              <w:noProof/>
              <w:sz w:val="22"/>
              <w:lang w:eastAsia="ru-RU"/>
            </w:rPr>
          </w:pPr>
          <w:hyperlink w:anchor="_Toc73601223" w:history="1">
            <w:r w:rsidR="000A31F4" w:rsidRPr="00E25755">
              <w:rPr>
                <w:rStyle w:val="af"/>
                <w:noProof/>
              </w:rPr>
              <w:t>6.3. Защита окружающей среды</w:t>
            </w:r>
            <w:r w:rsidR="000A31F4">
              <w:rPr>
                <w:noProof/>
                <w:webHidden/>
              </w:rPr>
              <w:tab/>
            </w:r>
            <w:r w:rsidR="000A31F4">
              <w:rPr>
                <w:noProof/>
                <w:webHidden/>
              </w:rPr>
              <w:fldChar w:fldCharType="begin"/>
            </w:r>
            <w:r w:rsidR="000A31F4">
              <w:rPr>
                <w:noProof/>
                <w:webHidden/>
              </w:rPr>
              <w:instrText xml:space="preserve"> PAGEREF _Toc73601223 \h </w:instrText>
            </w:r>
            <w:r w:rsidR="000A31F4">
              <w:rPr>
                <w:noProof/>
                <w:webHidden/>
              </w:rPr>
            </w:r>
            <w:r w:rsidR="000A31F4">
              <w:rPr>
                <w:noProof/>
                <w:webHidden/>
              </w:rPr>
              <w:fldChar w:fldCharType="separate"/>
            </w:r>
            <w:r w:rsidR="000A31F4">
              <w:rPr>
                <w:noProof/>
                <w:webHidden/>
              </w:rPr>
              <w:t>99</w:t>
            </w:r>
            <w:r w:rsidR="000A31F4">
              <w:rPr>
                <w:noProof/>
                <w:webHidden/>
              </w:rPr>
              <w:fldChar w:fldCharType="end"/>
            </w:r>
          </w:hyperlink>
        </w:p>
        <w:p w14:paraId="48012B22" w14:textId="21FED655" w:rsidR="000A31F4" w:rsidRDefault="009873F2">
          <w:pPr>
            <w:pStyle w:val="21"/>
            <w:rPr>
              <w:rFonts w:asciiTheme="minorHAnsi" w:eastAsiaTheme="minorEastAsia" w:hAnsiTheme="minorHAnsi"/>
              <w:noProof/>
              <w:sz w:val="22"/>
              <w:lang w:eastAsia="ru-RU"/>
            </w:rPr>
          </w:pPr>
          <w:hyperlink w:anchor="_Toc73601224" w:history="1">
            <w:r w:rsidR="000A31F4" w:rsidRPr="00E25755">
              <w:rPr>
                <w:rStyle w:val="af"/>
                <w:noProof/>
              </w:rPr>
              <w:t>6.4. Расчёт искусственного освещения методом светового потока</w:t>
            </w:r>
            <w:r w:rsidR="000A31F4">
              <w:rPr>
                <w:noProof/>
                <w:webHidden/>
              </w:rPr>
              <w:tab/>
            </w:r>
            <w:r w:rsidR="000A31F4">
              <w:rPr>
                <w:noProof/>
                <w:webHidden/>
              </w:rPr>
              <w:fldChar w:fldCharType="begin"/>
            </w:r>
            <w:r w:rsidR="000A31F4">
              <w:rPr>
                <w:noProof/>
                <w:webHidden/>
              </w:rPr>
              <w:instrText xml:space="preserve"> PAGEREF _Toc73601224 \h </w:instrText>
            </w:r>
            <w:r w:rsidR="000A31F4">
              <w:rPr>
                <w:noProof/>
                <w:webHidden/>
              </w:rPr>
            </w:r>
            <w:r w:rsidR="000A31F4">
              <w:rPr>
                <w:noProof/>
                <w:webHidden/>
              </w:rPr>
              <w:fldChar w:fldCharType="separate"/>
            </w:r>
            <w:r w:rsidR="000A31F4">
              <w:rPr>
                <w:noProof/>
                <w:webHidden/>
              </w:rPr>
              <w:t>100</w:t>
            </w:r>
            <w:r w:rsidR="000A31F4">
              <w:rPr>
                <w:noProof/>
                <w:webHidden/>
              </w:rPr>
              <w:fldChar w:fldCharType="end"/>
            </w:r>
          </w:hyperlink>
        </w:p>
        <w:p w14:paraId="329C0731" w14:textId="76C19A45" w:rsidR="00AA1F1D" w:rsidRDefault="00FD089D" w:rsidP="00FD089D">
          <w:pPr>
            <w:pStyle w:val="12"/>
          </w:pPr>
          <w:r>
            <w:fldChar w:fldCharType="end"/>
          </w:r>
        </w:p>
      </w:sdtContent>
    </w:sdt>
    <w:p w14:paraId="26CCB3F3" w14:textId="77777777" w:rsidR="00AA1F1D" w:rsidRPr="00AA1F1D" w:rsidRDefault="00AA1F1D" w:rsidP="00AA1F1D"/>
    <w:p w14:paraId="16204041" w14:textId="77777777" w:rsidR="006B65C3" w:rsidRPr="004A0142" w:rsidRDefault="006B65C3" w:rsidP="0092282C">
      <w:pPr>
        <w:pStyle w:val="1"/>
        <w:numPr>
          <w:ilvl w:val="0"/>
          <w:numId w:val="0"/>
        </w:numPr>
      </w:pPr>
      <w:r w:rsidRPr="004A0142">
        <w:lastRenderedPageBreak/>
        <w:t>ВВЕДЕНИЕ</w:t>
      </w:r>
    </w:p>
    <w:p w14:paraId="01251884" w14:textId="77777777" w:rsidR="00362C38" w:rsidRDefault="00362C38" w:rsidP="00362C38">
      <w:r>
        <w:t>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почта до сих пор занимает лидирующие позиции в сфере коммуникации.</w:t>
      </w:r>
    </w:p>
    <w:p w14:paraId="072A2C8A" w14:textId="77777777" w:rsidR="00362C38" w:rsidRDefault="00362C38" w:rsidP="00362C38">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77FB6087" w14:textId="47C960BC" w:rsidR="00362C38" w:rsidRDefault="00362C38" w:rsidP="00362C38">
      <w:r>
        <w:t>Многие крупные компании используют электронную почту для обмена документами. В таких ситуациях крайне важно, чтобы сообщение было успешно дост</w:t>
      </w:r>
      <w:r w:rsidR="00AB6819">
        <w:t>авлено и прочитано получателем.</w:t>
      </w:r>
    </w:p>
    <w:p w14:paraId="01B321CE" w14:textId="562DDDCE" w:rsidR="00362C38" w:rsidRDefault="00362C38" w:rsidP="00362C38">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362C38">
        <w:t xml:space="preserve"> </w:t>
      </w:r>
      <w:r>
        <w:t xml:space="preserve">и </w:t>
      </w:r>
      <w:r>
        <w:rPr>
          <w:lang w:val="en-US"/>
        </w:rPr>
        <w:t>SMTP</w:t>
      </w:r>
      <w:r w:rsidR="00AB6819">
        <w:t>.</w:t>
      </w:r>
    </w:p>
    <w:p w14:paraId="5024965B" w14:textId="05B35984" w:rsidR="00362C38" w:rsidRDefault="00362C38" w:rsidP="00362C38">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w:t>
      </w:r>
      <w:r w:rsidR="00AB6819">
        <w:t>необходимый уровень надежности.</w:t>
      </w:r>
    </w:p>
    <w:p w14:paraId="26A8F595" w14:textId="2B53EF0B" w:rsidR="00362C38" w:rsidRDefault="00362C38" w:rsidP="00362C38">
      <w:r>
        <w:t>Тема работы: «</w:t>
      </w:r>
      <w:r w:rsidR="005258C7">
        <w:t>П</w:t>
      </w:r>
      <w:r w:rsidR="005258C7"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p>
    <w:p w14:paraId="3AE21B6A" w14:textId="77777777" w:rsidR="00362C38" w:rsidRDefault="00362C38" w:rsidP="00362C38">
      <w:r>
        <w:t>Тема дипломной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F427386" w14:textId="77777777" w:rsidR="00362C38" w:rsidRDefault="00362C38" w:rsidP="00362C38">
      <w:r>
        <w:t>Целью дипломной работы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высокой надежности отправки.</w:t>
      </w:r>
    </w:p>
    <w:p w14:paraId="03569022" w14:textId="77777777" w:rsidR="00362C38" w:rsidRDefault="00362C38" w:rsidP="00362C38">
      <w:r>
        <w:t>Поставленная цель достигается путем решения следующих основных задач:</w:t>
      </w:r>
    </w:p>
    <w:p w14:paraId="2AE42186" w14:textId="776F57AA" w:rsidR="00362C38" w:rsidRDefault="00362C38" w:rsidP="00F61418">
      <w:pPr>
        <w:pStyle w:val="a0"/>
        <w:numPr>
          <w:ilvl w:val="0"/>
          <w:numId w:val="43"/>
        </w:numPr>
      </w:pPr>
      <w:r>
        <w:lastRenderedPageBreak/>
        <w:t>анализ процесса отправки электронного письма;</w:t>
      </w:r>
    </w:p>
    <w:p w14:paraId="0CE6DBDD" w14:textId="77777777" w:rsidR="00362C38" w:rsidRDefault="00362C38" w:rsidP="00AB6819">
      <w:pPr>
        <w:pStyle w:val="a0"/>
      </w:pPr>
      <w:r>
        <w:t>сравнительный анализ уже имеющихся систем и платформ для обучения;</w:t>
      </w:r>
    </w:p>
    <w:p w14:paraId="0F8D5A05" w14:textId="77777777" w:rsidR="00362C38" w:rsidRDefault="00362C38" w:rsidP="00AB6819">
      <w:pPr>
        <w:pStyle w:val="a0"/>
      </w:pPr>
      <w:r>
        <w:t>разработка и анализ требований;</w:t>
      </w:r>
    </w:p>
    <w:p w14:paraId="3CC33627" w14:textId="77777777" w:rsidR="00362C38" w:rsidRDefault="00362C38" w:rsidP="00AB6819">
      <w:pPr>
        <w:pStyle w:val="a0"/>
      </w:pPr>
      <w:r>
        <w:t>проектирование программного комплекса;</w:t>
      </w:r>
    </w:p>
    <w:p w14:paraId="280142D2" w14:textId="77777777" w:rsidR="00362C38" w:rsidRDefault="00362C38" w:rsidP="00AB6819">
      <w:pPr>
        <w:pStyle w:val="a0"/>
      </w:pPr>
      <w:r>
        <w:t xml:space="preserve">программная реализация базы данных, </w:t>
      </w:r>
      <w:r>
        <w:rPr>
          <w:lang w:val="en-US"/>
        </w:rPr>
        <w:t>API</w:t>
      </w:r>
      <w:r>
        <w:t xml:space="preserve">, серверной части, </w:t>
      </w:r>
      <w:r>
        <w:rPr>
          <w:lang w:val="en-US"/>
        </w:rPr>
        <w:t>WEB</w:t>
      </w:r>
      <w:r>
        <w:t>-интерфейса;</w:t>
      </w:r>
    </w:p>
    <w:p w14:paraId="536D4529" w14:textId="77777777" w:rsidR="00362C38" w:rsidRDefault="00362C38" w:rsidP="00AB6819">
      <w:pPr>
        <w:pStyle w:val="a0"/>
      </w:pPr>
      <w:r>
        <w:t>тестирование разработанного программного комплекса;</w:t>
      </w:r>
    </w:p>
    <w:p w14:paraId="22030BB1" w14:textId="32DF45E8" w:rsidR="00362C38" w:rsidRDefault="00362C38" w:rsidP="00AB6819">
      <w:pPr>
        <w:pStyle w:val="a0"/>
      </w:pPr>
      <w:r>
        <w:t>внедрение в информационную систему ПланФ</w:t>
      </w:r>
      <w:r w:rsidR="00D526D4">
        <w:t>акт</w:t>
      </w:r>
      <w:r w:rsidR="00861E6B">
        <w:t>.</w:t>
      </w:r>
    </w:p>
    <w:p w14:paraId="69E437F3" w14:textId="77777777" w:rsidR="00362C38" w:rsidRDefault="00362C38" w:rsidP="00362C38">
      <w:r>
        <w:t>Объектом исследования является процесс рассылки электронных сообщений.</w:t>
      </w:r>
    </w:p>
    <w:p w14:paraId="3EF8A06B" w14:textId="73435D62" w:rsidR="00F11E8E" w:rsidRPr="00F11E8E" w:rsidRDefault="00362C38" w:rsidP="00D526D4">
      <w:r>
        <w:t>Предметом исследования в дипломе являются методы и средства улучшения надежности и контроля рассылки электронных сообщений.</w:t>
      </w:r>
    </w:p>
    <w:p w14:paraId="7FB6B00F" w14:textId="2612D7CF" w:rsidR="006B65C3" w:rsidRDefault="006B65C3" w:rsidP="00D90720">
      <w:pPr>
        <w:pStyle w:val="1"/>
      </w:pPr>
      <w:r>
        <w:lastRenderedPageBreak/>
        <w:t>АНАЛИЗ ТРЕБОВАНИЙ</w:t>
      </w:r>
    </w:p>
    <w:p w14:paraId="11A95CCC" w14:textId="77777777" w:rsidR="00362C38" w:rsidRDefault="00362C38" w:rsidP="00362C38">
      <w:r>
        <w:t xml:space="preserve">Практически любой </w:t>
      </w:r>
      <w:r>
        <w:rPr>
          <w:lang w:val="en-US"/>
        </w:rPr>
        <w:t>IT</w:t>
      </w:r>
      <w:r>
        <w:t>-проект начинается со сбора информации о 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Поскольку, участники проекта имеют различный уровень подготовки в области работы с информацией, то и материалы должны быть представлены в разнообразных (но заранее определенных) формах, доступных для понимания разными группами. Другими словами, с разной степенью детализации, уровня абстракции, применения нотаций и других характеристик.</w:t>
      </w:r>
    </w:p>
    <w:p w14:paraId="2959AA3E" w14:textId="77777777" w:rsidR="00362C38" w:rsidRDefault="00362C38" w:rsidP="00362C38">
      <w:r>
        <w:t>Разработка требований и документирование проекта для сложных продуктов — это длительный процесс, к тому же очень кропотливый и требующий слаженной работы коллектива. Поэтому, с самого начала необходимо продумать и подготовить ландшафт (среду обитания), в которой это процесс будет проистекать. На мой взгляд, обеспечение комфортной среды для работы с артефактами проекта, а также для коммуникации участников между собой – это один из ключевых аспектов его (проекта) успешного завершения.</w:t>
      </w:r>
    </w:p>
    <w:p w14:paraId="3BEDD985" w14:textId="5F0B9D0E" w:rsidR="00362C38" w:rsidRDefault="00362C38" w:rsidP="00362C38">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0313686A" w14:textId="77777777" w:rsidR="00362C38" w:rsidRDefault="00362C38" w:rsidP="00F61418">
      <w:pPr>
        <w:pStyle w:val="2"/>
        <w:numPr>
          <w:ilvl w:val="1"/>
          <w:numId w:val="15"/>
        </w:numPr>
      </w:pPr>
      <w:bookmarkStart w:id="4" w:name="_Toc73469523"/>
      <w:bookmarkStart w:id="5" w:name="_Toc68534485"/>
      <w:bookmarkStart w:id="6" w:name="_Toc73601144"/>
      <w:r>
        <w:t>Обзор процесса отправки сообщения</w:t>
      </w:r>
      <w:bookmarkEnd w:id="4"/>
      <w:bookmarkEnd w:id="5"/>
      <w:bookmarkEnd w:id="6"/>
    </w:p>
    <w:p w14:paraId="1A996DF2" w14:textId="77777777" w:rsidR="00362C38" w:rsidRDefault="00362C38" w:rsidP="00F61418">
      <w:pPr>
        <w:pStyle w:val="3"/>
        <w:numPr>
          <w:ilvl w:val="2"/>
          <w:numId w:val="14"/>
        </w:numPr>
        <w:ind w:firstLine="709"/>
      </w:pPr>
      <w:bookmarkStart w:id="7" w:name="_Toc73469524"/>
      <w:bookmarkStart w:id="8" w:name="_Toc68534486"/>
      <w:bookmarkStart w:id="9" w:name="_Toc73601145"/>
      <w:r>
        <w:t>Общие сведения</w:t>
      </w:r>
      <w:bookmarkEnd w:id="7"/>
      <w:bookmarkEnd w:id="8"/>
      <w:bookmarkEnd w:id="9"/>
    </w:p>
    <w:p w14:paraId="0B1BA2AE" w14:textId="77777777" w:rsidR="00362C38" w:rsidRDefault="00362C38" w:rsidP="00362C38">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3E3C9573" w14:textId="77777777" w:rsidR="00362C38" w:rsidRDefault="00362C38" w:rsidP="00362C38">
      <w:pPr>
        <w:ind w:firstLine="708"/>
        <w:rPr>
          <w:szCs w:val="28"/>
        </w:rPr>
      </w:pPr>
      <w:r>
        <w:rPr>
          <w:szCs w:val="28"/>
        </w:rPr>
        <w:t xml:space="preserve">При взаимодействии крупных компаний, передающих важные документы посредством электронной почты, надежность доставки является одним из </w:t>
      </w:r>
      <w:r>
        <w:rPr>
          <w:szCs w:val="28"/>
        </w:rPr>
        <w:lastRenderedPageBreak/>
        <w:t>ключевых параметров. В таких случаях цена недоставленного сообщения может быть крайне высока.</w:t>
      </w:r>
    </w:p>
    <w:p w14:paraId="353E2502" w14:textId="77777777" w:rsidR="00362C38" w:rsidRDefault="00362C38" w:rsidP="00362C38">
      <w:pPr>
        <w:ind w:firstLine="708"/>
        <w:rPr>
          <w:szCs w:val="28"/>
        </w:rPr>
      </w:pPr>
      <w:r>
        <w:rPr>
          <w:szCs w:val="28"/>
        </w:rPr>
        <w:t>Процесс отправки электронного сообщения разрабатываемым программным комплексом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2C1E9B77" w14:textId="77777777" w:rsidR="00362C38" w:rsidRDefault="00362C38" w:rsidP="00F61418">
      <w:pPr>
        <w:pStyle w:val="3"/>
        <w:numPr>
          <w:ilvl w:val="2"/>
          <w:numId w:val="14"/>
        </w:numPr>
        <w:ind w:firstLine="709"/>
      </w:pPr>
      <w:bookmarkStart w:id="10" w:name="_Toc73469525"/>
      <w:bookmarkStart w:id="11" w:name="_Toc68534487"/>
      <w:bookmarkStart w:id="12" w:name="_Toc44341645"/>
      <w:bookmarkStart w:id="13" w:name="_Toc73601146"/>
      <w:r>
        <w:t>Основные понятия</w:t>
      </w:r>
      <w:bookmarkEnd w:id="10"/>
      <w:bookmarkEnd w:id="11"/>
      <w:bookmarkEnd w:id="12"/>
      <w:bookmarkEnd w:id="13"/>
    </w:p>
    <w:p w14:paraId="2D3EE0A0" w14:textId="77777777" w:rsidR="00362C38" w:rsidRDefault="00362C38" w:rsidP="00362C38">
      <w:pPr>
        <w:ind w:firstLine="708"/>
        <w:rPr>
          <w:szCs w:val="28"/>
        </w:rPr>
      </w:pPr>
      <w:r>
        <w:rPr>
          <w:szCs w:val="28"/>
        </w:rPr>
        <w:t>Ниже представлены определения основным понятиям, необходимым в дальнейшей работе.</w:t>
      </w:r>
    </w:p>
    <w:p w14:paraId="603C1D09" w14:textId="77777777" w:rsidR="00362C38" w:rsidRDefault="00362C38" w:rsidP="00362C38">
      <w:pPr>
        <w:ind w:firstLine="708"/>
        <w:rPr>
          <w:szCs w:val="28"/>
        </w:rPr>
      </w:pPr>
      <w:r>
        <w:rPr>
          <w:i/>
          <w:szCs w:val="28"/>
        </w:rPr>
        <w:t xml:space="preserve">Сообщение – </w:t>
      </w:r>
      <w:r>
        <w:rPr>
          <w:szCs w:val="28"/>
        </w:rPr>
        <w:t xml:space="preserve">определенная информация, которую необходимо передать. </w:t>
      </w:r>
    </w:p>
    <w:p w14:paraId="7D32C3F9" w14:textId="77777777" w:rsidR="00362C38" w:rsidRDefault="00362C38" w:rsidP="00362C38">
      <w:pPr>
        <w:ind w:firstLine="708"/>
        <w:rPr>
          <w:szCs w:val="28"/>
        </w:rPr>
      </w:pPr>
      <w:r>
        <w:rPr>
          <w:i/>
          <w:szCs w:val="28"/>
        </w:rPr>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до определенного объема трафика.</w:t>
      </w:r>
    </w:p>
    <w:p w14:paraId="1F952244" w14:textId="77777777" w:rsidR="00362C38" w:rsidRDefault="00362C38" w:rsidP="00362C38">
      <w:pPr>
        <w:ind w:firstLine="708"/>
        <w:rPr>
          <w:szCs w:val="28"/>
        </w:rPr>
      </w:pPr>
      <w:r>
        <w:rPr>
          <w:i/>
          <w:szCs w:val="28"/>
        </w:rPr>
        <w:t xml:space="preserve">Отправленное письмо – </w:t>
      </w:r>
      <w:r>
        <w:rPr>
          <w:szCs w:val="28"/>
        </w:rPr>
        <w:t>письмо, переданное сервису доставки.</w:t>
      </w:r>
    </w:p>
    <w:p w14:paraId="37505974" w14:textId="77777777" w:rsidR="00362C38" w:rsidRDefault="00362C38" w:rsidP="00362C38">
      <w:pPr>
        <w:ind w:firstLine="708"/>
        <w:rPr>
          <w:szCs w:val="28"/>
        </w:rPr>
      </w:pPr>
      <w:r>
        <w:rPr>
          <w:i/>
          <w:iCs/>
          <w:szCs w:val="28"/>
        </w:rPr>
        <w:t xml:space="preserve">Получатель </w:t>
      </w:r>
      <w:r>
        <w:rPr>
          <w:szCs w:val="28"/>
        </w:rPr>
        <w:t>– лицо, которому адресовано отправляемое сообщение.</w:t>
      </w:r>
    </w:p>
    <w:p w14:paraId="20848D4F" w14:textId="77777777" w:rsidR="00362C38" w:rsidRDefault="00362C38" w:rsidP="00362C38">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182DE532" w14:textId="77777777" w:rsidR="00362C38" w:rsidRDefault="00362C38" w:rsidP="00362C38">
      <w:pPr>
        <w:ind w:firstLine="708"/>
        <w:rPr>
          <w:szCs w:val="28"/>
        </w:rPr>
      </w:pPr>
      <w:r>
        <w:rPr>
          <w:i/>
          <w:iCs/>
          <w:szCs w:val="28"/>
        </w:rPr>
        <w:t>Отправитель</w:t>
      </w:r>
      <w:r>
        <w:rPr>
          <w:szCs w:val="28"/>
        </w:rPr>
        <w:t xml:space="preserve"> – лицо, запрашивающее отправку сообщения.</w:t>
      </w:r>
    </w:p>
    <w:p w14:paraId="33BE6C4E" w14:textId="77777777" w:rsidR="00362C38" w:rsidRDefault="00362C38" w:rsidP="00362C38">
      <w:pPr>
        <w:ind w:firstLine="708"/>
        <w:rPr>
          <w:szCs w:val="28"/>
        </w:rPr>
      </w:pPr>
      <w:r>
        <w:rPr>
          <w:i/>
          <w:szCs w:val="28"/>
        </w:rPr>
        <w:t xml:space="preserve">Статус доставки – </w:t>
      </w:r>
      <w:r>
        <w:rPr>
          <w:szCs w:val="28"/>
        </w:rPr>
        <w:t>информация о результате доставки сообщения получателю.</w:t>
      </w:r>
    </w:p>
    <w:p w14:paraId="2B4DCE92" w14:textId="77777777" w:rsidR="00362C38" w:rsidRDefault="00362C38" w:rsidP="00362C38">
      <w:pPr>
        <w:ind w:firstLine="708"/>
        <w:rPr>
          <w:szCs w:val="28"/>
        </w:rPr>
      </w:pPr>
      <w:r>
        <w:rPr>
          <w:i/>
          <w:szCs w:val="28"/>
          <w:lang w:val="en-US"/>
        </w:rPr>
        <w:t>Web</w:t>
      </w:r>
      <w:r>
        <w:rPr>
          <w:i/>
          <w:szCs w:val="28"/>
        </w:rPr>
        <w:t xml:space="preserve">-интерфейс </w:t>
      </w:r>
      <w:r>
        <w:rPr>
          <w:szCs w:val="28"/>
        </w:rPr>
        <w:t>– веб-страница или несколько веб-страниц, позволяющие взаимодействовать с нужным сайтом, сервисом [</w:t>
      </w:r>
      <w:r>
        <w:rPr>
          <w:szCs w:val="28"/>
        </w:rPr>
        <w:fldChar w:fldCharType="begin"/>
      </w:r>
      <w:r>
        <w:rPr>
          <w:szCs w:val="28"/>
        </w:rPr>
        <w:instrText xml:space="preserve"> REF _Ref72674769 \r \h </w:instrText>
      </w:r>
      <w:r>
        <w:rPr>
          <w:szCs w:val="28"/>
        </w:rPr>
      </w:r>
      <w:r>
        <w:rPr>
          <w:szCs w:val="28"/>
        </w:rPr>
        <w:fldChar w:fldCharType="separate"/>
      </w:r>
      <w:r>
        <w:rPr>
          <w:szCs w:val="28"/>
        </w:rPr>
        <w:t>1</w:t>
      </w:r>
      <w:r>
        <w:rPr>
          <w:szCs w:val="28"/>
        </w:rPr>
        <w:fldChar w:fldCharType="end"/>
      </w:r>
      <w:r>
        <w:rPr>
          <w:szCs w:val="28"/>
        </w:rPr>
        <w:t>].</w:t>
      </w:r>
    </w:p>
    <w:p w14:paraId="62FA6F88" w14:textId="77777777" w:rsidR="00362C38" w:rsidRDefault="00362C38" w:rsidP="00362C38">
      <w:pPr>
        <w:ind w:firstLine="708"/>
        <w:rPr>
          <w:szCs w:val="28"/>
        </w:rPr>
      </w:pPr>
      <w:r>
        <w:rPr>
          <w:i/>
          <w:szCs w:val="28"/>
          <w:lang w:val="en-US"/>
        </w:rPr>
        <w:t>API</w:t>
      </w:r>
      <w:r>
        <w:rPr>
          <w:i/>
          <w:szCs w:val="28"/>
        </w:rPr>
        <w:t xml:space="preserve"> (</w:t>
      </w:r>
      <w:r>
        <w:rPr>
          <w:i/>
          <w:szCs w:val="28"/>
          <w:lang w:val="en-US"/>
        </w:rPr>
        <w:t>Application</w:t>
      </w:r>
      <w:r w:rsidRPr="00362C38">
        <w:rPr>
          <w:i/>
          <w:szCs w:val="28"/>
        </w:rPr>
        <w:t xml:space="preserve"> </w:t>
      </w:r>
      <w:r>
        <w:rPr>
          <w:i/>
          <w:szCs w:val="28"/>
          <w:lang w:val="en-US"/>
        </w:rPr>
        <w:t>programming</w:t>
      </w:r>
      <w:r w:rsidRPr="00362C38">
        <w:rPr>
          <w:i/>
          <w:szCs w:val="28"/>
        </w:rPr>
        <w:t xml:space="preserve"> </w:t>
      </w:r>
      <w:r>
        <w:rPr>
          <w:i/>
          <w:szCs w:val="28"/>
          <w:lang w:val="en-US"/>
        </w:rPr>
        <w:t>interface</w:t>
      </w:r>
      <w:r>
        <w:rPr>
          <w:i/>
          <w:szCs w:val="28"/>
        </w:rPr>
        <w:t>)</w:t>
      </w:r>
      <w:r>
        <w:rPr>
          <w:szCs w:val="28"/>
        </w:rPr>
        <w:t xml:space="preserve"> – набор функций, описывающих способы взаимодействия с серверной частью разрабатываемого программного комплекса [</w:t>
      </w:r>
      <w:r>
        <w:rPr>
          <w:szCs w:val="28"/>
        </w:rPr>
        <w:fldChar w:fldCharType="begin"/>
      </w:r>
      <w:r>
        <w:rPr>
          <w:szCs w:val="28"/>
        </w:rPr>
        <w:instrText xml:space="preserve"> REF _Ref72674815 \r \h </w:instrText>
      </w:r>
      <w:r>
        <w:rPr>
          <w:szCs w:val="28"/>
        </w:rPr>
      </w:r>
      <w:r>
        <w:rPr>
          <w:szCs w:val="28"/>
        </w:rPr>
        <w:fldChar w:fldCharType="separate"/>
      </w:r>
      <w:r>
        <w:rPr>
          <w:szCs w:val="28"/>
        </w:rPr>
        <w:t>2</w:t>
      </w:r>
      <w:r>
        <w:rPr>
          <w:szCs w:val="28"/>
        </w:rPr>
        <w:fldChar w:fldCharType="end"/>
      </w:r>
      <w:r>
        <w:rPr>
          <w:szCs w:val="28"/>
        </w:rPr>
        <w:t>].</w:t>
      </w:r>
    </w:p>
    <w:p w14:paraId="3C95B2F6" w14:textId="77777777" w:rsidR="00362C38" w:rsidRDefault="00362C38" w:rsidP="00362C38">
      <w:pPr>
        <w:ind w:firstLine="708"/>
        <w:rPr>
          <w:szCs w:val="28"/>
        </w:rPr>
      </w:pPr>
      <w:r>
        <w:rPr>
          <w:i/>
          <w:szCs w:val="28"/>
        </w:rPr>
        <w:t>Электронная цифровая подпись (ЭЦП)</w:t>
      </w:r>
      <w:r>
        <w:rPr>
          <w:szCs w:val="28"/>
        </w:rPr>
        <w:t xml:space="preserve"> – идентификатор документа, полученный в результате криптографического преобразования информации с 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 [</w:t>
      </w:r>
      <w:r>
        <w:rPr>
          <w:szCs w:val="28"/>
        </w:rPr>
        <w:fldChar w:fldCharType="begin"/>
      </w:r>
      <w:r>
        <w:rPr>
          <w:szCs w:val="28"/>
        </w:rPr>
        <w:instrText xml:space="preserve"> REF _Ref72674865 \r \h </w:instrText>
      </w:r>
      <w:r>
        <w:rPr>
          <w:szCs w:val="28"/>
        </w:rPr>
      </w:r>
      <w:r>
        <w:rPr>
          <w:szCs w:val="28"/>
        </w:rPr>
        <w:fldChar w:fldCharType="separate"/>
      </w:r>
      <w:r>
        <w:rPr>
          <w:szCs w:val="28"/>
        </w:rPr>
        <w:t>3</w:t>
      </w:r>
      <w:r>
        <w:rPr>
          <w:szCs w:val="28"/>
        </w:rPr>
        <w:fldChar w:fldCharType="end"/>
      </w:r>
      <w:r>
        <w:rPr>
          <w:szCs w:val="28"/>
        </w:rPr>
        <w:t>].</w:t>
      </w:r>
    </w:p>
    <w:p w14:paraId="55FF5930" w14:textId="77777777" w:rsidR="00362C38" w:rsidRDefault="00362C38" w:rsidP="00362C38">
      <w:pPr>
        <w:ind w:firstLine="708"/>
        <w:rPr>
          <w:szCs w:val="28"/>
        </w:rPr>
      </w:pPr>
      <w:r>
        <w:rPr>
          <w:i/>
          <w:szCs w:val="28"/>
        </w:rPr>
        <w:lastRenderedPageBreak/>
        <w:t>Сертификат ключа подписи</w:t>
      </w:r>
      <w:r>
        <w:rPr>
          <w:szCs w:val="28"/>
        </w:rPr>
        <w:t xml:space="preserve"> – документ, содержащий открытый ключ, информацию о владельце ключа, подтверждающий принадлежность открытого ключа владельцу [</w:t>
      </w:r>
      <w:r>
        <w:rPr>
          <w:szCs w:val="28"/>
        </w:rPr>
        <w:fldChar w:fldCharType="begin"/>
      </w:r>
      <w:r>
        <w:rPr>
          <w:szCs w:val="28"/>
        </w:rPr>
        <w:instrText xml:space="preserve"> REF _Ref72674883 \r \h </w:instrText>
      </w:r>
      <w:r>
        <w:rPr>
          <w:szCs w:val="28"/>
        </w:rPr>
      </w:r>
      <w:r>
        <w:rPr>
          <w:szCs w:val="28"/>
        </w:rPr>
        <w:fldChar w:fldCharType="separate"/>
      </w:r>
      <w:r>
        <w:rPr>
          <w:szCs w:val="28"/>
        </w:rPr>
        <w:t>4</w:t>
      </w:r>
      <w:r>
        <w:rPr>
          <w:szCs w:val="28"/>
        </w:rPr>
        <w:fldChar w:fldCharType="end"/>
      </w:r>
      <w:r>
        <w:rPr>
          <w:szCs w:val="28"/>
        </w:rPr>
        <w:t>].</w:t>
      </w:r>
    </w:p>
    <w:p w14:paraId="400D6DC4" w14:textId="77777777" w:rsidR="00362C38" w:rsidRDefault="00362C38" w:rsidP="00F61418">
      <w:pPr>
        <w:pStyle w:val="3"/>
        <w:numPr>
          <w:ilvl w:val="2"/>
          <w:numId w:val="14"/>
        </w:numPr>
        <w:ind w:firstLine="709"/>
        <w:rPr>
          <w:b w:val="0"/>
          <w:i w:val="0"/>
        </w:rPr>
      </w:pPr>
      <w:bookmarkStart w:id="14" w:name="_Toc44341646"/>
      <w:bookmarkStart w:id="15" w:name="_Toc73469526"/>
      <w:bookmarkStart w:id="16" w:name="_Toc68534488"/>
      <w:bookmarkStart w:id="17" w:name="_Toc73601147"/>
      <w:r>
        <w:t xml:space="preserve">Процесс </w:t>
      </w:r>
      <w:bookmarkEnd w:id="14"/>
      <w:r>
        <w:t>отправки сообщения</w:t>
      </w:r>
      <w:bookmarkEnd w:id="15"/>
      <w:bookmarkEnd w:id="16"/>
      <w:bookmarkEnd w:id="17"/>
    </w:p>
    <w:p w14:paraId="5E38BE2F" w14:textId="77777777" w:rsidR="00362C38" w:rsidRDefault="00362C38" w:rsidP="00362C38">
      <w:pPr>
        <w:rPr>
          <w:ins w:id="18" w:author="Evgeny Sukharev" w:date="2021-03-27T00:18:00Z"/>
        </w:rPr>
      </w:pPr>
      <w:r>
        <w:t>Процесс отправки сообщения представлен на рис. 1.1.</w:t>
      </w:r>
    </w:p>
    <w:p w14:paraId="41E503F1" w14:textId="77777777" w:rsidR="00362C38" w:rsidRDefault="00362C38">
      <w:pPr>
        <w:ind w:firstLine="709"/>
        <w:rPr>
          <w:moveTo w:id="19" w:author="Evgeny Sukharev" w:date="2021-03-27T00:18:00Z"/>
        </w:rPr>
        <w:pPrChange w:id="20" w:author="Evgeny Sukharev" w:date="2021-03-27T00:20:00Z">
          <w:pPr>
            <w:ind w:firstLine="708"/>
          </w:pPr>
        </w:pPrChange>
      </w:pPr>
      <w:moveToRangeStart w:id="21" w:author="Evgeny Sukharev" w:date="2021-03-27T00:18:00Z" w:name="move67696741"/>
      <w:moveTo w:id="22" w:author="Evgeny Sukharev" w:date="2021-03-27T00:18:00Z">
        <w:r>
          <w:t>Отправка сообщения происходит асинхронно, т.е. отправитель вовлечен в процесс только до момента подтверждения отправки.</w:t>
        </w:r>
      </w:moveTo>
    </w:p>
    <w:p w14:paraId="09D4F97D" w14:textId="77777777" w:rsidR="00362C38" w:rsidRDefault="00362C38">
      <w:pPr>
        <w:ind w:firstLine="709"/>
        <w:rPr>
          <w:moveTo w:id="23" w:author="Evgeny Sukharev" w:date="2021-03-27T00:18:00Z"/>
          <w:rFonts w:cs="Times New Roman"/>
        </w:rPr>
        <w:pPrChange w:id="24" w:author="Evgeny Sukharev" w:date="2021-03-27T00:20:00Z">
          <w:pPr>
            <w:spacing w:before="240"/>
            <w:ind w:firstLine="708"/>
          </w:pPr>
        </w:pPrChange>
      </w:pPr>
      <w:moveTo w:id="25" w:author="Evgeny Sukharev" w:date="2021-03-27T00:18:00Z">
        <w:r>
          <w:rPr>
            <w:rFonts w:cs="Times New Roman"/>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w:t>
        </w:r>
      </w:moveTo>
      <w:r>
        <w:rPr>
          <w:rFonts w:cs="Times New Roman"/>
        </w:rPr>
        <w:t>нажимает</w:t>
      </w:r>
      <w:moveTo w:id="26" w:author="Evgeny Sukharev" w:date="2021-03-27T00:18:00Z">
        <w:r>
          <w:rPr>
            <w:rFonts w:cs="Times New Roman"/>
          </w:rPr>
          <w:t xml:space="preserve"> кнопку отправить. </w:t>
        </w:r>
      </w:moveTo>
    </w:p>
    <w:p w14:paraId="4A73E815" w14:textId="77777777" w:rsidR="00362C38" w:rsidRDefault="00362C38">
      <w:pPr>
        <w:ind w:firstLine="709"/>
        <w:rPr>
          <w:moveTo w:id="27" w:author="Evgeny Sukharev" w:date="2021-03-27T00:18:00Z"/>
          <w:rFonts w:cs="Times New Roman"/>
        </w:rPr>
        <w:pPrChange w:id="28" w:author="Evgeny Sukharev" w:date="2021-03-27T00:20:00Z">
          <w:pPr>
            <w:spacing w:before="240"/>
            <w:ind w:firstLine="708"/>
          </w:pPr>
        </w:pPrChange>
      </w:pPr>
      <w:moveTo w:id="29" w:author="Evgeny Sukharev" w:date="2021-03-27T00:18:00Z">
        <w:r>
          <w:rPr>
            <w:rFonts w:cs="Times New Roman"/>
          </w:rPr>
          <w:t>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moveTo>
    </w:p>
    <w:p w14:paraId="5B9B45E5" w14:textId="77777777" w:rsidR="00362C38" w:rsidRDefault="00362C38">
      <w:pPr>
        <w:ind w:firstLine="709"/>
        <w:rPr>
          <w:del w:id="30" w:author="Evgeny Sukharev" w:date="2021-03-27T00:18:00Z"/>
          <w:moveTo w:id="31" w:author="Evgeny Sukharev" w:date="2021-03-27T00:18:00Z"/>
          <w:rFonts w:cs="Times New Roman"/>
        </w:rPr>
        <w:pPrChange w:id="32" w:author="Evgeny Sukharev" w:date="2021-03-27T00:20:00Z">
          <w:pPr>
            <w:spacing w:before="240"/>
            <w:ind w:firstLine="708"/>
          </w:pPr>
        </w:pPrChange>
      </w:pPr>
      <w:moveTo w:id="33" w:author="Evgeny Sukharev" w:date="2021-03-27T00:18:00Z">
        <w:r>
          <w:rPr>
            <w:rFonts w:cs="Times New Roman"/>
          </w:rPr>
          <w:t>На заключительном этапе формируется подробная информация о доставке. Эта информация заносится в журнал отправителя.</w:t>
        </w:r>
      </w:moveTo>
    </w:p>
    <w:moveToRangeEnd w:id="21"/>
    <w:p w14:paraId="6ED53AFB" w14:textId="77777777" w:rsidR="00362C38" w:rsidRDefault="00362C38">
      <w:pPr>
        <w:spacing w:before="240"/>
        <w:ind w:firstLine="708"/>
        <w:rPr>
          <w:ins w:id="34" w:author="Evgeny Sukharev" w:date="2021-03-27T00:18:00Z"/>
          <w:rFonts w:cs="Times New Roman"/>
        </w:rPr>
      </w:pPr>
    </w:p>
    <w:p w14:paraId="05449264" w14:textId="25272ABD" w:rsidR="00362C38" w:rsidRDefault="00362C38" w:rsidP="00362C38">
      <w:pPr>
        <w:keepNext/>
        <w:ind w:firstLine="0"/>
        <w:jc w:val="center"/>
      </w:pPr>
      <w:r>
        <w:rPr>
          <w:noProof/>
          <w:lang w:eastAsia="ru-RU"/>
        </w:rPr>
        <w:lastRenderedPageBreak/>
        <w:drawing>
          <wp:inline distT="0" distB="0" distL="0" distR="0" wp14:anchorId="4D620318" wp14:editId="432608AA">
            <wp:extent cx="5150485" cy="8834755"/>
            <wp:effectExtent l="0" t="0" r="0" b="4445"/>
            <wp:docPr id="25" name="Рисунок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Untitled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0485" cy="8834755"/>
                    </a:xfrm>
                    <a:prstGeom prst="rect">
                      <a:avLst/>
                    </a:prstGeom>
                    <a:noFill/>
                    <a:ln>
                      <a:noFill/>
                    </a:ln>
                  </pic:spPr>
                </pic:pic>
              </a:graphicData>
            </a:graphic>
          </wp:inline>
        </w:drawing>
      </w:r>
    </w:p>
    <w:p w14:paraId="32B0CCB0" w14:textId="77777777" w:rsidR="00362C38" w:rsidRDefault="00362C38" w:rsidP="00230B21">
      <w:pPr>
        <w:pStyle w:val="affffff4"/>
      </w:pPr>
      <w:r>
        <w:t>Рис. 1.1. Процесс отправки сообщения</w:t>
      </w:r>
    </w:p>
    <w:p w14:paraId="43A944EB" w14:textId="77777777" w:rsidR="00362C38" w:rsidRDefault="00362C38" w:rsidP="00362C38">
      <w:pPr>
        <w:ind w:firstLine="708"/>
        <w:rPr>
          <w:moveFrom w:id="35" w:author="Evgeny Sukharev" w:date="2021-03-27T00:18:00Z"/>
        </w:rPr>
      </w:pPr>
      <w:moveFromRangeStart w:id="36" w:author="Evgeny Sukharev" w:date="2021-03-27T00:18:00Z" w:name="move67696741"/>
      <w:moveFrom w:id="37" w:author="Evgeny Sukharev" w:date="2021-03-27T00:18:00Z">
        <w:r>
          <w:lastRenderedPageBreak/>
          <w:t>Отправка сообщения происходит асинхронно, т.е. отправитель вовлечен в процесс только до момента подтверждения отправки.</w:t>
        </w:r>
        <w:bookmarkStart w:id="38" w:name="_Toc67699393"/>
        <w:bookmarkStart w:id="39" w:name="_Toc67700137"/>
        <w:bookmarkStart w:id="40" w:name="_Toc68292066"/>
        <w:bookmarkStart w:id="41" w:name="_Toc68292118"/>
        <w:bookmarkStart w:id="42" w:name="_Toc68292172"/>
        <w:bookmarkStart w:id="43" w:name="_Toc68292225"/>
        <w:bookmarkStart w:id="44" w:name="_Toc68293606"/>
        <w:bookmarkStart w:id="45" w:name="_Toc68303816"/>
        <w:bookmarkStart w:id="46" w:name="_Toc68534433"/>
        <w:bookmarkStart w:id="47" w:name="_Toc68534489"/>
        <w:bookmarkStart w:id="48" w:name="_Toc72677313"/>
        <w:bookmarkStart w:id="49" w:name="_Toc72677384"/>
        <w:bookmarkStart w:id="50" w:name="_Toc72677457"/>
        <w:bookmarkStart w:id="51" w:name="_Toc73436432"/>
        <w:bookmarkStart w:id="52" w:name="_Toc7346952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moveFrom>
    </w:p>
    <w:p w14:paraId="4FC5C210" w14:textId="77777777" w:rsidR="00362C38" w:rsidRDefault="00362C38" w:rsidP="00362C38">
      <w:pPr>
        <w:spacing w:before="240"/>
        <w:ind w:firstLine="708"/>
        <w:rPr>
          <w:moveFrom w:id="53" w:author="Evgeny Sukharev" w:date="2021-03-27T00:18:00Z"/>
        </w:rPr>
      </w:pPr>
      <w:moveFrom w:id="54" w:author="Evgeny Sukharev" w:date="2021-03-27T00:18:00Z">
        <w: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жмет кнопку отправить. </w:t>
        </w:r>
        <w:bookmarkStart w:id="55" w:name="_Toc67699394"/>
        <w:bookmarkStart w:id="56" w:name="_Toc67700138"/>
        <w:bookmarkStart w:id="57" w:name="_Toc68292067"/>
        <w:bookmarkStart w:id="58" w:name="_Toc68292119"/>
        <w:bookmarkStart w:id="59" w:name="_Toc68292173"/>
        <w:bookmarkStart w:id="60" w:name="_Toc68292226"/>
        <w:bookmarkStart w:id="61" w:name="_Toc68293607"/>
        <w:bookmarkStart w:id="62" w:name="_Toc68303817"/>
        <w:bookmarkStart w:id="63" w:name="_Toc68534434"/>
        <w:bookmarkStart w:id="64" w:name="_Toc68534490"/>
        <w:bookmarkStart w:id="65" w:name="_Toc72677314"/>
        <w:bookmarkStart w:id="66" w:name="_Toc72677385"/>
        <w:bookmarkStart w:id="67" w:name="_Toc72677458"/>
        <w:bookmarkStart w:id="68" w:name="_Toc73436433"/>
        <w:bookmarkStart w:id="69" w:name="_Toc73469528"/>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moveFrom>
    </w:p>
    <w:p w14:paraId="70B2BFB8" w14:textId="77777777" w:rsidR="00362C38" w:rsidRDefault="00362C38" w:rsidP="00362C38">
      <w:pPr>
        <w:spacing w:before="240"/>
        <w:ind w:firstLine="708"/>
        <w:rPr>
          <w:moveFrom w:id="70" w:author="Evgeny Sukharev" w:date="2021-03-27T00:18:00Z"/>
        </w:rPr>
      </w:pPr>
      <w:moveFrom w:id="71" w:author="Evgeny Sukharev" w:date="2021-03-27T00:18:00Z">
        <w:r>
          <w:t>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bookmarkStart w:id="72" w:name="_Toc67699395"/>
        <w:bookmarkStart w:id="73" w:name="_Toc67700139"/>
        <w:bookmarkStart w:id="74" w:name="_Toc68292068"/>
        <w:bookmarkStart w:id="75" w:name="_Toc68292120"/>
        <w:bookmarkStart w:id="76" w:name="_Toc68292174"/>
        <w:bookmarkStart w:id="77" w:name="_Toc68292227"/>
        <w:bookmarkStart w:id="78" w:name="_Toc68293608"/>
        <w:bookmarkStart w:id="79" w:name="_Toc68303818"/>
        <w:bookmarkStart w:id="80" w:name="_Toc68534435"/>
        <w:bookmarkStart w:id="81" w:name="_Toc68534491"/>
        <w:bookmarkStart w:id="82" w:name="_Toc72677315"/>
        <w:bookmarkStart w:id="83" w:name="_Toc72677386"/>
        <w:bookmarkStart w:id="84" w:name="_Toc72677459"/>
        <w:bookmarkStart w:id="85" w:name="_Toc73436434"/>
        <w:bookmarkStart w:id="86" w:name="_Toc73469529"/>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moveFrom>
    </w:p>
    <w:p w14:paraId="1471E2DE" w14:textId="77777777" w:rsidR="00362C38" w:rsidRDefault="00362C38" w:rsidP="00362C38">
      <w:pPr>
        <w:spacing w:before="240"/>
        <w:ind w:firstLine="708"/>
        <w:rPr>
          <w:moveFrom w:id="87" w:author="Evgeny Sukharev" w:date="2021-03-27T00:18:00Z"/>
        </w:rPr>
      </w:pPr>
      <w:moveFrom w:id="88" w:author="Evgeny Sukharev" w:date="2021-03-27T00:18:00Z">
        <w:r>
          <w:t>На заключительном этапе формируется подробная информация о доставке. Эта информация заносится в журнал отправителя.</w:t>
        </w:r>
        <w:bookmarkStart w:id="89" w:name="_Toc67699396"/>
        <w:bookmarkStart w:id="90" w:name="_Toc67700140"/>
        <w:bookmarkStart w:id="91" w:name="_Toc68292069"/>
        <w:bookmarkStart w:id="92" w:name="_Toc68292121"/>
        <w:bookmarkStart w:id="93" w:name="_Toc68292175"/>
        <w:bookmarkStart w:id="94" w:name="_Toc68292228"/>
        <w:bookmarkStart w:id="95" w:name="_Toc68293609"/>
        <w:bookmarkStart w:id="96" w:name="_Toc68303819"/>
        <w:bookmarkStart w:id="97" w:name="_Toc68534436"/>
        <w:bookmarkStart w:id="98" w:name="_Toc68534492"/>
        <w:bookmarkStart w:id="99" w:name="_Toc72677316"/>
        <w:bookmarkStart w:id="100" w:name="_Toc72677387"/>
        <w:bookmarkStart w:id="101" w:name="_Toc72677460"/>
        <w:bookmarkStart w:id="102" w:name="_Toc73436435"/>
        <w:bookmarkStart w:id="103" w:name="_Toc73469530"/>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moveFrom>
    </w:p>
    <w:moveFromRangeEnd w:id="36"/>
    <w:p w14:paraId="70191D36" w14:textId="22035FD8" w:rsidR="00362C38" w:rsidRDefault="00362C38" w:rsidP="00362C38">
      <w:pPr>
        <w:pStyle w:val="3"/>
        <w:rPr>
          <w:del w:id="104" w:author="Evgeny Sukharev" w:date="2021-03-27T00:18:00Z"/>
          <w:b w:val="0"/>
          <w:i w:val="0"/>
        </w:rPr>
      </w:pPr>
    </w:p>
    <w:p w14:paraId="0E829429" w14:textId="77777777" w:rsidR="00362C38" w:rsidRDefault="00362C38" w:rsidP="00362C38">
      <w:pPr>
        <w:ind w:firstLine="708"/>
        <w:rPr>
          <w:szCs w:val="28"/>
        </w:rPr>
      </w:pPr>
      <w:r>
        <w:rPr>
          <w:szCs w:val="28"/>
        </w:rPr>
        <w:t>Выделим основные, часто встречаемые проблемы, связанные с процессом отправки сообщений.</w:t>
      </w:r>
    </w:p>
    <w:p w14:paraId="0AE6E1E3" w14:textId="77777777" w:rsidR="005A5E69" w:rsidRDefault="00362C38" w:rsidP="005A5E69">
      <w:pPr>
        <w:ind w:firstLine="708"/>
        <w:rPr>
          <w:szCs w:val="28"/>
        </w:rPr>
      </w:pPr>
      <w:r>
        <w:rPr>
          <w:szCs w:val="28"/>
        </w:rPr>
        <w:t>К техническим проблемам отправки сообщения можно отнести следующие:</w:t>
      </w:r>
    </w:p>
    <w:p w14:paraId="1F62A0EB" w14:textId="77777777" w:rsidR="005A5E69" w:rsidRDefault="005A5E69" w:rsidP="005A5E69">
      <w:pPr>
        <w:pStyle w:val="a"/>
      </w:pPr>
      <w:r>
        <w:t>на стороне сервера отправителя (указаны неверные реквизиты, сервер не настроен);</w:t>
      </w:r>
    </w:p>
    <w:p w14:paraId="25C41C02" w14:textId="77777777" w:rsidR="005A5E69" w:rsidRPr="005A5E69" w:rsidRDefault="005A5E69" w:rsidP="005A5E69">
      <w:pPr>
        <w:pStyle w:val="a"/>
      </w:pPr>
      <w:r>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p>
    <w:p w14:paraId="61588B43" w14:textId="5EAF6C9E" w:rsidR="00362C38" w:rsidRDefault="00362C38" w:rsidP="005A5E69">
      <w:pPr>
        <w:ind w:firstLine="708"/>
        <w:rPr>
          <w:szCs w:val="28"/>
        </w:rPr>
      </w:pPr>
      <w:r>
        <w:rPr>
          <w:szCs w:val="28"/>
        </w:rPr>
        <w:t>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один из платных тарифов.</w:t>
      </w:r>
    </w:p>
    <w:p w14:paraId="1CE372D7" w14:textId="77777777" w:rsidR="00362C38" w:rsidRDefault="00362C38" w:rsidP="00F61418">
      <w:pPr>
        <w:pStyle w:val="2"/>
        <w:numPr>
          <w:ilvl w:val="1"/>
          <w:numId w:val="14"/>
        </w:numPr>
        <w:rPr>
          <w:b w:val="0"/>
          <w:szCs w:val="26"/>
        </w:rPr>
      </w:pPr>
      <w:bookmarkStart w:id="105" w:name="_Toc73469532"/>
      <w:bookmarkStart w:id="106" w:name="_Toc68534494"/>
      <w:bookmarkStart w:id="107" w:name="_Toc44341647"/>
      <w:bookmarkStart w:id="108" w:name="_Toc73601148"/>
      <w:r>
        <w:t>Обзор программ-аналогов</w:t>
      </w:r>
      <w:bookmarkEnd w:id="105"/>
      <w:bookmarkEnd w:id="106"/>
      <w:bookmarkEnd w:id="107"/>
      <w:bookmarkEnd w:id="108"/>
    </w:p>
    <w:p w14:paraId="5CB9725A" w14:textId="77777777" w:rsidR="00362C38" w:rsidRDefault="00362C38" w:rsidP="00362C38">
      <w:pPr>
        <w:rPr>
          <w:szCs w:val="28"/>
        </w:rPr>
      </w:pPr>
      <w:r>
        <w:rPr>
          <w:szCs w:val="28"/>
        </w:rPr>
        <w:t>В ходе обзора аналогов учитывались следующие функции:</w:t>
      </w:r>
    </w:p>
    <w:p w14:paraId="5164D524" w14:textId="1075A90A" w:rsidR="00362C38" w:rsidRPr="005A5E69" w:rsidRDefault="00362C38" w:rsidP="00F61418">
      <w:pPr>
        <w:pStyle w:val="a0"/>
        <w:numPr>
          <w:ilvl w:val="0"/>
          <w:numId w:val="17"/>
        </w:numPr>
      </w:pPr>
      <w:r w:rsidRPr="005A5E69">
        <w:t>отправка сообщения;</w:t>
      </w:r>
    </w:p>
    <w:p w14:paraId="245195E1" w14:textId="2A2E9867" w:rsidR="00362C38" w:rsidRPr="005A5E69" w:rsidRDefault="00362C38" w:rsidP="00F61418">
      <w:pPr>
        <w:pStyle w:val="a0"/>
        <w:numPr>
          <w:ilvl w:val="0"/>
          <w:numId w:val="17"/>
        </w:numPr>
      </w:pPr>
      <w:r w:rsidRPr="005A5E69">
        <w:t>возможность конфигурирования способа доставки;</w:t>
      </w:r>
    </w:p>
    <w:p w14:paraId="68EF9D5F" w14:textId="77777777" w:rsidR="00362C38" w:rsidRPr="005A5E69" w:rsidRDefault="00362C38" w:rsidP="00F61418">
      <w:pPr>
        <w:pStyle w:val="a0"/>
        <w:numPr>
          <w:ilvl w:val="0"/>
          <w:numId w:val="17"/>
        </w:numPr>
      </w:pPr>
      <w:r w:rsidRPr="005A5E69">
        <w:t>наличие повторной отправки недоставленного сообщения;</w:t>
      </w:r>
    </w:p>
    <w:p w14:paraId="4B752E09" w14:textId="77777777" w:rsidR="00362C38" w:rsidRPr="005A5E69" w:rsidRDefault="00362C38" w:rsidP="00F61418">
      <w:pPr>
        <w:pStyle w:val="a0"/>
        <w:numPr>
          <w:ilvl w:val="0"/>
          <w:numId w:val="17"/>
        </w:numPr>
      </w:pPr>
      <w:r w:rsidRPr="005A5E69">
        <w:t>наличие и объем информации о доставке.</w:t>
      </w:r>
    </w:p>
    <w:p w14:paraId="6973F804" w14:textId="77777777" w:rsidR="00362C38" w:rsidRDefault="00362C38" w:rsidP="00362C38">
      <w:pPr>
        <w:rPr>
          <w:szCs w:val="28"/>
        </w:rPr>
      </w:pPr>
      <w:r>
        <w:rPr>
          <w:szCs w:val="28"/>
        </w:rPr>
        <w:t>Полных программ-аналогов найдено не было. Поэтому были рассмотрены сервисы, частично реализующие рассмотренные функции:</w:t>
      </w:r>
    </w:p>
    <w:p w14:paraId="20FEAF1C" w14:textId="29BBCC9A" w:rsidR="00362C38" w:rsidRDefault="00362C38" w:rsidP="00F61418">
      <w:pPr>
        <w:pStyle w:val="a0"/>
        <w:numPr>
          <w:ilvl w:val="0"/>
          <w:numId w:val="18"/>
        </w:numPr>
        <w:rPr>
          <w:lang w:val="en-US"/>
        </w:rPr>
      </w:pPr>
      <w:r>
        <w:rPr>
          <w:lang w:val="en-US"/>
        </w:rPr>
        <w:t>Amazon Simple Email Service [</w:t>
      </w:r>
      <w:r>
        <w:rPr>
          <w:lang w:val="en-US"/>
        </w:rPr>
        <w:fldChar w:fldCharType="begin"/>
      </w:r>
      <w:r>
        <w:rPr>
          <w:lang w:val="en-US"/>
        </w:rPr>
        <w:instrText xml:space="preserve"> REF _Ref72674905 \r \h </w:instrText>
      </w:r>
      <w:r w:rsidR="005A5E69">
        <w:rPr>
          <w:lang w:val="en-US"/>
        </w:rPr>
        <w:instrText xml:space="preserve"> \* MERGEFORMAT </w:instrText>
      </w:r>
      <w:r>
        <w:rPr>
          <w:lang w:val="en-US"/>
        </w:rPr>
      </w:r>
      <w:r>
        <w:rPr>
          <w:lang w:val="en-US"/>
        </w:rPr>
        <w:fldChar w:fldCharType="separate"/>
      </w:r>
      <w:r>
        <w:rPr>
          <w:lang w:val="en-US"/>
        </w:rPr>
        <w:t>5</w:t>
      </w:r>
      <w:r>
        <w:rPr>
          <w:lang w:val="en-US"/>
        </w:rPr>
        <w:fldChar w:fldCharType="end"/>
      </w:r>
      <w:r>
        <w:rPr>
          <w:lang w:val="en-US"/>
        </w:rPr>
        <w:t>];</w:t>
      </w:r>
    </w:p>
    <w:p w14:paraId="65909019" w14:textId="6337B010" w:rsidR="00362C38" w:rsidRDefault="00362C38" w:rsidP="00F61418">
      <w:pPr>
        <w:pStyle w:val="a0"/>
        <w:numPr>
          <w:ilvl w:val="0"/>
          <w:numId w:val="18"/>
        </w:numPr>
        <w:rPr>
          <w:lang w:val="en-US"/>
        </w:rPr>
      </w:pPr>
      <w:r>
        <w:rPr>
          <w:lang w:val="en-US"/>
        </w:rPr>
        <w:t>SendGrid [</w:t>
      </w:r>
      <w:r>
        <w:rPr>
          <w:lang w:val="en-US"/>
        </w:rPr>
        <w:fldChar w:fldCharType="begin"/>
      </w:r>
      <w:r>
        <w:rPr>
          <w:lang w:val="en-US"/>
        </w:rPr>
        <w:instrText xml:space="preserve"> REF _Ref72674918 \r \h </w:instrText>
      </w:r>
      <w:r w:rsidR="005A5E69">
        <w:rPr>
          <w:lang w:val="en-US"/>
        </w:rPr>
        <w:instrText xml:space="preserve"> \* MERGEFORMAT </w:instrText>
      </w:r>
      <w:r>
        <w:rPr>
          <w:lang w:val="en-US"/>
        </w:rPr>
      </w:r>
      <w:r>
        <w:rPr>
          <w:lang w:val="en-US"/>
        </w:rPr>
        <w:fldChar w:fldCharType="separate"/>
      </w:r>
      <w:r>
        <w:rPr>
          <w:lang w:val="en-US"/>
        </w:rPr>
        <w:t>6</w:t>
      </w:r>
      <w:r>
        <w:rPr>
          <w:lang w:val="en-US"/>
        </w:rPr>
        <w:fldChar w:fldCharType="end"/>
      </w:r>
      <w:r>
        <w:rPr>
          <w:lang w:val="en-US"/>
        </w:rPr>
        <w:t>];</w:t>
      </w:r>
    </w:p>
    <w:p w14:paraId="75F5017F" w14:textId="2D50AC4F" w:rsidR="00362C38" w:rsidRDefault="00362C38" w:rsidP="00F61418">
      <w:pPr>
        <w:pStyle w:val="a0"/>
        <w:numPr>
          <w:ilvl w:val="0"/>
          <w:numId w:val="18"/>
        </w:numPr>
        <w:rPr>
          <w:lang w:val="en-US"/>
        </w:rPr>
      </w:pPr>
      <w:r>
        <w:rPr>
          <w:lang w:val="en-US"/>
        </w:rPr>
        <w:t>Tin-cat [</w:t>
      </w:r>
      <w:r>
        <w:rPr>
          <w:lang w:val="en-US"/>
        </w:rPr>
        <w:fldChar w:fldCharType="begin"/>
      </w:r>
      <w:r>
        <w:rPr>
          <w:lang w:val="en-US"/>
        </w:rPr>
        <w:instrText xml:space="preserve"> REF _Ref72674930 \r \h </w:instrText>
      </w:r>
      <w:r w:rsidR="005A5E69">
        <w:rPr>
          <w:lang w:val="en-US"/>
        </w:rPr>
        <w:instrText xml:space="preserve"> \* MERGEFORMAT </w:instrText>
      </w:r>
      <w:r>
        <w:rPr>
          <w:lang w:val="en-US"/>
        </w:rPr>
      </w:r>
      <w:r>
        <w:rPr>
          <w:lang w:val="en-US"/>
        </w:rPr>
        <w:fldChar w:fldCharType="separate"/>
      </w:r>
      <w:r>
        <w:rPr>
          <w:lang w:val="en-US"/>
        </w:rPr>
        <w:t>7</w:t>
      </w:r>
      <w:r>
        <w:rPr>
          <w:lang w:val="en-US"/>
        </w:rPr>
        <w:fldChar w:fldCharType="end"/>
      </w:r>
      <w:r>
        <w:rPr>
          <w:lang w:val="en-US"/>
        </w:rPr>
        <w:t>]</w:t>
      </w:r>
      <w:r>
        <w:t>.</w:t>
      </w:r>
    </w:p>
    <w:p w14:paraId="53474CFD" w14:textId="77777777" w:rsidR="00362C38" w:rsidRDefault="00362C38" w:rsidP="00F61418">
      <w:pPr>
        <w:pStyle w:val="3"/>
        <w:numPr>
          <w:ilvl w:val="2"/>
          <w:numId w:val="14"/>
        </w:numPr>
        <w:ind w:firstLine="709"/>
      </w:pPr>
      <w:bookmarkStart w:id="109" w:name="_Toc73469533"/>
      <w:bookmarkStart w:id="110" w:name="_Toc68534495"/>
      <w:bookmarkStart w:id="111" w:name="_Toc73601149"/>
      <w:r>
        <w:t>Amazon SES</w:t>
      </w:r>
      <w:bookmarkEnd w:id="109"/>
      <w:bookmarkEnd w:id="110"/>
      <w:bookmarkEnd w:id="111"/>
    </w:p>
    <w:p w14:paraId="71615675" w14:textId="77777777" w:rsidR="00362C38" w:rsidRDefault="00362C38" w:rsidP="00362C38">
      <w:pPr>
        <w:rPr>
          <w:szCs w:val="28"/>
        </w:rPr>
      </w:pPr>
      <w:r>
        <w:rPr>
          <w:szCs w:val="28"/>
        </w:rPr>
        <w:t>Amazon Simple Email Service [</w:t>
      </w:r>
      <w:r>
        <w:rPr>
          <w:szCs w:val="28"/>
        </w:rPr>
        <w:fldChar w:fldCharType="begin"/>
      </w:r>
      <w:r>
        <w:rPr>
          <w:szCs w:val="28"/>
        </w:rPr>
        <w:instrText xml:space="preserve"> REF _Ref72674905 \r \h </w:instrText>
      </w:r>
      <w:r>
        <w:rPr>
          <w:szCs w:val="28"/>
        </w:rPr>
      </w:r>
      <w:r>
        <w:rPr>
          <w:szCs w:val="28"/>
        </w:rPr>
        <w:fldChar w:fldCharType="separate"/>
      </w:r>
      <w:r>
        <w:rPr>
          <w:szCs w:val="28"/>
        </w:rPr>
        <w:t>5</w:t>
      </w:r>
      <w:r>
        <w:rPr>
          <w:szCs w:val="28"/>
        </w:rPr>
        <w:fldChar w:fldCharType="end"/>
      </w:r>
      <w:r>
        <w:rPr>
          <w:szCs w:val="28"/>
        </w:rPr>
        <w:t xml:space="preserve">] – это экономичный, гибкий и масштабируемый сервис электронной почты, с помощью которого разработчики могут отправлять электронные письма из любого приложения. </w:t>
      </w:r>
      <w:r>
        <w:rPr>
          <w:szCs w:val="28"/>
          <w:lang w:val="en-US"/>
        </w:rPr>
        <w:t>Amazon</w:t>
      </w:r>
      <w:r w:rsidRPr="00362C38">
        <w:rPr>
          <w:szCs w:val="28"/>
        </w:rPr>
        <w:t xml:space="preserve"> </w:t>
      </w:r>
      <w:r>
        <w:rPr>
          <w:szCs w:val="28"/>
          <w:lang w:val="en-US"/>
        </w:rPr>
        <w:t>SES</w:t>
      </w:r>
      <w:r w:rsidRPr="00362C38">
        <w:rPr>
          <w:szCs w:val="28"/>
        </w:rPr>
        <w:t xml:space="preserve"> </w:t>
      </w:r>
      <w:r>
        <w:rPr>
          <w:szCs w:val="28"/>
        </w:rPr>
        <w:t xml:space="preserve">предоставляет гибкую конфигурацию, в том числе возможность выбрать </w:t>
      </w:r>
      <w:r>
        <w:rPr>
          <w:szCs w:val="28"/>
        </w:rPr>
        <w:lastRenderedPageBreak/>
        <w:t>несколько вариантов использования электронной почты, включая отправку транзакций, маркетинговых писем или выполнение массовой рассылки.</w:t>
      </w:r>
    </w:p>
    <w:p w14:paraId="3E3EAA75" w14:textId="77777777" w:rsidR="00362C38" w:rsidRDefault="00362C38" w:rsidP="00362C38">
      <w:pPr>
        <w:rPr>
          <w:szCs w:val="28"/>
        </w:rPr>
      </w:pPr>
      <w:r>
        <w:rPr>
          <w:szCs w:val="28"/>
          <w:lang w:val="en-US"/>
        </w:rPr>
        <w:t>Amazon</w:t>
      </w:r>
      <w:r w:rsidRPr="00362C38">
        <w:rPr>
          <w:szCs w:val="28"/>
        </w:rPr>
        <w:t xml:space="preserve"> </w:t>
      </w:r>
      <w:r>
        <w:rPr>
          <w:szCs w:val="28"/>
          <w:lang w:val="en-US"/>
        </w:rPr>
        <w:t>SES</w:t>
      </w:r>
      <w:r>
        <w:rPr>
          <w:szCs w:val="28"/>
        </w:rPr>
        <w:t xml:space="preserve"> обладает целым рядом сильных сторон:</w:t>
      </w:r>
    </w:p>
    <w:p w14:paraId="051E3056" w14:textId="6B04D46F" w:rsidR="00362C38" w:rsidRDefault="00362C38" w:rsidP="00F61418">
      <w:pPr>
        <w:pStyle w:val="a0"/>
        <w:numPr>
          <w:ilvl w:val="0"/>
          <w:numId w:val="19"/>
        </w:numPr>
      </w:pPr>
      <w:r>
        <w:t>быстрая интеграция;</w:t>
      </w:r>
    </w:p>
    <w:p w14:paraId="723100F2" w14:textId="381F7475" w:rsidR="00362C38" w:rsidRDefault="00362C38" w:rsidP="00F61418">
      <w:pPr>
        <w:pStyle w:val="a0"/>
        <w:numPr>
          <w:ilvl w:val="0"/>
          <w:numId w:val="19"/>
        </w:numPr>
      </w:pPr>
      <w:r>
        <w:t>эффективная отправка сообщений;</w:t>
      </w:r>
    </w:p>
    <w:p w14:paraId="5CFE3C79" w14:textId="77777777" w:rsidR="00362C38" w:rsidRDefault="00362C38" w:rsidP="00F61418">
      <w:pPr>
        <w:pStyle w:val="a0"/>
        <w:numPr>
          <w:ilvl w:val="0"/>
          <w:numId w:val="19"/>
        </w:numPr>
      </w:pPr>
      <w:r>
        <w:t>оптимизация доставки;</w:t>
      </w:r>
    </w:p>
    <w:p w14:paraId="2062D1D7" w14:textId="77777777" w:rsidR="00362C38" w:rsidRDefault="00362C38" w:rsidP="00F61418">
      <w:pPr>
        <w:pStyle w:val="a0"/>
        <w:numPr>
          <w:ilvl w:val="0"/>
          <w:numId w:val="19"/>
        </w:numPr>
      </w:pPr>
      <w:r>
        <w:t>безопасное масштабирование.</w:t>
      </w:r>
    </w:p>
    <w:p w14:paraId="0A18DD75" w14:textId="77777777" w:rsidR="00362C38" w:rsidRDefault="00362C38" w:rsidP="00362C38">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76F47564" w14:textId="77777777" w:rsidR="00362C38" w:rsidRDefault="00362C38" w:rsidP="00362C38">
      <w:pPr>
        <w:rPr>
          <w:szCs w:val="28"/>
        </w:rPr>
      </w:pPr>
      <w:r>
        <w:rPr>
          <w:szCs w:val="28"/>
        </w:rPr>
        <w:t xml:space="preserve">При этом </w:t>
      </w:r>
      <w:r>
        <w:rPr>
          <w:szCs w:val="28"/>
          <w:lang w:val="en-US"/>
        </w:rPr>
        <w:t>Amazon</w:t>
      </w:r>
      <w:r w:rsidRPr="00362C38">
        <w:rPr>
          <w:szCs w:val="28"/>
        </w:rPr>
        <w:t xml:space="preserve"> </w:t>
      </w:r>
      <w:r>
        <w:rPr>
          <w:szCs w:val="28"/>
          <w:lang w:val="en-US"/>
        </w:rPr>
        <w:t>SES</w:t>
      </w:r>
      <w:r>
        <w:rPr>
          <w:szCs w:val="28"/>
        </w:rPr>
        <w:t xml:space="preserve"> не лишен недостатков:</w:t>
      </w:r>
    </w:p>
    <w:p w14:paraId="1B487DC2" w14:textId="452F1B6C" w:rsidR="00362C38" w:rsidRDefault="00362C38" w:rsidP="00F61418">
      <w:pPr>
        <w:pStyle w:val="a0"/>
        <w:numPr>
          <w:ilvl w:val="0"/>
          <w:numId w:val="20"/>
        </w:numPr>
      </w:pPr>
      <w:r>
        <w:t>скорость отправки сообщений снижена из-за сложного алгоритма определения пути доставки;</w:t>
      </w:r>
    </w:p>
    <w:p w14:paraId="470D3BD7" w14:textId="7808A2A7" w:rsidR="00362C38" w:rsidRDefault="00362C38" w:rsidP="00F61418">
      <w:pPr>
        <w:pStyle w:val="a0"/>
        <w:numPr>
          <w:ilvl w:val="0"/>
          <w:numId w:val="20"/>
        </w:numPr>
      </w:pPr>
      <w:r>
        <w:t>относительная ненадежность (в случае неудачной доставки сервис лишь попытается поменять маршрут доставки).</w:t>
      </w:r>
    </w:p>
    <w:p w14:paraId="61BD8211" w14:textId="77777777" w:rsidR="00362C38" w:rsidRDefault="00362C38" w:rsidP="00F61418">
      <w:pPr>
        <w:pStyle w:val="3"/>
        <w:numPr>
          <w:ilvl w:val="2"/>
          <w:numId w:val="14"/>
        </w:numPr>
        <w:ind w:firstLine="709"/>
        <w:rPr>
          <w:lang w:val="en-US"/>
        </w:rPr>
      </w:pPr>
      <w:bookmarkStart w:id="112" w:name="_Toc73469534"/>
      <w:bookmarkStart w:id="113" w:name="_Toc68534496"/>
      <w:bookmarkStart w:id="114" w:name="_Toc73601150"/>
      <w:r>
        <w:t>Sendgrid</w:t>
      </w:r>
      <w:bookmarkEnd w:id="112"/>
      <w:bookmarkEnd w:id="113"/>
      <w:bookmarkEnd w:id="114"/>
    </w:p>
    <w:p w14:paraId="3E33B3A5" w14:textId="77777777" w:rsidR="00362C38" w:rsidRDefault="00362C38" w:rsidP="00362C38">
      <w:pPr>
        <w:ind w:firstLine="708"/>
        <w:rPr>
          <w:szCs w:val="28"/>
        </w:rPr>
      </w:pPr>
      <w:r>
        <w:rPr>
          <w:szCs w:val="28"/>
        </w:rPr>
        <w:t>Sendgrid [</w:t>
      </w:r>
      <w:r>
        <w:rPr>
          <w:szCs w:val="28"/>
        </w:rPr>
        <w:fldChar w:fldCharType="begin"/>
      </w:r>
      <w:r>
        <w:rPr>
          <w:szCs w:val="28"/>
        </w:rPr>
        <w:instrText xml:space="preserve"> REF _Ref72674918 \r \h </w:instrText>
      </w:r>
      <w:r>
        <w:rPr>
          <w:szCs w:val="28"/>
        </w:rPr>
      </w:r>
      <w:r>
        <w:rPr>
          <w:szCs w:val="28"/>
        </w:rPr>
        <w:fldChar w:fldCharType="separate"/>
      </w:r>
      <w:r>
        <w:rPr>
          <w:szCs w:val="28"/>
        </w:rPr>
        <w:t>6</w:t>
      </w:r>
      <w:r>
        <w:rPr>
          <w:szCs w:val="28"/>
        </w:rPr>
        <w:fldChar w:fldCharType="end"/>
      </w:r>
      <w:r>
        <w:rPr>
          <w:szCs w:val="28"/>
        </w:rPr>
        <w:t>] запущен в 2017 году. Заменяет пользователям индивидуальные почтовые серверы, анализирует репутацию почтовых рассылок, не требует дополнительных затрат для масштабирования инфраструктуры.</w:t>
      </w:r>
    </w:p>
    <w:p w14:paraId="607FA93D" w14:textId="77777777" w:rsidR="00362C38" w:rsidRDefault="00362C38" w:rsidP="00362C38">
      <w:pPr>
        <w:ind w:firstLine="708"/>
        <w:rPr>
          <w:szCs w:val="28"/>
        </w:rPr>
      </w:pPr>
      <w:r>
        <w:rPr>
          <w:szCs w:val="28"/>
        </w:rPr>
        <w:t>Сервис Sendgrid предлагает каждому пользователю стать партнёром:</w:t>
      </w:r>
    </w:p>
    <w:p w14:paraId="1C8C835F" w14:textId="77777777" w:rsidR="00362C38" w:rsidRDefault="00362C38" w:rsidP="005A5E69">
      <w:pPr>
        <w:pStyle w:val="a"/>
      </w:pPr>
      <w:r>
        <w:t>партнёрам агентства предоставляются инструменты для управления почтовыми программами клиентов с одной платформы;</w:t>
      </w:r>
    </w:p>
    <w:p w14:paraId="559890CD" w14:textId="77777777" w:rsidR="00362C38" w:rsidRDefault="00362C38" w:rsidP="005A5E69">
      <w:pPr>
        <w:pStyle w:val="a"/>
      </w:pPr>
      <w:r>
        <w:t>партнёры по рынку, после согласования с администрацией, добавляют собственные инструменты и продают их более чем 60-тысячной «горячей» аудитории;</w:t>
      </w:r>
    </w:p>
    <w:p w14:paraId="58F7F8A4" w14:textId="77777777" w:rsidR="00362C38" w:rsidRDefault="00362C38" w:rsidP="005A5E69">
      <w:pPr>
        <w:pStyle w:val="a"/>
      </w:pPr>
      <w:r>
        <w:t>OEM-партнёры могут рассылать письма без подписи «via sendgrid.net»;</w:t>
      </w:r>
    </w:p>
    <w:p w14:paraId="3C0A8232" w14:textId="77777777" w:rsidR="00362C38" w:rsidRDefault="00362C38" w:rsidP="005A5E69">
      <w:pPr>
        <w:pStyle w:val="a"/>
      </w:pPr>
      <w:r>
        <w:t xml:space="preserve">партнёры-посредники занимаются перепродажей услуг </w:t>
      </w:r>
      <w:r>
        <w:rPr>
          <w:lang w:val="en-US"/>
        </w:rPr>
        <w:t>Sendgrid</w:t>
      </w:r>
      <w:r>
        <w:t xml:space="preserve"> своим пользователям, экономя собственные ресурсы.</w:t>
      </w:r>
    </w:p>
    <w:p w14:paraId="7A31911A" w14:textId="77777777" w:rsidR="00362C38" w:rsidRDefault="00362C38" w:rsidP="00362C38">
      <w:pPr>
        <w:rPr>
          <w:szCs w:val="28"/>
        </w:rPr>
      </w:pPr>
      <w:r>
        <w:rPr>
          <w:szCs w:val="28"/>
        </w:rPr>
        <w:lastRenderedPageBreak/>
        <w:t>В бесплатной версии сервиса пользователю предоставляют 40 тыс. бесплатных электронных писем на 30 дней. По истечению месяца, можно использовать бесплатную версию сервиса с ограничением 100 писем в день.</w:t>
      </w:r>
    </w:p>
    <w:p w14:paraId="5A988396" w14:textId="77777777" w:rsidR="00362C38" w:rsidRDefault="00362C38" w:rsidP="00362C38">
      <w:pPr>
        <w:rPr>
          <w:szCs w:val="28"/>
        </w:rPr>
      </w:pPr>
      <w:r>
        <w:rPr>
          <w:szCs w:val="28"/>
        </w:rPr>
        <w:t>Итоговая стоимость услуг зависит от выбранного плана и количества отправленных писем.</w:t>
      </w:r>
    </w:p>
    <w:p w14:paraId="27FCF61F" w14:textId="77777777" w:rsidR="00362C38" w:rsidRDefault="00362C38" w:rsidP="00362C38">
      <w:pPr>
        <w:ind w:firstLine="708"/>
        <w:rPr>
          <w:szCs w:val="28"/>
        </w:rPr>
      </w:pPr>
      <w:r>
        <w:rPr>
          <w:szCs w:val="28"/>
        </w:rPr>
        <w:t>Для увеличения производительности можно приобрести дополнительные IP-адреса за дополнительную плату, эта функция доступна и будет полезной только на плане PRO.</w:t>
      </w:r>
    </w:p>
    <w:p w14:paraId="2E7ADAEE" w14:textId="77777777" w:rsidR="00362C38" w:rsidRDefault="00362C38" w:rsidP="00362C38">
      <w:pPr>
        <w:ind w:firstLine="708"/>
        <w:rPr>
          <w:szCs w:val="28"/>
        </w:rPr>
      </w:pPr>
      <w:r>
        <w:rPr>
          <w:szCs w:val="28"/>
        </w:rPr>
        <w:t xml:space="preserve">Отправлять сообщения можно сразу после подтверждения почты и интеграции с </w:t>
      </w:r>
      <w:r>
        <w:rPr>
          <w:szCs w:val="28"/>
          <w:lang w:val="en-US"/>
        </w:rPr>
        <w:t>Sendgrid</w:t>
      </w:r>
      <w:r w:rsidRPr="00362C38">
        <w:rPr>
          <w:szCs w:val="28"/>
        </w:rPr>
        <w:t xml:space="preserve"> </w:t>
      </w:r>
      <w:r>
        <w:rPr>
          <w:szCs w:val="28"/>
        </w:rPr>
        <w:t>напрямую через SMTP или же с помощью API. У SMTP больше функций, но его сложнее настроить. API рекомендуется большинству пользователей сервиса благодаря простоте кодирования.</w:t>
      </w:r>
    </w:p>
    <w:p w14:paraId="3A2DA3DE" w14:textId="77777777" w:rsidR="00362C38" w:rsidRDefault="00362C38" w:rsidP="00362C38">
      <w:pPr>
        <w:ind w:firstLine="708"/>
        <w:rPr>
          <w:szCs w:val="28"/>
        </w:rPr>
      </w:pPr>
      <w:r>
        <w:rPr>
          <w:szCs w:val="28"/>
        </w:rPr>
        <w:t>Для интеграции через API нужно его сгенерировать, для каждого приложения или сервиса нужен отдельный API.</w:t>
      </w:r>
    </w:p>
    <w:p w14:paraId="03F45976" w14:textId="77777777" w:rsidR="00362C38" w:rsidRDefault="00362C38" w:rsidP="00362C38">
      <w:pPr>
        <w:ind w:firstLine="708"/>
        <w:rPr>
          <w:szCs w:val="28"/>
        </w:rPr>
      </w:pPr>
      <w:r>
        <w:rPr>
          <w:szCs w:val="28"/>
        </w:rPr>
        <w:t xml:space="preserve">Важным недостатком </w:t>
      </w:r>
      <w:r>
        <w:rPr>
          <w:szCs w:val="28"/>
          <w:lang w:val="en-US"/>
        </w:rPr>
        <w:t>Sendgrid</w:t>
      </w:r>
      <w:r w:rsidRPr="00362C38">
        <w:rPr>
          <w:szCs w:val="28"/>
        </w:rPr>
        <w:t xml:space="preserve"> </w:t>
      </w:r>
      <w:r>
        <w:rPr>
          <w:szCs w:val="28"/>
        </w:rPr>
        <w:t xml:space="preserve">является значительная стоимость его использования. Также отмечаются проблемы с нотификацией – </w:t>
      </w:r>
      <w:r>
        <w:rPr>
          <w:szCs w:val="28"/>
          <w:lang w:val="en-US"/>
        </w:rPr>
        <w:t>SendGrid</w:t>
      </w:r>
      <w:r w:rsidRPr="00362C38">
        <w:rPr>
          <w:szCs w:val="28"/>
        </w:rPr>
        <w:t xml:space="preserve"> </w:t>
      </w:r>
      <w:r>
        <w:rPr>
          <w:szCs w:val="28"/>
        </w:rPr>
        <w:t xml:space="preserve">не запрашивает </w:t>
      </w:r>
      <w:r>
        <w:rPr>
          <w:szCs w:val="28"/>
          <w:lang w:val="en-US"/>
        </w:rPr>
        <w:t>URL</w:t>
      </w:r>
      <w:r w:rsidRPr="00362C38">
        <w:rPr>
          <w:szCs w:val="28"/>
        </w:rPr>
        <w:t xml:space="preserve"> </w:t>
      </w:r>
      <w:r>
        <w:rPr>
          <w:szCs w:val="28"/>
        </w:rPr>
        <w:t xml:space="preserve">в некоторых случаях. Отмечаются частые обновления в </w:t>
      </w:r>
      <w:r>
        <w:rPr>
          <w:szCs w:val="28"/>
          <w:lang w:val="en-US"/>
        </w:rPr>
        <w:t>API</w:t>
      </w:r>
      <w:r>
        <w:rPr>
          <w:szCs w:val="28"/>
        </w:rPr>
        <w:t>, а также проблемы в работе поддержки, что иногда приводит к проблемам с обратной совместимостью.</w:t>
      </w:r>
    </w:p>
    <w:p w14:paraId="5018C73A" w14:textId="77777777" w:rsidR="00362C38" w:rsidRDefault="00362C38" w:rsidP="00F61418">
      <w:pPr>
        <w:pStyle w:val="3"/>
        <w:numPr>
          <w:ilvl w:val="2"/>
          <w:numId w:val="14"/>
        </w:numPr>
        <w:ind w:firstLine="709"/>
        <w:rPr>
          <w:lang w:val="en-US"/>
        </w:rPr>
      </w:pPr>
      <w:bookmarkStart w:id="115" w:name="_Toc73469535"/>
      <w:bookmarkStart w:id="116" w:name="_Toc68534497"/>
      <w:bookmarkStart w:id="117" w:name="_Toc73601151"/>
      <w:r>
        <w:rPr>
          <w:lang w:val="en-US"/>
        </w:rPr>
        <w:t>Tin-cat email queue</w:t>
      </w:r>
      <w:bookmarkEnd w:id="115"/>
      <w:bookmarkEnd w:id="116"/>
      <w:bookmarkEnd w:id="117"/>
    </w:p>
    <w:p w14:paraId="619FE139" w14:textId="77777777" w:rsidR="00362C38" w:rsidRDefault="00362C38" w:rsidP="00362C38">
      <w:pPr>
        <w:ind w:firstLine="708"/>
        <w:rPr>
          <w:szCs w:val="28"/>
        </w:rPr>
      </w:pPr>
      <w:r>
        <w:rPr>
          <w:szCs w:val="28"/>
          <w:lang w:val="en-US"/>
        </w:rPr>
        <w:t>Tin</w:t>
      </w:r>
      <w:r>
        <w:rPr>
          <w:szCs w:val="28"/>
        </w:rPr>
        <w:t>-</w:t>
      </w:r>
      <w:r>
        <w:rPr>
          <w:szCs w:val="28"/>
          <w:lang w:val="en-US"/>
        </w:rPr>
        <w:t>cat</w:t>
      </w:r>
      <w:r w:rsidRPr="00362C38">
        <w:rPr>
          <w:szCs w:val="28"/>
        </w:rPr>
        <w:t xml:space="preserve"> </w:t>
      </w:r>
      <w:r>
        <w:rPr>
          <w:szCs w:val="28"/>
          <w:lang w:val="en-US"/>
        </w:rPr>
        <w:t>email</w:t>
      </w:r>
      <w:r w:rsidRPr="00362C38">
        <w:rPr>
          <w:szCs w:val="28"/>
        </w:rPr>
        <w:t xml:space="preserve"> </w:t>
      </w:r>
      <w:r>
        <w:rPr>
          <w:szCs w:val="28"/>
          <w:lang w:val="en-US"/>
        </w:rPr>
        <w:t>queue</w:t>
      </w:r>
      <w:r w:rsidRPr="00362C38">
        <w:rPr>
          <w:szCs w:val="28"/>
        </w:rPr>
        <w:t xml:space="preserve"> </w:t>
      </w:r>
      <w:r>
        <w:rPr>
          <w:szCs w:val="28"/>
        </w:rPr>
        <w:t>[</w:t>
      </w:r>
      <w:r>
        <w:rPr>
          <w:szCs w:val="28"/>
        </w:rPr>
        <w:fldChar w:fldCharType="begin"/>
      </w:r>
      <w:r>
        <w:rPr>
          <w:szCs w:val="28"/>
        </w:rPr>
        <w:instrText xml:space="preserve"> REF _Ref72674930 \r \h </w:instrText>
      </w:r>
      <w:r>
        <w:rPr>
          <w:szCs w:val="28"/>
        </w:rPr>
      </w:r>
      <w:r>
        <w:rPr>
          <w:szCs w:val="28"/>
        </w:rPr>
        <w:fldChar w:fldCharType="separate"/>
      </w:r>
      <w:r>
        <w:rPr>
          <w:szCs w:val="28"/>
        </w:rPr>
        <w:t>7</w:t>
      </w:r>
      <w:r>
        <w:rPr>
          <w:szCs w:val="28"/>
        </w:rPr>
        <w:fldChar w:fldCharType="end"/>
      </w:r>
      <w:r>
        <w:rPr>
          <w:szCs w:val="28"/>
        </w:rPr>
        <w:t>] – система очереди для отправки сообщений. При попытке отправить сообщение, это сообщение отправляется в очередь. При этом каждую минуту система проверяет наличие сообщений в очереди и отправляет их.</w:t>
      </w:r>
    </w:p>
    <w:p w14:paraId="4D9029CA" w14:textId="77777777" w:rsidR="00362C38" w:rsidRDefault="00362C38" w:rsidP="00362C38">
      <w:pPr>
        <w:ind w:firstLine="708"/>
        <w:rPr>
          <w:szCs w:val="28"/>
        </w:rPr>
      </w:pPr>
      <w:r>
        <w:rPr>
          <w:szCs w:val="28"/>
          <w:lang w:val="en-US"/>
        </w:rPr>
        <w:t>Tin</w:t>
      </w:r>
      <w:r>
        <w:rPr>
          <w:szCs w:val="28"/>
        </w:rPr>
        <w:t>-</w:t>
      </w:r>
      <w:r>
        <w:rPr>
          <w:szCs w:val="28"/>
          <w:lang w:val="en-US"/>
        </w:rPr>
        <w:t>cat</w:t>
      </w:r>
      <w:r w:rsidRPr="00362C3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2E9FFB4F" w14:textId="77777777" w:rsidR="00362C38" w:rsidRDefault="00362C38" w:rsidP="00362C38">
      <w:pPr>
        <w:ind w:firstLine="708"/>
        <w:rPr>
          <w:szCs w:val="28"/>
        </w:rPr>
      </w:pPr>
      <w:r>
        <w:rPr>
          <w:szCs w:val="28"/>
        </w:rPr>
        <w:t xml:space="preserve">Данная система является примером асинхронной отправки сообщений. </w:t>
      </w:r>
    </w:p>
    <w:p w14:paraId="4A78BFC5" w14:textId="77777777" w:rsidR="00362C38" w:rsidRDefault="00362C38" w:rsidP="00362C38">
      <w:pPr>
        <w:ind w:firstLine="708"/>
        <w:rPr>
          <w:szCs w:val="28"/>
        </w:rPr>
      </w:pPr>
      <w:r>
        <w:rPr>
          <w:szCs w:val="28"/>
        </w:rPr>
        <w:t xml:space="preserve">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 Также стоит отметить недостаточно гибкую </w:t>
      </w:r>
      <w:r>
        <w:rPr>
          <w:szCs w:val="28"/>
        </w:rPr>
        <w:lastRenderedPageBreak/>
        <w:t>конфигурацию данного сервиса (например, невозможность, регулировать интервал отправки сообщений).</w:t>
      </w:r>
    </w:p>
    <w:p w14:paraId="1561B9A4" w14:textId="77777777" w:rsidR="00362C38" w:rsidRDefault="00362C38" w:rsidP="00F61418">
      <w:pPr>
        <w:pStyle w:val="3"/>
        <w:numPr>
          <w:ilvl w:val="2"/>
          <w:numId w:val="14"/>
        </w:numPr>
        <w:ind w:firstLine="709"/>
      </w:pPr>
      <w:bookmarkStart w:id="118" w:name="_Toc73469536"/>
      <w:bookmarkStart w:id="119" w:name="_Toc68534498"/>
      <w:bookmarkStart w:id="120" w:name="_Toc73601152"/>
      <w:r>
        <w:t>Сравнение</w:t>
      </w:r>
      <w:bookmarkEnd w:id="118"/>
      <w:bookmarkEnd w:id="119"/>
      <w:bookmarkEnd w:id="120"/>
    </w:p>
    <w:p w14:paraId="611B9095" w14:textId="77777777" w:rsidR="00362C38" w:rsidRDefault="00362C38" w:rsidP="00362C38">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t xml:space="preserve"> </w:t>
      </w:r>
    </w:p>
    <w:p w14:paraId="79869352" w14:textId="77777777" w:rsidR="00362C38" w:rsidRDefault="00362C38" w:rsidP="00362C38">
      <w:r>
        <w:t>Итоговое сравнение программ-аналогов представлено в таблице 1.1.</w:t>
      </w:r>
    </w:p>
    <w:p w14:paraId="3ACE9FE9" w14:textId="77777777" w:rsidR="00362C38" w:rsidRDefault="00362C38" w:rsidP="00362C38">
      <w:r>
        <w:t xml:space="preserve">Знаком «+» обозначены преимущества соответствующих программ-аналогов, а знаком «-» недостатки (в рамках темы курсовой работы). </w:t>
      </w:r>
    </w:p>
    <w:p w14:paraId="23D96F82" w14:textId="77777777" w:rsidR="00362C38" w:rsidRDefault="00362C38" w:rsidP="00362C38">
      <w:pPr>
        <w:jc w:val="right"/>
      </w:pPr>
      <w:r>
        <w:t>Таблица 1.1.</w:t>
      </w:r>
    </w:p>
    <w:p w14:paraId="67979B1A" w14:textId="77777777" w:rsidR="00362C38" w:rsidRDefault="00362C38" w:rsidP="00230B21">
      <w:pPr>
        <w:pStyle w:val="affffff4"/>
      </w:pPr>
      <w:r>
        <w:t>Сравнение программ-аналогов</w:t>
      </w:r>
    </w:p>
    <w:tbl>
      <w:tblPr>
        <w:tblStyle w:val="af9"/>
        <w:tblW w:w="0" w:type="auto"/>
        <w:tblLook w:val="04A0" w:firstRow="1" w:lastRow="0" w:firstColumn="1" w:lastColumn="0" w:noHBand="0" w:noVBand="1"/>
      </w:tblPr>
      <w:tblGrid>
        <w:gridCol w:w="2407"/>
        <w:gridCol w:w="2407"/>
        <w:gridCol w:w="2407"/>
        <w:gridCol w:w="2407"/>
      </w:tblGrid>
      <w:tr w:rsidR="00362C38" w14:paraId="43A1D214"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3E261C39" w14:textId="77777777" w:rsidR="00362C38" w:rsidRDefault="00362C38">
            <w:pPr>
              <w:ind w:firstLine="0"/>
              <w:jc w:val="center"/>
            </w:pPr>
            <w:r>
              <w:t>Критерий</w:t>
            </w:r>
          </w:p>
        </w:tc>
        <w:tc>
          <w:tcPr>
            <w:tcW w:w="2407" w:type="dxa"/>
            <w:tcBorders>
              <w:top w:val="single" w:sz="4" w:space="0" w:color="auto"/>
              <w:left w:val="single" w:sz="4" w:space="0" w:color="auto"/>
              <w:bottom w:val="single" w:sz="4" w:space="0" w:color="auto"/>
              <w:right w:val="single" w:sz="4" w:space="0" w:color="auto"/>
            </w:tcBorders>
            <w:hideMark/>
          </w:tcPr>
          <w:p w14:paraId="57158023" w14:textId="77777777" w:rsidR="00362C38" w:rsidRDefault="00362C38">
            <w:pPr>
              <w:ind w:firstLine="0"/>
              <w:jc w:val="center"/>
              <w:rPr>
                <w:lang w:val="en-US"/>
              </w:rPr>
            </w:pPr>
            <w:r>
              <w:rPr>
                <w:lang w:val="en-US"/>
              </w:rPr>
              <w:t>Amazon SES</w:t>
            </w:r>
          </w:p>
        </w:tc>
        <w:tc>
          <w:tcPr>
            <w:tcW w:w="2407" w:type="dxa"/>
            <w:tcBorders>
              <w:top w:val="single" w:sz="4" w:space="0" w:color="auto"/>
              <w:left w:val="single" w:sz="4" w:space="0" w:color="auto"/>
              <w:bottom w:val="single" w:sz="4" w:space="0" w:color="auto"/>
              <w:right w:val="single" w:sz="4" w:space="0" w:color="auto"/>
            </w:tcBorders>
            <w:hideMark/>
          </w:tcPr>
          <w:p w14:paraId="6EE198DA" w14:textId="77777777" w:rsidR="00362C38" w:rsidRDefault="00362C38">
            <w:pPr>
              <w:ind w:firstLine="0"/>
              <w:jc w:val="center"/>
              <w:rPr>
                <w:lang w:val="en-US"/>
              </w:rPr>
            </w:pPr>
            <w:r>
              <w:rPr>
                <w:lang w:val="en-US"/>
              </w:rPr>
              <w:t>Sendgrid</w:t>
            </w:r>
          </w:p>
        </w:tc>
        <w:tc>
          <w:tcPr>
            <w:tcW w:w="2407" w:type="dxa"/>
            <w:tcBorders>
              <w:top w:val="single" w:sz="4" w:space="0" w:color="auto"/>
              <w:left w:val="single" w:sz="4" w:space="0" w:color="auto"/>
              <w:bottom w:val="single" w:sz="4" w:space="0" w:color="auto"/>
              <w:right w:val="single" w:sz="4" w:space="0" w:color="auto"/>
            </w:tcBorders>
            <w:hideMark/>
          </w:tcPr>
          <w:p w14:paraId="5FB1D0BD" w14:textId="77777777" w:rsidR="00362C38" w:rsidRDefault="00362C38">
            <w:pPr>
              <w:ind w:firstLine="0"/>
              <w:jc w:val="center"/>
              <w:rPr>
                <w:lang w:val="en-US"/>
              </w:rPr>
            </w:pPr>
            <w:r>
              <w:rPr>
                <w:lang w:val="en-US"/>
              </w:rPr>
              <w:t>Tin-cat email queue</w:t>
            </w:r>
          </w:p>
        </w:tc>
      </w:tr>
      <w:tr w:rsidR="00362C38" w14:paraId="5290BC8F"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320526ED" w14:textId="77777777" w:rsidR="00362C38" w:rsidRDefault="00362C38">
            <w:pPr>
              <w:ind w:firstLine="0"/>
            </w:pPr>
            <w:r>
              <w:t>Цена</w:t>
            </w:r>
          </w:p>
        </w:tc>
        <w:tc>
          <w:tcPr>
            <w:tcW w:w="2407" w:type="dxa"/>
            <w:tcBorders>
              <w:top w:val="single" w:sz="4" w:space="0" w:color="auto"/>
              <w:left w:val="single" w:sz="4" w:space="0" w:color="auto"/>
              <w:bottom w:val="single" w:sz="4" w:space="0" w:color="auto"/>
              <w:right w:val="single" w:sz="4" w:space="0" w:color="auto"/>
            </w:tcBorders>
            <w:hideMark/>
          </w:tcPr>
          <w:p w14:paraId="0AB32DE3"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6F42480"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2F28FD78" w14:textId="77777777" w:rsidR="00362C38" w:rsidRDefault="00362C38">
            <w:pPr>
              <w:ind w:firstLine="0"/>
              <w:jc w:val="center"/>
            </w:pPr>
            <w:r>
              <w:t>+</w:t>
            </w:r>
          </w:p>
        </w:tc>
      </w:tr>
      <w:tr w:rsidR="00362C38" w14:paraId="25AB4892"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159E9D3B" w14:textId="77777777" w:rsidR="00362C38" w:rsidRDefault="00362C38">
            <w:pPr>
              <w:ind w:firstLine="0"/>
            </w:pPr>
            <w:r>
              <w:t>Асинхронная отправка</w:t>
            </w:r>
          </w:p>
        </w:tc>
        <w:tc>
          <w:tcPr>
            <w:tcW w:w="2407" w:type="dxa"/>
            <w:tcBorders>
              <w:top w:val="single" w:sz="4" w:space="0" w:color="auto"/>
              <w:left w:val="single" w:sz="4" w:space="0" w:color="auto"/>
              <w:bottom w:val="single" w:sz="4" w:space="0" w:color="auto"/>
              <w:right w:val="single" w:sz="4" w:space="0" w:color="auto"/>
            </w:tcBorders>
            <w:hideMark/>
          </w:tcPr>
          <w:p w14:paraId="0102ADC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5ED0D6B3"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0CC96819" w14:textId="77777777" w:rsidR="00362C38" w:rsidRDefault="00362C38">
            <w:pPr>
              <w:ind w:firstLine="0"/>
              <w:jc w:val="center"/>
            </w:pPr>
            <w:r>
              <w:t>+</w:t>
            </w:r>
          </w:p>
        </w:tc>
      </w:tr>
      <w:tr w:rsidR="00362C38" w14:paraId="7AC70EE4"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370BD970" w14:textId="77777777" w:rsidR="00362C38" w:rsidRDefault="00362C38">
            <w:pPr>
              <w:ind w:firstLine="0"/>
            </w:pPr>
            <w:r>
              <w:t>Гибкость</w:t>
            </w:r>
          </w:p>
        </w:tc>
        <w:tc>
          <w:tcPr>
            <w:tcW w:w="2407" w:type="dxa"/>
            <w:tcBorders>
              <w:top w:val="single" w:sz="4" w:space="0" w:color="auto"/>
              <w:left w:val="single" w:sz="4" w:space="0" w:color="auto"/>
              <w:bottom w:val="single" w:sz="4" w:space="0" w:color="auto"/>
              <w:right w:val="single" w:sz="4" w:space="0" w:color="auto"/>
            </w:tcBorders>
            <w:hideMark/>
          </w:tcPr>
          <w:p w14:paraId="5CA173B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8E0AE50"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E8BF873" w14:textId="77777777" w:rsidR="00362C38" w:rsidRDefault="00362C38">
            <w:pPr>
              <w:ind w:firstLine="0"/>
              <w:jc w:val="center"/>
            </w:pPr>
            <w:r>
              <w:t>-</w:t>
            </w:r>
          </w:p>
        </w:tc>
      </w:tr>
      <w:tr w:rsidR="00362C38" w14:paraId="78DE10A2"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41934D18" w14:textId="77777777" w:rsidR="00362C38" w:rsidRDefault="00362C38">
            <w:pPr>
              <w:ind w:firstLine="0"/>
            </w:pPr>
            <w:r>
              <w:t>Надежность</w:t>
            </w:r>
          </w:p>
        </w:tc>
        <w:tc>
          <w:tcPr>
            <w:tcW w:w="2407" w:type="dxa"/>
            <w:tcBorders>
              <w:top w:val="single" w:sz="4" w:space="0" w:color="auto"/>
              <w:left w:val="single" w:sz="4" w:space="0" w:color="auto"/>
              <w:bottom w:val="single" w:sz="4" w:space="0" w:color="auto"/>
              <w:right w:val="single" w:sz="4" w:space="0" w:color="auto"/>
            </w:tcBorders>
            <w:hideMark/>
          </w:tcPr>
          <w:p w14:paraId="4B016CC2"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0B61C8E"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5723167" w14:textId="77777777" w:rsidR="00362C38" w:rsidRDefault="00362C38">
            <w:pPr>
              <w:ind w:firstLine="0"/>
              <w:jc w:val="center"/>
            </w:pPr>
            <w:r>
              <w:t>-</w:t>
            </w:r>
          </w:p>
        </w:tc>
      </w:tr>
    </w:tbl>
    <w:p w14:paraId="7A311D58" w14:textId="77777777" w:rsidR="00362C38" w:rsidRDefault="00362C38" w:rsidP="00362C38">
      <w:pPr>
        <w:ind w:firstLine="708"/>
        <w:rPr>
          <w:color w:val="000000" w:themeColor="text1"/>
          <w:szCs w:val="28"/>
        </w:rPr>
      </w:pPr>
    </w:p>
    <w:p w14:paraId="493FBAF8" w14:textId="77777777" w:rsidR="00362C38" w:rsidRDefault="00362C38" w:rsidP="00362C38">
      <w:pPr>
        <w:ind w:firstLine="708"/>
        <w:rPr>
          <w:szCs w:val="28"/>
        </w:rPr>
      </w:pPr>
      <w:r>
        <w:rPr>
          <w:szCs w:val="28"/>
        </w:rPr>
        <w:t xml:space="preserve">Рассмотренные программы-аналоги,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высокая цена использования некоторых сервисов (таких как </w:t>
      </w:r>
      <w:r>
        <w:rPr>
          <w:szCs w:val="28"/>
          <w:lang w:val="en-US"/>
        </w:rPr>
        <w:t>Sendgrid</w:t>
      </w:r>
      <w:r>
        <w:rPr>
          <w:szCs w:val="28"/>
        </w:rPr>
        <w:t xml:space="preserve">), ненадежность </w:t>
      </w:r>
      <w:r>
        <w:rPr>
          <w:szCs w:val="28"/>
          <w:lang w:val="en-US"/>
        </w:rPr>
        <w:t>API</w:t>
      </w:r>
      <w:r>
        <w:rPr>
          <w:szCs w:val="28"/>
        </w:rPr>
        <w:t>. Важно: если сообщение не удается отправить, данные сервисы не предпринимают попыток отправить его другим способом, что отрицательно сказывается на стабильности рассылки.</w:t>
      </w:r>
    </w:p>
    <w:p w14:paraId="2CF49BA1" w14:textId="77777777" w:rsidR="00362C38" w:rsidRDefault="00362C38" w:rsidP="00F61418">
      <w:pPr>
        <w:pStyle w:val="2"/>
        <w:numPr>
          <w:ilvl w:val="1"/>
          <w:numId w:val="14"/>
        </w:numPr>
        <w:rPr>
          <w:szCs w:val="26"/>
        </w:rPr>
      </w:pPr>
      <w:bookmarkStart w:id="121" w:name="_Toc73469537"/>
      <w:bookmarkStart w:id="122" w:name="_Toc68534499"/>
      <w:bookmarkStart w:id="123" w:name="_Toc73601153"/>
      <w:r>
        <w:t>Диаграмма вариантов использования</w:t>
      </w:r>
      <w:bookmarkEnd w:id="121"/>
      <w:bookmarkEnd w:id="122"/>
      <w:bookmarkEnd w:id="123"/>
    </w:p>
    <w:p w14:paraId="3F0339AB" w14:textId="77777777" w:rsidR="00362C38" w:rsidRDefault="00362C38" w:rsidP="00362C38">
      <w:pPr>
        <w:rPr>
          <w:rFonts w:cs="Times New Roman"/>
        </w:rPr>
      </w:pPr>
      <w:r>
        <w:rPr>
          <w:rFonts w:cs="Times New Roman"/>
        </w:rPr>
        <w:t>Так как в программном комплексе существует разделение пользователей по ролям (оператор и администратор), рассмотрим доступный функционал для каждой из ролей.</w:t>
      </w:r>
    </w:p>
    <w:p w14:paraId="79C82837" w14:textId="77777777" w:rsidR="00362C38" w:rsidRDefault="00362C38" w:rsidP="00F61418">
      <w:pPr>
        <w:pStyle w:val="3"/>
        <w:numPr>
          <w:ilvl w:val="2"/>
          <w:numId w:val="14"/>
        </w:numPr>
        <w:ind w:firstLine="709"/>
      </w:pPr>
      <w:bookmarkStart w:id="124" w:name="_Toc73469538"/>
      <w:bookmarkStart w:id="125" w:name="_Toc68534500"/>
      <w:bookmarkStart w:id="126" w:name="_Toc73601154"/>
      <w:r>
        <w:lastRenderedPageBreak/>
        <w:t>Оператор</w:t>
      </w:r>
      <w:bookmarkEnd w:id="124"/>
      <w:bookmarkEnd w:id="125"/>
      <w:bookmarkEnd w:id="126"/>
    </w:p>
    <w:p w14:paraId="0EBBB0AF" w14:textId="77777777" w:rsidR="00362C38" w:rsidRDefault="00362C38" w:rsidP="00362C38">
      <w:pPr>
        <w:rPr>
          <w:rFonts w:cs="Times New Roman"/>
        </w:rPr>
      </w:pPr>
      <w:r>
        <w:rPr>
          <w:rFonts w:cs="Times New Roman"/>
        </w:rPr>
        <w:t>Оператору доступны отправка сообщения и просмотр истории сообщений.</w:t>
      </w:r>
    </w:p>
    <w:p w14:paraId="5175CFDD" w14:textId="4495AEB0" w:rsidR="00362C38" w:rsidRDefault="00362C38" w:rsidP="00362C38">
      <w:r>
        <w:t>При отправке сообщений оператор должен заполнить поле «</w:t>
      </w:r>
      <w:r w:rsidR="00C6433C">
        <w:t>Кому</w:t>
      </w:r>
      <w:r>
        <w:t xml:space="preserve">». </w:t>
      </w:r>
      <w:r>
        <w:rPr>
          <w:b/>
        </w:rPr>
        <w:t xml:space="preserve">Дополнительно </w:t>
      </w:r>
      <w:r>
        <w:t>он может</w:t>
      </w:r>
      <w:r w:rsidR="00C6433C">
        <w:t xml:space="preserve"> добавить получателей,</w:t>
      </w:r>
      <w:r>
        <w:t xml:space="preserve">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r>
        <w:rPr>
          <w:i/>
        </w:rPr>
        <w:t>опциональны</w:t>
      </w:r>
      <w:r>
        <w:t>.</w:t>
      </w:r>
    </w:p>
    <w:p w14:paraId="2FB42428" w14:textId="77777777" w:rsidR="00362C38" w:rsidRDefault="00362C38" w:rsidP="00362C38">
      <w:r>
        <w:t>Также оператору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2CDBE853" w14:textId="77777777" w:rsidR="00362C38" w:rsidRDefault="00362C38" w:rsidP="00F61418">
      <w:pPr>
        <w:pStyle w:val="3"/>
        <w:numPr>
          <w:ilvl w:val="2"/>
          <w:numId w:val="14"/>
        </w:numPr>
        <w:ind w:firstLine="709"/>
      </w:pPr>
      <w:bookmarkStart w:id="127" w:name="_Toc73469539"/>
      <w:bookmarkStart w:id="128" w:name="_Toc68534501"/>
      <w:bookmarkStart w:id="129" w:name="_Toc73601155"/>
      <w:r>
        <w:t>Администратор</w:t>
      </w:r>
      <w:bookmarkEnd w:id="127"/>
      <w:bookmarkEnd w:id="128"/>
      <w:bookmarkEnd w:id="129"/>
    </w:p>
    <w:p w14:paraId="0B6C912C" w14:textId="77777777" w:rsidR="00362C38" w:rsidRDefault="00362C38" w:rsidP="00362C38">
      <w:r>
        <w:t>Администратор наследуется от оператора, т.е. ему доступен весь доступный оператору функционал.</w:t>
      </w:r>
    </w:p>
    <w:p w14:paraId="5F09F05E" w14:textId="5A562BFF" w:rsidR="00362C38" w:rsidRDefault="00362C38" w:rsidP="00362C38">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36E2BFA9" w14:textId="46733C88" w:rsidR="00C6433C" w:rsidRDefault="00C6433C" w:rsidP="00362C38">
      <w:pPr>
        <w:rPr>
          <w:rFonts w:cs="Times New Roman"/>
        </w:rPr>
      </w:pPr>
      <w:r>
        <w:rPr>
          <w:rFonts w:cs="Times New Roman"/>
        </w:rPr>
        <w:t xml:space="preserve">В рамках реализации работы будет разработан модуль авторизации, но все авторизованные пользователи будут обладать правами </w:t>
      </w:r>
      <w:r w:rsidRPr="00C6433C">
        <w:rPr>
          <w:rFonts w:cs="Times New Roman"/>
          <w:i/>
        </w:rPr>
        <w:t>оператора</w:t>
      </w:r>
      <w:r>
        <w:rPr>
          <w:rFonts w:cs="Times New Roman"/>
        </w:rPr>
        <w:t xml:space="preserve">. </w:t>
      </w:r>
    </w:p>
    <w:p w14:paraId="1B572682" w14:textId="77777777" w:rsidR="00362C38" w:rsidRDefault="00362C38" w:rsidP="00362C38">
      <w:pPr>
        <w:rPr>
          <w:rFonts w:cs="Times New Roman"/>
        </w:rPr>
      </w:pPr>
      <w:r>
        <w:rPr>
          <w:rFonts w:cs="Times New Roman"/>
        </w:rPr>
        <w:t>Составлена диаграмма вариантов использования, представленная на рис. 1.2.</w:t>
      </w:r>
    </w:p>
    <w:tbl>
      <w:tblPr>
        <w:tblStyle w:val="af9"/>
        <w:tblpPr w:leftFromText="180" w:rightFromText="180" w:vertAnchor="page" w:horzAnchor="margin" w:tblpXSpec="right" w:tblpY="2122"/>
        <w:tblW w:w="0" w:type="auto"/>
        <w:tblLook w:val="04A0" w:firstRow="1" w:lastRow="0" w:firstColumn="1" w:lastColumn="0" w:noHBand="0" w:noVBand="1"/>
      </w:tblPr>
      <w:tblGrid>
        <w:gridCol w:w="1254"/>
      </w:tblGrid>
      <w:tr w:rsidR="00362C38" w14:paraId="688B7001" w14:textId="77777777" w:rsidTr="00362C38">
        <w:trPr>
          <w:cantSplit/>
          <w:trHeight w:val="14034"/>
        </w:trPr>
        <w:tc>
          <w:tcPr>
            <w:tcW w:w="1254" w:type="dxa"/>
            <w:tcBorders>
              <w:top w:val="nil"/>
              <w:left w:val="nil"/>
              <w:bottom w:val="nil"/>
              <w:right w:val="nil"/>
            </w:tcBorders>
            <w:textDirection w:val="btLr"/>
            <w:hideMark/>
          </w:tcPr>
          <w:p w14:paraId="796D1354" w14:textId="77777777" w:rsidR="00362C38" w:rsidRDefault="00362C38" w:rsidP="00230B21">
            <w:pPr>
              <w:pStyle w:val="affffff4"/>
              <w:rPr>
                <w:lang w:val="en-US"/>
              </w:rPr>
            </w:pPr>
            <w:r>
              <w:lastRenderedPageBreak/>
              <w:t>Рис. 1.2. Диаграмма вариантов использования</w:t>
            </w:r>
          </w:p>
        </w:tc>
      </w:tr>
    </w:tbl>
    <w:p w14:paraId="4854C52F" w14:textId="36CC7CEF" w:rsidR="00362C38" w:rsidRDefault="00362C38" w:rsidP="00362C38">
      <w:pPr>
        <w:ind w:firstLine="0"/>
        <w:jc w:val="left"/>
        <w:rPr>
          <w:color w:val="000000" w:themeColor="text1"/>
        </w:rPr>
      </w:pPr>
      <w:r>
        <w:rPr>
          <w:rFonts w:cs="Times New Roman"/>
          <w:noProof/>
          <w:lang w:eastAsia="ru-RU"/>
        </w:rPr>
        <w:drawing>
          <wp:inline distT="0" distB="0" distL="0" distR="0" wp14:anchorId="441D8A28" wp14:editId="34B5A01E">
            <wp:extent cx="7893685" cy="5163820"/>
            <wp:effectExtent l="0" t="6667" r="5397" b="5398"/>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893685" cy="5163820"/>
                    </a:xfrm>
                    <a:prstGeom prst="rect">
                      <a:avLst/>
                    </a:prstGeom>
                    <a:noFill/>
                    <a:ln>
                      <a:noFill/>
                    </a:ln>
                  </pic:spPr>
                </pic:pic>
              </a:graphicData>
            </a:graphic>
          </wp:inline>
        </w:drawing>
      </w:r>
    </w:p>
    <w:p w14:paraId="771D6859" w14:textId="77777777" w:rsidR="00362C38" w:rsidRDefault="00362C38" w:rsidP="00362C38">
      <w:pPr>
        <w:spacing w:after="160" w:line="256" w:lineRule="auto"/>
        <w:ind w:firstLine="0"/>
        <w:jc w:val="left"/>
      </w:pPr>
      <w:r>
        <w:br w:type="page"/>
      </w:r>
    </w:p>
    <w:p w14:paraId="3E391B17" w14:textId="77777777" w:rsidR="00362C38" w:rsidRDefault="00362C38" w:rsidP="00F61418">
      <w:pPr>
        <w:pStyle w:val="2"/>
        <w:numPr>
          <w:ilvl w:val="1"/>
          <w:numId w:val="14"/>
        </w:numPr>
      </w:pPr>
      <w:bookmarkStart w:id="130" w:name="_Toc73469540"/>
      <w:bookmarkStart w:id="131" w:name="_Toc68534530"/>
      <w:bookmarkStart w:id="132" w:name="_Toc73601156"/>
      <w:r>
        <w:rPr>
          <w:lang w:val="en-US"/>
        </w:rPr>
        <w:lastRenderedPageBreak/>
        <w:t>IDEF0-</w:t>
      </w:r>
      <w:r>
        <w:t>Диаграмма</w:t>
      </w:r>
      <w:bookmarkEnd w:id="130"/>
      <w:bookmarkEnd w:id="131"/>
      <w:bookmarkEnd w:id="132"/>
    </w:p>
    <w:p w14:paraId="2FD10577" w14:textId="77777777" w:rsidR="00362C38" w:rsidRDefault="00362C38" w:rsidP="00362C38">
      <w:pPr>
        <w:rPr>
          <w:sz w:val="32"/>
        </w:rPr>
      </w:pPr>
      <w:r>
        <w:t xml:space="preserve">Разработана </w:t>
      </w:r>
      <w:r>
        <w:rPr>
          <w:lang w:val="en-US"/>
        </w:rPr>
        <w:t>IDEF</w:t>
      </w:r>
      <w:r>
        <w:t>0-диаграмма для процесса отправки сообщения.</w:t>
      </w:r>
    </w:p>
    <w:p w14:paraId="00CB8458" w14:textId="77777777" w:rsidR="00362C38" w:rsidRDefault="00362C38" w:rsidP="00362C38">
      <w:pPr>
        <w:rPr>
          <w:color w:val="000000" w:themeColor="text1"/>
        </w:rPr>
      </w:pPr>
      <w:r>
        <w:t>На контекстной диаграмме (рис. 1.3) определен функциональный блок «Отправить сообщение через систему», механизм, предписание, входные и выходные данные.</w:t>
      </w:r>
    </w:p>
    <w:p w14:paraId="1AA0DCD8" w14:textId="77777777" w:rsidR="00362C38" w:rsidRDefault="00362C38" w:rsidP="00362C38">
      <w:pPr>
        <w:rPr>
          <w:noProof/>
          <w:lang w:eastAsia="ru-RU"/>
        </w:rPr>
      </w:pPr>
      <w:r>
        <w:t>На диаграмме первого уровня (рис. 1.4)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1.5) и «Инициировать отправку сообщения» (рис. 1.6)</w:t>
      </w:r>
    </w:p>
    <w:p w14:paraId="2844F8C7" w14:textId="77777777" w:rsidR="00362C38" w:rsidRDefault="00362C38" w:rsidP="00362C38">
      <w:pPr>
        <w:rPr>
          <w:noProof/>
          <w:lang w:eastAsia="ru-RU"/>
        </w:rPr>
      </w:pPr>
    </w:p>
    <w:p w14:paraId="7908B302" w14:textId="359E8033" w:rsidR="00362C38" w:rsidRDefault="00362C38" w:rsidP="00362C38">
      <w:pPr>
        <w:keepNext/>
        <w:ind w:firstLine="0"/>
        <w:jc w:val="center"/>
      </w:pPr>
      <w:r>
        <w:rPr>
          <w:noProof/>
          <w:lang w:eastAsia="ru-RU"/>
        </w:rPr>
        <w:drawing>
          <wp:inline distT="0" distB="0" distL="0" distR="0" wp14:anchorId="3C4A0396" wp14:editId="702AD0F0">
            <wp:extent cx="5432425" cy="3711575"/>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2425" cy="3711575"/>
                    </a:xfrm>
                    <a:prstGeom prst="rect">
                      <a:avLst/>
                    </a:prstGeom>
                    <a:noFill/>
                    <a:ln>
                      <a:noFill/>
                    </a:ln>
                  </pic:spPr>
                </pic:pic>
              </a:graphicData>
            </a:graphic>
          </wp:inline>
        </w:drawing>
      </w:r>
    </w:p>
    <w:p w14:paraId="5DC84B93" w14:textId="77777777" w:rsidR="00362C38" w:rsidRDefault="00362C38" w:rsidP="00230B21">
      <w:pPr>
        <w:pStyle w:val="affffff4"/>
      </w:pPr>
      <w:r>
        <w:t xml:space="preserve">Рис. </w:t>
      </w:r>
      <w:r>
        <w:rPr>
          <w:noProof/>
        </w:rPr>
        <w:t>1.3</w:t>
      </w:r>
      <w:r>
        <w:t>. Контекстная диаграмма функциональной модели «Поиск объектов»</w:t>
      </w:r>
    </w:p>
    <w:p w14:paraId="68082197" w14:textId="77777777" w:rsidR="00362C38" w:rsidRDefault="00362C38" w:rsidP="00362C38"/>
    <w:p w14:paraId="1AFD79DF" w14:textId="77777777" w:rsidR="00362C38" w:rsidRDefault="00362C38" w:rsidP="00362C38">
      <w:pPr>
        <w:rPr>
          <w:noProof/>
          <w:lang w:eastAsia="ru-RU"/>
        </w:rPr>
      </w:pPr>
    </w:p>
    <w:p w14:paraId="09391597" w14:textId="24AB9F7B" w:rsidR="00362C38" w:rsidRDefault="00362C38" w:rsidP="00362C38">
      <w:pPr>
        <w:keepNext/>
        <w:ind w:firstLine="0"/>
        <w:jc w:val="center"/>
      </w:pPr>
      <w:r>
        <w:rPr>
          <w:noProof/>
          <w:lang w:eastAsia="ru-RU"/>
        </w:rPr>
        <w:lastRenderedPageBreak/>
        <w:drawing>
          <wp:inline distT="0" distB="0" distL="0" distR="0" wp14:anchorId="7E787046" wp14:editId="632F325A">
            <wp:extent cx="5405755" cy="3711575"/>
            <wp:effectExtent l="0" t="0" r="444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5755" cy="3711575"/>
                    </a:xfrm>
                    <a:prstGeom prst="rect">
                      <a:avLst/>
                    </a:prstGeom>
                    <a:noFill/>
                    <a:ln>
                      <a:noFill/>
                    </a:ln>
                  </pic:spPr>
                </pic:pic>
              </a:graphicData>
            </a:graphic>
          </wp:inline>
        </w:drawing>
      </w:r>
    </w:p>
    <w:p w14:paraId="6DFDF075" w14:textId="77777777" w:rsidR="00362C38" w:rsidRDefault="00362C38" w:rsidP="00230B21">
      <w:pPr>
        <w:pStyle w:val="affffff4"/>
      </w:pPr>
      <w:r>
        <w:t xml:space="preserve">Рис. </w:t>
      </w:r>
      <w:r>
        <w:rPr>
          <w:noProof/>
        </w:rPr>
        <w:t>1.4</w:t>
      </w:r>
      <w:r>
        <w:t>. Диаграмма первого уровня функциональной модели</w:t>
      </w:r>
    </w:p>
    <w:p w14:paraId="41FEB7F5" w14:textId="3DBF9B73" w:rsidR="00362C38" w:rsidRDefault="00362C38" w:rsidP="00362C38">
      <w:pPr>
        <w:keepNext/>
        <w:ind w:firstLine="0"/>
        <w:jc w:val="center"/>
      </w:pPr>
      <w:r>
        <w:rPr>
          <w:noProof/>
          <w:lang w:eastAsia="ru-RU"/>
        </w:rPr>
        <w:drawing>
          <wp:inline distT="0" distB="0" distL="0" distR="0" wp14:anchorId="6D782503" wp14:editId="323F3421">
            <wp:extent cx="5499735" cy="3751580"/>
            <wp:effectExtent l="0" t="0" r="571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735" cy="3751580"/>
                    </a:xfrm>
                    <a:prstGeom prst="rect">
                      <a:avLst/>
                    </a:prstGeom>
                    <a:noFill/>
                    <a:ln>
                      <a:noFill/>
                    </a:ln>
                  </pic:spPr>
                </pic:pic>
              </a:graphicData>
            </a:graphic>
          </wp:inline>
        </w:drawing>
      </w:r>
    </w:p>
    <w:p w14:paraId="63E40ACB" w14:textId="77777777" w:rsidR="00362C38" w:rsidRDefault="00362C38" w:rsidP="00230B21">
      <w:pPr>
        <w:pStyle w:val="affffff4"/>
      </w:pPr>
      <w:r>
        <w:t xml:space="preserve">Рис. </w:t>
      </w:r>
      <w:r>
        <w:rPr>
          <w:noProof/>
        </w:rPr>
        <w:t>1.5</w:t>
      </w:r>
      <w:r>
        <w:t xml:space="preserve">. </w:t>
      </w:r>
      <w:r>
        <w:rPr>
          <w:noProof/>
        </w:rPr>
        <w:t>Диаграмма второго уровня для блока «Сформировать письмо»</w:t>
      </w:r>
    </w:p>
    <w:p w14:paraId="3E7EF0F4" w14:textId="77777777" w:rsidR="00362C38" w:rsidRDefault="00362C38" w:rsidP="00362C38">
      <w:pPr>
        <w:rPr>
          <w:noProof/>
          <w:lang w:eastAsia="ru-RU"/>
        </w:rPr>
      </w:pPr>
    </w:p>
    <w:p w14:paraId="26EE8700" w14:textId="16CEE455" w:rsidR="00362C38" w:rsidRDefault="00362C38" w:rsidP="00362C38">
      <w:pPr>
        <w:keepNext/>
        <w:ind w:firstLine="0"/>
        <w:jc w:val="center"/>
      </w:pPr>
      <w:r>
        <w:rPr>
          <w:noProof/>
          <w:lang w:eastAsia="ru-RU"/>
        </w:rPr>
        <w:lastRenderedPageBreak/>
        <w:drawing>
          <wp:inline distT="0" distB="0" distL="0" distR="0" wp14:anchorId="3530E066" wp14:editId="5DD3862A">
            <wp:extent cx="5795645" cy="395351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5645" cy="3953510"/>
                    </a:xfrm>
                    <a:prstGeom prst="rect">
                      <a:avLst/>
                    </a:prstGeom>
                    <a:noFill/>
                    <a:ln>
                      <a:noFill/>
                    </a:ln>
                  </pic:spPr>
                </pic:pic>
              </a:graphicData>
            </a:graphic>
          </wp:inline>
        </w:drawing>
      </w:r>
    </w:p>
    <w:p w14:paraId="27BDD3FB" w14:textId="77777777" w:rsidR="00362C38" w:rsidRDefault="00362C38" w:rsidP="00230B21">
      <w:pPr>
        <w:pStyle w:val="affffff4"/>
        <w:rPr>
          <w:noProof/>
        </w:rPr>
      </w:pPr>
      <w:r>
        <w:t xml:space="preserve">Рис. </w:t>
      </w:r>
      <w:r>
        <w:rPr>
          <w:noProof/>
        </w:rPr>
        <w:t>1.6. Диаграмма второго уровня для блока «Инициировать отправку сообщения»</w:t>
      </w:r>
    </w:p>
    <w:p w14:paraId="387A1AE0" w14:textId="77777777" w:rsidR="00362C38" w:rsidRDefault="00362C38" w:rsidP="00F61418">
      <w:pPr>
        <w:pStyle w:val="2"/>
        <w:numPr>
          <w:ilvl w:val="1"/>
          <w:numId w:val="14"/>
        </w:numPr>
        <w:rPr>
          <w:lang w:val="en-US"/>
        </w:rPr>
      </w:pPr>
      <w:bookmarkStart w:id="133" w:name="_Toc73469541"/>
      <w:bookmarkStart w:id="134" w:name="_Toc68534531"/>
      <w:bookmarkStart w:id="135" w:name="_Toc73601157"/>
      <w:r>
        <w:rPr>
          <w:lang w:val="en-US"/>
        </w:rPr>
        <w:t>BPMN</w:t>
      </w:r>
      <w:bookmarkEnd w:id="133"/>
      <w:bookmarkEnd w:id="134"/>
      <w:bookmarkEnd w:id="135"/>
    </w:p>
    <w:p w14:paraId="3F65E349" w14:textId="77777777" w:rsidR="00362C38" w:rsidRDefault="00362C38" w:rsidP="00362C38">
      <w:r>
        <w:t>В качестве бизнес-процесса был рассмотрен процесс отправки сообщения.</w:t>
      </w:r>
    </w:p>
    <w:p w14:paraId="42CD2E2D" w14:textId="77777777" w:rsidR="00362C38" w:rsidRDefault="00362C38" w:rsidP="00362C38">
      <w:r>
        <w:t>В данном процессе участвуют четыре исполнителя:</w:t>
      </w:r>
    </w:p>
    <w:p w14:paraId="54715933" w14:textId="5276C2F9" w:rsidR="00362C38" w:rsidRDefault="00362C38" w:rsidP="00F61418">
      <w:pPr>
        <w:pStyle w:val="a0"/>
        <w:numPr>
          <w:ilvl w:val="0"/>
          <w:numId w:val="21"/>
        </w:numPr>
      </w:pPr>
      <w:r>
        <w:t>пользователь как инициатор процесса;</w:t>
      </w:r>
    </w:p>
    <w:p w14:paraId="1B77E61A" w14:textId="54D5E2B7" w:rsidR="00362C38" w:rsidRDefault="00362C38" w:rsidP="00F61418">
      <w:pPr>
        <w:pStyle w:val="a0"/>
        <w:numPr>
          <w:ilvl w:val="0"/>
          <w:numId w:val="21"/>
        </w:numPr>
      </w:pPr>
      <w:r>
        <w:t>клиентская часть, обрабатывающая введенные пользователем данные и отправляющая запрос на сервер;</w:t>
      </w:r>
    </w:p>
    <w:p w14:paraId="61C32E7D" w14:textId="77777777" w:rsidR="00362C38" w:rsidRDefault="00362C38" w:rsidP="00F61418">
      <w:pPr>
        <w:pStyle w:val="a0"/>
        <w:numPr>
          <w:ilvl w:val="0"/>
          <w:numId w:val="21"/>
        </w:numPr>
      </w:pPr>
      <w:r>
        <w:t>серверная часть принимает запрос от клиентской части, формирует письмо, заносит его в базу данных и отправляет письмо в очередь;</w:t>
      </w:r>
    </w:p>
    <w:p w14:paraId="17DB5059" w14:textId="77777777" w:rsidR="00362C38" w:rsidRDefault="00362C38" w:rsidP="00F61418">
      <w:pPr>
        <w:pStyle w:val="a0"/>
        <w:numPr>
          <w:ilvl w:val="0"/>
          <w:numId w:val="21"/>
        </w:numPr>
      </w:pPr>
      <w:r>
        <w:t>сторонние сервисы доставки.</w:t>
      </w:r>
    </w:p>
    <w:p w14:paraId="53A61F20" w14:textId="77777777" w:rsidR="00362C38" w:rsidRDefault="00362C38" w:rsidP="00362C38">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270502B1" w14:textId="77777777" w:rsidR="00362C38" w:rsidRDefault="00362C38" w:rsidP="00362C38">
      <w:r>
        <w:t xml:space="preserve">Серверная часть принимает запрос от клиентской части, формирует письмо, заносит его в базу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064501A4" w14:textId="77777777" w:rsidR="00362C38" w:rsidRDefault="00362C38" w:rsidP="00362C38">
      <w:r>
        <w:lastRenderedPageBreak/>
        <w:t>При получении неудовлетворительного ответа предпринимается попытка заново отправить письмо, но посредством других доступных сервисов доставки.</w:t>
      </w:r>
    </w:p>
    <w:p w14:paraId="205CB30B" w14:textId="77777777" w:rsidR="00362C38" w:rsidRDefault="00362C38" w:rsidP="00362C38">
      <w:r>
        <w:t>Фрагменты модели бизнес-процесса представлены на рис. 1.7-1.8.</w:t>
      </w:r>
    </w:p>
    <w:p w14:paraId="1F4D64E5" w14:textId="0E1007ED" w:rsidR="00362C38" w:rsidRDefault="004A6E33" w:rsidP="00362C38">
      <w:pPr>
        <w:ind w:firstLine="0"/>
        <w:jc w:val="center"/>
      </w:pPr>
      <w:r w:rsidRPr="004A6E33">
        <w:rPr>
          <w:noProof/>
          <w:lang w:eastAsia="ru-RU"/>
        </w:rPr>
        <w:drawing>
          <wp:inline distT="0" distB="0" distL="0" distR="0" wp14:anchorId="180CD169" wp14:editId="694EE0EB">
            <wp:extent cx="6120130" cy="43300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330065"/>
                    </a:xfrm>
                    <a:prstGeom prst="rect">
                      <a:avLst/>
                    </a:prstGeom>
                  </pic:spPr>
                </pic:pic>
              </a:graphicData>
            </a:graphic>
          </wp:inline>
        </w:drawing>
      </w:r>
    </w:p>
    <w:p w14:paraId="77246BFF" w14:textId="611A13A9" w:rsidR="00362C38" w:rsidRDefault="00362C38" w:rsidP="00230B21">
      <w:pPr>
        <w:pStyle w:val="affffff4"/>
      </w:pPr>
      <w:r>
        <w:t>Рис. 1.7. Фрагмент диаграммы модели бизнес-процесса</w:t>
      </w:r>
    </w:p>
    <w:p w14:paraId="40712F5C" w14:textId="77777777" w:rsidR="004A6E33" w:rsidRDefault="004A6E33" w:rsidP="00230B21">
      <w:pPr>
        <w:pStyle w:val="affffff4"/>
      </w:pPr>
    </w:p>
    <w:p w14:paraId="4B50086D" w14:textId="6A625FBB" w:rsidR="00362C38" w:rsidRDefault="004A6E33" w:rsidP="00362C38">
      <w:pPr>
        <w:ind w:firstLine="0"/>
        <w:jc w:val="center"/>
      </w:pPr>
      <w:r w:rsidRPr="004A6E33">
        <w:rPr>
          <w:noProof/>
          <w:lang w:eastAsia="ru-RU"/>
        </w:rPr>
        <w:lastRenderedPageBreak/>
        <w:drawing>
          <wp:inline distT="0" distB="0" distL="0" distR="0" wp14:anchorId="5AFF853E" wp14:editId="54D8C855">
            <wp:extent cx="6120130" cy="38252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825240"/>
                    </a:xfrm>
                    <a:prstGeom prst="rect">
                      <a:avLst/>
                    </a:prstGeom>
                  </pic:spPr>
                </pic:pic>
              </a:graphicData>
            </a:graphic>
          </wp:inline>
        </w:drawing>
      </w:r>
    </w:p>
    <w:p w14:paraId="586021ED" w14:textId="77777777" w:rsidR="00362C38" w:rsidRDefault="00362C38" w:rsidP="00230B21">
      <w:pPr>
        <w:pStyle w:val="affffff4"/>
      </w:pPr>
      <w:r>
        <w:t>Рис. 1.8. Фрагмент диаграммы модели бизнес-процесса</w:t>
      </w:r>
    </w:p>
    <w:p w14:paraId="7B026340" w14:textId="77777777" w:rsidR="00362C38" w:rsidRDefault="00362C38" w:rsidP="00F61418">
      <w:pPr>
        <w:pStyle w:val="2"/>
        <w:numPr>
          <w:ilvl w:val="1"/>
          <w:numId w:val="14"/>
        </w:numPr>
      </w:pPr>
      <w:bookmarkStart w:id="136" w:name="_Toc73469542"/>
      <w:bookmarkStart w:id="137" w:name="_Toc68534502"/>
      <w:bookmarkStart w:id="138" w:name="_Toc73601158"/>
      <w:r>
        <w:t>Выводы</w:t>
      </w:r>
      <w:bookmarkEnd w:id="136"/>
      <w:bookmarkEnd w:id="137"/>
      <w:bookmarkEnd w:id="138"/>
    </w:p>
    <w:p w14:paraId="25A68C82" w14:textId="2A30AC59" w:rsidR="00362C38" w:rsidRDefault="00362C38" w:rsidP="00362C38">
      <w:r>
        <w:rPr>
          <w:b/>
        </w:rPr>
        <w:t>Тема работы</w:t>
      </w:r>
      <w:r>
        <w:t>: «</w:t>
      </w:r>
      <w:r w:rsidR="005258C7">
        <w:t>П</w:t>
      </w:r>
      <w:r w:rsidR="005258C7"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p>
    <w:p w14:paraId="01690D41" w14:textId="77777777" w:rsidR="00362C38" w:rsidRDefault="00362C38" w:rsidP="00362C38">
      <w:r>
        <w:t>Тема курсовой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362E28AB" w14:textId="77777777" w:rsidR="00362C38" w:rsidRDefault="00362C38" w:rsidP="00362C38">
      <w:pPr>
        <w:ind w:firstLine="708"/>
        <w:rPr>
          <w:szCs w:val="28"/>
        </w:rPr>
      </w:pPr>
      <w:r>
        <w:rPr>
          <w:szCs w:val="28"/>
        </w:rPr>
        <w:t>Так как главным критерием является надежность, а все рассмотренные программы-аналоги не предоставляют требуемый уровень надежности доставки сообщений, можно сделать вывод о необходимости разработки программного продукта, который должен решать все поставленные задачи.</w:t>
      </w:r>
    </w:p>
    <w:p w14:paraId="23DAE87D" w14:textId="77777777" w:rsidR="00362C38" w:rsidRDefault="00362C38" w:rsidP="00362C38">
      <w:r>
        <w:rPr>
          <w:b/>
        </w:rPr>
        <w:t>Целью курсовой работы</w:t>
      </w:r>
      <w:r>
        <w:t xml:space="preserve">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повышенной надежности отправки.</w:t>
      </w:r>
    </w:p>
    <w:p w14:paraId="2015C37A" w14:textId="77777777" w:rsidR="00362C38" w:rsidRDefault="00362C38" w:rsidP="00362C38">
      <w:r>
        <w:t xml:space="preserve">Поставленная цель достигается путем решения следующих основных </w:t>
      </w:r>
      <w:r>
        <w:rPr>
          <w:b/>
        </w:rPr>
        <w:t>задач</w:t>
      </w:r>
      <w:r>
        <w:t>:</w:t>
      </w:r>
    </w:p>
    <w:p w14:paraId="7DF8DE68" w14:textId="640FEF7F" w:rsidR="00362C38" w:rsidRPr="005A5E69" w:rsidRDefault="00362C38" w:rsidP="00F61418">
      <w:pPr>
        <w:pStyle w:val="a0"/>
        <w:numPr>
          <w:ilvl w:val="0"/>
          <w:numId w:val="22"/>
        </w:numPr>
      </w:pPr>
      <w:r w:rsidRPr="005A5E69">
        <w:lastRenderedPageBreak/>
        <w:t>анализ процесса отправки электронного письма;</w:t>
      </w:r>
    </w:p>
    <w:p w14:paraId="4F7939BC" w14:textId="1A5ED2CB" w:rsidR="00362C38" w:rsidRPr="005A5E69" w:rsidRDefault="00362C38" w:rsidP="00F61418">
      <w:pPr>
        <w:pStyle w:val="a0"/>
        <w:numPr>
          <w:ilvl w:val="0"/>
          <w:numId w:val="22"/>
        </w:numPr>
      </w:pPr>
      <w:r w:rsidRPr="005A5E69">
        <w:t>сравнительный анализ уже имеющихся систем и платформ для обучения;</w:t>
      </w:r>
    </w:p>
    <w:p w14:paraId="78A8C82C" w14:textId="77777777" w:rsidR="00362C38" w:rsidRPr="005A5E69" w:rsidRDefault="00362C38" w:rsidP="00F61418">
      <w:pPr>
        <w:pStyle w:val="a0"/>
        <w:numPr>
          <w:ilvl w:val="0"/>
          <w:numId w:val="22"/>
        </w:numPr>
      </w:pPr>
      <w:r w:rsidRPr="005A5E69">
        <w:t>разработка и анализ требований;</w:t>
      </w:r>
    </w:p>
    <w:p w14:paraId="7E1428E1" w14:textId="77777777" w:rsidR="00362C38" w:rsidRPr="005A5E69" w:rsidRDefault="00362C38" w:rsidP="00F61418">
      <w:pPr>
        <w:pStyle w:val="a0"/>
        <w:numPr>
          <w:ilvl w:val="0"/>
          <w:numId w:val="22"/>
        </w:numPr>
      </w:pPr>
      <w:r w:rsidRPr="005A5E69">
        <w:t>проектирование программного комплекса;</w:t>
      </w:r>
    </w:p>
    <w:p w14:paraId="66714B54" w14:textId="77777777" w:rsidR="00362C38" w:rsidRPr="005A5E69" w:rsidRDefault="00362C38" w:rsidP="00F61418">
      <w:pPr>
        <w:pStyle w:val="a0"/>
        <w:numPr>
          <w:ilvl w:val="0"/>
          <w:numId w:val="22"/>
        </w:numPr>
      </w:pPr>
      <w:r w:rsidRPr="005A5E69">
        <w:t>программная реализация базы данных, API, серверной части, WEB-интерфейса;</w:t>
      </w:r>
    </w:p>
    <w:p w14:paraId="2363BEA4" w14:textId="77777777" w:rsidR="00362C38" w:rsidRPr="005A5E69" w:rsidRDefault="00362C38" w:rsidP="00F61418">
      <w:pPr>
        <w:pStyle w:val="a0"/>
        <w:numPr>
          <w:ilvl w:val="0"/>
          <w:numId w:val="22"/>
        </w:numPr>
      </w:pPr>
      <w:r w:rsidRPr="005A5E69">
        <w:t>тестирование разработанного программного комплекса;</w:t>
      </w:r>
    </w:p>
    <w:p w14:paraId="44956D59" w14:textId="77777777" w:rsidR="00362C38" w:rsidRPr="005A5E69" w:rsidRDefault="00362C38" w:rsidP="00F61418">
      <w:pPr>
        <w:pStyle w:val="a0"/>
        <w:numPr>
          <w:ilvl w:val="0"/>
          <w:numId w:val="22"/>
        </w:numPr>
      </w:pPr>
      <w:r w:rsidRPr="005A5E69">
        <w:t xml:space="preserve">внедрение в существующую информационную систему. </w:t>
      </w:r>
    </w:p>
    <w:p w14:paraId="3390CC05" w14:textId="77777777" w:rsidR="00362C38" w:rsidRDefault="00362C38" w:rsidP="00362C38">
      <w:r>
        <w:rPr>
          <w:b/>
        </w:rPr>
        <w:t>Объектом</w:t>
      </w:r>
      <w:r>
        <w:t xml:space="preserve"> исследования является процесс рассылки электронных сообщений.</w:t>
      </w:r>
    </w:p>
    <w:p w14:paraId="5B951746" w14:textId="77777777" w:rsidR="00362C38" w:rsidRDefault="00362C38" w:rsidP="00362C38">
      <w:r>
        <w:rPr>
          <w:b/>
        </w:rPr>
        <w:t>Предметом</w:t>
      </w:r>
      <w:r>
        <w:t xml:space="preserve"> исследования в курсовой работе являются методы и средства улучшения надежности и контроля рассылки электронных сообщений.</w:t>
      </w:r>
    </w:p>
    <w:p w14:paraId="6EBCADC8" w14:textId="77777777" w:rsidR="002C3AE6" w:rsidRDefault="002C3AE6" w:rsidP="004A0142">
      <w:pPr>
        <w:pStyle w:val="1"/>
      </w:pPr>
      <w:r>
        <w:lastRenderedPageBreak/>
        <w:t>ТЕХНИЧЕСКОЕ ЗАДАНИЕ</w:t>
      </w:r>
    </w:p>
    <w:p w14:paraId="5763CF63" w14:textId="19948EF2" w:rsidR="00537C13" w:rsidRDefault="00537C13" w:rsidP="00537C13">
      <w:r w:rsidRPr="002F779F">
        <w:t>Наименование программы: «</w:t>
      </w:r>
      <w:r w:rsidR="00BB5391" w:rsidRPr="002F779F">
        <w:t>Программный комплекс</w:t>
      </w:r>
      <w:r w:rsidRPr="002F779F">
        <w:t xml:space="preserve"> </w:t>
      </w:r>
      <w:r w:rsidR="002F779F">
        <w:t>для формирования технико-коммерческих предложений и автоматического подбора насосных станций водоснабжения</w:t>
      </w:r>
      <w:r w:rsidRPr="002F779F">
        <w:t>».</w:t>
      </w:r>
    </w:p>
    <w:p w14:paraId="2B17DB03" w14:textId="77777777" w:rsidR="00537C13" w:rsidRDefault="00537C13" w:rsidP="002F779F">
      <w:pPr>
        <w:pStyle w:val="2"/>
      </w:pPr>
      <w:bookmarkStart w:id="139" w:name="_Toc73601159"/>
      <w:r w:rsidRPr="002F779F">
        <w:t>Основание</w:t>
      </w:r>
      <w:r>
        <w:t xml:space="preserve"> для разработки</w:t>
      </w:r>
      <w:bookmarkEnd w:id="139"/>
    </w:p>
    <w:p w14:paraId="4D39D7F5" w14:textId="78CBE8DE" w:rsidR="00537C13" w:rsidRPr="00F54AAA" w:rsidRDefault="00222AFF" w:rsidP="00222AFF">
      <w:pPr>
        <w:pStyle w:val="aff0"/>
        <w:rPr>
          <w:sz w:val="32"/>
        </w:rPr>
      </w:pPr>
      <w:r w:rsidRPr="00222AFF">
        <w:t>Основанием для разработки подсистемы управления надежностью отправки электронных писем является задание на дипломную работу, выданное доцентом Трубаковым А.О.</w:t>
      </w:r>
    </w:p>
    <w:p w14:paraId="3F1EB1FD" w14:textId="77777777" w:rsidR="00537C13" w:rsidRDefault="00537C13" w:rsidP="002F779F">
      <w:pPr>
        <w:pStyle w:val="2"/>
      </w:pPr>
      <w:bookmarkStart w:id="140" w:name="_Toc5910833"/>
      <w:bookmarkStart w:id="141" w:name="_Toc73601160"/>
      <w:r>
        <w:t xml:space="preserve">Назначение и </w:t>
      </w:r>
      <w:r w:rsidRPr="002F779F">
        <w:t>область</w:t>
      </w:r>
      <w:r>
        <w:t xml:space="preserve"> применения</w:t>
      </w:r>
      <w:bookmarkEnd w:id="140"/>
      <w:bookmarkEnd w:id="141"/>
    </w:p>
    <w:p w14:paraId="278F6EDC" w14:textId="77777777" w:rsidR="00222AFF" w:rsidRDefault="00222AFF" w:rsidP="00222AFF">
      <w:pPr>
        <w:ind w:firstLine="708"/>
        <w:rPr>
          <w:szCs w:val="28"/>
        </w:rPr>
      </w:pPr>
      <w:r>
        <w:rPr>
          <w:szCs w:val="28"/>
        </w:rPr>
        <w:t>Разрабатываемый программный комплекс должен выполнять следующие задачи:</w:t>
      </w:r>
    </w:p>
    <w:p w14:paraId="449CBC99" w14:textId="77777777" w:rsidR="00222AFF" w:rsidRDefault="00222AFF" w:rsidP="00222AFF">
      <w:pPr>
        <w:pStyle w:val="a"/>
      </w:pPr>
      <w:r>
        <w:t>асинхронная рассылка сообщений выбранным адресам с помощью выбранных сервисов доставки;</w:t>
      </w:r>
    </w:p>
    <w:p w14:paraId="5B50C09A" w14:textId="77777777" w:rsidR="00E74C40" w:rsidRDefault="00222AFF" w:rsidP="00E74C40">
      <w:pPr>
        <w:pStyle w:val="a"/>
      </w:pPr>
      <w:r>
        <w:t>обеспечение повышенной надежности доставки;</w:t>
      </w:r>
    </w:p>
    <w:p w14:paraId="28851A4E" w14:textId="687E9616" w:rsidR="00537C13" w:rsidRDefault="00222AFF" w:rsidP="00E74C40">
      <w:pPr>
        <w:pStyle w:val="a"/>
      </w:pPr>
      <w:r w:rsidRPr="00E74C40">
        <w:t>возможность получения и просмотра подробной информации о статусе доставки сообщения.</w:t>
      </w:r>
    </w:p>
    <w:p w14:paraId="154EDD02" w14:textId="3C392AC2" w:rsidR="00B92A4A" w:rsidRDefault="00B92A4A" w:rsidP="00A106AA">
      <w:pPr>
        <w:pStyle w:val="2"/>
      </w:pPr>
      <w:bookmarkStart w:id="142" w:name="_Toc73601161"/>
      <w:r>
        <w:t>Требовани</w:t>
      </w:r>
      <w:r w:rsidR="00222AFF">
        <w:t>я</w:t>
      </w:r>
      <w:r>
        <w:t xml:space="preserve"> к </w:t>
      </w:r>
      <w:r w:rsidR="00222AFF">
        <w:t>программному комплексу</w:t>
      </w:r>
      <w:bookmarkEnd w:id="142"/>
    </w:p>
    <w:p w14:paraId="0D8151D3" w14:textId="77777777" w:rsidR="00B92A4A" w:rsidRDefault="00B92A4A" w:rsidP="00362C38">
      <w:pPr>
        <w:pStyle w:val="3"/>
      </w:pPr>
      <w:bookmarkStart w:id="143" w:name="_Toc73601162"/>
      <w:r>
        <w:t xml:space="preserve">Требования к </w:t>
      </w:r>
      <w:r w:rsidRPr="002F779F">
        <w:t>функциональным</w:t>
      </w:r>
      <w:r>
        <w:t xml:space="preserve"> характеристикам</w:t>
      </w:r>
      <w:bookmarkEnd w:id="143"/>
    </w:p>
    <w:p w14:paraId="3EC4F501" w14:textId="77777777" w:rsidR="00222AFF" w:rsidRDefault="00222AFF" w:rsidP="00222AFF">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04A75697" w14:textId="77777777" w:rsidR="00222AFF" w:rsidRDefault="00222AFF" w:rsidP="00F61418">
      <w:pPr>
        <w:pStyle w:val="a7"/>
        <w:numPr>
          <w:ilvl w:val="0"/>
          <w:numId w:val="23"/>
        </w:numPr>
        <w:ind w:left="1134" w:hanging="424"/>
        <w:rPr>
          <w:szCs w:val="28"/>
        </w:rPr>
      </w:pPr>
      <w:r>
        <w:rPr>
          <w:szCs w:val="28"/>
        </w:rPr>
        <w:t xml:space="preserve">Авторизация пользователей в </w:t>
      </w:r>
      <w:r>
        <w:rPr>
          <w:szCs w:val="28"/>
          <w:lang w:val="en-US"/>
        </w:rPr>
        <w:t>web</w:t>
      </w:r>
      <w:r>
        <w:rPr>
          <w:szCs w:val="28"/>
        </w:rPr>
        <w:t>-интерфейсе для администрирования:</w:t>
      </w:r>
    </w:p>
    <w:p w14:paraId="22B19B66" w14:textId="77777777" w:rsidR="00222AFF" w:rsidRDefault="00222AFF" w:rsidP="00222AFF">
      <w:pPr>
        <w:pStyle w:val="a7"/>
        <w:ind w:left="1134" w:firstLine="0"/>
        <w:rPr>
          <w:szCs w:val="28"/>
        </w:rPr>
      </w:pPr>
      <w:r>
        <w:rPr>
          <w:szCs w:val="28"/>
        </w:rPr>
        <w:t>Роли:</w:t>
      </w:r>
    </w:p>
    <w:p w14:paraId="12A368E8" w14:textId="06BDFEA3" w:rsidR="00222AFF" w:rsidRPr="00222AFF" w:rsidRDefault="00E74C40" w:rsidP="00222AFF">
      <w:pPr>
        <w:pStyle w:val="affffff8"/>
      </w:pPr>
      <w:r>
        <w:t>о</w:t>
      </w:r>
      <w:r w:rsidR="00222AFF" w:rsidRPr="00222AFF">
        <w:t>ператор – может управлять рассылкой сообщений, просматривать соответствующую историю сообщений;</w:t>
      </w:r>
    </w:p>
    <w:p w14:paraId="21FC3F62" w14:textId="3D971CA7" w:rsidR="00222AFF" w:rsidRPr="00222AFF" w:rsidRDefault="00E74C40" w:rsidP="00222AFF">
      <w:pPr>
        <w:pStyle w:val="affffff8"/>
      </w:pPr>
      <w:r>
        <w:t>а</w:t>
      </w:r>
      <w:r w:rsidR="00222AFF" w:rsidRPr="00222AFF">
        <w:t>дминистратор – имеет все возможности оператора, но также может просматривать список операторов, создавать новых операторов и удалять существующих.</w:t>
      </w:r>
    </w:p>
    <w:p w14:paraId="651867CB" w14:textId="77777777" w:rsidR="00222AFF" w:rsidRDefault="00222AFF" w:rsidP="00F61418">
      <w:pPr>
        <w:pStyle w:val="a7"/>
        <w:numPr>
          <w:ilvl w:val="0"/>
          <w:numId w:val="23"/>
        </w:numPr>
        <w:ind w:left="1134" w:hanging="425"/>
        <w:rPr>
          <w:szCs w:val="28"/>
        </w:rPr>
      </w:pPr>
      <w:r>
        <w:rPr>
          <w:szCs w:val="28"/>
        </w:rPr>
        <w:t>После осуществления входа в программный комплекс пользователь может:</w:t>
      </w:r>
    </w:p>
    <w:p w14:paraId="7452C4BD" w14:textId="12C8411B" w:rsidR="00222AFF" w:rsidRDefault="00222AFF" w:rsidP="00222AFF">
      <w:pPr>
        <w:pStyle w:val="affffff8"/>
      </w:pPr>
      <w:r>
        <w:lastRenderedPageBreak/>
        <w:t xml:space="preserve">отправлять сообщения на </w:t>
      </w:r>
      <w:r w:rsidR="002305CE">
        <w:t xml:space="preserve">существующие </w:t>
      </w:r>
      <w:r>
        <w:t>электронные почтовые</w:t>
      </w:r>
      <w:r w:rsidR="002305CE">
        <w:t xml:space="preserve"> адреса</w:t>
      </w:r>
      <w:r>
        <w:t>;</w:t>
      </w:r>
    </w:p>
    <w:p w14:paraId="26527961" w14:textId="77777777" w:rsidR="00222AFF" w:rsidRDefault="00222AFF" w:rsidP="00222AFF">
      <w:pPr>
        <w:pStyle w:val="affffff8"/>
      </w:pPr>
      <w:r>
        <w:t>выбирать сервисы доставки из списка доступных на данный момент;</w:t>
      </w:r>
    </w:p>
    <w:p w14:paraId="45073550" w14:textId="7BBD35B1" w:rsidR="00222AFF" w:rsidRDefault="00222AFF" w:rsidP="00222AFF">
      <w:pPr>
        <w:pStyle w:val="affffff8"/>
      </w:pPr>
      <w:r>
        <w:t>подключ</w:t>
      </w:r>
      <w:r w:rsidR="002305CE">
        <w:t>а</w:t>
      </w:r>
      <w:r>
        <w:t>ть свою электронную почту;</w:t>
      </w:r>
    </w:p>
    <w:p w14:paraId="409504F2" w14:textId="2A2BAF11" w:rsidR="00222AFF" w:rsidRDefault="00222AFF" w:rsidP="00222AFF">
      <w:pPr>
        <w:pStyle w:val="affffff8"/>
      </w:pPr>
      <w:r>
        <w:t>прикреплять файлы к сообщению;</w:t>
      </w:r>
    </w:p>
    <w:p w14:paraId="2FEB8B50" w14:textId="0CFA9703" w:rsidR="00222AFF" w:rsidRDefault="00222AFF" w:rsidP="00222AFF">
      <w:pPr>
        <w:pStyle w:val="affffff8"/>
      </w:pPr>
      <w:r>
        <w:t>организовывать отправку сообщений по расписанию;</w:t>
      </w:r>
    </w:p>
    <w:p w14:paraId="04800FF5" w14:textId="0EB9A00B" w:rsidR="002305CE" w:rsidRDefault="002305CE" w:rsidP="00222AFF">
      <w:pPr>
        <w:pStyle w:val="affffff8"/>
      </w:pPr>
      <w:r>
        <w:t>просматривать список доставленных сообщений;</w:t>
      </w:r>
    </w:p>
    <w:p w14:paraId="7A4C35E7" w14:textId="77777777" w:rsidR="00222AFF" w:rsidRDefault="00222AFF" w:rsidP="00222AFF">
      <w:pPr>
        <w:pStyle w:val="affffff8"/>
      </w:pPr>
      <w:r>
        <w:t>просматривать подробную информацию о доставке сообщений.</w:t>
      </w:r>
    </w:p>
    <w:p w14:paraId="58BCE7D0" w14:textId="77777777" w:rsidR="00222AFF" w:rsidRDefault="00222AFF" w:rsidP="00F61418">
      <w:pPr>
        <w:pStyle w:val="a7"/>
        <w:numPr>
          <w:ilvl w:val="0"/>
          <w:numId w:val="23"/>
        </w:numPr>
        <w:ind w:left="1134" w:hanging="424"/>
        <w:rPr>
          <w:szCs w:val="28"/>
        </w:rPr>
      </w:pPr>
      <w:r>
        <w:rPr>
          <w:szCs w:val="28"/>
        </w:rPr>
        <w:t>Разрабатываемый комплекс должен обладать следующими функциями:</w:t>
      </w:r>
    </w:p>
    <w:p w14:paraId="7DE57A66" w14:textId="4538BB31" w:rsidR="00222AFF" w:rsidRDefault="00222AFF" w:rsidP="00222AFF">
      <w:pPr>
        <w:pStyle w:val="affffff8"/>
        <w:rPr>
          <w:szCs w:val="22"/>
        </w:rPr>
      </w:pPr>
      <w:r>
        <w:t xml:space="preserve">по умолчанию в первую очередь осуществлять попытку отправлять сообщение с помощью </w:t>
      </w:r>
      <w:r>
        <w:rPr>
          <w:lang w:val="en-US"/>
        </w:rPr>
        <w:t>SMTP</w:t>
      </w:r>
      <w:r>
        <w:t>-сервера;</w:t>
      </w:r>
    </w:p>
    <w:p w14:paraId="0BFCA547" w14:textId="1605989E" w:rsidR="00222AFF" w:rsidRDefault="00222AFF" w:rsidP="00222AFF">
      <w:pPr>
        <w:pStyle w:val="affffff8"/>
      </w:pPr>
      <w:r>
        <w:t xml:space="preserve">возможность повторной отправки недоставленного сообщения, но уже посредством другого доступного сервиса; </w:t>
      </w:r>
    </w:p>
    <w:p w14:paraId="6FD9D716" w14:textId="4A2058A8" w:rsidR="00222AFF" w:rsidRDefault="00222AFF" w:rsidP="00222AFF">
      <w:pPr>
        <w:pStyle w:val="affffff8"/>
      </w:pPr>
      <w:r>
        <w:t xml:space="preserve">возможность отправлять сообщения посредством минимум </w:t>
      </w:r>
      <w:r>
        <w:rPr>
          <w:b/>
        </w:rPr>
        <w:t>трех</w:t>
      </w:r>
      <w:r>
        <w:t xml:space="preserve"> различных сервисов для отправки сообщений;</w:t>
      </w:r>
    </w:p>
    <w:p w14:paraId="55F5F08F" w14:textId="2D432B9A" w:rsidR="001E1CCB" w:rsidRDefault="001E1CCB" w:rsidP="00222AFF">
      <w:pPr>
        <w:pStyle w:val="affffff8"/>
      </w:pPr>
      <w:r>
        <w:t>в случае неудачной попытки отправить сообщение посредством каждого доступного сервера сообщение помещается в конец очереди;</w:t>
      </w:r>
    </w:p>
    <w:p w14:paraId="131D5118" w14:textId="79EB1F19" w:rsidR="00222AFF" w:rsidRDefault="00222AFF" w:rsidP="00222AFF">
      <w:pPr>
        <w:pStyle w:val="affffff8"/>
      </w:pPr>
      <w:r>
        <w:t xml:space="preserve">наличие </w:t>
      </w:r>
      <w:r>
        <w:rPr>
          <w:lang w:val="en-US"/>
        </w:rPr>
        <w:t>API</w:t>
      </w:r>
      <w:r>
        <w:t xml:space="preserve">, с помощью которого </w:t>
      </w:r>
      <w:r w:rsidR="001E1CCB">
        <w:t>разрабатываемый программный комплекс</w:t>
      </w:r>
      <w:r>
        <w:t xml:space="preserve"> можно будет встраивать в различные сервисы, использующие рассылку сообщений;</w:t>
      </w:r>
    </w:p>
    <w:p w14:paraId="30781387" w14:textId="2C7B17E3" w:rsidR="00222AFF" w:rsidRDefault="00222AFF" w:rsidP="00222AFF">
      <w:pPr>
        <w:pStyle w:val="affffff8"/>
      </w:pPr>
      <w:r>
        <w:t xml:space="preserve">независимость от </w:t>
      </w:r>
      <w:r w:rsidRPr="00222AFF">
        <w:t>пользовательского интерфейса</w:t>
      </w:r>
      <w:r>
        <w:t xml:space="preserve"> – возможность выполнять все функции с помощью методов </w:t>
      </w:r>
      <w:r>
        <w:rPr>
          <w:lang w:val="en-US"/>
        </w:rPr>
        <w:t>WEB</w:t>
      </w:r>
      <w:r w:rsidRPr="00222AFF">
        <w:t xml:space="preserve"> </w:t>
      </w:r>
      <w:r>
        <w:rPr>
          <w:lang w:val="en-US"/>
        </w:rPr>
        <w:t>API</w:t>
      </w:r>
      <w:r>
        <w:t>;</w:t>
      </w:r>
    </w:p>
    <w:p w14:paraId="48757036" w14:textId="2D730DA3" w:rsidR="001E1CCB" w:rsidRDefault="00222AFF" w:rsidP="001E1CCB">
      <w:pPr>
        <w:pStyle w:val="affffff8"/>
      </w:pPr>
      <w:r>
        <w:t>возможность прикреплять файлы</w:t>
      </w:r>
      <w:r w:rsidRPr="00222AFF">
        <w:t xml:space="preserve"> </w:t>
      </w:r>
      <w:r>
        <w:t xml:space="preserve">к сообщению (до 5 файлов в сообщении общим объемом до 10 Мб). </w:t>
      </w:r>
      <w:r w:rsidRPr="00222AFF">
        <w:rPr>
          <w:i/>
        </w:rPr>
        <w:t>Доступные</w:t>
      </w:r>
      <w:r>
        <w:t xml:space="preserve"> расширения: </w:t>
      </w:r>
      <w:r w:rsidRPr="00222AFF">
        <w:t>.</w:t>
      </w:r>
      <w:r>
        <w:rPr>
          <w:lang w:val="en-US"/>
        </w:rPr>
        <w:t>doc</w:t>
      </w:r>
      <w:r w:rsidRPr="00222AFF">
        <w:t>, .</w:t>
      </w:r>
      <w:r>
        <w:rPr>
          <w:lang w:val="en-US"/>
        </w:rPr>
        <w:t>docx</w:t>
      </w:r>
      <w:r w:rsidRPr="00222AFF">
        <w:t>, .</w:t>
      </w:r>
      <w:r>
        <w:rPr>
          <w:lang w:val="en-US"/>
        </w:rPr>
        <w:t>xlsx</w:t>
      </w:r>
      <w:r w:rsidRPr="00222AFF">
        <w:t>, .</w:t>
      </w:r>
      <w:r>
        <w:rPr>
          <w:lang w:val="en-US"/>
        </w:rPr>
        <w:t>csv</w:t>
      </w:r>
      <w:r w:rsidRPr="00222AFF">
        <w:t>, .</w:t>
      </w:r>
      <w:r>
        <w:rPr>
          <w:lang w:val="en-US"/>
        </w:rPr>
        <w:t>png</w:t>
      </w:r>
      <w:r w:rsidRPr="00222AFF">
        <w:t>, .</w:t>
      </w:r>
      <w:r>
        <w:rPr>
          <w:lang w:val="en-US"/>
        </w:rPr>
        <w:t>svg</w:t>
      </w:r>
      <w:r w:rsidRPr="00222AFF">
        <w:t>, .</w:t>
      </w:r>
      <w:r>
        <w:rPr>
          <w:lang w:val="en-US"/>
        </w:rPr>
        <w:t>rar</w:t>
      </w:r>
      <w:r w:rsidRPr="00222AFF">
        <w:t>;</w:t>
      </w:r>
    </w:p>
    <w:p w14:paraId="617D5AA2" w14:textId="3C7A45D6" w:rsidR="001E1CCB" w:rsidRDefault="00222AFF" w:rsidP="001E1CCB">
      <w:pPr>
        <w:pStyle w:val="affffff8"/>
      </w:pPr>
      <w:r>
        <w:t>возможность хранить историю сообщений, т.е. хранить ранее отправленные сообщения и давать доступ к просмотру информации об их доставке;</w:t>
      </w:r>
      <w:r w:rsidR="001E1CCB" w:rsidRPr="001E1CCB">
        <w:t xml:space="preserve"> </w:t>
      </w:r>
    </w:p>
    <w:p w14:paraId="72447762" w14:textId="7ED80E01" w:rsidR="00222AFF" w:rsidRDefault="001E1CCB" w:rsidP="001E1CCB">
      <w:pPr>
        <w:pStyle w:val="affffff8"/>
      </w:pPr>
      <w:r>
        <w:lastRenderedPageBreak/>
        <w:t>возможность скачать ранее прикрепленные файлы;</w:t>
      </w:r>
    </w:p>
    <w:p w14:paraId="47A4E3C3" w14:textId="77777777" w:rsidR="00222AFF" w:rsidRDefault="00222AFF" w:rsidP="00222AFF">
      <w:pPr>
        <w:pStyle w:val="affffff8"/>
        <w:rPr>
          <w:b/>
        </w:rPr>
      </w:pPr>
      <w:r>
        <w:t>возможность получения обратной связи - подсистема должна оповещать пользователя об удачной доставке или о причине неудачной отправки сообщения (</w:t>
      </w:r>
      <w:r>
        <w:rPr>
          <w:i/>
        </w:rPr>
        <w:t>опционально:</w:t>
      </w:r>
      <w:r>
        <w:t xml:space="preserve"> уведомлять о прочтении доставленного сообщения), хранить эту информацию и давать возможность ее просматривать.</w:t>
      </w:r>
    </w:p>
    <w:p w14:paraId="1BC27EBE" w14:textId="77777777" w:rsidR="00222AFF" w:rsidRDefault="00222AFF" w:rsidP="00F61418">
      <w:pPr>
        <w:pStyle w:val="a7"/>
        <w:numPr>
          <w:ilvl w:val="0"/>
          <w:numId w:val="23"/>
        </w:numPr>
        <w:ind w:left="1134" w:hanging="424"/>
        <w:rPr>
          <w:szCs w:val="28"/>
        </w:rPr>
      </w:pPr>
      <w:r>
        <w:rPr>
          <w:szCs w:val="28"/>
        </w:rPr>
        <w:t>Разрабатываемый комплекс предоставляет асинхронную отправку сообщений: когда оператор или администратор отправляет сообщение, сообщение отправляется в очередь на удаленном сервере. Система с настраиваемой периодичностью проверяет эту очередь и передает сообщения соответствующим сервисам доставки.</w:t>
      </w:r>
    </w:p>
    <w:p w14:paraId="0F84FCC5" w14:textId="77777777" w:rsidR="00222AFF" w:rsidRDefault="00222AFF" w:rsidP="00F61418">
      <w:pPr>
        <w:pStyle w:val="a7"/>
        <w:numPr>
          <w:ilvl w:val="0"/>
          <w:numId w:val="23"/>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7BE1B873" w14:textId="77777777" w:rsidR="00222AFF" w:rsidRDefault="00222AFF" w:rsidP="00F61418">
      <w:pPr>
        <w:pStyle w:val="a7"/>
        <w:numPr>
          <w:ilvl w:val="0"/>
          <w:numId w:val="23"/>
        </w:numPr>
        <w:ind w:left="1134" w:hanging="425"/>
      </w:pPr>
      <w:r>
        <w:t>Требования к интерфейсу</w:t>
      </w:r>
    </w:p>
    <w:p w14:paraId="1D6E1E66" w14:textId="77777777" w:rsidR="00222AFF" w:rsidRDefault="00222AFF" w:rsidP="00222AFF">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2490E408" w14:textId="0EF1A65A" w:rsidR="00222AFF" w:rsidRDefault="00222AFF" w:rsidP="00F61418">
      <w:pPr>
        <w:pStyle w:val="a0"/>
        <w:numPr>
          <w:ilvl w:val="0"/>
          <w:numId w:val="24"/>
        </w:numPr>
        <w:rPr>
          <w:szCs w:val="28"/>
        </w:rPr>
      </w:pPr>
      <w:r>
        <w:t xml:space="preserve">интерфейс для работы с подсистемой (интерфейс администратора) – </w:t>
      </w:r>
      <w:r>
        <w:rPr>
          <w:lang w:val="en-US"/>
        </w:rPr>
        <w:t>web</w:t>
      </w:r>
      <w: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6588CA7D" w14:textId="2202E4CF" w:rsidR="00222AFF" w:rsidRDefault="00222AFF" w:rsidP="00F61418">
      <w:pPr>
        <w:pStyle w:val="a0"/>
        <w:numPr>
          <w:ilvl w:val="0"/>
          <w:numId w:val="24"/>
        </w:numPr>
        <w:rPr>
          <w:szCs w:val="28"/>
        </w:rPr>
      </w:pPr>
      <w:r>
        <w:t>необходимо обеспечить совместимость с основными браузерами (последние версии Chrome, Firefox, Safari, Opera; IE начиная с 10 версии). Верстка должна быть адаптивной и рассчитана на минимальное разрешение экрана 1280×720;</w:t>
      </w:r>
    </w:p>
    <w:p w14:paraId="4BCD1778" w14:textId="77777777" w:rsidR="00222AFF" w:rsidRDefault="00222AFF" w:rsidP="00F61418">
      <w:pPr>
        <w:pStyle w:val="a0"/>
        <w:numPr>
          <w:ilvl w:val="0"/>
          <w:numId w:val="24"/>
        </w:numPr>
        <w:rPr>
          <w:szCs w:val="28"/>
        </w:rPr>
      </w:pPr>
      <w:r>
        <w:t>цветовая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160A2C51" w14:textId="444853F2" w:rsidR="00222AFF" w:rsidRDefault="00222AFF" w:rsidP="00F61418">
      <w:pPr>
        <w:pStyle w:val="a0"/>
        <w:numPr>
          <w:ilvl w:val="0"/>
          <w:numId w:val="24"/>
        </w:numPr>
        <w:rPr>
          <w:szCs w:val="28"/>
        </w:rPr>
      </w:pPr>
      <w:r>
        <w:lastRenderedPageBreak/>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1F52CB1C" w14:textId="77777777" w:rsidR="00222AFF" w:rsidRDefault="00222AFF" w:rsidP="00F61418">
      <w:pPr>
        <w:pStyle w:val="a0"/>
        <w:numPr>
          <w:ilvl w:val="0"/>
          <w:numId w:val="24"/>
        </w:numPr>
        <w:rPr>
          <w:szCs w:val="28"/>
        </w:rPr>
      </w:pPr>
      <w:r>
        <w:t>на длинных страницах необходимо применять ссылки, возвращающие пользователя в верхнюю часть страницы.</w:t>
      </w:r>
    </w:p>
    <w:p w14:paraId="4646C70A" w14:textId="77777777" w:rsidR="00222AFF" w:rsidRDefault="00222AFF" w:rsidP="00222AFF">
      <w:pPr>
        <w:rPr>
          <w:szCs w:val="28"/>
        </w:rPr>
      </w:pPr>
      <w:r>
        <w:rPr>
          <w:b/>
          <w:szCs w:val="28"/>
        </w:rPr>
        <w:t xml:space="preserve">Получение данных. </w:t>
      </w:r>
      <w:r>
        <w:rPr>
          <w:szCs w:val="28"/>
        </w:rPr>
        <w:t>Система получает на вход:</w:t>
      </w:r>
    </w:p>
    <w:p w14:paraId="244EAA9E" w14:textId="14794FEC" w:rsidR="00222AFF" w:rsidRDefault="00222AFF" w:rsidP="00F61418">
      <w:pPr>
        <w:pStyle w:val="a0"/>
        <w:numPr>
          <w:ilvl w:val="0"/>
          <w:numId w:val="25"/>
        </w:numPr>
      </w:pPr>
      <w:r>
        <w:t xml:space="preserve">тему; </w:t>
      </w:r>
    </w:p>
    <w:p w14:paraId="78F43D05" w14:textId="4D179C31" w:rsidR="00222AFF" w:rsidRDefault="00222AFF" w:rsidP="00F61418">
      <w:pPr>
        <w:pStyle w:val="a0"/>
        <w:numPr>
          <w:ilvl w:val="0"/>
          <w:numId w:val="25"/>
        </w:numPr>
      </w:pPr>
      <w:r>
        <w:t xml:space="preserve">тело сообщения; </w:t>
      </w:r>
    </w:p>
    <w:p w14:paraId="4CD5EFE9" w14:textId="7998D916" w:rsidR="00222AFF" w:rsidRDefault="0083681A" w:rsidP="00F61418">
      <w:pPr>
        <w:pStyle w:val="a0"/>
        <w:numPr>
          <w:ilvl w:val="0"/>
          <w:numId w:val="25"/>
        </w:numPr>
      </w:pPr>
      <w:r>
        <w:t>список прикрепленных файлов</w:t>
      </w:r>
      <w:r w:rsidR="00222AFF">
        <w:t xml:space="preserve">; </w:t>
      </w:r>
    </w:p>
    <w:p w14:paraId="4661AAAA" w14:textId="77777777" w:rsidR="00222AFF" w:rsidRDefault="00222AFF" w:rsidP="00F61418">
      <w:pPr>
        <w:pStyle w:val="a0"/>
        <w:numPr>
          <w:ilvl w:val="0"/>
          <w:numId w:val="25"/>
        </w:numPr>
      </w:pPr>
      <w:r>
        <w:t xml:space="preserve">список адресов, на которые нужно отправить сообщения; </w:t>
      </w:r>
    </w:p>
    <w:p w14:paraId="2BDD209D" w14:textId="2360A78C" w:rsidR="00222AFF" w:rsidRDefault="0083681A" w:rsidP="00F61418">
      <w:pPr>
        <w:pStyle w:val="a0"/>
        <w:numPr>
          <w:ilvl w:val="0"/>
          <w:numId w:val="25"/>
        </w:numPr>
      </w:pPr>
      <w:r>
        <w:t>выбранный сервис доставки, посредством которого</w:t>
      </w:r>
      <w:r w:rsidR="00222AFF">
        <w:t xml:space="preserve"> необходимо доставить сообщение; </w:t>
      </w:r>
    </w:p>
    <w:p w14:paraId="5D38ED3E" w14:textId="6AB5190D" w:rsidR="00222AFF" w:rsidRDefault="0083681A" w:rsidP="0083681A">
      <w:pPr>
        <w:pStyle w:val="a0"/>
        <w:numPr>
          <w:ilvl w:val="0"/>
          <w:numId w:val="0"/>
        </w:numPr>
        <w:ind w:left="720"/>
        <w:rPr>
          <w:b/>
        </w:rPr>
      </w:pPr>
      <w:r w:rsidRPr="0083681A">
        <w:t xml:space="preserve">6) </w:t>
      </w:r>
      <w:r w:rsidR="00222AFF">
        <w:t>запланированное время доставки или диапазоны времени, в пределах которых сообщение должно быть доставлено.</w:t>
      </w:r>
    </w:p>
    <w:p w14:paraId="39FD16CC" w14:textId="14821528" w:rsidR="0083681A" w:rsidRDefault="0083681A" w:rsidP="0083681A">
      <w:pPr>
        <w:rPr>
          <w:b/>
          <w:szCs w:val="28"/>
        </w:rPr>
      </w:pPr>
      <w:r>
        <w:rPr>
          <w:b/>
          <w:szCs w:val="28"/>
        </w:rPr>
        <w:t xml:space="preserve">Выходные данные. </w:t>
      </w:r>
      <w:r>
        <w:rPr>
          <w:szCs w:val="28"/>
        </w:rPr>
        <w:t>Система предоставляет пользователю историю соо</w:t>
      </w:r>
      <w:r w:rsidR="00115F3F">
        <w:rPr>
          <w:szCs w:val="28"/>
        </w:rPr>
        <w:t>бщений с информацией о доставке, список контактов, список доступных сервисов доставки.</w:t>
      </w:r>
    </w:p>
    <w:p w14:paraId="3D605D96" w14:textId="74946109" w:rsidR="0083681A" w:rsidRDefault="0083681A" w:rsidP="0083681A">
      <w:pPr>
        <w:rPr>
          <w:b/>
          <w:szCs w:val="28"/>
        </w:rPr>
      </w:pPr>
      <w:r>
        <w:rPr>
          <w:b/>
          <w:szCs w:val="28"/>
        </w:rPr>
        <w:t xml:space="preserve">Отправка данных. </w:t>
      </w:r>
      <w:r>
        <w:rPr>
          <w:szCs w:val="28"/>
        </w:rPr>
        <w:t xml:space="preserve">Система обрабатывает полученные от пользователя данные через </w:t>
      </w:r>
      <w:r w:rsidR="00115F3F">
        <w:rPr>
          <w:szCs w:val="28"/>
          <w:lang w:val="en-US"/>
        </w:rPr>
        <w:t>WEB</w:t>
      </w:r>
      <w:r w:rsidRPr="0083681A">
        <w:rPr>
          <w:szCs w:val="28"/>
        </w:rPr>
        <w:t xml:space="preserve"> </w:t>
      </w:r>
      <w:r>
        <w:rPr>
          <w:szCs w:val="28"/>
          <w:lang w:val="en-US"/>
        </w:rPr>
        <w:t>API</w:t>
      </w:r>
      <w:r w:rsidR="00115F3F" w:rsidRPr="00115F3F">
        <w:rPr>
          <w:szCs w:val="28"/>
        </w:rPr>
        <w:t xml:space="preserve"> </w:t>
      </w:r>
      <w:r w:rsidR="00115F3F">
        <w:rPr>
          <w:szCs w:val="28"/>
        </w:rPr>
        <w:t>[2]</w:t>
      </w:r>
      <w:r w:rsidRPr="0083681A">
        <w:rPr>
          <w:szCs w:val="28"/>
        </w:rPr>
        <w:t xml:space="preserve"> </w:t>
      </w:r>
      <w:r>
        <w:rPr>
          <w:szCs w:val="28"/>
        </w:rPr>
        <w:t>и передает их указанным сервисам доставки.</w:t>
      </w:r>
    </w:p>
    <w:p w14:paraId="4F3CF18E" w14:textId="77777777" w:rsidR="0083681A" w:rsidRDefault="0083681A" w:rsidP="00A106AA">
      <w:pPr>
        <w:pStyle w:val="3"/>
      </w:pPr>
      <w:bookmarkStart w:id="144" w:name="_Toc73469548"/>
      <w:bookmarkStart w:id="145" w:name="_Toc73601163"/>
      <w:r>
        <w:t>Требования к надежности</w:t>
      </w:r>
      <w:bookmarkEnd w:id="144"/>
      <w:bookmarkEnd w:id="145"/>
    </w:p>
    <w:p w14:paraId="700BB35E" w14:textId="77777777" w:rsidR="0083681A" w:rsidRDefault="0083681A" w:rsidP="00F61418">
      <w:pPr>
        <w:pStyle w:val="a7"/>
        <w:numPr>
          <w:ilvl w:val="3"/>
          <w:numId w:val="23"/>
        </w:numPr>
        <w:ind w:left="1134" w:hanging="425"/>
        <w:rPr>
          <w:lang w:eastAsia="ru-RU"/>
        </w:rPr>
      </w:pPr>
      <w:r>
        <w:rPr>
          <w:lang w:eastAsia="ru-RU"/>
        </w:rPr>
        <w:t>Требования к обеспечению надежного функционирования программы</w:t>
      </w:r>
    </w:p>
    <w:p w14:paraId="0BED14BD" w14:textId="77777777" w:rsidR="0083681A" w:rsidRDefault="0083681A" w:rsidP="0083681A">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1D723D70" w14:textId="77777777" w:rsidR="0083681A" w:rsidRDefault="0083681A" w:rsidP="00F61418">
      <w:pPr>
        <w:pStyle w:val="a0"/>
        <w:numPr>
          <w:ilvl w:val="0"/>
          <w:numId w:val="26"/>
        </w:numPr>
        <w:rPr>
          <w:lang w:eastAsia="ru-RU"/>
        </w:rPr>
      </w:pPr>
      <w:r>
        <w:rPr>
          <w:lang w:eastAsia="ru-RU"/>
        </w:rPr>
        <w:t>организацией бесперебойного питания технических средств;</w:t>
      </w:r>
    </w:p>
    <w:p w14:paraId="4DEAEF2C" w14:textId="43DD577D" w:rsidR="0083681A" w:rsidRDefault="0083681A" w:rsidP="00F61418">
      <w:pPr>
        <w:pStyle w:val="a0"/>
        <w:numPr>
          <w:ilvl w:val="0"/>
          <w:numId w:val="26"/>
        </w:numPr>
        <w:rPr>
          <w:lang w:eastAsia="ru-RU"/>
        </w:rPr>
      </w:pPr>
      <w:r>
        <w:rPr>
          <w:lang w:eastAsia="ru-RU"/>
        </w:rPr>
        <w:t>использованием лицензионного программного обеспечения;</w:t>
      </w:r>
    </w:p>
    <w:p w14:paraId="3EA3170A" w14:textId="2E3C9C44" w:rsidR="0083681A" w:rsidRDefault="0083681A" w:rsidP="00F61418">
      <w:pPr>
        <w:pStyle w:val="a0"/>
        <w:numPr>
          <w:ilvl w:val="0"/>
          <w:numId w:val="20"/>
        </w:numPr>
        <w:rPr>
          <w:lang w:eastAsia="ru-RU"/>
        </w:rPr>
      </w:pPr>
      <w:r>
        <w:rPr>
          <w:lang w:eastAsia="ru-RU"/>
        </w:rPr>
        <w:t xml:space="preserve">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w:t>
      </w:r>
      <w:r>
        <w:rPr>
          <w:lang w:eastAsia="ru-RU"/>
        </w:rPr>
        <w:lastRenderedPageBreak/>
        <w:t>работы по сервисному обслуживанию ПЭВМ и оргтехники и сопровождению программных средств»;</w:t>
      </w:r>
    </w:p>
    <w:p w14:paraId="11B7BBBE" w14:textId="6C67405A" w:rsidR="0083681A" w:rsidRDefault="0083681A" w:rsidP="00F61418">
      <w:pPr>
        <w:pStyle w:val="a0"/>
        <w:numPr>
          <w:ilvl w:val="0"/>
          <w:numId w:val="20"/>
        </w:numPr>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p>
    <w:p w14:paraId="50AA2B15" w14:textId="77777777" w:rsidR="0083681A" w:rsidRDefault="0083681A" w:rsidP="00F61418">
      <w:pPr>
        <w:pStyle w:val="a7"/>
        <w:numPr>
          <w:ilvl w:val="3"/>
          <w:numId w:val="23"/>
        </w:numPr>
        <w:ind w:left="1134" w:hanging="425"/>
        <w:jc w:val="left"/>
        <w:rPr>
          <w:lang w:eastAsia="ru-RU"/>
        </w:rPr>
      </w:pPr>
      <w:r>
        <w:rPr>
          <w:lang w:eastAsia="ru-RU"/>
        </w:rPr>
        <w:t>Время восстановления после отказа</w:t>
      </w:r>
    </w:p>
    <w:p w14:paraId="2B43B446" w14:textId="77777777" w:rsidR="0083681A" w:rsidRDefault="0083681A" w:rsidP="0083681A">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w:t>
      </w:r>
    </w:p>
    <w:p w14:paraId="5F67ADA1" w14:textId="77777777" w:rsidR="0083681A" w:rsidRDefault="0083681A" w:rsidP="0083681A">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277CEF47" w14:textId="77777777" w:rsidR="0083681A" w:rsidRDefault="0083681A" w:rsidP="00F61418">
      <w:pPr>
        <w:pStyle w:val="a7"/>
        <w:numPr>
          <w:ilvl w:val="3"/>
          <w:numId w:val="23"/>
        </w:numPr>
        <w:ind w:left="1134" w:hanging="425"/>
        <w:rPr>
          <w:lang w:eastAsia="ru-RU"/>
        </w:rPr>
      </w:pPr>
      <w:r>
        <w:rPr>
          <w:lang w:eastAsia="ru-RU"/>
        </w:rPr>
        <w:t>Отказы из-за некорректных действий оператора</w:t>
      </w:r>
    </w:p>
    <w:p w14:paraId="7EF43EF2" w14:textId="77777777" w:rsidR="0083681A" w:rsidRDefault="0083681A" w:rsidP="0083681A">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7B1FC70B" w14:textId="77777777" w:rsidR="0083681A" w:rsidRDefault="0083681A" w:rsidP="0083681A">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0D23D807" w14:textId="19FEA930" w:rsidR="0083681A" w:rsidRDefault="0083681A" w:rsidP="00A106AA">
      <w:pPr>
        <w:pStyle w:val="2"/>
      </w:pPr>
      <w:bookmarkStart w:id="146" w:name="_Toc73469549"/>
      <w:bookmarkStart w:id="147" w:name="_Toc8643079"/>
      <w:bookmarkStart w:id="148" w:name="_Toc44341660"/>
      <w:bookmarkStart w:id="149" w:name="_Toc73601164"/>
      <w:r>
        <w:t>Условия эксплуатации</w:t>
      </w:r>
      <w:bookmarkEnd w:id="146"/>
      <w:bookmarkEnd w:id="147"/>
      <w:bookmarkEnd w:id="148"/>
      <w:bookmarkEnd w:id="149"/>
    </w:p>
    <w:p w14:paraId="33232EBB" w14:textId="77777777" w:rsidR="0083681A" w:rsidRDefault="0083681A" w:rsidP="00A106AA">
      <w:pPr>
        <w:pStyle w:val="3"/>
        <w:ind w:firstLine="709"/>
        <w:rPr>
          <w:b w:val="0"/>
          <w:i w:val="0"/>
        </w:rPr>
      </w:pPr>
      <w:bookmarkStart w:id="150" w:name="_Toc73469550"/>
      <w:bookmarkStart w:id="151" w:name="_Toc73601165"/>
      <w:r>
        <w:t>Климатические условия эксплуатации</w:t>
      </w:r>
      <w:bookmarkEnd w:id="150"/>
      <w:bookmarkEnd w:id="151"/>
    </w:p>
    <w:p w14:paraId="67C47986" w14:textId="77777777" w:rsidR="0083681A" w:rsidRDefault="0083681A" w:rsidP="0083681A">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7776EF5B" w14:textId="77777777" w:rsidR="0083681A" w:rsidRDefault="0083681A" w:rsidP="00A106AA">
      <w:pPr>
        <w:pStyle w:val="3"/>
        <w:ind w:firstLine="709"/>
        <w:rPr>
          <w:b w:val="0"/>
          <w:i w:val="0"/>
        </w:rPr>
      </w:pPr>
      <w:bookmarkStart w:id="152" w:name="_Toc73469551"/>
      <w:bookmarkStart w:id="153" w:name="_Toc73601166"/>
      <w:bookmarkStart w:id="154" w:name="_Toc8643080"/>
      <w:bookmarkStart w:id="155" w:name="_Toc44341661"/>
      <w:r>
        <w:t>Требования к квалификации и численности персонала</w:t>
      </w:r>
      <w:bookmarkEnd w:id="152"/>
      <w:bookmarkEnd w:id="153"/>
    </w:p>
    <w:p w14:paraId="28C9628E" w14:textId="77777777" w:rsidR="0083681A" w:rsidRDefault="0083681A" w:rsidP="0083681A">
      <w:pPr>
        <w:rPr>
          <w:szCs w:val="28"/>
          <w:lang w:eastAsia="ru-RU"/>
        </w:rPr>
      </w:pPr>
      <w:r>
        <w:rPr>
          <w:color w:val="000000"/>
          <w:szCs w:val="28"/>
        </w:rPr>
        <w:t>Минимальное количество персонала, требуемого для работы программного комплекса, должно составлять не менее 1 человека: администратор, управляющий настройкой подсистемы.</w:t>
      </w:r>
    </w:p>
    <w:p w14:paraId="50D6BC06" w14:textId="77777777" w:rsidR="0083681A" w:rsidRDefault="0083681A" w:rsidP="00A106AA">
      <w:pPr>
        <w:pStyle w:val="3"/>
        <w:rPr>
          <w:b w:val="0"/>
          <w:i w:val="0"/>
        </w:rPr>
      </w:pPr>
      <w:bookmarkStart w:id="156" w:name="_Toc73469552"/>
      <w:bookmarkStart w:id="157" w:name="_Toc73601167"/>
      <w:bookmarkEnd w:id="154"/>
      <w:bookmarkEnd w:id="155"/>
      <w:r>
        <w:lastRenderedPageBreak/>
        <w:t>Требования к составу и параметрам технических средств</w:t>
      </w:r>
      <w:bookmarkEnd w:id="156"/>
      <w:bookmarkEnd w:id="157"/>
    </w:p>
    <w:p w14:paraId="58F8153C" w14:textId="77777777" w:rsidR="0083681A" w:rsidRDefault="0083681A" w:rsidP="00115F3F">
      <w:pPr>
        <w:pStyle w:val="aff0"/>
      </w:pPr>
      <w:r>
        <w:t>Программный комплекс 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40537D95" w14:textId="77777777" w:rsidR="0083681A" w:rsidRDefault="0083681A" w:rsidP="00115F3F">
      <w:pPr>
        <w:pStyle w:val="aff0"/>
      </w:pPr>
      <w:r>
        <w:t xml:space="preserve">Сервер приложения: </w:t>
      </w:r>
    </w:p>
    <w:p w14:paraId="5E058E5A" w14:textId="77777777" w:rsidR="0083681A" w:rsidRDefault="0083681A" w:rsidP="00115F3F">
      <w:pPr>
        <w:pStyle w:val="a"/>
        <w:rPr>
          <w:lang w:val="en-US"/>
        </w:rPr>
      </w:pPr>
      <w:r>
        <w:t>наличие веб-</w:t>
      </w:r>
      <w:r w:rsidRPr="00115F3F">
        <w:t>сервера</w:t>
      </w:r>
      <w:r>
        <w:t xml:space="preserve"> </w:t>
      </w:r>
      <w:r>
        <w:rPr>
          <w:lang w:val="en-US"/>
        </w:rPr>
        <w:t>IIS.</w:t>
      </w:r>
    </w:p>
    <w:p w14:paraId="1632E8A4" w14:textId="77777777" w:rsidR="0083681A" w:rsidRDefault="0083681A" w:rsidP="0083681A">
      <w:pPr>
        <w:pStyle w:val="a"/>
      </w:pPr>
      <w:r>
        <w:t>процессор: 3,1 ГГц и выше;</w:t>
      </w:r>
    </w:p>
    <w:p w14:paraId="3A139C2B" w14:textId="77777777" w:rsidR="0083681A" w:rsidRDefault="0083681A" w:rsidP="0083681A">
      <w:pPr>
        <w:pStyle w:val="a"/>
      </w:pPr>
      <w:r>
        <w:t>ОЗУ</w:t>
      </w:r>
      <w:r>
        <w:rPr>
          <w:lang w:val="en-US"/>
        </w:rPr>
        <w:t xml:space="preserve">: </w:t>
      </w:r>
      <w:r>
        <w:t>16Гб</w:t>
      </w:r>
      <w:r>
        <w:rPr>
          <w:lang w:val="en-US"/>
        </w:rPr>
        <w:t>;</w:t>
      </w:r>
    </w:p>
    <w:p w14:paraId="1D5AE721" w14:textId="77777777" w:rsidR="0083681A" w:rsidRDefault="0083681A" w:rsidP="0083681A">
      <w:pPr>
        <w:pStyle w:val="a"/>
      </w:pPr>
      <w:r>
        <w:rPr>
          <w:lang w:val="en-US"/>
        </w:rPr>
        <w:t xml:space="preserve">SSD </w:t>
      </w:r>
      <w:r>
        <w:t>диск</w:t>
      </w:r>
      <w:r>
        <w:rPr>
          <w:lang w:val="en-US"/>
        </w:rPr>
        <w:t>.</w:t>
      </w:r>
    </w:p>
    <w:p w14:paraId="436197BB" w14:textId="77777777" w:rsidR="0083681A" w:rsidRDefault="0083681A" w:rsidP="00115F3F">
      <w:pPr>
        <w:pStyle w:val="aff0"/>
      </w:pPr>
      <w:r>
        <w:t xml:space="preserve">Сервер баз данных: </w:t>
      </w:r>
    </w:p>
    <w:p w14:paraId="1206CA5C" w14:textId="77777777" w:rsidR="0083681A" w:rsidRDefault="0083681A" w:rsidP="00115F3F">
      <w:pPr>
        <w:pStyle w:val="a"/>
      </w:pPr>
      <w:r>
        <w:t>процессор: 3,1 ГГц и выше;</w:t>
      </w:r>
    </w:p>
    <w:p w14:paraId="298DF4B4" w14:textId="77777777" w:rsidR="0083681A" w:rsidRDefault="0083681A" w:rsidP="0083681A">
      <w:pPr>
        <w:pStyle w:val="a"/>
      </w:pPr>
      <w:r>
        <w:t>ОЗУ</w:t>
      </w:r>
      <w:r>
        <w:rPr>
          <w:lang w:val="en-US"/>
        </w:rPr>
        <w:t xml:space="preserve">: </w:t>
      </w:r>
      <w:r>
        <w:t>16Гб и выше</w:t>
      </w:r>
      <w:r>
        <w:rPr>
          <w:lang w:val="en-US"/>
        </w:rPr>
        <w:t>;</w:t>
      </w:r>
    </w:p>
    <w:p w14:paraId="45F16998" w14:textId="77777777" w:rsidR="0083681A" w:rsidRDefault="0083681A" w:rsidP="0083681A">
      <w:pPr>
        <w:pStyle w:val="a"/>
      </w:pPr>
      <w:r>
        <w:rPr>
          <w:lang w:val="en-US"/>
        </w:rPr>
        <w:t xml:space="preserve">SSD </w:t>
      </w:r>
      <w:r>
        <w:t>диск</w:t>
      </w:r>
      <w:r>
        <w:rPr>
          <w:lang w:val="en-US"/>
        </w:rPr>
        <w:t>.</w:t>
      </w:r>
    </w:p>
    <w:p w14:paraId="596CBBA4" w14:textId="77777777" w:rsidR="0083681A" w:rsidRDefault="0083681A" w:rsidP="00A106AA">
      <w:pPr>
        <w:pStyle w:val="3"/>
        <w:rPr>
          <w:b w:val="0"/>
          <w:i w:val="0"/>
          <w:color w:val="000000" w:themeColor="text1"/>
        </w:rPr>
      </w:pPr>
      <w:bookmarkStart w:id="158" w:name="_Toc73469553"/>
      <w:bookmarkStart w:id="159" w:name="_Toc8643083"/>
      <w:bookmarkStart w:id="160" w:name="_Toc44341664"/>
      <w:bookmarkStart w:id="161" w:name="_Toc73601168"/>
      <w:r>
        <w:t>Требования к информационной и программной совместимости</w:t>
      </w:r>
      <w:bookmarkEnd w:id="158"/>
      <w:bookmarkEnd w:id="159"/>
      <w:bookmarkEnd w:id="160"/>
      <w:bookmarkEnd w:id="161"/>
    </w:p>
    <w:p w14:paraId="3B677119" w14:textId="77777777" w:rsidR="0083681A" w:rsidRDefault="0083681A" w:rsidP="0083681A">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0A6AA2DA" w14:textId="77777777" w:rsidR="0083681A" w:rsidRDefault="0083681A" w:rsidP="0083681A">
      <w:pPr>
        <w:pStyle w:val="a"/>
        <w:rPr>
          <w:rFonts w:cstheme="minorBidi"/>
        </w:rPr>
      </w:pPr>
      <w:r>
        <w:t>лицензионная версия операционной системы «</w:t>
      </w:r>
      <w:r>
        <w:rPr>
          <w:lang w:val="en-US"/>
        </w:rPr>
        <w:t>Microsoft</w:t>
      </w:r>
      <w:r w:rsidRPr="0083681A">
        <w:t xml:space="preserve"> </w:t>
      </w:r>
      <w:r>
        <w:rPr>
          <w:lang w:val="en-US"/>
        </w:rPr>
        <w:t>Windows</w:t>
      </w:r>
      <w:r w:rsidRPr="0083681A">
        <w:t xml:space="preserve"> </w:t>
      </w:r>
      <w:r>
        <w:rPr>
          <w:lang w:val="en-US"/>
        </w:rPr>
        <w:t>Server</w:t>
      </w:r>
      <w:r>
        <w:t xml:space="preserve"> 2019»;</w:t>
      </w:r>
    </w:p>
    <w:p w14:paraId="37F645B6" w14:textId="77777777" w:rsidR="0083681A" w:rsidRDefault="0083681A" w:rsidP="0083681A">
      <w:pPr>
        <w:pStyle w:val="a"/>
        <w:rPr>
          <w:lang w:val="en-US"/>
        </w:rPr>
      </w:pPr>
      <w:r>
        <w:t>базы</w:t>
      </w:r>
      <w:r>
        <w:rPr>
          <w:lang w:val="en-US"/>
        </w:rPr>
        <w:t xml:space="preserve"> </w:t>
      </w:r>
      <w:r>
        <w:t>данных</w:t>
      </w:r>
      <w:r>
        <w:rPr>
          <w:lang w:val="en-US"/>
        </w:rPr>
        <w:t xml:space="preserve"> «Microsoft SQL Server 2019»;</w:t>
      </w:r>
    </w:p>
    <w:p w14:paraId="7DDD19A6" w14:textId="77777777" w:rsidR="0083681A" w:rsidRDefault="0083681A" w:rsidP="0083681A">
      <w:pPr>
        <w:pStyle w:val="a"/>
        <w:rPr>
          <w:lang w:val="en-US"/>
        </w:rPr>
      </w:pPr>
      <w:r>
        <w:t>СУБД</w:t>
      </w:r>
      <w:r>
        <w:rPr>
          <w:lang w:val="en-US"/>
        </w:rPr>
        <w:t xml:space="preserve"> «SQL Server Management Studio»;</w:t>
      </w:r>
    </w:p>
    <w:p w14:paraId="262E00E6" w14:textId="5F4B5591" w:rsidR="0083681A" w:rsidRDefault="0083681A" w:rsidP="0083681A">
      <w:pPr>
        <w:pStyle w:val="a"/>
        <w:rPr>
          <w:lang w:val="en-US"/>
        </w:rPr>
      </w:pPr>
      <w:r>
        <w:rPr>
          <w:lang w:val="en-US"/>
        </w:rPr>
        <w:t xml:space="preserve">web-браузер Google Chrome 89.0 </w:t>
      </w:r>
      <w:r>
        <w:t>или</w:t>
      </w:r>
      <w:r>
        <w:rPr>
          <w:lang w:val="en-US"/>
        </w:rPr>
        <w:t xml:space="preserve"> Safari 14, </w:t>
      </w:r>
      <w:r>
        <w:t>или</w:t>
      </w:r>
      <w:r>
        <w:rPr>
          <w:lang w:val="en-US"/>
        </w:rPr>
        <w:t xml:space="preserve"> Mozilla Firefox 91.6, </w:t>
      </w:r>
      <w:r>
        <w:t>или</w:t>
      </w:r>
      <w:r>
        <w:rPr>
          <w:lang w:val="en-US"/>
        </w:rPr>
        <w:t xml:space="preserve"> Opera 12;</w:t>
      </w:r>
    </w:p>
    <w:p w14:paraId="4DE53A51" w14:textId="77777777" w:rsidR="0083681A" w:rsidRDefault="0083681A" w:rsidP="0083681A">
      <w:pPr>
        <w:pStyle w:val="a"/>
        <w:rPr>
          <w:lang w:val="en-US"/>
        </w:rPr>
      </w:pPr>
      <w:r>
        <w:t>антивирусное программное обеспечение.</w:t>
      </w:r>
    </w:p>
    <w:p w14:paraId="6DFB0931" w14:textId="381B1D00" w:rsidR="0083681A" w:rsidRDefault="0083681A" w:rsidP="0083681A">
      <w:pPr>
        <w:ind w:firstLine="708"/>
        <w:rPr>
          <w:szCs w:val="28"/>
        </w:rPr>
      </w:pPr>
      <w:r>
        <w:rPr>
          <w:szCs w:val="28"/>
        </w:rPr>
        <w:t>Дополнительные требования к защите программного обеспечения</w:t>
      </w:r>
      <w:r w:rsidR="00A106AA">
        <w:rPr>
          <w:szCs w:val="28"/>
        </w:rPr>
        <w:t xml:space="preserve"> и информации не предъявляются.</w:t>
      </w:r>
    </w:p>
    <w:p w14:paraId="529C9FD9" w14:textId="77777777" w:rsidR="0083681A" w:rsidRDefault="0083681A" w:rsidP="00A106AA">
      <w:pPr>
        <w:pStyle w:val="2"/>
        <w:rPr>
          <w:szCs w:val="26"/>
        </w:rPr>
      </w:pPr>
      <w:bookmarkStart w:id="162" w:name="_Toc73469554"/>
      <w:bookmarkStart w:id="163" w:name="_Toc73601169"/>
      <w:r>
        <w:t>Программная документация</w:t>
      </w:r>
      <w:bookmarkEnd w:id="162"/>
      <w:bookmarkEnd w:id="163"/>
    </w:p>
    <w:p w14:paraId="5DAD3C32" w14:textId="77777777" w:rsidR="0083681A" w:rsidRDefault="0083681A" w:rsidP="00A106AA">
      <w:pPr>
        <w:pStyle w:val="3"/>
      </w:pPr>
      <w:bookmarkStart w:id="164" w:name="_Toc73469555"/>
      <w:bookmarkStart w:id="165" w:name="_Toc73601170"/>
      <w:r>
        <w:t>Предварительный состав программной документации</w:t>
      </w:r>
      <w:bookmarkEnd w:id="164"/>
      <w:bookmarkEnd w:id="165"/>
    </w:p>
    <w:p w14:paraId="59EB2760" w14:textId="77777777" w:rsidR="0083681A" w:rsidRDefault="0083681A" w:rsidP="0083681A">
      <w:pPr>
        <w:ind w:firstLine="708"/>
        <w:rPr>
          <w:szCs w:val="28"/>
        </w:rPr>
      </w:pPr>
      <w:r>
        <w:rPr>
          <w:szCs w:val="28"/>
        </w:rPr>
        <w:t>Состав программной документации:</w:t>
      </w:r>
    </w:p>
    <w:p w14:paraId="2D526638" w14:textId="77777777" w:rsidR="0083681A" w:rsidRDefault="0083681A" w:rsidP="0083681A">
      <w:pPr>
        <w:pStyle w:val="a"/>
      </w:pPr>
      <w:r>
        <w:t>техническое задание;</w:t>
      </w:r>
    </w:p>
    <w:p w14:paraId="4D282BBD" w14:textId="77777777" w:rsidR="0083681A" w:rsidRDefault="0083681A" w:rsidP="0083681A">
      <w:pPr>
        <w:pStyle w:val="a"/>
      </w:pPr>
      <w:r>
        <w:lastRenderedPageBreak/>
        <w:t>программа и методики испытаний;</w:t>
      </w:r>
    </w:p>
    <w:p w14:paraId="1922D0BF" w14:textId="77777777" w:rsidR="0083681A" w:rsidRDefault="0083681A" w:rsidP="0083681A">
      <w:pPr>
        <w:pStyle w:val="a"/>
      </w:pPr>
      <w:r>
        <w:t>руководство оператора.</w:t>
      </w:r>
    </w:p>
    <w:p w14:paraId="67AEF61E" w14:textId="77777777" w:rsidR="0083681A" w:rsidRDefault="0083681A" w:rsidP="00A106AA">
      <w:pPr>
        <w:pStyle w:val="2"/>
        <w:rPr>
          <w:b w:val="0"/>
          <w:szCs w:val="26"/>
        </w:rPr>
      </w:pPr>
      <w:bookmarkStart w:id="166" w:name="_Toc73469556"/>
      <w:bookmarkStart w:id="167" w:name="_Toc44341665"/>
      <w:bookmarkStart w:id="168" w:name="_Toc73601171"/>
      <w:r>
        <w:t>Стадии</w:t>
      </w:r>
      <w:r>
        <w:rPr>
          <w:b w:val="0"/>
        </w:rPr>
        <w:t xml:space="preserve"> </w:t>
      </w:r>
      <w:r>
        <w:t>и этапы разработки</w:t>
      </w:r>
      <w:bookmarkEnd w:id="166"/>
      <w:bookmarkEnd w:id="167"/>
      <w:bookmarkEnd w:id="168"/>
    </w:p>
    <w:p w14:paraId="3E24C8B8" w14:textId="77777777" w:rsidR="0083681A" w:rsidRDefault="0083681A" w:rsidP="00A106AA">
      <w:pPr>
        <w:pStyle w:val="3"/>
        <w:rPr>
          <w:b w:val="0"/>
          <w:i w:val="0"/>
        </w:rPr>
      </w:pPr>
      <w:bookmarkStart w:id="169" w:name="_Toc73469557"/>
      <w:bookmarkStart w:id="170" w:name="_Toc44341666"/>
      <w:bookmarkStart w:id="171" w:name="_Toc73601172"/>
      <w:r w:rsidRPr="00A106AA">
        <w:t>Стадии</w:t>
      </w:r>
      <w:r>
        <w:t xml:space="preserve"> разработки</w:t>
      </w:r>
      <w:bookmarkEnd w:id="169"/>
      <w:bookmarkEnd w:id="170"/>
      <w:bookmarkEnd w:id="171"/>
    </w:p>
    <w:p w14:paraId="2435234C" w14:textId="77777777" w:rsidR="0083681A" w:rsidRDefault="0083681A" w:rsidP="0083681A">
      <w:pPr>
        <w:rPr>
          <w:rFonts w:cs="Times New Roman"/>
          <w:szCs w:val="28"/>
        </w:rPr>
      </w:pPr>
      <w:r>
        <w:rPr>
          <w:szCs w:val="28"/>
        </w:rPr>
        <w:t>Разработка подсистемы состоит из следующих этапов:</w:t>
      </w:r>
    </w:p>
    <w:p w14:paraId="2597D608" w14:textId="77777777" w:rsidR="0083681A" w:rsidRDefault="0083681A" w:rsidP="0083681A">
      <w:pPr>
        <w:pStyle w:val="a"/>
        <w:rPr>
          <w:rFonts w:cstheme="minorBidi"/>
        </w:rPr>
      </w:pPr>
      <w:r>
        <w:t>разработка технического задания;</w:t>
      </w:r>
    </w:p>
    <w:p w14:paraId="4CFAA5F4" w14:textId="77777777" w:rsidR="0083681A" w:rsidRDefault="0083681A" w:rsidP="0083681A">
      <w:pPr>
        <w:pStyle w:val="a"/>
      </w:pPr>
      <w:r>
        <w:t>проектирование программного комплекса;</w:t>
      </w:r>
    </w:p>
    <w:p w14:paraId="46BD728F" w14:textId="77777777" w:rsidR="0083681A" w:rsidRDefault="0083681A" w:rsidP="0083681A">
      <w:pPr>
        <w:pStyle w:val="a"/>
      </w:pPr>
      <w:r>
        <w:t>разработка программного комплекса;</w:t>
      </w:r>
    </w:p>
    <w:p w14:paraId="6CE0A785" w14:textId="77777777" w:rsidR="0083681A" w:rsidRDefault="0083681A" w:rsidP="0083681A">
      <w:pPr>
        <w:pStyle w:val="a"/>
      </w:pPr>
      <w:r>
        <w:t>тестирование разработанного программного комплекса;</w:t>
      </w:r>
    </w:p>
    <w:p w14:paraId="018795C7" w14:textId="77777777" w:rsidR="0083681A" w:rsidRDefault="0083681A" w:rsidP="0083681A">
      <w:pPr>
        <w:pStyle w:val="a"/>
      </w:pPr>
      <w:r>
        <w:t>написание программной документации;</w:t>
      </w:r>
    </w:p>
    <w:p w14:paraId="49899B87" w14:textId="77777777" w:rsidR="0083681A" w:rsidRDefault="0083681A" w:rsidP="0083681A">
      <w:pPr>
        <w:pStyle w:val="a"/>
      </w:pPr>
      <w:r>
        <w:t>внедрение разработанного программного комплекса.</w:t>
      </w:r>
    </w:p>
    <w:p w14:paraId="3F2078A3" w14:textId="77777777" w:rsidR="0083681A" w:rsidRDefault="0083681A" w:rsidP="00A106AA">
      <w:pPr>
        <w:pStyle w:val="3"/>
        <w:rPr>
          <w:b w:val="0"/>
          <w:i w:val="0"/>
        </w:rPr>
      </w:pPr>
      <w:bookmarkStart w:id="172" w:name="_Toc73469558"/>
      <w:bookmarkStart w:id="173" w:name="_Toc44341668"/>
      <w:bookmarkStart w:id="174" w:name="_Toc73601173"/>
      <w:r w:rsidRPr="00A106AA">
        <w:t>Содержание</w:t>
      </w:r>
      <w:r>
        <w:t xml:space="preserve"> работ по этапам</w:t>
      </w:r>
      <w:bookmarkEnd w:id="172"/>
      <w:bookmarkEnd w:id="173"/>
      <w:bookmarkEnd w:id="174"/>
    </w:p>
    <w:p w14:paraId="5BC0EE6A" w14:textId="77777777" w:rsidR="0083681A" w:rsidRDefault="0083681A" w:rsidP="0083681A">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13873340" w14:textId="77777777" w:rsidR="0083681A" w:rsidRDefault="0083681A" w:rsidP="0083681A">
      <w:pPr>
        <w:pStyle w:val="a"/>
        <w:rPr>
          <w:rFonts w:cstheme="minorBidi"/>
        </w:rPr>
      </w:pPr>
      <w:r>
        <w:t>постановка задачи;</w:t>
      </w:r>
    </w:p>
    <w:p w14:paraId="44C5D074" w14:textId="77777777" w:rsidR="0083681A" w:rsidRDefault="0083681A" w:rsidP="0083681A">
      <w:pPr>
        <w:pStyle w:val="a"/>
      </w:pPr>
      <w:r>
        <w:t>определение и уточнение требований к техническим средствам;</w:t>
      </w:r>
    </w:p>
    <w:p w14:paraId="73DAC070" w14:textId="77777777" w:rsidR="0083681A" w:rsidRDefault="0083681A" w:rsidP="0083681A">
      <w:pPr>
        <w:pStyle w:val="a"/>
      </w:pPr>
      <w:r>
        <w:t>определение требований к программе;</w:t>
      </w:r>
    </w:p>
    <w:p w14:paraId="2A1581C6" w14:textId="77777777" w:rsidR="0083681A" w:rsidRDefault="0083681A" w:rsidP="0083681A">
      <w:pPr>
        <w:pStyle w:val="a"/>
      </w:pPr>
      <w:r>
        <w:t>определение стадий, этапов и сроков разработки программы;</w:t>
      </w:r>
    </w:p>
    <w:p w14:paraId="162050CA" w14:textId="77777777" w:rsidR="0083681A" w:rsidRDefault="0083681A" w:rsidP="0083681A">
      <w:pPr>
        <w:pStyle w:val="a"/>
      </w:pPr>
      <w:r>
        <w:t xml:space="preserve">согласование и утверждение технического задания. </w:t>
      </w:r>
    </w:p>
    <w:p w14:paraId="70C81046" w14:textId="77777777" w:rsidR="0083681A" w:rsidRDefault="0083681A" w:rsidP="0083681A">
      <w:pPr>
        <w:ind w:firstLine="708"/>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462544CA" w14:textId="77777777" w:rsidR="0083681A" w:rsidRDefault="0083681A" w:rsidP="0083681A">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1ECCE0DC" w14:textId="77777777" w:rsidR="0083681A" w:rsidRDefault="0083681A" w:rsidP="0083681A">
      <w:pPr>
        <w:ind w:firstLine="708"/>
        <w:rPr>
          <w:szCs w:val="28"/>
        </w:rPr>
      </w:pPr>
      <w:r>
        <w:rPr>
          <w:szCs w:val="28"/>
        </w:rPr>
        <w:t>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 Результатом данного заключительного этапа является подписанный Заказчиком акт о внедрении.</w:t>
      </w:r>
    </w:p>
    <w:p w14:paraId="34DB2BD8" w14:textId="77777777" w:rsidR="0083681A" w:rsidRDefault="0083681A" w:rsidP="00A106AA">
      <w:pPr>
        <w:pStyle w:val="2"/>
        <w:rPr>
          <w:szCs w:val="26"/>
        </w:rPr>
      </w:pPr>
      <w:bookmarkStart w:id="175" w:name="_Toc73469559"/>
      <w:bookmarkStart w:id="176" w:name="_Toc73601174"/>
      <w:r>
        <w:lastRenderedPageBreak/>
        <w:t>Порядок контроля и приемки</w:t>
      </w:r>
      <w:bookmarkEnd w:id="175"/>
      <w:bookmarkEnd w:id="176"/>
    </w:p>
    <w:p w14:paraId="572DC1BA" w14:textId="77777777" w:rsidR="0083681A" w:rsidRDefault="0083681A" w:rsidP="00A106AA">
      <w:pPr>
        <w:pStyle w:val="3"/>
        <w:rPr>
          <w:lang w:eastAsia="ru-RU"/>
        </w:rPr>
      </w:pPr>
      <w:bookmarkStart w:id="177" w:name="_Toc73469560"/>
      <w:bookmarkStart w:id="178" w:name="_Toc73601175"/>
      <w:r>
        <w:t>Виды</w:t>
      </w:r>
      <w:r>
        <w:rPr>
          <w:lang w:eastAsia="ru-RU"/>
        </w:rPr>
        <w:t xml:space="preserve"> испытаний</w:t>
      </w:r>
      <w:bookmarkEnd w:id="177"/>
      <w:bookmarkEnd w:id="178"/>
    </w:p>
    <w:p w14:paraId="116DE89F" w14:textId="77777777" w:rsidR="0083681A" w:rsidRDefault="0083681A" w:rsidP="0083681A">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p>
    <w:p w14:paraId="4081CC64" w14:textId="0D981CBD" w:rsidR="0083681A" w:rsidRDefault="0083681A" w:rsidP="00F61418">
      <w:pPr>
        <w:pStyle w:val="a0"/>
        <w:numPr>
          <w:ilvl w:val="0"/>
          <w:numId w:val="27"/>
        </w:numPr>
        <w:rPr>
          <w:lang w:eastAsia="ru-RU"/>
        </w:rPr>
      </w:pPr>
      <w:r>
        <w:rPr>
          <w:lang w:eastAsia="ru-RU"/>
        </w:rPr>
        <w:t xml:space="preserve">тестирование </w:t>
      </w:r>
      <w:r>
        <w:rPr>
          <w:lang w:val="en-US" w:eastAsia="ru-RU"/>
        </w:rPr>
        <w:t>WEB</w:t>
      </w:r>
      <w:r>
        <w:rPr>
          <w:lang w:eastAsia="ru-RU"/>
        </w:rPr>
        <w:t>-</w:t>
      </w:r>
      <w:r>
        <w:rPr>
          <w:lang w:val="en-US" w:eastAsia="ru-RU"/>
        </w:rPr>
        <w:t>API</w:t>
      </w:r>
      <w:r w:rsidRPr="0083681A">
        <w:rPr>
          <w:lang w:eastAsia="ru-RU"/>
        </w:rPr>
        <w:t xml:space="preserve"> </w:t>
      </w:r>
      <w:r>
        <w:rPr>
          <w:lang w:eastAsia="ru-RU"/>
        </w:rPr>
        <w:t>методом черного ящика;</w:t>
      </w:r>
    </w:p>
    <w:p w14:paraId="4E8AEDBF" w14:textId="414F72BC" w:rsidR="0083681A" w:rsidRDefault="0083681A" w:rsidP="00F61418">
      <w:pPr>
        <w:pStyle w:val="a0"/>
        <w:numPr>
          <w:ilvl w:val="0"/>
          <w:numId w:val="27"/>
        </w:numPr>
        <w:rPr>
          <w:lang w:eastAsia="ru-RU"/>
        </w:rPr>
      </w:pPr>
      <w:r>
        <w:rPr>
          <w:lang w:eastAsia="ru-RU"/>
        </w:rPr>
        <w:t>модульное тестирование;</w:t>
      </w:r>
    </w:p>
    <w:p w14:paraId="42CF94EC" w14:textId="77777777" w:rsidR="0083681A" w:rsidRDefault="0083681A" w:rsidP="00F61418">
      <w:pPr>
        <w:pStyle w:val="a0"/>
        <w:numPr>
          <w:ilvl w:val="0"/>
          <w:numId w:val="27"/>
        </w:numPr>
        <w:rPr>
          <w:lang w:eastAsia="ru-RU"/>
        </w:rPr>
      </w:pPr>
      <w:r>
        <w:rPr>
          <w:lang w:eastAsia="ru-RU"/>
        </w:rPr>
        <w:t>кроссбраузерное тестирование.</w:t>
      </w:r>
    </w:p>
    <w:p w14:paraId="30910816" w14:textId="77777777" w:rsidR="0083681A" w:rsidRDefault="0083681A" w:rsidP="0083681A">
      <w:pPr>
        <w:rPr>
          <w:lang w:eastAsia="ru-RU"/>
        </w:rPr>
      </w:pPr>
      <w:r>
        <w:rPr>
          <w:lang w:eastAsia="ru-RU"/>
        </w:rPr>
        <w:t>В результате проведенного тестирования методом черного ящика и модульного тестирования все установленные заранее тесты должны быть пройдены успешно.</w:t>
      </w:r>
    </w:p>
    <w:p w14:paraId="46F0127A" w14:textId="77777777" w:rsidR="0083681A" w:rsidRDefault="0083681A" w:rsidP="0083681A">
      <w:pPr>
        <w:rPr>
          <w:lang w:eastAsia="ru-RU"/>
        </w:rPr>
      </w:pPr>
      <w:r>
        <w:rPr>
          <w:lang w:eastAsia="ru-RU"/>
        </w:rPr>
        <w:t>Кроссбраузерное тестирование должно подтвердить идентичное поведение разработанного программного комплекса в указанных в разделе «</w:t>
      </w:r>
      <w:r>
        <w:t>Требования к информационной и программной совместимости»</w:t>
      </w:r>
      <w:r>
        <w:rPr>
          <w:lang w:eastAsia="ru-RU"/>
        </w:rPr>
        <w:t xml:space="preserve"> браузерах.</w:t>
      </w:r>
    </w:p>
    <w:p w14:paraId="0301AE09" w14:textId="77777777" w:rsidR="0083681A" w:rsidRDefault="0083681A" w:rsidP="0083681A">
      <w:pPr>
        <w:rPr>
          <w:lang w:eastAsia="ru-RU"/>
        </w:rPr>
      </w:pPr>
      <w:r>
        <w:rPr>
          <w:lang w:eastAsia="ru-RU"/>
        </w:rPr>
        <w:t>Приемо-сдаточные испытания должны проводиться на объекте Заказчика в оговоренные сроки.</w:t>
      </w:r>
    </w:p>
    <w:p w14:paraId="727E4F55" w14:textId="77777777" w:rsidR="0083681A" w:rsidRDefault="0083681A" w:rsidP="0083681A">
      <w:pPr>
        <w:rPr>
          <w:lang w:eastAsia="ru-RU"/>
        </w:rPr>
      </w:pPr>
      <w:r>
        <w:rPr>
          <w:lang w:eastAsia="ru-RU"/>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72B65555" w14:textId="77777777" w:rsidR="0083681A" w:rsidRDefault="0083681A" w:rsidP="0083681A">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57F48C8C" w14:textId="77777777" w:rsidR="0083681A" w:rsidRDefault="0083681A" w:rsidP="00A106AA">
      <w:pPr>
        <w:pStyle w:val="3"/>
        <w:rPr>
          <w:lang w:eastAsia="ru-RU"/>
        </w:rPr>
      </w:pPr>
      <w:bookmarkStart w:id="179" w:name="_Toc73469561"/>
      <w:bookmarkStart w:id="180" w:name="_Toc73601176"/>
      <w:r>
        <w:rPr>
          <w:lang w:eastAsia="ru-RU"/>
        </w:rPr>
        <w:t xml:space="preserve">Общие </w:t>
      </w:r>
      <w:r>
        <w:t>требования</w:t>
      </w:r>
      <w:r>
        <w:rPr>
          <w:lang w:eastAsia="ru-RU"/>
        </w:rPr>
        <w:t xml:space="preserve"> к приемке работы</w:t>
      </w:r>
      <w:bookmarkEnd w:id="179"/>
      <w:bookmarkEnd w:id="180"/>
    </w:p>
    <w:p w14:paraId="39FD503C" w14:textId="4349E497" w:rsidR="00222AFF" w:rsidRPr="00C5178E" w:rsidRDefault="0083681A" w:rsidP="00C5178E">
      <w:pPr>
        <w:rPr>
          <w:szCs w:val="28"/>
        </w:rPr>
      </w:pPr>
      <w:r>
        <w:rPr>
          <w:lang w:eastAsia="ru-RU"/>
        </w:rPr>
        <w:t>На основании Протокола проведения испытаний Исполнитель совместно с Заказчиком подписывает акт о внедрении.</w:t>
      </w:r>
    </w:p>
    <w:p w14:paraId="76F02D77" w14:textId="77777777" w:rsidR="00502B81" w:rsidRDefault="002F779F" w:rsidP="00502B81">
      <w:r w:rsidRPr="00BA7E46">
        <w:t>Программа должна обеспечивать возможность выполнения перечисленных ниже функций:</w:t>
      </w:r>
    </w:p>
    <w:p w14:paraId="3F61B159" w14:textId="7CF731F2" w:rsidR="002F779F" w:rsidRDefault="002F779F" w:rsidP="00F61418">
      <w:pPr>
        <w:pStyle w:val="a7"/>
        <w:numPr>
          <w:ilvl w:val="0"/>
          <w:numId w:val="44"/>
        </w:numPr>
        <w:ind w:left="1066" w:hanging="357"/>
      </w:pPr>
      <w:r w:rsidRPr="00BA7E46">
        <w:t xml:space="preserve">При </w:t>
      </w:r>
      <w:r>
        <w:t>в</w:t>
      </w:r>
      <w:r w:rsidRPr="00BA7E46">
        <w:t xml:space="preserve">ходе в </w:t>
      </w:r>
      <w:r w:rsidRPr="006B6584">
        <w:t>веб-серв</w:t>
      </w:r>
      <w:r>
        <w:t>ис</w:t>
      </w:r>
      <w:r w:rsidRPr="00BA7E46">
        <w:t xml:space="preserve"> под учетной записью</w:t>
      </w:r>
      <w:r w:rsidR="00C5178E">
        <w:t xml:space="preserve"> </w:t>
      </w:r>
      <w:r w:rsidRPr="00BA7E46">
        <w:t>пользователь должен иметь возможность:</w:t>
      </w:r>
    </w:p>
    <w:p w14:paraId="21DD86C4" w14:textId="7EE14A1A" w:rsidR="002F779F" w:rsidRDefault="002F779F" w:rsidP="00F61418">
      <w:pPr>
        <w:pStyle w:val="a7"/>
        <w:numPr>
          <w:ilvl w:val="1"/>
          <w:numId w:val="2"/>
        </w:numPr>
      </w:pPr>
      <w:r>
        <w:t xml:space="preserve">просматривать </w:t>
      </w:r>
      <w:r w:rsidR="00C5178E">
        <w:t>список сообщений</w:t>
      </w:r>
      <w:r>
        <w:t>;</w:t>
      </w:r>
    </w:p>
    <w:p w14:paraId="70916194" w14:textId="34732E10" w:rsidR="00C5178E" w:rsidRDefault="00C5178E" w:rsidP="00F61418">
      <w:pPr>
        <w:pStyle w:val="a7"/>
        <w:numPr>
          <w:ilvl w:val="1"/>
          <w:numId w:val="2"/>
        </w:numPr>
      </w:pPr>
      <w:r>
        <w:t>создавать новые сообщения;</w:t>
      </w:r>
    </w:p>
    <w:p w14:paraId="41BAEFE2" w14:textId="4F216A16" w:rsidR="00C5178E" w:rsidRDefault="00C5178E" w:rsidP="00F61418">
      <w:pPr>
        <w:pStyle w:val="a7"/>
        <w:numPr>
          <w:ilvl w:val="1"/>
          <w:numId w:val="2"/>
        </w:numPr>
      </w:pPr>
      <w:r>
        <w:t>выбирать несколько получателей;</w:t>
      </w:r>
    </w:p>
    <w:p w14:paraId="1D96E7C4" w14:textId="5B2BC0B2" w:rsidR="002F779F" w:rsidRPr="009D4692" w:rsidRDefault="00C5178E" w:rsidP="00F61418">
      <w:pPr>
        <w:pStyle w:val="a7"/>
        <w:numPr>
          <w:ilvl w:val="1"/>
          <w:numId w:val="2"/>
        </w:numPr>
      </w:pPr>
      <w:r>
        <w:lastRenderedPageBreak/>
        <w:t xml:space="preserve">прикреплять до 5 файлов общим объемом до 10 МБ с расширением: </w:t>
      </w:r>
      <w:r w:rsidRPr="00C5178E">
        <w:t>.</w:t>
      </w:r>
      <w:r>
        <w:rPr>
          <w:lang w:val="en-US"/>
        </w:rPr>
        <w:t>doc</w:t>
      </w:r>
      <w:r w:rsidRPr="00C5178E">
        <w:t>, .</w:t>
      </w:r>
      <w:r>
        <w:rPr>
          <w:lang w:val="en-US"/>
        </w:rPr>
        <w:t>docx</w:t>
      </w:r>
      <w:r w:rsidRPr="00C5178E">
        <w:t>, .</w:t>
      </w:r>
      <w:r>
        <w:rPr>
          <w:lang w:val="en-US"/>
        </w:rPr>
        <w:t>xlsx</w:t>
      </w:r>
      <w:r w:rsidRPr="00C5178E">
        <w:t>, .</w:t>
      </w:r>
      <w:r>
        <w:rPr>
          <w:lang w:val="en-US"/>
        </w:rPr>
        <w:t>csv</w:t>
      </w:r>
      <w:r w:rsidRPr="00C5178E">
        <w:t>, .</w:t>
      </w:r>
      <w:r>
        <w:rPr>
          <w:lang w:val="en-US"/>
        </w:rPr>
        <w:t>rar</w:t>
      </w:r>
      <w:r w:rsidRPr="00C5178E">
        <w:t>, .</w:t>
      </w:r>
      <w:r>
        <w:rPr>
          <w:lang w:val="en-US"/>
        </w:rPr>
        <w:t>pdf</w:t>
      </w:r>
      <w:r w:rsidRPr="00C5178E">
        <w:t>, .</w:t>
      </w:r>
      <w:r>
        <w:rPr>
          <w:lang w:val="en-US"/>
        </w:rPr>
        <w:t>txt</w:t>
      </w:r>
      <w:r w:rsidRPr="00C5178E">
        <w:t>.</w:t>
      </w:r>
    </w:p>
    <w:p w14:paraId="360D8347" w14:textId="13DF7D92" w:rsidR="002F779F" w:rsidRDefault="002F779F" w:rsidP="00F61418">
      <w:pPr>
        <w:pStyle w:val="a7"/>
        <w:numPr>
          <w:ilvl w:val="0"/>
          <w:numId w:val="2"/>
        </w:numPr>
      </w:pPr>
      <w:r>
        <w:t>Программный комплекс</w:t>
      </w:r>
      <w:r w:rsidRPr="00761FE0">
        <w:t xml:space="preserve"> долж</w:t>
      </w:r>
      <w:r>
        <w:t>е</w:t>
      </w:r>
      <w:r w:rsidRPr="00761FE0">
        <w:t xml:space="preserve">н хранить сведения </w:t>
      </w:r>
      <w:r>
        <w:t>о</w:t>
      </w:r>
      <w:r w:rsidRPr="00B40A5E">
        <w:t>:</w:t>
      </w:r>
    </w:p>
    <w:p w14:paraId="0F00276D" w14:textId="7CD2861E" w:rsidR="00502B81" w:rsidRDefault="00502B81" w:rsidP="00F61418">
      <w:pPr>
        <w:pStyle w:val="a7"/>
        <w:numPr>
          <w:ilvl w:val="1"/>
          <w:numId w:val="2"/>
        </w:numPr>
      </w:pPr>
      <w:r>
        <w:t>сообщениях: дата доставки, тема сообщения, текст сообщения, размер, запланировано ли сообщение, запланированная дата доставки, отправлено ли сообщение, идентификатор очереди, в которой находится сообщение, выбранный пользователем сервис доставки, сервис доставки, посредством которого сообщение доставлено, идентификатор отправителя, статус доставки, дата создания сообщения, является ли текст сообщения</w:t>
      </w:r>
      <w:r w:rsidRPr="00502B81">
        <w:t xml:space="preserve"> </w:t>
      </w:r>
      <w:r>
        <w:rPr>
          <w:lang w:val="en-US"/>
        </w:rPr>
        <w:t>html</w:t>
      </w:r>
      <w:r>
        <w:t xml:space="preserve">-страницей; </w:t>
      </w:r>
    </w:p>
    <w:p w14:paraId="3F721B87" w14:textId="72119F01" w:rsidR="002F779F" w:rsidRDefault="00502B81" w:rsidP="00F61418">
      <w:pPr>
        <w:pStyle w:val="a7"/>
        <w:numPr>
          <w:ilvl w:val="1"/>
          <w:numId w:val="2"/>
        </w:numPr>
      </w:pPr>
      <w:r>
        <w:t>адресах получателей</w:t>
      </w:r>
      <w:r w:rsidR="002F779F">
        <w:t>:</w:t>
      </w:r>
      <w:r>
        <w:t xml:space="preserve"> электронный адрес получателя, сообщение, отправляемое на этот адрес</w:t>
      </w:r>
      <w:r w:rsidR="002F779F">
        <w:t>;</w:t>
      </w:r>
    </w:p>
    <w:p w14:paraId="190DC6C2" w14:textId="68E3DDD2" w:rsidR="002F779F" w:rsidRDefault="00502B81" w:rsidP="00F61418">
      <w:pPr>
        <w:pStyle w:val="a7"/>
        <w:numPr>
          <w:ilvl w:val="1"/>
          <w:numId w:val="2"/>
        </w:numPr>
      </w:pPr>
      <w:r>
        <w:t>очередях доставки: интервал доставки, дата последней отправки;</w:t>
      </w:r>
    </w:p>
    <w:p w14:paraId="08C1A8FE" w14:textId="4C33D82B" w:rsidR="00502B81" w:rsidRDefault="00502B81" w:rsidP="00F61418">
      <w:pPr>
        <w:pStyle w:val="a7"/>
        <w:numPr>
          <w:ilvl w:val="1"/>
          <w:numId w:val="2"/>
        </w:numPr>
      </w:pPr>
      <w:r>
        <w:t>прикрепленных файлах: название файла, содержание файла, тип файла, сообщение, к которому файл прикреплен;</w:t>
      </w:r>
    </w:p>
    <w:p w14:paraId="7BF8D883" w14:textId="344D65A9" w:rsidR="00502B81" w:rsidRDefault="00502B81" w:rsidP="00F61418">
      <w:pPr>
        <w:pStyle w:val="a7"/>
        <w:numPr>
          <w:ilvl w:val="1"/>
          <w:numId w:val="2"/>
        </w:numPr>
      </w:pPr>
      <w:r>
        <w:t>пользователях: имя и фамилия пользователя, электронный адрес почты пользователя, хэш пароля, статус активности пользователя, роль;</w:t>
      </w:r>
    </w:p>
    <w:p w14:paraId="1841E0DC" w14:textId="1839AB44" w:rsidR="00502B81" w:rsidRDefault="00502B81" w:rsidP="00F61418">
      <w:pPr>
        <w:pStyle w:val="a7"/>
        <w:numPr>
          <w:ilvl w:val="1"/>
          <w:numId w:val="2"/>
        </w:numPr>
      </w:pPr>
      <w:r>
        <w:t>контактах: электронный адрес почты контакта, имя контакта, идентификатор пользователя, которому принадлежит данный контакт;</w:t>
      </w:r>
    </w:p>
    <w:p w14:paraId="776C13F6" w14:textId="21F41074" w:rsidR="00502B81" w:rsidRDefault="00502B81" w:rsidP="00F61418">
      <w:pPr>
        <w:pStyle w:val="a7"/>
        <w:numPr>
          <w:ilvl w:val="1"/>
          <w:numId w:val="2"/>
        </w:numPr>
      </w:pPr>
      <w:r>
        <w:t>доступах: дата начала действия доступа, дата окончания действия доступа, идентификатор действующего тарифа, идентификатор пользователя, которому принадлежит данный доступ;</w:t>
      </w:r>
    </w:p>
    <w:p w14:paraId="2B27FF8B" w14:textId="6C9F22D2" w:rsidR="00502B81" w:rsidRDefault="00502B81" w:rsidP="00F61418">
      <w:pPr>
        <w:pStyle w:val="a7"/>
        <w:numPr>
          <w:ilvl w:val="1"/>
          <w:numId w:val="2"/>
        </w:numPr>
      </w:pPr>
      <w:r>
        <w:t>тарифах: название тарифа, цена;</w:t>
      </w:r>
    </w:p>
    <w:p w14:paraId="3007C169" w14:textId="32B855AF" w:rsidR="00502B81" w:rsidRDefault="00502B81" w:rsidP="00F61418">
      <w:pPr>
        <w:pStyle w:val="a7"/>
        <w:numPr>
          <w:ilvl w:val="1"/>
          <w:numId w:val="2"/>
        </w:numPr>
      </w:pPr>
      <w:r>
        <w:t>скидках: наименование скидки, значение.</w:t>
      </w:r>
    </w:p>
    <w:p w14:paraId="3386DC1C" w14:textId="77777777" w:rsidR="002C3AE6" w:rsidRDefault="002C3AE6" w:rsidP="004A0142">
      <w:pPr>
        <w:pStyle w:val="1"/>
      </w:pPr>
      <w:r>
        <w:lastRenderedPageBreak/>
        <w:t>ЭКОНОМИЧЕСКИЙ АНАЛИЗ</w:t>
      </w:r>
    </w:p>
    <w:p w14:paraId="62E73F5A" w14:textId="57A12C78" w:rsidR="00C2268F" w:rsidRDefault="00C2268F" w:rsidP="00C2268F">
      <w:pPr>
        <w:rPr>
          <w:rFonts w:eastAsia="Times New Roman"/>
        </w:rPr>
      </w:pPr>
      <w:r>
        <w:rPr>
          <w:rFonts w:eastAsia="Times New Roman"/>
        </w:rPr>
        <w:t>Структура себестоимости программного продукта отражена в табл. 3.</w:t>
      </w:r>
      <w:r w:rsidR="00875FB1">
        <w:rPr>
          <w:rFonts w:eastAsia="Times New Roman"/>
        </w:rPr>
        <w:t>1</w:t>
      </w:r>
      <w:r>
        <w:rPr>
          <w:rFonts w:eastAsia="Times New Roman"/>
        </w:rPr>
        <w:t xml:space="preserve"> и представлена на рис. 3.</w:t>
      </w:r>
      <w:r w:rsidR="00875FB1">
        <w:rPr>
          <w:rFonts w:eastAsia="Times New Roman"/>
        </w:rPr>
        <w:t>1</w:t>
      </w:r>
      <w:r>
        <w:rPr>
          <w:rFonts w:eastAsia="Times New Roman"/>
        </w:rPr>
        <w:t>.</w:t>
      </w:r>
      <w:r w:rsidR="009873F2">
        <w:rPr>
          <w:rFonts w:eastAsia="Times New Roman"/>
        </w:rPr>
        <w:t xml:space="preserve"> Расчеты себестоимости приведены в прилож. 1.</w:t>
      </w:r>
    </w:p>
    <w:p w14:paraId="5C765B8D" w14:textId="6303E59E" w:rsidR="00C2268F" w:rsidRDefault="00C2268F" w:rsidP="00C2268F">
      <w:pPr>
        <w:ind w:firstLine="0"/>
        <w:jc w:val="right"/>
        <w:rPr>
          <w:rFonts w:eastAsia="Times New Roman"/>
          <w:b/>
        </w:rPr>
      </w:pPr>
      <w:bookmarkStart w:id="181" w:name="_Ref291088159"/>
      <w:r>
        <w:rPr>
          <w:rFonts w:eastAsia="Times New Roman"/>
          <w:b/>
        </w:rPr>
        <w:t>Таблица 3.</w:t>
      </w:r>
      <w:bookmarkEnd w:id="181"/>
      <w:r w:rsidR="00875FB1">
        <w:rPr>
          <w:rFonts w:eastAsia="Times New Roman"/>
          <w:b/>
        </w:rPr>
        <w:t>1</w:t>
      </w:r>
    </w:p>
    <w:p w14:paraId="43A313BA" w14:textId="77777777" w:rsidR="00C2268F" w:rsidRDefault="00C2268F" w:rsidP="00C2268F">
      <w:pPr>
        <w:pStyle w:val="affffff4"/>
      </w:pPr>
      <w: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1"/>
        <w:gridCol w:w="4896"/>
        <w:gridCol w:w="1733"/>
        <w:gridCol w:w="2180"/>
      </w:tblGrid>
      <w:tr w:rsidR="00C2268F" w14:paraId="1917BCC0" w14:textId="77777777" w:rsidTr="00C2268F">
        <w:trPr>
          <w:trHeight w:val="1007"/>
          <w:jc w:val="center"/>
        </w:trPr>
        <w:tc>
          <w:tcPr>
            <w:tcW w:w="621" w:type="dxa"/>
            <w:tcBorders>
              <w:top w:val="single" w:sz="6" w:space="0" w:color="000000"/>
              <w:left w:val="single" w:sz="6" w:space="0" w:color="000000"/>
              <w:bottom w:val="single" w:sz="6" w:space="0" w:color="000000"/>
              <w:right w:val="single" w:sz="6" w:space="0" w:color="000000"/>
            </w:tcBorders>
            <w:vAlign w:val="center"/>
            <w:hideMark/>
          </w:tcPr>
          <w:p w14:paraId="6238A8CD" w14:textId="77777777" w:rsidR="00C2268F" w:rsidRDefault="00C2268F">
            <w:pPr>
              <w:spacing w:line="240" w:lineRule="auto"/>
              <w:ind w:firstLine="0"/>
              <w:jc w:val="center"/>
              <w:rPr>
                <w:rFonts w:eastAsia="Times New Roman"/>
                <w:b/>
                <w:sz w:val="24"/>
                <w:szCs w:val="24"/>
              </w:rPr>
            </w:pPr>
            <w:r>
              <w:rPr>
                <w:rFonts w:eastAsia="Times New Roman"/>
                <w:b/>
                <w:sz w:val="24"/>
                <w:szCs w:val="24"/>
              </w:rPr>
              <w:t>№</w:t>
            </w:r>
          </w:p>
        </w:tc>
        <w:tc>
          <w:tcPr>
            <w:tcW w:w="4896" w:type="dxa"/>
            <w:tcBorders>
              <w:top w:val="single" w:sz="6" w:space="0" w:color="000000"/>
              <w:left w:val="single" w:sz="6" w:space="0" w:color="000000"/>
              <w:bottom w:val="single" w:sz="6" w:space="0" w:color="000000"/>
              <w:right w:val="single" w:sz="6" w:space="0" w:color="000000"/>
            </w:tcBorders>
            <w:vAlign w:val="center"/>
            <w:hideMark/>
          </w:tcPr>
          <w:p w14:paraId="32B09F55" w14:textId="77777777" w:rsidR="00C2268F" w:rsidRDefault="00C2268F">
            <w:pPr>
              <w:spacing w:line="240" w:lineRule="auto"/>
              <w:ind w:firstLine="0"/>
              <w:jc w:val="center"/>
              <w:rPr>
                <w:rFonts w:eastAsia="Times New Roman"/>
                <w:b/>
                <w:sz w:val="24"/>
                <w:szCs w:val="24"/>
              </w:rPr>
            </w:pPr>
            <w:r>
              <w:rPr>
                <w:rFonts w:eastAsia="Times New Roman"/>
                <w:b/>
                <w:sz w:val="24"/>
                <w:szCs w:val="24"/>
              </w:rPr>
              <w:t>Элементы себестоимости</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CDD5812" w14:textId="77777777" w:rsidR="00C2268F" w:rsidRDefault="00C2268F">
            <w:pPr>
              <w:spacing w:line="240" w:lineRule="auto"/>
              <w:ind w:firstLine="0"/>
              <w:jc w:val="center"/>
              <w:rPr>
                <w:rFonts w:eastAsia="Times New Roman"/>
                <w:b/>
                <w:sz w:val="24"/>
                <w:szCs w:val="24"/>
              </w:rPr>
            </w:pPr>
            <w:r>
              <w:rPr>
                <w:rFonts w:eastAsia="Times New Roman"/>
                <w:b/>
                <w:sz w:val="24"/>
                <w:szCs w:val="24"/>
              </w:rPr>
              <w:t>Сумма (руб.)</w:t>
            </w:r>
          </w:p>
        </w:tc>
        <w:tc>
          <w:tcPr>
            <w:tcW w:w="2180" w:type="dxa"/>
            <w:tcBorders>
              <w:top w:val="single" w:sz="6" w:space="0" w:color="000000"/>
              <w:left w:val="single" w:sz="6" w:space="0" w:color="000000"/>
              <w:bottom w:val="single" w:sz="6" w:space="0" w:color="000000"/>
              <w:right w:val="single" w:sz="6" w:space="0" w:color="000000"/>
            </w:tcBorders>
            <w:hideMark/>
          </w:tcPr>
          <w:p w14:paraId="12887C5D" w14:textId="77777777" w:rsidR="00C2268F" w:rsidRDefault="00C2268F">
            <w:pPr>
              <w:spacing w:line="240" w:lineRule="auto"/>
              <w:ind w:firstLine="0"/>
              <w:jc w:val="center"/>
              <w:rPr>
                <w:rFonts w:eastAsia="Times New Roman"/>
                <w:b/>
                <w:sz w:val="24"/>
                <w:szCs w:val="24"/>
              </w:rPr>
            </w:pPr>
            <w:r>
              <w:rPr>
                <w:rFonts w:eastAsia="Times New Roman"/>
                <w:b/>
                <w:sz w:val="24"/>
                <w:szCs w:val="24"/>
              </w:rPr>
              <w:t>% в общ. сумме себестоимости</w:t>
            </w:r>
          </w:p>
        </w:tc>
      </w:tr>
      <w:tr w:rsidR="00C2268F" w14:paraId="076F7532" w14:textId="77777777" w:rsidTr="00C2268F">
        <w:trPr>
          <w:trHeight w:val="271"/>
          <w:jc w:val="center"/>
        </w:trPr>
        <w:tc>
          <w:tcPr>
            <w:tcW w:w="621" w:type="dxa"/>
            <w:tcBorders>
              <w:top w:val="single" w:sz="6" w:space="0" w:color="000000"/>
              <w:left w:val="single" w:sz="6" w:space="0" w:color="000000"/>
              <w:bottom w:val="single" w:sz="6" w:space="0" w:color="000000"/>
              <w:right w:val="single" w:sz="6" w:space="0" w:color="000000"/>
            </w:tcBorders>
            <w:hideMark/>
          </w:tcPr>
          <w:p w14:paraId="3EB0D7BC" w14:textId="77777777" w:rsidR="00C2268F" w:rsidRDefault="00C2268F">
            <w:pPr>
              <w:spacing w:line="240" w:lineRule="auto"/>
              <w:ind w:firstLine="0"/>
              <w:jc w:val="center"/>
              <w:rPr>
                <w:rFonts w:eastAsia="Times New Roman"/>
                <w:sz w:val="24"/>
                <w:szCs w:val="24"/>
              </w:rPr>
            </w:pPr>
            <w:r>
              <w:rPr>
                <w:rFonts w:eastAsia="Times New Roman"/>
                <w:sz w:val="24"/>
                <w:szCs w:val="24"/>
              </w:rPr>
              <w:t>1</w:t>
            </w:r>
          </w:p>
        </w:tc>
        <w:tc>
          <w:tcPr>
            <w:tcW w:w="4896" w:type="dxa"/>
            <w:tcBorders>
              <w:top w:val="single" w:sz="6" w:space="0" w:color="000000"/>
              <w:left w:val="single" w:sz="6" w:space="0" w:color="000000"/>
              <w:bottom w:val="single" w:sz="6" w:space="0" w:color="000000"/>
              <w:right w:val="single" w:sz="6" w:space="0" w:color="000000"/>
            </w:tcBorders>
            <w:hideMark/>
          </w:tcPr>
          <w:p w14:paraId="215113CD" w14:textId="77777777" w:rsidR="00C2268F" w:rsidRDefault="00C2268F">
            <w:pPr>
              <w:spacing w:line="240" w:lineRule="auto"/>
              <w:ind w:firstLine="0"/>
              <w:jc w:val="left"/>
              <w:rPr>
                <w:rFonts w:eastAsia="Times New Roman"/>
                <w:sz w:val="24"/>
                <w:szCs w:val="24"/>
              </w:rPr>
            </w:pPr>
            <w:r>
              <w:rPr>
                <w:rFonts w:eastAsia="Times New Roman"/>
                <w:sz w:val="24"/>
                <w:szCs w:val="24"/>
              </w:rPr>
              <w:t>Общая заработная плата исполнителя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E716468" w14:textId="77777777" w:rsidR="00C2268F" w:rsidRDefault="00C2268F">
            <w:pPr>
              <w:ind w:firstLine="10"/>
              <w:jc w:val="center"/>
              <w:rPr>
                <w:rFonts w:eastAsia="Times New Roman"/>
                <w:sz w:val="24"/>
                <w:szCs w:val="24"/>
              </w:rPr>
            </w:pPr>
            <w:r>
              <w:t>786 125</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F25C7D2" w14:textId="77777777" w:rsidR="00C2268F" w:rsidRDefault="00C2268F">
            <w:pPr>
              <w:ind w:firstLine="0"/>
              <w:jc w:val="center"/>
              <w:rPr>
                <w:rFonts w:eastAsia="Times New Roman"/>
              </w:rPr>
            </w:pPr>
            <w:r>
              <w:t>56,20</w:t>
            </w:r>
          </w:p>
        </w:tc>
      </w:tr>
      <w:tr w:rsidR="00C2268F" w14:paraId="27995B6D"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9EFB197" w14:textId="77777777" w:rsidR="00C2268F" w:rsidRDefault="00C2268F">
            <w:pPr>
              <w:spacing w:line="240" w:lineRule="auto"/>
              <w:ind w:firstLine="0"/>
              <w:jc w:val="center"/>
              <w:rPr>
                <w:rFonts w:eastAsia="Times New Roman"/>
                <w:sz w:val="24"/>
                <w:szCs w:val="24"/>
              </w:rPr>
            </w:pPr>
            <w:r>
              <w:rPr>
                <w:rFonts w:eastAsia="Times New Roman"/>
                <w:sz w:val="24"/>
                <w:szCs w:val="24"/>
              </w:rPr>
              <w:t>3</w:t>
            </w:r>
          </w:p>
        </w:tc>
        <w:tc>
          <w:tcPr>
            <w:tcW w:w="4896" w:type="dxa"/>
            <w:tcBorders>
              <w:top w:val="single" w:sz="6" w:space="0" w:color="000000"/>
              <w:left w:val="single" w:sz="6" w:space="0" w:color="000000"/>
              <w:bottom w:val="single" w:sz="6" w:space="0" w:color="000000"/>
              <w:right w:val="single" w:sz="6" w:space="0" w:color="000000"/>
            </w:tcBorders>
            <w:hideMark/>
          </w:tcPr>
          <w:p w14:paraId="5B7CD10F" w14:textId="77777777" w:rsidR="00C2268F" w:rsidRDefault="00C2268F">
            <w:pPr>
              <w:spacing w:line="240" w:lineRule="auto"/>
              <w:ind w:firstLine="0"/>
              <w:jc w:val="left"/>
              <w:rPr>
                <w:rFonts w:eastAsia="Times New Roman"/>
                <w:sz w:val="24"/>
                <w:szCs w:val="24"/>
              </w:rPr>
            </w:pPr>
            <w:r>
              <w:rPr>
                <w:rFonts w:eastAsia="Times New Roman"/>
                <w:sz w:val="24"/>
                <w:szCs w:val="24"/>
              </w:rPr>
              <w:t>Отчисления на социальные нужды (страховые взносы)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E6D192B" w14:textId="77777777" w:rsidR="00C2268F" w:rsidRDefault="00C2268F">
            <w:pPr>
              <w:ind w:firstLine="10"/>
              <w:jc w:val="center"/>
            </w:pPr>
            <w:r>
              <w:t>95 702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6B75F8" w14:textId="77777777" w:rsidR="00C2268F" w:rsidRDefault="00C2268F">
            <w:pPr>
              <w:ind w:firstLine="0"/>
              <w:jc w:val="center"/>
            </w:pPr>
            <w:r>
              <w:t>6,84</w:t>
            </w:r>
          </w:p>
        </w:tc>
      </w:tr>
      <w:tr w:rsidR="00C2268F" w14:paraId="20467FD7"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1551E25" w14:textId="77777777" w:rsidR="00C2268F" w:rsidRDefault="00C2268F">
            <w:pPr>
              <w:spacing w:line="240" w:lineRule="auto"/>
              <w:ind w:firstLine="0"/>
              <w:jc w:val="center"/>
              <w:rPr>
                <w:rFonts w:eastAsia="Times New Roman"/>
                <w:sz w:val="24"/>
                <w:szCs w:val="24"/>
              </w:rPr>
            </w:pPr>
            <w:r>
              <w:rPr>
                <w:rFonts w:eastAsia="Times New Roman"/>
                <w:sz w:val="24"/>
                <w:szCs w:val="24"/>
              </w:rPr>
              <w:t>4</w:t>
            </w:r>
          </w:p>
        </w:tc>
        <w:tc>
          <w:tcPr>
            <w:tcW w:w="4896" w:type="dxa"/>
            <w:tcBorders>
              <w:top w:val="single" w:sz="6" w:space="0" w:color="000000"/>
              <w:left w:val="single" w:sz="6" w:space="0" w:color="000000"/>
              <w:bottom w:val="single" w:sz="6" w:space="0" w:color="000000"/>
              <w:right w:val="single" w:sz="6" w:space="0" w:color="000000"/>
            </w:tcBorders>
            <w:hideMark/>
          </w:tcPr>
          <w:p w14:paraId="79723818" w14:textId="77777777" w:rsidR="00C2268F" w:rsidRDefault="00C2268F">
            <w:pPr>
              <w:spacing w:line="240" w:lineRule="auto"/>
              <w:ind w:firstLine="0"/>
              <w:jc w:val="left"/>
              <w:rPr>
                <w:rFonts w:eastAsia="Times New Roman"/>
                <w:sz w:val="24"/>
                <w:szCs w:val="24"/>
              </w:rPr>
            </w:pPr>
            <w:r>
              <w:rPr>
                <w:rFonts w:eastAsia="Times New Roman"/>
                <w:sz w:val="24"/>
                <w:szCs w:val="24"/>
              </w:rPr>
              <w:t>Арендные платежи за производственные (офисные) помещения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DDEFBF0" w14:textId="77777777" w:rsidR="00C2268F" w:rsidRDefault="00C2268F">
            <w:pPr>
              <w:ind w:firstLine="10"/>
              <w:jc w:val="center"/>
            </w:pPr>
            <w:r>
              <w:t>134 572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5E73EC8B" w14:textId="77777777" w:rsidR="00C2268F" w:rsidRDefault="00C2268F">
            <w:pPr>
              <w:ind w:firstLine="0"/>
              <w:jc w:val="center"/>
            </w:pPr>
            <w:r>
              <w:t>9,62</w:t>
            </w:r>
          </w:p>
        </w:tc>
      </w:tr>
      <w:tr w:rsidR="00C2268F" w14:paraId="3BBC90C5"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BA331CC" w14:textId="77777777" w:rsidR="00C2268F" w:rsidRDefault="00C2268F">
            <w:pPr>
              <w:spacing w:line="240" w:lineRule="auto"/>
              <w:ind w:firstLine="0"/>
              <w:jc w:val="center"/>
              <w:rPr>
                <w:rFonts w:eastAsia="Times New Roman"/>
                <w:sz w:val="24"/>
                <w:szCs w:val="24"/>
              </w:rPr>
            </w:pPr>
            <w:r>
              <w:rPr>
                <w:rFonts w:eastAsia="Times New Roman"/>
                <w:sz w:val="24"/>
                <w:szCs w:val="24"/>
              </w:rPr>
              <w:t>5</w:t>
            </w:r>
          </w:p>
        </w:tc>
        <w:tc>
          <w:tcPr>
            <w:tcW w:w="4896" w:type="dxa"/>
            <w:tcBorders>
              <w:top w:val="single" w:sz="6" w:space="0" w:color="000000"/>
              <w:left w:val="single" w:sz="6" w:space="0" w:color="000000"/>
              <w:bottom w:val="single" w:sz="6" w:space="0" w:color="000000"/>
              <w:right w:val="single" w:sz="6" w:space="0" w:color="000000"/>
            </w:tcBorders>
            <w:hideMark/>
          </w:tcPr>
          <w:p w14:paraId="4EBA3F04" w14:textId="77777777" w:rsidR="00C2268F" w:rsidRDefault="00C2268F">
            <w:pPr>
              <w:spacing w:line="240" w:lineRule="auto"/>
              <w:ind w:firstLine="0"/>
              <w:jc w:val="left"/>
              <w:rPr>
                <w:rFonts w:eastAsia="Times New Roman"/>
                <w:sz w:val="24"/>
                <w:szCs w:val="24"/>
              </w:rPr>
            </w:pPr>
            <w:r>
              <w:rPr>
                <w:rFonts w:eastAsia="Times New Roman"/>
                <w:sz w:val="24"/>
                <w:szCs w:val="24"/>
              </w:rPr>
              <w:t>Амортизация используемых основных средств и нематериальных активов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A106979" w14:textId="77777777" w:rsidR="00C2268F" w:rsidRDefault="00C2268F">
            <w:pPr>
              <w:ind w:firstLine="10"/>
              <w:jc w:val="center"/>
            </w:pPr>
            <w:r>
              <w:t>78 986</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42AB2BD0" w14:textId="77777777" w:rsidR="00C2268F" w:rsidRDefault="00C2268F">
            <w:pPr>
              <w:ind w:firstLine="0"/>
              <w:jc w:val="center"/>
            </w:pPr>
            <w:r>
              <w:t>5,65</w:t>
            </w:r>
          </w:p>
        </w:tc>
      </w:tr>
      <w:tr w:rsidR="00C2268F" w14:paraId="001552E0"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C0AB6F9" w14:textId="77777777" w:rsidR="00C2268F" w:rsidRDefault="00C2268F">
            <w:pPr>
              <w:spacing w:line="240" w:lineRule="auto"/>
              <w:ind w:firstLine="0"/>
              <w:jc w:val="center"/>
              <w:rPr>
                <w:rFonts w:eastAsia="Times New Roman"/>
                <w:sz w:val="24"/>
                <w:szCs w:val="24"/>
              </w:rPr>
            </w:pPr>
            <w:r>
              <w:rPr>
                <w:rFonts w:eastAsia="Times New Roman"/>
                <w:sz w:val="24"/>
                <w:szCs w:val="24"/>
              </w:rPr>
              <w:t>6</w:t>
            </w:r>
          </w:p>
        </w:tc>
        <w:tc>
          <w:tcPr>
            <w:tcW w:w="4896" w:type="dxa"/>
            <w:tcBorders>
              <w:top w:val="single" w:sz="6" w:space="0" w:color="000000"/>
              <w:left w:val="single" w:sz="6" w:space="0" w:color="000000"/>
              <w:bottom w:val="single" w:sz="6" w:space="0" w:color="000000"/>
              <w:right w:val="single" w:sz="6" w:space="0" w:color="000000"/>
            </w:tcBorders>
            <w:hideMark/>
          </w:tcPr>
          <w:p w14:paraId="521A4D6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модернизацию и приобретение основных средств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617D47C"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6B3F8D1C" w14:textId="77777777" w:rsidR="00C2268F" w:rsidRDefault="00C2268F">
            <w:pPr>
              <w:ind w:firstLine="0"/>
              <w:jc w:val="center"/>
            </w:pPr>
            <w:r>
              <w:t>-</w:t>
            </w:r>
          </w:p>
        </w:tc>
      </w:tr>
      <w:tr w:rsidR="00C2268F" w14:paraId="72BAAE92"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D191DD6" w14:textId="77777777" w:rsidR="00C2268F" w:rsidRDefault="00C2268F">
            <w:pPr>
              <w:spacing w:line="240" w:lineRule="auto"/>
              <w:ind w:firstLine="0"/>
              <w:jc w:val="center"/>
              <w:rPr>
                <w:rFonts w:eastAsia="Times New Roman"/>
                <w:sz w:val="24"/>
                <w:szCs w:val="24"/>
              </w:rPr>
            </w:pPr>
            <w:r>
              <w:rPr>
                <w:rFonts w:eastAsia="Times New Roman"/>
                <w:sz w:val="24"/>
                <w:szCs w:val="24"/>
              </w:rPr>
              <w:t>7</w:t>
            </w:r>
          </w:p>
        </w:tc>
        <w:tc>
          <w:tcPr>
            <w:tcW w:w="4896" w:type="dxa"/>
            <w:tcBorders>
              <w:top w:val="single" w:sz="6" w:space="0" w:color="000000"/>
              <w:left w:val="single" w:sz="6" w:space="0" w:color="000000"/>
              <w:bottom w:val="single" w:sz="6" w:space="0" w:color="000000"/>
              <w:right w:val="single" w:sz="6" w:space="0" w:color="000000"/>
            </w:tcBorders>
            <w:hideMark/>
          </w:tcPr>
          <w:p w14:paraId="579A7901"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приобретение необходимого ПО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C20EFCE"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69CA6DF" w14:textId="77777777" w:rsidR="00C2268F" w:rsidRDefault="00C2268F">
            <w:pPr>
              <w:ind w:firstLine="0"/>
              <w:jc w:val="center"/>
            </w:pPr>
            <w:r>
              <w:t>-</w:t>
            </w:r>
          </w:p>
        </w:tc>
      </w:tr>
      <w:tr w:rsidR="00C2268F" w14:paraId="5E1A45A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7EC81717" w14:textId="77777777" w:rsidR="00C2268F" w:rsidRDefault="00C2268F">
            <w:pPr>
              <w:spacing w:line="240" w:lineRule="auto"/>
              <w:ind w:firstLine="0"/>
              <w:jc w:val="center"/>
              <w:rPr>
                <w:rFonts w:eastAsia="Times New Roman"/>
                <w:sz w:val="24"/>
                <w:szCs w:val="24"/>
              </w:rPr>
            </w:pPr>
            <w:r>
              <w:rPr>
                <w:rFonts w:eastAsia="Times New Roman"/>
                <w:sz w:val="24"/>
                <w:szCs w:val="24"/>
              </w:rPr>
              <w:t>8</w:t>
            </w:r>
          </w:p>
        </w:tc>
        <w:tc>
          <w:tcPr>
            <w:tcW w:w="4896" w:type="dxa"/>
            <w:tcBorders>
              <w:top w:val="single" w:sz="6" w:space="0" w:color="000000"/>
              <w:left w:val="single" w:sz="6" w:space="0" w:color="000000"/>
              <w:bottom w:val="single" w:sz="6" w:space="0" w:color="000000"/>
              <w:right w:val="single" w:sz="6" w:space="0" w:color="000000"/>
            </w:tcBorders>
            <w:hideMark/>
          </w:tcPr>
          <w:p w14:paraId="5D2AB787"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интернет, связь</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4ACF9EB8"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08C92B" w14:textId="77777777" w:rsidR="00C2268F" w:rsidRDefault="00C2268F">
            <w:pPr>
              <w:ind w:firstLine="0"/>
              <w:jc w:val="center"/>
            </w:pPr>
            <w:r>
              <w:t>-</w:t>
            </w:r>
          </w:p>
        </w:tc>
      </w:tr>
      <w:tr w:rsidR="00C2268F" w14:paraId="3B7D77B8"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30EFA32A" w14:textId="77777777" w:rsidR="00C2268F" w:rsidRDefault="00C2268F">
            <w:pPr>
              <w:spacing w:line="240" w:lineRule="auto"/>
              <w:ind w:firstLine="0"/>
              <w:jc w:val="center"/>
              <w:rPr>
                <w:rFonts w:eastAsia="Times New Roman"/>
                <w:sz w:val="24"/>
                <w:szCs w:val="24"/>
              </w:rPr>
            </w:pPr>
            <w:r>
              <w:rPr>
                <w:rFonts w:eastAsia="Times New Roman"/>
                <w:sz w:val="24"/>
                <w:szCs w:val="24"/>
              </w:rPr>
              <w:t>9</w:t>
            </w:r>
          </w:p>
        </w:tc>
        <w:tc>
          <w:tcPr>
            <w:tcW w:w="4896" w:type="dxa"/>
            <w:tcBorders>
              <w:top w:val="single" w:sz="6" w:space="0" w:color="000000"/>
              <w:left w:val="single" w:sz="6" w:space="0" w:color="000000"/>
              <w:bottom w:val="single" w:sz="6" w:space="0" w:color="000000"/>
              <w:right w:val="single" w:sz="6" w:space="0" w:color="000000"/>
            </w:tcBorders>
            <w:hideMark/>
          </w:tcPr>
          <w:p w14:paraId="7453474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канцелярские товары и расходные материалы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9E1E0B5" w14:textId="77777777" w:rsidR="00C2268F" w:rsidRDefault="00C2268F">
            <w:pPr>
              <w:ind w:firstLine="10"/>
              <w:jc w:val="center"/>
            </w:pPr>
            <w:r>
              <w:t>4 200</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97653E6" w14:textId="77777777" w:rsidR="00C2268F" w:rsidRDefault="00C2268F">
            <w:pPr>
              <w:ind w:firstLine="0"/>
              <w:jc w:val="center"/>
            </w:pPr>
            <w:r>
              <w:t>0,30</w:t>
            </w:r>
          </w:p>
        </w:tc>
      </w:tr>
      <w:tr w:rsidR="00C2268F" w14:paraId="02FC3C5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766AD87" w14:textId="77777777" w:rsidR="00C2268F" w:rsidRDefault="00C2268F">
            <w:pPr>
              <w:spacing w:line="240" w:lineRule="auto"/>
              <w:ind w:firstLine="0"/>
              <w:jc w:val="center"/>
              <w:rPr>
                <w:rFonts w:eastAsia="Times New Roman"/>
                <w:sz w:val="24"/>
                <w:szCs w:val="24"/>
              </w:rPr>
            </w:pPr>
            <w:r>
              <w:rPr>
                <w:rFonts w:eastAsia="Times New Roman"/>
                <w:sz w:val="24"/>
                <w:szCs w:val="24"/>
              </w:rPr>
              <w:t>10</w:t>
            </w:r>
          </w:p>
        </w:tc>
        <w:tc>
          <w:tcPr>
            <w:tcW w:w="4896" w:type="dxa"/>
            <w:tcBorders>
              <w:top w:val="single" w:sz="6" w:space="0" w:color="000000"/>
              <w:left w:val="single" w:sz="6" w:space="0" w:color="000000"/>
              <w:bottom w:val="single" w:sz="6" w:space="0" w:color="000000"/>
              <w:right w:val="single" w:sz="6" w:space="0" w:color="000000"/>
            </w:tcBorders>
            <w:hideMark/>
          </w:tcPr>
          <w:p w14:paraId="191BEC29" w14:textId="77777777" w:rsidR="00C2268F" w:rsidRDefault="00C2268F">
            <w:pPr>
              <w:spacing w:line="240" w:lineRule="auto"/>
              <w:ind w:firstLine="0"/>
              <w:jc w:val="left"/>
              <w:rPr>
                <w:rFonts w:eastAsia="Times New Roman"/>
                <w:sz w:val="24"/>
                <w:szCs w:val="24"/>
              </w:rPr>
            </w:pPr>
            <w:r>
              <w:rPr>
                <w:rFonts w:eastAsia="Times New Roman"/>
                <w:sz w:val="24"/>
                <w:szCs w:val="24"/>
              </w:rPr>
              <w:t>Прочие расходы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F3FABBF" w14:textId="77777777" w:rsidR="00C2268F" w:rsidRDefault="00C2268F">
            <w:pPr>
              <w:spacing w:line="240" w:lineRule="auto"/>
              <w:ind w:firstLine="0"/>
              <w:jc w:val="center"/>
              <w:rPr>
                <w:rFonts w:eastAsia="Times New Roman"/>
                <w:sz w:val="24"/>
                <w:szCs w:val="24"/>
              </w:rPr>
            </w:pPr>
            <w:r>
              <w:rPr>
                <w:rFonts w:eastAsia="Times New Roman"/>
                <w:sz w:val="24"/>
                <w:szCs w:val="24"/>
              </w:rPr>
              <w:t>299 114</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8ACA9D6" w14:textId="77777777" w:rsidR="00C2268F" w:rsidRDefault="00C2268F">
            <w:pPr>
              <w:ind w:firstLine="0"/>
              <w:jc w:val="center"/>
              <w:rPr>
                <w:sz w:val="24"/>
              </w:rPr>
            </w:pPr>
            <w:r>
              <w:rPr>
                <w:sz w:val="24"/>
              </w:rPr>
              <w:t>21,39</w:t>
            </w:r>
          </w:p>
        </w:tc>
      </w:tr>
      <w:tr w:rsidR="00C2268F" w14:paraId="6FAD5E02" w14:textId="77777777" w:rsidTr="00C2268F">
        <w:trPr>
          <w:jc w:val="center"/>
        </w:trPr>
        <w:tc>
          <w:tcPr>
            <w:tcW w:w="5517" w:type="dxa"/>
            <w:gridSpan w:val="2"/>
            <w:tcBorders>
              <w:top w:val="single" w:sz="6" w:space="0" w:color="000000"/>
              <w:left w:val="single" w:sz="6" w:space="0" w:color="000000"/>
              <w:bottom w:val="single" w:sz="6" w:space="0" w:color="000000"/>
              <w:right w:val="single" w:sz="6" w:space="0" w:color="000000"/>
            </w:tcBorders>
            <w:hideMark/>
          </w:tcPr>
          <w:p w14:paraId="21A418B9" w14:textId="77777777" w:rsidR="00C2268F" w:rsidRDefault="00C2268F">
            <w:pPr>
              <w:spacing w:line="240" w:lineRule="auto"/>
              <w:ind w:firstLine="0"/>
              <w:jc w:val="right"/>
              <w:rPr>
                <w:rFonts w:eastAsia="Times New Roman"/>
                <w:b/>
                <w:sz w:val="24"/>
                <w:szCs w:val="24"/>
              </w:rPr>
            </w:pPr>
            <w:r>
              <w:rPr>
                <w:rFonts w:eastAsia="Times New Roman"/>
                <w:b/>
                <w:sz w:val="24"/>
                <w:szCs w:val="24"/>
              </w:rPr>
              <w:t>Итого: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F552463" w14:textId="77777777" w:rsidR="00C2268F" w:rsidRDefault="00C2268F">
            <w:pPr>
              <w:spacing w:line="240" w:lineRule="auto"/>
              <w:ind w:firstLine="0"/>
              <w:jc w:val="center"/>
              <w:rPr>
                <w:rFonts w:eastAsia="Times New Roman" w:cs="Times New Roman"/>
                <w:b/>
                <w:bCs/>
                <w:color w:val="000000"/>
                <w:sz w:val="24"/>
              </w:rPr>
            </w:pPr>
            <w:r>
              <w:rPr>
                <w:rFonts w:cs="Times New Roman"/>
                <w:b/>
                <w:bCs/>
                <w:color w:val="000000"/>
                <w:sz w:val="24"/>
              </w:rPr>
              <w:t>1 398 699</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061B6C4" w14:textId="77777777" w:rsidR="00C2268F" w:rsidRDefault="00C2268F">
            <w:pPr>
              <w:spacing w:line="240" w:lineRule="auto"/>
              <w:ind w:firstLine="0"/>
              <w:jc w:val="center"/>
              <w:rPr>
                <w:rFonts w:eastAsia="Times New Roman"/>
                <w:b/>
                <w:color w:val="000000" w:themeColor="text1"/>
                <w:sz w:val="24"/>
                <w:szCs w:val="24"/>
                <w:lang w:val="en-US"/>
              </w:rPr>
            </w:pPr>
            <w:r>
              <w:rPr>
                <w:rFonts w:eastAsia="Times New Roman"/>
                <w:b/>
                <w:sz w:val="24"/>
                <w:szCs w:val="24"/>
              </w:rPr>
              <w:t>100</w:t>
            </w:r>
          </w:p>
        </w:tc>
      </w:tr>
    </w:tbl>
    <w:tbl>
      <w:tblPr>
        <w:tblStyle w:val="af9"/>
        <w:tblpPr w:leftFromText="180" w:rightFromText="180" w:vertAnchor="page" w:horzAnchor="page" w:tblpX="10671" w:tblpY="1161"/>
        <w:tblW w:w="0" w:type="auto"/>
        <w:tblLook w:val="04A0" w:firstRow="1" w:lastRow="0" w:firstColumn="1" w:lastColumn="0" w:noHBand="0" w:noVBand="1"/>
      </w:tblPr>
      <w:tblGrid>
        <w:gridCol w:w="1254"/>
      </w:tblGrid>
      <w:tr w:rsidR="00046896" w14:paraId="20ED2AE0" w14:textId="77777777" w:rsidTr="00046896">
        <w:trPr>
          <w:cantSplit/>
          <w:trHeight w:val="14034"/>
        </w:trPr>
        <w:tc>
          <w:tcPr>
            <w:tcW w:w="1254" w:type="dxa"/>
            <w:tcBorders>
              <w:top w:val="nil"/>
              <w:left w:val="nil"/>
              <w:bottom w:val="nil"/>
              <w:right w:val="nil"/>
            </w:tcBorders>
            <w:textDirection w:val="btLr"/>
            <w:hideMark/>
          </w:tcPr>
          <w:p w14:paraId="24A9CB68" w14:textId="6B28BB8C" w:rsidR="00046896" w:rsidRPr="00046896" w:rsidRDefault="00046896" w:rsidP="00875FB1">
            <w:pPr>
              <w:pStyle w:val="affffff4"/>
            </w:pPr>
            <w:r>
              <w:lastRenderedPageBreak/>
              <w:t>Рис. 3.</w:t>
            </w:r>
            <w:r w:rsidR="00875FB1">
              <w:t>1</w:t>
            </w:r>
            <w:r>
              <w:t>. Структура себестоимости программного продукта</w:t>
            </w:r>
          </w:p>
        </w:tc>
      </w:tr>
    </w:tbl>
    <w:p w14:paraId="5A86B4C5" w14:textId="77777777" w:rsidR="00C2268F" w:rsidRDefault="00C2268F" w:rsidP="00C2268F">
      <w:pPr>
        <w:ind w:firstLine="0"/>
        <w:jc w:val="left"/>
        <w:rPr>
          <w:color w:val="000000" w:themeColor="text1"/>
        </w:rPr>
      </w:pPr>
    </w:p>
    <w:p w14:paraId="34A9DB5A" w14:textId="77777777" w:rsidR="00C2268F" w:rsidRDefault="00C2268F" w:rsidP="00C2268F">
      <w:pPr>
        <w:ind w:firstLine="0"/>
        <w:jc w:val="left"/>
        <w:rPr>
          <w:color w:val="000000" w:themeColor="text1"/>
        </w:rPr>
      </w:pPr>
    </w:p>
    <w:p w14:paraId="68FC66A3" w14:textId="2A3D0977" w:rsidR="00C2268F" w:rsidRDefault="00786EF5" w:rsidP="00786EF5">
      <w:pPr>
        <w:ind w:firstLine="0"/>
        <w:jc w:val="left"/>
        <w:rPr>
          <w:color w:val="000000" w:themeColor="text1"/>
        </w:rPr>
      </w:pPr>
      <w:r w:rsidRPr="00786EF5">
        <w:rPr>
          <w:noProof/>
          <w:color w:val="000000" w:themeColor="text1"/>
          <w:lang w:eastAsia="ru-RU"/>
        </w:rPr>
        <w:drawing>
          <wp:inline distT="0" distB="0" distL="0" distR="0" wp14:anchorId="15D470FF" wp14:editId="5550FC06">
            <wp:extent cx="8721145" cy="5214770"/>
            <wp:effectExtent l="635" t="0" r="444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748667" cy="5231226"/>
                    </a:xfrm>
                    <a:prstGeom prst="rect">
                      <a:avLst/>
                    </a:prstGeom>
                  </pic:spPr>
                </pic:pic>
              </a:graphicData>
            </a:graphic>
          </wp:inline>
        </w:drawing>
      </w:r>
    </w:p>
    <w:p w14:paraId="10E9EC06" w14:textId="568A5C1C" w:rsidR="002C3AE6" w:rsidRDefault="002C3AE6" w:rsidP="005F7E37">
      <w:pPr>
        <w:pStyle w:val="1"/>
      </w:pPr>
      <w:r>
        <w:lastRenderedPageBreak/>
        <w:t xml:space="preserve">ПРОЕКТИРОВАНИЕ И </w:t>
      </w:r>
      <w:r w:rsidRPr="004044EF">
        <w:t>РАЗРАБОТКА</w:t>
      </w:r>
      <w:r>
        <w:t xml:space="preserve"> ПРОГРАММНОГО </w:t>
      </w:r>
      <w:r w:rsidR="003935E2">
        <w:t>КОМПЛЕКСА</w:t>
      </w:r>
    </w:p>
    <w:p w14:paraId="0AB5E1EB" w14:textId="77777777" w:rsidR="005258C7" w:rsidRDefault="005258C7" w:rsidP="005258C7">
      <w:r>
        <w:t>В процессе проектирования было принято следующее: система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 хранилище в связи с ее масштабируемостью, гибкой настройкой, высокой безопасностью и надежностью, а также наличием большого объема документации.</w:t>
      </w:r>
    </w:p>
    <w:p w14:paraId="7EA8B16F" w14:textId="02A33A10" w:rsidR="005258C7" w:rsidRDefault="005258C7" w:rsidP="005258C7">
      <w:r>
        <w:t xml:space="preserve">Схема архитектуры ПС представлена на рис. </w:t>
      </w:r>
      <w:r w:rsidR="004D358A">
        <w:t>4</w:t>
      </w:r>
      <w:r>
        <w:t>.1.</w:t>
      </w:r>
    </w:p>
    <w:p w14:paraId="28ABF0F4" w14:textId="77777777" w:rsidR="005258C7" w:rsidRDefault="005258C7" w:rsidP="005258C7">
      <w:pPr>
        <w:pStyle w:val="2"/>
      </w:pPr>
      <w:bookmarkStart w:id="182" w:name="_Toc73469564"/>
      <w:bookmarkStart w:id="183" w:name="_Toc68534525"/>
      <w:r>
        <w:t>Клиентская часть</w:t>
      </w:r>
      <w:bookmarkEnd w:id="182"/>
      <w:bookmarkEnd w:id="183"/>
    </w:p>
    <w:p w14:paraId="67477D68" w14:textId="77777777" w:rsidR="005258C7" w:rsidRDefault="005258C7" w:rsidP="005258C7">
      <w:r>
        <w:t xml:space="preserve">В процессе анализа было рассмотрено несколько альтернативных инструментов разработки </w:t>
      </w:r>
      <w:r>
        <w:rPr>
          <w:lang w:val="en-US"/>
        </w:rPr>
        <w:t>web</w:t>
      </w:r>
      <w:r>
        <w:t>-интерфейса:</w:t>
      </w:r>
    </w:p>
    <w:p w14:paraId="3A1E3BF1" w14:textId="77777777" w:rsidR="005258C7" w:rsidRDefault="005258C7" w:rsidP="00F61418">
      <w:pPr>
        <w:pStyle w:val="a0"/>
        <w:numPr>
          <w:ilvl w:val="2"/>
          <w:numId w:val="3"/>
        </w:numPr>
        <w:ind w:left="1066" w:hanging="357"/>
      </w:pPr>
      <w:r>
        <w:rPr>
          <w:lang w:val="en-US"/>
        </w:rPr>
        <w:t>React [</w:t>
      </w:r>
      <w:r>
        <w:rPr>
          <w:lang w:val="en-US"/>
        </w:rPr>
        <w:fldChar w:fldCharType="begin"/>
      </w:r>
      <w:r>
        <w:rPr>
          <w:lang w:val="en-US"/>
        </w:rPr>
        <w:instrText xml:space="preserve"> REF _Ref72677078 \r \h  \* MERGEFORMAT </w:instrText>
      </w:r>
      <w:r>
        <w:rPr>
          <w:lang w:val="en-US"/>
        </w:rPr>
      </w:r>
      <w:r>
        <w:rPr>
          <w:lang w:val="en-US"/>
        </w:rPr>
        <w:fldChar w:fldCharType="separate"/>
      </w:r>
      <w:r>
        <w:rPr>
          <w:lang w:val="en-US"/>
        </w:rPr>
        <w:t>18</w:t>
      </w:r>
      <w:r>
        <w:rPr>
          <w:lang w:val="en-US"/>
        </w:rPr>
        <w:fldChar w:fldCharType="end"/>
      </w:r>
      <w:r>
        <w:rPr>
          <w:lang w:val="en-US"/>
        </w:rPr>
        <w:t>]</w:t>
      </w:r>
      <w:r>
        <w:t>;</w:t>
      </w:r>
    </w:p>
    <w:p w14:paraId="77636411" w14:textId="77777777" w:rsidR="005258C7" w:rsidRDefault="005258C7" w:rsidP="00F61418">
      <w:pPr>
        <w:pStyle w:val="a0"/>
        <w:numPr>
          <w:ilvl w:val="2"/>
          <w:numId w:val="3"/>
        </w:numPr>
        <w:ind w:left="1066" w:hanging="357"/>
      </w:pPr>
      <w:r w:rsidRPr="005258C7">
        <w:rPr>
          <w:lang w:val="en-US"/>
        </w:rPr>
        <w:t>Angular [</w:t>
      </w:r>
      <w:r w:rsidRPr="005258C7">
        <w:rPr>
          <w:lang w:val="en-US"/>
        </w:rPr>
        <w:fldChar w:fldCharType="begin"/>
      </w:r>
      <w:r w:rsidRPr="005258C7">
        <w:rPr>
          <w:lang w:val="en-US"/>
        </w:rPr>
        <w:instrText xml:space="preserve"> REF _Ref72677091 \r \h  \* MERGEFORMAT </w:instrText>
      </w:r>
      <w:r w:rsidRPr="005258C7">
        <w:rPr>
          <w:lang w:val="en-US"/>
        </w:rPr>
      </w:r>
      <w:r w:rsidRPr="005258C7">
        <w:rPr>
          <w:lang w:val="en-US"/>
        </w:rPr>
        <w:fldChar w:fldCharType="separate"/>
      </w:r>
      <w:r w:rsidRPr="005258C7">
        <w:rPr>
          <w:lang w:val="en-US"/>
        </w:rPr>
        <w:t>17</w:t>
      </w:r>
      <w:r w:rsidRPr="005258C7">
        <w:rPr>
          <w:lang w:val="en-US"/>
        </w:rPr>
        <w:fldChar w:fldCharType="end"/>
      </w:r>
      <w:r w:rsidRPr="005258C7">
        <w:rPr>
          <w:lang w:val="en-US"/>
        </w:rPr>
        <w:t>];</w:t>
      </w:r>
    </w:p>
    <w:p w14:paraId="62FAC954" w14:textId="4DACC08B" w:rsidR="005258C7" w:rsidRDefault="005258C7" w:rsidP="00F61418">
      <w:pPr>
        <w:pStyle w:val="a0"/>
        <w:numPr>
          <w:ilvl w:val="2"/>
          <w:numId w:val="3"/>
        </w:numPr>
        <w:ind w:left="1066" w:hanging="357"/>
      </w:pPr>
      <w:r w:rsidRPr="005258C7">
        <w:rPr>
          <w:lang w:val="en-US"/>
        </w:rPr>
        <w:t>Vue [</w:t>
      </w:r>
      <w:r w:rsidRPr="005258C7">
        <w:rPr>
          <w:lang w:val="en-US"/>
        </w:rPr>
        <w:fldChar w:fldCharType="begin"/>
      </w:r>
      <w:r w:rsidRPr="005258C7">
        <w:rPr>
          <w:lang w:val="en-US"/>
        </w:rPr>
        <w:instrText xml:space="preserve"> REF _Ref72677425 \r \h  \* MERGEFORMAT </w:instrText>
      </w:r>
      <w:r w:rsidRPr="005258C7">
        <w:rPr>
          <w:lang w:val="en-US"/>
        </w:rPr>
      </w:r>
      <w:r w:rsidRPr="005258C7">
        <w:rPr>
          <w:lang w:val="en-US"/>
        </w:rPr>
        <w:fldChar w:fldCharType="separate"/>
      </w:r>
      <w:r w:rsidRPr="005258C7">
        <w:rPr>
          <w:lang w:val="en-US"/>
        </w:rPr>
        <w:t>19</w:t>
      </w:r>
      <w:r w:rsidRPr="005258C7">
        <w:rPr>
          <w:lang w:val="en-US"/>
        </w:rPr>
        <w:fldChar w:fldCharType="end"/>
      </w:r>
      <w:r w:rsidRPr="005258C7">
        <w:rPr>
          <w:lang w:val="en-US"/>
        </w:rPr>
        <w:t>].</w:t>
      </w:r>
    </w:p>
    <w:p w14:paraId="4A0A7EF2" w14:textId="23C18B17" w:rsidR="005258C7" w:rsidRPr="00A26036" w:rsidRDefault="005258C7" w:rsidP="005258C7">
      <w:r>
        <w:t xml:space="preserve">Среди выбранных фреймворков предпочтение было отдано </w:t>
      </w:r>
      <w:r>
        <w:rPr>
          <w:lang w:val="en-US"/>
        </w:rPr>
        <w:t>Angular</w:t>
      </w:r>
      <w:r>
        <w:t xml:space="preserve"> благодаря его декларативности, наличию развитого сообщества, модульности и </w:t>
      </w:r>
      <w:r>
        <w:rPr>
          <w:lang w:val="en-US"/>
        </w:rPr>
        <w:t>MVC</w:t>
      </w:r>
      <w:r w:rsidRPr="005258C7">
        <w:t xml:space="preserve"> </w:t>
      </w:r>
      <w:r>
        <w:t>из коробки [</w:t>
      </w:r>
      <w:r>
        <w:fldChar w:fldCharType="begin"/>
      </w:r>
      <w:r>
        <w:instrText xml:space="preserve"> REF _Ref72677091 \r \h </w:instrText>
      </w:r>
      <w:r>
        <w:fldChar w:fldCharType="separate"/>
      </w:r>
      <w:r>
        <w:t>17</w:t>
      </w:r>
      <w:r>
        <w:fldChar w:fldCharType="end"/>
      </w:r>
      <w:r>
        <w:t xml:space="preserve">]. В качестве скриптового языка из-за ряда преимуществ над </w:t>
      </w:r>
      <w:r>
        <w:rPr>
          <w:lang w:val="en-US"/>
        </w:rPr>
        <w:t>JavaScript</w:t>
      </w:r>
      <w:r w:rsidRPr="005258C7">
        <w:t xml:space="preserve"> </w:t>
      </w:r>
      <w:r>
        <w:t xml:space="preserve">был выбран </w:t>
      </w:r>
      <w:r>
        <w:rPr>
          <w:lang w:val="en-US"/>
        </w:rPr>
        <w:t>TypeScript</w:t>
      </w:r>
      <w:r>
        <w:t xml:space="preserve"> [</w:t>
      </w:r>
      <w:r>
        <w:fldChar w:fldCharType="begin"/>
      </w:r>
      <w:r>
        <w:instrText xml:space="preserve"> REF _Ref72677115 \r \h </w:instrText>
      </w:r>
      <w:r>
        <w:fldChar w:fldCharType="separate"/>
      </w:r>
      <w:r>
        <w:t>21</w:t>
      </w:r>
      <w:r>
        <w:fldChar w:fldCharType="end"/>
      </w:r>
      <w:r>
        <w:t xml:space="preserve">]. Для вёрстки будет применяться следующий набор инструментов: </w:t>
      </w:r>
      <w:r>
        <w:rPr>
          <w:lang w:val="en-US"/>
        </w:rPr>
        <w:t>HTML</w:t>
      </w:r>
      <w:r>
        <w:t xml:space="preserve"> + </w:t>
      </w:r>
      <w:r>
        <w:rPr>
          <w:lang w:val="en-US"/>
        </w:rPr>
        <w:t>CSS</w:t>
      </w:r>
      <w:r>
        <w:t xml:space="preserve"> [</w:t>
      </w:r>
      <w:r>
        <w:fldChar w:fldCharType="begin"/>
      </w:r>
      <w:r>
        <w:instrText xml:space="preserve"> REF _Ref72677065 \r \h </w:instrText>
      </w:r>
      <w:r>
        <w:fldChar w:fldCharType="separate"/>
      </w:r>
      <w:r>
        <w:t>20</w:t>
      </w:r>
      <w:r>
        <w:fldChar w:fldCharType="end"/>
      </w:r>
      <w:r>
        <w:t xml:space="preserve">], а также адаптивные компоненты </w:t>
      </w:r>
      <w:r>
        <w:rPr>
          <w:lang w:val="en-US"/>
        </w:rPr>
        <w:t>Material</w:t>
      </w:r>
      <w:r w:rsidRPr="005258C7">
        <w:t xml:space="preserve"> </w:t>
      </w:r>
      <w:r>
        <w:t xml:space="preserve">и некоторые стили </w:t>
      </w:r>
      <w:r>
        <w:rPr>
          <w:lang w:val="en-US"/>
        </w:rPr>
        <w:t>Bootstrap</w:t>
      </w:r>
      <w:r>
        <w:t xml:space="preserve">. </w:t>
      </w:r>
      <w:r>
        <w:rPr>
          <w:lang w:val="en-US"/>
        </w:rPr>
        <w:t>Bootstrap</w:t>
      </w:r>
      <w:r w:rsidRPr="005258C7">
        <w:t xml:space="preserve"> </w:t>
      </w:r>
      <w:r>
        <w:t xml:space="preserve">и </w:t>
      </w:r>
      <w:r>
        <w:rPr>
          <w:lang w:val="en-US"/>
        </w:rPr>
        <w:t>Material</w:t>
      </w:r>
      <w:r w:rsidRPr="005258C7">
        <w:t xml:space="preserve"> </w:t>
      </w:r>
      <w:r>
        <w:t xml:space="preserve">уже входят в </w:t>
      </w:r>
      <w:r>
        <w:rPr>
          <w:lang w:val="en-US"/>
        </w:rPr>
        <w:t>Angular</w:t>
      </w:r>
      <w:r>
        <w:t>, поэтому отдельно подключать их не требуется</w:t>
      </w:r>
      <w:r w:rsidR="00B213C3">
        <w:t>.</w:t>
      </w:r>
    </w:p>
    <w:tbl>
      <w:tblPr>
        <w:tblStyle w:val="af9"/>
        <w:tblpPr w:leftFromText="180" w:rightFromText="180" w:vertAnchor="page" w:horzAnchor="margin" w:tblpXSpec="right" w:tblpY="2007"/>
        <w:tblW w:w="0" w:type="auto"/>
        <w:tblLook w:val="04A0" w:firstRow="1" w:lastRow="0" w:firstColumn="1" w:lastColumn="0" w:noHBand="0" w:noVBand="1"/>
      </w:tblPr>
      <w:tblGrid>
        <w:gridCol w:w="1254"/>
      </w:tblGrid>
      <w:tr w:rsidR="005258C7" w14:paraId="29C8D254" w14:textId="77777777" w:rsidTr="005258C7">
        <w:trPr>
          <w:cantSplit/>
          <w:trHeight w:val="14034"/>
        </w:trPr>
        <w:tc>
          <w:tcPr>
            <w:tcW w:w="1254" w:type="dxa"/>
            <w:tcBorders>
              <w:top w:val="nil"/>
              <w:left w:val="nil"/>
              <w:bottom w:val="nil"/>
              <w:right w:val="nil"/>
            </w:tcBorders>
            <w:textDirection w:val="btLr"/>
            <w:hideMark/>
          </w:tcPr>
          <w:p w14:paraId="0FB4E52E" w14:textId="7D8644DA" w:rsidR="005258C7" w:rsidRDefault="005258C7" w:rsidP="004D358A">
            <w:pPr>
              <w:ind w:left="113" w:right="113" w:firstLine="0"/>
              <w:jc w:val="center"/>
              <w:rPr>
                <w:b/>
                <w:i/>
              </w:rPr>
            </w:pPr>
            <w:r>
              <w:rPr>
                <w:b/>
                <w:i/>
              </w:rPr>
              <w:lastRenderedPageBreak/>
              <w:t xml:space="preserve">Рис. </w:t>
            </w:r>
            <w:r w:rsidR="004D358A">
              <w:rPr>
                <w:b/>
                <w:i/>
              </w:rPr>
              <w:t>4</w:t>
            </w:r>
            <w:r>
              <w:rPr>
                <w:b/>
                <w:i/>
              </w:rPr>
              <w:t>.1. Схема архитектуры ПС</w:t>
            </w:r>
          </w:p>
        </w:tc>
      </w:tr>
    </w:tbl>
    <w:p w14:paraId="1839B856" w14:textId="1BA07299" w:rsidR="005258C7" w:rsidRDefault="005258C7" w:rsidP="005258C7">
      <w:pPr>
        <w:ind w:firstLine="0"/>
        <w:jc w:val="left"/>
        <w:rPr>
          <w:color w:val="000000" w:themeColor="text1"/>
        </w:rPr>
      </w:pPr>
      <w:r>
        <w:rPr>
          <w:noProof/>
          <w:lang w:eastAsia="ru-RU"/>
        </w:rPr>
        <w:drawing>
          <wp:inline distT="0" distB="0" distL="0" distR="0" wp14:anchorId="7EF4AD76" wp14:editId="19DBAD9F">
            <wp:extent cx="8597900" cy="5165725"/>
            <wp:effectExtent l="1587"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597900" cy="5165725"/>
                    </a:xfrm>
                    <a:prstGeom prst="rect">
                      <a:avLst/>
                    </a:prstGeom>
                    <a:noFill/>
                    <a:ln>
                      <a:noFill/>
                    </a:ln>
                  </pic:spPr>
                </pic:pic>
              </a:graphicData>
            </a:graphic>
          </wp:inline>
        </w:drawing>
      </w:r>
    </w:p>
    <w:p w14:paraId="79616A38" w14:textId="77777777" w:rsidR="005258C7" w:rsidRDefault="005258C7" w:rsidP="005258C7">
      <w:pPr>
        <w:spacing w:after="160" w:line="256" w:lineRule="auto"/>
        <w:ind w:firstLine="0"/>
        <w:jc w:val="left"/>
      </w:pPr>
      <w:r>
        <w:br w:type="page"/>
      </w:r>
    </w:p>
    <w:p w14:paraId="2934E247" w14:textId="77777777" w:rsidR="005258C7" w:rsidRDefault="005258C7" w:rsidP="005258C7">
      <w:pPr>
        <w:ind w:firstLine="0"/>
        <w:jc w:val="left"/>
      </w:pPr>
    </w:p>
    <w:p w14:paraId="6CD9820D" w14:textId="77777777" w:rsidR="005258C7" w:rsidRDefault="005258C7" w:rsidP="002353E7">
      <w:pPr>
        <w:pStyle w:val="2"/>
      </w:pPr>
      <w:bookmarkStart w:id="184" w:name="_Toc73469565"/>
      <w:bookmarkStart w:id="185" w:name="_Toc68534526"/>
      <w:r>
        <w:t>Серверная часть</w:t>
      </w:r>
      <w:bookmarkEnd w:id="184"/>
      <w:bookmarkEnd w:id="185"/>
    </w:p>
    <w:p w14:paraId="6F5F18C4" w14:textId="77777777" w:rsidR="005258C7" w:rsidRDefault="005258C7" w:rsidP="005258C7">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p w14:paraId="2E4614B6" w14:textId="77777777" w:rsidR="005258C7" w:rsidRDefault="005258C7" w:rsidP="005258C7">
      <w:r>
        <w:t>Серверная часть условно поделена на ряд модулей:</w:t>
      </w:r>
    </w:p>
    <w:p w14:paraId="5195472F" w14:textId="77777777" w:rsidR="005258C7" w:rsidRDefault="005258C7" w:rsidP="00B817D6">
      <w:pPr>
        <w:pStyle w:val="a7"/>
        <w:numPr>
          <w:ilvl w:val="0"/>
          <w:numId w:val="36"/>
        </w:numPr>
        <w:ind w:left="1066" w:hanging="357"/>
        <w:rPr>
          <w:lang w:val="en-US"/>
        </w:rPr>
      </w:pPr>
      <w:r>
        <w:rPr>
          <w:lang w:val="en-US"/>
        </w:rPr>
        <w:t>web API;</w:t>
      </w:r>
    </w:p>
    <w:p w14:paraId="66D8B156" w14:textId="77777777" w:rsidR="005258C7" w:rsidRDefault="005258C7" w:rsidP="00B817D6">
      <w:pPr>
        <w:pStyle w:val="a7"/>
        <w:numPr>
          <w:ilvl w:val="0"/>
          <w:numId w:val="36"/>
        </w:numPr>
        <w:ind w:left="1066" w:hanging="357"/>
        <w:rPr>
          <w:lang w:val="en-US"/>
        </w:rPr>
      </w:pPr>
      <w:r>
        <w:t>модуль авторизации;</w:t>
      </w:r>
    </w:p>
    <w:p w14:paraId="2218133A" w14:textId="77777777" w:rsidR="005258C7" w:rsidRDefault="005258C7" w:rsidP="00B817D6">
      <w:pPr>
        <w:pStyle w:val="a7"/>
        <w:numPr>
          <w:ilvl w:val="0"/>
          <w:numId w:val="36"/>
        </w:numPr>
        <w:ind w:left="1066" w:hanging="357"/>
        <w:rPr>
          <w:lang w:val="en-US"/>
        </w:rPr>
      </w:pPr>
      <w:r>
        <w:t>модуль балансировки нагрузки;</w:t>
      </w:r>
    </w:p>
    <w:p w14:paraId="10A64987" w14:textId="77777777" w:rsidR="005258C7" w:rsidRDefault="005258C7" w:rsidP="00B817D6">
      <w:pPr>
        <w:pStyle w:val="a7"/>
        <w:numPr>
          <w:ilvl w:val="0"/>
          <w:numId w:val="36"/>
        </w:numPr>
        <w:ind w:left="1066" w:hanging="357"/>
        <w:rPr>
          <w:lang w:val="en-US"/>
        </w:rPr>
      </w:pPr>
      <w:r>
        <w:t>модуль асинхронной отправки писем;</w:t>
      </w:r>
    </w:p>
    <w:p w14:paraId="565F6F06" w14:textId="77777777" w:rsidR="005258C7" w:rsidRDefault="005258C7" w:rsidP="00B817D6">
      <w:pPr>
        <w:pStyle w:val="a7"/>
        <w:numPr>
          <w:ilvl w:val="0"/>
          <w:numId w:val="36"/>
        </w:numPr>
        <w:ind w:left="1066" w:hanging="357"/>
      </w:pPr>
      <w:r>
        <w:t>модуль взаимодействия с базой данных.</w:t>
      </w:r>
    </w:p>
    <w:p w14:paraId="26330EC0" w14:textId="77777777" w:rsidR="005258C7" w:rsidRDefault="005258C7" w:rsidP="005258C7">
      <w:r>
        <w:rPr>
          <w:lang w:val="en-US"/>
        </w:rPr>
        <w:t>Web</w:t>
      </w:r>
      <w:r w:rsidRPr="005258C7">
        <w:t xml:space="preserve"> </w:t>
      </w:r>
      <w:r>
        <w:rPr>
          <w:lang w:val="en-US"/>
        </w:rPr>
        <w:t>API</w:t>
      </w:r>
      <w:r w:rsidRPr="005258C7">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 [</w:t>
      </w:r>
      <w:r>
        <w:fldChar w:fldCharType="begin"/>
      </w:r>
      <w:r>
        <w:instrText xml:space="preserve"> REF _Ref72677494 \r \h </w:instrText>
      </w:r>
      <w:r>
        <w:fldChar w:fldCharType="separate"/>
      </w:r>
      <w:r>
        <w:t>8</w:t>
      </w:r>
      <w:r>
        <w:fldChar w:fldCharType="end"/>
      </w:r>
      <w:r>
        <w:t>].</w:t>
      </w:r>
    </w:p>
    <w:p w14:paraId="0FC99FDD" w14:textId="77777777" w:rsidR="005258C7" w:rsidRDefault="005258C7" w:rsidP="005258C7">
      <w:r>
        <w:t>Модуль авторизации отвечает за процедуру подтверждения подлинности конкретного человека, блокировку пользователей, а также за управление ролями зарегистрированных в системе пользователей.</w:t>
      </w:r>
    </w:p>
    <w:p w14:paraId="45069908" w14:textId="77777777" w:rsidR="005258C7" w:rsidRDefault="005258C7" w:rsidP="005258C7">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эффективность их работы, назначать определенным единицам выбранные роли, собирает статистику запросов, позволяет задавать подходящий метод распределения нагрузки.</w:t>
      </w:r>
    </w:p>
    <w:p w14:paraId="2929A724" w14:textId="77777777" w:rsidR="005258C7" w:rsidRDefault="005258C7" w:rsidP="005258C7">
      <w:r>
        <w:t>Модуль асинхронной отправки писем служит для взаимодействия с доступными сервисами доставки и организации отправки писем.</w:t>
      </w:r>
    </w:p>
    <w:p w14:paraId="3DFDE4BF" w14:textId="77777777" w:rsidR="005258C7" w:rsidRDefault="005258C7" w:rsidP="005258C7">
      <w:r>
        <w:t xml:space="preserve">Модуль взаимодействия с базой данных предоставляет интерфейсы для взаимодействия с таблицами сущностей. Для разработки данного модуля был выбран </w:t>
      </w:r>
      <w:r>
        <w:rPr>
          <w:lang w:val="en-US"/>
        </w:rPr>
        <w:t>Entity</w:t>
      </w:r>
      <w:r w:rsidRPr="005258C7">
        <w:t xml:space="preserve"> </w:t>
      </w:r>
      <w:r>
        <w:rPr>
          <w:lang w:val="en-US"/>
        </w:rPr>
        <w:t>Framework</w:t>
      </w:r>
      <w:r w:rsidRPr="005258C7">
        <w:t xml:space="preserve"> </w:t>
      </w:r>
      <w:r>
        <w:rPr>
          <w:lang w:val="en-US"/>
        </w:rPr>
        <w:t>Core</w:t>
      </w:r>
      <w:r>
        <w:t>.</w:t>
      </w:r>
    </w:p>
    <w:p w14:paraId="503D56F7" w14:textId="77777777" w:rsidR="005258C7" w:rsidRDefault="005258C7" w:rsidP="005258C7">
      <w:r>
        <w:t>В качестве инструмента разработки серверной части была выбрана технология .</w:t>
      </w:r>
      <w:r>
        <w:rPr>
          <w:lang w:val="en-US"/>
        </w:rPr>
        <w:t>NET</w:t>
      </w:r>
      <w:r w:rsidRPr="005258C7">
        <w:t xml:space="preserve"> </w:t>
      </w:r>
      <w:r>
        <w:rPr>
          <w:lang w:val="en-US"/>
        </w:rPr>
        <w:t>Core</w:t>
      </w:r>
      <w:r>
        <w:t xml:space="preserve">, благодаря ее кроссплатформенности и удобству языка </w:t>
      </w:r>
      <w:r>
        <w:rPr>
          <w:lang w:val="en-US"/>
        </w:rPr>
        <w:t>C</w:t>
      </w:r>
      <w:r>
        <w:t>#</w:t>
      </w:r>
      <w:r>
        <w:rPr>
          <w:lang w:val="en-US"/>
        </w:rPr>
        <w:t> </w:t>
      </w:r>
      <w:r>
        <w:t>[</w:t>
      </w:r>
      <w:r>
        <w:fldChar w:fldCharType="begin"/>
      </w:r>
      <w:r>
        <w:instrText xml:space="preserve"> REF _Ref72677592 \r \h </w:instrText>
      </w:r>
      <w:r>
        <w:fldChar w:fldCharType="separate"/>
      </w:r>
      <w:r>
        <w:t>22</w:t>
      </w:r>
      <w:r>
        <w:fldChar w:fldCharType="end"/>
      </w:r>
      <w:r>
        <w:t>], а также благодаря детальной технической документации от официального разработчика [</w:t>
      </w:r>
      <w:r>
        <w:fldChar w:fldCharType="begin"/>
      </w:r>
      <w:r>
        <w:instrText xml:space="preserve"> REF _Ref72677513 \r \h </w:instrText>
      </w:r>
      <w:r>
        <w:fldChar w:fldCharType="separate"/>
      </w:r>
      <w:r>
        <w:t>9</w:t>
      </w:r>
      <w:r>
        <w:fldChar w:fldCharType="end"/>
      </w:r>
      <w:r>
        <w:t>].</w:t>
      </w:r>
    </w:p>
    <w:p w14:paraId="5C3E2AEE" w14:textId="2EB5686B" w:rsidR="005258C7" w:rsidRDefault="00B51F88" w:rsidP="002353E7">
      <w:pPr>
        <w:pStyle w:val="2"/>
      </w:pPr>
      <w:r>
        <w:lastRenderedPageBreak/>
        <w:t>Модель данных</w:t>
      </w:r>
    </w:p>
    <w:p w14:paraId="5801C733" w14:textId="77777777" w:rsidR="005258C7" w:rsidRDefault="005258C7" w:rsidP="005258C7">
      <w:r>
        <w:t>В ходе работы был проанализирован ряд различных СУБД, а именно:</w:t>
      </w:r>
    </w:p>
    <w:p w14:paraId="5743C817" w14:textId="77777777" w:rsidR="005258C7" w:rsidRDefault="005258C7" w:rsidP="00F75C86">
      <w:pPr>
        <w:pStyle w:val="a7"/>
        <w:numPr>
          <w:ilvl w:val="0"/>
          <w:numId w:val="37"/>
        </w:numPr>
        <w:ind w:left="1066" w:hanging="357"/>
        <w:rPr>
          <w:lang w:val="en-US"/>
        </w:rPr>
      </w:pPr>
      <w:r>
        <w:rPr>
          <w:lang w:val="en-US"/>
        </w:rPr>
        <w:t>MySQL [</w:t>
      </w:r>
      <w:r>
        <w:rPr>
          <w:lang w:val="en-US"/>
        </w:rPr>
        <w:fldChar w:fldCharType="begin"/>
      </w:r>
      <w:r>
        <w:rPr>
          <w:lang w:val="en-US"/>
        </w:rPr>
        <w:instrText xml:space="preserve"> REF _Ref72677548 \r \h </w:instrText>
      </w:r>
      <w:r>
        <w:rPr>
          <w:lang w:val="en-US"/>
        </w:rPr>
      </w:r>
      <w:r>
        <w:rPr>
          <w:lang w:val="en-US"/>
        </w:rPr>
        <w:fldChar w:fldCharType="separate"/>
      </w:r>
      <w:r>
        <w:rPr>
          <w:lang w:val="en-US"/>
        </w:rPr>
        <w:t>25</w:t>
      </w:r>
      <w:r>
        <w:rPr>
          <w:lang w:val="en-US"/>
        </w:rPr>
        <w:fldChar w:fldCharType="end"/>
      </w:r>
      <w:r>
        <w:rPr>
          <w:lang w:val="en-US"/>
        </w:rPr>
        <w:t>];</w:t>
      </w:r>
    </w:p>
    <w:p w14:paraId="5E600F04" w14:textId="77777777" w:rsidR="005258C7" w:rsidRDefault="005258C7" w:rsidP="00F75C86">
      <w:pPr>
        <w:pStyle w:val="a7"/>
        <w:numPr>
          <w:ilvl w:val="0"/>
          <w:numId w:val="37"/>
        </w:numPr>
        <w:ind w:left="1066" w:hanging="357"/>
        <w:rPr>
          <w:lang w:val="en-US"/>
        </w:rPr>
      </w:pPr>
      <w:r>
        <w:rPr>
          <w:lang w:val="en-US"/>
        </w:rPr>
        <w:t>MS SQL [</w:t>
      </w:r>
      <w:r>
        <w:rPr>
          <w:lang w:val="en-US"/>
        </w:rPr>
        <w:fldChar w:fldCharType="begin"/>
      </w:r>
      <w:r>
        <w:rPr>
          <w:lang w:val="en-US"/>
        </w:rPr>
        <w:instrText xml:space="preserve"> REF _Ref72677526 \r \h </w:instrText>
      </w:r>
      <w:r>
        <w:rPr>
          <w:lang w:val="en-US"/>
        </w:rPr>
      </w:r>
      <w:r>
        <w:rPr>
          <w:lang w:val="en-US"/>
        </w:rPr>
        <w:fldChar w:fldCharType="separate"/>
      </w:r>
      <w:r>
        <w:rPr>
          <w:lang w:val="en-US"/>
        </w:rPr>
        <w:t>24</w:t>
      </w:r>
      <w:r>
        <w:rPr>
          <w:lang w:val="en-US"/>
        </w:rPr>
        <w:fldChar w:fldCharType="end"/>
      </w:r>
      <w:r>
        <w:rPr>
          <w:lang w:val="en-US"/>
        </w:rPr>
        <w:t>];</w:t>
      </w:r>
    </w:p>
    <w:p w14:paraId="262D058A" w14:textId="77777777" w:rsidR="005258C7" w:rsidRDefault="005258C7" w:rsidP="00F75C86">
      <w:pPr>
        <w:pStyle w:val="a7"/>
        <w:numPr>
          <w:ilvl w:val="0"/>
          <w:numId w:val="37"/>
        </w:numPr>
        <w:ind w:left="1066" w:hanging="357"/>
        <w:rPr>
          <w:lang w:val="en-US"/>
        </w:rPr>
      </w:pPr>
      <w:r>
        <w:rPr>
          <w:lang w:val="en-US"/>
        </w:rPr>
        <w:t>PostgreSQL [</w:t>
      </w:r>
      <w:r>
        <w:rPr>
          <w:lang w:val="en-US"/>
        </w:rPr>
        <w:fldChar w:fldCharType="begin"/>
      </w:r>
      <w:r>
        <w:rPr>
          <w:lang w:val="en-US"/>
        </w:rPr>
        <w:instrText xml:space="preserve"> REF _Ref72677556 \r \h </w:instrText>
      </w:r>
      <w:r>
        <w:rPr>
          <w:lang w:val="en-US"/>
        </w:rPr>
      </w:r>
      <w:r>
        <w:rPr>
          <w:lang w:val="en-US"/>
        </w:rPr>
        <w:fldChar w:fldCharType="separate"/>
      </w:r>
      <w:r>
        <w:rPr>
          <w:lang w:val="en-US"/>
        </w:rPr>
        <w:t>26</w:t>
      </w:r>
      <w:r>
        <w:rPr>
          <w:lang w:val="en-US"/>
        </w:rPr>
        <w:fldChar w:fldCharType="end"/>
      </w:r>
      <w:r>
        <w:rPr>
          <w:lang w:val="en-US"/>
        </w:rPr>
        <w:t>].</w:t>
      </w:r>
    </w:p>
    <w:p w14:paraId="283A46FE" w14:textId="77777777" w:rsidR="005258C7" w:rsidRDefault="005258C7" w:rsidP="005258C7">
      <w:r>
        <w:t xml:space="preserve">Предпочтение было отдано </w:t>
      </w:r>
      <w:r>
        <w:rPr>
          <w:lang w:val="en-US"/>
        </w:rPr>
        <w:t>MS</w:t>
      </w:r>
      <w:r w:rsidRPr="005258C7">
        <w:t xml:space="preserve"> </w:t>
      </w:r>
      <w:r>
        <w:rPr>
          <w:lang w:val="en-US"/>
        </w:rPr>
        <w:t>SQL</w:t>
      </w:r>
      <w:r>
        <w:t xml:space="preserve"> в связи с его масштабируемостью и надежностью, высокой скоростью создания решений, а также возможностью обработки вычислений в оперативной памяти (</w:t>
      </w:r>
      <w:r>
        <w:rPr>
          <w:lang w:val="en-US"/>
        </w:rPr>
        <w:t>in</w:t>
      </w:r>
      <w:r>
        <w:t>-</w:t>
      </w:r>
      <w:r>
        <w:rPr>
          <w:lang w:val="en-US"/>
        </w:rPr>
        <w:t>memory</w:t>
      </w:r>
      <w:r w:rsidRPr="005258C7">
        <w:t xml:space="preserve"> </w:t>
      </w:r>
      <w:r>
        <w:rPr>
          <w:lang w:val="en-US"/>
        </w:rPr>
        <w:t>OLTP</w:t>
      </w:r>
      <w:r>
        <w:t>) [</w:t>
      </w:r>
      <w:r>
        <w:fldChar w:fldCharType="begin"/>
      </w:r>
      <w:r>
        <w:instrText xml:space="preserve"> REF _Ref72677526 \r \h </w:instrText>
      </w:r>
      <w:r>
        <w:fldChar w:fldCharType="separate"/>
      </w:r>
      <w:r>
        <w:t>24</w:t>
      </w:r>
      <w:r>
        <w:fldChar w:fldCharType="end"/>
      </w:r>
      <w:r>
        <w:t>].</w:t>
      </w:r>
    </w:p>
    <w:p w14:paraId="5EC2392A" w14:textId="77777777" w:rsidR="005258C7" w:rsidRDefault="005258C7" w:rsidP="005258C7">
      <w:r>
        <w:t>База данных условно разделена на ряд модулей:</w:t>
      </w:r>
    </w:p>
    <w:p w14:paraId="70A7391B" w14:textId="77777777" w:rsidR="00F75C86" w:rsidRDefault="005258C7" w:rsidP="00F75C86">
      <w:pPr>
        <w:pStyle w:val="a0"/>
        <w:numPr>
          <w:ilvl w:val="3"/>
          <w:numId w:val="2"/>
        </w:numPr>
        <w:ind w:left="1066" w:hanging="357"/>
      </w:pPr>
      <w:r>
        <w:t>модуль бизнес-логики;</w:t>
      </w:r>
    </w:p>
    <w:p w14:paraId="39334237" w14:textId="77777777" w:rsidR="00F75C86" w:rsidRDefault="005258C7" w:rsidP="00F75C86">
      <w:pPr>
        <w:pStyle w:val="a0"/>
        <w:numPr>
          <w:ilvl w:val="3"/>
          <w:numId w:val="2"/>
        </w:numPr>
        <w:ind w:left="1066" w:hanging="357"/>
      </w:pPr>
      <w:r>
        <w:t>модуль авторизации;</w:t>
      </w:r>
    </w:p>
    <w:p w14:paraId="2E99386D" w14:textId="64A8C24F" w:rsidR="005258C7" w:rsidRDefault="005258C7" w:rsidP="00F75C86">
      <w:pPr>
        <w:pStyle w:val="a0"/>
        <w:numPr>
          <w:ilvl w:val="3"/>
          <w:numId w:val="2"/>
        </w:numPr>
        <w:ind w:left="1066" w:hanging="357"/>
      </w:pPr>
      <w:r>
        <w:t>модуль балансировки.</w:t>
      </w:r>
    </w:p>
    <w:p w14:paraId="471675FA" w14:textId="77777777" w:rsidR="005258C7" w:rsidRDefault="005258C7" w:rsidP="005258C7">
      <w:r>
        <w:t>В базе данных будут храниться все основные сущности системы:</w:t>
      </w:r>
    </w:p>
    <w:p w14:paraId="43B8E37E" w14:textId="77777777" w:rsidR="005258C7" w:rsidRDefault="005258C7" w:rsidP="00F75C86">
      <w:pPr>
        <w:pStyle w:val="a7"/>
        <w:numPr>
          <w:ilvl w:val="0"/>
          <w:numId w:val="52"/>
        </w:numPr>
        <w:ind w:left="1066" w:hanging="357"/>
      </w:pPr>
      <w:r>
        <w:t>сообщения;</w:t>
      </w:r>
    </w:p>
    <w:p w14:paraId="26FC334A" w14:textId="77777777" w:rsidR="005258C7" w:rsidRDefault="005258C7" w:rsidP="00F75C86">
      <w:pPr>
        <w:pStyle w:val="a7"/>
        <w:numPr>
          <w:ilvl w:val="0"/>
          <w:numId w:val="52"/>
        </w:numPr>
        <w:ind w:left="1066" w:hanging="357"/>
      </w:pPr>
      <w:r>
        <w:t xml:space="preserve">пользователи; </w:t>
      </w:r>
    </w:p>
    <w:p w14:paraId="3448618B" w14:textId="77777777" w:rsidR="005258C7" w:rsidRDefault="005258C7" w:rsidP="00F75C86">
      <w:pPr>
        <w:pStyle w:val="a7"/>
        <w:numPr>
          <w:ilvl w:val="0"/>
          <w:numId w:val="52"/>
        </w:numPr>
        <w:ind w:left="1066" w:hanging="357"/>
      </w:pPr>
      <w:r>
        <w:t xml:space="preserve">ссылки на прикрепленные файлы; </w:t>
      </w:r>
    </w:p>
    <w:p w14:paraId="57D2EC28" w14:textId="77777777" w:rsidR="005258C7" w:rsidRDefault="005258C7" w:rsidP="00F75C86">
      <w:pPr>
        <w:pStyle w:val="a7"/>
        <w:numPr>
          <w:ilvl w:val="0"/>
          <w:numId w:val="52"/>
        </w:numPr>
        <w:ind w:left="1066" w:hanging="357"/>
      </w:pPr>
      <w:r>
        <w:t>контакты пользователей;</w:t>
      </w:r>
    </w:p>
    <w:p w14:paraId="51BAB27E" w14:textId="77777777" w:rsidR="005258C7" w:rsidRDefault="005258C7" w:rsidP="00F75C86">
      <w:pPr>
        <w:pStyle w:val="a7"/>
        <w:numPr>
          <w:ilvl w:val="0"/>
          <w:numId w:val="52"/>
        </w:numPr>
        <w:ind w:left="1066" w:hanging="357"/>
      </w:pPr>
      <w:r>
        <w:t>очереди доставки;</w:t>
      </w:r>
    </w:p>
    <w:p w14:paraId="025E5E33" w14:textId="77777777" w:rsidR="005258C7" w:rsidRDefault="005258C7" w:rsidP="00F75C86">
      <w:pPr>
        <w:pStyle w:val="a7"/>
        <w:numPr>
          <w:ilvl w:val="0"/>
          <w:numId w:val="52"/>
        </w:numPr>
        <w:ind w:left="1066" w:hanging="357"/>
      </w:pPr>
      <w:r>
        <w:t>доступы пользователей;</w:t>
      </w:r>
    </w:p>
    <w:p w14:paraId="79507682" w14:textId="77777777" w:rsidR="005258C7" w:rsidRDefault="005258C7" w:rsidP="00F75C86">
      <w:pPr>
        <w:pStyle w:val="a7"/>
        <w:numPr>
          <w:ilvl w:val="0"/>
          <w:numId w:val="52"/>
        </w:numPr>
        <w:ind w:left="1066" w:hanging="357"/>
      </w:pPr>
      <w:r>
        <w:t>тарифы;</w:t>
      </w:r>
    </w:p>
    <w:p w14:paraId="1EDF4AF9" w14:textId="77777777" w:rsidR="005258C7" w:rsidRDefault="005258C7" w:rsidP="00F75C86">
      <w:pPr>
        <w:pStyle w:val="a7"/>
        <w:numPr>
          <w:ilvl w:val="0"/>
          <w:numId w:val="52"/>
        </w:numPr>
        <w:ind w:left="1066" w:hanging="357"/>
      </w:pPr>
      <w:r>
        <w:t>скидки.</w:t>
      </w:r>
    </w:p>
    <w:p w14:paraId="37A97D83" w14:textId="36701DDB" w:rsidR="005258C7" w:rsidRDefault="005258C7" w:rsidP="00401F19">
      <w:r>
        <w:t>Также для осуществления отношения «многие ко многим» необходимы промежуточные таблицы для взаимодействия следующих таблиц:</w:t>
      </w:r>
    </w:p>
    <w:p w14:paraId="7C40D9F0" w14:textId="77777777" w:rsidR="005258C7" w:rsidRDefault="005258C7" w:rsidP="00F75C86">
      <w:pPr>
        <w:pStyle w:val="a"/>
      </w:pPr>
      <w:r>
        <w:t>Пользователи – Доступы;</w:t>
      </w:r>
    </w:p>
    <w:p w14:paraId="5EF5B3BD" w14:textId="77777777" w:rsidR="005258C7" w:rsidRDefault="005258C7" w:rsidP="00F75C86">
      <w:pPr>
        <w:pStyle w:val="a"/>
      </w:pPr>
      <w:r>
        <w:t>Тарифы – Скидки.</w:t>
      </w:r>
    </w:p>
    <w:p w14:paraId="12FD34B3" w14:textId="77777777" w:rsidR="005258C7" w:rsidRDefault="005258C7" w:rsidP="005258C7">
      <w:r>
        <w:t>Модуль бизнес-логики включает в себя таблицы основных бизнес-сущностей (таких как сообщения, файлы и другие) и отношения между ними.</w:t>
      </w:r>
    </w:p>
    <w:p w14:paraId="16DB851B" w14:textId="77777777" w:rsidR="005258C7" w:rsidRDefault="005258C7" w:rsidP="005258C7">
      <w:r>
        <w:t>Модуль авторизации включает в себя таблицы, в которых хранится информация о зарегистрированных пользователях, их ролях и доступах.</w:t>
      </w:r>
    </w:p>
    <w:p w14:paraId="2CA04059" w14:textId="4B664ADE" w:rsidR="005258C7" w:rsidRDefault="005258C7" w:rsidP="00F75C86">
      <w:r>
        <w:t>Модуль балансировки состоит из таблиц досту</w:t>
      </w:r>
      <w:r w:rsidR="00F75C86">
        <w:t>пных серверов и их приоритетов.</w:t>
      </w:r>
    </w:p>
    <w:p w14:paraId="1AD1501B" w14:textId="77777777" w:rsidR="005258C7" w:rsidRDefault="005258C7" w:rsidP="002353E7">
      <w:pPr>
        <w:pStyle w:val="2"/>
      </w:pPr>
      <w:bookmarkStart w:id="186" w:name="_Toc73469567"/>
      <w:bookmarkStart w:id="187" w:name="_Toc68534528"/>
      <w:r w:rsidRPr="002353E7">
        <w:lastRenderedPageBreak/>
        <w:t>Низкоуровневое</w:t>
      </w:r>
      <w:r>
        <w:t xml:space="preserve"> проектирование</w:t>
      </w:r>
      <w:bookmarkEnd w:id="186"/>
      <w:bookmarkEnd w:id="187"/>
    </w:p>
    <w:p w14:paraId="6AFAD101" w14:textId="77777777" w:rsidR="005258C7" w:rsidRDefault="005258C7" w:rsidP="002353E7">
      <w:pPr>
        <w:pStyle w:val="3"/>
      </w:pPr>
      <w:bookmarkStart w:id="188" w:name="_Toc73469568"/>
      <w:bookmarkStart w:id="189" w:name="_Toc68534529"/>
      <w:r>
        <w:rPr>
          <w:lang w:val="en-US"/>
        </w:rPr>
        <w:t>ER-</w:t>
      </w:r>
      <w:r>
        <w:t>диаграмма</w:t>
      </w:r>
      <w:bookmarkEnd w:id="188"/>
      <w:bookmarkEnd w:id="189"/>
    </w:p>
    <w:p w14:paraId="33311238" w14:textId="77777777" w:rsidR="005258C7" w:rsidRDefault="005258C7" w:rsidP="005258C7">
      <w:r>
        <w:t>Разработана модель данных для программного комплекса управления рассылкой электронных сообщений.</w:t>
      </w:r>
    </w:p>
    <w:p w14:paraId="7C94B5BF" w14:textId="77777777" w:rsidR="005258C7" w:rsidRDefault="005258C7" w:rsidP="005258C7">
      <w:r>
        <w:t xml:space="preserve">Оператор передает информацию о сообщении в пользовательской части и при помощи </w:t>
      </w:r>
      <w:r>
        <w:rPr>
          <w:lang w:val="en-US"/>
        </w:rPr>
        <w:t>API</w:t>
      </w:r>
      <w:r w:rsidRPr="005258C7">
        <w:t xml:space="preserve"> </w:t>
      </w:r>
      <w:r>
        <w:t>передает его на сервер, где информация о сообщении формализуется, заносится в базу данных и передается сервисам доставки.</w:t>
      </w:r>
    </w:p>
    <w:p w14:paraId="700D648F" w14:textId="77777777" w:rsidR="005258C7" w:rsidRDefault="005258C7" w:rsidP="005258C7">
      <w:r>
        <w:t>В результате анализа процесс обучения можно обозначить несколько сущностей. Вот описание некоторых основных сущностей:</w:t>
      </w:r>
    </w:p>
    <w:p w14:paraId="4CD7ABAC" w14:textId="4CD7CCC5" w:rsidR="005258C7" w:rsidRPr="002353E7" w:rsidRDefault="005258C7" w:rsidP="002353E7">
      <w:pPr>
        <w:pStyle w:val="c"/>
        <w:rPr>
          <w:lang w:val="ru-RU"/>
        </w:rPr>
      </w:pPr>
      <w:r>
        <w:t>Messages</w:t>
      </w:r>
      <w:r w:rsidRPr="002353E7">
        <w:rPr>
          <w:lang w:val="ru-RU"/>
        </w:rPr>
        <w:t xml:space="preserve"> – таблица для хранения сообщений</w:t>
      </w:r>
      <w:r w:rsidR="00401F19">
        <w:rPr>
          <w:lang w:val="ru-RU"/>
        </w:rPr>
        <w:t>:</w:t>
      </w:r>
    </w:p>
    <w:p w14:paraId="08E1CAB7" w14:textId="1193B6EC" w:rsidR="005258C7" w:rsidRPr="00401F19" w:rsidRDefault="00401F19" w:rsidP="00401F19">
      <w:pPr>
        <w:pStyle w:val="affffff8"/>
      </w:pPr>
      <w:r>
        <w:rPr>
          <w:lang w:val="en-US"/>
        </w:rPr>
        <w:t>messageI</w:t>
      </w:r>
      <w:r w:rsidR="005258C7" w:rsidRPr="00401F19">
        <w:t>d (long) – суррогатный первичный ключ;</w:t>
      </w:r>
    </w:p>
    <w:p w14:paraId="592A912A" w14:textId="77777777" w:rsidR="005258C7" w:rsidRPr="00401F19" w:rsidRDefault="005258C7" w:rsidP="00401F19">
      <w:pPr>
        <w:pStyle w:val="affffff8"/>
      </w:pPr>
      <w:r w:rsidRPr="00401F19">
        <w:t>userId (long) – id отправителя;</w:t>
      </w:r>
    </w:p>
    <w:p w14:paraId="510FEB6C" w14:textId="77777777" w:rsidR="005258C7" w:rsidRPr="00401F19" w:rsidRDefault="005258C7" w:rsidP="00401F19">
      <w:pPr>
        <w:pStyle w:val="affffff8"/>
      </w:pPr>
      <w:r w:rsidRPr="00401F19">
        <w:t>destinationDate (dateTime) – дата и время успешной доставки;</w:t>
      </w:r>
    </w:p>
    <w:p w14:paraId="6AC76F0A" w14:textId="77777777" w:rsidR="005258C7" w:rsidRPr="00401F19" w:rsidRDefault="005258C7" w:rsidP="00401F19">
      <w:pPr>
        <w:pStyle w:val="affffff8"/>
      </w:pPr>
      <w:r w:rsidRPr="00401F19">
        <w:t>theme (nvarchar(max)) – тема сообщения;</w:t>
      </w:r>
    </w:p>
    <w:p w14:paraId="7FFBC68B" w14:textId="1F9B7AE2" w:rsidR="005258C7" w:rsidRPr="00401F19" w:rsidRDefault="005258C7" w:rsidP="00401F19">
      <w:pPr>
        <w:pStyle w:val="affffff8"/>
      </w:pPr>
      <w:r w:rsidRPr="00401F19">
        <w:t xml:space="preserve">body (text) – </w:t>
      </w:r>
      <w:r w:rsidR="00401F19">
        <w:t>текст</w:t>
      </w:r>
      <w:r w:rsidRPr="00401F19">
        <w:t xml:space="preserve"> сообщения;</w:t>
      </w:r>
    </w:p>
    <w:p w14:paraId="78FCC2B2" w14:textId="77777777" w:rsidR="005258C7" w:rsidRPr="00401F19" w:rsidRDefault="005258C7" w:rsidP="00401F19">
      <w:pPr>
        <w:pStyle w:val="affffff8"/>
      </w:pPr>
      <w:r w:rsidRPr="00401F19">
        <w:t>size (int) – размер сообщения в единицах (байт);</w:t>
      </w:r>
    </w:p>
    <w:p w14:paraId="13C61EC7" w14:textId="77777777" w:rsidR="005258C7" w:rsidRPr="00401F19" w:rsidRDefault="005258C7" w:rsidP="00401F19">
      <w:pPr>
        <w:pStyle w:val="affffff8"/>
      </w:pPr>
      <w:r w:rsidRPr="00401F19">
        <w:t>isScheduled (int) – логическое поле – запланирована ли отправка сообщения;</w:t>
      </w:r>
    </w:p>
    <w:p w14:paraId="3297725D" w14:textId="77777777" w:rsidR="005258C7" w:rsidRPr="00401F19" w:rsidRDefault="005258C7" w:rsidP="00401F19">
      <w:pPr>
        <w:pStyle w:val="affffff8"/>
      </w:pPr>
      <w:r w:rsidRPr="00401F19">
        <w:t>scheduleDate (dateTime) – запланированная дата и время, когда необходимо отправить сообщение;</w:t>
      </w:r>
    </w:p>
    <w:p w14:paraId="770B2ADB" w14:textId="77777777" w:rsidR="005258C7" w:rsidRPr="00401F19" w:rsidRDefault="005258C7" w:rsidP="00401F19">
      <w:pPr>
        <w:pStyle w:val="affffff8"/>
      </w:pPr>
      <w:r w:rsidRPr="00401F19">
        <w:t>isSent (int) – логическое поле – успешно ли доставлено сообщение;</w:t>
      </w:r>
    </w:p>
    <w:p w14:paraId="53C214CF" w14:textId="77777777" w:rsidR="00401F19" w:rsidRDefault="00401F19" w:rsidP="00401F19">
      <w:pPr>
        <w:pStyle w:val="affffff8"/>
      </w:pPr>
      <w:r>
        <w:rPr>
          <w:lang w:val="en-US"/>
        </w:rPr>
        <w:t>deliveryQ</w:t>
      </w:r>
      <w:r w:rsidR="005258C7" w:rsidRPr="00401F19">
        <w:t>ueueId (int) – id очереди, в которой содержится данное сообще</w:t>
      </w:r>
      <w:r>
        <w:t>ние;</w:t>
      </w:r>
    </w:p>
    <w:p w14:paraId="1E3204C1" w14:textId="77777777" w:rsidR="00401F19" w:rsidRDefault="00401F19" w:rsidP="00401F19">
      <w:pPr>
        <w:pStyle w:val="affffff8"/>
      </w:pPr>
      <w:r>
        <w:rPr>
          <w:lang w:val="en-US"/>
        </w:rPr>
        <w:t>chosendDeliveryService</w:t>
      </w:r>
      <w:r w:rsidRPr="00401F19">
        <w:t xml:space="preserve"> (</w:t>
      </w:r>
      <w:r>
        <w:rPr>
          <w:lang w:val="en-US"/>
        </w:rPr>
        <w:t>int</w:t>
      </w:r>
      <w:r w:rsidRPr="00401F19">
        <w:t xml:space="preserve">) – </w:t>
      </w:r>
      <w:r>
        <w:rPr>
          <w:lang w:val="en-US"/>
        </w:rPr>
        <w:t>id</w:t>
      </w:r>
      <w:r w:rsidRPr="00401F19">
        <w:t xml:space="preserve"> </w:t>
      </w:r>
      <w:r>
        <w:t>выбранного пользователем сервиса доставки;</w:t>
      </w:r>
    </w:p>
    <w:p w14:paraId="68D1F764" w14:textId="1D6B3B41" w:rsidR="00401F19" w:rsidRDefault="00401F19" w:rsidP="00401F19">
      <w:pPr>
        <w:pStyle w:val="affffff8"/>
      </w:pPr>
      <w:r>
        <w:rPr>
          <w:lang w:val="en-US"/>
        </w:rPr>
        <w:t>usedDeliveryService</w:t>
      </w:r>
      <w:r w:rsidRPr="00401F19">
        <w:t xml:space="preserve"> (</w:t>
      </w:r>
      <w:r>
        <w:rPr>
          <w:lang w:val="en-US"/>
        </w:rPr>
        <w:t>int</w:t>
      </w:r>
      <w:r w:rsidRPr="00401F19">
        <w:t xml:space="preserve">) – </w:t>
      </w:r>
      <w:r>
        <w:rPr>
          <w:lang w:val="en-US"/>
        </w:rPr>
        <w:t>id</w:t>
      </w:r>
      <w:r w:rsidRPr="00401F19">
        <w:t xml:space="preserve"> </w:t>
      </w:r>
      <w:r>
        <w:t>сервиса доставки, использованного для отправки;</w:t>
      </w:r>
    </w:p>
    <w:p w14:paraId="35CCF213" w14:textId="0A5EFC30" w:rsidR="00401F19" w:rsidRDefault="00401F19" w:rsidP="00401F19">
      <w:pPr>
        <w:pStyle w:val="affffff8"/>
        <w:rPr>
          <w:lang w:val="en-US"/>
        </w:rPr>
      </w:pPr>
      <w:r>
        <w:rPr>
          <w:lang w:val="en-US"/>
        </w:rPr>
        <w:t xml:space="preserve">deliveryStatus (int) – id </w:t>
      </w:r>
      <w:r>
        <w:t>статуса</w:t>
      </w:r>
      <w:r w:rsidRPr="00401F19">
        <w:rPr>
          <w:lang w:val="en-US"/>
        </w:rPr>
        <w:t xml:space="preserve"> </w:t>
      </w:r>
      <w:r>
        <w:t>доставки</w:t>
      </w:r>
      <w:r w:rsidRPr="00401F19">
        <w:rPr>
          <w:lang w:val="en-US"/>
        </w:rPr>
        <w:t>;</w:t>
      </w:r>
    </w:p>
    <w:p w14:paraId="78FD696B" w14:textId="7EF54E4A" w:rsidR="00401F19" w:rsidRDefault="00401F19" w:rsidP="00401F19">
      <w:pPr>
        <w:pStyle w:val="affffff8"/>
      </w:pPr>
      <w:r>
        <w:rPr>
          <w:lang w:val="en-US"/>
        </w:rPr>
        <w:t>creationDate</w:t>
      </w:r>
      <w:r w:rsidRPr="00401F19">
        <w:t xml:space="preserve"> (</w:t>
      </w:r>
      <w:r>
        <w:rPr>
          <w:lang w:val="en-US"/>
        </w:rPr>
        <w:t>dateTime</w:t>
      </w:r>
      <w:r w:rsidRPr="00401F19">
        <w:t xml:space="preserve">) – </w:t>
      </w:r>
      <w:r>
        <w:t>дата создания сообщения;</w:t>
      </w:r>
    </w:p>
    <w:p w14:paraId="23C96C30" w14:textId="2EA9471C" w:rsidR="00401F19" w:rsidRPr="00401F19" w:rsidRDefault="00401F19" w:rsidP="00401F19">
      <w:pPr>
        <w:pStyle w:val="affffff8"/>
      </w:pPr>
      <w:r>
        <w:rPr>
          <w:lang w:val="en-US"/>
        </w:rPr>
        <w:lastRenderedPageBreak/>
        <w:t>isHtml</w:t>
      </w:r>
      <w:r w:rsidRPr="00401F19">
        <w:t xml:space="preserve"> (</w:t>
      </w:r>
      <w:r>
        <w:rPr>
          <w:lang w:val="en-US"/>
        </w:rPr>
        <w:t>bit</w:t>
      </w:r>
      <w:r w:rsidRPr="00401F19">
        <w:t xml:space="preserve">) – </w:t>
      </w:r>
      <w:r>
        <w:t xml:space="preserve">логическое поле – является ли текст </w:t>
      </w:r>
      <w:r>
        <w:rPr>
          <w:lang w:val="en-US"/>
        </w:rPr>
        <w:t>html</w:t>
      </w:r>
      <w:r w:rsidRPr="00401F19">
        <w:t>-</w:t>
      </w:r>
      <w:r>
        <w:t>страницей</w:t>
      </w:r>
    </w:p>
    <w:p w14:paraId="736674B9" w14:textId="38EFCAA3" w:rsidR="005258C7" w:rsidRPr="00216C09" w:rsidRDefault="005258C7" w:rsidP="002353E7">
      <w:pPr>
        <w:pStyle w:val="c"/>
        <w:rPr>
          <w:lang w:val="ru-RU"/>
        </w:rPr>
      </w:pPr>
      <w:r>
        <w:t>AttachedFiles</w:t>
      </w:r>
      <w:r w:rsidRPr="00216C09">
        <w:rPr>
          <w:lang w:val="ru-RU"/>
        </w:rPr>
        <w:t xml:space="preserve"> – таблица для хранения ссылок на прикрепленные файлы</w:t>
      </w:r>
      <w:r w:rsidR="00401F19">
        <w:rPr>
          <w:lang w:val="ru-RU"/>
        </w:rPr>
        <w:t>:</w:t>
      </w:r>
    </w:p>
    <w:p w14:paraId="4E19E669" w14:textId="1F7356B1" w:rsidR="005258C7" w:rsidRDefault="00401F19" w:rsidP="00401F19">
      <w:pPr>
        <w:pStyle w:val="affffff8"/>
      </w:pPr>
      <w:r>
        <w:rPr>
          <w:lang w:val="en-US"/>
        </w:rPr>
        <w:t>id</w:t>
      </w:r>
      <w:r w:rsidR="005258C7" w:rsidRPr="005258C7">
        <w:t xml:space="preserve"> </w:t>
      </w:r>
      <w:r w:rsidR="005258C7">
        <w:t>(</w:t>
      </w:r>
      <w:r w:rsidR="005258C7">
        <w:rPr>
          <w:lang w:val="en-US"/>
        </w:rPr>
        <w:t>long</w:t>
      </w:r>
      <w:r w:rsidR="005258C7">
        <w:t>) – суррогатный первичный ключ;</w:t>
      </w:r>
    </w:p>
    <w:p w14:paraId="52A9264E" w14:textId="5DF48E77" w:rsidR="005258C7" w:rsidRDefault="00401F19" w:rsidP="002353E7">
      <w:pPr>
        <w:pStyle w:val="affffff8"/>
      </w:pPr>
      <w:r>
        <w:rPr>
          <w:lang w:val="en-US"/>
        </w:rPr>
        <w:t>title</w:t>
      </w:r>
      <w:r w:rsidR="005258C7">
        <w:t xml:space="preserve"> (</w:t>
      </w:r>
      <w:r w:rsidR="005258C7">
        <w:rPr>
          <w:lang w:val="en-US"/>
        </w:rPr>
        <w:t>int</w:t>
      </w:r>
      <w:r w:rsidR="005258C7">
        <w:t xml:space="preserve">) – </w:t>
      </w:r>
      <w:r>
        <w:t>название файла</w:t>
      </w:r>
      <w:r w:rsidR="005258C7">
        <w:t>;</w:t>
      </w:r>
    </w:p>
    <w:p w14:paraId="3B29B22B" w14:textId="77777777" w:rsidR="00401F19" w:rsidRDefault="00401F19" w:rsidP="002353E7">
      <w:pPr>
        <w:pStyle w:val="affffff8"/>
      </w:pPr>
      <w:r>
        <w:rPr>
          <w:lang w:val="en-US"/>
        </w:rPr>
        <w:t>fileType</w:t>
      </w:r>
      <w:r>
        <w:t xml:space="preserve"> – тип файла;</w:t>
      </w:r>
    </w:p>
    <w:p w14:paraId="3E2F6836" w14:textId="526CC813" w:rsidR="005258C7" w:rsidRDefault="00401F19" w:rsidP="002353E7">
      <w:pPr>
        <w:pStyle w:val="affffff8"/>
      </w:pPr>
      <w:r>
        <w:rPr>
          <w:lang w:val="en-US"/>
        </w:rPr>
        <w:t>messageId</w:t>
      </w:r>
      <w:r w:rsidRPr="00401F19">
        <w:t xml:space="preserve"> – </w:t>
      </w:r>
      <w:r>
        <w:t>сообщение, к которому файл прикреплен.</w:t>
      </w:r>
      <w:r w:rsidR="005258C7">
        <w:t xml:space="preserve"> </w:t>
      </w:r>
    </w:p>
    <w:p w14:paraId="3BBDAC58" w14:textId="1D415285" w:rsidR="005258C7" w:rsidRPr="00216C09" w:rsidRDefault="005258C7" w:rsidP="002353E7">
      <w:pPr>
        <w:pStyle w:val="c"/>
        <w:rPr>
          <w:lang w:val="ru-RU"/>
        </w:rPr>
      </w:pPr>
      <w:r>
        <w:t>Users</w:t>
      </w:r>
      <w:r w:rsidRPr="00216C09">
        <w:rPr>
          <w:lang w:val="ru-RU"/>
        </w:rPr>
        <w:t xml:space="preserve"> – таблица для хранения информации о пользователях</w:t>
      </w:r>
      <w:r w:rsidR="00401F19">
        <w:rPr>
          <w:lang w:val="ru-RU"/>
        </w:rPr>
        <w:t>:</w:t>
      </w:r>
    </w:p>
    <w:p w14:paraId="768985CE" w14:textId="3E21BA41" w:rsidR="005258C7" w:rsidRDefault="00401F19" w:rsidP="002353E7">
      <w:pPr>
        <w:pStyle w:val="affffff8"/>
      </w:pPr>
      <w:r>
        <w:rPr>
          <w:lang w:val="en-US"/>
        </w:rPr>
        <w:t>userI</w:t>
      </w:r>
      <w:r w:rsidR="005258C7">
        <w:rPr>
          <w:lang w:val="en-US"/>
        </w:rPr>
        <w:t>d</w:t>
      </w:r>
      <w:r w:rsidR="005258C7">
        <w:t xml:space="preserve"> (</w:t>
      </w:r>
      <w:r w:rsidR="005258C7">
        <w:rPr>
          <w:lang w:val="en-US"/>
        </w:rPr>
        <w:t>long</w:t>
      </w:r>
      <w:r w:rsidR="005258C7">
        <w:t>) – суррогатный первичный ключ;</w:t>
      </w:r>
    </w:p>
    <w:p w14:paraId="14DF27E0" w14:textId="6376519F" w:rsidR="005258C7" w:rsidRDefault="005258C7" w:rsidP="002353E7">
      <w:pPr>
        <w:pStyle w:val="affffff8"/>
      </w:pPr>
      <w:r>
        <w:rPr>
          <w:lang w:val="en-US"/>
        </w:rPr>
        <w:t>userName</w:t>
      </w:r>
      <w:r>
        <w:t xml:space="preserve"> (</w:t>
      </w:r>
      <w:r>
        <w:rPr>
          <w:lang w:val="en-US"/>
        </w:rPr>
        <w:t>nvarchar</w:t>
      </w:r>
      <w:r w:rsidRPr="00401F19">
        <w:t>(</w:t>
      </w:r>
      <w:r>
        <w:rPr>
          <w:lang w:val="en-US"/>
        </w:rPr>
        <w:t xml:space="preserve">max)) – </w:t>
      </w:r>
      <w:r>
        <w:t>имя пользователя;</w:t>
      </w:r>
    </w:p>
    <w:p w14:paraId="4D263C65" w14:textId="27D6B5D9" w:rsidR="00401F19" w:rsidRDefault="00401F19" w:rsidP="002353E7">
      <w:pPr>
        <w:pStyle w:val="affffff8"/>
      </w:pPr>
      <w:r>
        <w:rPr>
          <w:lang w:val="en-US"/>
        </w:rPr>
        <w:t>userSecondName</w:t>
      </w:r>
      <w:r w:rsidRPr="00401F19">
        <w:t xml:space="preserve"> (</w:t>
      </w:r>
      <w:r>
        <w:rPr>
          <w:lang w:val="en-US"/>
        </w:rPr>
        <w:t>nvarchar</w:t>
      </w:r>
      <w:r w:rsidRPr="00401F19">
        <w:t>(</w:t>
      </w:r>
      <w:r>
        <w:rPr>
          <w:lang w:val="en-US"/>
        </w:rPr>
        <w:t>max</w:t>
      </w:r>
      <w:r w:rsidRPr="00401F19">
        <w:t xml:space="preserve">)) – </w:t>
      </w:r>
      <w:r>
        <w:t>фамилия пользователя;</w:t>
      </w:r>
    </w:p>
    <w:p w14:paraId="50096F8D" w14:textId="74988F59" w:rsidR="005258C7" w:rsidRDefault="005258C7" w:rsidP="002353E7">
      <w:pPr>
        <w:pStyle w:val="affffff8"/>
      </w:pPr>
      <w:r>
        <w:rPr>
          <w:lang w:val="en-US"/>
        </w:rPr>
        <w:t>email</w:t>
      </w:r>
      <w:r>
        <w:t xml:space="preserve"> (</w:t>
      </w:r>
      <w:r>
        <w:rPr>
          <w:lang w:val="en-US"/>
        </w:rPr>
        <w:t>nvarchar</w:t>
      </w:r>
      <w:r>
        <w:t>(max)) – почтовый адрес пользователя;</w:t>
      </w:r>
    </w:p>
    <w:p w14:paraId="1BC02D97" w14:textId="6734C9C0" w:rsidR="00401F19" w:rsidRDefault="00401F19" w:rsidP="002353E7">
      <w:pPr>
        <w:pStyle w:val="affffff8"/>
      </w:pPr>
      <w:r>
        <w:rPr>
          <w:lang w:val="en-US"/>
        </w:rPr>
        <w:t>isActive</w:t>
      </w:r>
      <w:r w:rsidRPr="00401F19">
        <w:t xml:space="preserve"> (</w:t>
      </w:r>
      <w:r>
        <w:rPr>
          <w:lang w:val="en-US"/>
        </w:rPr>
        <w:t>bit</w:t>
      </w:r>
      <w:r w:rsidRPr="00401F19">
        <w:t>) –</w:t>
      </w:r>
      <w:r>
        <w:t xml:space="preserve"> логическое поле – является ли пользователь активным</w:t>
      </w:r>
    </w:p>
    <w:p w14:paraId="215DA97A" w14:textId="2487647D" w:rsidR="005258C7" w:rsidRDefault="005258C7" w:rsidP="00401F19">
      <w:pPr>
        <w:pStyle w:val="affffff8"/>
      </w:pPr>
      <w:r>
        <w:rPr>
          <w:lang w:val="en-US"/>
        </w:rPr>
        <w:t>passwordHash</w:t>
      </w:r>
      <w:r>
        <w:t xml:space="preserve"> (</w:t>
      </w:r>
      <w:r>
        <w:rPr>
          <w:lang w:val="en-US"/>
        </w:rPr>
        <w:t>nvarchar</w:t>
      </w:r>
      <w:r>
        <w:t>(</w:t>
      </w:r>
      <w:r>
        <w:rPr>
          <w:lang w:val="en-US"/>
        </w:rPr>
        <w:t>max</w:t>
      </w:r>
      <w:r>
        <w:t>)) – хэш, полученный из пароля пользователя;</w:t>
      </w:r>
    </w:p>
    <w:p w14:paraId="213B7A0D" w14:textId="58B7E896" w:rsidR="005258C7" w:rsidRDefault="00401F19" w:rsidP="00401F19">
      <w:pPr>
        <w:pStyle w:val="affffff8"/>
      </w:pPr>
      <w:r>
        <w:rPr>
          <w:lang w:val="en-US"/>
        </w:rPr>
        <w:t>role</w:t>
      </w:r>
      <w:r w:rsidRPr="00401F19">
        <w:t xml:space="preserve"> (</w:t>
      </w:r>
      <w:r>
        <w:rPr>
          <w:lang w:val="en-US"/>
        </w:rPr>
        <w:t>int</w:t>
      </w:r>
      <w:r w:rsidRPr="00401F19">
        <w:t xml:space="preserve">) – </w:t>
      </w:r>
      <w:r>
        <w:t>текущая роль пользователя.</w:t>
      </w:r>
    </w:p>
    <w:p w14:paraId="01C5F834" w14:textId="77777777" w:rsidR="005258C7" w:rsidRPr="00216C09" w:rsidRDefault="005258C7" w:rsidP="002353E7">
      <w:pPr>
        <w:pStyle w:val="c"/>
        <w:rPr>
          <w:b/>
          <w:lang w:val="ru-RU"/>
        </w:rPr>
      </w:pPr>
      <w:r>
        <w:t>UsersAccesses</w:t>
      </w:r>
      <w:r w:rsidRPr="00216C09">
        <w:rPr>
          <w:lang w:val="ru-RU"/>
        </w:rPr>
        <w:t xml:space="preserve"> – таблица для связи таблиц пользователей и доступов</w:t>
      </w:r>
    </w:p>
    <w:p w14:paraId="22CF8E34" w14:textId="77777777" w:rsidR="005258C7" w:rsidRDefault="005258C7" w:rsidP="002353E7">
      <w:pPr>
        <w:pStyle w:val="affffff8"/>
      </w:pPr>
      <w:r>
        <w:rPr>
          <w:lang w:val="en-US"/>
        </w:rPr>
        <w:t>userId</w:t>
      </w:r>
      <w:r w:rsidRPr="005258C7">
        <w:t xml:space="preserve"> </w:t>
      </w:r>
      <w:r>
        <w:t>(</w:t>
      </w:r>
      <w:r>
        <w:rPr>
          <w:lang w:val="en-US"/>
        </w:rPr>
        <w:t>long</w:t>
      </w:r>
      <w:r>
        <w:t>) – суррогатный первичный ключ пользователя;</w:t>
      </w:r>
    </w:p>
    <w:p w14:paraId="0F8F13EC" w14:textId="77777777" w:rsidR="005258C7" w:rsidRDefault="005258C7" w:rsidP="002353E7">
      <w:pPr>
        <w:pStyle w:val="affffff8"/>
      </w:pPr>
      <w:r>
        <w:rPr>
          <w:lang w:val="en-US"/>
        </w:rPr>
        <w:t>accessId</w:t>
      </w:r>
      <w:r>
        <w:t xml:space="preserve"> (</w:t>
      </w:r>
      <w:r>
        <w:rPr>
          <w:lang w:val="en-US"/>
        </w:rPr>
        <w:t>long</w:t>
      </w:r>
      <w:r>
        <w:t xml:space="preserve">) – суррогатный первичный ключ доступа </w:t>
      </w:r>
    </w:p>
    <w:p w14:paraId="7EFC0398" w14:textId="77777777" w:rsidR="005258C7" w:rsidRPr="00216C09" w:rsidRDefault="005258C7" w:rsidP="002353E7">
      <w:pPr>
        <w:pStyle w:val="c"/>
        <w:rPr>
          <w:lang w:val="ru-RU"/>
        </w:rPr>
      </w:pPr>
      <w:r>
        <w:t>Accesses</w:t>
      </w:r>
      <w:r w:rsidRPr="00216C09">
        <w:rPr>
          <w:lang w:val="ru-RU"/>
        </w:rPr>
        <w:t xml:space="preserve"> – таблица для хранения информации о доступах</w:t>
      </w:r>
    </w:p>
    <w:p w14:paraId="2522EDA2" w14:textId="2BC682EF" w:rsidR="005258C7" w:rsidRDefault="00401F19" w:rsidP="004D358A">
      <w:pPr>
        <w:pStyle w:val="affffff8"/>
      </w:pPr>
      <w:r>
        <w:rPr>
          <w:lang w:val="en-US"/>
        </w:rPr>
        <w:t>accessI</w:t>
      </w:r>
      <w:r w:rsidR="005258C7">
        <w:rPr>
          <w:lang w:val="en-US"/>
        </w:rPr>
        <w:t>d</w:t>
      </w:r>
      <w:r w:rsidR="005258C7" w:rsidRPr="005258C7">
        <w:t xml:space="preserve"> </w:t>
      </w:r>
      <w:r w:rsidR="005258C7">
        <w:t>(</w:t>
      </w:r>
      <w:r w:rsidR="005258C7">
        <w:rPr>
          <w:lang w:val="en-US"/>
        </w:rPr>
        <w:t>long</w:t>
      </w:r>
      <w:r w:rsidR="005258C7">
        <w:t>) – суррогатный первичный ключ;</w:t>
      </w:r>
    </w:p>
    <w:p w14:paraId="48032CCE" w14:textId="77777777" w:rsidR="005258C7" w:rsidRDefault="005258C7" w:rsidP="004D358A">
      <w:pPr>
        <w:pStyle w:val="affffff8"/>
      </w:pPr>
      <w:r>
        <w:rPr>
          <w:lang w:val="en-US"/>
        </w:rPr>
        <w:t>userId</w:t>
      </w:r>
      <w:r w:rsidRPr="005258C7">
        <w:t xml:space="preserve"> </w:t>
      </w:r>
      <w:r>
        <w:t>(</w:t>
      </w:r>
      <w:r>
        <w:rPr>
          <w:lang w:val="en-US"/>
        </w:rPr>
        <w:t>long</w:t>
      </w:r>
      <w:r>
        <w:t xml:space="preserve">) – </w:t>
      </w:r>
      <w:r>
        <w:rPr>
          <w:lang w:val="en-US"/>
        </w:rPr>
        <w:t>id</w:t>
      </w:r>
      <w:r w:rsidRPr="005258C7">
        <w:t xml:space="preserve"> </w:t>
      </w:r>
      <w:r>
        <w:t>пользователя, которому принадлежит данный доступ</w:t>
      </w:r>
    </w:p>
    <w:p w14:paraId="3CDAA338" w14:textId="77777777" w:rsidR="005258C7" w:rsidRDefault="005258C7" w:rsidP="004D358A">
      <w:pPr>
        <w:pStyle w:val="affffff8"/>
      </w:pPr>
      <w:r>
        <w:rPr>
          <w:lang w:val="en-US"/>
        </w:rPr>
        <w:t>startDate</w:t>
      </w:r>
      <w:r>
        <w:t xml:space="preserve"> (</w:t>
      </w:r>
      <w:r>
        <w:rPr>
          <w:lang w:val="en-US"/>
        </w:rPr>
        <w:t>dateTime</w:t>
      </w:r>
      <w:r>
        <w:t>) – дата и время начала подписки пользователя;</w:t>
      </w:r>
    </w:p>
    <w:p w14:paraId="2AB460A7" w14:textId="77777777" w:rsidR="005258C7" w:rsidRDefault="005258C7" w:rsidP="004D358A">
      <w:pPr>
        <w:pStyle w:val="affffff8"/>
      </w:pPr>
      <w:r>
        <w:rPr>
          <w:lang w:val="en-US"/>
        </w:rPr>
        <w:t>endDate</w:t>
      </w:r>
      <w:r>
        <w:t xml:space="preserve"> (</w:t>
      </w:r>
      <w:r>
        <w:rPr>
          <w:lang w:val="en-US"/>
        </w:rPr>
        <w:t>dateTime</w:t>
      </w:r>
      <w:r>
        <w:t>) – дата и время конца подписки пользователя;</w:t>
      </w:r>
    </w:p>
    <w:p w14:paraId="64ECC12E" w14:textId="77777777" w:rsidR="005258C7" w:rsidRDefault="005258C7" w:rsidP="004D358A">
      <w:pPr>
        <w:pStyle w:val="affffff8"/>
      </w:pPr>
      <w:r>
        <w:rPr>
          <w:lang w:val="en-US"/>
        </w:rPr>
        <w:t>tariffId</w:t>
      </w:r>
      <w:r w:rsidRPr="005258C7">
        <w:t xml:space="preserve"> </w:t>
      </w:r>
      <w:r>
        <w:t>(</w:t>
      </w:r>
      <w:r>
        <w:rPr>
          <w:lang w:val="en-US"/>
        </w:rPr>
        <w:t>int</w:t>
      </w:r>
      <w:r>
        <w:t xml:space="preserve">) – </w:t>
      </w:r>
      <w:r>
        <w:rPr>
          <w:lang w:val="en-US"/>
        </w:rPr>
        <w:t>id</w:t>
      </w:r>
      <w:r w:rsidRPr="005258C7">
        <w:t xml:space="preserve"> </w:t>
      </w:r>
      <w:r>
        <w:t>тарифа пользователя.</w:t>
      </w:r>
    </w:p>
    <w:p w14:paraId="69BBEBBB" w14:textId="77777777" w:rsidR="005258C7" w:rsidRPr="00216C09" w:rsidRDefault="005258C7" w:rsidP="004D358A">
      <w:pPr>
        <w:pStyle w:val="c"/>
        <w:rPr>
          <w:lang w:val="ru-RU"/>
        </w:rPr>
      </w:pPr>
      <w:r>
        <w:t>Contacts</w:t>
      </w:r>
      <w:r w:rsidRPr="00216C09">
        <w:rPr>
          <w:lang w:val="ru-RU"/>
        </w:rPr>
        <w:t xml:space="preserve"> – таблица для хранения контактов пользователей</w:t>
      </w:r>
    </w:p>
    <w:p w14:paraId="694F65F5" w14:textId="77777777" w:rsidR="005258C7" w:rsidRDefault="005258C7" w:rsidP="004D358A">
      <w:pPr>
        <w:pStyle w:val="affffff8"/>
      </w:pPr>
      <w:r>
        <w:rPr>
          <w:lang w:val="en-US"/>
        </w:rPr>
        <w:t>id</w:t>
      </w:r>
      <w:r>
        <w:t xml:space="preserve"> (</w:t>
      </w:r>
      <w:r>
        <w:rPr>
          <w:lang w:val="en-US"/>
        </w:rPr>
        <w:t>long</w:t>
      </w:r>
      <w:r>
        <w:t>) – суррогатный первичный ключ;</w:t>
      </w:r>
    </w:p>
    <w:p w14:paraId="26075FF7" w14:textId="77777777" w:rsidR="005258C7" w:rsidRDefault="005258C7" w:rsidP="004D358A">
      <w:pPr>
        <w:pStyle w:val="affffff8"/>
        <w:rPr>
          <w:lang w:val="en-US"/>
        </w:rPr>
      </w:pPr>
      <w:r>
        <w:rPr>
          <w:lang w:val="en-US"/>
        </w:rPr>
        <w:t xml:space="preserve">contactName (nvarchar(MAX)) – </w:t>
      </w:r>
      <w:r>
        <w:t>имя</w:t>
      </w:r>
      <w:r>
        <w:rPr>
          <w:lang w:val="en-US"/>
        </w:rPr>
        <w:t xml:space="preserve"> </w:t>
      </w:r>
      <w:r>
        <w:t>контакта</w:t>
      </w:r>
      <w:r>
        <w:rPr>
          <w:lang w:val="en-US"/>
        </w:rPr>
        <w:t>;</w:t>
      </w:r>
    </w:p>
    <w:p w14:paraId="03F95928" w14:textId="77777777" w:rsidR="005258C7" w:rsidRDefault="005258C7" w:rsidP="004D358A">
      <w:pPr>
        <w:pStyle w:val="affffff8"/>
      </w:pPr>
      <w:r>
        <w:rPr>
          <w:lang w:val="en-US"/>
        </w:rPr>
        <w:t>contactEmail</w:t>
      </w:r>
      <w:r>
        <w:t xml:space="preserve"> (</w:t>
      </w:r>
      <w:r>
        <w:rPr>
          <w:lang w:val="en-US"/>
        </w:rPr>
        <w:t>ncarchar</w:t>
      </w:r>
      <w:r>
        <w:t>(</w:t>
      </w:r>
      <w:r>
        <w:rPr>
          <w:lang w:val="en-US"/>
        </w:rPr>
        <w:t>MAX</w:t>
      </w:r>
      <w:r>
        <w:t>)) – электронный адрес контакта;</w:t>
      </w:r>
    </w:p>
    <w:p w14:paraId="0FDDFF84" w14:textId="77777777" w:rsidR="005258C7" w:rsidRDefault="005258C7" w:rsidP="004D358A">
      <w:pPr>
        <w:pStyle w:val="affffff8"/>
      </w:pPr>
      <w:r>
        <w:rPr>
          <w:lang w:val="en-US"/>
        </w:rPr>
        <w:lastRenderedPageBreak/>
        <w:t>userId</w:t>
      </w:r>
      <w:r>
        <w:t xml:space="preserve"> (</w:t>
      </w:r>
      <w:r>
        <w:rPr>
          <w:lang w:val="en-US"/>
        </w:rPr>
        <w:t>long</w:t>
      </w:r>
      <w:r>
        <w:t xml:space="preserve">) – </w:t>
      </w:r>
      <w:r>
        <w:rPr>
          <w:lang w:val="en-US"/>
        </w:rPr>
        <w:t>id</w:t>
      </w:r>
      <w:r>
        <w:t xml:space="preserve"> пользователя, которому принадлежит эта запись.</w:t>
      </w:r>
    </w:p>
    <w:p w14:paraId="52A03655" w14:textId="77777777" w:rsidR="005258C7" w:rsidRPr="00216C09" w:rsidRDefault="005258C7" w:rsidP="004D358A">
      <w:pPr>
        <w:pStyle w:val="c"/>
        <w:rPr>
          <w:lang w:val="ru-RU"/>
        </w:rPr>
      </w:pPr>
      <w:r>
        <w:t>DeliveryQueues</w:t>
      </w:r>
      <w:r w:rsidRPr="00216C09">
        <w:rPr>
          <w:lang w:val="ru-RU"/>
        </w:rPr>
        <w:t xml:space="preserve"> – таблица для хранения информации об очередях</w:t>
      </w:r>
    </w:p>
    <w:p w14:paraId="67512A60" w14:textId="77777777" w:rsidR="005258C7" w:rsidRDefault="005258C7" w:rsidP="004D358A">
      <w:pPr>
        <w:pStyle w:val="affffff8"/>
      </w:pPr>
      <w:r>
        <w:rPr>
          <w:lang w:val="en-US"/>
        </w:rPr>
        <w:t>id</w:t>
      </w:r>
      <w:r w:rsidRPr="005258C7">
        <w:t xml:space="preserve"> </w:t>
      </w:r>
      <w:r>
        <w:t>(</w:t>
      </w:r>
      <w:r>
        <w:rPr>
          <w:lang w:val="en-US"/>
        </w:rPr>
        <w:t>int</w:t>
      </w:r>
      <w:r>
        <w:t>) – суррогатный первичный ключ;</w:t>
      </w:r>
    </w:p>
    <w:p w14:paraId="2FD39A5D" w14:textId="77777777" w:rsidR="005258C7" w:rsidRDefault="005258C7" w:rsidP="004D358A">
      <w:pPr>
        <w:pStyle w:val="affffff8"/>
      </w:pPr>
      <w:r>
        <w:rPr>
          <w:lang w:val="en-US"/>
        </w:rPr>
        <w:t>sendingIntervalSec</w:t>
      </w:r>
      <w:r>
        <w:t xml:space="preserve"> (</w:t>
      </w:r>
      <w:r>
        <w:rPr>
          <w:lang w:val="en-US"/>
        </w:rPr>
        <w:t>int</w:t>
      </w:r>
      <w:r>
        <w:t>) – интервал отправки сообщений.</w:t>
      </w:r>
    </w:p>
    <w:p w14:paraId="63D5B46E" w14:textId="77777777" w:rsidR="005258C7" w:rsidRPr="00216C09" w:rsidRDefault="005258C7" w:rsidP="004D358A">
      <w:pPr>
        <w:pStyle w:val="c"/>
        <w:rPr>
          <w:lang w:val="ru-RU"/>
        </w:rPr>
      </w:pPr>
      <w:r>
        <w:t>Tariffs</w:t>
      </w:r>
      <w:r w:rsidRPr="00216C09">
        <w:rPr>
          <w:lang w:val="ru-RU"/>
        </w:rPr>
        <w:t xml:space="preserve"> – таблица для хранения информации о тарифах</w:t>
      </w:r>
    </w:p>
    <w:p w14:paraId="1877C737" w14:textId="77777777" w:rsidR="005258C7" w:rsidRDefault="005258C7" w:rsidP="004D358A">
      <w:pPr>
        <w:pStyle w:val="affffff8"/>
      </w:pPr>
      <w:r>
        <w:rPr>
          <w:lang w:val="en-US"/>
        </w:rPr>
        <w:t>id</w:t>
      </w:r>
      <w:r w:rsidRPr="005258C7">
        <w:t xml:space="preserve"> </w:t>
      </w:r>
      <w:r>
        <w:t>(</w:t>
      </w:r>
      <w:r>
        <w:rPr>
          <w:lang w:val="en-US"/>
        </w:rPr>
        <w:t>int</w:t>
      </w:r>
      <w:r>
        <w:t>) – суррогатный первичный ключ;</w:t>
      </w:r>
    </w:p>
    <w:p w14:paraId="462247FF" w14:textId="77777777" w:rsidR="005258C7" w:rsidRDefault="005258C7" w:rsidP="004D358A">
      <w:pPr>
        <w:pStyle w:val="affffff8"/>
      </w:pPr>
      <w:r>
        <w:rPr>
          <w:lang w:val="en-US"/>
        </w:rPr>
        <w:t>tariffName</w:t>
      </w:r>
      <w:r>
        <w:t xml:space="preserve"> (</w:t>
      </w:r>
      <w:r>
        <w:rPr>
          <w:lang w:val="en-US"/>
        </w:rPr>
        <w:t>nvarchar(255))</w:t>
      </w:r>
      <w:r>
        <w:t xml:space="preserve"> – название тарифа;</w:t>
      </w:r>
    </w:p>
    <w:p w14:paraId="2C30D243" w14:textId="77777777" w:rsidR="005258C7" w:rsidRDefault="005258C7" w:rsidP="004D358A">
      <w:pPr>
        <w:pStyle w:val="affffff8"/>
      </w:pPr>
      <w:r>
        <w:rPr>
          <w:lang w:val="en-US"/>
        </w:rPr>
        <w:t>cost</w:t>
      </w:r>
      <w:r>
        <w:t xml:space="preserve"> (</w:t>
      </w:r>
      <w:r>
        <w:rPr>
          <w:lang w:val="en-US"/>
        </w:rPr>
        <w:t>int)</w:t>
      </w:r>
      <w:r>
        <w:t xml:space="preserve"> – стоимость тарифа.</w:t>
      </w:r>
    </w:p>
    <w:p w14:paraId="67FF18E6" w14:textId="77777777" w:rsidR="005258C7" w:rsidRPr="00216C09" w:rsidRDefault="005258C7" w:rsidP="004D358A">
      <w:pPr>
        <w:pStyle w:val="c"/>
        <w:rPr>
          <w:lang w:val="ru-RU"/>
        </w:rPr>
      </w:pPr>
      <w:r>
        <w:t>TariffsSales</w:t>
      </w:r>
      <w:r w:rsidRPr="00216C09">
        <w:rPr>
          <w:lang w:val="ru-RU"/>
        </w:rPr>
        <w:t xml:space="preserve"> – таблица для связи таблиц тарифов и скидок</w:t>
      </w:r>
    </w:p>
    <w:p w14:paraId="406B111D" w14:textId="77777777" w:rsidR="005258C7" w:rsidRDefault="005258C7" w:rsidP="004D358A">
      <w:pPr>
        <w:pStyle w:val="affffff8"/>
      </w:pPr>
      <w:r>
        <w:rPr>
          <w:lang w:val="en-US"/>
        </w:rPr>
        <w:t>tariffId</w:t>
      </w:r>
      <w:r w:rsidRPr="005258C7">
        <w:t xml:space="preserve"> </w:t>
      </w:r>
      <w:r>
        <w:t>(</w:t>
      </w:r>
      <w:r>
        <w:rPr>
          <w:lang w:val="en-US"/>
        </w:rPr>
        <w:t>int</w:t>
      </w:r>
      <w:r>
        <w:t>) – суррогатный первичный ключ тарифа;</w:t>
      </w:r>
    </w:p>
    <w:p w14:paraId="667C4C0A" w14:textId="77777777" w:rsidR="005258C7" w:rsidRDefault="005258C7" w:rsidP="004D358A">
      <w:pPr>
        <w:pStyle w:val="affffff8"/>
      </w:pPr>
      <w:r>
        <w:rPr>
          <w:lang w:val="en-US"/>
        </w:rPr>
        <w:t>saleId</w:t>
      </w:r>
      <w:r>
        <w:t xml:space="preserve"> (</w:t>
      </w:r>
      <w:r>
        <w:rPr>
          <w:lang w:val="en-US"/>
        </w:rPr>
        <w:t>int</w:t>
      </w:r>
      <w:r>
        <w:t>) – суррогатный первичный /ключ скидки.</w:t>
      </w:r>
    </w:p>
    <w:p w14:paraId="497E18EA" w14:textId="77777777" w:rsidR="005258C7" w:rsidRPr="00216C09" w:rsidRDefault="005258C7" w:rsidP="004D358A">
      <w:pPr>
        <w:pStyle w:val="c"/>
        <w:rPr>
          <w:lang w:val="ru-RU"/>
        </w:rPr>
      </w:pPr>
      <w:r>
        <w:t>Sales</w:t>
      </w:r>
      <w:r w:rsidRPr="00216C09">
        <w:rPr>
          <w:lang w:val="ru-RU"/>
        </w:rPr>
        <w:t xml:space="preserve"> – таблица для хранения информации о скидках</w:t>
      </w:r>
    </w:p>
    <w:p w14:paraId="058E9776" w14:textId="77777777" w:rsidR="005258C7" w:rsidRDefault="005258C7" w:rsidP="004D358A">
      <w:pPr>
        <w:pStyle w:val="affffff8"/>
      </w:pPr>
      <w:r>
        <w:rPr>
          <w:lang w:val="en-US"/>
        </w:rPr>
        <w:t>id</w:t>
      </w:r>
      <w:r>
        <w:t xml:space="preserve"> (</w:t>
      </w:r>
      <w:r>
        <w:rPr>
          <w:lang w:val="en-US"/>
        </w:rPr>
        <w:t>int</w:t>
      </w:r>
      <w:r>
        <w:t>) – суррогатный первичный ключ;</w:t>
      </w:r>
    </w:p>
    <w:p w14:paraId="4A554429" w14:textId="77777777" w:rsidR="005258C7" w:rsidRDefault="005258C7" w:rsidP="004D358A">
      <w:pPr>
        <w:pStyle w:val="affffff8"/>
      </w:pPr>
      <w:r>
        <w:rPr>
          <w:lang w:val="en-US"/>
        </w:rPr>
        <w:t>name</w:t>
      </w:r>
      <w:r>
        <w:t xml:space="preserve"> (</w:t>
      </w:r>
      <w:r>
        <w:rPr>
          <w:lang w:val="en-US"/>
        </w:rPr>
        <w:t>nvarchar</w:t>
      </w:r>
      <w:r>
        <w:t>(255)) – название скидки на тариф;</w:t>
      </w:r>
    </w:p>
    <w:p w14:paraId="4424BEDF" w14:textId="77777777" w:rsidR="005258C7" w:rsidRDefault="005258C7" w:rsidP="004D358A">
      <w:pPr>
        <w:pStyle w:val="affffff8"/>
      </w:pPr>
      <w:r>
        <w:rPr>
          <w:lang w:val="en-US"/>
        </w:rPr>
        <w:t>value</w:t>
      </w:r>
      <w:r>
        <w:t xml:space="preserve"> (</w:t>
      </w:r>
      <w:r>
        <w:rPr>
          <w:lang w:val="en-US"/>
        </w:rPr>
        <w:t>int</w:t>
      </w:r>
      <w:r>
        <w:t>) – размер скидки на тариф.</w:t>
      </w:r>
    </w:p>
    <w:p w14:paraId="50BB5304" w14:textId="77777777" w:rsidR="005258C7" w:rsidRDefault="005258C7" w:rsidP="005258C7">
      <w:r>
        <w:t>ER 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t>
      </w:r>
    </w:p>
    <w:p w14:paraId="3D6CB0C5" w14:textId="15602E7A" w:rsidR="005258C7" w:rsidRDefault="005258C7" w:rsidP="005258C7">
      <w:r>
        <w:t xml:space="preserve">Спроектированная </w:t>
      </w:r>
      <w:r>
        <w:rPr>
          <w:lang w:val="en-US"/>
        </w:rPr>
        <w:t>ER</w:t>
      </w:r>
      <w:r>
        <w:t xml:space="preserve"> диаграмма находится в четвертой нормальной форме, так как находится в НФБК и все нетривиальные многозначные зависимости фактически являются функциональными зависимостями от ее потенциальных ключей [</w:t>
      </w:r>
      <w:r>
        <w:fldChar w:fldCharType="begin"/>
      </w:r>
      <w:r>
        <w:instrText xml:space="preserve"> REF _Ref72677847 \r \h </w:instrText>
      </w:r>
      <w:r>
        <w:fldChar w:fldCharType="separate"/>
      </w:r>
      <w:r>
        <w:t>10</w:t>
      </w:r>
      <w:r>
        <w:fldChar w:fldCharType="end"/>
      </w:r>
      <w:r>
        <w:t xml:space="preserve">]. </w:t>
      </w:r>
      <w:r>
        <w:rPr>
          <w:lang w:val="en-US"/>
        </w:rPr>
        <w:t>ER</w:t>
      </w:r>
      <w:r>
        <w:t xml:space="preserve"> диаграмма представлена на рис. </w:t>
      </w:r>
      <w:r w:rsidR="004D358A">
        <w:t>4</w:t>
      </w:r>
      <w:r>
        <w:t>.2.</w:t>
      </w:r>
    </w:p>
    <w:p w14:paraId="0DC65A20" w14:textId="77777777" w:rsidR="005258C7" w:rsidRDefault="005258C7" w:rsidP="005258C7">
      <w:pPr>
        <w:spacing w:after="160" w:line="256" w:lineRule="auto"/>
        <w:ind w:firstLine="0"/>
        <w:jc w:val="left"/>
      </w:pPr>
      <w:r>
        <w:br w:type="page"/>
      </w:r>
    </w:p>
    <w:tbl>
      <w:tblPr>
        <w:tblStyle w:val="af9"/>
        <w:tblpPr w:leftFromText="180" w:rightFromText="180" w:vertAnchor="page" w:horzAnchor="margin" w:tblpXSpec="right" w:tblpY="70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5258C7" w14:paraId="6F15D3E4" w14:textId="77777777" w:rsidTr="005258C7">
        <w:trPr>
          <w:cantSplit/>
          <w:trHeight w:val="3172"/>
        </w:trPr>
        <w:tc>
          <w:tcPr>
            <w:tcW w:w="709" w:type="dxa"/>
            <w:textDirection w:val="btLr"/>
            <w:hideMark/>
          </w:tcPr>
          <w:p w14:paraId="0D7C27F7" w14:textId="4A404A7D" w:rsidR="005258C7" w:rsidRDefault="005258C7" w:rsidP="004D358A">
            <w:pPr>
              <w:ind w:left="113" w:right="113" w:firstLine="0"/>
              <w:jc w:val="center"/>
              <w:rPr>
                <w:b/>
                <w:i/>
              </w:rPr>
            </w:pPr>
            <w:r>
              <w:rPr>
                <w:b/>
                <w:i/>
              </w:rPr>
              <w:lastRenderedPageBreak/>
              <w:t xml:space="preserve">Рис. </w:t>
            </w:r>
            <w:r w:rsidR="004D358A">
              <w:rPr>
                <w:b/>
                <w:i/>
              </w:rPr>
              <w:t>4</w:t>
            </w:r>
            <w:r>
              <w:rPr>
                <w:b/>
                <w:i/>
              </w:rPr>
              <w:t xml:space="preserve">.2. </w:t>
            </w:r>
            <w:r>
              <w:rPr>
                <w:b/>
                <w:i/>
                <w:lang w:val="en-US"/>
              </w:rPr>
              <w:t xml:space="preserve">ER </w:t>
            </w:r>
            <w:r>
              <w:rPr>
                <w:b/>
                <w:i/>
              </w:rPr>
              <w:t>диаграмма</w:t>
            </w:r>
          </w:p>
        </w:tc>
      </w:tr>
    </w:tbl>
    <w:p w14:paraId="336ED5A1" w14:textId="27C8378D" w:rsidR="005258C7" w:rsidRDefault="00401F19" w:rsidP="005258C7">
      <w:pPr>
        <w:rPr>
          <w:color w:val="000000" w:themeColor="text1"/>
        </w:rPr>
      </w:pPr>
      <w:r w:rsidRPr="00401F19">
        <w:rPr>
          <w:noProof/>
          <w:color w:val="000000" w:themeColor="text1"/>
          <w:lang w:eastAsia="ru-RU"/>
        </w:rPr>
        <w:drawing>
          <wp:inline distT="0" distB="0" distL="0" distR="0" wp14:anchorId="4707E37B" wp14:editId="2120E744">
            <wp:extent cx="9249409" cy="4784971"/>
            <wp:effectExtent l="3175"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9259984" cy="4790442"/>
                    </a:xfrm>
                    <a:prstGeom prst="rect">
                      <a:avLst/>
                    </a:prstGeom>
                  </pic:spPr>
                </pic:pic>
              </a:graphicData>
            </a:graphic>
          </wp:inline>
        </w:drawing>
      </w:r>
    </w:p>
    <w:p w14:paraId="121617C8" w14:textId="77777777" w:rsidR="005258C7" w:rsidRDefault="005258C7" w:rsidP="004D358A">
      <w:pPr>
        <w:pStyle w:val="3"/>
      </w:pPr>
      <w:bookmarkStart w:id="190" w:name="_Toc73469569"/>
      <w:r>
        <w:lastRenderedPageBreak/>
        <w:t>Диаграмма потоков данных</w:t>
      </w:r>
      <w:bookmarkEnd w:id="190"/>
    </w:p>
    <w:p w14:paraId="749B0961" w14:textId="77777777" w:rsidR="005258C7" w:rsidRDefault="005258C7" w:rsidP="005258C7">
      <w:bookmarkStart w:id="191" w:name="_Hlk59655273"/>
      <w:r>
        <w:t>Разработана модель потоков данных для процесса создания сообщения и отправки сообщения.</w:t>
      </w:r>
    </w:p>
    <w:p w14:paraId="7AC3B124" w14:textId="65F7D91F" w:rsidR="005258C7" w:rsidRDefault="005258C7" w:rsidP="005258C7">
      <w:r>
        <w:t xml:space="preserve">На контекстной диаграмме </w:t>
      </w:r>
      <w:bookmarkEnd w:id="191"/>
      <w:r>
        <w:t xml:space="preserve">(рис. </w:t>
      </w:r>
      <w:r w:rsidR="004D358A">
        <w:t>4</w:t>
      </w:r>
      <w:r>
        <w:t>.3)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p>
    <w:p w14:paraId="406FA94A" w14:textId="41180D79" w:rsidR="005258C7" w:rsidRDefault="005258C7" w:rsidP="005258C7">
      <w:r>
        <w:t xml:space="preserve">На диаграмме первого уровня (рис. </w:t>
      </w:r>
      <w:r w:rsidR="004D358A">
        <w:t>4</w:t>
      </w:r>
      <w:r>
        <w:t xml:space="preserve">.4)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w:t>
      </w:r>
      <w:r w:rsidR="004D358A">
        <w:t>4</w:t>
      </w:r>
      <w:r>
        <w:t xml:space="preserve">.5). На диаграммах третьего уровня проведена детализация процесса «Отправить письмо» (рис. </w:t>
      </w:r>
      <w:r w:rsidR="004D358A">
        <w:t>4</w:t>
      </w:r>
      <w:r>
        <w:t>.6).</w:t>
      </w:r>
    </w:p>
    <w:p w14:paraId="16BE556D" w14:textId="77777777" w:rsidR="005258C7" w:rsidRDefault="005258C7" w:rsidP="005258C7">
      <w:pPr>
        <w:rPr>
          <w:noProof/>
          <w:lang w:eastAsia="ru-RU"/>
        </w:rPr>
      </w:pPr>
    </w:p>
    <w:p w14:paraId="1EDFEC66" w14:textId="5F8C4F2B" w:rsidR="005258C7" w:rsidRDefault="005258C7" w:rsidP="005258C7">
      <w:pPr>
        <w:keepNext/>
        <w:ind w:firstLine="0"/>
        <w:jc w:val="center"/>
      </w:pPr>
      <w:r>
        <w:rPr>
          <w:noProof/>
          <w:lang w:eastAsia="ru-RU"/>
        </w:rPr>
        <w:drawing>
          <wp:inline distT="0" distB="0" distL="0" distR="0" wp14:anchorId="0BAF9197" wp14:editId="27E03635">
            <wp:extent cx="6115685" cy="418020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4180205"/>
                    </a:xfrm>
                    <a:prstGeom prst="rect">
                      <a:avLst/>
                    </a:prstGeom>
                    <a:noFill/>
                    <a:ln>
                      <a:noFill/>
                    </a:ln>
                  </pic:spPr>
                </pic:pic>
              </a:graphicData>
            </a:graphic>
          </wp:inline>
        </w:drawing>
      </w:r>
    </w:p>
    <w:p w14:paraId="0F7CC892" w14:textId="3B48EA51" w:rsidR="005258C7" w:rsidRDefault="005258C7" w:rsidP="005258C7">
      <w:pPr>
        <w:pStyle w:val="af0"/>
        <w:spacing w:after="0"/>
      </w:pPr>
      <w:r>
        <w:t xml:space="preserve">Рис. </w:t>
      </w:r>
      <w:r w:rsidR="004D358A">
        <w:t>4</w:t>
      </w:r>
      <w:r>
        <w:t>.</w:t>
      </w:r>
      <w:r>
        <w:rPr>
          <w:lang w:val="en-US"/>
        </w:rPr>
        <w:t>3</w:t>
      </w:r>
      <w:r>
        <w:t>. Контекстная диаграмма</w:t>
      </w:r>
    </w:p>
    <w:p w14:paraId="41272F67" w14:textId="77777777" w:rsidR="005258C7" w:rsidRDefault="005258C7" w:rsidP="005258C7">
      <w:pPr>
        <w:rPr>
          <w:noProof/>
          <w:lang w:eastAsia="ru-RU"/>
        </w:rPr>
      </w:pPr>
    </w:p>
    <w:p w14:paraId="17525C43" w14:textId="19585964" w:rsidR="005258C7" w:rsidRDefault="005258C7" w:rsidP="005258C7">
      <w:pPr>
        <w:keepNext/>
        <w:ind w:firstLine="0"/>
        <w:jc w:val="center"/>
      </w:pPr>
      <w:r>
        <w:rPr>
          <w:noProof/>
          <w:lang w:eastAsia="ru-RU"/>
        </w:rPr>
        <w:lastRenderedPageBreak/>
        <w:drawing>
          <wp:inline distT="0" distB="0" distL="0" distR="0" wp14:anchorId="6970FBEF" wp14:editId="332B25DD">
            <wp:extent cx="5711825" cy="3918585"/>
            <wp:effectExtent l="0" t="0" r="3175"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1825" cy="3918585"/>
                    </a:xfrm>
                    <a:prstGeom prst="rect">
                      <a:avLst/>
                    </a:prstGeom>
                    <a:noFill/>
                    <a:ln>
                      <a:noFill/>
                    </a:ln>
                  </pic:spPr>
                </pic:pic>
              </a:graphicData>
            </a:graphic>
          </wp:inline>
        </w:drawing>
      </w:r>
    </w:p>
    <w:p w14:paraId="4DAA21A6" w14:textId="061AE539" w:rsidR="005258C7" w:rsidRDefault="005258C7" w:rsidP="005258C7">
      <w:pPr>
        <w:pStyle w:val="af0"/>
        <w:spacing w:after="0"/>
      </w:pPr>
      <w:r>
        <w:t xml:space="preserve">Рис. </w:t>
      </w:r>
      <w:r w:rsidR="004D358A">
        <w:t>4</w:t>
      </w:r>
      <w:r>
        <w:rPr>
          <w:noProof/>
        </w:rPr>
        <w:t>.4.</w:t>
      </w:r>
      <w:r>
        <w:t xml:space="preserve"> Диаграмма первого уровня модели потоков данных</w:t>
      </w:r>
    </w:p>
    <w:p w14:paraId="12D9B6B2" w14:textId="77777777" w:rsidR="005258C7" w:rsidRDefault="005258C7" w:rsidP="005258C7"/>
    <w:p w14:paraId="454298E4" w14:textId="13C1421D" w:rsidR="005258C7" w:rsidRDefault="005258C7" w:rsidP="005258C7">
      <w:pPr>
        <w:keepNext/>
        <w:ind w:firstLine="0"/>
        <w:jc w:val="center"/>
      </w:pPr>
      <w:r>
        <w:rPr>
          <w:noProof/>
          <w:lang w:eastAsia="ru-RU"/>
        </w:rPr>
        <w:drawing>
          <wp:inline distT="0" distB="0" distL="0" distR="0" wp14:anchorId="2E7DF4DD" wp14:editId="09621B62">
            <wp:extent cx="5771515" cy="3942715"/>
            <wp:effectExtent l="0" t="0" r="635"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515" cy="3942715"/>
                    </a:xfrm>
                    <a:prstGeom prst="rect">
                      <a:avLst/>
                    </a:prstGeom>
                    <a:noFill/>
                    <a:ln>
                      <a:noFill/>
                    </a:ln>
                  </pic:spPr>
                </pic:pic>
              </a:graphicData>
            </a:graphic>
          </wp:inline>
        </w:drawing>
      </w:r>
    </w:p>
    <w:p w14:paraId="26F02E95" w14:textId="731C7D62" w:rsidR="005258C7" w:rsidRDefault="005258C7" w:rsidP="005258C7">
      <w:pPr>
        <w:pStyle w:val="af0"/>
        <w:spacing w:after="0"/>
        <w:rPr>
          <w:noProof/>
          <w:lang w:eastAsia="ru-RU"/>
        </w:rPr>
      </w:pPr>
      <w:r>
        <w:t xml:space="preserve">Рис. </w:t>
      </w:r>
      <w:r w:rsidR="004D358A">
        <w:rPr>
          <w:noProof/>
        </w:rPr>
        <w:t>4</w:t>
      </w:r>
      <w:r>
        <w:rPr>
          <w:noProof/>
        </w:rPr>
        <w:t>.5</w:t>
      </w:r>
      <w:r>
        <w:t>. Диаграмма второго уровня модели потоков данных. Процесс «Инициировать отправку письма»</w:t>
      </w:r>
    </w:p>
    <w:p w14:paraId="6737D61B" w14:textId="6E2DD2AE" w:rsidR="005258C7" w:rsidRDefault="005258C7" w:rsidP="005258C7">
      <w:pPr>
        <w:keepNext/>
        <w:ind w:firstLine="0"/>
        <w:jc w:val="center"/>
      </w:pPr>
      <w:r>
        <w:rPr>
          <w:noProof/>
          <w:lang w:eastAsia="ru-RU"/>
        </w:rPr>
        <w:lastRenderedPageBreak/>
        <w:drawing>
          <wp:inline distT="0" distB="0" distL="0" distR="0" wp14:anchorId="3127917C" wp14:editId="09D291BE">
            <wp:extent cx="5830570" cy="39903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0570" cy="3990340"/>
                    </a:xfrm>
                    <a:prstGeom prst="rect">
                      <a:avLst/>
                    </a:prstGeom>
                    <a:noFill/>
                    <a:ln>
                      <a:noFill/>
                    </a:ln>
                  </pic:spPr>
                </pic:pic>
              </a:graphicData>
            </a:graphic>
          </wp:inline>
        </w:drawing>
      </w:r>
    </w:p>
    <w:p w14:paraId="641DAAB0" w14:textId="679EEE78" w:rsidR="005258C7" w:rsidRDefault="005258C7" w:rsidP="005258C7">
      <w:pPr>
        <w:pStyle w:val="affffff4"/>
      </w:pPr>
      <w:r>
        <w:t xml:space="preserve">Рис. </w:t>
      </w:r>
      <w:r w:rsidR="004D358A">
        <w:rPr>
          <w:noProof/>
        </w:rPr>
        <w:t>4</w:t>
      </w:r>
      <w:r>
        <w:rPr>
          <w:noProof/>
        </w:rPr>
        <w:t>.6</w:t>
      </w:r>
      <w:r>
        <w:t>. Диаграмма третьего уровня потоков данных. Процесс «Отправить письмо»</w:t>
      </w:r>
    </w:p>
    <w:p w14:paraId="612A1CD1" w14:textId="77777777" w:rsidR="005258C7" w:rsidRDefault="005258C7" w:rsidP="004D358A">
      <w:pPr>
        <w:pStyle w:val="3"/>
      </w:pPr>
      <w:bookmarkStart w:id="192" w:name="_Toc73469570"/>
      <w:r>
        <w:t>Диаграмма классов для службы отправки сообщений</w:t>
      </w:r>
      <w:bookmarkEnd w:id="192"/>
    </w:p>
    <w:p w14:paraId="27A079EF" w14:textId="77777777" w:rsidR="005258C7" w:rsidRDefault="005258C7" w:rsidP="005258C7">
      <w:r>
        <w:t>Служба отправки сообщений разрабатываемого программного комплекса представляет собой фоновый процесс, запущенный на сервере.</w:t>
      </w:r>
    </w:p>
    <w:p w14:paraId="527290E7" w14:textId="77777777" w:rsidR="005258C7" w:rsidRDefault="005258C7" w:rsidP="005258C7">
      <w:r>
        <w:t xml:space="preserve">Этот процесс циклически получает из базы данных сообщение из очереди и пытается отправить его с помощью интерфейса </w:t>
      </w:r>
      <w:r>
        <w:rPr>
          <w:lang w:val="en-US"/>
        </w:rPr>
        <w:t>ISenderService</w:t>
      </w:r>
      <w:r>
        <w:t xml:space="preserve">. Класс </w:t>
      </w:r>
      <w:r>
        <w:rPr>
          <w:lang w:val="en-US"/>
        </w:rPr>
        <w:t>SenderService</w:t>
      </w:r>
      <w:r w:rsidRPr="005258C7">
        <w:t xml:space="preserve"> </w:t>
      </w:r>
      <w:r>
        <w:t xml:space="preserve">реализует указанный интерфейс и последовательно передает сообщение классам через интерфейс </w:t>
      </w:r>
      <w:r>
        <w:rPr>
          <w:lang w:val="en-US"/>
        </w:rPr>
        <w:t>ISender</w:t>
      </w:r>
      <w:r>
        <w:t>.</w:t>
      </w:r>
    </w:p>
    <w:p w14:paraId="102DC7E9" w14:textId="77777777" w:rsidR="005258C7" w:rsidRDefault="005258C7" w:rsidP="005258C7">
      <w:pPr>
        <w:rPr>
          <w:lang w:val="en-US"/>
        </w:rPr>
      </w:pPr>
      <w:r>
        <w:t>Классы</w:t>
      </w:r>
      <w:r>
        <w:rPr>
          <w:lang w:val="en-US"/>
        </w:rPr>
        <w:t xml:space="preserve">, </w:t>
      </w:r>
      <w:r>
        <w:t>реализующие</w:t>
      </w:r>
      <w:r>
        <w:rPr>
          <w:lang w:val="en-US"/>
        </w:rPr>
        <w:t xml:space="preserve"> ISender:</w:t>
      </w:r>
    </w:p>
    <w:p w14:paraId="1DB0D0DE" w14:textId="77777777" w:rsidR="004D358A" w:rsidRDefault="005258C7" w:rsidP="00F61418">
      <w:pPr>
        <w:pStyle w:val="a0"/>
        <w:numPr>
          <w:ilvl w:val="0"/>
          <w:numId w:val="41"/>
        </w:numPr>
        <w:rPr>
          <w:lang w:val="en-US"/>
        </w:rPr>
      </w:pPr>
      <w:r>
        <w:rPr>
          <w:lang w:val="en-US"/>
        </w:rPr>
        <w:t>SmtpSender;</w:t>
      </w:r>
    </w:p>
    <w:p w14:paraId="603FB5E3" w14:textId="77777777" w:rsidR="004D358A" w:rsidRDefault="005258C7" w:rsidP="00F61418">
      <w:pPr>
        <w:pStyle w:val="a0"/>
        <w:numPr>
          <w:ilvl w:val="0"/>
          <w:numId w:val="41"/>
        </w:numPr>
        <w:rPr>
          <w:lang w:val="en-US"/>
        </w:rPr>
      </w:pPr>
      <w:r w:rsidRPr="004D358A">
        <w:rPr>
          <w:lang w:val="en-US"/>
        </w:rPr>
        <w:t>SendpulseSender;</w:t>
      </w:r>
    </w:p>
    <w:p w14:paraId="2EA052CC" w14:textId="0B01D471" w:rsidR="005258C7" w:rsidRPr="004D358A" w:rsidRDefault="005258C7" w:rsidP="00F61418">
      <w:pPr>
        <w:pStyle w:val="a0"/>
        <w:numPr>
          <w:ilvl w:val="0"/>
          <w:numId w:val="41"/>
        </w:numPr>
        <w:rPr>
          <w:lang w:val="en-US"/>
        </w:rPr>
      </w:pPr>
      <w:r w:rsidRPr="004D358A">
        <w:rPr>
          <w:lang w:val="en-US"/>
        </w:rPr>
        <w:t>SendGrideSender.</w:t>
      </w:r>
    </w:p>
    <w:p w14:paraId="579520D1" w14:textId="77777777" w:rsidR="005258C7" w:rsidRDefault="005258C7" w:rsidP="005258C7">
      <w:r>
        <w:t xml:space="preserve">В зависимости от результата </w:t>
      </w:r>
      <w:r>
        <w:rPr>
          <w:lang w:val="en-US"/>
        </w:rPr>
        <w:t>SenderService</w:t>
      </w:r>
      <w:r>
        <w:t xml:space="preserve"> формирует и возвращает соответствующий объект класса </w:t>
      </w:r>
      <w:r>
        <w:rPr>
          <w:lang w:val="en-US"/>
        </w:rPr>
        <w:t>SendingResult</w:t>
      </w:r>
      <w:r>
        <w:t>.</w:t>
      </w:r>
    </w:p>
    <w:p w14:paraId="0F18E16C" w14:textId="2CEB6222" w:rsidR="005258C7" w:rsidRDefault="005258C7" w:rsidP="005258C7">
      <w:r>
        <w:t xml:space="preserve">Если результат положительный, то </w:t>
      </w:r>
      <w:r>
        <w:rPr>
          <w:lang w:val="en-US"/>
        </w:rPr>
        <w:t>WorkerMain</w:t>
      </w:r>
      <w:r w:rsidRPr="005258C7">
        <w:t xml:space="preserve"> </w:t>
      </w:r>
      <w:r>
        <w:t>обновляет письмо: удаляет его из очереди и меняет его статус.</w:t>
      </w:r>
    </w:p>
    <w:p w14:paraId="5D20720A" w14:textId="530523D4" w:rsidR="004D358A" w:rsidRDefault="004D358A" w:rsidP="005258C7">
      <w:r>
        <w:t>Диаграмма классов представлена на рис. 4.7.</w:t>
      </w:r>
    </w:p>
    <w:p w14:paraId="488CAA80" w14:textId="4EAE9AD2" w:rsidR="005258C7" w:rsidRDefault="005258C7" w:rsidP="005258C7">
      <w:pPr>
        <w:keepNext/>
        <w:ind w:firstLine="0"/>
      </w:pPr>
      <w:r>
        <w:rPr>
          <w:noProof/>
          <w:lang w:eastAsia="ru-RU"/>
        </w:rPr>
        <w:lastRenderedPageBreak/>
        <w:drawing>
          <wp:inline distT="0" distB="0" distL="0" distR="0" wp14:anchorId="56051BA9" wp14:editId="44AD7D59">
            <wp:extent cx="6115685" cy="2838450"/>
            <wp:effectExtent l="0" t="0" r="0" b="0"/>
            <wp:docPr id="51" name="Рисунок 51" descr="SendingServic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SendingServiceClass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838450"/>
                    </a:xfrm>
                    <a:prstGeom prst="rect">
                      <a:avLst/>
                    </a:prstGeom>
                    <a:noFill/>
                    <a:ln>
                      <a:noFill/>
                    </a:ln>
                  </pic:spPr>
                </pic:pic>
              </a:graphicData>
            </a:graphic>
          </wp:inline>
        </w:drawing>
      </w:r>
    </w:p>
    <w:p w14:paraId="5775C82A" w14:textId="18690920" w:rsidR="005258C7" w:rsidRDefault="005258C7" w:rsidP="005258C7">
      <w:pPr>
        <w:pStyle w:val="afffff0"/>
      </w:pPr>
      <w:r>
        <w:t xml:space="preserve">Рис. </w:t>
      </w:r>
      <w:r w:rsidR="004D358A">
        <w:t>4</w:t>
      </w:r>
      <w:r>
        <w:t>.7. Диаграмма классов</w:t>
      </w:r>
    </w:p>
    <w:p w14:paraId="5C8CE107" w14:textId="513A0C28" w:rsidR="005258C7" w:rsidRDefault="005258C7" w:rsidP="00B51F88">
      <w:pPr>
        <w:pStyle w:val="2"/>
      </w:pPr>
      <w:bookmarkStart w:id="193" w:name="_Toc73469571"/>
      <w:bookmarkStart w:id="194" w:name="_Toc68534532"/>
      <w:r>
        <w:t>Проектирование интерфейса</w:t>
      </w:r>
      <w:bookmarkEnd w:id="193"/>
      <w:bookmarkEnd w:id="194"/>
    </w:p>
    <w:p w14:paraId="23A1A75B" w14:textId="77777777" w:rsidR="005258C7" w:rsidRDefault="005258C7" w:rsidP="005258C7">
      <w:r>
        <w:t>При проектировании интерфейса должны быть учтены следующие критерии эргономики:</w:t>
      </w:r>
    </w:p>
    <w:p w14:paraId="42DD1E70" w14:textId="77777777" w:rsidR="00B51F88" w:rsidRDefault="005258C7" w:rsidP="00F61418">
      <w:pPr>
        <w:pStyle w:val="a0"/>
        <w:numPr>
          <w:ilvl w:val="0"/>
          <w:numId w:val="42"/>
        </w:numPr>
        <w:rPr>
          <w:color w:val="000000" w:themeColor="text1"/>
        </w:rPr>
      </w:pPr>
      <w:r>
        <w:t>скорость работы пользователя.</w:t>
      </w:r>
    </w:p>
    <w:p w14:paraId="1BD16AA2" w14:textId="77777777" w:rsidR="00B51F88" w:rsidRDefault="005258C7" w:rsidP="00F61418">
      <w:pPr>
        <w:pStyle w:val="a0"/>
        <w:numPr>
          <w:ilvl w:val="0"/>
          <w:numId w:val="42"/>
        </w:numPr>
        <w:rPr>
          <w:color w:val="000000" w:themeColor="text1"/>
        </w:rPr>
      </w:pPr>
      <w:r>
        <w:t>количество человеческих ошибок.</w:t>
      </w:r>
    </w:p>
    <w:p w14:paraId="5DAB6711" w14:textId="490FEAF0" w:rsidR="007C2F66" w:rsidRPr="007C2F66" w:rsidRDefault="005258C7" w:rsidP="007C2F66">
      <w:pPr>
        <w:pStyle w:val="a0"/>
        <w:numPr>
          <w:ilvl w:val="0"/>
          <w:numId w:val="42"/>
        </w:numPr>
        <w:rPr>
          <w:color w:val="000000" w:themeColor="text1"/>
        </w:rPr>
      </w:pPr>
      <w:r>
        <w:t>скорость обучения</w:t>
      </w:r>
      <w:r w:rsidR="007C2F66">
        <w:rPr>
          <w:lang w:val="en-US"/>
        </w:rPr>
        <w:t>;</w:t>
      </w:r>
    </w:p>
    <w:p w14:paraId="6C93B643" w14:textId="746B9120" w:rsidR="005258C7" w:rsidRPr="007C2F66" w:rsidRDefault="005258C7" w:rsidP="007C2F66">
      <w:pPr>
        <w:pStyle w:val="a0"/>
        <w:numPr>
          <w:ilvl w:val="0"/>
          <w:numId w:val="42"/>
        </w:numPr>
        <w:rPr>
          <w:color w:val="000000" w:themeColor="text1"/>
        </w:rPr>
      </w:pPr>
      <w:r>
        <w:t>субъективная удовлетворенность пользователя.</w:t>
      </w:r>
    </w:p>
    <w:p w14:paraId="70916513" w14:textId="3C834069" w:rsidR="005258C7" w:rsidRDefault="005258C7" w:rsidP="002F706D">
      <w:r>
        <w:t xml:space="preserve">Макеты интерфейсов создания сообщения, списка сообщений и списка доступных сервисов доставки представлены на рис. </w:t>
      </w:r>
      <w:r w:rsidR="00B51F88">
        <w:t>4.8</w:t>
      </w:r>
      <w:r>
        <w:t>-</w:t>
      </w:r>
      <w:r w:rsidR="00B51F88">
        <w:t>4.1</w:t>
      </w:r>
      <w:r w:rsidR="004A10BE" w:rsidRPr="007C2F66">
        <w:t>1</w:t>
      </w:r>
      <w:r w:rsidR="002F706D">
        <w:t>.</w:t>
      </w:r>
    </w:p>
    <w:tbl>
      <w:tblPr>
        <w:tblStyle w:val="af9"/>
        <w:tblpPr w:leftFromText="180" w:rightFromText="180" w:vertAnchor="page" w:horzAnchor="page" w:tblpX="9360" w:tblpY="1357"/>
        <w:tblW w:w="0" w:type="auto"/>
        <w:tblLook w:val="04A0" w:firstRow="1" w:lastRow="0" w:firstColumn="1" w:lastColumn="0" w:noHBand="0" w:noVBand="1"/>
      </w:tblPr>
      <w:tblGrid>
        <w:gridCol w:w="1254"/>
      </w:tblGrid>
      <w:tr w:rsidR="002F706D" w14:paraId="463ECFAC" w14:textId="77777777" w:rsidTr="002F706D">
        <w:trPr>
          <w:cantSplit/>
          <w:trHeight w:val="14034"/>
        </w:trPr>
        <w:tc>
          <w:tcPr>
            <w:tcW w:w="1254" w:type="dxa"/>
            <w:tcBorders>
              <w:top w:val="nil"/>
              <w:left w:val="nil"/>
              <w:bottom w:val="nil"/>
              <w:right w:val="nil"/>
            </w:tcBorders>
            <w:textDirection w:val="btLr"/>
          </w:tcPr>
          <w:p w14:paraId="2B5AFA09" w14:textId="3F1A55F2" w:rsidR="002F706D" w:rsidRDefault="002F706D" w:rsidP="002F706D">
            <w:pPr>
              <w:pStyle w:val="af0"/>
              <w:jc w:val="center"/>
            </w:pPr>
            <w:r>
              <w:lastRenderedPageBreak/>
              <w:t>Рис. 4.</w:t>
            </w:r>
            <w:r w:rsidRPr="009873F2">
              <w:t>8</w:t>
            </w:r>
            <w:r>
              <w:t>. Страница с доступными сервисами доставки</w:t>
            </w:r>
          </w:p>
          <w:p w14:paraId="5C37081B" w14:textId="77777777" w:rsidR="002F706D" w:rsidRDefault="002F706D" w:rsidP="002F706D">
            <w:pPr>
              <w:ind w:left="113" w:right="113" w:firstLine="0"/>
              <w:jc w:val="center"/>
              <w:rPr>
                <w:b/>
                <w:i/>
              </w:rPr>
            </w:pPr>
          </w:p>
        </w:tc>
      </w:tr>
    </w:tbl>
    <w:p w14:paraId="052AF493" w14:textId="77777777" w:rsidR="002F706D" w:rsidRDefault="002F706D" w:rsidP="002F706D">
      <w:pPr>
        <w:ind w:firstLine="0"/>
        <w:jc w:val="left"/>
      </w:pPr>
    </w:p>
    <w:p w14:paraId="4EF3FD0F" w14:textId="3007A364" w:rsidR="002F706D" w:rsidRDefault="002F706D" w:rsidP="002F706D">
      <w:pPr>
        <w:ind w:firstLine="0"/>
        <w:jc w:val="left"/>
        <w:rPr>
          <w:color w:val="000000" w:themeColor="text1"/>
        </w:rPr>
      </w:pPr>
      <w:r w:rsidRPr="002F706D">
        <w:rPr>
          <w:noProof/>
          <w:lang w:eastAsia="ru-RU"/>
        </w:rPr>
        <w:drawing>
          <wp:inline distT="0" distB="0" distL="0" distR="0" wp14:anchorId="3013F351" wp14:editId="56604C96">
            <wp:extent cx="8965356" cy="4482678"/>
            <wp:effectExtent l="0" t="6668" r="953" b="952"/>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971826" cy="4485913"/>
                    </a:xfrm>
                    <a:prstGeom prst="rect">
                      <a:avLst/>
                    </a:prstGeom>
                  </pic:spPr>
                </pic:pic>
              </a:graphicData>
            </a:graphic>
          </wp:inline>
        </w:drawing>
      </w:r>
      <w:r>
        <w:br w:type="page"/>
      </w:r>
    </w:p>
    <w:tbl>
      <w:tblPr>
        <w:tblStyle w:val="af9"/>
        <w:tblpPr w:leftFromText="180" w:rightFromText="180" w:vertAnchor="page" w:horzAnchor="margin" w:tblpXSpec="right" w:tblpY="1240"/>
        <w:tblW w:w="0" w:type="auto"/>
        <w:tblLook w:val="04A0" w:firstRow="1" w:lastRow="0" w:firstColumn="1" w:lastColumn="0" w:noHBand="0" w:noVBand="1"/>
      </w:tblPr>
      <w:tblGrid>
        <w:gridCol w:w="1254"/>
      </w:tblGrid>
      <w:tr w:rsidR="002F706D" w14:paraId="6A09C5F7" w14:textId="77777777" w:rsidTr="002F706D">
        <w:trPr>
          <w:cantSplit/>
          <w:trHeight w:val="14034"/>
        </w:trPr>
        <w:tc>
          <w:tcPr>
            <w:tcW w:w="1254" w:type="dxa"/>
            <w:tcBorders>
              <w:top w:val="nil"/>
              <w:left w:val="nil"/>
              <w:bottom w:val="nil"/>
              <w:right w:val="nil"/>
            </w:tcBorders>
            <w:textDirection w:val="btLr"/>
            <w:hideMark/>
          </w:tcPr>
          <w:p w14:paraId="047DD2B9" w14:textId="6C9BC8DA" w:rsidR="002F706D" w:rsidRDefault="002F706D" w:rsidP="002F706D">
            <w:pPr>
              <w:ind w:left="113" w:right="113" w:firstLine="0"/>
              <w:jc w:val="center"/>
              <w:rPr>
                <w:b/>
                <w:i/>
              </w:rPr>
            </w:pPr>
            <w:r>
              <w:rPr>
                <w:b/>
                <w:i/>
              </w:rPr>
              <w:lastRenderedPageBreak/>
              <w:t>Рис. 4.</w:t>
            </w:r>
            <w:r>
              <w:rPr>
                <w:b/>
                <w:i/>
                <w:lang w:val="en-US"/>
              </w:rPr>
              <w:t>9</w:t>
            </w:r>
            <w:r>
              <w:rPr>
                <w:b/>
                <w:i/>
              </w:rPr>
              <w:t>. Форма авторизации</w:t>
            </w:r>
          </w:p>
        </w:tc>
      </w:tr>
    </w:tbl>
    <w:p w14:paraId="48918FE7" w14:textId="77777777" w:rsidR="002F706D" w:rsidRDefault="002F706D" w:rsidP="002F706D">
      <w:pPr>
        <w:ind w:firstLine="0"/>
        <w:jc w:val="left"/>
      </w:pPr>
    </w:p>
    <w:p w14:paraId="6EB0DD2E" w14:textId="77777777" w:rsidR="002F706D" w:rsidRDefault="002F706D" w:rsidP="002F706D">
      <w:pPr>
        <w:ind w:firstLine="0"/>
        <w:jc w:val="left"/>
      </w:pPr>
    </w:p>
    <w:p w14:paraId="27B88AA7" w14:textId="5828F61C" w:rsidR="002F706D" w:rsidRDefault="002F706D" w:rsidP="005258C7">
      <w:pPr>
        <w:ind w:firstLine="0"/>
        <w:jc w:val="left"/>
        <w:rPr>
          <w:color w:val="000000" w:themeColor="text1"/>
        </w:rPr>
      </w:pPr>
      <w:r w:rsidRPr="002F706D">
        <w:rPr>
          <w:noProof/>
          <w:lang w:eastAsia="ru-RU"/>
        </w:rPr>
        <w:drawing>
          <wp:inline distT="0" distB="0" distL="0" distR="0" wp14:anchorId="49A8195D" wp14:editId="2F1865EF">
            <wp:extent cx="7720308" cy="5048879"/>
            <wp:effectExtent l="2223"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7727433" cy="5053539"/>
                    </a:xfrm>
                    <a:prstGeom prst="rect">
                      <a:avLst/>
                    </a:prstGeom>
                  </pic:spPr>
                </pic:pic>
              </a:graphicData>
            </a:graphic>
          </wp:inline>
        </w:drawing>
      </w:r>
      <w:r>
        <w:br w:type="page"/>
      </w:r>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602FD8D7" w14:textId="77777777" w:rsidTr="005258C7">
        <w:trPr>
          <w:cantSplit/>
          <w:trHeight w:val="14034"/>
        </w:trPr>
        <w:tc>
          <w:tcPr>
            <w:tcW w:w="1254" w:type="dxa"/>
            <w:tcBorders>
              <w:top w:val="nil"/>
              <w:left w:val="nil"/>
              <w:bottom w:val="nil"/>
              <w:right w:val="nil"/>
            </w:tcBorders>
            <w:textDirection w:val="btLr"/>
          </w:tcPr>
          <w:p w14:paraId="0E0A52D3" w14:textId="0F662634" w:rsidR="005258C7" w:rsidRDefault="005258C7" w:rsidP="00B51F88">
            <w:pPr>
              <w:pStyle w:val="af0"/>
              <w:jc w:val="center"/>
            </w:pPr>
            <w:r>
              <w:lastRenderedPageBreak/>
              <w:t xml:space="preserve">Рис. </w:t>
            </w:r>
            <w:r w:rsidR="00B51F88">
              <w:t>4.</w:t>
            </w:r>
            <w:r w:rsidR="002F706D" w:rsidRPr="009873F2">
              <w:t>10</w:t>
            </w:r>
            <w:r w:rsidR="00B51F88">
              <w:t>.</w:t>
            </w:r>
            <w:r>
              <w:t xml:space="preserve"> Страница с доступными сервисами доставки</w:t>
            </w:r>
          </w:p>
          <w:p w14:paraId="3D1816CF" w14:textId="77777777" w:rsidR="005258C7" w:rsidRDefault="005258C7">
            <w:pPr>
              <w:ind w:left="113" w:right="113" w:firstLine="0"/>
              <w:jc w:val="center"/>
              <w:rPr>
                <w:b/>
                <w:i/>
              </w:rPr>
            </w:pPr>
          </w:p>
        </w:tc>
      </w:tr>
    </w:tbl>
    <w:p w14:paraId="269EA18C" w14:textId="1BD69482" w:rsidR="005258C7" w:rsidRDefault="005258C7" w:rsidP="005258C7">
      <w:pPr>
        <w:ind w:firstLine="0"/>
        <w:jc w:val="left"/>
        <w:rPr>
          <w:color w:val="000000" w:themeColor="text1"/>
        </w:rPr>
      </w:pPr>
      <w:r>
        <w:rPr>
          <w:noProof/>
          <w:lang w:eastAsia="ru-RU"/>
        </w:rPr>
        <w:drawing>
          <wp:inline distT="0" distB="0" distL="0" distR="0" wp14:anchorId="17F7CB6F" wp14:editId="46C8AE61">
            <wp:extent cx="9179560" cy="5165725"/>
            <wp:effectExtent l="6667" t="0" r="9208" b="9207"/>
            <wp:docPr id="49" name="Рисунок 49"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https://sun9-43.userapi.com/impf/EF-YDqGcNC-8Y3_ceRy5AyUxo2a_kBDIRxxxFA/y4DPLsnq1F0.jpg?size=1920x1080&amp;quality=96&amp;sign=1601e1aee09b38276f43c40101c89608&amp;type=alb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9179560" cy="5165725"/>
                    </a:xfrm>
                    <a:prstGeom prst="rect">
                      <a:avLst/>
                    </a:prstGeom>
                    <a:noFill/>
                    <a:ln>
                      <a:noFill/>
                    </a:ln>
                  </pic:spPr>
                </pic:pic>
              </a:graphicData>
            </a:graphic>
          </wp:inline>
        </w:drawing>
      </w:r>
      <w:r>
        <w:br w:type="page"/>
      </w:r>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0A58D172" w14:textId="77777777" w:rsidTr="005258C7">
        <w:trPr>
          <w:cantSplit/>
          <w:trHeight w:val="14034"/>
        </w:trPr>
        <w:tc>
          <w:tcPr>
            <w:tcW w:w="1254" w:type="dxa"/>
            <w:tcBorders>
              <w:top w:val="nil"/>
              <w:left w:val="nil"/>
              <w:bottom w:val="nil"/>
              <w:right w:val="nil"/>
            </w:tcBorders>
            <w:textDirection w:val="btLr"/>
            <w:hideMark/>
          </w:tcPr>
          <w:p w14:paraId="2EA851DA" w14:textId="0965F993" w:rsidR="005258C7" w:rsidRDefault="005258C7" w:rsidP="002F706D">
            <w:pPr>
              <w:pStyle w:val="af0"/>
              <w:jc w:val="center"/>
            </w:pPr>
            <w:r>
              <w:lastRenderedPageBreak/>
              <w:t xml:space="preserve">Рис. </w:t>
            </w:r>
            <w:r w:rsidR="00B51F88">
              <w:t>4.1</w:t>
            </w:r>
            <w:r w:rsidR="002F706D">
              <w:rPr>
                <w:lang w:val="en-US"/>
              </w:rPr>
              <w:t>1</w:t>
            </w:r>
            <w:r w:rsidR="00B51F88">
              <w:t>.</w:t>
            </w:r>
            <w:r>
              <w:t xml:space="preserve"> Журнал сообщений</w:t>
            </w:r>
          </w:p>
        </w:tc>
      </w:tr>
    </w:tbl>
    <w:p w14:paraId="14FC85A7" w14:textId="014FCAB3" w:rsidR="005258C7" w:rsidRPr="00B51F88" w:rsidRDefault="005258C7" w:rsidP="00B51F88">
      <w:pPr>
        <w:ind w:firstLine="0"/>
        <w:jc w:val="left"/>
        <w:rPr>
          <w:color w:val="000000" w:themeColor="text1"/>
        </w:rPr>
      </w:pPr>
      <w:r>
        <w:rPr>
          <w:noProof/>
          <w:lang w:eastAsia="ru-RU"/>
        </w:rPr>
        <w:drawing>
          <wp:inline distT="0" distB="0" distL="0" distR="0" wp14:anchorId="18442E6E" wp14:editId="6FCFA482">
            <wp:extent cx="9179560" cy="5177790"/>
            <wp:effectExtent l="635" t="0" r="3175" b="3175"/>
            <wp:docPr id="31" name="Рисунок 31"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s://sun9-24.userapi.com/impf/_cTTIFM5-ngoKQDHorVZbFbAbzFndd81pyIIgQ/OqYQogk_Efc.jpg?size=1920x1080&amp;quality=96&amp;sign=8711576a914db791849d53b4953f09bc&amp;type=alb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9179560" cy="5177790"/>
                    </a:xfrm>
                    <a:prstGeom prst="rect">
                      <a:avLst/>
                    </a:prstGeom>
                    <a:noFill/>
                    <a:ln>
                      <a:noFill/>
                    </a:ln>
                  </pic:spPr>
                </pic:pic>
              </a:graphicData>
            </a:graphic>
          </wp:inline>
        </w:drawing>
      </w:r>
      <w:r>
        <w:br w:type="page"/>
      </w:r>
    </w:p>
    <w:p w14:paraId="2D8AB770" w14:textId="751400A2" w:rsidR="00C85617" w:rsidRDefault="00C85617" w:rsidP="0092282C">
      <w:pPr>
        <w:pStyle w:val="1"/>
      </w:pPr>
      <w:r>
        <w:lastRenderedPageBreak/>
        <w:t xml:space="preserve">ТЕСТИРОВАНИЕ ПРОГРАММНОГО </w:t>
      </w:r>
      <w:r w:rsidR="004123E7">
        <w:t>КОМПЛЕКСА</w:t>
      </w:r>
    </w:p>
    <w:p w14:paraId="05D0F4AB" w14:textId="77777777" w:rsidR="005F7E37" w:rsidRDefault="005F7E37" w:rsidP="005F7E37">
      <w:r>
        <w:t>Для проверки корректности разработанного программного комплекса планируется проведение следующих видов тестирования:</w:t>
      </w:r>
    </w:p>
    <w:p w14:paraId="4C7374D9" w14:textId="77777777" w:rsidR="005F7E37" w:rsidRDefault="005F7E37" w:rsidP="00F61418">
      <w:pPr>
        <w:pStyle w:val="a0"/>
        <w:numPr>
          <w:ilvl w:val="2"/>
          <w:numId w:val="3"/>
        </w:numPr>
        <w:ind w:left="1078" w:hanging="369"/>
      </w:pPr>
      <w:r>
        <w:t xml:space="preserve">тестирование корректности работы </w:t>
      </w:r>
      <w:r>
        <w:rPr>
          <w:lang w:val="en-US"/>
        </w:rPr>
        <w:t>WEB</w:t>
      </w:r>
      <w:r w:rsidRPr="005F7E37">
        <w:t xml:space="preserve"> </w:t>
      </w:r>
      <w:r>
        <w:rPr>
          <w:lang w:val="en-US"/>
        </w:rPr>
        <w:t>API</w:t>
      </w:r>
      <w:r w:rsidRPr="005F7E37">
        <w:t xml:space="preserve"> </w:t>
      </w:r>
      <w:r>
        <w:t>методом черного ящика;</w:t>
      </w:r>
    </w:p>
    <w:p w14:paraId="36341328" w14:textId="77777777" w:rsidR="005F7E37" w:rsidRDefault="005F7E37" w:rsidP="00F61418">
      <w:pPr>
        <w:pStyle w:val="a0"/>
        <w:numPr>
          <w:ilvl w:val="2"/>
          <w:numId w:val="3"/>
        </w:numPr>
        <w:ind w:left="1078" w:hanging="369"/>
      </w:pPr>
      <w:r>
        <w:t>модульное тестирование;</w:t>
      </w:r>
    </w:p>
    <w:p w14:paraId="28832EC3" w14:textId="4585B9C2" w:rsidR="005F7E37" w:rsidRDefault="005F7E37" w:rsidP="00F61418">
      <w:pPr>
        <w:pStyle w:val="a0"/>
        <w:numPr>
          <w:ilvl w:val="2"/>
          <w:numId w:val="3"/>
        </w:numPr>
        <w:ind w:left="1078" w:hanging="369"/>
      </w:pPr>
      <w:r>
        <w:t>кроссбраузерное тестирование интерфейсов пользовательской части.</w:t>
      </w:r>
    </w:p>
    <w:p w14:paraId="4BA5CA41" w14:textId="4390996D" w:rsidR="005F7E37" w:rsidRDefault="005F7E37" w:rsidP="005F7E37">
      <w:pPr>
        <w:pStyle w:val="2"/>
      </w:pPr>
      <w:bookmarkStart w:id="195" w:name="_Toc73469588"/>
      <w:r>
        <w:t xml:space="preserve">Тестирование корректности работы </w:t>
      </w:r>
      <w:r>
        <w:rPr>
          <w:lang w:val="en-US"/>
        </w:rPr>
        <w:t>WEB</w:t>
      </w:r>
      <w:r w:rsidRPr="005F7E37">
        <w:t xml:space="preserve"> </w:t>
      </w:r>
      <w:r>
        <w:rPr>
          <w:lang w:val="en-US"/>
        </w:rPr>
        <w:t>API</w:t>
      </w:r>
      <w:r w:rsidRPr="005F7E37">
        <w:t xml:space="preserve"> </w:t>
      </w:r>
      <w:r>
        <w:t>методом черного ящика</w:t>
      </w:r>
      <w:bookmarkEnd w:id="195"/>
    </w:p>
    <w:p w14:paraId="324CEA2B" w14:textId="77777777" w:rsidR="005F7E37" w:rsidRDefault="005F7E37" w:rsidP="005F7E37">
      <w:r>
        <w:t>Тестирование методом черного ящика – это функциональное и нефункциональное тестирование без доступа к внутренней структуре компонентов системы [</w:t>
      </w:r>
      <w:r>
        <w:fldChar w:fldCharType="begin"/>
      </w:r>
      <w:r>
        <w:instrText xml:space="preserve"> REF _Ref72687001 \r \h </w:instrText>
      </w:r>
      <w:r>
        <w:fldChar w:fldCharType="separate"/>
      </w:r>
      <w:r>
        <w:t>12</w:t>
      </w:r>
      <w:r>
        <w:fldChar w:fldCharType="end"/>
      </w:r>
      <w:r>
        <w:fldChar w:fldCharType="begin"/>
      </w:r>
      <w:r>
        <w:instrText xml:space="preserve"> REF _Ref72675731 \r \h </w:instrText>
      </w:r>
      <w:r>
        <w:fldChar w:fldCharType="end"/>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4BC04332" w14:textId="77777777" w:rsidR="005F7E37" w:rsidRDefault="005F7E37" w:rsidP="005F7E37">
      <w:r>
        <w:t xml:space="preserve">В рамках данного тестирования будут проверены следующие контроллеры </w:t>
      </w:r>
      <w:r>
        <w:rPr>
          <w:lang w:val="en-US"/>
        </w:rPr>
        <w:t>WEB</w:t>
      </w:r>
      <w:r w:rsidRPr="005F7E37">
        <w:t xml:space="preserve"> </w:t>
      </w:r>
      <w:r>
        <w:rPr>
          <w:lang w:val="en-US"/>
        </w:rPr>
        <w:t>API</w:t>
      </w:r>
      <w:r>
        <w:t>:</w:t>
      </w:r>
    </w:p>
    <w:p w14:paraId="0C1F5197" w14:textId="269B610B" w:rsidR="005F7E37" w:rsidRDefault="005F7E37" w:rsidP="00F61418">
      <w:pPr>
        <w:pStyle w:val="a0"/>
        <w:numPr>
          <w:ilvl w:val="0"/>
          <w:numId w:val="35"/>
        </w:numPr>
        <w:rPr>
          <w:lang w:val="en-US"/>
        </w:rPr>
      </w:pPr>
      <w:r>
        <w:rPr>
          <w:lang w:val="en-US"/>
        </w:rPr>
        <w:t>MessagesController;</w:t>
      </w:r>
    </w:p>
    <w:p w14:paraId="008DEE2D" w14:textId="21845ABE" w:rsidR="005F7E37" w:rsidRDefault="005F7E37" w:rsidP="00F61418">
      <w:pPr>
        <w:pStyle w:val="a0"/>
        <w:numPr>
          <w:ilvl w:val="0"/>
          <w:numId w:val="35"/>
        </w:numPr>
        <w:rPr>
          <w:lang w:val="en-US"/>
        </w:rPr>
      </w:pPr>
      <w:r>
        <w:rPr>
          <w:lang w:val="en-US"/>
        </w:rPr>
        <w:t>UsersController</w:t>
      </w:r>
      <w:r w:rsidRPr="005F7E37">
        <w:rPr>
          <w:lang w:val="en-US"/>
        </w:rPr>
        <w:t>;</w:t>
      </w:r>
    </w:p>
    <w:p w14:paraId="14C08511" w14:textId="56BA2615" w:rsidR="005F7E37" w:rsidRPr="005F7E37" w:rsidRDefault="005F7E37" w:rsidP="00F61418">
      <w:pPr>
        <w:pStyle w:val="a0"/>
        <w:numPr>
          <w:ilvl w:val="0"/>
          <w:numId w:val="35"/>
        </w:numPr>
        <w:rPr>
          <w:lang w:val="en-US"/>
        </w:rPr>
      </w:pPr>
      <w:r w:rsidRPr="005F7E37">
        <w:rPr>
          <w:lang w:val="en-US"/>
        </w:rPr>
        <w:t>ContactsController;</w:t>
      </w:r>
    </w:p>
    <w:p w14:paraId="38BDA39C" w14:textId="1EF1A442" w:rsidR="005F7E37" w:rsidRDefault="005F7E37" w:rsidP="00F61418">
      <w:pPr>
        <w:pStyle w:val="a0"/>
        <w:numPr>
          <w:ilvl w:val="0"/>
          <w:numId w:val="3"/>
        </w:numPr>
        <w:rPr>
          <w:lang w:val="en-US"/>
        </w:rPr>
      </w:pPr>
      <w:r>
        <w:rPr>
          <w:lang w:val="en-US"/>
        </w:rPr>
        <w:t>DeliveryQueuesController;</w:t>
      </w:r>
    </w:p>
    <w:p w14:paraId="24A458B3" w14:textId="12363E56" w:rsidR="005F7E37" w:rsidRDefault="005F7E37" w:rsidP="00F61418">
      <w:pPr>
        <w:pStyle w:val="a0"/>
        <w:numPr>
          <w:ilvl w:val="0"/>
          <w:numId w:val="3"/>
        </w:numPr>
        <w:rPr>
          <w:lang w:val="en-US"/>
        </w:rPr>
      </w:pPr>
      <w:r>
        <w:rPr>
          <w:lang w:val="en-US"/>
        </w:rPr>
        <w:t>AttachedFilesController;</w:t>
      </w:r>
    </w:p>
    <w:p w14:paraId="01A61156" w14:textId="5B381EFC" w:rsidR="005F7E37" w:rsidRDefault="005F7E37" w:rsidP="00F61418">
      <w:pPr>
        <w:pStyle w:val="a0"/>
        <w:numPr>
          <w:ilvl w:val="0"/>
          <w:numId w:val="3"/>
        </w:numPr>
      </w:pPr>
      <w:r>
        <w:rPr>
          <w:lang w:val="en-US"/>
        </w:rPr>
        <w:t>AuthController.</w:t>
      </w:r>
    </w:p>
    <w:p w14:paraId="5AF3CA29" w14:textId="2C19DCC0" w:rsidR="005F7E37" w:rsidRDefault="005F7E37" w:rsidP="005F7E37">
      <w:r>
        <w:t xml:space="preserve">Пример тестов представлены в таблице </w:t>
      </w:r>
      <w:r w:rsidR="005258C7" w:rsidRPr="005258C7">
        <w:t>5</w:t>
      </w:r>
      <w:r>
        <w:t>.1.</w:t>
      </w:r>
      <w:r>
        <w:br w:type="page"/>
      </w:r>
    </w:p>
    <w:p w14:paraId="559F7065" w14:textId="2B2C602D" w:rsidR="005F7E37" w:rsidRDefault="005F7E37" w:rsidP="005F7E37">
      <w:pPr>
        <w:jc w:val="right"/>
        <w:rPr>
          <w:b/>
        </w:rPr>
      </w:pPr>
      <w:r>
        <w:rPr>
          <w:b/>
        </w:rPr>
        <w:lastRenderedPageBreak/>
        <w:t xml:space="preserve">Таблица </w:t>
      </w:r>
      <w:r w:rsidR="005258C7" w:rsidRPr="00216C09">
        <w:rPr>
          <w:b/>
        </w:rPr>
        <w:t>5</w:t>
      </w:r>
      <w:r>
        <w:rPr>
          <w:b/>
        </w:rPr>
        <w:t>.1.</w:t>
      </w:r>
    </w:p>
    <w:p w14:paraId="60A7AE67" w14:textId="77777777" w:rsidR="005F7E37" w:rsidRDefault="005F7E37" w:rsidP="005F7E37">
      <w:pPr>
        <w:pStyle w:val="affffff4"/>
      </w:pPr>
      <w:r>
        <w:t>Тесты для тестирования методом черного ящика</w:t>
      </w:r>
    </w:p>
    <w:tbl>
      <w:tblPr>
        <w:tblStyle w:val="af9"/>
        <w:tblW w:w="0" w:type="auto"/>
        <w:tblLayout w:type="fixed"/>
        <w:tblLook w:val="04A0" w:firstRow="1" w:lastRow="0" w:firstColumn="1" w:lastColumn="0" w:noHBand="0" w:noVBand="1"/>
      </w:tblPr>
      <w:tblGrid>
        <w:gridCol w:w="988"/>
        <w:gridCol w:w="1559"/>
        <w:gridCol w:w="4819"/>
        <w:gridCol w:w="1979"/>
      </w:tblGrid>
      <w:tr w:rsidR="005F7E37" w14:paraId="59B71792" w14:textId="77777777" w:rsidTr="005F7E37">
        <w:tc>
          <w:tcPr>
            <w:tcW w:w="988" w:type="dxa"/>
            <w:tcBorders>
              <w:top w:val="single" w:sz="4" w:space="0" w:color="auto"/>
              <w:left w:val="single" w:sz="4" w:space="0" w:color="auto"/>
              <w:bottom w:val="single" w:sz="4" w:space="0" w:color="auto"/>
              <w:right w:val="single" w:sz="4" w:space="0" w:color="auto"/>
            </w:tcBorders>
            <w:vAlign w:val="center"/>
            <w:hideMark/>
          </w:tcPr>
          <w:p w14:paraId="1BDA8BD9" w14:textId="77777777" w:rsidR="005F7E37" w:rsidRDefault="005F7E37">
            <w:pPr>
              <w:ind w:firstLine="0"/>
              <w:jc w:val="center"/>
              <w:rPr>
                <w:b/>
              </w:rPr>
            </w:pPr>
            <w:r>
              <w:rPr>
                <w:b/>
              </w:rPr>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A33C2EC" w14:textId="77777777" w:rsidR="005F7E37" w:rsidRDefault="005F7E37">
            <w:pPr>
              <w:ind w:firstLine="0"/>
              <w:jc w:val="center"/>
              <w:rPr>
                <w:b/>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1EC9AF54" w14:textId="77777777" w:rsidR="005F7E37" w:rsidRDefault="005F7E37">
            <w:pPr>
              <w:ind w:firstLine="0"/>
              <w:jc w:val="center"/>
              <w:rPr>
                <w:b/>
              </w:rPr>
            </w:pPr>
            <w:r>
              <w:rPr>
                <w:b/>
              </w:rPr>
              <w:t>Ожидаемый результат</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A57E9F4" w14:textId="77777777" w:rsidR="005F7E37" w:rsidRDefault="005F7E37">
            <w:pPr>
              <w:ind w:firstLine="0"/>
              <w:jc w:val="center"/>
              <w:rPr>
                <w:b/>
              </w:rPr>
            </w:pPr>
            <w:r>
              <w:rPr>
                <w:b/>
              </w:rPr>
              <w:t>Соответствие полученного результата ожидаемому</w:t>
            </w:r>
          </w:p>
        </w:tc>
      </w:tr>
      <w:tr w:rsidR="005F7E37" w14:paraId="438BC7F3" w14:textId="77777777" w:rsidTr="005F7E37">
        <w:tc>
          <w:tcPr>
            <w:tcW w:w="988" w:type="dxa"/>
            <w:tcBorders>
              <w:top w:val="single" w:sz="4" w:space="0" w:color="auto"/>
              <w:left w:val="single" w:sz="4" w:space="0" w:color="auto"/>
              <w:bottom w:val="single" w:sz="4" w:space="0" w:color="auto"/>
              <w:right w:val="single" w:sz="4" w:space="0" w:color="auto"/>
            </w:tcBorders>
            <w:hideMark/>
          </w:tcPr>
          <w:p w14:paraId="60102563" w14:textId="77777777" w:rsidR="005F7E37" w:rsidRDefault="005F7E37">
            <w:pPr>
              <w:ind w:firstLine="0"/>
              <w:jc w:val="center"/>
            </w:pPr>
            <w:r>
              <w:t>1</w:t>
            </w:r>
          </w:p>
        </w:tc>
        <w:tc>
          <w:tcPr>
            <w:tcW w:w="1559" w:type="dxa"/>
            <w:tcBorders>
              <w:top w:val="single" w:sz="4" w:space="0" w:color="auto"/>
              <w:left w:val="single" w:sz="4" w:space="0" w:color="auto"/>
              <w:bottom w:val="single" w:sz="4" w:space="0" w:color="auto"/>
              <w:right w:val="single" w:sz="4" w:space="0" w:color="auto"/>
            </w:tcBorders>
            <w:hideMark/>
          </w:tcPr>
          <w:p w14:paraId="66772FA3" w14:textId="77777777" w:rsidR="005F7E37" w:rsidRDefault="005F7E37">
            <w:pPr>
              <w:ind w:firstLine="0"/>
              <w:jc w:val="center"/>
              <w:rPr>
                <w:lang w:val="en-US"/>
              </w:rPr>
            </w:pPr>
            <w:r>
              <w:t xml:space="preserve">Запрос: </w:t>
            </w:r>
            <w:r>
              <w:rPr>
                <w:lang w:val="en-US"/>
              </w:rPr>
              <w:t>GET https://localhost:44306/api/messages/list HTTP/1.1</w:t>
            </w:r>
          </w:p>
        </w:tc>
        <w:tc>
          <w:tcPr>
            <w:tcW w:w="4819" w:type="dxa"/>
            <w:tcBorders>
              <w:top w:val="single" w:sz="4" w:space="0" w:color="auto"/>
              <w:left w:val="single" w:sz="4" w:space="0" w:color="auto"/>
              <w:bottom w:val="single" w:sz="4" w:space="0" w:color="auto"/>
              <w:right w:val="single" w:sz="4" w:space="0" w:color="auto"/>
            </w:tcBorders>
            <w:hideMark/>
          </w:tcPr>
          <w:p w14:paraId="056B76E8" w14:textId="77777777" w:rsidR="005F7E37" w:rsidRDefault="005F7E37">
            <w:pPr>
              <w:spacing w:line="240" w:lineRule="auto"/>
              <w:ind w:firstLine="0"/>
              <w:jc w:val="left"/>
              <w:rPr>
                <w:sz w:val="24"/>
                <w:lang w:val="en-US"/>
              </w:rPr>
            </w:pPr>
            <w:r>
              <w:rPr>
                <w:sz w:val="24"/>
                <w:lang w:val="en-US"/>
              </w:rPr>
              <w:t>{</w:t>
            </w:r>
          </w:p>
          <w:p w14:paraId="06BD4AF9" w14:textId="77777777" w:rsidR="005F7E37" w:rsidRDefault="005F7E37">
            <w:pPr>
              <w:spacing w:line="240" w:lineRule="auto"/>
              <w:ind w:firstLine="0"/>
              <w:jc w:val="left"/>
              <w:rPr>
                <w:sz w:val="24"/>
                <w:lang w:val="en-US"/>
              </w:rPr>
            </w:pPr>
            <w:r>
              <w:rPr>
                <w:sz w:val="24"/>
                <w:lang w:val="en-US"/>
              </w:rPr>
              <w:t xml:space="preserve">      "attachedFiles": null,</w:t>
            </w:r>
          </w:p>
          <w:p w14:paraId="26F1D7C6" w14:textId="77777777" w:rsidR="005F7E37" w:rsidRDefault="005F7E37">
            <w:pPr>
              <w:spacing w:line="240" w:lineRule="auto"/>
              <w:ind w:firstLine="0"/>
              <w:jc w:val="left"/>
              <w:rPr>
                <w:sz w:val="24"/>
                <w:lang w:val="en-US"/>
              </w:rPr>
            </w:pPr>
            <w:r>
              <w:rPr>
                <w:sz w:val="24"/>
                <w:lang w:val="en-US"/>
              </w:rPr>
              <w:t xml:space="preserve">      "deliveryQueue": {</w:t>
            </w:r>
          </w:p>
          <w:p w14:paraId="26EF8BF1" w14:textId="77777777" w:rsidR="005F7E37" w:rsidRDefault="005F7E37">
            <w:pPr>
              <w:spacing w:line="240" w:lineRule="auto"/>
              <w:ind w:firstLine="0"/>
              <w:jc w:val="left"/>
              <w:rPr>
                <w:sz w:val="24"/>
                <w:lang w:val="en-US"/>
              </w:rPr>
            </w:pPr>
            <w:r>
              <w:rPr>
                <w:sz w:val="24"/>
                <w:lang w:val="en-US"/>
              </w:rPr>
              <w:t xml:space="preserve">        "deliveryQueueId": 2,</w:t>
            </w:r>
          </w:p>
          <w:p w14:paraId="4ED85B31" w14:textId="77777777" w:rsidR="005F7E37" w:rsidRDefault="005F7E37">
            <w:pPr>
              <w:spacing w:line="240" w:lineRule="auto"/>
              <w:ind w:firstLine="0"/>
              <w:jc w:val="left"/>
              <w:rPr>
                <w:sz w:val="24"/>
                <w:lang w:val="en-US"/>
              </w:rPr>
            </w:pPr>
            <w:r>
              <w:rPr>
                <w:sz w:val="24"/>
                <w:lang w:val="en-US"/>
              </w:rPr>
              <w:t xml:space="preserve">        "sendingIntervalSec": 40</w:t>
            </w:r>
          </w:p>
          <w:p w14:paraId="5D2F3AF2" w14:textId="77777777" w:rsidR="005F7E37" w:rsidRDefault="005F7E37">
            <w:pPr>
              <w:spacing w:line="240" w:lineRule="auto"/>
              <w:ind w:firstLine="0"/>
              <w:jc w:val="left"/>
              <w:rPr>
                <w:sz w:val="24"/>
                <w:lang w:val="en-US"/>
              </w:rPr>
            </w:pPr>
            <w:r>
              <w:rPr>
                <w:sz w:val="24"/>
                <w:lang w:val="en-US"/>
              </w:rPr>
              <w:t xml:space="preserve">      },</w:t>
            </w:r>
          </w:p>
          <w:p w14:paraId="77F52F13" w14:textId="77777777" w:rsidR="005F7E37" w:rsidRDefault="005F7E37">
            <w:pPr>
              <w:spacing w:line="240" w:lineRule="auto"/>
              <w:ind w:firstLine="0"/>
              <w:jc w:val="left"/>
              <w:rPr>
                <w:sz w:val="24"/>
                <w:lang w:val="en-US"/>
              </w:rPr>
            </w:pPr>
            <w:r>
              <w:rPr>
                <w:sz w:val="24"/>
                <w:lang w:val="en-US"/>
              </w:rPr>
              <w:t xml:space="preserve">      "chosenDeliveryService": {</w:t>
            </w:r>
          </w:p>
          <w:p w14:paraId="141BF1F4" w14:textId="77777777" w:rsidR="005F7E37" w:rsidRDefault="005F7E37">
            <w:pPr>
              <w:spacing w:line="240" w:lineRule="auto"/>
              <w:ind w:firstLine="0"/>
              <w:jc w:val="left"/>
              <w:rPr>
                <w:sz w:val="24"/>
                <w:lang w:val="en-US"/>
              </w:rPr>
            </w:pPr>
            <w:r>
              <w:rPr>
                <w:sz w:val="24"/>
                <w:lang w:val="en-US"/>
              </w:rPr>
              <w:t xml:space="preserve">        "deliveryServiceId": 3,</w:t>
            </w:r>
          </w:p>
          <w:p w14:paraId="0F1DCF79" w14:textId="77777777" w:rsidR="005F7E37" w:rsidRDefault="005F7E37">
            <w:pPr>
              <w:spacing w:line="240" w:lineRule="auto"/>
              <w:ind w:firstLine="0"/>
              <w:jc w:val="left"/>
              <w:rPr>
                <w:sz w:val="24"/>
                <w:lang w:val="en-US"/>
              </w:rPr>
            </w:pPr>
            <w:r>
              <w:rPr>
                <w:sz w:val="24"/>
                <w:lang w:val="en-US"/>
              </w:rPr>
              <w:t xml:space="preserve">        "deliveryServiceName": "SendGrid",</w:t>
            </w:r>
          </w:p>
          <w:p w14:paraId="05AD006B" w14:textId="77777777" w:rsidR="005F7E37" w:rsidRDefault="005F7E37">
            <w:pPr>
              <w:spacing w:line="240" w:lineRule="auto"/>
              <w:ind w:firstLine="0"/>
              <w:jc w:val="left"/>
              <w:rPr>
                <w:sz w:val="24"/>
                <w:lang w:val="en-US"/>
              </w:rPr>
            </w:pPr>
            <w:r>
              <w:rPr>
                <w:sz w:val="24"/>
                <w:lang w:val="en-US"/>
              </w:rPr>
              <w:t xml:space="preserve">        "standartPriority": 1,</w:t>
            </w:r>
          </w:p>
          <w:p w14:paraId="58F5C9D5" w14:textId="77777777" w:rsidR="005F7E37" w:rsidRDefault="005F7E37">
            <w:pPr>
              <w:spacing w:line="240" w:lineRule="auto"/>
              <w:ind w:firstLine="0"/>
              <w:jc w:val="left"/>
              <w:rPr>
                <w:sz w:val="24"/>
                <w:lang w:val="en-US"/>
              </w:rPr>
            </w:pPr>
            <w:r>
              <w:rPr>
                <w:sz w:val="24"/>
                <w:lang w:val="en-US"/>
              </w:rPr>
              <w:t xml:space="preserve">        "connectionString": "'sendGrid road'"</w:t>
            </w:r>
          </w:p>
          <w:p w14:paraId="684CDCB9" w14:textId="77777777" w:rsidR="005F7E37" w:rsidRDefault="005F7E37">
            <w:pPr>
              <w:spacing w:line="240" w:lineRule="auto"/>
              <w:ind w:firstLine="0"/>
              <w:jc w:val="left"/>
              <w:rPr>
                <w:sz w:val="24"/>
                <w:lang w:val="en-US"/>
              </w:rPr>
            </w:pPr>
            <w:r>
              <w:rPr>
                <w:sz w:val="24"/>
                <w:lang w:val="en-US"/>
              </w:rPr>
              <w:t xml:space="preserve">      },</w:t>
            </w:r>
          </w:p>
          <w:p w14:paraId="67BC9812" w14:textId="77777777" w:rsidR="005F7E37" w:rsidRDefault="005F7E37">
            <w:pPr>
              <w:spacing w:line="240" w:lineRule="auto"/>
              <w:ind w:firstLine="0"/>
              <w:jc w:val="left"/>
              <w:rPr>
                <w:sz w:val="24"/>
                <w:lang w:val="en-US"/>
              </w:rPr>
            </w:pPr>
            <w:r>
              <w:rPr>
                <w:sz w:val="24"/>
                <w:lang w:val="en-US"/>
              </w:rPr>
              <w:t xml:space="preserve">      "usedDeliveryService": null,</w:t>
            </w:r>
          </w:p>
          <w:p w14:paraId="4922D5D6" w14:textId="77777777" w:rsidR="005F7E37" w:rsidRDefault="005F7E37">
            <w:pPr>
              <w:spacing w:line="240" w:lineRule="auto"/>
              <w:ind w:firstLine="0"/>
              <w:jc w:val="left"/>
              <w:rPr>
                <w:sz w:val="24"/>
                <w:lang w:val="en-US"/>
              </w:rPr>
            </w:pPr>
            <w:r>
              <w:rPr>
                <w:sz w:val="24"/>
                <w:lang w:val="en-US"/>
              </w:rPr>
              <w:t xml:space="preserve">      "user": {</w:t>
            </w:r>
          </w:p>
          <w:p w14:paraId="587250C7" w14:textId="77777777" w:rsidR="005F7E37" w:rsidRDefault="005F7E37">
            <w:pPr>
              <w:spacing w:line="240" w:lineRule="auto"/>
              <w:ind w:firstLine="0"/>
              <w:jc w:val="left"/>
              <w:rPr>
                <w:sz w:val="24"/>
                <w:lang w:val="en-US"/>
              </w:rPr>
            </w:pPr>
            <w:r>
              <w:rPr>
                <w:sz w:val="24"/>
                <w:lang w:val="en-US"/>
              </w:rPr>
              <w:t xml:space="preserve">        "userId": 4,</w:t>
            </w:r>
          </w:p>
          <w:p w14:paraId="3491BA8F" w14:textId="77777777" w:rsidR="005F7E37" w:rsidRDefault="005F7E37">
            <w:pPr>
              <w:spacing w:line="240" w:lineRule="auto"/>
              <w:ind w:firstLine="0"/>
              <w:jc w:val="left"/>
              <w:rPr>
                <w:sz w:val="24"/>
                <w:lang w:val="en-US"/>
              </w:rPr>
            </w:pPr>
            <w:r>
              <w:rPr>
                <w:sz w:val="24"/>
                <w:lang w:val="en-US"/>
              </w:rPr>
              <w:t xml:space="preserve">        "userName": "Evgeny Sukharev",</w:t>
            </w:r>
          </w:p>
          <w:p w14:paraId="55AED8BD" w14:textId="77777777" w:rsidR="005F7E37" w:rsidRDefault="005F7E37">
            <w:pPr>
              <w:spacing w:line="240" w:lineRule="auto"/>
              <w:ind w:firstLine="0"/>
              <w:jc w:val="left"/>
              <w:rPr>
                <w:sz w:val="24"/>
                <w:lang w:val="en-US"/>
              </w:rPr>
            </w:pPr>
            <w:r>
              <w:rPr>
                <w:sz w:val="24"/>
                <w:lang w:val="en-US"/>
              </w:rPr>
              <w:t xml:space="preserve">        "email": "r0bari@yandex.ru",</w:t>
            </w:r>
          </w:p>
          <w:p w14:paraId="2FBDADDE" w14:textId="77777777" w:rsidR="005F7E37" w:rsidRDefault="005F7E37">
            <w:pPr>
              <w:spacing w:line="240" w:lineRule="auto"/>
              <w:ind w:firstLine="0"/>
              <w:jc w:val="left"/>
              <w:rPr>
                <w:sz w:val="24"/>
                <w:lang w:val="en-US"/>
              </w:rPr>
            </w:pPr>
            <w:r>
              <w:rPr>
                <w:sz w:val="24"/>
                <w:lang w:val="en-US"/>
              </w:rPr>
              <w:t xml:space="preserve">        "isActive": true,</w:t>
            </w:r>
          </w:p>
          <w:p w14:paraId="1AC3E402" w14:textId="77777777" w:rsidR="005F7E37" w:rsidRDefault="005F7E37">
            <w:pPr>
              <w:spacing w:line="240" w:lineRule="auto"/>
              <w:ind w:firstLine="0"/>
              <w:jc w:val="left"/>
              <w:rPr>
                <w:sz w:val="24"/>
                <w:lang w:val="en-US"/>
              </w:rPr>
            </w:pPr>
            <w:r>
              <w:rPr>
                <w:sz w:val="24"/>
                <w:lang w:val="en-US"/>
              </w:rPr>
              <w:t xml:space="preserve">        "role": 2</w:t>
            </w:r>
          </w:p>
          <w:p w14:paraId="680EE9B4" w14:textId="77777777" w:rsidR="005F7E37" w:rsidRDefault="005F7E37">
            <w:pPr>
              <w:spacing w:line="240" w:lineRule="auto"/>
              <w:ind w:firstLine="0"/>
              <w:jc w:val="left"/>
              <w:rPr>
                <w:sz w:val="24"/>
                <w:lang w:val="en-US"/>
              </w:rPr>
            </w:pPr>
            <w:r>
              <w:rPr>
                <w:sz w:val="24"/>
                <w:lang w:val="en-US"/>
              </w:rPr>
              <w:t xml:space="preserve">      },</w:t>
            </w:r>
          </w:p>
          <w:p w14:paraId="1F289B73" w14:textId="77777777" w:rsidR="005F7E37" w:rsidRDefault="005F7E37">
            <w:pPr>
              <w:spacing w:line="240" w:lineRule="auto"/>
              <w:ind w:firstLine="0"/>
              <w:jc w:val="left"/>
              <w:rPr>
                <w:sz w:val="24"/>
                <w:lang w:val="en-US"/>
              </w:rPr>
            </w:pPr>
            <w:r>
              <w:rPr>
                <w:sz w:val="24"/>
                <w:lang w:val="en-US"/>
              </w:rPr>
              <w:t xml:space="preserve">      "messageId": 7,</w:t>
            </w:r>
          </w:p>
          <w:p w14:paraId="73E04452" w14:textId="77777777" w:rsidR="005F7E37" w:rsidRDefault="005F7E37">
            <w:pPr>
              <w:spacing w:line="240" w:lineRule="auto"/>
              <w:ind w:firstLine="0"/>
              <w:jc w:val="left"/>
              <w:rPr>
                <w:sz w:val="24"/>
                <w:lang w:val="en-US"/>
              </w:rPr>
            </w:pPr>
            <w:r>
              <w:rPr>
                <w:sz w:val="24"/>
                <w:lang w:val="en-US"/>
              </w:rPr>
              <w:t xml:space="preserve">      "theme": "Тема",</w:t>
            </w:r>
          </w:p>
          <w:p w14:paraId="7DA9EACE" w14:textId="77777777" w:rsidR="005F7E37" w:rsidRDefault="005F7E37">
            <w:pPr>
              <w:spacing w:line="240" w:lineRule="auto"/>
              <w:ind w:firstLine="0"/>
              <w:jc w:val="left"/>
              <w:rPr>
                <w:sz w:val="24"/>
                <w:lang w:val="en-US"/>
              </w:rPr>
            </w:pPr>
            <w:r>
              <w:rPr>
                <w:sz w:val="24"/>
                <w:lang w:val="en-US"/>
              </w:rPr>
              <w:t xml:space="preserve">      "body": "Обычный текст",</w:t>
            </w:r>
          </w:p>
          <w:p w14:paraId="7AA1EC20" w14:textId="77777777" w:rsidR="005F7E37" w:rsidRDefault="005F7E37">
            <w:pPr>
              <w:spacing w:line="240" w:lineRule="auto"/>
              <w:ind w:firstLine="0"/>
              <w:jc w:val="left"/>
              <w:rPr>
                <w:sz w:val="24"/>
                <w:lang w:val="en-US"/>
              </w:rPr>
            </w:pPr>
            <w:r>
              <w:rPr>
                <w:sz w:val="24"/>
                <w:lang w:val="en-US"/>
              </w:rPr>
              <w:t xml:space="preserve">      "destinationDate": "2021-01-16T21:05:00",</w:t>
            </w:r>
          </w:p>
          <w:p w14:paraId="30EC7B3E" w14:textId="77777777" w:rsidR="005F7E37" w:rsidRDefault="005F7E37">
            <w:pPr>
              <w:spacing w:line="240" w:lineRule="auto"/>
              <w:ind w:firstLine="0"/>
              <w:jc w:val="left"/>
              <w:rPr>
                <w:sz w:val="24"/>
                <w:lang w:val="en-US"/>
              </w:rPr>
            </w:pPr>
            <w:r>
              <w:rPr>
                <w:sz w:val="24"/>
                <w:lang w:val="en-US"/>
              </w:rPr>
              <w:t xml:space="preserve">      "destinationEmail": "r.pattinson@planfact.io",</w:t>
            </w:r>
          </w:p>
          <w:p w14:paraId="7B40B77C" w14:textId="77777777" w:rsidR="005F7E37" w:rsidRDefault="005F7E37">
            <w:pPr>
              <w:spacing w:line="240" w:lineRule="auto"/>
              <w:ind w:firstLine="0"/>
              <w:jc w:val="left"/>
              <w:rPr>
                <w:sz w:val="24"/>
                <w:lang w:val="en-US"/>
              </w:rPr>
            </w:pPr>
            <w:r>
              <w:rPr>
                <w:sz w:val="24"/>
                <w:lang w:val="en-US"/>
              </w:rPr>
              <w:t xml:space="preserve">      "size": 50,</w:t>
            </w:r>
          </w:p>
          <w:p w14:paraId="7CCC1890" w14:textId="77777777" w:rsidR="005F7E37" w:rsidRDefault="005F7E37">
            <w:pPr>
              <w:spacing w:line="240" w:lineRule="auto"/>
              <w:ind w:firstLine="0"/>
              <w:jc w:val="left"/>
              <w:rPr>
                <w:sz w:val="24"/>
                <w:lang w:val="en-US"/>
              </w:rPr>
            </w:pPr>
            <w:r>
              <w:rPr>
                <w:sz w:val="24"/>
                <w:lang w:val="en-US"/>
              </w:rPr>
              <w:t xml:space="preserve">      "isScheduled": false,</w:t>
            </w:r>
          </w:p>
          <w:p w14:paraId="3CD74AB8" w14:textId="77777777" w:rsidR="005F7E37" w:rsidRDefault="005F7E37">
            <w:pPr>
              <w:spacing w:line="240" w:lineRule="auto"/>
              <w:ind w:firstLine="0"/>
              <w:jc w:val="left"/>
              <w:rPr>
                <w:sz w:val="24"/>
                <w:lang w:val="en-US"/>
              </w:rPr>
            </w:pPr>
            <w:r>
              <w:rPr>
                <w:sz w:val="24"/>
                <w:lang w:val="en-US"/>
              </w:rPr>
              <w:t xml:space="preserve">      "scheduleDate": null,</w:t>
            </w:r>
          </w:p>
          <w:p w14:paraId="2A5A38CE" w14:textId="77777777" w:rsidR="005F7E37" w:rsidRDefault="005F7E37">
            <w:pPr>
              <w:spacing w:line="240" w:lineRule="auto"/>
              <w:ind w:firstLine="0"/>
              <w:jc w:val="left"/>
              <w:rPr>
                <w:sz w:val="24"/>
                <w:lang w:val="en-US"/>
              </w:rPr>
            </w:pPr>
            <w:r>
              <w:rPr>
                <w:sz w:val="24"/>
                <w:lang w:val="en-US"/>
              </w:rPr>
              <w:t xml:space="preserve">      "isSent": false,</w:t>
            </w:r>
          </w:p>
          <w:p w14:paraId="62420702" w14:textId="77777777" w:rsidR="005F7E37" w:rsidRDefault="005F7E37">
            <w:pPr>
              <w:spacing w:line="240" w:lineRule="auto"/>
              <w:ind w:firstLine="0"/>
              <w:jc w:val="left"/>
              <w:rPr>
                <w:sz w:val="24"/>
                <w:lang w:val="en-US"/>
              </w:rPr>
            </w:pPr>
            <w:r>
              <w:rPr>
                <w:sz w:val="24"/>
                <w:lang w:val="en-US"/>
              </w:rPr>
              <w:t xml:space="preserve">      "deliveryQueueId": 2,</w:t>
            </w:r>
          </w:p>
          <w:p w14:paraId="1A13BF35" w14:textId="77777777" w:rsidR="005F7E37" w:rsidRDefault="005F7E37">
            <w:pPr>
              <w:spacing w:line="240" w:lineRule="auto"/>
              <w:ind w:firstLine="0"/>
              <w:jc w:val="left"/>
              <w:rPr>
                <w:sz w:val="24"/>
                <w:lang w:val="en-US"/>
              </w:rPr>
            </w:pPr>
            <w:r>
              <w:rPr>
                <w:sz w:val="24"/>
                <w:lang w:val="en-US"/>
              </w:rPr>
              <w:t xml:space="preserve">      "chosenDeliveryServiceId": 3,</w:t>
            </w:r>
          </w:p>
          <w:p w14:paraId="029B01D0" w14:textId="77777777" w:rsidR="005F7E37" w:rsidRDefault="005F7E37">
            <w:pPr>
              <w:spacing w:line="240" w:lineRule="auto"/>
              <w:ind w:firstLine="0"/>
              <w:jc w:val="left"/>
              <w:rPr>
                <w:sz w:val="24"/>
                <w:lang w:val="en-US"/>
              </w:rPr>
            </w:pPr>
            <w:r>
              <w:rPr>
                <w:sz w:val="24"/>
                <w:lang w:val="en-US"/>
              </w:rPr>
              <w:t xml:space="preserve">      "usedDeliveryServiceId": null,</w:t>
            </w:r>
          </w:p>
          <w:p w14:paraId="0FA14CD3" w14:textId="77777777" w:rsidR="005F7E37" w:rsidRDefault="005F7E37">
            <w:pPr>
              <w:spacing w:line="240" w:lineRule="auto"/>
              <w:ind w:firstLine="0"/>
              <w:jc w:val="left"/>
              <w:rPr>
                <w:sz w:val="24"/>
                <w:lang w:val="en-US"/>
              </w:rPr>
            </w:pPr>
            <w:r>
              <w:rPr>
                <w:sz w:val="24"/>
                <w:lang w:val="en-US"/>
              </w:rPr>
              <w:t xml:space="preserve">      "deliveryStatus": 1,</w:t>
            </w:r>
          </w:p>
          <w:p w14:paraId="3A0D0057" w14:textId="77777777" w:rsidR="005F7E37" w:rsidRDefault="005F7E37">
            <w:pPr>
              <w:spacing w:line="240" w:lineRule="auto"/>
              <w:ind w:firstLine="0"/>
              <w:jc w:val="left"/>
              <w:rPr>
                <w:sz w:val="24"/>
                <w:lang w:val="en-US"/>
              </w:rPr>
            </w:pPr>
            <w:r>
              <w:rPr>
                <w:sz w:val="24"/>
                <w:lang w:val="en-US"/>
              </w:rPr>
              <w:t xml:space="preserve">      "userId": 4</w:t>
            </w:r>
          </w:p>
          <w:p w14:paraId="1FD2D13D" w14:textId="77777777" w:rsidR="005F7E37" w:rsidRDefault="005F7E37">
            <w:pPr>
              <w:spacing w:line="240" w:lineRule="auto"/>
              <w:ind w:firstLine="0"/>
              <w:jc w:val="left"/>
              <w:rPr>
                <w:sz w:val="24"/>
                <w:lang w:val="en-US"/>
              </w:rPr>
            </w:pPr>
            <w:r>
              <w:rPr>
                <w:sz w:val="24"/>
                <w:lang w:val="en-US"/>
              </w:rPr>
              <w:t>}</w:t>
            </w:r>
          </w:p>
        </w:tc>
        <w:tc>
          <w:tcPr>
            <w:tcW w:w="1979" w:type="dxa"/>
            <w:tcBorders>
              <w:top w:val="single" w:sz="4" w:space="0" w:color="auto"/>
              <w:left w:val="single" w:sz="4" w:space="0" w:color="auto"/>
              <w:bottom w:val="single" w:sz="4" w:space="0" w:color="auto"/>
              <w:right w:val="single" w:sz="4" w:space="0" w:color="auto"/>
            </w:tcBorders>
            <w:hideMark/>
          </w:tcPr>
          <w:p w14:paraId="75B1DD82" w14:textId="77777777" w:rsidR="005F7E37" w:rsidRDefault="005F7E37">
            <w:pPr>
              <w:spacing w:line="240" w:lineRule="auto"/>
              <w:ind w:firstLine="0"/>
              <w:jc w:val="center"/>
              <w:rPr>
                <w:lang w:val="en-US"/>
              </w:rPr>
            </w:pPr>
            <w:r>
              <w:t>Да</w:t>
            </w:r>
          </w:p>
        </w:tc>
      </w:tr>
    </w:tbl>
    <w:p w14:paraId="64829BB4" w14:textId="77777777" w:rsidR="005F7E37" w:rsidRDefault="005F7E37" w:rsidP="005F7E37">
      <w:pPr>
        <w:rPr>
          <w:color w:val="000000" w:themeColor="text1"/>
        </w:rPr>
      </w:pPr>
    </w:p>
    <w:p w14:paraId="019C2DD9" w14:textId="77777777" w:rsidR="005F7E37" w:rsidRDefault="005F7E37" w:rsidP="005F7E37">
      <w:pPr>
        <w:spacing w:after="160" w:line="256" w:lineRule="auto"/>
        <w:ind w:firstLine="0"/>
        <w:jc w:val="left"/>
      </w:pPr>
      <w:r>
        <w:br w:type="page"/>
      </w:r>
    </w:p>
    <w:tbl>
      <w:tblPr>
        <w:tblStyle w:val="af9"/>
        <w:tblW w:w="0" w:type="auto"/>
        <w:tblLayout w:type="fixed"/>
        <w:tblLook w:val="04A0" w:firstRow="1" w:lastRow="0" w:firstColumn="1" w:lastColumn="0" w:noHBand="0" w:noVBand="1"/>
      </w:tblPr>
      <w:tblGrid>
        <w:gridCol w:w="988"/>
        <w:gridCol w:w="1559"/>
        <w:gridCol w:w="4819"/>
        <w:gridCol w:w="1979"/>
      </w:tblGrid>
      <w:tr w:rsidR="005F7E37" w14:paraId="0124C566" w14:textId="77777777" w:rsidTr="005F7E37">
        <w:tc>
          <w:tcPr>
            <w:tcW w:w="988" w:type="dxa"/>
            <w:tcBorders>
              <w:top w:val="single" w:sz="4" w:space="0" w:color="auto"/>
              <w:left w:val="single" w:sz="4" w:space="0" w:color="auto"/>
              <w:bottom w:val="single" w:sz="4" w:space="0" w:color="auto"/>
              <w:right w:val="single" w:sz="4" w:space="0" w:color="auto"/>
            </w:tcBorders>
            <w:vAlign w:val="center"/>
            <w:hideMark/>
          </w:tcPr>
          <w:p w14:paraId="5F978F0F" w14:textId="77777777" w:rsidR="005F7E37" w:rsidRDefault="005F7E37">
            <w:pPr>
              <w:ind w:firstLine="0"/>
              <w:jc w:val="center"/>
              <w:rPr>
                <w:b/>
              </w:rPr>
            </w:pPr>
            <w:r>
              <w:rPr>
                <w:b/>
              </w:rPr>
              <w:lastRenderedPageBreak/>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4581940" w14:textId="77777777" w:rsidR="005F7E37" w:rsidRDefault="005F7E37">
            <w:pPr>
              <w:spacing w:line="240" w:lineRule="auto"/>
              <w:ind w:firstLine="0"/>
              <w:jc w:val="left"/>
              <w:rPr>
                <w:b/>
                <w:lang w:val="en-US"/>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52CD99A5" w14:textId="77777777" w:rsidR="005F7E37" w:rsidRDefault="005F7E37">
            <w:pPr>
              <w:spacing w:line="240" w:lineRule="auto"/>
              <w:ind w:firstLine="0"/>
              <w:jc w:val="left"/>
              <w:rPr>
                <w:b/>
                <w:sz w:val="24"/>
                <w:lang w:val="en-US"/>
              </w:rPr>
            </w:pPr>
            <w:r>
              <w:rPr>
                <w:b/>
              </w:rPr>
              <w:t>Ожидаемый результат</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48C3046" w14:textId="77777777" w:rsidR="005F7E37" w:rsidRDefault="005F7E37">
            <w:pPr>
              <w:ind w:firstLine="0"/>
              <w:jc w:val="center"/>
              <w:rPr>
                <w:b/>
              </w:rPr>
            </w:pPr>
            <w:r>
              <w:rPr>
                <w:b/>
              </w:rPr>
              <w:t>Соответствие полученного результата ожидаемому</w:t>
            </w:r>
          </w:p>
        </w:tc>
      </w:tr>
      <w:tr w:rsidR="005F7E37" w14:paraId="5C375E95" w14:textId="77777777" w:rsidTr="005F7E37">
        <w:tc>
          <w:tcPr>
            <w:tcW w:w="988" w:type="dxa"/>
            <w:tcBorders>
              <w:top w:val="single" w:sz="4" w:space="0" w:color="auto"/>
              <w:left w:val="single" w:sz="4" w:space="0" w:color="auto"/>
              <w:bottom w:val="single" w:sz="4" w:space="0" w:color="auto"/>
              <w:right w:val="single" w:sz="4" w:space="0" w:color="auto"/>
            </w:tcBorders>
            <w:hideMark/>
          </w:tcPr>
          <w:p w14:paraId="7AB596F8" w14:textId="77777777" w:rsidR="005F7E37" w:rsidRDefault="005F7E37">
            <w:pPr>
              <w:ind w:firstLine="0"/>
              <w:jc w:val="center"/>
            </w:pPr>
            <w:r>
              <w:t>2</w:t>
            </w:r>
          </w:p>
        </w:tc>
        <w:tc>
          <w:tcPr>
            <w:tcW w:w="1559" w:type="dxa"/>
            <w:tcBorders>
              <w:top w:val="single" w:sz="4" w:space="0" w:color="auto"/>
              <w:left w:val="single" w:sz="4" w:space="0" w:color="auto"/>
              <w:bottom w:val="single" w:sz="4" w:space="0" w:color="auto"/>
              <w:right w:val="single" w:sz="4" w:space="0" w:color="auto"/>
            </w:tcBorders>
            <w:hideMark/>
          </w:tcPr>
          <w:p w14:paraId="236D9BC9" w14:textId="77777777" w:rsidR="005F7E37" w:rsidRDefault="005F7E37">
            <w:pPr>
              <w:ind w:firstLine="0"/>
              <w:jc w:val="left"/>
            </w:pPr>
            <w:r>
              <w:t xml:space="preserve">Запрос: </w:t>
            </w:r>
            <w:r>
              <w:rPr>
                <w:lang w:val="en-US"/>
              </w:rPr>
              <w:t>POST</w:t>
            </w:r>
            <w:r w:rsidRPr="005F7E37">
              <w:t xml:space="preserve"> </w:t>
            </w:r>
            <w:hyperlink r:id="rId29" w:history="1">
              <w:r>
                <w:rPr>
                  <w:rStyle w:val="af"/>
                  <w:lang w:val="en-US"/>
                </w:rPr>
                <w:t>https</w:t>
              </w:r>
              <w:r>
                <w:rPr>
                  <w:rStyle w:val="af"/>
                </w:rPr>
                <w:t>://</w:t>
              </w:r>
              <w:r>
                <w:rPr>
                  <w:rStyle w:val="af"/>
                  <w:lang w:val="en-US"/>
                </w:rPr>
                <w:t>localhost</w:t>
              </w:r>
              <w:r>
                <w:rPr>
                  <w:rStyle w:val="af"/>
                </w:rPr>
                <w:t>:44306/</w:t>
              </w:r>
              <w:r>
                <w:rPr>
                  <w:rStyle w:val="af"/>
                  <w:lang w:val="en-US"/>
                </w:rPr>
                <w:t>api</w:t>
              </w:r>
              <w:r>
                <w:rPr>
                  <w:rStyle w:val="af"/>
                </w:rPr>
                <w:t>/</w:t>
              </w:r>
              <w:r>
                <w:rPr>
                  <w:rStyle w:val="af"/>
                  <w:lang w:val="en-US"/>
                </w:rPr>
                <w:t>auth</w:t>
              </w:r>
              <w:r>
                <w:rPr>
                  <w:rStyle w:val="af"/>
                </w:rPr>
                <w:t>/</w:t>
              </w:r>
              <w:r>
                <w:rPr>
                  <w:rStyle w:val="af"/>
                  <w:lang w:val="en-US"/>
                </w:rPr>
                <w:t>sign</w:t>
              </w:r>
              <w:r>
                <w:rPr>
                  <w:rStyle w:val="af"/>
                </w:rPr>
                <w:t>-</w:t>
              </w:r>
              <w:r>
                <w:rPr>
                  <w:rStyle w:val="af"/>
                  <w:lang w:val="en-US"/>
                </w:rPr>
                <w:t>in</w:t>
              </w:r>
            </w:hyperlink>
          </w:p>
          <w:p w14:paraId="3EFE3E6B" w14:textId="77777777" w:rsidR="005F7E37" w:rsidRDefault="005F7E37">
            <w:pPr>
              <w:ind w:firstLine="0"/>
              <w:jc w:val="left"/>
              <w:rPr>
                <w:lang w:val="en-US"/>
              </w:rPr>
            </w:pPr>
            <w:r>
              <w:rPr>
                <w:lang w:val="en-US"/>
              </w:rPr>
              <w:t>Body:</w:t>
            </w:r>
          </w:p>
          <w:p w14:paraId="3AAD64E4" w14:textId="77777777" w:rsidR="005F7E37" w:rsidRDefault="005F7E37">
            <w:pPr>
              <w:spacing w:line="240" w:lineRule="auto"/>
              <w:ind w:firstLine="0"/>
              <w:jc w:val="left"/>
              <w:rPr>
                <w:sz w:val="24"/>
                <w:lang w:val="en-US"/>
              </w:rPr>
            </w:pPr>
            <w:r>
              <w:rPr>
                <w:sz w:val="24"/>
                <w:lang w:val="en-US"/>
              </w:rPr>
              <w:t>{</w:t>
            </w:r>
          </w:p>
          <w:p w14:paraId="29044663" w14:textId="77777777" w:rsidR="005F7E37" w:rsidRDefault="005F7E37">
            <w:pPr>
              <w:spacing w:line="240" w:lineRule="auto"/>
              <w:ind w:firstLine="0"/>
              <w:jc w:val="left"/>
              <w:rPr>
                <w:sz w:val="24"/>
                <w:lang w:val="en-US"/>
              </w:rPr>
            </w:pPr>
            <w:r>
              <w:rPr>
                <w:sz w:val="24"/>
                <w:lang w:val="en-US"/>
              </w:rPr>
              <w:t xml:space="preserve">    "email": "r0bari@yandex.ru",</w:t>
            </w:r>
          </w:p>
          <w:p w14:paraId="240D095A" w14:textId="77777777" w:rsidR="005F7E37" w:rsidRDefault="005F7E37">
            <w:pPr>
              <w:spacing w:line="240" w:lineRule="auto"/>
              <w:ind w:firstLine="0"/>
              <w:jc w:val="left"/>
              <w:rPr>
                <w:sz w:val="24"/>
                <w:lang w:val="en-US"/>
              </w:rPr>
            </w:pPr>
            <w:r>
              <w:rPr>
                <w:sz w:val="24"/>
                <w:lang w:val="en-US"/>
              </w:rPr>
              <w:t xml:space="preserve">    "password": "Eviguf@77"</w:t>
            </w:r>
          </w:p>
          <w:p w14:paraId="232C7CD1" w14:textId="77777777" w:rsidR="005F7E37" w:rsidRDefault="005F7E37">
            <w:pPr>
              <w:ind w:firstLine="0"/>
              <w:jc w:val="left"/>
            </w:pPr>
            <w:r>
              <w:rPr>
                <w:sz w:val="24"/>
                <w:lang w:val="en-US"/>
              </w:rPr>
              <w:t>}</w:t>
            </w:r>
          </w:p>
        </w:tc>
        <w:tc>
          <w:tcPr>
            <w:tcW w:w="4819" w:type="dxa"/>
            <w:tcBorders>
              <w:top w:val="single" w:sz="4" w:space="0" w:color="auto"/>
              <w:left w:val="single" w:sz="4" w:space="0" w:color="auto"/>
              <w:bottom w:val="single" w:sz="4" w:space="0" w:color="auto"/>
              <w:right w:val="single" w:sz="4" w:space="0" w:color="auto"/>
            </w:tcBorders>
            <w:hideMark/>
          </w:tcPr>
          <w:p w14:paraId="7CBD1D76" w14:textId="77777777" w:rsidR="005F7E37" w:rsidRDefault="005F7E37">
            <w:pPr>
              <w:spacing w:line="240" w:lineRule="auto"/>
              <w:ind w:firstLine="0"/>
              <w:jc w:val="left"/>
              <w:rPr>
                <w:sz w:val="24"/>
                <w:lang w:val="en-US"/>
              </w:rPr>
            </w:pPr>
            <w:r>
              <w:rPr>
                <w:sz w:val="24"/>
                <w:lang w:val="en-US"/>
              </w:rPr>
              <w:t>{</w:t>
            </w:r>
          </w:p>
          <w:p w14:paraId="7E203944" w14:textId="77777777" w:rsidR="005F7E37" w:rsidRDefault="005F7E37">
            <w:pPr>
              <w:spacing w:line="240" w:lineRule="auto"/>
              <w:ind w:firstLine="0"/>
              <w:jc w:val="left"/>
              <w:rPr>
                <w:sz w:val="24"/>
                <w:lang w:val="en-US"/>
              </w:rPr>
            </w:pPr>
            <w:r>
              <w:rPr>
                <w:sz w:val="24"/>
                <w:lang w:val="en-US"/>
              </w:rPr>
              <w:t xml:space="preserve">    "data": {</w:t>
            </w:r>
          </w:p>
          <w:p w14:paraId="3541DA38" w14:textId="77777777" w:rsidR="005F7E37" w:rsidRDefault="005F7E37">
            <w:pPr>
              <w:spacing w:line="240" w:lineRule="auto"/>
              <w:ind w:firstLine="0"/>
              <w:jc w:val="left"/>
              <w:rPr>
                <w:sz w:val="24"/>
                <w:lang w:val="en-US"/>
              </w:rPr>
            </w:pPr>
            <w:r>
              <w:rPr>
                <w:sz w:val="24"/>
                <w:lang w:val="en-US"/>
              </w:rPr>
              <w:t xml:space="preserve">        "userId": 4,</w:t>
            </w:r>
          </w:p>
          <w:p w14:paraId="3A5D5B34" w14:textId="77777777" w:rsidR="005F7E37" w:rsidRDefault="005F7E37">
            <w:pPr>
              <w:spacing w:line="240" w:lineRule="auto"/>
              <w:ind w:firstLine="0"/>
              <w:jc w:val="left"/>
              <w:rPr>
                <w:sz w:val="24"/>
                <w:lang w:val="en-US"/>
              </w:rPr>
            </w:pPr>
            <w:r>
              <w:rPr>
                <w:sz w:val="24"/>
                <w:lang w:val="en-US"/>
              </w:rPr>
              <w:t xml:space="preserve">        "userName": "Evgeny Sukharev",</w:t>
            </w:r>
          </w:p>
          <w:p w14:paraId="2A80B0F5" w14:textId="77777777" w:rsidR="005F7E37" w:rsidRDefault="005F7E37">
            <w:pPr>
              <w:spacing w:line="240" w:lineRule="auto"/>
              <w:ind w:firstLine="0"/>
              <w:jc w:val="left"/>
              <w:rPr>
                <w:sz w:val="24"/>
                <w:lang w:val="en-US"/>
              </w:rPr>
            </w:pPr>
            <w:r>
              <w:rPr>
                <w:sz w:val="24"/>
                <w:lang w:val="en-US"/>
              </w:rPr>
              <w:t xml:space="preserve">        "email": "r0bari@yandex.ru",</w:t>
            </w:r>
          </w:p>
          <w:p w14:paraId="26118364" w14:textId="77777777" w:rsidR="005F7E37" w:rsidRDefault="005F7E37">
            <w:pPr>
              <w:spacing w:line="240" w:lineRule="auto"/>
              <w:ind w:firstLine="0"/>
              <w:jc w:val="left"/>
              <w:rPr>
                <w:sz w:val="24"/>
                <w:lang w:val="en-US"/>
              </w:rPr>
            </w:pPr>
            <w:r>
              <w:rPr>
                <w:sz w:val="24"/>
                <w:lang w:val="en-US"/>
              </w:rPr>
              <w:t xml:space="preserve">        "isActive": true,</w:t>
            </w:r>
          </w:p>
          <w:p w14:paraId="08EA6BBF" w14:textId="77777777" w:rsidR="005F7E37" w:rsidRDefault="005F7E37">
            <w:pPr>
              <w:spacing w:line="240" w:lineRule="auto"/>
              <w:ind w:firstLine="0"/>
              <w:jc w:val="left"/>
              <w:rPr>
                <w:sz w:val="24"/>
                <w:lang w:val="en-US"/>
              </w:rPr>
            </w:pPr>
            <w:r>
              <w:rPr>
                <w:sz w:val="24"/>
                <w:lang w:val="en-US"/>
              </w:rPr>
              <w:t xml:space="preserve">        "role": 2</w:t>
            </w:r>
          </w:p>
          <w:p w14:paraId="24343EC1" w14:textId="77777777" w:rsidR="005F7E37" w:rsidRDefault="005F7E37">
            <w:pPr>
              <w:spacing w:line="240" w:lineRule="auto"/>
              <w:ind w:firstLine="0"/>
              <w:jc w:val="left"/>
              <w:rPr>
                <w:sz w:val="24"/>
                <w:lang w:val="en-US"/>
              </w:rPr>
            </w:pPr>
            <w:r>
              <w:rPr>
                <w:sz w:val="24"/>
                <w:lang w:val="en-US"/>
              </w:rPr>
              <w:t xml:space="preserve">    },</w:t>
            </w:r>
          </w:p>
          <w:p w14:paraId="035826B8" w14:textId="77777777" w:rsidR="005F7E37" w:rsidRDefault="005F7E37">
            <w:pPr>
              <w:spacing w:line="240" w:lineRule="auto"/>
              <w:ind w:firstLine="0"/>
              <w:jc w:val="left"/>
              <w:rPr>
                <w:sz w:val="24"/>
                <w:lang w:val="en-US"/>
              </w:rPr>
            </w:pPr>
            <w:r>
              <w:rPr>
                <w:sz w:val="24"/>
                <w:lang w:val="en-US"/>
              </w:rPr>
              <w:t xml:space="preserve">    "isSuccess": true,</w:t>
            </w:r>
          </w:p>
          <w:p w14:paraId="67D20196" w14:textId="77777777" w:rsidR="005F7E37" w:rsidRDefault="005F7E37">
            <w:pPr>
              <w:spacing w:line="240" w:lineRule="auto"/>
              <w:ind w:firstLine="0"/>
              <w:jc w:val="left"/>
              <w:rPr>
                <w:sz w:val="24"/>
                <w:lang w:val="en-US"/>
              </w:rPr>
            </w:pPr>
            <w:r>
              <w:rPr>
                <w:sz w:val="24"/>
                <w:lang w:val="en-US"/>
              </w:rPr>
              <w:t xml:space="preserve">    "errorMessage": null</w:t>
            </w:r>
          </w:p>
          <w:p w14:paraId="7E93BFCA" w14:textId="77777777" w:rsidR="005F7E37" w:rsidRDefault="005F7E37">
            <w:pPr>
              <w:spacing w:line="240" w:lineRule="auto"/>
              <w:ind w:firstLine="0"/>
              <w:jc w:val="left"/>
              <w:rPr>
                <w:sz w:val="24"/>
                <w:lang w:val="en-US"/>
              </w:rPr>
            </w:pPr>
            <w:r>
              <w:rPr>
                <w:sz w:val="24"/>
                <w:lang w:val="en-US"/>
              </w:rPr>
              <w:t>}</w:t>
            </w:r>
          </w:p>
        </w:tc>
        <w:tc>
          <w:tcPr>
            <w:tcW w:w="1979" w:type="dxa"/>
            <w:tcBorders>
              <w:top w:val="single" w:sz="4" w:space="0" w:color="auto"/>
              <w:left w:val="single" w:sz="4" w:space="0" w:color="auto"/>
              <w:bottom w:val="single" w:sz="4" w:space="0" w:color="auto"/>
              <w:right w:val="single" w:sz="4" w:space="0" w:color="auto"/>
            </w:tcBorders>
            <w:hideMark/>
          </w:tcPr>
          <w:p w14:paraId="0531A298" w14:textId="77777777" w:rsidR="005F7E37" w:rsidRDefault="005F7E37">
            <w:pPr>
              <w:ind w:firstLine="0"/>
              <w:jc w:val="center"/>
            </w:pPr>
            <w:r>
              <w:t>Да</w:t>
            </w:r>
          </w:p>
        </w:tc>
      </w:tr>
      <w:tr w:rsidR="005F7E37" w14:paraId="4F877E5A" w14:textId="77777777" w:rsidTr="005F7E37">
        <w:tc>
          <w:tcPr>
            <w:tcW w:w="988" w:type="dxa"/>
            <w:tcBorders>
              <w:top w:val="single" w:sz="4" w:space="0" w:color="auto"/>
              <w:left w:val="single" w:sz="4" w:space="0" w:color="auto"/>
              <w:bottom w:val="single" w:sz="4" w:space="0" w:color="auto"/>
              <w:right w:val="single" w:sz="4" w:space="0" w:color="auto"/>
            </w:tcBorders>
            <w:hideMark/>
          </w:tcPr>
          <w:p w14:paraId="53347144" w14:textId="77777777" w:rsidR="005F7E37" w:rsidRDefault="005F7E37">
            <w:pPr>
              <w:ind w:firstLine="0"/>
              <w:jc w:val="center"/>
            </w:pPr>
            <w:r>
              <w:t>3</w:t>
            </w:r>
          </w:p>
        </w:tc>
        <w:tc>
          <w:tcPr>
            <w:tcW w:w="1559" w:type="dxa"/>
            <w:tcBorders>
              <w:top w:val="single" w:sz="4" w:space="0" w:color="auto"/>
              <w:left w:val="single" w:sz="4" w:space="0" w:color="auto"/>
              <w:bottom w:val="single" w:sz="4" w:space="0" w:color="auto"/>
              <w:right w:val="single" w:sz="4" w:space="0" w:color="auto"/>
            </w:tcBorders>
            <w:hideMark/>
          </w:tcPr>
          <w:p w14:paraId="1DEA1034" w14:textId="77777777" w:rsidR="005F7E37" w:rsidRDefault="005F7E37">
            <w:pPr>
              <w:ind w:firstLine="0"/>
              <w:jc w:val="left"/>
            </w:pPr>
            <w:r>
              <w:t xml:space="preserve">Запрос: </w:t>
            </w:r>
            <w:r>
              <w:rPr>
                <w:lang w:val="en-US"/>
              </w:rPr>
              <w:t>GET</w:t>
            </w:r>
            <w:r w:rsidRPr="005F7E37">
              <w:t xml:space="preserve"> </w:t>
            </w:r>
            <w:hyperlink r:id="rId30" w:history="1">
              <w:r>
                <w:rPr>
                  <w:rStyle w:val="af"/>
                </w:rPr>
                <w:t>https://localhost:44306/api/contacts/3</w:t>
              </w:r>
            </w:hyperlink>
          </w:p>
        </w:tc>
        <w:tc>
          <w:tcPr>
            <w:tcW w:w="4819" w:type="dxa"/>
            <w:tcBorders>
              <w:top w:val="single" w:sz="4" w:space="0" w:color="auto"/>
              <w:left w:val="single" w:sz="4" w:space="0" w:color="auto"/>
              <w:bottom w:val="single" w:sz="4" w:space="0" w:color="auto"/>
              <w:right w:val="single" w:sz="4" w:space="0" w:color="auto"/>
            </w:tcBorders>
            <w:hideMark/>
          </w:tcPr>
          <w:p w14:paraId="377C4DD8" w14:textId="77777777" w:rsidR="005F7E37" w:rsidRDefault="005F7E37">
            <w:pPr>
              <w:spacing w:line="240" w:lineRule="auto"/>
              <w:ind w:firstLine="0"/>
              <w:jc w:val="left"/>
              <w:rPr>
                <w:sz w:val="24"/>
                <w:lang w:val="en-US"/>
              </w:rPr>
            </w:pPr>
            <w:r>
              <w:rPr>
                <w:sz w:val="24"/>
                <w:lang w:val="en-US"/>
              </w:rPr>
              <w:t>{</w:t>
            </w:r>
          </w:p>
          <w:p w14:paraId="36C31EBA" w14:textId="77777777" w:rsidR="005F7E37" w:rsidRDefault="005F7E37">
            <w:pPr>
              <w:spacing w:line="240" w:lineRule="auto"/>
              <w:ind w:firstLine="0"/>
              <w:jc w:val="left"/>
              <w:rPr>
                <w:sz w:val="24"/>
                <w:lang w:val="en-US"/>
              </w:rPr>
            </w:pPr>
            <w:r>
              <w:rPr>
                <w:sz w:val="24"/>
                <w:lang w:val="en-US"/>
              </w:rPr>
              <w:t xml:space="preserve">    "data": {</w:t>
            </w:r>
          </w:p>
          <w:p w14:paraId="767E9571" w14:textId="77777777" w:rsidR="005F7E37" w:rsidRDefault="005F7E37">
            <w:pPr>
              <w:spacing w:line="240" w:lineRule="auto"/>
              <w:ind w:firstLine="0"/>
              <w:jc w:val="left"/>
              <w:rPr>
                <w:sz w:val="24"/>
                <w:lang w:val="en-US"/>
              </w:rPr>
            </w:pPr>
            <w:r>
              <w:rPr>
                <w:sz w:val="24"/>
                <w:lang w:val="en-US"/>
              </w:rPr>
              <w:t xml:space="preserve">        "user": {</w:t>
            </w:r>
          </w:p>
          <w:p w14:paraId="71380204" w14:textId="77777777" w:rsidR="005F7E37" w:rsidRDefault="005F7E37">
            <w:pPr>
              <w:spacing w:line="240" w:lineRule="auto"/>
              <w:ind w:firstLine="0"/>
              <w:jc w:val="left"/>
              <w:rPr>
                <w:sz w:val="24"/>
                <w:lang w:val="en-US"/>
              </w:rPr>
            </w:pPr>
            <w:r>
              <w:rPr>
                <w:sz w:val="24"/>
                <w:lang w:val="en-US"/>
              </w:rPr>
              <w:t xml:space="preserve">            "userId": 4,</w:t>
            </w:r>
          </w:p>
          <w:p w14:paraId="0CB237EF" w14:textId="77777777" w:rsidR="005F7E37" w:rsidRDefault="005F7E37">
            <w:pPr>
              <w:spacing w:line="240" w:lineRule="auto"/>
              <w:ind w:firstLine="0"/>
              <w:jc w:val="left"/>
              <w:rPr>
                <w:sz w:val="24"/>
                <w:lang w:val="en-US"/>
              </w:rPr>
            </w:pPr>
            <w:r>
              <w:rPr>
                <w:sz w:val="24"/>
                <w:lang w:val="en-US"/>
              </w:rPr>
              <w:t xml:space="preserve">            "userName": "Evgeny Sukharev",</w:t>
            </w:r>
          </w:p>
          <w:p w14:paraId="2C1895A1" w14:textId="77777777" w:rsidR="005F7E37" w:rsidRDefault="005F7E37">
            <w:pPr>
              <w:spacing w:line="240" w:lineRule="auto"/>
              <w:ind w:firstLine="0"/>
              <w:jc w:val="left"/>
              <w:rPr>
                <w:sz w:val="24"/>
                <w:lang w:val="en-US"/>
              </w:rPr>
            </w:pPr>
            <w:r>
              <w:rPr>
                <w:sz w:val="24"/>
                <w:lang w:val="en-US"/>
              </w:rPr>
              <w:t xml:space="preserve">            "email": "r0bari@yandex.ru",</w:t>
            </w:r>
          </w:p>
          <w:p w14:paraId="4631181B" w14:textId="77777777" w:rsidR="005F7E37" w:rsidRDefault="005F7E37">
            <w:pPr>
              <w:spacing w:line="240" w:lineRule="auto"/>
              <w:ind w:firstLine="0"/>
              <w:jc w:val="left"/>
              <w:rPr>
                <w:sz w:val="24"/>
                <w:lang w:val="en-US"/>
              </w:rPr>
            </w:pPr>
            <w:r>
              <w:rPr>
                <w:sz w:val="24"/>
                <w:lang w:val="en-US"/>
              </w:rPr>
              <w:t xml:space="preserve">            "isActive": true,</w:t>
            </w:r>
          </w:p>
          <w:p w14:paraId="64769CBF" w14:textId="77777777" w:rsidR="005F7E37" w:rsidRDefault="005F7E37">
            <w:pPr>
              <w:spacing w:line="240" w:lineRule="auto"/>
              <w:ind w:firstLine="0"/>
              <w:jc w:val="left"/>
              <w:rPr>
                <w:sz w:val="24"/>
                <w:lang w:val="en-US"/>
              </w:rPr>
            </w:pPr>
            <w:r>
              <w:rPr>
                <w:sz w:val="24"/>
                <w:lang w:val="en-US"/>
              </w:rPr>
              <w:t xml:space="preserve">            "role": 2</w:t>
            </w:r>
          </w:p>
          <w:p w14:paraId="35683C88" w14:textId="77777777" w:rsidR="005F7E37" w:rsidRDefault="005F7E37">
            <w:pPr>
              <w:spacing w:line="240" w:lineRule="auto"/>
              <w:ind w:firstLine="0"/>
              <w:jc w:val="left"/>
              <w:rPr>
                <w:sz w:val="24"/>
                <w:lang w:val="en-US"/>
              </w:rPr>
            </w:pPr>
            <w:r>
              <w:rPr>
                <w:sz w:val="24"/>
                <w:lang w:val="en-US"/>
              </w:rPr>
              <w:t xml:space="preserve">        },</w:t>
            </w:r>
          </w:p>
          <w:p w14:paraId="7AE6EB85" w14:textId="77777777" w:rsidR="005F7E37" w:rsidRDefault="005F7E37">
            <w:pPr>
              <w:spacing w:line="240" w:lineRule="auto"/>
              <w:ind w:firstLine="0"/>
              <w:jc w:val="left"/>
              <w:rPr>
                <w:sz w:val="24"/>
                <w:lang w:val="en-US"/>
              </w:rPr>
            </w:pPr>
            <w:r>
              <w:rPr>
                <w:sz w:val="24"/>
                <w:lang w:val="en-US"/>
              </w:rPr>
              <w:t xml:space="preserve">        "contactId": 3,</w:t>
            </w:r>
          </w:p>
          <w:p w14:paraId="07E63D6A" w14:textId="77777777" w:rsidR="005F7E37" w:rsidRDefault="005F7E37">
            <w:pPr>
              <w:spacing w:line="240" w:lineRule="auto"/>
              <w:ind w:firstLine="0"/>
              <w:jc w:val="left"/>
              <w:rPr>
                <w:sz w:val="24"/>
                <w:lang w:val="en-US"/>
              </w:rPr>
            </w:pPr>
            <w:r>
              <w:rPr>
                <w:sz w:val="24"/>
                <w:lang w:val="en-US"/>
              </w:rPr>
              <w:t xml:space="preserve">        "userId": 4,</w:t>
            </w:r>
          </w:p>
          <w:p w14:paraId="26CEB4CC" w14:textId="77777777" w:rsidR="005F7E37" w:rsidRDefault="005F7E37">
            <w:pPr>
              <w:spacing w:line="240" w:lineRule="auto"/>
              <w:ind w:firstLine="0"/>
              <w:jc w:val="left"/>
              <w:rPr>
                <w:sz w:val="24"/>
                <w:lang w:val="en-US"/>
              </w:rPr>
            </w:pPr>
            <w:r>
              <w:rPr>
                <w:sz w:val="24"/>
                <w:lang w:val="en-US"/>
              </w:rPr>
              <w:t xml:space="preserve">        "contactEmail": "maxonfjvipon@yandex.ru",</w:t>
            </w:r>
          </w:p>
          <w:p w14:paraId="62FAACCE" w14:textId="77777777" w:rsidR="005F7E37" w:rsidRDefault="005F7E37">
            <w:pPr>
              <w:spacing w:line="240" w:lineRule="auto"/>
              <w:ind w:firstLine="0"/>
              <w:jc w:val="left"/>
              <w:rPr>
                <w:sz w:val="24"/>
                <w:lang w:val="en-US"/>
              </w:rPr>
            </w:pPr>
            <w:r>
              <w:rPr>
                <w:sz w:val="24"/>
                <w:lang w:val="en-US"/>
              </w:rPr>
              <w:t xml:space="preserve">        "contactName": "</w:t>
            </w:r>
            <w:r>
              <w:rPr>
                <w:sz w:val="24"/>
              </w:rPr>
              <w:t>Максим</w:t>
            </w:r>
            <w:r>
              <w:rPr>
                <w:sz w:val="24"/>
                <w:lang w:val="en-US"/>
              </w:rPr>
              <w:t xml:space="preserve"> </w:t>
            </w:r>
            <w:r>
              <w:rPr>
                <w:sz w:val="24"/>
              </w:rPr>
              <w:t>Трунников</w:t>
            </w:r>
            <w:r>
              <w:rPr>
                <w:sz w:val="24"/>
                <w:lang w:val="en-US"/>
              </w:rPr>
              <w:t>"</w:t>
            </w:r>
          </w:p>
          <w:p w14:paraId="45C44B9A" w14:textId="77777777" w:rsidR="005F7E37" w:rsidRDefault="005F7E37">
            <w:pPr>
              <w:spacing w:line="240" w:lineRule="auto"/>
              <w:ind w:firstLine="0"/>
              <w:jc w:val="left"/>
              <w:rPr>
                <w:sz w:val="24"/>
                <w:lang w:val="en-US"/>
              </w:rPr>
            </w:pPr>
            <w:r>
              <w:rPr>
                <w:sz w:val="24"/>
                <w:lang w:val="en-US"/>
              </w:rPr>
              <w:t xml:space="preserve">    },</w:t>
            </w:r>
          </w:p>
          <w:p w14:paraId="16953AF3" w14:textId="77777777" w:rsidR="005F7E37" w:rsidRDefault="005F7E37">
            <w:pPr>
              <w:spacing w:line="240" w:lineRule="auto"/>
              <w:ind w:firstLine="0"/>
              <w:jc w:val="left"/>
              <w:rPr>
                <w:sz w:val="24"/>
                <w:lang w:val="en-US"/>
              </w:rPr>
            </w:pPr>
            <w:r>
              <w:rPr>
                <w:sz w:val="24"/>
                <w:lang w:val="en-US"/>
              </w:rPr>
              <w:t xml:space="preserve">    "isSuccess": true,</w:t>
            </w:r>
          </w:p>
          <w:p w14:paraId="7603343F" w14:textId="77777777" w:rsidR="005F7E37" w:rsidRDefault="005F7E37">
            <w:pPr>
              <w:spacing w:line="240" w:lineRule="auto"/>
              <w:ind w:firstLine="0"/>
              <w:jc w:val="left"/>
              <w:rPr>
                <w:sz w:val="24"/>
              </w:rPr>
            </w:pPr>
            <w:r>
              <w:rPr>
                <w:sz w:val="24"/>
                <w:lang w:val="en-US"/>
              </w:rPr>
              <w:t xml:space="preserve">    </w:t>
            </w:r>
            <w:r>
              <w:rPr>
                <w:sz w:val="24"/>
              </w:rPr>
              <w:t>"errorMessage": null</w:t>
            </w:r>
          </w:p>
          <w:p w14:paraId="73F84906" w14:textId="77777777" w:rsidR="005F7E37" w:rsidRDefault="005F7E37">
            <w:pPr>
              <w:spacing w:line="240" w:lineRule="auto"/>
              <w:ind w:firstLine="0"/>
              <w:jc w:val="left"/>
              <w:rPr>
                <w:sz w:val="24"/>
              </w:rPr>
            </w:pPr>
            <w:r>
              <w:rPr>
                <w:sz w:val="24"/>
              </w:rPr>
              <w:t>}</w:t>
            </w:r>
          </w:p>
        </w:tc>
        <w:tc>
          <w:tcPr>
            <w:tcW w:w="1979" w:type="dxa"/>
            <w:tcBorders>
              <w:top w:val="single" w:sz="4" w:space="0" w:color="auto"/>
              <w:left w:val="single" w:sz="4" w:space="0" w:color="auto"/>
              <w:bottom w:val="single" w:sz="4" w:space="0" w:color="auto"/>
              <w:right w:val="single" w:sz="4" w:space="0" w:color="auto"/>
            </w:tcBorders>
            <w:hideMark/>
          </w:tcPr>
          <w:p w14:paraId="17165A00" w14:textId="77777777" w:rsidR="005F7E37" w:rsidRDefault="005F7E37">
            <w:pPr>
              <w:ind w:firstLine="0"/>
              <w:jc w:val="center"/>
            </w:pPr>
            <w:r>
              <w:t>Да</w:t>
            </w:r>
          </w:p>
        </w:tc>
      </w:tr>
    </w:tbl>
    <w:p w14:paraId="1C07200F" w14:textId="77777777" w:rsidR="005F7E37" w:rsidRDefault="005F7E37" w:rsidP="005F7E37">
      <w:pPr>
        <w:pStyle w:val="affffff4"/>
        <w:rPr>
          <w:rFonts w:cstheme="minorBidi"/>
        </w:rPr>
      </w:pPr>
    </w:p>
    <w:p w14:paraId="58659F5D" w14:textId="77777777" w:rsidR="005F7E37" w:rsidRDefault="005F7E37" w:rsidP="005258C7">
      <w:pPr>
        <w:pStyle w:val="3"/>
      </w:pPr>
      <w:bookmarkStart w:id="196" w:name="_Toc73469589"/>
      <w:r>
        <w:t>Модульное тестирование</w:t>
      </w:r>
      <w:bookmarkEnd w:id="196"/>
    </w:p>
    <w:p w14:paraId="4D9F8A4D" w14:textId="2DCFA0B1" w:rsidR="005F7E37" w:rsidRDefault="005F7E37" w:rsidP="005F7E37">
      <w:r>
        <w:t>Модульное тестирование, или юнит-тестирование (англ. unit testing) — процесс в программировании, позволяющий проверить на корректность отдельные модули исходного кода программы</w:t>
      </w:r>
      <w:r w:rsidR="007C2F66" w:rsidRPr="007C2F66">
        <w:t xml:space="preserve"> </w:t>
      </w:r>
      <w:r>
        <w:t>[</w:t>
      </w:r>
      <w:r>
        <w:fldChar w:fldCharType="begin"/>
      </w:r>
      <w:r>
        <w:instrText xml:space="preserve"> REF _Ref72686972 \r \h </w:instrText>
      </w:r>
      <w:r>
        <w:fldChar w:fldCharType="separate"/>
      </w:r>
      <w:r>
        <w:t>13</w:t>
      </w:r>
      <w:r>
        <w:fldChar w:fldCharType="end"/>
      </w:r>
      <w:r>
        <w:t>].</w:t>
      </w:r>
    </w:p>
    <w:p w14:paraId="7C898BCD" w14:textId="77777777" w:rsidR="005F7E37" w:rsidRDefault="005F7E37" w:rsidP="005F7E37">
      <w:r>
        <w:lastRenderedPageBreak/>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43C543E3" w14:textId="77777777" w:rsidR="005F7E37" w:rsidRDefault="005F7E37" w:rsidP="005F7E37">
      <w:r>
        <w:t xml:space="preserve">В рамках модульного тестирования будут созданы новые проекты </w:t>
      </w:r>
      <w:r>
        <w:rPr>
          <w:lang w:val="en-US"/>
        </w:rPr>
        <w:t>DeliveryRely</w:t>
      </w:r>
      <w:r>
        <w:t>.</w:t>
      </w:r>
      <w:r>
        <w:rPr>
          <w:lang w:val="en-US"/>
        </w:rPr>
        <w:t>ServiceLayer</w:t>
      </w:r>
      <w:r>
        <w:t>.</w:t>
      </w:r>
      <w:r>
        <w:rPr>
          <w:lang w:val="en-US"/>
        </w:rPr>
        <w:t>Tests</w:t>
      </w:r>
      <w:r w:rsidRPr="005F7E37">
        <w:t xml:space="preserve"> </w:t>
      </w:r>
      <w:r>
        <w:t xml:space="preserve">и </w:t>
      </w:r>
      <w:r>
        <w:rPr>
          <w:lang w:val="en-US"/>
        </w:rPr>
        <w:t>DeliveryRely</w:t>
      </w:r>
      <w:r>
        <w:t>.</w:t>
      </w:r>
      <w:r>
        <w:rPr>
          <w:lang w:val="en-US"/>
        </w:rPr>
        <w:t>Domain</w:t>
      </w:r>
      <w:r>
        <w:t>.</w:t>
      </w:r>
      <w:r>
        <w:rPr>
          <w:lang w:val="en-US"/>
        </w:rPr>
        <w:t>Tests</w:t>
      </w:r>
      <w:r>
        <w:t>.</w:t>
      </w:r>
    </w:p>
    <w:p w14:paraId="01CA4498" w14:textId="788FD1BE" w:rsidR="005F7E37" w:rsidRDefault="005F7E37" w:rsidP="005F7E37">
      <w:r>
        <w:t xml:space="preserve">В проекте </w:t>
      </w:r>
      <w:r>
        <w:rPr>
          <w:lang w:val="en-US"/>
        </w:rPr>
        <w:t>Delivery</w:t>
      </w:r>
      <w:r>
        <w:t>.</w:t>
      </w:r>
      <w:r>
        <w:rPr>
          <w:lang w:val="en-US"/>
        </w:rPr>
        <w:t>Domain</w:t>
      </w:r>
      <w:r>
        <w:t>.</w:t>
      </w:r>
      <w:r>
        <w:rPr>
          <w:lang w:val="en-US"/>
        </w:rPr>
        <w:t>ServiceLayer</w:t>
      </w:r>
      <w:r>
        <w:t>.</w:t>
      </w:r>
      <w:r>
        <w:rPr>
          <w:lang w:val="en-US"/>
        </w:rPr>
        <w:t>Tests</w:t>
      </w:r>
      <w:r w:rsidRPr="005F7E37">
        <w:t xml:space="preserve"> </w:t>
      </w:r>
      <w:r>
        <w:t xml:space="preserve">содержатся тесты для методов класса </w:t>
      </w:r>
      <w:r>
        <w:rPr>
          <w:lang w:val="en-US"/>
        </w:rPr>
        <w:t>Hash</w:t>
      </w:r>
      <w:r>
        <w:t xml:space="preserve"> и других вспомогательных классов, таких как </w:t>
      </w:r>
      <w:r>
        <w:rPr>
          <w:lang w:val="en-US"/>
        </w:rPr>
        <w:t>AutoMapper</w:t>
      </w:r>
      <w:r>
        <w:t xml:space="preserve">. Пример модульного теста из данного проекта представлен в листинге </w:t>
      </w:r>
      <w:r w:rsidR="005258C7" w:rsidRPr="005258C7">
        <w:t>5.1</w:t>
      </w:r>
      <w:r>
        <w:t>.</w:t>
      </w:r>
    </w:p>
    <w:p w14:paraId="26872842" w14:textId="77777777" w:rsidR="005258C7" w:rsidRDefault="005F7E37" w:rsidP="005F7E37">
      <w:pPr>
        <w:jc w:val="right"/>
      </w:pPr>
      <w:r>
        <w:t xml:space="preserve">Листинг </w:t>
      </w:r>
      <w:r w:rsidR="005258C7" w:rsidRPr="005258C7">
        <w:t>5</w:t>
      </w:r>
      <w:r w:rsidR="005258C7">
        <w:t>.1.</w:t>
      </w:r>
    </w:p>
    <w:p w14:paraId="47B628A0" w14:textId="0AA2E711" w:rsidR="005F7E37" w:rsidRDefault="005F7E37" w:rsidP="005258C7">
      <w:pPr>
        <w:pStyle w:val="affffff4"/>
      </w:pPr>
      <w:r>
        <w:t>Модульный тест механизма хэширования</w:t>
      </w:r>
    </w:p>
    <w:tbl>
      <w:tblPr>
        <w:tblStyle w:val="af9"/>
        <w:tblW w:w="0" w:type="auto"/>
        <w:tblLook w:val="04A0" w:firstRow="1" w:lastRow="0" w:firstColumn="1" w:lastColumn="0" w:noHBand="0" w:noVBand="1"/>
      </w:tblPr>
      <w:tblGrid>
        <w:gridCol w:w="9345"/>
      </w:tblGrid>
      <w:tr w:rsidR="005F7E37" w14:paraId="0B69EF4B" w14:textId="77777777" w:rsidTr="005F7E37">
        <w:tc>
          <w:tcPr>
            <w:tcW w:w="9345" w:type="dxa"/>
            <w:tcBorders>
              <w:top w:val="single" w:sz="4" w:space="0" w:color="auto"/>
              <w:left w:val="single" w:sz="4" w:space="0" w:color="auto"/>
              <w:bottom w:val="single" w:sz="4" w:space="0" w:color="auto"/>
              <w:right w:val="single" w:sz="4" w:space="0" w:color="auto"/>
            </w:tcBorders>
          </w:tcPr>
          <w:p w14:paraId="32415ED1"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Microsoft.VisualStudio.TestTools.UnitTesting;</w:t>
            </w:r>
          </w:p>
          <w:p w14:paraId="10DF367E"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p>
          <w:p w14:paraId="5E3A4CF3"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DeliveryRely.ServiceLayer.Tests</w:t>
            </w:r>
          </w:p>
          <w:p w14:paraId="7DA6E38F"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0674EAA0"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[TestClass]</w:t>
            </w:r>
          </w:p>
          <w:p w14:paraId="4E59B166"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HashSHA512Tests</w:t>
            </w:r>
          </w:p>
          <w:p w14:paraId="61F77583"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640C29"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[TestMethod]</w:t>
            </w:r>
          </w:p>
          <w:p w14:paraId="32337E7A"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MakeHashTest()</w:t>
            </w:r>
          </w:p>
          <w:p w14:paraId="7C87D247"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9AE45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 = </w:t>
            </w:r>
            <w:r>
              <w:rPr>
                <w:rFonts w:ascii="Consolas" w:hAnsi="Consolas" w:cs="Consolas"/>
                <w:color w:val="A31515"/>
                <w:sz w:val="19"/>
                <w:szCs w:val="19"/>
                <w:lang w:val="en-US"/>
              </w:rPr>
              <w:t>"Eviguf@77"</w:t>
            </w:r>
            <w:r>
              <w:rPr>
                <w:rFonts w:ascii="Consolas" w:hAnsi="Consolas" w:cs="Consolas"/>
                <w:color w:val="000000"/>
                <w:sz w:val="19"/>
                <w:szCs w:val="19"/>
                <w:lang w:val="en-US"/>
              </w:rPr>
              <w:t>;</w:t>
            </w:r>
          </w:p>
          <w:p w14:paraId="2E36522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passwordHash = </w:t>
            </w:r>
            <w:r>
              <w:rPr>
                <w:rFonts w:ascii="Consolas" w:hAnsi="Consolas" w:cs="Consolas"/>
                <w:color w:val="A31515"/>
                <w:sz w:val="19"/>
                <w:szCs w:val="19"/>
                <w:lang w:val="en-US"/>
              </w:rPr>
              <w:t>"dba23bd80b85edfd9ea2f28e4cc4bb953"</w:t>
            </w:r>
            <w:r>
              <w:rPr>
                <w:rFonts w:ascii="Consolas" w:hAnsi="Consolas" w:cs="Consolas"/>
                <w:color w:val="000000"/>
                <w:sz w:val="19"/>
                <w:szCs w:val="19"/>
                <w:lang w:val="en-US"/>
              </w:rPr>
              <w:t xml:space="preserve"> +</w:t>
            </w:r>
          </w:p>
          <w:p w14:paraId="74FA10EF"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"86df6b0183567ca3179cb156120f5c4"</w:t>
            </w:r>
            <w:r>
              <w:rPr>
                <w:rFonts w:ascii="Consolas" w:hAnsi="Consolas" w:cs="Consolas"/>
                <w:color w:val="000000"/>
                <w:sz w:val="19"/>
                <w:szCs w:val="19"/>
                <w:lang w:val="en-US"/>
              </w:rPr>
              <w:t xml:space="preserve"> +</w:t>
            </w:r>
          </w:p>
          <w:p w14:paraId="38688EB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"0312fae40f7ad74431ca921ce4c2c27"</w:t>
            </w:r>
            <w:r>
              <w:rPr>
                <w:rFonts w:ascii="Consolas" w:hAnsi="Consolas" w:cs="Consolas"/>
                <w:color w:val="000000"/>
                <w:sz w:val="19"/>
                <w:szCs w:val="19"/>
                <w:lang w:val="en-US"/>
              </w:rPr>
              <w:t xml:space="preserve"> +</w:t>
            </w:r>
          </w:p>
          <w:p w14:paraId="1E378AF3"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"d4c92b604051bf090947649801dc54e5e"</w:t>
            </w:r>
            <w:r>
              <w:rPr>
                <w:rFonts w:ascii="Consolas" w:hAnsi="Consolas" w:cs="Consolas"/>
                <w:color w:val="000000"/>
                <w:sz w:val="19"/>
                <w:szCs w:val="19"/>
                <w:lang w:val="en-US"/>
              </w:rPr>
              <w:t>;</w:t>
            </w:r>
          </w:p>
          <w:p w14:paraId="53DA53E8"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actualPasswordHash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HashSHA512().MakeHash(password);</w:t>
            </w:r>
          </w:p>
          <w:p w14:paraId="79D1DDFE"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Assert.Equals(passwordHash, actualPasswordHash);</w:t>
            </w:r>
          </w:p>
          <w:p w14:paraId="033E5D00"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A828911"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CD11044" w14:textId="77777777" w:rsidR="005F7E37" w:rsidRDefault="005F7E37">
            <w:pPr>
              <w:autoSpaceDE w:val="0"/>
              <w:autoSpaceDN w:val="0"/>
              <w:adjustRightInd w:val="0"/>
              <w:spacing w:line="240" w:lineRule="auto"/>
              <w:ind w:firstLine="0"/>
              <w:jc w:val="left"/>
              <w:rPr>
                <w:color w:val="000000" w:themeColor="text1"/>
              </w:rPr>
            </w:pPr>
            <w:r>
              <w:rPr>
                <w:rFonts w:ascii="Consolas" w:hAnsi="Consolas" w:cs="Consolas"/>
                <w:color w:val="000000"/>
                <w:sz w:val="19"/>
                <w:szCs w:val="19"/>
              </w:rPr>
              <w:t>}</w:t>
            </w:r>
          </w:p>
        </w:tc>
      </w:tr>
    </w:tbl>
    <w:p w14:paraId="7A0DB854" w14:textId="77777777" w:rsidR="005F7E37" w:rsidRDefault="005F7E37" w:rsidP="005F7E37">
      <w:pPr>
        <w:rPr>
          <w:color w:val="000000" w:themeColor="text1"/>
        </w:rPr>
      </w:pPr>
    </w:p>
    <w:p w14:paraId="7B657588" w14:textId="1F11D6D6" w:rsidR="005F7E37" w:rsidRDefault="005F7E37" w:rsidP="005F7E37">
      <w:r>
        <w:t xml:space="preserve">В проекте </w:t>
      </w:r>
      <w:r>
        <w:rPr>
          <w:lang w:val="en-US"/>
        </w:rPr>
        <w:t>DeliveryRely</w:t>
      </w:r>
      <w:r>
        <w:t>.</w:t>
      </w:r>
      <w:r>
        <w:rPr>
          <w:lang w:val="en-US"/>
        </w:rPr>
        <w:t>Domain</w:t>
      </w:r>
      <w:r>
        <w:t>.</w:t>
      </w:r>
      <w:r>
        <w:rPr>
          <w:lang w:val="en-US"/>
        </w:rPr>
        <w:t>Tests</w:t>
      </w:r>
      <w:r w:rsidRPr="005F7E37">
        <w:t xml:space="preserve"> </w:t>
      </w:r>
      <w:r>
        <w:t xml:space="preserve">содержатся тесты для методов получения (методы </w:t>
      </w:r>
      <w:r>
        <w:rPr>
          <w:lang w:val="en-US"/>
        </w:rPr>
        <w:t>Get</w:t>
      </w:r>
      <w:r>
        <w:t xml:space="preserve">…), добавления (методы </w:t>
      </w:r>
      <w:r>
        <w:rPr>
          <w:lang w:val="en-US"/>
        </w:rPr>
        <w:t>Insert</w:t>
      </w:r>
      <w:r>
        <w:t xml:space="preserve">…), изменения (методы </w:t>
      </w:r>
      <w:r>
        <w:rPr>
          <w:lang w:val="en-US"/>
        </w:rPr>
        <w:t>Update</w:t>
      </w:r>
      <w:r>
        <w:t xml:space="preserve">…) и удаления (методы </w:t>
      </w:r>
      <w:r>
        <w:rPr>
          <w:lang w:val="en-US"/>
        </w:rPr>
        <w:t>Delete</w:t>
      </w:r>
      <w:r>
        <w:t xml:space="preserve">…) класса </w:t>
      </w:r>
      <w:r>
        <w:rPr>
          <w:lang w:val="en-US"/>
        </w:rPr>
        <w:t>EFRepository</w:t>
      </w:r>
      <w:r>
        <w:t xml:space="preserve">. Пример теста представлен в листинге </w:t>
      </w:r>
      <w:r w:rsidR="005258C7">
        <w:rPr>
          <w:lang w:val="en-US"/>
        </w:rPr>
        <w:t>5.</w:t>
      </w:r>
      <w:r>
        <w:t>2.</w:t>
      </w:r>
    </w:p>
    <w:p w14:paraId="7E5AEEE5" w14:textId="77777777" w:rsidR="005F7E37" w:rsidRDefault="005F7E37" w:rsidP="005F7E37">
      <w:pPr>
        <w:spacing w:line="256" w:lineRule="auto"/>
        <w:ind w:firstLine="0"/>
        <w:jc w:val="left"/>
      </w:pPr>
      <w:r>
        <w:br w:type="page"/>
      </w:r>
    </w:p>
    <w:p w14:paraId="018BB737" w14:textId="77777777" w:rsidR="005F7E37" w:rsidRDefault="005F7E37" w:rsidP="005F7E37"/>
    <w:p w14:paraId="68005B5F" w14:textId="20EE4A4E" w:rsidR="005F7E37" w:rsidRDefault="005F7E37" w:rsidP="005F7E37">
      <w:pPr>
        <w:jc w:val="right"/>
        <w:rPr>
          <w:lang w:val="en-US"/>
        </w:rPr>
      </w:pPr>
      <w:r>
        <w:t>Листинг</w:t>
      </w:r>
      <w:r>
        <w:rPr>
          <w:lang w:val="en-US"/>
        </w:rPr>
        <w:t xml:space="preserve"> </w:t>
      </w:r>
      <w:r w:rsidR="005258C7">
        <w:rPr>
          <w:lang w:val="en-US"/>
        </w:rPr>
        <w:t>5.</w:t>
      </w:r>
      <w:r>
        <w:rPr>
          <w:lang w:val="en-US"/>
        </w:rPr>
        <w:t>2</w:t>
      </w:r>
    </w:p>
    <w:p w14:paraId="70BE33A9" w14:textId="77777777" w:rsidR="005F7E37" w:rsidRDefault="005F7E37" w:rsidP="005258C7">
      <w:pPr>
        <w:pStyle w:val="affffff4"/>
      </w:pPr>
      <w:r w:rsidRPr="005258C7">
        <w:t>Модульный</w:t>
      </w:r>
      <w:r>
        <w:t xml:space="preserve"> тест контактов</w:t>
      </w:r>
    </w:p>
    <w:tbl>
      <w:tblPr>
        <w:tblStyle w:val="af9"/>
        <w:tblW w:w="0" w:type="auto"/>
        <w:tblLook w:val="04A0" w:firstRow="1" w:lastRow="0" w:firstColumn="1" w:lastColumn="0" w:noHBand="0" w:noVBand="1"/>
      </w:tblPr>
      <w:tblGrid>
        <w:gridCol w:w="9345"/>
      </w:tblGrid>
      <w:tr w:rsidR="005F7E37" w14:paraId="5EA4A4F0" w14:textId="77777777" w:rsidTr="005F7E37">
        <w:tc>
          <w:tcPr>
            <w:tcW w:w="9345" w:type="dxa"/>
            <w:tcBorders>
              <w:top w:val="single" w:sz="4" w:space="0" w:color="auto"/>
              <w:left w:val="single" w:sz="4" w:space="0" w:color="auto"/>
              <w:bottom w:val="single" w:sz="4" w:space="0" w:color="auto"/>
              <w:right w:val="single" w:sz="4" w:space="0" w:color="auto"/>
            </w:tcBorders>
          </w:tcPr>
          <w:p w14:paraId="4BD0D221"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Domain.Models.Contacts;</w:t>
            </w:r>
          </w:p>
          <w:p w14:paraId="251A200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Domain.Models.Users;</w:t>
            </w:r>
          </w:p>
          <w:p w14:paraId="764B2619"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Microsoft.VisualStudio.TestTools.UnitTesting;</w:t>
            </w:r>
          </w:p>
          <w:p w14:paraId="3C01757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p>
          <w:p w14:paraId="1F03E46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DeliveryRely.Domain.Tests</w:t>
            </w:r>
          </w:p>
          <w:p w14:paraId="735DB6D4"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6D3BCF6F"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[TestClass]</w:t>
            </w:r>
          </w:p>
          <w:p w14:paraId="2A91CF3C"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ContactTest</w:t>
            </w:r>
          </w:p>
          <w:p w14:paraId="36C7F8A7"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9AFFED"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[TestMethod]</w:t>
            </w:r>
          </w:p>
          <w:p w14:paraId="4558F818"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FieldsTest()</w:t>
            </w:r>
          </w:p>
          <w:p w14:paraId="01329820"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02AA37"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contact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Contact</w:t>
            </w:r>
          </w:p>
          <w:p w14:paraId="3A48C85D"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3B6899"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ContactId = 1,</w:t>
            </w:r>
          </w:p>
          <w:p w14:paraId="2328786C"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ContactName = </w:t>
            </w:r>
            <w:r>
              <w:rPr>
                <w:rFonts w:ascii="Consolas" w:hAnsi="Consolas" w:cs="Consolas"/>
                <w:color w:val="A31515"/>
                <w:sz w:val="19"/>
                <w:szCs w:val="19"/>
                <w:lang w:val="en-US"/>
              </w:rPr>
              <w:t>"contact"</w:t>
            </w:r>
            <w:r>
              <w:rPr>
                <w:rFonts w:ascii="Consolas" w:hAnsi="Consolas" w:cs="Consolas"/>
                <w:color w:val="000000"/>
                <w:sz w:val="19"/>
                <w:szCs w:val="19"/>
                <w:lang w:val="en-US"/>
              </w:rPr>
              <w:t>,</w:t>
            </w:r>
          </w:p>
          <w:p w14:paraId="62A07B9C"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ContactEmail = </w:t>
            </w:r>
            <w:r>
              <w:rPr>
                <w:rFonts w:ascii="Consolas" w:hAnsi="Consolas" w:cs="Consolas"/>
                <w:color w:val="A31515"/>
                <w:sz w:val="19"/>
                <w:szCs w:val="19"/>
                <w:lang w:val="en-US"/>
              </w:rPr>
              <w:t>"contact@yandex.ru"</w:t>
            </w:r>
            <w:r>
              <w:rPr>
                <w:rFonts w:ascii="Consolas" w:hAnsi="Consolas" w:cs="Consolas"/>
                <w:color w:val="000000"/>
                <w:sz w:val="19"/>
                <w:szCs w:val="19"/>
                <w:lang w:val="en-US"/>
              </w:rPr>
              <w:t>,</w:t>
            </w:r>
          </w:p>
          <w:p w14:paraId="41B2E83D"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UserId = 4,</w:t>
            </w:r>
          </w:p>
          <w:p w14:paraId="07843A77"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User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User</w:t>
            </w:r>
          </w:p>
          <w:p w14:paraId="76C39396"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01CFB6"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Email = </w:t>
            </w:r>
            <w:r>
              <w:rPr>
                <w:rFonts w:ascii="Consolas" w:hAnsi="Consolas" w:cs="Consolas"/>
                <w:color w:val="A31515"/>
                <w:sz w:val="19"/>
                <w:szCs w:val="19"/>
                <w:lang w:val="en-US"/>
              </w:rPr>
              <w:t>"user@yandex.ru"</w:t>
            </w:r>
          </w:p>
          <w:p w14:paraId="088A5A74"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BCC5BE"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AFAED4D"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Assert.AreEqual(</w:t>
            </w:r>
            <w:r>
              <w:rPr>
                <w:rFonts w:ascii="Consolas" w:hAnsi="Consolas" w:cs="Consolas"/>
                <w:color w:val="A31515"/>
                <w:sz w:val="19"/>
                <w:szCs w:val="19"/>
                <w:lang w:val="en-US"/>
              </w:rPr>
              <w:t>"contact"</w:t>
            </w:r>
            <w:r>
              <w:rPr>
                <w:rFonts w:ascii="Consolas" w:hAnsi="Consolas" w:cs="Consolas"/>
                <w:color w:val="000000"/>
                <w:sz w:val="19"/>
                <w:szCs w:val="19"/>
                <w:lang w:val="en-US"/>
              </w:rPr>
              <w:t>, contact.ContactName);</w:t>
            </w:r>
          </w:p>
          <w:p w14:paraId="376E96AA"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Assert.AreEqual(</w:t>
            </w:r>
            <w:r>
              <w:rPr>
                <w:rFonts w:ascii="Consolas" w:hAnsi="Consolas" w:cs="Consolas"/>
                <w:color w:val="A31515"/>
                <w:sz w:val="19"/>
                <w:szCs w:val="19"/>
                <w:lang w:val="en-US"/>
              </w:rPr>
              <w:t>"contact@yandex.ru"</w:t>
            </w:r>
            <w:r>
              <w:rPr>
                <w:rFonts w:ascii="Consolas" w:hAnsi="Consolas" w:cs="Consolas"/>
                <w:color w:val="000000"/>
                <w:sz w:val="19"/>
                <w:szCs w:val="19"/>
                <w:lang w:val="en-US"/>
              </w:rPr>
              <w:t>, contact.ContactEmail);</w:t>
            </w:r>
          </w:p>
          <w:p w14:paraId="2896BC9E"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Assert.AreEqual(4, contact.UserId);</w:t>
            </w:r>
          </w:p>
          <w:p w14:paraId="39CED077"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Assert.AreEqual(</w:t>
            </w:r>
            <w:r>
              <w:rPr>
                <w:rFonts w:ascii="Consolas" w:hAnsi="Consolas" w:cs="Consolas"/>
                <w:color w:val="A31515"/>
                <w:sz w:val="19"/>
                <w:szCs w:val="19"/>
                <w:lang w:val="en-US"/>
              </w:rPr>
              <w:t>"user@yandex.ru"</w:t>
            </w:r>
            <w:r>
              <w:rPr>
                <w:rFonts w:ascii="Consolas" w:hAnsi="Consolas" w:cs="Consolas"/>
                <w:color w:val="000000"/>
                <w:sz w:val="19"/>
                <w:szCs w:val="19"/>
                <w:lang w:val="en-US"/>
              </w:rPr>
              <w:t>, contact.User.Email);</w:t>
            </w:r>
          </w:p>
          <w:p w14:paraId="4E20419E"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468222D0"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97E6C4B"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20D2DD8" w14:textId="77777777" w:rsidR="005F7E37" w:rsidRDefault="005F7E37">
            <w:pPr>
              <w:ind w:firstLine="0"/>
              <w:rPr>
                <w:color w:val="000000" w:themeColor="text1"/>
                <w:lang w:val="en-US"/>
              </w:rPr>
            </w:pPr>
          </w:p>
        </w:tc>
      </w:tr>
    </w:tbl>
    <w:p w14:paraId="6D58737C" w14:textId="77777777" w:rsidR="005F7E37" w:rsidRDefault="005F7E37" w:rsidP="005F7E37">
      <w:pPr>
        <w:rPr>
          <w:color w:val="000000" w:themeColor="text1"/>
          <w:lang w:val="en-US"/>
        </w:rPr>
      </w:pPr>
    </w:p>
    <w:p w14:paraId="75535641" w14:textId="77777777" w:rsidR="005F7E37" w:rsidRDefault="005F7E37" w:rsidP="005258C7">
      <w:pPr>
        <w:pStyle w:val="2"/>
      </w:pPr>
      <w:bookmarkStart w:id="197" w:name="_Toc73469590"/>
      <w:r>
        <w:t>Кроссбраузерное тестирование интерфейсов пользовательской части</w:t>
      </w:r>
      <w:bookmarkEnd w:id="197"/>
    </w:p>
    <w:p w14:paraId="1920DF58" w14:textId="77777777" w:rsidR="005F7E37" w:rsidRDefault="005F7E37" w:rsidP="005F7E37">
      <w:r>
        <w:t>Тестирование кроссбраузерности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w:t>
      </w:r>
      <w:r>
        <w:fldChar w:fldCharType="begin"/>
      </w:r>
      <w:r>
        <w:instrText xml:space="preserve"> REF _Ref72675909 \r \h </w:instrText>
      </w:r>
      <w:r>
        <w:fldChar w:fldCharType="separate"/>
      </w:r>
      <w:r>
        <w:t>14</w:t>
      </w:r>
      <w:r>
        <w:fldChar w:fldCharType="end"/>
      </w:r>
      <w:r>
        <w:t>].</w:t>
      </w:r>
    </w:p>
    <w:p w14:paraId="1D2503D2" w14:textId="77777777" w:rsidR="005F7E37" w:rsidRDefault="005F7E37" w:rsidP="005F7E37">
      <w:r>
        <w:t>В рамках данного тестирования в самых распространенных браузерах были проверены основные интерфейсы клиентской части.</w:t>
      </w:r>
    </w:p>
    <w:p w14:paraId="30104264" w14:textId="77777777" w:rsidR="005F7E37" w:rsidRDefault="005F7E37" w:rsidP="005F7E37">
      <w:r>
        <w:t>Список проверяемых браузеров:</w:t>
      </w:r>
    </w:p>
    <w:p w14:paraId="7ACFCB85" w14:textId="77777777" w:rsidR="005F7E37" w:rsidRDefault="005F7E37" w:rsidP="00F61418">
      <w:pPr>
        <w:pStyle w:val="a7"/>
        <w:numPr>
          <w:ilvl w:val="0"/>
          <w:numId w:val="33"/>
        </w:numPr>
      </w:pPr>
      <w:r>
        <w:rPr>
          <w:lang w:val="en-US"/>
        </w:rPr>
        <w:t>Google Chrome</w:t>
      </w:r>
      <w:r>
        <w:t xml:space="preserve"> 89.0;</w:t>
      </w:r>
    </w:p>
    <w:p w14:paraId="10BF9B50" w14:textId="77777777" w:rsidR="005F7E37" w:rsidRDefault="005F7E37" w:rsidP="00F61418">
      <w:pPr>
        <w:pStyle w:val="a7"/>
        <w:numPr>
          <w:ilvl w:val="0"/>
          <w:numId w:val="33"/>
        </w:numPr>
      </w:pPr>
      <w:r>
        <w:rPr>
          <w:lang w:val="en-US"/>
        </w:rPr>
        <w:t>Safari</w:t>
      </w:r>
      <w:r>
        <w:t xml:space="preserve"> 14;</w:t>
      </w:r>
    </w:p>
    <w:p w14:paraId="21B6186B" w14:textId="77777777" w:rsidR="005F7E37" w:rsidRDefault="005F7E37" w:rsidP="00F61418">
      <w:pPr>
        <w:pStyle w:val="a7"/>
        <w:numPr>
          <w:ilvl w:val="0"/>
          <w:numId w:val="33"/>
        </w:numPr>
      </w:pPr>
      <w:r>
        <w:rPr>
          <w:lang w:val="en-US"/>
        </w:rPr>
        <w:t>Mozilla Firefox</w:t>
      </w:r>
      <w:r>
        <w:t xml:space="preserve"> 91.6 </w:t>
      </w:r>
      <w:r>
        <w:rPr>
          <w:lang w:val="en-US"/>
        </w:rPr>
        <w:t>ESR</w:t>
      </w:r>
      <w:r>
        <w:t>;</w:t>
      </w:r>
    </w:p>
    <w:p w14:paraId="61D377DE" w14:textId="77777777" w:rsidR="005F7E37" w:rsidRDefault="005F7E37" w:rsidP="00F61418">
      <w:pPr>
        <w:pStyle w:val="a7"/>
        <w:numPr>
          <w:ilvl w:val="0"/>
          <w:numId w:val="33"/>
        </w:numPr>
      </w:pPr>
      <w:r>
        <w:rPr>
          <w:lang w:val="en-US"/>
        </w:rPr>
        <w:t>Opera</w:t>
      </w:r>
      <w:r>
        <w:t xml:space="preserve"> 12.</w:t>
      </w:r>
    </w:p>
    <w:p w14:paraId="08AA65EE" w14:textId="77777777" w:rsidR="005F7E37" w:rsidRDefault="005F7E37" w:rsidP="005F7E37">
      <w:r>
        <w:t>Список сравниваемых интерфейсов:</w:t>
      </w:r>
    </w:p>
    <w:p w14:paraId="0C150C9E" w14:textId="77777777" w:rsidR="005F7E37" w:rsidRDefault="005F7E37" w:rsidP="00F61418">
      <w:pPr>
        <w:pStyle w:val="a7"/>
        <w:numPr>
          <w:ilvl w:val="0"/>
          <w:numId w:val="34"/>
        </w:numPr>
      </w:pPr>
      <w:r>
        <w:lastRenderedPageBreak/>
        <w:t>страница авторизации;</w:t>
      </w:r>
    </w:p>
    <w:p w14:paraId="1E91C2DF" w14:textId="77777777" w:rsidR="005F7E37" w:rsidRDefault="005F7E37" w:rsidP="00F61418">
      <w:pPr>
        <w:pStyle w:val="a7"/>
        <w:numPr>
          <w:ilvl w:val="0"/>
          <w:numId w:val="34"/>
        </w:numPr>
      </w:pPr>
      <w:r>
        <w:t>главная страница;</w:t>
      </w:r>
    </w:p>
    <w:p w14:paraId="58EDA4B3" w14:textId="77777777" w:rsidR="005F7E37" w:rsidRDefault="005F7E37" w:rsidP="00F61418">
      <w:pPr>
        <w:pStyle w:val="a7"/>
        <w:numPr>
          <w:ilvl w:val="0"/>
          <w:numId w:val="34"/>
        </w:numPr>
      </w:pPr>
      <w:r>
        <w:t>список сервисов доставки;</w:t>
      </w:r>
    </w:p>
    <w:p w14:paraId="2FD45001" w14:textId="77777777" w:rsidR="005F7E37" w:rsidRDefault="005F7E37" w:rsidP="00F61418">
      <w:pPr>
        <w:pStyle w:val="a7"/>
        <w:numPr>
          <w:ilvl w:val="0"/>
          <w:numId w:val="34"/>
        </w:numPr>
      </w:pPr>
      <w:r>
        <w:t>список сообщений;</w:t>
      </w:r>
    </w:p>
    <w:p w14:paraId="7F0DFC31" w14:textId="77777777" w:rsidR="005F7E37" w:rsidRDefault="005F7E37" w:rsidP="00F61418">
      <w:pPr>
        <w:pStyle w:val="a7"/>
        <w:numPr>
          <w:ilvl w:val="0"/>
          <w:numId w:val="34"/>
        </w:numPr>
      </w:pPr>
      <w:r>
        <w:t>список контактов;</w:t>
      </w:r>
    </w:p>
    <w:p w14:paraId="5690EF17" w14:textId="77777777" w:rsidR="005F7E37" w:rsidRDefault="005F7E37" w:rsidP="00F61418">
      <w:pPr>
        <w:pStyle w:val="a7"/>
        <w:numPr>
          <w:ilvl w:val="0"/>
          <w:numId w:val="34"/>
        </w:numPr>
      </w:pPr>
      <w:r>
        <w:t>страница создания сообщения.</w:t>
      </w:r>
    </w:p>
    <w:p w14:paraId="113138F9" w14:textId="75B66D1C" w:rsidR="005F7E37" w:rsidRDefault="005F7E37" w:rsidP="005F7E37">
      <w:r>
        <w:t xml:space="preserve">В качестве примера приводятся скриншоты интерфейсов страницы сообщений в браузерах </w:t>
      </w:r>
      <w:r>
        <w:rPr>
          <w:lang w:val="en-US"/>
        </w:rPr>
        <w:t>Google</w:t>
      </w:r>
      <w:r w:rsidRPr="005F7E37">
        <w:t xml:space="preserve"> </w:t>
      </w:r>
      <w:r>
        <w:rPr>
          <w:lang w:val="en-US"/>
        </w:rPr>
        <w:t>Chrome</w:t>
      </w:r>
      <w:r w:rsidRPr="005F7E37">
        <w:t xml:space="preserve"> </w:t>
      </w:r>
      <w:r>
        <w:t xml:space="preserve">(рис. </w:t>
      </w:r>
      <w:r w:rsidR="005258C7" w:rsidRPr="005258C7">
        <w:t>5</w:t>
      </w:r>
      <w:r>
        <w:t xml:space="preserve">.1) и </w:t>
      </w:r>
      <w:r>
        <w:rPr>
          <w:lang w:val="en-US"/>
        </w:rPr>
        <w:t>Opera</w:t>
      </w:r>
      <w:r w:rsidRPr="005F7E37">
        <w:t xml:space="preserve"> </w:t>
      </w:r>
      <w:r>
        <w:t xml:space="preserve">(рис. </w:t>
      </w:r>
      <w:r w:rsidR="005258C7" w:rsidRPr="005258C7">
        <w:t>5</w:t>
      </w:r>
      <w:r>
        <w:t>.2).</w:t>
      </w:r>
    </w:p>
    <w:p w14:paraId="28636659" w14:textId="37D56618" w:rsidR="005F7E37" w:rsidRDefault="005F7E37" w:rsidP="005F7E37">
      <w:pPr>
        <w:keepNext/>
        <w:ind w:firstLine="0"/>
      </w:pPr>
      <w:r>
        <w:rPr>
          <w:noProof/>
          <w:lang w:eastAsia="ru-RU"/>
        </w:rPr>
        <w:drawing>
          <wp:inline distT="0" distB="0" distL="0" distR="0" wp14:anchorId="101A8BEA" wp14:editId="6A4A1A07">
            <wp:extent cx="5937885" cy="3206115"/>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3206115"/>
                    </a:xfrm>
                    <a:prstGeom prst="rect">
                      <a:avLst/>
                    </a:prstGeom>
                    <a:noFill/>
                    <a:ln>
                      <a:noFill/>
                    </a:ln>
                  </pic:spPr>
                </pic:pic>
              </a:graphicData>
            </a:graphic>
          </wp:inline>
        </w:drawing>
      </w:r>
    </w:p>
    <w:p w14:paraId="085A3F86" w14:textId="6EBED91C" w:rsidR="005F7E37" w:rsidRDefault="005F7E37" w:rsidP="005F7E37">
      <w:pPr>
        <w:pStyle w:val="affffff4"/>
        <w:rPr>
          <w:b w:val="0"/>
          <w:i w:val="0"/>
        </w:rPr>
      </w:pPr>
      <w:r>
        <w:t>Рис.</w:t>
      </w:r>
      <w:r>
        <w:rPr>
          <w:b w:val="0"/>
          <w:i w:val="0"/>
        </w:rPr>
        <w:t xml:space="preserve"> </w:t>
      </w:r>
      <w:r w:rsidR="005258C7" w:rsidRPr="00216C09">
        <w:t>5</w:t>
      </w:r>
      <w:r>
        <w:t xml:space="preserve">.1. Список сообщений в </w:t>
      </w:r>
      <w:r>
        <w:rPr>
          <w:lang w:val="en-US"/>
        </w:rPr>
        <w:t>Google</w:t>
      </w:r>
      <w:r w:rsidRPr="005F7E37">
        <w:t xml:space="preserve"> </w:t>
      </w:r>
      <w:r>
        <w:rPr>
          <w:lang w:val="en-US"/>
        </w:rPr>
        <w:t>Chrome</w:t>
      </w:r>
    </w:p>
    <w:p w14:paraId="0943AD55" w14:textId="1C17E170" w:rsidR="005F7E37" w:rsidRDefault="005F7E37" w:rsidP="005F7E37">
      <w:pPr>
        <w:pStyle w:val="affffff4"/>
        <w:keepNext/>
      </w:pPr>
      <w:r>
        <w:rPr>
          <w:b w:val="0"/>
          <w:i w:val="0"/>
          <w:noProof/>
          <w:lang w:eastAsia="ru-RU"/>
        </w:rPr>
        <w:drawing>
          <wp:inline distT="0" distB="0" distL="0" distR="0" wp14:anchorId="657648BA" wp14:editId="5C0DE505">
            <wp:extent cx="5937885" cy="3206115"/>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7885" cy="3206115"/>
                    </a:xfrm>
                    <a:prstGeom prst="rect">
                      <a:avLst/>
                    </a:prstGeom>
                    <a:noFill/>
                    <a:ln>
                      <a:noFill/>
                    </a:ln>
                  </pic:spPr>
                </pic:pic>
              </a:graphicData>
            </a:graphic>
          </wp:inline>
        </w:drawing>
      </w:r>
    </w:p>
    <w:p w14:paraId="1B694C00" w14:textId="607311B1" w:rsidR="005F7E37" w:rsidRPr="005258C7" w:rsidRDefault="005F7E37" w:rsidP="005258C7">
      <w:pPr>
        <w:pStyle w:val="affffff4"/>
        <w:rPr>
          <w:b w:val="0"/>
          <w:i w:val="0"/>
        </w:rPr>
      </w:pPr>
      <w:r>
        <w:t>Рис.</w:t>
      </w:r>
      <w:r w:rsidR="005258C7" w:rsidRPr="005258C7">
        <w:t>5</w:t>
      </w:r>
      <w:r>
        <w:t xml:space="preserve">.2. Страница сообщений в </w:t>
      </w:r>
      <w:r>
        <w:rPr>
          <w:lang w:val="en-US"/>
        </w:rPr>
        <w:t>Opera</w:t>
      </w:r>
    </w:p>
    <w:p w14:paraId="56F6AC36" w14:textId="77777777" w:rsidR="00C85617" w:rsidRDefault="00C85617" w:rsidP="0092282C">
      <w:pPr>
        <w:pStyle w:val="1"/>
      </w:pPr>
      <w:r>
        <w:lastRenderedPageBreak/>
        <w:t>ОРГАНИЗАЦИОННАЯ ЧАСТЬ</w:t>
      </w:r>
    </w:p>
    <w:p w14:paraId="5BFE4272" w14:textId="77E8C737" w:rsidR="003E5737" w:rsidRDefault="000A31F4" w:rsidP="000A31F4">
      <w:pPr>
        <w:pStyle w:val="aff0"/>
        <w:rPr>
          <w:szCs w:val="28"/>
        </w:rPr>
      </w:pPr>
      <w:bookmarkStart w:id="198" w:name="_Toc73601218"/>
      <w:r>
        <w:rPr>
          <w:szCs w:val="28"/>
        </w:rPr>
        <w:t>Тема дипломной работы связана с разработкой</w:t>
      </w:r>
      <w:r>
        <w:t xml:space="preserve"> программно</w:t>
      </w:r>
      <w:r w:rsidR="005258C7">
        <w:t>го комплекса управления надежной</w:t>
      </w:r>
      <w:r>
        <w:t xml:space="preserve"> отправки электронных писем,</w:t>
      </w:r>
      <w:r>
        <w:rPr>
          <w:szCs w:val="28"/>
        </w:rPr>
        <w:t xml:space="preserve"> предусматривающей эксплуатацию вычислительной техники и решение задач в помещениях, оборудованных ПЭВМ.</w:t>
      </w:r>
      <w:r w:rsidR="003E5737">
        <w:rPr>
          <w:szCs w:val="28"/>
        </w:rPr>
        <w:t xml:space="preserve"> </w:t>
      </w:r>
    </w:p>
    <w:p w14:paraId="655EE5FD" w14:textId="4B42D8CD" w:rsidR="00A75C5E" w:rsidRDefault="00A75C5E" w:rsidP="00A75C5E">
      <w:pPr>
        <w:pStyle w:val="affffffc"/>
      </w:pPr>
      <w:r>
        <w:t>Все требования к помещению и используемому компьютерному оборудованию отражены в Санитарных правилах и нормах СанПиН 2.2.2/2.4.1340-03 "Гигиенические требования к персональным электронно-вычислительным машинам и организации работы" [</w:t>
      </w:r>
      <w:r w:rsidRPr="00660B9C">
        <w:t>?</w:t>
      </w:r>
      <w:r>
        <w:t>]</w:t>
      </w:r>
      <w:r>
        <w:t xml:space="preserve"> и приведены в прилож. 2</w:t>
      </w:r>
      <w:r>
        <w:t>.</w:t>
      </w:r>
    </w:p>
    <w:p w14:paraId="1EE9CC67" w14:textId="3907F328" w:rsidR="003E5737" w:rsidRDefault="003E5737" w:rsidP="003E5737">
      <w:pPr>
        <w:pStyle w:val="affffffc"/>
      </w:pPr>
      <w:r>
        <w:rPr>
          <w:shd w:val="clear" w:color="auto" w:fill="FFFFFF"/>
        </w:rPr>
        <w:t>При проектировании рабочего места должна быть решена проблема освещения как искусственного, так и естественного</w:t>
      </w:r>
      <w:r>
        <w:rPr>
          <w:shd w:val="clear" w:color="auto" w:fill="FFFFFF"/>
        </w:rPr>
        <w:t>.</w:t>
      </w:r>
    </w:p>
    <w:p w14:paraId="1688A390" w14:textId="3BC5169F" w:rsidR="003E5737" w:rsidRPr="00EF567C" w:rsidRDefault="003E5737" w:rsidP="003E5737">
      <w:pPr>
        <w:pStyle w:val="aff0"/>
      </w:pPr>
      <w:r>
        <w:t>Заданные параметры:</w:t>
      </w:r>
    </w:p>
    <w:p w14:paraId="12F79AF7" w14:textId="77777777" w:rsidR="003E5737" w:rsidRDefault="003E5737" w:rsidP="003E5737">
      <w:pPr>
        <w:pStyle w:val="a0"/>
        <w:numPr>
          <w:ilvl w:val="0"/>
          <w:numId w:val="29"/>
        </w:numPr>
      </w:pPr>
      <w:r>
        <w:t>тип лампы – люминесцентная;</w:t>
      </w:r>
    </w:p>
    <w:p w14:paraId="4000AC6E" w14:textId="77777777" w:rsidR="003E5737" w:rsidRDefault="003E5737" w:rsidP="003E5737">
      <w:pPr>
        <w:pStyle w:val="a0"/>
        <w:numPr>
          <w:ilvl w:val="0"/>
          <w:numId w:val="29"/>
        </w:numPr>
      </w:pPr>
      <w:r>
        <w:t>тип светильника – ЛД;</w:t>
      </w:r>
    </w:p>
    <w:p w14:paraId="74E3C25D" w14:textId="77777777" w:rsidR="003E5737" w:rsidRDefault="003E5737" w:rsidP="003E5737">
      <w:pPr>
        <w:pStyle w:val="a0"/>
        <w:numPr>
          <w:ilvl w:val="0"/>
          <w:numId w:val="29"/>
        </w:numPr>
      </w:pPr>
      <w:r>
        <w:t xml:space="preserve">освещенность – </w:t>
      </w:r>
      <w:r w:rsidRPr="00961076">
        <w:rPr>
          <w:i/>
        </w:rPr>
        <w:t>E</w:t>
      </w:r>
      <w:r>
        <w:t xml:space="preserve"> = 300 лк;</w:t>
      </w:r>
    </w:p>
    <w:p w14:paraId="60A451C9" w14:textId="77777777" w:rsidR="003E5737" w:rsidRDefault="003E5737" w:rsidP="003E5737">
      <w:pPr>
        <w:pStyle w:val="a0"/>
        <w:numPr>
          <w:ilvl w:val="0"/>
          <w:numId w:val="29"/>
        </w:numPr>
        <w:rPr>
          <w:i/>
        </w:rPr>
      </w:pPr>
      <w:r>
        <w:t xml:space="preserve">высота помещения – </w:t>
      </w:r>
      <w:r>
        <w:rPr>
          <w:i/>
          <w:lang w:val="en-US"/>
        </w:rPr>
        <w:t>H</w:t>
      </w:r>
      <w:r w:rsidRPr="00602595">
        <w:rPr>
          <w:i/>
        </w:rPr>
        <w:t xml:space="preserve"> </w:t>
      </w:r>
      <w:r>
        <w:t>= 3,3 м</w:t>
      </w:r>
      <w:r>
        <w:rPr>
          <w:i/>
        </w:rPr>
        <w:t>;</w:t>
      </w:r>
    </w:p>
    <w:p w14:paraId="1AE26A5B" w14:textId="77777777" w:rsidR="003E5737" w:rsidRPr="00602595" w:rsidRDefault="003E5737" w:rsidP="003E5737">
      <w:pPr>
        <w:pStyle w:val="a0"/>
        <w:numPr>
          <w:ilvl w:val="0"/>
          <w:numId w:val="29"/>
        </w:numPr>
      </w:pPr>
      <w:r>
        <w:t xml:space="preserve">длина помещения – </w:t>
      </w:r>
      <w:r>
        <w:rPr>
          <w:i/>
        </w:rPr>
        <w:t>a</w:t>
      </w:r>
      <w:r>
        <w:t xml:space="preserve"> = 9 м;</w:t>
      </w:r>
    </w:p>
    <w:p w14:paraId="7B16F2D5" w14:textId="77777777" w:rsidR="003E5737" w:rsidRDefault="003E5737" w:rsidP="003E5737">
      <w:pPr>
        <w:pStyle w:val="a0"/>
        <w:numPr>
          <w:ilvl w:val="0"/>
          <w:numId w:val="29"/>
        </w:numPr>
      </w:pPr>
      <w:r>
        <w:t xml:space="preserve">ширина помещения – </w:t>
      </w:r>
      <w:r>
        <w:rPr>
          <w:i/>
        </w:rPr>
        <w:t>b</w:t>
      </w:r>
      <w:r>
        <w:t xml:space="preserve"> = 4 м;</w:t>
      </w:r>
    </w:p>
    <w:p w14:paraId="3A6EC40C" w14:textId="77777777" w:rsidR="003E5737" w:rsidRDefault="003E5737" w:rsidP="003E5737">
      <w:pPr>
        <w:pStyle w:val="a0"/>
        <w:numPr>
          <w:ilvl w:val="0"/>
          <w:numId w:val="29"/>
        </w:numPr>
      </w:pPr>
      <w:r>
        <w:t xml:space="preserve">высота подвеса светильника – </w:t>
      </w:r>
      <w:r>
        <w:rPr>
          <w:i/>
        </w:rPr>
        <w:t>hp</w:t>
      </w:r>
      <w:r>
        <w:t xml:space="preserve"> = 2,5 м.</w:t>
      </w:r>
    </w:p>
    <w:p w14:paraId="5E84133A" w14:textId="68ECB2C2" w:rsidR="003E5737" w:rsidRDefault="003E5737" w:rsidP="00A75C5E">
      <w:pPr>
        <w:pStyle w:val="affffffc"/>
      </w:pPr>
      <w:r>
        <w:t>Результаты расчетов освещения обобщены в таблице 6.1, схема расположения светильников представлена на рис. 6.1, а сами расчеты представлены в прилож. 3.</w:t>
      </w:r>
    </w:p>
    <w:p w14:paraId="0292F4EE" w14:textId="77777777" w:rsidR="003E5737" w:rsidRDefault="003E5737" w:rsidP="003E5737">
      <w:pPr>
        <w:pStyle w:val="affffffc"/>
        <w:ind w:firstLine="0"/>
        <w:jc w:val="right"/>
        <w:rPr>
          <w:b/>
        </w:rPr>
      </w:pPr>
      <w:r>
        <w:rPr>
          <w:b/>
        </w:rPr>
        <w:t>Таблица 6.1</w:t>
      </w:r>
    </w:p>
    <w:p w14:paraId="5ACB0F46" w14:textId="77777777" w:rsidR="003E5737" w:rsidRDefault="003E5737" w:rsidP="003E5737">
      <w:pPr>
        <w:pStyle w:val="affffff4"/>
      </w:pPr>
      <w:r>
        <w:t>Результаты расчётов параметров осветительной установки</w:t>
      </w:r>
    </w:p>
    <w:p w14:paraId="3B15CED8" w14:textId="77777777" w:rsidR="003E5737" w:rsidRDefault="003E5737" w:rsidP="003E5737">
      <w:pPr>
        <w:pStyle w:val="221"/>
        <w:spacing w:after="0"/>
        <w:ind w:firstLine="709"/>
        <w:rPr>
          <w:snapToGrid w:val="0"/>
          <w:sz w:val="20"/>
        </w:rPr>
      </w:pPr>
    </w:p>
    <w:tbl>
      <w:tblPr>
        <w:tblW w:w="9804"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67"/>
        <w:gridCol w:w="1077"/>
        <w:gridCol w:w="1268"/>
        <w:gridCol w:w="1332"/>
        <w:gridCol w:w="1285"/>
        <w:gridCol w:w="1552"/>
        <w:gridCol w:w="1395"/>
        <w:gridCol w:w="1328"/>
      </w:tblGrid>
      <w:tr w:rsidR="003E5737" w14:paraId="580C1025" w14:textId="77777777" w:rsidTr="00A61C92">
        <w:trPr>
          <w:trHeight w:val="549"/>
        </w:trPr>
        <w:tc>
          <w:tcPr>
            <w:tcW w:w="567" w:type="dxa"/>
            <w:vMerge w:val="restart"/>
            <w:tcBorders>
              <w:top w:val="single" w:sz="12" w:space="0" w:color="auto"/>
              <w:left w:val="single" w:sz="12" w:space="0" w:color="auto"/>
              <w:bottom w:val="single" w:sz="12" w:space="0" w:color="auto"/>
              <w:right w:val="single" w:sz="12" w:space="0" w:color="auto"/>
            </w:tcBorders>
            <w:vAlign w:val="center"/>
            <w:hideMark/>
          </w:tcPr>
          <w:p w14:paraId="4EACF9DA"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w:t>
            </w:r>
          </w:p>
          <w:p w14:paraId="5CFA01AD"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п</w:t>
            </w:r>
            <w:r>
              <w:rPr>
                <w:snapToGrid w:val="0"/>
                <w:sz w:val="24"/>
                <w:szCs w:val="24"/>
                <w:lang w:val="en-US" w:eastAsia="en-US"/>
              </w:rPr>
              <w:t>/</w:t>
            </w:r>
            <w:r>
              <w:rPr>
                <w:snapToGrid w:val="0"/>
                <w:sz w:val="24"/>
                <w:szCs w:val="24"/>
                <w:lang w:eastAsia="en-US"/>
              </w:rPr>
              <w:t>п</w:t>
            </w:r>
          </w:p>
        </w:tc>
        <w:tc>
          <w:tcPr>
            <w:tcW w:w="1077" w:type="dxa"/>
            <w:vMerge w:val="restart"/>
            <w:tcBorders>
              <w:top w:val="single" w:sz="12" w:space="0" w:color="auto"/>
              <w:left w:val="single" w:sz="12" w:space="0" w:color="auto"/>
              <w:bottom w:val="single" w:sz="12" w:space="0" w:color="auto"/>
              <w:right w:val="single" w:sz="12" w:space="0" w:color="auto"/>
            </w:tcBorders>
            <w:vAlign w:val="center"/>
            <w:hideMark/>
          </w:tcPr>
          <w:p w14:paraId="7E1F2FBF"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Тип</w:t>
            </w:r>
          </w:p>
          <w:p w14:paraId="0D77B3CB"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лампы</w:t>
            </w:r>
          </w:p>
        </w:tc>
        <w:tc>
          <w:tcPr>
            <w:tcW w:w="1268" w:type="dxa"/>
            <w:vMerge w:val="restart"/>
            <w:tcBorders>
              <w:top w:val="single" w:sz="12" w:space="0" w:color="auto"/>
              <w:left w:val="single" w:sz="12" w:space="0" w:color="auto"/>
              <w:bottom w:val="single" w:sz="12" w:space="0" w:color="auto"/>
              <w:right w:val="single" w:sz="12" w:space="0" w:color="auto"/>
            </w:tcBorders>
            <w:vAlign w:val="center"/>
            <w:hideMark/>
          </w:tcPr>
          <w:p w14:paraId="44391A88"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Световой</w:t>
            </w:r>
          </w:p>
          <w:p w14:paraId="5DBBBE8D"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 xml:space="preserve">поток лампы </w:t>
            </w:r>
            <w:r>
              <w:rPr>
                <w:b/>
                <w:snapToGrid w:val="0"/>
                <w:sz w:val="24"/>
                <w:szCs w:val="24"/>
                <w:lang w:eastAsia="en-US"/>
              </w:rPr>
              <w:t>Ф</w:t>
            </w:r>
            <w:r>
              <w:rPr>
                <w:snapToGrid w:val="0"/>
                <w:sz w:val="24"/>
                <w:szCs w:val="24"/>
                <w:lang w:eastAsia="en-US"/>
              </w:rPr>
              <w:t>, лм</w:t>
            </w:r>
          </w:p>
        </w:tc>
        <w:tc>
          <w:tcPr>
            <w:tcW w:w="2617" w:type="dxa"/>
            <w:gridSpan w:val="2"/>
            <w:tcBorders>
              <w:top w:val="single" w:sz="12" w:space="0" w:color="auto"/>
              <w:left w:val="single" w:sz="12" w:space="0" w:color="auto"/>
              <w:bottom w:val="single" w:sz="4" w:space="0" w:color="auto"/>
              <w:right w:val="single" w:sz="12" w:space="0" w:color="auto"/>
            </w:tcBorders>
            <w:vAlign w:val="center"/>
            <w:hideMark/>
          </w:tcPr>
          <w:p w14:paraId="068A1DB0" w14:textId="77777777" w:rsidR="003E5737" w:rsidRDefault="003E5737" w:rsidP="00A61C92">
            <w:pPr>
              <w:pStyle w:val="221"/>
              <w:spacing w:after="0" w:line="252" w:lineRule="auto"/>
              <w:ind w:firstLine="0"/>
              <w:jc w:val="center"/>
              <w:rPr>
                <w:snapToGrid w:val="0"/>
                <w:sz w:val="24"/>
                <w:szCs w:val="24"/>
                <w:lang w:eastAsia="en-US"/>
              </w:rPr>
            </w:pPr>
            <w:r>
              <w:rPr>
                <w:sz w:val="24"/>
                <w:szCs w:val="24"/>
                <w:lang w:eastAsia="en-US"/>
              </w:rPr>
              <w:t>Количество</w:t>
            </w:r>
            <w:r>
              <w:rPr>
                <w:snapToGrid w:val="0"/>
                <w:sz w:val="24"/>
                <w:szCs w:val="24"/>
                <w:lang w:eastAsia="en-US"/>
              </w:rPr>
              <w:t xml:space="preserve"> </w:t>
            </w:r>
          </w:p>
          <w:p w14:paraId="7BA1A314"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светильников</w:t>
            </w:r>
          </w:p>
        </w:tc>
        <w:tc>
          <w:tcPr>
            <w:tcW w:w="1552" w:type="dxa"/>
            <w:vMerge w:val="restart"/>
            <w:tcBorders>
              <w:top w:val="single" w:sz="12" w:space="0" w:color="auto"/>
              <w:left w:val="single" w:sz="12" w:space="0" w:color="auto"/>
              <w:bottom w:val="single" w:sz="12" w:space="0" w:color="auto"/>
              <w:right w:val="single" w:sz="12" w:space="0" w:color="auto"/>
            </w:tcBorders>
            <w:vAlign w:val="center"/>
            <w:hideMark/>
          </w:tcPr>
          <w:p w14:paraId="02FA34AC"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Отклонение</w:t>
            </w:r>
          </w:p>
          <w:p w14:paraId="53C36E72" w14:textId="77777777" w:rsidR="003E5737" w:rsidRDefault="003E5737" w:rsidP="00A61C92">
            <w:pPr>
              <w:pStyle w:val="221"/>
              <w:spacing w:after="0" w:line="252" w:lineRule="auto"/>
              <w:ind w:firstLine="0"/>
              <w:jc w:val="center"/>
              <w:rPr>
                <w:snapToGrid w:val="0"/>
                <w:sz w:val="24"/>
                <w:szCs w:val="24"/>
                <w:lang w:eastAsia="en-US"/>
              </w:rPr>
            </w:pPr>
            <w:r>
              <w:rPr>
                <w:b/>
                <w:snapToGrid w:val="0"/>
                <w:sz w:val="24"/>
                <w:szCs w:val="24"/>
                <w:lang w:val="en-US" w:eastAsia="en-US"/>
              </w:rPr>
              <w:t>n</w:t>
            </w:r>
            <w:r>
              <w:rPr>
                <w:b/>
                <w:snapToGrid w:val="0"/>
                <w:sz w:val="24"/>
                <w:szCs w:val="24"/>
                <w:vertAlign w:val="subscript"/>
                <w:lang w:eastAsia="en-US"/>
              </w:rPr>
              <w:t>пр</w:t>
            </w:r>
            <w:r>
              <w:rPr>
                <w:snapToGrid w:val="0"/>
                <w:sz w:val="24"/>
                <w:szCs w:val="24"/>
                <w:lang w:eastAsia="en-US"/>
              </w:rPr>
              <w:t xml:space="preserve"> от </w:t>
            </w:r>
            <w:r>
              <w:rPr>
                <w:b/>
                <w:snapToGrid w:val="0"/>
                <w:sz w:val="24"/>
                <w:szCs w:val="24"/>
                <w:lang w:val="en-US" w:eastAsia="en-US"/>
              </w:rPr>
              <w:t>n</w:t>
            </w:r>
            <w:r>
              <w:rPr>
                <w:b/>
                <w:snapToGrid w:val="0"/>
                <w:sz w:val="24"/>
                <w:szCs w:val="24"/>
                <w:vertAlign w:val="subscript"/>
                <w:lang w:eastAsia="en-US"/>
              </w:rPr>
              <w:t>расч</w:t>
            </w:r>
            <w:r>
              <w:rPr>
                <w:snapToGrid w:val="0"/>
                <w:sz w:val="24"/>
                <w:szCs w:val="24"/>
                <w:lang w:eastAsia="en-US"/>
              </w:rPr>
              <w:t>, %</w:t>
            </w:r>
          </w:p>
        </w:tc>
        <w:tc>
          <w:tcPr>
            <w:tcW w:w="1395" w:type="dxa"/>
            <w:vMerge w:val="restart"/>
            <w:tcBorders>
              <w:top w:val="single" w:sz="12" w:space="0" w:color="auto"/>
              <w:left w:val="single" w:sz="12" w:space="0" w:color="auto"/>
              <w:bottom w:val="single" w:sz="12" w:space="0" w:color="auto"/>
              <w:right w:val="single" w:sz="12" w:space="0" w:color="auto"/>
            </w:tcBorders>
            <w:vAlign w:val="center"/>
            <w:hideMark/>
          </w:tcPr>
          <w:p w14:paraId="0B70DB98"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Мощность</w:t>
            </w:r>
          </w:p>
          <w:p w14:paraId="03A507FA"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лампы, Вт</w:t>
            </w:r>
          </w:p>
        </w:tc>
        <w:tc>
          <w:tcPr>
            <w:tcW w:w="1328" w:type="dxa"/>
            <w:vMerge w:val="restart"/>
            <w:tcBorders>
              <w:top w:val="single" w:sz="12" w:space="0" w:color="auto"/>
              <w:left w:val="single" w:sz="12" w:space="0" w:color="auto"/>
              <w:bottom w:val="single" w:sz="12" w:space="0" w:color="auto"/>
              <w:right w:val="single" w:sz="12" w:space="0" w:color="auto"/>
            </w:tcBorders>
            <w:vAlign w:val="center"/>
            <w:hideMark/>
          </w:tcPr>
          <w:p w14:paraId="6D2FA64F"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 xml:space="preserve">Полная мощность </w:t>
            </w:r>
            <w:r>
              <w:rPr>
                <w:b/>
                <w:snapToGrid w:val="0"/>
                <w:sz w:val="24"/>
                <w:szCs w:val="24"/>
                <w:lang w:val="en-US" w:eastAsia="en-US"/>
              </w:rPr>
              <w:t>N</w:t>
            </w:r>
            <w:r>
              <w:rPr>
                <w:snapToGrid w:val="0"/>
                <w:sz w:val="24"/>
                <w:szCs w:val="24"/>
                <w:lang w:eastAsia="en-US"/>
              </w:rPr>
              <w:t>, Вт</w:t>
            </w:r>
          </w:p>
        </w:tc>
      </w:tr>
      <w:tr w:rsidR="003E5737" w14:paraId="2EC9E037" w14:textId="77777777" w:rsidTr="00A61C92">
        <w:tc>
          <w:tcPr>
            <w:tcW w:w="0" w:type="auto"/>
            <w:vMerge/>
            <w:tcBorders>
              <w:top w:val="single" w:sz="12" w:space="0" w:color="auto"/>
              <w:left w:val="single" w:sz="12" w:space="0" w:color="auto"/>
              <w:bottom w:val="single" w:sz="12" w:space="0" w:color="auto"/>
              <w:right w:val="single" w:sz="12" w:space="0" w:color="auto"/>
            </w:tcBorders>
            <w:vAlign w:val="center"/>
            <w:hideMark/>
          </w:tcPr>
          <w:p w14:paraId="61D44790" w14:textId="77777777" w:rsidR="003E5737" w:rsidRDefault="003E5737" w:rsidP="00A61C92">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27CA3D46" w14:textId="77777777" w:rsidR="003E5737" w:rsidRDefault="003E5737" w:rsidP="00A61C92">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149D77BB" w14:textId="77777777" w:rsidR="003E5737" w:rsidRDefault="003E5737" w:rsidP="00A61C92">
            <w:pPr>
              <w:spacing w:line="256" w:lineRule="auto"/>
              <w:ind w:firstLine="0"/>
              <w:jc w:val="left"/>
              <w:rPr>
                <w:rFonts w:eastAsia="Times New Roman" w:cs="Times New Roman"/>
                <w:snapToGrid w:val="0"/>
                <w:sz w:val="24"/>
                <w:szCs w:val="24"/>
              </w:rPr>
            </w:pPr>
          </w:p>
        </w:tc>
        <w:tc>
          <w:tcPr>
            <w:tcW w:w="1332" w:type="dxa"/>
            <w:tcBorders>
              <w:top w:val="single" w:sz="4" w:space="0" w:color="auto"/>
              <w:left w:val="single" w:sz="12" w:space="0" w:color="auto"/>
              <w:bottom w:val="single" w:sz="12" w:space="0" w:color="auto"/>
              <w:right w:val="single" w:sz="12" w:space="0" w:color="auto"/>
            </w:tcBorders>
            <w:vAlign w:val="center"/>
            <w:hideMark/>
          </w:tcPr>
          <w:p w14:paraId="7806F77A"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расчётное</w:t>
            </w:r>
          </w:p>
          <w:p w14:paraId="3E510C84" w14:textId="77777777" w:rsidR="003E5737" w:rsidRDefault="003E5737" w:rsidP="00A61C92">
            <w:pPr>
              <w:pStyle w:val="221"/>
              <w:spacing w:after="0" w:line="252" w:lineRule="auto"/>
              <w:ind w:firstLine="0"/>
              <w:jc w:val="center"/>
              <w:rPr>
                <w:b/>
                <w:snapToGrid w:val="0"/>
                <w:sz w:val="24"/>
                <w:szCs w:val="24"/>
                <w:vertAlign w:val="subscript"/>
                <w:lang w:eastAsia="en-US"/>
              </w:rPr>
            </w:pPr>
            <w:r>
              <w:rPr>
                <w:b/>
                <w:snapToGrid w:val="0"/>
                <w:sz w:val="24"/>
                <w:szCs w:val="24"/>
                <w:lang w:val="en-US" w:eastAsia="en-US"/>
              </w:rPr>
              <w:t>n</w:t>
            </w:r>
            <w:r>
              <w:rPr>
                <w:b/>
                <w:snapToGrid w:val="0"/>
                <w:sz w:val="24"/>
                <w:szCs w:val="24"/>
                <w:vertAlign w:val="subscript"/>
                <w:lang w:eastAsia="en-US"/>
              </w:rPr>
              <w:t>расч</w:t>
            </w:r>
          </w:p>
        </w:tc>
        <w:tc>
          <w:tcPr>
            <w:tcW w:w="1285" w:type="dxa"/>
            <w:tcBorders>
              <w:top w:val="single" w:sz="4" w:space="0" w:color="auto"/>
              <w:left w:val="single" w:sz="12" w:space="0" w:color="auto"/>
              <w:bottom w:val="single" w:sz="12" w:space="0" w:color="auto"/>
              <w:right w:val="single" w:sz="12" w:space="0" w:color="auto"/>
            </w:tcBorders>
            <w:vAlign w:val="center"/>
            <w:hideMark/>
          </w:tcPr>
          <w:p w14:paraId="4659EDE8"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принятое</w:t>
            </w:r>
          </w:p>
          <w:p w14:paraId="0308C1D7" w14:textId="77777777" w:rsidR="003E5737" w:rsidRDefault="003E5737" w:rsidP="00A61C92">
            <w:pPr>
              <w:pStyle w:val="221"/>
              <w:spacing w:after="0" w:line="252" w:lineRule="auto"/>
              <w:ind w:firstLine="0"/>
              <w:jc w:val="center"/>
              <w:rPr>
                <w:snapToGrid w:val="0"/>
                <w:sz w:val="24"/>
                <w:szCs w:val="24"/>
                <w:lang w:eastAsia="en-US"/>
              </w:rPr>
            </w:pPr>
            <w:r>
              <w:rPr>
                <w:b/>
                <w:snapToGrid w:val="0"/>
                <w:sz w:val="24"/>
                <w:szCs w:val="24"/>
                <w:lang w:val="en-US" w:eastAsia="en-US"/>
              </w:rPr>
              <w:t>n</w:t>
            </w:r>
            <w:r>
              <w:rPr>
                <w:b/>
                <w:snapToGrid w:val="0"/>
                <w:sz w:val="24"/>
                <w:szCs w:val="24"/>
                <w:vertAlign w:val="subscript"/>
                <w:lang w:eastAsia="en-US"/>
              </w:rPr>
              <w:t>пр</w:t>
            </w: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0200FF72" w14:textId="77777777" w:rsidR="003E5737" w:rsidRDefault="003E5737" w:rsidP="00A61C92">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7B545D94" w14:textId="77777777" w:rsidR="003E5737" w:rsidRDefault="003E5737" w:rsidP="00A61C92">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6E96EB32" w14:textId="77777777" w:rsidR="003E5737" w:rsidRDefault="003E5737" w:rsidP="00A61C92">
            <w:pPr>
              <w:spacing w:line="256" w:lineRule="auto"/>
              <w:ind w:firstLine="0"/>
              <w:jc w:val="left"/>
              <w:rPr>
                <w:rFonts w:eastAsia="Times New Roman" w:cs="Times New Roman"/>
                <w:snapToGrid w:val="0"/>
                <w:sz w:val="24"/>
                <w:szCs w:val="24"/>
              </w:rPr>
            </w:pPr>
          </w:p>
        </w:tc>
      </w:tr>
      <w:tr w:rsidR="003E5737" w14:paraId="3AC843AA" w14:textId="77777777" w:rsidTr="00A61C92">
        <w:tc>
          <w:tcPr>
            <w:tcW w:w="567" w:type="dxa"/>
            <w:tcBorders>
              <w:top w:val="single" w:sz="12" w:space="0" w:color="auto"/>
              <w:left w:val="single" w:sz="12" w:space="0" w:color="auto"/>
              <w:bottom w:val="single" w:sz="4" w:space="0" w:color="auto"/>
              <w:right w:val="single" w:sz="12" w:space="0" w:color="auto"/>
            </w:tcBorders>
            <w:vAlign w:val="center"/>
            <w:hideMark/>
          </w:tcPr>
          <w:p w14:paraId="11AB6BFC"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1</w:t>
            </w:r>
          </w:p>
        </w:tc>
        <w:tc>
          <w:tcPr>
            <w:tcW w:w="1077" w:type="dxa"/>
            <w:tcBorders>
              <w:top w:val="single" w:sz="12" w:space="0" w:color="auto"/>
              <w:left w:val="single" w:sz="12" w:space="0" w:color="auto"/>
              <w:bottom w:val="single" w:sz="4" w:space="0" w:color="auto"/>
              <w:right w:val="single" w:sz="12" w:space="0" w:color="auto"/>
            </w:tcBorders>
            <w:vAlign w:val="center"/>
          </w:tcPr>
          <w:p w14:paraId="785A5964" w14:textId="77777777" w:rsidR="003E5737" w:rsidRDefault="003E5737" w:rsidP="00A61C92">
            <w:pPr>
              <w:pStyle w:val="affffffc"/>
              <w:spacing w:line="240" w:lineRule="auto"/>
              <w:ind w:hanging="58"/>
              <w:jc w:val="center"/>
              <w:rPr>
                <w:sz w:val="24"/>
                <w:szCs w:val="24"/>
                <w:lang w:eastAsia="en-US"/>
              </w:rPr>
            </w:pPr>
          </w:p>
          <w:p w14:paraId="3D245008" w14:textId="77777777" w:rsidR="003E5737" w:rsidRDefault="003E5737" w:rsidP="00A61C92">
            <w:pPr>
              <w:pStyle w:val="affffffc"/>
              <w:spacing w:line="240" w:lineRule="auto"/>
              <w:ind w:hanging="58"/>
              <w:jc w:val="center"/>
              <w:rPr>
                <w:sz w:val="24"/>
                <w:szCs w:val="24"/>
                <w:lang w:eastAsia="en-US"/>
              </w:rPr>
            </w:pPr>
            <w:r>
              <w:rPr>
                <w:sz w:val="24"/>
                <w:szCs w:val="24"/>
                <w:lang w:eastAsia="en-US"/>
              </w:rPr>
              <w:t>ЛД-65</w:t>
            </w:r>
          </w:p>
          <w:p w14:paraId="351F22BE" w14:textId="77777777" w:rsidR="003E5737" w:rsidRDefault="003E5737" w:rsidP="00A61C92">
            <w:pPr>
              <w:pStyle w:val="affffffc"/>
              <w:spacing w:line="240" w:lineRule="auto"/>
              <w:ind w:hanging="58"/>
              <w:jc w:val="center"/>
              <w:rPr>
                <w:snapToGrid w:val="0"/>
                <w:sz w:val="24"/>
                <w:szCs w:val="24"/>
                <w:lang w:eastAsia="en-US"/>
              </w:rPr>
            </w:pPr>
          </w:p>
        </w:tc>
        <w:tc>
          <w:tcPr>
            <w:tcW w:w="1268" w:type="dxa"/>
            <w:tcBorders>
              <w:top w:val="single" w:sz="12" w:space="0" w:color="auto"/>
              <w:left w:val="single" w:sz="12" w:space="0" w:color="auto"/>
              <w:bottom w:val="single" w:sz="4" w:space="0" w:color="auto"/>
              <w:right w:val="single" w:sz="12" w:space="0" w:color="auto"/>
            </w:tcBorders>
            <w:vAlign w:val="center"/>
            <w:hideMark/>
          </w:tcPr>
          <w:p w14:paraId="068492B7" w14:textId="77777777" w:rsidR="003E5737" w:rsidRDefault="003E5737" w:rsidP="00A61C92">
            <w:pPr>
              <w:pStyle w:val="221"/>
              <w:spacing w:after="0" w:line="252" w:lineRule="auto"/>
              <w:ind w:firstLine="0"/>
              <w:jc w:val="center"/>
              <w:rPr>
                <w:snapToGrid w:val="0"/>
                <w:sz w:val="24"/>
                <w:szCs w:val="24"/>
                <w:lang w:val="en-US" w:eastAsia="en-US"/>
              </w:rPr>
            </w:pPr>
            <w:r>
              <w:rPr>
                <w:snapToGrid w:val="0"/>
                <w:sz w:val="24"/>
                <w:szCs w:val="24"/>
                <w:lang w:val="en-US" w:eastAsia="en-US"/>
              </w:rPr>
              <w:t>3390</w:t>
            </w:r>
          </w:p>
        </w:tc>
        <w:tc>
          <w:tcPr>
            <w:tcW w:w="1332" w:type="dxa"/>
            <w:tcBorders>
              <w:top w:val="single" w:sz="12" w:space="0" w:color="auto"/>
              <w:left w:val="single" w:sz="12" w:space="0" w:color="auto"/>
              <w:bottom w:val="single" w:sz="4" w:space="0" w:color="auto"/>
              <w:right w:val="single" w:sz="12" w:space="0" w:color="auto"/>
            </w:tcBorders>
            <w:vAlign w:val="center"/>
            <w:hideMark/>
          </w:tcPr>
          <w:p w14:paraId="26FD3918"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6,37</w:t>
            </w:r>
          </w:p>
        </w:tc>
        <w:tc>
          <w:tcPr>
            <w:tcW w:w="1285" w:type="dxa"/>
            <w:tcBorders>
              <w:top w:val="single" w:sz="12" w:space="0" w:color="auto"/>
              <w:left w:val="single" w:sz="12" w:space="0" w:color="auto"/>
              <w:bottom w:val="single" w:sz="4" w:space="0" w:color="auto"/>
              <w:right w:val="single" w:sz="12" w:space="0" w:color="auto"/>
            </w:tcBorders>
            <w:vAlign w:val="center"/>
            <w:hideMark/>
          </w:tcPr>
          <w:p w14:paraId="5B84138D"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12" w:space="0" w:color="auto"/>
              <w:left w:val="single" w:sz="12" w:space="0" w:color="auto"/>
              <w:bottom w:val="single" w:sz="4" w:space="0" w:color="auto"/>
              <w:right w:val="single" w:sz="12" w:space="0" w:color="auto"/>
            </w:tcBorders>
            <w:vAlign w:val="center"/>
            <w:hideMark/>
          </w:tcPr>
          <w:p w14:paraId="74EEED26"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-5,80</w:t>
            </w:r>
          </w:p>
        </w:tc>
        <w:tc>
          <w:tcPr>
            <w:tcW w:w="1395" w:type="dxa"/>
            <w:tcBorders>
              <w:top w:val="single" w:sz="12" w:space="0" w:color="auto"/>
              <w:left w:val="single" w:sz="12" w:space="0" w:color="auto"/>
              <w:bottom w:val="single" w:sz="4" w:space="0" w:color="auto"/>
              <w:right w:val="single" w:sz="12" w:space="0" w:color="auto"/>
            </w:tcBorders>
            <w:vAlign w:val="center"/>
            <w:hideMark/>
          </w:tcPr>
          <w:p w14:paraId="0D0CBE59"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65</w:t>
            </w:r>
          </w:p>
        </w:tc>
        <w:tc>
          <w:tcPr>
            <w:tcW w:w="1328" w:type="dxa"/>
            <w:tcBorders>
              <w:top w:val="single" w:sz="12" w:space="0" w:color="auto"/>
              <w:left w:val="single" w:sz="12" w:space="0" w:color="auto"/>
              <w:bottom w:val="single" w:sz="4" w:space="0" w:color="auto"/>
              <w:right w:val="single" w:sz="12" w:space="0" w:color="auto"/>
            </w:tcBorders>
            <w:vAlign w:val="center"/>
            <w:hideMark/>
          </w:tcPr>
          <w:p w14:paraId="3CEF1368"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780</w:t>
            </w:r>
          </w:p>
        </w:tc>
      </w:tr>
      <w:tr w:rsidR="003E5737" w14:paraId="25089810" w14:textId="77777777" w:rsidTr="00A61C92">
        <w:tc>
          <w:tcPr>
            <w:tcW w:w="567" w:type="dxa"/>
            <w:tcBorders>
              <w:top w:val="single" w:sz="4" w:space="0" w:color="auto"/>
              <w:left w:val="single" w:sz="12" w:space="0" w:color="auto"/>
              <w:bottom w:val="single" w:sz="12" w:space="0" w:color="auto"/>
              <w:right w:val="single" w:sz="12" w:space="0" w:color="auto"/>
            </w:tcBorders>
            <w:vAlign w:val="center"/>
            <w:hideMark/>
          </w:tcPr>
          <w:p w14:paraId="2FD8A428"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2</w:t>
            </w:r>
          </w:p>
        </w:tc>
        <w:tc>
          <w:tcPr>
            <w:tcW w:w="1077" w:type="dxa"/>
            <w:tcBorders>
              <w:top w:val="single" w:sz="4" w:space="0" w:color="auto"/>
              <w:left w:val="single" w:sz="12" w:space="0" w:color="auto"/>
              <w:bottom w:val="single" w:sz="12" w:space="0" w:color="auto"/>
              <w:right w:val="single" w:sz="12" w:space="0" w:color="auto"/>
            </w:tcBorders>
            <w:vAlign w:val="center"/>
          </w:tcPr>
          <w:p w14:paraId="251E4C61" w14:textId="77777777" w:rsidR="003E5737" w:rsidRDefault="003E5737" w:rsidP="00A61C92">
            <w:pPr>
              <w:spacing w:line="240" w:lineRule="auto"/>
              <w:ind w:left="170" w:hanging="136"/>
              <w:jc w:val="center"/>
              <w:rPr>
                <w:sz w:val="24"/>
                <w:szCs w:val="24"/>
              </w:rPr>
            </w:pPr>
          </w:p>
          <w:p w14:paraId="1664E169" w14:textId="77777777" w:rsidR="003E5737" w:rsidRDefault="003E5737" w:rsidP="00A61C92">
            <w:pPr>
              <w:spacing w:line="240" w:lineRule="auto"/>
              <w:ind w:left="170" w:hanging="136"/>
              <w:jc w:val="center"/>
              <w:rPr>
                <w:sz w:val="24"/>
              </w:rPr>
            </w:pPr>
            <w:r>
              <w:rPr>
                <w:sz w:val="24"/>
              </w:rPr>
              <w:t>ЛД-80</w:t>
            </w:r>
          </w:p>
          <w:p w14:paraId="37282727" w14:textId="77777777" w:rsidR="003E5737" w:rsidRDefault="003E5737" w:rsidP="00A61C92">
            <w:pPr>
              <w:pStyle w:val="221"/>
              <w:spacing w:after="0" w:line="252" w:lineRule="auto"/>
              <w:ind w:hanging="136"/>
              <w:jc w:val="center"/>
              <w:rPr>
                <w:snapToGrid w:val="0"/>
                <w:sz w:val="24"/>
                <w:szCs w:val="24"/>
                <w:lang w:eastAsia="en-US"/>
              </w:rPr>
            </w:pPr>
          </w:p>
        </w:tc>
        <w:tc>
          <w:tcPr>
            <w:tcW w:w="1268" w:type="dxa"/>
            <w:tcBorders>
              <w:top w:val="single" w:sz="4" w:space="0" w:color="auto"/>
              <w:left w:val="single" w:sz="12" w:space="0" w:color="auto"/>
              <w:bottom w:val="single" w:sz="12" w:space="0" w:color="auto"/>
              <w:right w:val="single" w:sz="12" w:space="0" w:color="auto"/>
            </w:tcBorders>
            <w:vAlign w:val="center"/>
            <w:hideMark/>
          </w:tcPr>
          <w:p w14:paraId="1A72CAE1"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3865</w:t>
            </w:r>
          </w:p>
        </w:tc>
        <w:tc>
          <w:tcPr>
            <w:tcW w:w="1332" w:type="dxa"/>
            <w:tcBorders>
              <w:top w:val="single" w:sz="4" w:space="0" w:color="auto"/>
              <w:left w:val="single" w:sz="12" w:space="0" w:color="auto"/>
              <w:bottom w:val="single" w:sz="12" w:space="0" w:color="auto"/>
              <w:right w:val="single" w:sz="12" w:space="0" w:color="auto"/>
            </w:tcBorders>
            <w:vAlign w:val="center"/>
            <w:hideMark/>
          </w:tcPr>
          <w:p w14:paraId="40DDC6B2"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5</w:t>
            </w:r>
            <w:r>
              <w:rPr>
                <w:snapToGrid w:val="0"/>
                <w:sz w:val="24"/>
                <w:szCs w:val="24"/>
                <w:lang w:val="en-US" w:eastAsia="en-US"/>
              </w:rPr>
              <w:t>,</w:t>
            </w:r>
            <w:r>
              <w:rPr>
                <w:snapToGrid w:val="0"/>
                <w:sz w:val="24"/>
                <w:szCs w:val="24"/>
                <w:lang w:eastAsia="en-US"/>
              </w:rPr>
              <w:t>58</w:t>
            </w:r>
          </w:p>
        </w:tc>
        <w:tc>
          <w:tcPr>
            <w:tcW w:w="1285" w:type="dxa"/>
            <w:tcBorders>
              <w:top w:val="single" w:sz="4" w:space="0" w:color="auto"/>
              <w:left w:val="single" w:sz="12" w:space="0" w:color="auto"/>
              <w:bottom w:val="single" w:sz="12" w:space="0" w:color="auto"/>
              <w:right w:val="single" w:sz="12" w:space="0" w:color="auto"/>
            </w:tcBorders>
            <w:vAlign w:val="center"/>
            <w:hideMark/>
          </w:tcPr>
          <w:p w14:paraId="171C73E8"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4" w:space="0" w:color="auto"/>
              <w:left w:val="single" w:sz="12" w:space="0" w:color="auto"/>
              <w:bottom w:val="single" w:sz="12" w:space="0" w:color="auto"/>
              <w:right w:val="single" w:sz="12" w:space="0" w:color="auto"/>
            </w:tcBorders>
            <w:vAlign w:val="center"/>
            <w:hideMark/>
          </w:tcPr>
          <w:p w14:paraId="39974B92"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7,53</w:t>
            </w:r>
          </w:p>
        </w:tc>
        <w:tc>
          <w:tcPr>
            <w:tcW w:w="1395" w:type="dxa"/>
            <w:tcBorders>
              <w:top w:val="single" w:sz="4" w:space="0" w:color="auto"/>
              <w:left w:val="single" w:sz="12" w:space="0" w:color="auto"/>
              <w:bottom w:val="single" w:sz="12" w:space="0" w:color="auto"/>
              <w:right w:val="single" w:sz="12" w:space="0" w:color="auto"/>
            </w:tcBorders>
            <w:vAlign w:val="center"/>
            <w:hideMark/>
          </w:tcPr>
          <w:p w14:paraId="7C3AF408"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80</w:t>
            </w:r>
          </w:p>
        </w:tc>
        <w:tc>
          <w:tcPr>
            <w:tcW w:w="1328" w:type="dxa"/>
            <w:tcBorders>
              <w:top w:val="single" w:sz="4" w:space="0" w:color="auto"/>
              <w:left w:val="single" w:sz="12" w:space="0" w:color="auto"/>
              <w:bottom w:val="single" w:sz="12" w:space="0" w:color="auto"/>
              <w:right w:val="single" w:sz="12" w:space="0" w:color="auto"/>
            </w:tcBorders>
            <w:vAlign w:val="center"/>
            <w:hideMark/>
          </w:tcPr>
          <w:p w14:paraId="7CB0C87F" w14:textId="77777777" w:rsidR="003E5737" w:rsidRDefault="003E5737" w:rsidP="00A61C92">
            <w:pPr>
              <w:pStyle w:val="221"/>
              <w:spacing w:after="0" w:line="252" w:lineRule="auto"/>
              <w:ind w:firstLine="0"/>
              <w:jc w:val="center"/>
              <w:rPr>
                <w:snapToGrid w:val="0"/>
                <w:sz w:val="24"/>
                <w:szCs w:val="24"/>
                <w:lang w:eastAsia="en-US"/>
              </w:rPr>
            </w:pPr>
            <w:r>
              <w:rPr>
                <w:snapToGrid w:val="0"/>
                <w:sz w:val="24"/>
                <w:szCs w:val="24"/>
                <w:lang w:eastAsia="en-US"/>
              </w:rPr>
              <w:t>960</w:t>
            </w:r>
          </w:p>
        </w:tc>
      </w:tr>
    </w:tbl>
    <w:p w14:paraId="06A5177B" w14:textId="40336B92" w:rsidR="003E5737" w:rsidRDefault="003E5737" w:rsidP="003E5737">
      <w:pPr>
        <w:pStyle w:val="affffffc"/>
      </w:pPr>
      <w:r>
        <w:lastRenderedPageBreak/>
        <w:t xml:space="preserve">Вывод: </w:t>
      </w:r>
      <w:r>
        <w:rPr>
          <w:snapToGrid w:val="0"/>
        </w:rPr>
        <w:t>оптимальным вариантом осветительной установки является ЛД-65, так как значение её полной потребляемой мощности является меньше, у осветительной установки ЛД-80.</w:t>
      </w:r>
    </w:p>
    <w:p w14:paraId="06828D7F" w14:textId="77777777" w:rsidR="003E5737" w:rsidRDefault="003E5737" w:rsidP="003E5737">
      <w:pPr>
        <w:pStyle w:val="affffffc"/>
        <w:spacing w:before="100" w:beforeAutospacing="1"/>
        <w:ind w:firstLine="0"/>
        <w:jc w:val="center"/>
      </w:pPr>
      <w:r>
        <w:rPr>
          <w:noProof/>
        </w:rPr>
        <w:drawing>
          <wp:inline distT="0" distB="0" distL="0" distR="0" wp14:anchorId="5F3D433A" wp14:editId="4C49019B">
            <wp:extent cx="3016250" cy="26365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6250" cy="2636520"/>
                    </a:xfrm>
                    <a:prstGeom prst="rect">
                      <a:avLst/>
                    </a:prstGeom>
                    <a:noFill/>
                    <a:ln>
                      <a:noFill/>
                    </a:ln>
                  </pic:spPr>
                </pic:pic>
              </a:graphicData>
            </a:graphic>
          </wp:inline>
        </w:drawing>
      </w:r>
    </w:p>
    <w:p w14:paraId="597B035F" w14:textId="77777777" w:rsidR="003E5737" w:rsidRPr="000E6B46" w:rsidRDefault="003E5737" w:rsidP="003E5737">
      <w:pPr>
        <w:pStyle w:val="affffff4"/>
        <w:rPr>
          <w:rStyle w:val="affffffd"/>
          <w:b/>
          <w:bCs w:val="0"/>
          <w:i/>
          <w:spacing w:val="0"/>
          <w:sz w:val="28"/>
          <w:szCs w:val="22"/>
        </w:rPr>
      </w:pPr>
      <w:r w:rsidRPr="000E6B46">
        <w:rPr>
          <w:rStyle w:val="affffffd"/>
          <w:b/>
          <w:bCs w:val="0"/>
          <w:i/>
          <w:spacing w:val="0"/>
          <w:sz w:val="28"/>
          <w:szCs w:val="22"/>
        </w:rPr>
        <w:t>Рис. 6.1. Схема расположения светильников</w:t>
      </w:r>
    </w:p>
    <w:p w14:paraId="54C23396" w14:textId="77777777" w:rsidR="003E5737" w:rsidRDefault="003E5737" w:rsidP="00A75C5E">
      <w:pPr>
        <w:pStyle w:val="affffffc"/>
      </w:pPr>
    </w:p>
    <w:bookmarkEnd w:id="198"/>
    <w:p w14:paraId="483C25F0" w14:textId="77777777" w:rsidR="006B65C3" w:rsidRDefault="00C85617" w:rsidP="0092282C">
      <w:pPr>
        <w:pStyle w:val="1"/>
        <w:numPr>
          <w:ilvl w:val="0"/>
          <w:numId w:val="0"/>
        </w:numPr>
      </w:pPr>
      <w:r>
        <w:lastRenderedPageBreak/>
        <w:t>СПИСОК ЛИТЕРАТУРЫ</w:t>
      </w:r>
    </w:p>
    <w:p w14:paraId="44B9330B" w14:textId="77777777" w:rsidR="0098779D" w:rsidRDefault="0098779D" w:rsidP="00F61418">
      <w:pPr>
        <w:pStyle w:val="a7"/>
        <w:numPr>
          <w:ilvl w:val="0"/>
          <w:numId w:val="6"/>
        </w:numPr>
      </w:pPr>
      <w:r>
        <w:t xml:space="preserve">Что такое </w:t>
      </w:r>
      <w:r>
        <w:rPr>
          <w:lang w:val="en-US"/>
        </w:rPr>
        <w:t>web</w:t>
      </w:r>
      <w:r>
        <w:t xml:space="preserve">-интерфейс: [Электронный ресурс]. </w:t>
      </w:r>
      <w:r>
        <w:rPr>
          <w:lang w:val="en-US"/>
        </w:rPr>
        <w:t>URL</w:t>
      </w:r>
      <w:r>
        <w:t>:</w:t>
      </w:r>
      <w:r>
        <w:rPr>
          <w:lang w:val="en-US"/>
        </w:rPr>
        <w:t> </w:t>
      </w:r>
      <w:hyperlink r:id="rId34" w:history="1">
        <w:r>
          <w:rPr>
            <w:rStyle w:val="af"/>
            <w:lang w:val="en-US"/>
          </w:rPr>
          <w:t>https</w:t>
        </w:r>
        <w:r>
          <w:rPr>
            <w:rStyle w:val="af"/>
          </w:rPr>
          <w:t>://</w:t>
        </w:r>
        <w:r>
          <w:rPr>
            <w:rStyle w:val="af"/>
            <w:lang w:val="en-US"/>
          </w:rPr>
          <w:t>semantica</w:t>
        </w:r>
        <w:r>
          <w:rPr>
            <w:rStyle w:val="af"/>
          </w:rPr>
          <w:t>.</w:t>
        </w:r>
        <w:r>
          <w:rPr>
            <w:rStyle w:val="af"/>
            <w:lang w:val="en-US"/>
          </w:rPr>
          <w:t>in</w:t>
        </w:r>
        <w:r>
          <w:rPr>
            <w:rStyle w:val="af"/>
          </w:rPr>
          <w:t>/</w:t>
        </w:r>
        <w:r>
          <w:rPr>
            <w:rStyle w:val="af"/>
            <w:lang w:val="en-US"/>
          </w:rPr>
          <w:t>blog</w:t>
        </w:r>
        <w:r>
          <w:rPr>
            <w:rStyle w:val="af"/>
          </w:rPr>
          <w:t>/</w:t>
        </w:r>
        <w:r>
          <w:rPr>
            <w:rStyle w:val="af"/>
            <w:lang w:val="en-US"/>
          </w:rPr>
          <w:t>veb</w:t>
        </w:r>
        <w:r>
          <w:rPr>
            <w:rStyle w:val="af"/>
          </w:rPr>
          <w:t>-</w:t>
        </w:r>
        <w:r>
          <w:rPr>
            <w:rStyle w:val="af"/>
            <w:lang w:val="en-US"/>
          </w:rPr>
          <w:t>interfejs</w:t>
        </w:r>
        <w:r>
          <w:rPr>
            <w:rStyle w:val="af"/>
          </w:rPr>
          <w:t>.</w:t>
        </w:r>
        <w:r>
          <w:rPr>
            <w:rStyle w:val="af"/>
            <w:lang w:val="en-US"/>
          </w:rPr>
          <w:t>html</w:t>
        </w:r>
        <w:r>
          <w:rPr>
            <w:rStyle w:val="af"/>
          </w:rPr>
          <w:t>/</w:t>
        </w:r>
      </w:hyperlink>
      <w:r>
        <w:t xml:space="preserve">. </w:t>
      </w:r>
    </w:p>
    <w:p w14:paraId="0FE81094" w14:textId="77777777" w:rsidR="0098779D" w:rsidRDefault="0098779D" w:rsidP="00F61418">
      <w:pPr>
        <w:pStyle w:val="a7"/>
        <w:numPr>
          <w:ilvl w:val="0"/>
          <w:numId w:val="6"/>
        </w:numPr>
        <w:rPr>
          <w:lang w:val="en-US"/>
        </w:rPr>
      </w:pPr>
      <w:r>
        <w:t xml:space="preserve">Что такое </w:t>
      </w:r>
      <w:r>
        <w:rPr>
          <w:lang w:val="en-US"/>
        </w:rPr>
        <w:t>API</w:t>
      </w:r>
      <w:r>
        <w:t xml:space="preserve">: [Электронный ресурс]. </w:t>
      </w:r>
      <w:r>
        <w:rPr>
          <w:lang w:val="en-US"/>
        </w:rPr>
        <w:t xml:space="preserve">URL:  </w:t>
      </w:r>
      <w:hyperlink r:id="rId35" w:history="1">
        <w:r>
          <w:rPr>
            <w:rStyle w:val="af"/>
            <w:lang w:val="en-US"/>
          </w:rPr>
          <w:t>https://skillbox.ru/media/code/chto_takoe_api/</w:t>
        </w:r>
      </w:hyperlink>
      <w:r>
        <w:rPr>
          <w:lang w:val="en-US"/>
        </w:rPr>
        <w:t>.</w:t>
      </w:r>
    </w:p>
    <w:p w14:paraId="54D0C09A" w14:textId="77777777" w:rsidR="0098779D" w:rsidRDefault="0098779D" w:rsidP="00F61418">
      <w:pPr>
        <w:pStyle w:val="a7"/>
        <w:numPr>
          <w:ilvl w:val="0"/>
          <w:numId w:val="6"/>
        </w:numPr>
        <w:rPr>
          <w:lang w:val="en-US"/>
        </w:rPr>
      </w:pPr>
      <w:r>
        <w:t xml:space="preserve">Виды электронных подписей: [Электронный ресурс]. </w:t>
      </w:r>
      <w:r>
        <w:rPr>
          <w:lang w:val="en-US"/>
        </w:rPr>
        <w:t xml:space="preserve">URL:  </w:t>
      </w:r>
      <w:hyperlink r:id="rId36" w:history="1">
        <w:r>
          <w:rPr>
            <w:rStyle w:val="af"/>
            <w:lang w:val="en-US"/>
          </w:rPr>
          <w:t>http://www.consultant.ru/document/cons_doc_LAW_112701/d9cd621c949a3c9efef51c2884c247e18ab9908b/</w:t>
        </w:r>
      </w:hyperlink>
      <w:r>
        <w:rPr>
          <w:lang w:val="en-US"/>
        </w:rPr>
        <w:t>.</w:t>
      </w:r>
    </w:p>
    <w:p w14:paraId="6779AEAE" w14:textId="77777777" w:rsidR="0098779D" w:rsidRDefault="0098779D" w:rsidP="00F61418">
      <w:pPr>
        <w:pStyle w:val="a7"/>
        <w:numPr>
          <w:ilvl w:val="0"/>
          <w:numId w:val="6"/>
        </w:numPr>
        <w:rPr>
          <w:lang w:val="en-US"/>
        </w:rPr>
      </w:pPr>
      <w:r>
        <w:t xml:space="preserve">Сертификат ключа подписи: [Электронный ресурс]. </w:t>
      </w:r>
      <w:r>
        <w:rPr>
          <w:lang w:val="en-US"/>
        </w:rPr>
        <w:t>URL:  https://uc.iitrust.ru/articles/chto-takoe-sertifikat-klyucha-proverki-elektronnoy-podpisi/.</w:t>
      </w:r>
    </w:p>
    <w:p w14:paraId="422F4824" w14:textId="77777777" w:rsidR="0098779D" w:rsidRDefault="0098779D" w:rsidP="00F61418">
      <w:pPr>
        <w:pStyle w:val="a7"/>
        <w:numPr>
          <w:ilvl w:val="0"/>
          <w:numId w:val="6"/>
        </w:numPr>
        <w:rPr>
          <w:lang w:val="en-US"/>
        </w:rPr>
      </w:pPr>
      <w:r>
        <w:t xml:space="preserve">Официальный сайт </w:t>
      </w:r>
      <w:r>
        <w:rPr>
          <w:lang w:val="en-US"/>
        </w:rPr>
        <w:t>Amazon</w:t>
      </w:r>
      <w:r w:rsidRPr="0098779D">
        <w:t xml:space="preserve"> </w:t>
      </w:r>
      <w:r>
        <w:rPr>
          <w:lang w:val="en-US"/>
        </w:rPr>
        <w:t>SES</w:t>
      </w:r>
      <w:r>
        <w:t xml:space="preserve">: [Электронный ресурс]. </w:t>
      </w:r>
      <w:r>
        <w:rPr>
          <w:lang w:val="en-US"/>
        </w:rPr>
        <w:t xml:space="preserve">URL:  </w:t>
      </w:r>
      <w:r>
        <w:rPr>
          <w:szCs w:val="28"/>
          <w:u w:val="single"/>
          <w:lang w:val="en-US"/>
        </w:rPr>
        <w:t>https://aws.amazon.com/ru/ses/</w:t>
      </w:r>
      <w:r>
        <w:rPr>
          <w:lang w:val="en-US"/>
        </w:rPr>
        <w:t>.</w:t>
      </w:r>
    </w:p>
    <w:p w14:paraId="2AEF5B61" w14:textId="77777777" w:rsidR="0098779D" w:rsidRDefault="0098779D" w:rsidP="00F61418">
      <w:pPr>
        <w:pStyle w:val="a7"/>
        <w:numPr>
          <w:ilvl w:val="0"/>
          <w:numId w:val="6"/>
        </w:numPr>
      </w:pPr>
      <w:r>
        <w:t xml:space="preserve">Официальный сайт </w:t>
      </w:r>
      <w:r>
        <w:rPr>
          <w:lang w:val="en-US"/>
        </w:rPr>
        <w:t>Sendgrid</w:t>
      </w:r>
      <w:r>
        <w:t xml:space="preserve">: [Электронный ресурс]. </w:t>
      </w:r>
      <w:r>
        <w:rPr>
          <w:lang w:val="en-US"/>
        </w:rPr>
        <w:t>URL</w:t>
      </w:r>
      <w:r>
        <w:t>:</w:t>
      </w:r>
      <w:r>
        <w:rPr>
          <w:lang w:val="en-US"/>
        </w:rPr>
        <w:t xml:space="preserve">  </w:t>
      </w:r>
      <w:r>
        <w:rPr>
          <w:szCs w:val="28"/>
          <w:u w:val="single"/>
        </w:rPr>
        <w:t>https://sendgrid.com</w:t>
      </w:r>
      <w:r>
        <w:t>.</w:t>
      </w:r>
    </w:p>
    <w:p w14:paraId="3B916AF6" w14:textId="77777777" w:rsidR="0098779D" w:rsidRDefault="0098779D" w:rsidP="00F61418">
      <w:pPr>
        <w:pStyle w:val="a7"/>
        <w:numPr>
          <w:ilvl w:val="0"/>
          <w:numId w:val="6"/>
        </w:numPr>
        <w:rPr>
          <w:color w:val="000000" w:themeColor="text1"/>
        </w:rPr>
      </w:pPr>
      <w:r>
        <w:t xml:space="preserve">Проект </w:t>
      </w:r>
      <w:r>
        <w:rPr>
          <w:lang w:val="en-US"/>
        </w:rPr>
        <w:t>Email</w:t>
      </w:r>
      <w:r w:rsidRPr="0098779D">
        <w:t xml:space="preserve"> </w:t>
      </w:r>
      <w:r>
        <w:rPr>
          <w:lang w:val="en-US"/>
        </w:rPr>
        <w:t>queue</w:t>
      </w:r>
      <w:r>
        <w:t xml:space="preserve"> пользователя </w:t>
      </w:r>
      <w:r>
        <w:rPr>
          <w:lang w:val="en-US"/>
        </w:rPr>
        <w:t>tin</w:t>
      </w:r>
      <w:r>
        <w:t>-</w:t>
      </w:r>
      <w:r>
        <w:rPr>
          <w:lang w:val="en-US"/>
        </w:rPr>
        <w:t>cat</w:t>
      </w:r>
      <w:r w:rsidRPr="0098779D">
        <w:t xml:space="preserve"> </w:t>
      </w:r>
      <w:r>
        <w:t xml:space="preserve">на </w:t>
      </w:r>
      <w:r>
        <w:rPr>
          <w:lang w:val="en-US"/>
        </w:rPr>
        <w:t>Github</w:t>
      </w:r>
      <w:r>
        <w:t xml:space="preserve">: [Электронный ресурс]. </w:t>
      </w:r>
      <w:r>
        <w:rPr>
          <w:lang w:val="en-US"/>
        </w:rPr>
        <w:t>URL</w:t>
      </w:r>
      <w:r>
        <w:t>:</w:t>
      </w:r>
      <w:r>
        <w:rPr>
          <w:lang w:val="en-US"/>
        </w:rPr>
        <w:t xml:space="preserve">  </w:t>
      </w:r>
      <w:hyperlink r:id="rId37" w:history="1">
        <w:r>
          <w:rPr>
            <w:rStyle w:val="af"/>
            <w:szCs w:val="28"/>
            <w:lang w:val="en-US"/>
          </w:rPr>
          <w:t>https</w:t>
        </w:r>
        <w:r>
          <w:rPr>
            <w:rStyle w:val="af"/>
            <w:szCs w:val="28"/>
          </w:rPr>
          <w:t>://</w:t>
        </w:r>
        <w:r>
          <w:rPr>
            <w:rStyle w:val="af"/>
            <w:szCs w:val="28"/>
            <w:lang w:val="en-US"/>
          </w:rPr>
          <w:t>github</w:t>
        </w:r>
        <w:r>
          <w:rPr>
            <w:rStyle w:val="af"/>
            <w:szCs w:val="28"/>
          </w:rPr>
          <w:t>.</w:t>
        </w:r>
        <w:r>
          <w:rPr>
            <w:rStyle w:val="af"/>
            <w:szCs w:val="28"/>
            <w:lang w:val="en-US"/>
          </w:rPr>
          <w:t>com</w:t>
        </w:r>
        <w:r>
          <w:rPr>
            <w:rStyle w:val="af"/>
            <w:szCs w:val="28"/>
          </w:rPr>
          <w:t>/</w:t>
        </w:r>
        <w:r>
          <w:rPr>
            <w:rStyle w:val="af"/>
            <w:szCs w:val="28"/>
            <w:lang w:val="en-US"/>
          </w:rPr>
          <w:t>tin</w:t>
        </w:r>
        <w:r>
          <w:rPr>
            <w:rStyle w:val="af"/>
            <w:szCs w:val="28"/>
          </w:rPr>
          <w:t>-</w:t>
        </w:r>
        <w:r>
          <w:rPr>
            <w:rStyle w:val="af"/>
            <w:szCs w:val="28"/>
            <w:lang w:val="en-US"/>
          </w:rPr>
          <w:t>cat</w:t>
        </w:r>
        <w:r>
          <w:rPr>
            <w:rStyle w:val="af"/>
            <w:szCs w:val="28"/>
          </w:rPr>
          <w:t>/</w:t>
        </w:r>
        <w:r>
          <w:rPr>
            <w:rStyle w:val="af"/>
            <w:szCs w:val="28"/>
            <w:lang w:val="en-US"/>
          </w:rPr>
          <w:t>emailqueue</w:t>
        </w:r>
      </w:hyperlink>
      <w:r>
        <w:t>.</w:t>
      </w:r>
    </w:p>
    <w:p w14:paraId="54C12739" w14:textId="77777777" w:rsidR="0098779D" w:rsidRDefault="0098779D" w:rsidP="00F61418">
      <w:pPr>
        <w:pStyle w:val="a7"/>
        <w:numPr>
          <w:ilvl w:val="0"/>
          <w:numId w:val="6"/>
        </w:numPr>
        <w:rPr>
          <w:lang w:val="en-US"/>
        </w:rPr>
      </w:pPr>
      <w:bookmarkStart w:id="199" w:name="_Ref72677494"/>
      <w:r>
        <w:t xml:space="preserve">Введение в </w:t>
      </w:r>
      <w:r>
        <w:rPr>
          <w:lang w:val="en-US"/>
        </w:rPr>
        <w:t>Web</w:t>
      </w:r>
      <w:r w:rsidRPr="0098779D">
        <w:t xml:space="preserve"> </w:t>
      </w:r>
      <w:r>
        <w:rPr>
          <w:lang w:val="en-US"/>
        </w:rPr>
        <w:t>API</w:t>
      </w:r>
      <w:r>
        <w:t xml:space="preserve">: [Электронный ресурс]. </w:t>
      </w:r>
      <w:r>
        <w:rPr>
          <w:lang w:val="en-US"/>
        </w:rPr>
        <w:t xml:space="preserve">URL:  </w:t>
      </w:r>
      <w:hyperlink r:id="rId38" w:history="1">
        <w:r>
          <w:rPr>
            <w:rStyle w:val="af"/>
            <w:lang w:val="en-US"/>
          </w:rPr>
          <w:t>https://metanit.com/sharp/mvc/12.1.php</w:t>
        </w:r>
      </w:hyperlink>
      <w:r>
        <w:rPr>
          <w:lang w:val="en-US"/>
        </w:rPr>
        <w:t>.</w:t>
      </w:r>
      <w:bookmarkEnd w:id="199"/>
    </w:p>
    <w:p w14:paraId="110A96F8" w14:textId="77777777" w:rsidR="0098779D" w:rsidRDefault="0098779D" w:rsidP="00F61418">
      <w:pPr>
        <w:pStyle w:val="a7"/>
        <w:numPr>
          <w:ilvl w:val="0"/>
          <w:numId w:val="6"/>
        </w:numPr>
        <w:rPr>
          <w:lang w:val="en-US"/>
        </w:rPr>
      </w:pPr>
      <w:bookmarkStart w:id="200" w:name="_Ref72677513"/>
      <w:r>
        <w:t xml:space="preserve">Документация по </w:t>
      </w:r>
      <w:r>
        <w:rPr>
          <w:lang w:val="en-US"/>
        </w:rPr>
        <w:t>ASP</w:t>
      </w:r>
      <w:r>
        <w:t>.</w:t>
      </w:r>
      <w:r>
        <w:rPr>
          <w:lang w:val="en-US"/>
        </w:rPr>
        <w:t>NET</w:t>
      </w:r>
      <w:r>
        <w:t xml:space="preserve">: [Электронный ресурс]. </w:t>
      </w:r>
      <w:r>
        <w:rPr>
          <w:lang w:val="en-US"/>
        </w:rPr>
        <w:t xml:space="preserve">URL: </w:t>
      </w:r>
      <w:hyperlink r:id="rId39" w:history="1">
        <w:r>
          <w:rPr>
            <w:rStyle w:val="af"/>
            <w:lang w:val="en-US"/>
          </w:rPr>
          <w:t>https://docs.microsoft.com/ru-ru/aspnet/core/?view=aspnetcore-3.1</w:t>
        </w:r>
      </w:hyperlink>
      <w:r>
        <w:rPr>
          <w:lang w:val="en-US"/>
        </w:rPr>
        <w:t>.</w:t>
      </w:r>
      <w:bookmarkEnd w:id="200"/>
    </w:p>
    <w:p w14:paraId="5E4E52BA" w14:textId="77777777" w:rsidR="0098779D" w:rsidRDefault="0098779D" w:rsidP="00F61418">
      <w:pPr>
        <w:pStyle w:val="a7"/>
        <w:numPr>
          <w:ilvl w:val="0"/>
          <w:numId w:val="6"/>
        </w:numPr>
      </w:pPr>
      <w:bookmarkStart w:id="201" w:name="_Ref72677847"/>
      <w:r>
        <w:t xml:space="preserve">Нормализация сущностей: [Электронный ресурс]. </w:t>
      </w:r>
      <w:r>
        <w:rPr>
          <w:lang w:val="en-US"/>
        </w:rPr>
        <w:t>URL</w:t>
      </w:r>
      <w:r>
        <w:t>:</w:t>
      </w:r>
      <w:r>
        <w:rPr>
          <w:lang w:val="en-US"/>
        </w:rPr>
        <w:t> </w:t>
      </w:r>
      <w:hyperlink r:id="rId40" w:history="1">
        <w:r>
          <w:rPr>
            <w:rStyle w:val="af"/>
          </w:rPr>
          <w:t>https://habr.com/ru/post/254773</w:t>
        </w:r>
      </w:hyperlink>
      <w:r>
        <w:t>.</w:t>
      </w:r>
      <w:bookmarkEnd w:id="201"/>
    </w:p>
    <w:p w14:paraId="7DC890F8" w14:textId="77777777" w:rsidR="0098779D" w:rsidRDefault="0098779D" w:rsidP="00F61418">
      <w:pPr>
        <w:pStyle w:val="a7"/>
        <w:numPr>
          <w:ilvl w:val="0"/>
          <w:numId w:val="6"/>
        </w:numPr>
      </w:pPr>
      <w:r>
        <w:t xml:space="preserve">Основы </w:t>
      </w:r>
      <w:r>
        <w:rPr>
          <w:lang w:val="en-US"/>
        </w:rPr>
        <w:t>UML</w:t>
      </w:r>
      <w:r w:rsidRPr="0098779D">
        <w:t xml:space="preserve"> </w:t>
      </w:r>
      <w:r>
        <w:t>– диаграммы использования (</w:t>
      </w:r>
      <w:r>
        <w:rPr>
          <w:lang w:val="en-US"/>
        </w:rPr>
        <w:t>use</w:t>
      </w:r>
      <w:r>
        <w:t>-</w:t>
      </w:r>
      <w:r>
        <w:rPr>
          <w:lang w:val="en-US"/>
        </w:rPr>
        <w:t>case</w:t>
      </w:r>
      <w:r>
        <w:t xml:space="preserve">): [Электронный ресурс]. </w:t>
      </w:r>
      <w:r>
        <w:rPr>
          <w:lang w:val="en-US"/>
        </w:rPr>
        <w:t xml:space="preserve">URL: </w:t>
      </w:r>
      <w:hyperlink r:id="rId41" w:history="1">
        <w:r>
          <w:rPr>
            <w:rStyle w:val="af"/>
            <w:lang w:val="en-US"/>
          </w:rPr>
          <w:t>https://pro-prof.com/archives/2594</w:t>
        </w:r>
      </w:hyperlink>
      <w:r>
        <w:rPr>
          <w:lang w:val="en-US"/>
        </w:rPr>
        <w:t>.</w:t>
      </w:r>
    </w:p>
    <w:p w14:paraId="126E6D69" w14:textId="77777777" w:rsidR="0098779D" w:rsidRDefault="0098779D" w:rsidP="00F61418">
      <w:pPr>
        <w:pStyle w:val="a7"/>
        <w:numPr>
          <w:ilvl w:val="0"/>
          <w:numId w:val="6"/>
        </w:numPr>
        <w:rPr>
          <w:lang w:val="en-US"/>
        </w:rPr>
      </w:pPr>
      <w:bookmarkStart w:id="202" w:name="_Ref72687001"/>
      <w:r>
        <w:t xml:space="preserve">Тестирование методом черного ящика: [Электронный ресурс]. </w:t>
      </w:r>
      <w:r>
        <w:rPr>
          <w:lang w:val="en-US"/>
        </w:rPr>
        <w:t xml:space="preserve">URL:  </w:t>
      </w:r>
      <w:hyperlink r:id="rId42" w:history="1">
        <w:r>
          <w:rPr>
            <w:rStyle w:val="af"/>
            <w:lang w:val="en-US"/>
          </w:rPr>
          <w:t>https://habr.com/ru/post/462837/</w:t>
        </w:r>
      </w:hyperlink>
      <w:r>
        <w:rPr>
          <w:lang w:val="en-US"/>
        </w:rPr>
        <w:t>.</w:t>
      </w:r>
      <w:bookmarkEnd w:id="202"/>
    </w:p>
    <w:p w14:paraId="31681D9A" w14:textId="77777777" w:rsidR="0098779D" w:rsidRDefault="0098779D" w:rsidP="00F61418">
      <w:pPr>
        <w:pStyle w:val="a7"/>
        <w:numPr>
          <w:ilvl w:val="0"/>
          <w:numId w:val="6"/>
        </w:numPr>
      </w:pPr>
      <w:bookmarkStart w:id="203" w:name="_Ref72686972"/>
      <w:r>
        <w:t xml:space="preserve">Модульное тестирование или юнит-тестирование: [Электронный ресурс]. </w:t>
      </w:r>
      <w:r>
        <w:rPr>
          <w:lang w:val="en-US"/>
        </w:rPr>
        <w:t>URL</w:t>
      </w:r>
      <w:r>
        <w:t>:</w:t>
      </w:r>
      <w:r>
        <w:rPr>
          <w:lang w:val="en-US"/>
        </w:rPr>
        <w:t xml:space="preserve">  </w:t>
      </w:r>
      <w:hyperlink r:id="rId43" w:history="1">
        <w:r>
          <w:rPr>
            <w:rStyle w:val="af"/>
          </w:rPr>
          <w:t>https://habr.com/ru/post/169381/</w:t>
        </w:r>
      </w:hyperlink>
      <w:r>
        <w:t>.</w:t>
      </w:r>
      <w:bookmarkEnd w:id="203"/>
    </w:p>
    <w:p w14:paraId="0244693A" w14:textId="77777777" w:rsidR="0098779D" w:rsidRDefault="0098779D" w:rsidP="00F61418">
      <w:pPr>
        <w:pStyle w:val="a7"/>
        <w:numPr>
          <w:ilvl w:val="0"/>
          <w:numId w:val="6"/>
        </w:numPr>
        <w:rPr>
          <w:lang w:val="en-US"/>
        </w:rPr>
      </w:pPr>
      <w:bookmarkStart w:id="204" w:name="_Ref72676344"/>
      <w:r>
        <w:lastRenderedPageBreak/>
        <w:t xml:space="preserve">Кросс-браузерное тестирование: [Электронный ресурс]. </w:t>
      </w:r>
      <w:r>
        <w:rPr>
          <w:lang w:val="en-US"/>
        </w:rPr>
        <w:t xml:space="preserve">URL:  </w:t>
      </w:r>
      <w:hyperlink r:id="rId44" w:history="1">
        <w:r>
          <w:rPr>
            <w:rStyle w:val="af"/>
            <w:lang w:val="en-US"/>
          </w:rPr>
          <w:t>https://imajor.ru/razrabotka/verstka/krossbrauzernost-sayta</w:t>
        </w:r>
      </w:hyperlink>
      <w:r>
        <w:rPr>
          <w:lang w:val="en-US"/>
        </w:rPr>
        <w:t>.</w:t>
      </w:r>
      <w:bookmarkEnd w:id="204"/>
    </w:p>
    <w:p w14:paraId="1585861A" w14:textId="77777777" w:rsidR="0098779D" w:rsidRDefault="0098779D" w:rsidP="00F61418">
      <w:pPr>
        <w:pStyle w:val="a7"/>
        <w:numPr>
          <w:ilvl w:val="0"/>
          <w:numId w:val="6"/>
        </w:numPr>
      </w:pPr>
      <w:r>
        <w:t xml:space="preserve">Язык </w:t>
      </w:r>
      <w:r>
        <w:rPr>
          <w:lang w:val="en-US"/>
        </w:rPr>
        <w:t>UML</w:t>
      </w:r>
      <w:r>
        <w:t>. Руководство пользователя: [Текст] / Буч Г., Рамбо Д., Якобсон</w:t>
      </w:r>
      <w:r>
        <w:rPr>
          <w:lang w:val="en-US"/>
        </w:rPr>
        <w:t> </w:t>
      </w:r>
      <w:r>
        <w:t>И. – 2-е издание: Пер. с англ Мухин Н.</w:t>
      </w:r>
      <w:r>
        <w:rPr>
          <w:rFonts w:ascii="yandex-sans" w:hAnsi="yandex-sans"/>
          <w:color w:val="000000"/>
          <w:sz w:val="23"/>
          <w:szCs w:val="23"/>
          <w:shd w:val="clear" w:color="auto" w:fill="FFFFFF"/>
        </w:rPr>
        <w:t>, М.: ДМК Пресс. – 496 с.: ил.</w:t>
      </w:r>
    </w:p>
    <w:p w14:paraId="3E76577C" w14:textId="77777777" w:rsidR="0098779D" w:rsidRDefault="0098779D" w:rsidP="00F61418">
      <w:pPr>
        <w:pStyle w:val="a7"/>
        <w:numPr>
          <w:ilvl w:val="0"/>
          <w:numId w:val="6"/>
        </w:numPr>
      </w:pPr>
      <w:r>
        <w:t xml:space="preserve">Документация по C#: [Электронный ресурс]. </w:t>
      </w:r>
      <w:r>
        <w:rPr>
          <w:lang w:val="en-US"/>
        </w:rPr>
        <w:t>URL</w:t>
      </w:r>
      <w:r>
        <w:t>:</w:t>
      </w:r>
      <w:r>
        <w:rPr>
          <w:lang w:val="en-US"/>
        </w:rPr>
        <w:t> </w:t>
      </w:r>
      <w:hyperlink r:id="rId45" w:history="1">
        <w:r>
          <w:rPr>
            <w:rStyle w:val="af"/>
          </w:rPr>
          <w:t>https://docs.microsoft.com/ru-ru/dotnet/csharp/</w:t>
        </w:r>
      </w:hyperlink>
    </w:p>
    <w:p w14:paraId="5D06F7D4" w14:textId="77777777" w:rsidR="0098779D" w:rsidRDefault="0098779D" w:rsidP="00F61418">
      <w:pPr>
        <w:pStyle w:val="a7"/>
        <w:numPr>
          <w:ilvl w:val="0"/>
          <w:numId w:val="6"/>
        </w:numPr>
      </w:pPr>
      <w:bookmarkStart w:id="205" w:name="_Ref72677091"/>
      <w:r>
        <w:t xml:space="preserve">Официальная страница Angular: [Электронный ресурс]. </w:t>
      </w:r>
      <w:r>
        <w:rPr>
          <w:lang w:val="en-US"/>
        </w:rPr>
        <w:t>URL</w:t>
      </w:r>
      <w:r>
        <w:t>:</w:t>
      </w:r>
      <w:r>
        <w:rPr>
          <w:lang w:val="en-US"/>
        </w:rPr>
        <w:t> </w:t>
      </w:r>
      <w:hyperlink r:id="rId46" w:history="1">
        <w:r>
          <w:rPr>
            <w:rStyle w:val="af"/>
          </w:rPr>
          <w:t>https://angular.io/?developerstash</w:t>
        </w:r>
      </w:hyperlink>
      <w:r>
        <w:t>.</w:t>
      </w:r>
      <w:bookmarkEnd w:id="205"/>
    </w:p>
    <w:p w14:paraId="6F5E5A4D" w14:textId="77777777" w:rsidR="0098779D" w:rsidRDefault="0098779D" w:rsidP="00F61418">
      <w:pPr>
        <w:pStyle w:val="a7"/>
        <w:numPr>
          <w:ilvl w:val="0"/>
          <w:numId w:val="6"/>
        </w:numPr>
      </w:pPr>
      <w:bookmarkStart w:id="206" w:name="_Ref72677078"/>
      <w:r>
        <w:rPr>
          <w:lang w:val="en-US"/>
        </w:rPr>
        <w:t>React</w:t>
      </w:r>
      <w:r w:rsidRPr="0098779D">
        <w:t xml:space="preserve"> </w:t>
      </w:r>
      <w:r>
        <w:t>в действии: [Текст] / Марк Тиленс Томас – СПб.: Питер, 2019.</w:t>
      </w:r>
      <w:bookmarkEnd w:id="206"/>
    </w:p>
    <w:p w14:paraId="11BB3775" w14:textId="77777777" w:rsidR="0098779D" w:rsidRDefault="0098779D" w:rsidP="00F61418">
      <w:pPr>
        <w:pStyle w:val="a7"/>
        <w:numPr>
          <w:ilvl w:val="0"/>
          <w:numId w:val="6"/>
        </w:numPr>
      </w:pPr>
      <w:bookmarkStart w:id="207" w:name="_Ref72677425"/>
      <w:r>
        <w:rPr>
          <w:lang w:val="en-US"/>
        </w:rPr>
        <w:t>Vue</w:t>
      </w:r>
      <w:r>
        <w:t>.</w:t>
      </w:r>
      <w:r>
        <w:rPr>
          <w:lang w:val="en-US"/>
        </w:rPr>
        <w:t>js</w:t>
      </w:r>
      <w:r w:rsidRPr="0098779D">
        <w:t xml:space="preserve"> </w:t>
      </w:r>
      <w:r>
        <w:t>в действии [Текст] / Эрик Хэнчетт, Бенджамин Листоун – СПб: Питер, 2019.</w:t>
      </w:r>
      <w:bookmarkEnd w:id="207"/>
    </w:p>
    <w:p w14:paraId="564B442A" w14:textId="77777777" w:rsidR="0098779D" w:rsidRDefault="0098779D" w:rsidP="00F61418">
      <w:pPr>
        <w:pStyle w:val="a7"/>
        <w:numPr>
          <w:ilvl w:val="0"/>
          <w:numId w:val="6"/>
        </w:numPr>
      </w:pPr>
      <w:bookmarkStart w:id="208" w:name="_Ref72677065"/>
      <w:r>
        <w:t xml:space="preserve">Большая книга </w:t>
      </w:r>
      <w:r>
        <w:rPr>
          <w:lang w:val="en-US"/>
        </w:rPr>
        <w:t>CSS</w:t>
      </w:r>
      <w:r>
        <w:t>: [Текст] / Дэвид Макфарланд – СПб.: Питер, 2016</w:t>
      </w:r>
      <w:r>
        <w:rPr>
          <w:rFonts w:ascii="Arial" w:hAnsi="Arial" w:cs="Arial"/>
          <w:sz w:val="23"/>
          <w:szCs w:val="23"/>
          <w:shd w:val="clear" w:color="auto" w:fill="FFFFFF"/>
        </w:rPr>
        <w:t>.</w:t>
      </w:r>
      <w:bookmarkEnd w:id="208"/>
    </w:p>
    <w:p w14:paraId="2082F619" w14:textId="77777777" w:rsidR="0098779D" w:rsidRDefault="0098779D" w:rsidP="00F61418">
      <w:pPr>
        <w:pStyle w:val="a7"/>
        <w:numPr>
          <w:ilvl w:val="0"/>
          <w:numId w:val="6"/>
        </w:numPr>
        <w:rPr>
          <w:rStyle w:val="af"/>
          <w:lang w:val="en-US"/>
        </w:rPr>
      </w:pPr>
      <w:bookmarkStart w:id="209" w:name="_Ref72677115"/>
      <w:r>
        <w:t xml:space="preserve">Современный учебник JavaScript: [Электронный ресурс]. </w:t>
      </w:r>
      <w:r>
        <w:rPr>
          <w:lang w:val="en-US"/>
        </w:rPr>
        <w:t xml:space="preserve">URL: </w:t>
      </w:r>
      <w:hyperlink r:id="rId47" w:history="1">
        <w:r>
          <w:rPr>
            <w:rStyle w:val="af"/>
            <w:lang w:val="en-US"/>
          </w:rPr>
          <w:t>https://learn.javascript.ru/</w:t>
        </w:r>
      </w:hyperlink>
      <w:bookmarkEnd w:id="209"/>
    </w:p>
    <w:p w14:paraId="5B27D3B4" w14:textId="77777777" w:rsidR="0098779D" w:rsidRDefault="0098779D" w:rsidP="00F61418">
      <w:pPr>
        <w:pStyle w:val="a7"/>
        <w:numPr>
          <w:ilvl w:val="0"/>
          <w:numId w:val="6"/>
        </w:numPr>
        <w:rPr>
          <w:color w:val="000000" w:themeColor="text1"/>
        </w:rPr>
      </w:pPr>
      <w:bookmarkStart w:id="210" w:name="_Ref72677592"/>
      <w:r>
        <w:t xml:space="preserve">Язык программирования </w:t>
      </w:r>
      <w:r>
        <w:rPr>
          <w:lang w:val="en-US"/>
        </w:rPr>
        <w:t>C</w:t>
      </w:r>
      <w:r>
        <w:t># 7 и платформы .</w:t>
      </w:r>
      <w:r>
        <w:rPr>
          <w:lang w:val="en-US"/>
        </w:rPr>
        <w:t>NET</w:t>
      </w:r>
      <w:r>
        <w:t xml:space="preserve"> и .</w:t>
      </w:r>
      <w:r>
        <w:rPr>
          <w:lang w:val="en-US"/>
        </w:rPr>
        <w:t>NET</w:t>
      </w:r>
      <w:r w:rsidRPr="0098779D">
        <w:t xml:space="preserve"> </w:t>
      </w:r>
      <w:r>
        <w:rPr>
          <w:lang w:val="en-US"/>
        </w:rPr>
        <w:t>Core</w:t>
      </w:r>
      <w:r>
        <w:t xml:space="preserve"> [Текст] / Троелсен, Джепикс – 2018.</w:t>
      </w:r>
      <w:bookmarkEnd w:id="210"/>
    </w:p>
    <w:p w14:paraId="21F18A31" w14:textId="77777777" w:rsidR="0098779D" w:rsidRDefault="0098779D" w:rsidP="00F61418">
      <w:pPr>
        <w:pStyle w:val="a7"/>
        <w:numPr>
          <w:ilvl w:val="0"/>
          <w:numId w:val="6"/>
        </w:numPr>
        <w:rPr>
          <w:lang w:val="en-US"/>
        </w:rPr>
      </w:pPr>
      <w:r>
        <w:rPr>
          <w:lang w:val="en-US"/>
        </w:rPr>
        <w:t>Software Engineering for Internet Applications by Eve Andersson [</w:t>
      </w:r>
      <w:r>
        <w:t>Текст</w:t>
      </w:r>
      <w:r>
        <w:rPr>
          <w:lang w:val="en-US"/>
        </w:rPr>
        <w:t>] / Philip Greenspun, Andrew Grumet – 2006.</w:t>
      </w:r>
    </w:p>
    <w:p w14:paraId="4A4F3F8F" w14:textId="77777777" w:rsidR="0098779D" w:rsidRDefault="0098779D" w:rsidP="00F61418">
      <w:pPr>
        <w:pStyle w:val="a7"/>
        <w:numPr>
          <w:ilvl w:val="0"/>
          <w:numId w:val="6"/>
        </w:numPr>
        <w:rPr>
          <w:rStyle w:val="af"/>
        </w:rPr>
      </w:pPr>
      <w:bookmarkStart w:id="211" w:name="_Ref72677526"/>
      <w:r>
        <w:rPr>
          <w:lang w:val="en-US"/>
        </w:rPr>
        <w:t>Microsoft</w:t>
      </w:r>
      <w:r w:rsidRPr="0098779D">
        <w:t xml:space="preserve"> </w:t>
      </w:r>
      <w:r>
        <w:rPr>
          <w:lang w:val="en-US"/>
        </w:rPr>
        <w:t>SQL</w:t>
      </w:r>
      <w:r w:rsidRPr="0098779D">
        <w:t xml:space="preserve"> </w:t>
      </w:r>
      <w:r>
        <w:rPr>
          <w:lang w:val="en-US"/>
        </w:rPr>
        <w:t>Server</w:t>
      </w:r>
      <w:r>
        <w:t>: [Текст] /</w:t>
      </w:r>
      <w:bookmarkEnd w:id="211"/>
      <w:r>
        <w:t xml:space="preserve"> Душан Петкович – Санкт-Петербург «БХВ-Петербург» – 2013.</w:t>
      </w:r>
    </w:p>
    <w:p w14:paraId="5D462EE8" w14:textId="77777777" w:rsidR="0098779D" w:rsidRDefault="0098779D" w:rsidP="00F61418">
      <w:pPr>
        <w:pStyle w:val="a7"/>
        <w:numPr>
          <w:ilvl w:val="0"/>
          <w:numId w:val="6"/>
        </w:numPr>
        <w:rPr>
          <w:color w:val="000000" w:themeColor="text1"/>
          <w:lang w:val="en-US"/>
        </w:rPr>
      </w:pPr>
      <w:bookmarkStart w:id="212" w:name="_Ref72677548"/>
      <w:r>
        <w:t xml:space="preserve">Техническая документация по </w:t>
      </w:r>
      <w:r>
        <w:rPr>
          <w:lang w:val="en-US"/>
        </w:rPr>
        <w:t>MySQL</w:t>
      </w:r>
      <w:r>
        <w:t xml:space="preserve">: [Электронный ресурс]. </w:t>
      </w:r>
      <w:r>
        <w:rPr>
          <w:lang w:val="en-US"/>
        </w:rPr>
        <w:t xml:space="preserve">URL: </w:t>
      </w:r>
      <w:hyperlink r:id="rId48" w:history="1">
        <w:r>
          <w:rPr>
            <w:rStyle w:val="af"/>
            <w:lang w:val="en-US"/>
          </w:rPr>
          <w:t>https://dev.mysql.com/doc/</w:t>
        </w:r>
      </w:hyperlink>
      <w:bookmarkEnd w:id="212"/>
    </w:p>
    <w:p w14:paraId="2F6E629F" w14:textId="688271F1" w:rsidR="001B7ED6" w:rsidRPr="0098779D" w:rsidRDefault="0098779D" w:rsidP="00F61418">
      <w:pPr>
        <w:pStyle w:val="a7"/>
        <w:numPr>
          <w:ilvl w:val="0"/>
          <w:numId w:val="6"/>
        </w:numPr>
        <w:rPr>
          <w:noProof/>
          <w:color w:val="000000" w:themeColor="text1"/>
          <w:lang w:val="en-US"/>
        </w:rPr>
      </w:pPr>
      <w:bookmarkStart w:id="213" w:name="_Ref72677556"/>
      <w:r>
        <w:t xml:space="preserve">Техническая документация по </w:t>
      </w:r>
      <w:r>
        <w:rPr>
          <w:lang w:val="en-US"/>
        </w:rPr>
        <w:t>PostgreSQL</w:t>
      </w:r>
      <w:r>
        <w:t xml:space="preserve">: [Электронный ресурс]. </w:t>
      </w:r>
      <w:r>
        <w:rPr>
          <w:lang w:val="en-US"/>
        </w:rPr>
        <w:t xml:space="preserve">URL: </w:t>
      </w:r>
      <w:hyperlink r:id="rId49" w:history="1">
        <w:r>
          <w:rPr>
            <w:rStyle w:val="af"/>
            <w:lang w:val="en-US"/>
          </w:rPr>
          <w:t>https://postgrespro.ru/docs/postgresql</w:t>
        </w:r>
        <w:bookmarkEnd w:id="213"/>
      </w:hyperlink>
    </w:p>
    <w:p w14:paraId="38CA3C10" w14:textId="1809A225" w:rsidR="00EE37E6" w:rsidRDefault="00EE37E6" w:rsidP="00EE37E6">
      <w:pPr>
        <w:pStyle w:val="1"/>
        <w:numPr>
          <w:ilvl w:val="0"/>
          <w:numId w:val="0"/>
        </w:numPr>
        <w:rPr>
          <w:noProof/>
        </w:rPr>
      </w:pPr>
      <w:r>
        <w:rPr>
          <w:noProof/>
        </w:rPr>
        <w:lastRenderedPageBreak/>
        <w:t>ПРИЛОЖЕНИЯ</w:t>
      </w:r>
    </w:p>
    <w:p w14:paraId="449E2415" w14:textId="0F5832EF" w:rsidR="009873F2" w:rsidRPr="009873F2" w:rsidRDefault="009873F2" w:rsidP="009873F2">
      <w:pPr>
        <w:pStyle w:val="2"/>
        <w:numPr>
          <w:ilvl w:val="0"/>
          <w:numId w:val="0"/>
        </w:numPr>
      </w:pPr>
      <w:r w:rsidRPr="009873F2">
        <w:rPr>
          <w:rStyle w:val="20"/>
          <w:b/>
        </w:rPr>
        <w:t>Приложение</w:t>
      </w:r>
      <w:r>
        <w:t xml:space="preserve"> 1</w:t>
      </w:r>
    </w:p>
    <w:p w14:paraId="26378171" w14:textId="77777777" w:rsidR="009873F2" w:rsidRPr="009873F2" w:rsidRDefault="009873F2" w:rsidP="009873F2">
      <w:pPr>
        <w:pStyle w:val="3"/>
        <w:numPr>
          <w:ilvl w:val="0"/>
          <w:numId w:val="0"/>
        </w:numPr>
        <w:ind w:left="720"/>
      </w:pPr>
      <w:bookmarkStart w:id="214" w:name="_Toc73601187"/>
      <w:r w:rsidRPr="009873F2">
        <w:t>Организационная структура проекта</w:t>
      </w:r>
      <w:bookmarkEnd w:id="214"/>
    </w:p>
    <w:p w14:paraId="3A6D91BC" w14:textId="77777777" w:rsidR="009873F2" w:rsidRDefault="009873F2" w:rsidP="009873F2">
      <w:pPr>
        <w:ind w:firstLine="708"/>
      </w:pPr>
      <w:r>
        <w:rPr>
          <w:rFonts w:eastAsia="Times New Roman"/>
        </w:rPr>
        <w:t>Перед началом разработки любой программной системы необходимо выяснить, насколько целесообразна ее разработка, как с точки зрения полезности, так и с точки зрения экономической эффективности. В технико-экономической части работы рассматриваются вопросы организации работ по созданию и внедрению программной системы, а также приводится расчёт ее себестоимости.</w:t>
      </w:r>
      <w:bookmarkStart w:id="215" w:name="_Toc359344425"/>
      <w:bookmarkStart w:id="216" w:name="_Toc322893641"/>
    </w:p>
    <w:p w14:paraId="187CB04B" w14:textId="76347C87" w:rsidR="009873F2" w:rsidRDefault="009873F2" w:rsidP="009873F2">
      <w:r>
        <w:t>Организационная структура проекта (</w:t>
      </w:r>
      <w:r>
        <w:rPr>
          <w:lang w:val="en-US"/>
        </w:rPr>
        <w:t>OBS</w:t>
      </w:r>
      <w:r>
        <w:t>) приведена на рис.</w:t>
      </w:r>
      <w:r w:rsidR="0048591B">
        <w:t>1.</w:t>
      </w:r>
      <w:r>
        <w:t>1.</w:t>
      </w:r>
    </w:p>
    <w:p w14:paraId="0283DC4E" w14:textId="77777777" w:rsidR="009873F2" w:rsidRDefault="009873F2" w:rsidP="009873F2">
      <w:pPr>
        <w:ind w:firstLine="0"/>
        <w:jc w:val="center"/>
      </w:pPr>
      <w:r>
        <w:rPr>
          <w:noProof/>
          <w:lang w:eastAsia="ru-RU"/>
        </w:rPr>
        <w:drawing>
          <wp:inline distT="0" distB="0" distL="0" distR="0" wp14:anchorId="6CBA0EBA" wp14:editId="38D3F5C6">
            <wp:extent cx="6127750" cy="937895"/>
            <wp:effectExtent l="0" t="0" r="6350" b="0"/>
            <wp:docPr id="61" name="Рисунок 61" descr="Ро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Роли"/>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937895"/>
                    </a:xfrm>
                    <a:prstGeom prst="rect">
                      <a:avLst/>
                    </a:prstGeom>
                    <a:noFill/>
                    <a:ln>
                      <a:noFill/>
                    </a:ln>
                  </pic:spPr>
                </pic:pic>
              </a:graphicData>
            </a:graphic>
          </wp:inline>
        </w:drawing>
      </w:r>
    </w:p>
    <w:p w14:paraId="17A75283" w14:textId="23959EE0" w:rsidR="009873F2" w:rsidRDefault="009873F2" w:rsidP="009873F2">
      <w:pPr>
        <w:pStyle w:val="affffff4"/>
      </w:pPr>
      <w:r>
        <w:t xml:space="preserve">Рис. </w:t>
      </w:r>
      <w:r w:rsidR="0048591B">
        <w:t>1</w:t>
      </w:r>
      <w:r>
        <w:t>.1. Организационная структура проекта</w:t>
      </w:r>
    </w:p>
    <w:p w14:paraId="09152B96" w14:textId="77777777" w:rsidR="009873F2" w:rsidRPr="009873F2" w:rsidRDefault="009873F2" w:rsidP="009873F2">
      <w:pPr>
        <w:pStyle w:val="3"/>
        <w:numPr>
          <w:ilvl w:val="0"/>
          <w:numId w:val="0"/>
        </w:numPr>
        <w:ind w:left="720"/>
      </w:pPr>
      <w:bookmarkStart w:id="217" w:name="_Toc73469574"/>
      <w:bookmarkEnd w:id="215"/>
      <w:bookmarkEnd w:id="216"/>
      <w:r w:rsidRPr="009873F2">
        <w:t>Календарный план про</w:t>
      </w:r>
      <w:bookmarkStart w:id="218" w:name="_GoBack"/>
      <w:bookmarkEnd w:id="218"/>
      <w:r w:rsidRPr="009873F2">
        <w:t>екта</w:t>
      </w:r>
      <w:bookmarkEnd w:id="217"/>
    </w:p>
    <w:p w14:paraId="0C35C242" w14:textId="77777777" w:rsidR="009873F2" w:rsidRDefault="009873F2" w:rsidP="009873F2">
      <w:pPr>
        <w:rPr>
          <w:rFonts w:eastAsia="Times New Roman"/>
        </w:rPr>
      </w:pPr>
      <w:r>
        <w:rPr>
          <w:rFonts w:eastAsia="Times New Roman"/>
        </w:rPr>
        <w:t>Для оценки расходов на реализацию проекта в числе прочих необходимо определить временные затраты на его реализацию. Для определения временных затрат проекта необходимо разработать календарный план проекта. Реализуемый проект является типовым для Компании, исходя из этого, был сформирован состав работ проекта, определена их длительность, а также распределение ресурсов по ним. При разработке календарного плана были учтены ограничения и допущения, накладываемые на проект Заказчиком.</w:t>
      </w:r>
    </w:p>
    <w:p w14:paraId="056A0A43" w14:textId="77777777" w:rsidR="009873F2" w:rsidRDefault="009873F2" w:rsidP="009873F2">
      <w:pPr>
        <w:rPr>
          <w:rFonts w:eastAsia="Times New Roman"/>
        </w:rPr>
      </w:pPr>
      <w:r>
        <w:rPr>
          <w:rFonts w:eastAsia="Times New Roman"/>
        </w:rPr>
        <w:t>Для реализации проекта необходимо выполнить ряд работ, представленных ниже.</w:t>
      </w:r>
    </w:p>
    <w:p w14:paraId="50186D3A" w14:textId="77777777" w:rsidR="009873F2" w:rsidRDefault="009873F2" w:rsidP="009873F2">
      <w:pPr>
        <w:pStyle w:val="a7"/>
        <w:numPr>
          <w:ilvl w:val="0"/>
          <w:numId w:val="45"/>
        </w:numPr>
        <w:ind w:left="1066" w:hanging="357"/>
        <w:rPr>
          <w:rFonts w:eastAsia="Times New Roman"/>
        </w:rPr>
      </w:pPr>
      <w:r>
        <w:rPr>
          <w:rFonts w:eastAsia="Times New Roman"/>
        </w:rPr>
        <w:t>Сбор требований Заказчика к разрабатываемому ПО.</w:t>
      </w:r>
    </w:p>
    <w:p w14:paraId="54232F73" w14:textId="77777777" w:rsidR="009873F2" w:rsidRDefault="009873F2" w:rsidP="009873F2">
      <w:pPr>
        <w:pStyle w:val="a7"/>
        <w:numPr>
          <w:ilvl w:val="0"/>
          <w:numId w:val="45"/>
        </w:numPr>
        <w:ind w:left="1066" w:hanging="357"/>
        <w:rPr>
          <w:rFonts w:eastAsia="Times New Roman"/>
        </w:rPr>
      </w:pPr>
      <w:r>
        <w:rPr>
          <w:rFonts w:eastAsia="Times New Roman"/>
        </w:rPr>
        <w:t>Разработка и согласование ТЗ.</w:t>
      </w:r>
    </w:p>
    <w:p w14:paraId="64E01F66" w14:textId="77777777" w:rsidR="009873F2" w:rsidRDefault="009873F2" w:rsidP="009873F2">
      <w:pPr>
        <w:pStyle w:val="a7"/>
        <w:numPr>
          <w:ilvl w:val="0"/>
          <w:numId w:val="45"/>
        </w:numPr>
        <w:ind w:left="1066" w:hanging="357"/>
        <w:rPr>
          <w:rFonts w:eastAsia="Times New Roman"/>
        </w:rPr>
      </w:pPr>
      <w:bookmarkStart w:id="219" w:name="_Ref72674830"/>
      <w:r>
        <w:rPr>
          <w:rFonts w:eastAsia="Times New Roman"/>
        </w:rPr>
        <w:t>Разработка технического проекта.</w:t>
      </w:r>
      <w:bookmarkEnd w:id="219"/>
    </w:p>
    <w:p w14:paraId="052176FB" w14:textId="77777777" w:rsidR="009873F2" w:rsidRDefault="009873F2" w:rsidP="009873F2">
      <w:pPr>
        <w:pStyle w:val="a7"/>
        <w:numPr>
          <w:ilvl w:val="0"/>
          <w:numId w:val="45"/>
        </w:numPr>
        <w:ind w:left="1066" w:hanging="357"/>
        <w:rPr>
          <w:rFonts w:eastAsia="Times New Roman"/>
        </w:rPr>
      </w:pPr>
      <w:r>
        <w:rPr>
          <w:rFonts w:eastAsia="Times New Roman"/>
        </w:rPr>
        <w:t>Разработка моделей бизнес-процессов.</w:t>
      </w:r>
    </w:p>
    <w:p w14:paraId="6FDE3660" w14:textId="77777777" w:rsidR="009873F2" w:rsidRDefault="009873F2" w:rsidP="009873F2">
      <w:pPr>
        <w:pStyle w:val="a7"/>
        <w:numPr>
          <w:ilvl w:val="0"/>
          <w:numId w:val="45"/>
        </w:numPr>
        <w:ind w:left="1066" w:hanging="357"/>
        <w:rPr>
          <w:rFonts w:eastAsia="Times New Roman"/>
        </w:rPr>
      </w:pPr>
      <w:r>
        <w:rPr>
          <w:rFonts w:eastAsia="Times New Roman"/>
        </w:rPr>
        <w:t>Проектирование интерфейсов.</w:t>
      </w:r>
    </w:p>
    <w:p w14:paraId="3AD8EDBF" w14:textId="77777777" w:rsidR="009873F2" w:rsidRDefault="009873F2" w:rsidP="009873F2">
      <w:pPr>
        <w:pStyle w:val="a7"/>
        <w:numPr>
          <w:ilvl w:val="0"/>
          <w:numId w:val="45"/>
        </w:numPr>
        <w:ind w:left="1066" w:hanging="357"/>
        <w:rPr>
          <w:rFonts w:eastAsia="Times New Roman"/>
        </w:rPr>
      </w:pPr>
      <w:r>
        <w:rPr>
          <w:rFonts w:eastAsia="Times New Roman"/>
        </w:rPr>
        <w:t>Проектирование иерархии пользовательских интерфейсов.</w:t>
      </w:r>
    </w:p>
    <w:p w14:paraId="2F258F61" w14:textId="77777777" w:rsidR="009873F2" w:rsidRDefault="009873F2" w:rsidP="009873F2">
      <w:pPr>
        <w:pStyle w:val="a7"/>
        <w:numPr>
          <w:ilvl w:val="0"/>
          <w:numId w:val="45"/>
        </w:numPr>
        <w:ind w:left="1066" w:hanging="357"/>
        <w:rPr>
          <w:rFonts w:eastAsia="Times New Roman"/>
        </w:rPr>
      </w:pPr>
      <w:r>
        <w:rPr>
          <w:rFonts w:eastAsia="Times New Roman"/>
        </w:rPr>
        <w:lastRenderedPageBreak/>
        <w:t>Проектирование архитектуры серверной части.</w:t>
      </w:r>
    </w:p>
    <w:p w14:paraId="4EFA51A8" w14:textId="77777777" w:rsidR="009873F2" w:rsidRDefault="009873F2" w:rsidP="009873F2">
      <w:pPr>
        <w:pStyle w:val="a7"/>
        <w:numPr>
          <w:ilvl w:val="0"/>
          <w:numId w:val="45"/>
        </w:numPr>
        <w:ind w:left="1066" w:hanging="357"/>
        <w:rPr>
          <w:rFonts w:eastAsia="Times New Roman"/>
        </w:rPr>
      </w:pPr>
      <w:r>
        <w:rPr>
          <w:rFonts w:eastAsia="Times New Roman"/>
        </w:rPr>
        <w:t xml:space="preserve">Определение методов WEB API и их сигнатур. </w:t>
      </w:r>
    </w:p>
    <w:p w14:paraId="741B7691" w14:textId="77777777" w:rsidR="009873F2" w:rsidRDefault="009873F2" w:rsidP="009873F2">
      <w:pPr>
        <w:pStyle w:val="a7"/>
        <w:numPr>
          <w:ilvl w:val="0"/>
          <w:numId w:val="45"/>
        </w:numPr>
        <w:ind w:left="1066" w:hanging="357"/>
        <w:rPr>
          <w:rFonts w:eastAsia="Times New Roman"/>
        </w:rPr>
      </w:pPr>
      <w:r>
        <w:rPr>
          <w:rFonts w:eastAsia="Times New Roman"/>
        </w:rPr>
        <w:t>Разработка тестов для серверной части.</w:t>
      </w:r>
    </w:p>
    <w:p w14:paraId="5CA07F07" w14:textId="77777777" w:rsidR="009873F2" w:rsidRDefault="009873F2" w:rsidP="009873F2">
      <w:pPr>
        <w:pStyle w:val="a7"/>
        <w:numPr>
          <w:ilvl w:val="0"/>
          <w:numId w:val="45"/>
        </w:numPr>
        <w:ind w:left="1066" w:hanging="357"/>
        <w:rPr>
          <w:rFonts w:eastAsia="Times New Roman"/>
        </w:rPr>
      </w:pPr>
      <w:r>
        <w:rPr>
          <w:rFonts w:eastAsia="Times New Roman"/>
        </w:rPr>
        <w:t>Разработка тестов для клиентской части.</w:t>
      </w:r>
    </w:p>
    <w:p w14:paraId="14360E2E" w14:textId="77777777" w:rsidR="009873F2" w:rsidRDefault="009873F2" w:rsidP="009873F2">
      <w:pPr>
        <w:pStyle w:val="a7"/>
        <w:numPr>
          <w:ilvl w:val="0"/>
          <w:numId w:val="45"/>
        </w:numPr>
        <w:ind w:left="1066" w:hanging="357"/>
        <w:rPr>
          <w:rFonts w:eastAsia="Times New Roman"/>
        </w:rPr>
      </w:pPr>
      <w:r>
        <w:rPr>
          <w:rFonts w:eastAsia="Times New Roman"/>
        </w:rPr>
        <w:t>Разработка серверной части.</w:t>
      </w:r>
    </w:p>
    <w:p w14:paraId="78CABDFE" w14:textId="77777777" w:rsidR="009873F2" w:rsidRDefault="009873F2" w:rsidP="009873F2">
      <w:pPr>
        <w:pStyle w:val="a7"/>
        <w:numPr>
          <w:ilvl w:val="0"/>
          <w:numId w:val="45"/>
        </w:numPr>
        <w:ind w:left="1066" w:hanging="357"/>
        <w:rPr>
          <w:rFonts w:eastAsia="Times New Roman"/>
        </w:rPr>
      </w:pPr>
      <w:r>
        <w:rPr>
          <w:rFonts w:eastAsia="Times New Roman"/>
        </w:rPr>
        <w:t>Разработка клиентской части.</w:t>
      </w:r>
    </w:p>
    <w:p w14:paraId="14E7BDD3" w14:textId="77777777" w:rsidR="009873F2" w:rsidRDefault="009873F2" w:rsidP="009873F2">
      <w:pPr>
        <w:pStyle w:val="a7"/>
        <w:numPr>
          <w:ilvl w:val="0"/>
          <w:numId w:val="45"/>
        </w:numPr>
        <w:ind w:left="1066" w:hanging="357"/>
        <w:rPr>
          <w:rFonts w:eastAsia="Times New Roman"/>
        </w:rPr>
      </w:pPr>
      <w:r>
        <w:rPr>
          <w:rFonts w:eastAsia="Times New Roman"/>
        </w:rPr>
        <w:t>Тестирование серверной части.</w:t>
      </w:r>
    </w:p>
    <w:p w14:paraId="196A0792" w14:textId="77777777" w:rsidR="009873F2" w:rsidRDefault="009873F2" w:rsidP="009873F2">
      <w:pPr>
        <w:pStyle w:val="a7"/>
        <w:numPr>
          <w:ilvl w:val="0"/>
          <w:numId w:val="45"/>
        </w:numPr>
        <w:ind w:left="1066" w:hanging="357"/>
        <w:rPr>
          <w:rFonts w:eastAsia="Times New Roman"/>
        </w:rPr>
      </w:pPr>
      <w:r>
        <w:rPr>
          <w:rFonts w:eastAsia="Times New Roman"/>
        </w:rPr>
        <w:t>Тестирование взаимодействия серверной части и клиентской части.</w:t>
      </w:r>
    </w:p>
    <w:p w14:paraId="13B11D32" w14:textId="77777777" w:rsidR="009873F2" w:rsidRDefault="009873F2" w:rsidP="009873F2">
      <w:pPr>
        <w:pStyle w:val="a7"/>
        <w:numPr>
          <w:ilvl w:val="0"/>
          <w:numId w:val="45"/>
        </w:numPr>
        <w:ind w:left="1066" w:hanging="357"/>
        <w:rPr>
          <w:rFonts w:eastAsia="Times New Roman"/>
        </w:rPr>
      </w:pPr>
      <w:r>
        <w:rPr>
          <w:rFonts w:eastAsia="Times New Roman"/>
        </w:rPr>
        <w:t>Тестирование работы клиентской части.</w:t>
      </w:r>
    </w:p>
    <w:p w14:paraId="0CB9C0A3" w14:textId="77777777" w:rsidR="009873F2" w:rsidRDefault="009873F2" w:rsidP="009873F2">
      <w:pPr>
        <w:pStyle w:val="a7"/>
        <w:numPr>
          <w:ilvl w:val="0"/>
          <w:numId w:val="45"/>
        </w:numPr>
        <w:ind w:left="1066" w:hanging="357"/>
        <w:rPr>
          <w:rFonts w:eastAsia="Times New Roman"/>
        </w:rPr>
      </w:pPr>
      <w:r>
        <w:rPr>
          <w:rFonts w:eastAsia="Times New Roman"/>
        </w:rPr>
        <w:t>Кроссбраузерное тестирование интерфейсов.</w:t>
      </w:r>
    </w:p>
    <w:p w14:paraId="4D1FECE7" w14:textId="77777777" w:rsidR="009873F2" w:rsidRDefault="009873F2" w:rsidP="009873F2">
      <w:pPr>
        <w:pStyle w:val="a7"/>
        <w:numPr>
          <w:ilvl w:val="0"/>
          <w:numId w:val="45"/>
        </w:numPr>
        <w:ind w:left="1066" w:hanging="357"/>
        <w:rPr>
          <w:rFonts w:eastAsia="Times New Roman"/>
        </w:rPr>
      </w:pPr>
      <w:r>
        <w:rPr>
          <w:rFonts w:eastAsia="Times New Roman"/>
        </w:rPr>
        <w:t xml:space="preserve">Разработка пользовательской документации. </w:t>
      </w:r>
    </w:p>
    <w:p w14:paraId="5CD042E4" w14:textId="77777777" w:rsidR="009873F2" w:rsidRDefault="009873F2" w:rsidP="009873F2">
      <w:pPr>
        <w:pStyle w:val="a7"/>
        <w:numPr>
          <w:ilvl w:val="0"/>
          <w:numId w:val="45"/>
        </w:numPr>
        <w:ind w:left="1066" w:hanging="357"/>
        <w:rPr>
          <w:rFonts w:eastAsia="Times New Roman"/>
        </w:rPr>
      </w:pPr>
      <w:r>
        <w:rPr>
          <w:rFonts w:eastAsia="Times New Roman"/>
        </w:rPr>
        <w:t>Внедрение ПО.</w:t>
      </w:r>
    </w:p>
    <w:p w14:paraId="3CA31106" w14:textId="6B1E9DC5" w:rsidR="009873F2" w:rsidRDefault="009873F2" w:rsidP="009873F2">
      <w:pPr>
        <w:rPr>
          <w:rFonts w:eastAsia="Times New Roman"/>
        </w:rPr>
      </w:pPr>
      <w:r>
        <w:rPr>
          <w:rFonts w:eastAsia="Times New Roman"/>
        </w:rPr>
        <w:t xml:space="preserve">Распределение человеческих ресурсов по работам проекта и степень их загрузки приведены в табл. </w:t>
      </w:r>
      <w:r w:rsidR="0048591B">
        <w:rPr>
          <w:rFonts w:eastAsia="Times New Roman"/>
        </w:rPr>
        <w:t>1.</w:t>
      </w:r>
      <w:r>
        <w:rPr>
          <w:rFonts w:eastAsia="Times New Roman"/>
        </w:rPr>
        <w:t>1.</w:t>
      </w:r>
    </w:p>
    <w:p w14:paraId="56D0F81B" w14:textId="0AE8C113" w:rsidR="009873F2" w:rsidRDefault="009873F2" w:rsidP="009873F2">
      <w:pPr>
        <w:pStyle w:val="a7"/>
        <w:ind w:left="1429" w:firstLine="695"/>
        <w:jc w:val="right"/>
        <w:rPr>
          <w:rFonts w:eastAsia="Times New Roman"/>
          <w:b/>
        </w:rPr>
      </w:pPr>
      <w:r>
        <w:rPr>
          <w:rFonts w:eastAsia="Times New Roman"/>
          <w:b/>
        </w:rPr>
        <w:t xml:space="preserve">Таблица </w:t>
      </w:r>
      <w:r w:rsidR="0048591B">
        <w:rPr>
          <w:rFonts w:eastAsia="Times New Roman"/>
          <w:b/>
        </w:rPr>
        <w:t>1.</w:t>
      </w:r>
      <w:r>
        <w:rPr>
          <w:rFonts w:eastAsia="Times New Roman"/>
          <w:b/>
        </w:rPr>
        <w:t>1</w:t>
      </w:r>
    </w:p>
    <w:p w14:paraId="29CB175A" w14:textId="77777777" w:rsidR="009873F2" w:rsidRDefault="009873F2" w:rsidP="009873F2">
      <w:pPr>
        <w:pStyle w:val="a7"/>
        <w:widowControl w:val="0"/>
        <w:ind w:left="0" w:firstLine="0"/>
        <w:jc w:val="center"/>
        <w:rPr>
          <w:rFonts w:eastAsia="Times New Roman"/>
          <w:b/>
          <w:i/>
        </w:rPr>
      </w:pPr>
      <w:r>
        <w:rPr>
          <w:rFonts w:eastAsia="Times New Roman"/>
          <w:b/>
          <w:i/>
        </w:rPr>
        <w:t>Структура общего времени на создание программного продукта</w:t>
      </w:r>
    </w:p>
    <w:tbl>
      <w:tblPr>
        <w:tblpPr w:leftFromText="180" w:rightFromText="180" w:bottomFromText="160" w:vertAnchor="text" w:horzAnchor="margin" w:tblpXSpec="center" w:tblpY="184"/>
        <w:tblW w:w="485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36"/>
        <w:gridCol w:w="2154"/>
        <w:gridCol w:w="4532"/>
        <w:gridCol w:w="1811"/>
      </w:tblGrid>
      <w:tr w:rsidR="009873F2" w14:paraId="26C830D3" w14:textId="77777777" w:rsidTr="009873F2">
        <w:trPr>
          <w:trHeight w:val="834"/>
          <w:tblHeader/>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F4B8E9D"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p w14:paraId="40AB22B5"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этапа</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005F5565"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Этап работ</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645BBCC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Ответственные исполнители (занятость на этапе)</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2E66549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Длительность, дней</w:t>
            </w:r>
          </w:p>
        </w:tc>
      </w:tr>
      <w:tr w:rsidR="009873F2" w14:paraId="43FFAF09" w14:textId="77777777" w:rsidTr="009873F2">
        <w:trPr>
          <w:trHeight w:val="294"/>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905CDD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1EB5A97D"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Сбор требований</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A33DCBA"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[40%]</w:t>
            </w:r>
          </w:p>
          <w:p w14:paraId="72A7ADE0"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25C65034"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10</w:t>
            </w:r>
          </w:p>
        </w:tc>
      </w:tr>
      <w:tr w:rsidR="009873F2" w14:paraId="5E885FAA" w14:textId="77777777" w:rsidTr="009873F2">
        <w:trPr>
          <w:trHeight w:val="344"/>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42EAC56F"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3A51302" w14:textId="77777777" w:rsidR="009873F2" w:rsidRDefault="009873F2" w:rsidP="009873F2">
            <w:pPr>
              <w:widowControl w:val="0"/>
              <w:spacing w:line="240" w:lineRule="auto"/>
              <w:ind w:firstLine="0"/>
              <w:jc w:val="left"/>
              <w:rPr>
                <w:rFonts w:eastAsia="Times New Roman"/>
                <w:i/>
                <w:sz w:val="24"/>
                <w:szCs w:val="24"/>
              </w:rPr>
            </w:pPr>
            <w:r>
              <w:rPr>
                <w:rFonts w:eastAsia="Times New Roman"/>
                <w:sz w:val="24"/>
                <w:szCs w:val="24"/>
              </w:rPr>
              <w:t>Разработка и согласование ТЗ</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2ED70BD8"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0AEE2853"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6D8DBD3C"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[40%]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71A192C4"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10</w:t>
            </w:r>
          </w:p>
        </w:tc>
      </w:tr>
      <w:tr w:rsidR="009873F2" w14:paraId="7018EB08" w14:textId="77777777" w:rsidTr="009873F2">
        <w:trPr>
          <w:trHeight w:val="422"/>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0CADD57"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3</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719A319D"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Разработка технического проекта</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436E3A2A"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76BA26E9"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5E73A7B0"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15F4EC46"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r>
      <w:tr w:rsidR="009873F2" w14:paraId="51696F54" w14:textId="77777777" w:rsidTr="009873F2">
        <w:tc>
          <w:tcPr>
            <w:tcW w:w="448" w:type="pct"/>
            <w:tcBorders>
              <w:top w:val="single" w:sz="6" w:space="0" w:color="000000"/>
              <w:left w:val="single" w:sz="6" w:space="0" w:color="000000"/>
              <w:bottom w:val="single" w:sz="6" w:space="0" w:color="000000"/>
              <w:right w:val="single" w:sz="6" w:space="0" w:color="000000"/>
            </w:tcBorders>
            <w:vAlign w:val="center"/>
            <w:hideMark/>
          </w:tcPr>
          <w:p w14:paraId="06FD753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4857FD7"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Разработка моделей бизнес-процессов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08626EF"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459071C5"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w:t>
            </w:r>
          </w:p>
        </w:tc>
      </w:tr>
      <w:tr w:rsidR="009873F2" w14:paraId="5B6D81F0"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54E0BE69"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CF59444"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Проектирование интерфейсов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0445D18B"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05847700"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45D5E2A3"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[40%]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964646D"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r>
      <w:tr w:rsidR="009873F2" w14:paraId="71FCAF36"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131EB3F3" w14:textId="77777777" w:rsidR="009873F2" w:rsidRDefault="009873F2" w:rsidP="009873F2">
            <w:pPr>
              <w:keepNext/>
              <w:keepLines/>
              <w:spacing w:line="240" w:lineRule="auto"/>
              <w:ind w:firstLine="0"/>
              <w:jc w:val="center"/>
              <w:rPr>
                <w:rFonts w:eastAsia="Times New Roman"/>
                <w:sz w:val="24"/>
                <w:szCs w:val="28"/>
              </w:rPr>
            </w:pPr>
            <w:r>
              <w:rPr>
                <w:rFonts w:eastAsia="Times New Roman"/>
                <w:sz w:val="24"/>
                <w:szCs w:val="28"/>
              </w:rPr>
              <w:t>6</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1BEA2A00" w14:textId="77777777" w:rsidR="009873F2" w:rsidRDefault="009873F2" w:rsidP="009873F2">
            <w:pPr>
              <w:spacing w:line="240" w:lineRule="auto"/>
              <w:ind w:firstLine="0"/>
              <w:rPr>
                <w:rFonts w:eastAsia="Times New Roman"/>
                <w:i/>
                <w:sz w:val="24"/>
                <w:szCs w:val="28"/>
              </w:rPr>
            </w:pPr>
            <w:r>
              <w:rPr>
                <w:rFonts w:eastAsia="Times New Roman"/>
                <w:sz w:val="24"/>
                <w:szCs w:val="28"/>
              </w:rPr>
              <w:t>Проектирование иерархии пользовательских интерфейсов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015A08BD"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760DD9C1"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0C67A991"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7FE0E6A1" w14:textId="77777777" w:rsidR="009873F2" w:rsidRDefault="009873F2" w:rsidP="009873F2">
            <w:pPr>
              <w:keepNext/>
              <w:keepLines/>
              <w:spacing w:line="240" w:lineRule="auto"/>
              <w:ind w:firstLine="0"/>
              <w:jc w:val="center"/>
              <w:rPr>
                <w:rFonts w:eastAsia="Times New Roman"/>
                <w:sz w:val="24"/>
                <w:szCs w:val="28"/>
              </w:rPr>
            </w:pPr>
            <w:r>
              <w:rPr>
                <w:rFonts w:eastAsia="Times New Roman"/>
                <w:sz w:val="24"/>
                <w:szCs w:val="28"/>
              </w:rPr>
              <w:t>2</w:t>
            </w:r>
          </w:p>
        </w:tc>
      </w:tr>
    </w:tbl>
    <w:p w14:paraId="2B109E9B" w14:textId="77777777" w:rsidR="009873F2" w:rsidRDefault="009873F2" w:rsidP="009873F2">
      <w:pPr>
        <w:rPr>
          <w:color w:val="000000" w:themeColor="text1"/>
        </w:rPr>
      </w:pPr>
    </w:p>
    <w:tbl>
      <w:tblPr>
        <w:tblpPr w:leftFromText="180" w:rightFromText="180" w:bottomFromText="160" w:vertAnchor="text" w:horzAnchor="margin" w:tblpXSpec="center" w:tblpY="184"/>
        <w:tblW w:w="485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36"/>
        <w:gridCol w:w="2154"/>
        <w:gridCol w:w="4532"/>
        <w:gridCol w:w="1811"/>
      </w:tblGrid>
      <w:tr w:rsidR="009873F2" w14:paraId="1065ED6D"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7A15C54"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lastRenderedPageBreak/>
              <w:t>№</w:t>
            </w:r>
          </w:p>
          <w:p w14:paraId="445FC8F3"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этапа</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29ACE23A"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Этап работ</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686F9DA4" w14:textId="77777777" w:rsidR="009873F2" w:rsidRDefault="009873F2" w:rsidP="009873F2">
            <w:pPr>
              <w:pStyle w:val="a7"/>
              <w:keepNext/>
              <w:keepLines/>
              <w:tabs>
                <w:tab w:val="left" w:pos="459"/>
              </w:tabs>
              <w:spacing w:line="240" w:lineRule="auto"/>
              <w:ind w:left="175" w:firstLine="0"/>
              <w:jc w:val="center"/>
              <w:rPr>
                <w:rFonts w:eastAsia="Times New Roman"/>
                <w:sz w:val="24"/>
                <w:szCs w:val="24"/>
              </w:rPr>
            </w:pPr>
            <w:r>
              <w:rPr>
                <w:rFonts w:eastAsia="Times New Roman"/>
                <w:b/>
                <w:sz w:val="24"/>
                <w:szCs w:val="24"/>
              </w:rPr>
              <w:t>Ответственные исполнители (занятость на этапе)</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1CFF7CDD"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Длительность, дней</w:t>
            </w:r>
          </w:p>
        </w:tc>
      </w:tr>
      <w:tr w:rsidR="0048591B" w14:paraId="439C1713"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tcPr>
          <w:p w14:paraId="3BC86CEC" w14:textId="033C3659" w:rsidR="0048591B" w:rsidRDefault="0048591B" w:rsidP="0048591B">
            <w:pPr>
              <w:keepNext/>
              <w:keepLines/>
              <w:spacing w:line="240" w:lineRule="auto"/>
              <w:ind w:right="-108" w:firstLine="0"/>
              <w:contextualSpacing/>
              <w:jc w:val="center"/>
              <w:rPr>
                <w:rFonts w:eastAsia="Times New Roman"/>
                <w:b/>
                <w:sz w:val="24"/>
                <w:szCs w:val="24"/>
              </w:rPr>
            </w:pPr>
            <w:r>
              <w:rPr>
                <w:rFonts w:eastAsia="Times New Roman"/>
                <w:sz w:val="24"/>
                <w:szCs w:val="28"/>
              </w:rPr>
              <w:t>7</w:t>
            </w:r>
          </w:p>
        </w:tc>
        <w:tc>
          <w:tcPr>
            <w:tcW w:w="1154" w:type="pct"/>
            <w:tcBorders>
              <w:top w:val="single" w:sz="6" w:space="0" w:color="000000"/>
              <w:left w:val="single" w:sz="6" w:space="0" w:color="000000"/>
              <w:bottom w:val="single" w:sz="6" w:space="0" w:color="000000"/>
              <w:right w:val="single" w:sz="6" w:space="0" w:color="000000"/>
            </w:tcBorders>
            <w:vAlign w:val="center"/>
          </w:tcPr>
          <w:p w14:paraId="13076E42" w14:textId="37FDAA35" w:rsidR="0048591B" w:rsidRDefault="0048591B" w:rsidP="0048591B">
            <w:pPr>
              <w:keepNext/>
              <w:keepLines/>
              <w:spacing w:line="240" w:lineRule="auto"/>
              <w:ind w:firstLine="0"/>
              <w:jc w:val="center"/>
              <w:rPr>
                <w:rFonts w:eastAsia="Times New Roman"/>
                <w:b/>
                <w:sz w:val="24"/>
                <w:szCs w:val="24"/>
              </w:rPr>
            </w:pPr>
            <w:r>
              <w:rPr>
                <w:rFonts w:eastAsia="Times New Roman"/>
                <w:sz w:val="24"/>
                <w:szCs w:val="28"/>
              </w:rPr>
              <w:t>Проектирование архитектуры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tcPr>
          <w:p w14:paraId="19777DBD"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1F1D8942" w14:textId="181F74E8" w:rsidR="0048591B" w:rsidRDefault="0048591B" w:rsidP="0048591B">
            <w:pPr>
              <w:pStyle w:val="a7"/>
              <w:keepNext/>
              <w:keepLines/>
              <w:tabs>
                <w:tab w:val="left" w:pos="459"/>
              </w:tabs>
              <w:spacing w:line="240" w:lineRule="auto"/>
              <w:ind w:left="175" w:firstLine="0"/>
              <w:jc w:val="center"/>
              <w:rPr>
                <w:rFonts w:eastAsia="Times New Roman"/>
                <w:b/>
                <w:sz w:val="24"/>
                <w:szCs w:val="24"/>
              </w:rPr>
            </w:pPr>
            <w:r>
              <w:rPr>
                <w:rFonts w:eastAsia="Times New Roman"/>
                <w:sz w:val="24"/>
                <w:szCs w:val="24"/>
              </w:rPr>
              <w:t>Менеджер проекта [30%]</w:t>
            </w:r>
          </w:p>
        </w:tc>
        <w:tc>
          <w:tcPr>
            <w:tcW w:w="970" w:type="pct"/>
            <w:tcBorders>
              <w:top w:val="single" w:sz="6" w:space="0" w:color="000000"/>
              <w:left w:val="single" w:sz="6" w:space="0" w:color="000000"/>
              <w:bottom w:val="single" w:sz="6" w:space="0" w:color="000000"/>
              <w:right w:val="single" w:sz="6" w:space="0" w:color="000000"/>
            </w:tcBorders>
            <w:vAlign w:val="center"/>
          </w:tcPr>
          <w:p w14:paraId="4B27740E" w14:textId="09D4B96F" w:rsidR="0048591B" w:rsidRDefault="0048591B" w:rsidP="0048591B">
            <w:pPr>
              <w:keepNext/>
              <w:keepLines/>
              <w:spacing w:line="240" w:lineRule="auto"/>
              <w:ind w:firstLine="0"/>
              <w:jc w:val="center"/>
              <w:rPr>
                <w:rFonts w:eastAsia="Times New Roman"/>
                <w:b/>
                <w:sz w:val="24"/>
                <w:szCs w:val="24"/>
              </w:rPr>
            </w:pPr>
            <w:r>
              <w:rPr>
                <w:rFonts w:eastAsia="Times New Roman"/>
                <w:sz w:val="24"/>
                <w:szCs w:val="28"/>
              </w:rPr>
              <w:t>5</w:t>
            </w:r>
          </w:p>
        </w:tc>
      </w:tr>
      <w:tr w:rsidR="0048591B" w14:paraId="20340093"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152187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8</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35821521"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Определение методов WEB API и их сигнатур</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A7162C9"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AE7A404"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38C15FB"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2</w:t>
            </w:r>
          </w:p>
        </w:tc>
      </w:tr>
      <w:tr w:rsidR="0048591B" w14:paraId="447592F7"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0606B856"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9</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ADA5FCF"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тестов для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69A5441"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599F0319"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4446CCD8"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6B2D507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22FB1950"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D93F98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60D97EAC"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тестов для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12DD6E6B"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53E1C1DB"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16D6D73C"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4B0BE91F"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6184988B"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1606DDBE"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11</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20758709"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7CA22E9"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00AA18CB"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1885D68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20</w:t>
            </w:r>
          </w:p>
        </w:tc>
      </w:tr>
      <w:tr w:rsidR="0048591B" w14:paraId="2A490A3B"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6DCF01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12</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54F46200"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E606F32"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49698CC"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Frontend-разработчик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7070967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30</w:t>
            </w:r>
          </w:p>
        </w:tc>
      </w:tr>
      <w:tr w:rsidR="0048591B" w14:paraId="708CB4E4"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4F1A397F"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13</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3C1CA297"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1965273"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EE5C637"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7FF20DE8"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040C8D13"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28C2AB7A"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104885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14</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05F0233E"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взаимодействия серверной части и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6884B1A0"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59F387E"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08470CC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46D9E28F"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4F393818"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15</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6129C337"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работы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1A32EE4C"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EECA0DE"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46E43486"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BBFC448"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1198D47C"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2FD57113"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16</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2A5FB9AC"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Кроссбраузерное тестирование интерфейсов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562D82C"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C0BDDE9"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5E4D09E3"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4C8125E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1475D3D0"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2F1C554A"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17</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6D00D338"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пользовательской документации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3B3F54B"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39D61217"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480E002"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F1E9CE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4</w:t>
            </w:r>
          </w:p>
        </w:tc>
      </w:tr>
      <w:tr w:rsidR="0048591B" w14:paraId="42FDAB47"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074B852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18</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773F80DB"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Внедрение ПО</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A3F3609"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4608E770"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5EA38A4E"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3</w:t>
            </w:r>
          </w:p>
        </w:tc>
      </w:tr>
    </w:tbl>
    <w:p w14:paraId="18A08D93" w14:textId="77777777" w:rsidR="009873F2" w:rsidRDefault="009873F2" w:rsidP="009873F2">
      <w:pPr>
        <w:pStyle w:val="a7"/>
        <w:ind w:left="1429" w:firstLine="0"/>
        <w:jc w:val="right"/>
        <w:rPr>
          <w:rFonts w:eastAsia="Times New Roman"/>
          <w:b/>
          <w:color w:val="000000" w:themeColor="text1"/>
        </w:rPr>
      </w:pPr>
    </w:p>
    <w:p w14:paraId="6263FE84" w14:textId="029317CB" w:rsidR="009873F2" w:rsidRDefault="009873F2" w:rsidP="009873F2">
      <w:pPr>
        <w:rPr>
          <w:rFonts w:eastAsia="Times New Roman"/>
        </w:rPr>
      </w:pPr>
      <w:r>
        <w:rPr>
          <w:rFonts w:eastAsia="Times New Roman"/>
        </w:rPr>
        <w:t xml:space="preserve">При реализации данного проекта работы выполняются последовательно. Диаграмма Ганта приведена на рис. </w:t>
      </w:r>
      <w:r w:rsidR="0048591B">
        <w:rPr>
          <w:rFonts w:eastAsia="Times New Roman"/>
        </w:rPr>
        <w:t>1.</w:t>
      </w:r>
      <w:r>
        <w:rPr>
          <w:rFonts w:eastAsia="Times New Roman"/>
        </w:rPr>
        <w:t xml:space="preserve">2. Графическое представление диаграммы Ганта показано на рис. </w:t>
      </w:r>
      <w:r w:rsidR="0048591B">
        <w:rPr>
          <w:rFonts w:eastAsia="Times New Roman"/>
        </w:rPr>
        <w:t>1.</w:t>
      </w:r>
      <w:r>
        <w:rPr>
          <w:rFonts w:eastAsia="Times New Roman"/>
        </w:rPr>
        <w:t>3.</w:t>
      </w:r>
    </w:p>
    <w:p w14:paraId="3127FE0C" w14:textId="77777777" w:rsidR="009873F2" w:rsidRDefault="009873F2" w:rsidP="009873F2">
      <w:pPr>
        <w:ind w:firstLine="0"/>
        <w:rPr>
          <w:rFonts w:eastAsia="Times New Roman"/>
        </w:rPr>
      </w:pPr>
      <w:r>
        <w:rPr>
          <w:rFonts w:eastAsia="Times New Roman"/>
          <w:noProof/>
          <w:lang w:eastAsia="ru-RU"/>
        </w:rPr>
        <w:lastRenderedPageBreak/>
        <w:drawing>
          <wp:inline distT="0" distB="0" distL="0" distR="0" wp14:anchorId="36887EAD" wp14:editId="2D709335">
            <wp:extent cx="5605145" cy="5866130"/>
            <wp:effectExtent l="0" t="0" r="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5145" cy="5866130"/>
                    </a:xfrm>
                    <a:prstGeom prst="rect">
                      <a:avLst/>
                    </a:prstGeom>
                    <a:noFill/>
                    <a:ln>
                      <a:noFill/>
                    </a:ln>
                  </pic:spPr>
                </pic:pic>
              </a:graphicData>
            </a:graphic>
          </wp:inline>
        </w:drawing>
      </w:r>
    </w:p>
    <w:p w14:paraId="6649E202" w14:textId="7717A384" w:rsidR="009873F2" w:rsidRDefault="009873F2" w:rsidP="009873F2">
      <w:pPr>
        <w:pStyle w:val="affffff4"/>
      </w:pPr>
      <w:r>
        <w:t xml:space="preserve">Рис. </w:t>
      </w:r>
      <w:r w:rsidR="0048591B">
        <w:t>1.</w:t>
      </w:r>
      <w:r>
        <w:t>2. Табличное представление Диаграммы Ганта</w:t>
      </w:r>
    </w:p>
    <w:p w14:paraId="3B7043CA" w14:textId="77777777" w:rsidR="009873F2" w:rsidRDefault="009873F2" w:rsidP="009873F2">
      <w:pPr>
        <w:ind w:firstLine="0"/>
        <w:rPr>
          <w:rFonts w:eastAsia="Times New Roman"/>
        </w:rPr>
      </w:pPr>
      <w:r>
        <w:rPr>
          <w:rFonts w:eastAsia="Times New Roman"/>
          <w:noProof/>
          <w:lang w:eastAsia="ru-RU"/>
        </w:rPr>
        <w:lastRenderedPageBreak/>
        <w:drawing>
          <wp:inline distT="0" distB="0" distL="0" distR="0" wp14:anchorId="52CC225B" wp14:editId="7C4EEF8C">
            <wp:extent cx="6115685" cy="37528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3752850"/>
                    </a:xfrm>
                    <a:prstGeom prst="rect">
                      <a:avLst/>
                    </a:prstGeom>
                    <a:noFill/>
                    <a:ln>
                      <a:noFill/>
                    </a:ln>
                  </pic:spPr>
                </pic:pic>
              </a:graphicData>
            </a:graphic>
          </wp:inline>
        </w:drawing>
      </w:r>
    </w:p>
    <w:p w14:paraId="5CE566C9" w14:textId="74E62848" w:rsidR="009873F2" w:rsidRDefault="009873F2" w:rsidP="009873F2">
      <w:pPr>
        <w:pStyle w:val="affffff4"/>
      </w:pPr>
      <w:r>
        <w:t xml:space="preserve">Рис. </w:t>
      </w:r>
      <w:r w:rsidR="0048591B">
        <w:t>1.</w:t>
      </w:r>
      <w:r>
        <w:t>3. Графическое представление Диаграммы Ганта</w:t>
      </w:r>
    </w:p>
    <w:p w14:paraId="67A51505" w14:textId="77777777" w:rsidR="009873F2" w:rsidRDefault="009873F2" w:rsidP="009873F2">
      <w:pPr>
        <w:rPr>
          <w:rFonts w:eastAsia="Times New Roman"/>
        </w:rPr>
      </w:pPr>
    </w:p>
    <w:p w14:paraId="43243F27" w14:textId="3A3AFA91" w:rsidR="009873F2" w:rsidRDefault="009873F2" w:rsidP="009873F2">
      <w:pPr>
        <w:rPr>
          <w:rFonts w:eastAsia="Times New Roman"/>
          <w:b/>
        </w:rPr>
      </w:pPr>
      <w:r>
        <w:rPr>
          <w:rFonts w:eastAsia="Times New Roman"/>
        </w:rPr>
        <w:t>Исходя из длительности работ и коэффициента загрузки членов проектной команды, определим их трудозатрат</w:t>
      </w:r>
      <w:r w:rsidR="00875FB1">
        <w:rPr>
          <w:rFonts w:eastAsia="Times New Roman"/>
        </w:rPr>
        <w:t xml:space="preserve">ы при реализации проекта (табл. </w:t>
      </w:r>
      <w:r w:rsidR="0048591B">
        <w:rPr>
          <w:rFonts w:eastAsia="Times New Roman"/>
        </w:rPr>
        <w:t>1.</w:t>
      </w:r>
      <w:r>
        <w:rPr>
          <w:rFonts w:eastAsia="Times New Roman"/>
        </w:rPr>
        <w:t>2).</w:t>
      </w:r>
    </w:p>
    <w:tbl>
      <w:tblPr>
        <w:tblpPr w:leftFromText="180" w:rightFromText="180" w:bottomFromText="16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58"/>
        <w:gridCol w:w="5123"/>
        <w:gridCol w:w="3737"/>
      </w:tblGrid>
      <w:tr w:rsidR="009873F2" w14:paraId="7B3443FE" w14:textId="77777777" w:rsidTr="009873F2">
        <w:trPr>
          <w:trHeight w:val="556"/>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609788F1"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306D743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Исполнитель</w:t>
            </w:r>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72106D0B"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Трудозатраты, человеко-часов</w:t>
            </w:r>
          </w:p>
        </w:tc>
      </w:tr>
      <w:tr w:rsidR="009873F2" w14:paraId="1D11FE0C"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F215100"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1</w:t>
            </w:r>
          </w:p>
        </w:tc>
        <w:tc>
          <w:tcPr>
            <w:tcW w:w="2691" w:type="pct"/>
            <w:tcBorders>
              <w:top w:val="single" w:sz="6" w:space="0" w:color="000000"/>
              <w:left w:val="single" w:sz="6" w:space="0" w:color="000000"/>
              <w:bottom w:val="single" w:sz="6" w:space="0" w:color="000000"/>
              <w:right w:val="single" w:sz="6" w:space="0" w:color="000000"/>
            </w:tcBorders>
            <w:hideMark/>
          </w:tcPr>
          <w:p w14:paraId="5C2D2BDD" w14:textId="77777777" w:rsidR="009873F2" w:rsidRDefault="009873F2" w:rsidP="009873F2">
            <w:pPr>
              <w:pStyle w:val="a9"/>
              <w:spacing w:before="0" w:beforeAutospacing="0" w:after="0" w:afterAutospacing="0" w:line="256" w:lineRule="auto"/>
              <w:rPr>
                <w:szCs w:val="28"/>
                <w:lang w:eastAsia="en-US"/>
              </w:rPr>
            </w:pPr>
            <w:r>
              <w:rPr>
                <w:szCs w:val="28"/>
                <w:lang w:eastAsia="en-US"/>
              </w:rPr>
              <w:t>Менеджер проекта</w:t>
            </w:r>
          </w:p>
        </w:tc>
        <w:tc>
          <w:tcPr>
            <w:tcW w:w="1963" w:type="pct"/>
            <w:tcBorders>
              <w:top w:val="single" w:sz="6" w:space="0" w:color="000000"/>
              <w:left w:val="single" w:sz="6" w:space="0" w:color="000000"/>
              <w:bottom w:val="single" w:sz="6" w:space="0" w:color="000000"/>
              <w:right w:val="single" w:sz="6" w:space="0" w:color="000000"/>
            </w:tcBorders>
            <w:hideMark/>
          </w:tcPr>
          <w:p w14:paraId="4BF8A656" w14:textId="77777777" w:rsidR="009873F2" w:rsidRDefault="009873F2" w:rsidP="009873F2">
            <w:pPr>
              <w:pStyle w:val="a9"/>
              <w:spacing w:before="0" w:beforeAutospacing="0" w:after="0" w:afterAutospacing="0" w:line="256" w:lineRule="auto"/>
              <w:rPr>
                <w:szCs w:val="28"/>
                <w:lang w:eastAsia="en-US"/>
              </w:rPr>
            </w:pPr>
            <w:r>
              <w:rPr>
                <w:szCs w:val="28"/>
                <w:lang w:eastAsia="en-US"/>
              </w:rPr>
              <w:t>280,4</w:t>
            </w:r>
          </w:p>
        </w:tc>
      </w:tr>
      <w:tr w:rsidR="009873F2" w14:paraId="02526BA4"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64BCCCD"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2</w:t>
            </w:r>
          </w:p>
        </w:tc>
        <w:tc>
          <w:tcPr>
            <w:tcW w:w="2691" w:type="pct"/>
            <w:tcBorders>
              <w:top w:val="single" w:sz="6" w:space="0" w:color="000000"/>
              <w:left w:val="single" w:sz="6" w:space="0" w:color="000000"/>
              <w:bottom w:val="single" w:sz="6" w:space="0" w:color="000000"/>
              <w:right w:val="single" w:sz="6" w:space="0" w:color="000000"/>
            </w:tcBorders>
            <w:hideMark/>
          </w:tcPr>
          <w:p w14:paraId="34FCC863"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Бизнес-аналитик</w:t>
            </w:r>
          </w:p>
        </w:tc>
        <w:tc>
          <w:tcPr>
            <w:tcW w:w="1963" w:type="pct"/>
            <w:tcBorders>
              <w:top w:val="single" w:sz="6" w:space="0" w:color="000000"/>
              <w:left w:val="single" w:sz="6" w:space="0" w:color="000000"/>
              <w:bottom w:val="single" w:sz="6" w:space="0" w:color="000000"/>
              <w:right w:val="single" w:sz="6" w:space="0" w:color="000000"/>
            </w:tcBorders>
            <w:hideMark/>
          </w:tcPr>
          <w:p w14:paraId="60A057BA"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230,4</w:t>
            </w:r>
          </w:p>
        </w:tc>
      </w:tr>
      <w:tr w:rsidR="009873F2" w14:paraId="4958BC1B"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EF829BA"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3</w:t>
            </w:r>
          </w:p>
        </w:tc>
        <w:tc>
          <w:tcPr>
            <w:tcW w:w="2691" w:type="pct"/>
            <w:tcBorders>
              <w:top w:val="single" w:sz="6" w:space="0" w:color="000000"/>
              <w:left w:val="single" w:sz="6" w:space="0" w:color="000000"/>
              <w:bottom w:val="single" w:sz="6" w:space="0" w:color="000000"/>
              <w:right w:val="single" w:sz="6" w:space="0" w:color="000000"/>
            </w:tcBorders>
            <w:hideMark/>
          </w:tcPr>
          <w:p w14:paraId="0165926D"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Системный аналитик</w:t>
            </w:r>
          </w:p>
        </w:tc>
        <w:tc>
          <w:tcPr>
            <w:tcW w:w="1963" w:type="pct"/>
            <w:tcBorders>
              <w:top w:val="single" w:sz="6" w:space="0" w:color="000000"/>
              <w:left w:val="single" w:sz="6" w:space="0" w:color="000000"/>
              <w:bottom w:val="single" w:sz="6" w:space="0" w:color="000000"/>
              <w:right w:val="single" w:sz="6" w:space="0" w:color="000000"/>
            </w:tcBorders>
            <w:hideMark/>
          </w:tcPr>
          <w:p w14:paraId="30AF1F83"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144</w:t>
            </w:r>
          </w:p>
        </w:tc>
      </w:tr>
      <w:tr w:rsidR="009873F2" w14:paraId="2F16FFE0"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6C354324"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4</w:t>
            </w:r>
          </w:p>
        </w:tc>
        <w:tc>
          <w:tcPr>
            <w:tcW w:w="2691" w:type="pct"/>
            <w:tcBorders>
              <w:top w:val="single" w:sz="6" w:space="0" w:color="000000"/>
              <w:left w:val="single" w:sz="6" w:space="0" w:color="000000"/>
              <w:bottom w:val="single" w:sz="6" w:space="0" w:color="000000"/>
              <w:right w:val="single" w:sz="6" w:space="0" w:color="000000"/>
            </w:tcBorders>
            <w:hideMark/>
          </w:tcPr>
          <w:p w14:paraId="525DB0D1"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Тестировщик</w:t>
            </w:r>
          </w:p>
        </w:tc>
        <w:tc>
          <w:tcPr>
            <w:tcW w:w="1963" w:type="pct"/>
            <w:tcBorders>
              <w:top w:val="single" w:sz="6" w:space="0" w:color="000000"/>
              <w:left w:val="single" w:sz="6" w:space="0" w:color="000000"/>
              <w:bottom w:val="single" w:sz="6" w:space="0" w:color="000000"/>
              <w:right w:val="single" w:sz="6" w:space="0" w:color="000000"/>
            </w:tcBorders>
            <w:hideMark/>
          </w:tcPr>
          <w:p w14:paraId="6F551BC3"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256</w:t>
            </w:r>
          </w:p>
        </w:tc>
      </w:tr>
      <w:tr w:rsidR="009873F2" w14:paraId="195B39DE"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0630DEB"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5</w:t>
            </w:r>
          </w:p>
        </w:tc>
        <w:tc>
          <w:tcPr>
            <w:tcW w:w="2691" w:type="pct"/>
            <w:tcBorders>
              <w:top w:val="single" w:sz="6" w:space="0" w:color="000000"/>
              <w:left w:val="single" w:sz="6" w:space="0" w:color="000000"/>
              <w:bottom w:val="single" w:sz="6" w:space="0" w:color="000000"/>
              <w:right w:val="single" w:sz="6" w:space="0" w:color="000000"/>
            </w:tcBorders>
            <w:hideMark/>
          </w:tcPr>
          <w:p w14:paraId="1319A62C"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Специалист по внедрению</w:t>
            </w:r>
          </w:p>
        </w:tc>
        <w:tc>
          <w:tcPr>
            <w:tcW w:w="1963" w:type="pct"/>
            <w:tcBorders>
              <w:top w:val="single" w:sz="6" w:space="0" w:color="000000"/>
              <w:left w:val="single" w:sz="6" w:space="0" w:color="000000"/>
              <w:bottom w:val="single" w:sz="6" w:space="0" w:color="000000"/>
              <w:right w:val="single" w:sz="6" w:space="0" w:color="000000"/>
            </w:tcBorders>
            <w:hideMark/>
          </w:tcPr>
          <w:p w14:paraId="5A08A97E"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80</w:t>
            </w:r>
          </w:p>
        </w:tc>
      </w:tr>
      <w:tr w:rsidR="009873F2" w14:paraId="51B49D39"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BC7AD1F"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6</w:t>
            </w:r>
          </w:p>
        </w:tc>
        <w:tc>
          <w:tcPr>
            <w:tcW w:w="2691" w:type="pct"/>
            <w:tcBorders>
              <w:top w:val="single" w:sz="6" w:space="0" w:color="000000"/>
              <w:left w:val="single" w:sz="6" w:space="0" w:color="000000"/>
              <w:bottom w:val="single" w:sz="6" w:space="0" w:color="000000"/>
              <w:right w:val="single" w:sz="6" w:space="0" w:color="000000"/>
            </w:tcBorders>
            <w:hideMark/>
          </w:tcPr>
          <w:p w14:paraId="1649764D"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Дизайнер</w:t>
            </w:r>
          </w:p>
        </w:tc>
        <w:tc>
          <w:tcPr>
            <w:tcW w:w="1963" w:type="pct"/>
            <w:tcBorders>
              <w:top w:val="single" w:sz="6" w:space="0" w:color="000000"/>
              <w:left w:val="single" w:sz="6" w:space="0" w:color="000000"/>
              <w:bottom w:val="single" w:sz="6" w:space="0" w:color="000000"/>
              <w:right w:val="single" w:sz="6" w:space="0" w:color="000000"/>
            </w:tcBorders>
            <w:hideMark/>
          </w:tcPr>
          <w:p w14:paraId="1B4C1B00"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48</w:t>
            </w:r>
          </w:p>
        </w:tc>
      </w:tr>
      <w:tr w:rsidR="009873F2" w14:paraId="2FBE4108"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90085D3"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7</w:t>
            </w:r>
          </w:p>
        </w:tc>
        <w:tc>
          <w:tcPr>
            <w:tcW w:w="2691" w:type="pct"/>
            <w:tcBorders>
              <w:top w:val="single" w:sz="6" w:space="0" w:color="000000"/>
              <w:left w:val="single" w:sz="6" w:space="0" w:color="000000"/>
              <w:bottom w:val="single" w:sz="6" w:space="0" w:color="000000"/>
              <w:right w:val="single" w:sz="6" w:space="0" w:color="000000"/>
            </w:tcBorders>
            <w:hideMark/>
          </w:tcPr>
          <w:p w14:paraId="441ABBA1"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Frontend-разработчик</w:t>
            </w:r>
          </w:p>
        </w:tc>
        <w:tc>
          <w:tcPr>
            <w:tcW w:w="1963" w:type="pct"/>
            <w:tcBorders>
              <w:top w:val="single" w:sz="6" w:space="0" w:color="000000"/>
              <w:left w:val="single" w:sz="6" w:space="0" w:color="000000"/>
              <w:bottom w:val="single" w:sz="6" w:space="0" w:color="000000"/>
              <w:right w:val="single" w:sz="6" w:space="0" w:color="000000"/>
            </w:tcBorders>
            <w:hideMark/>
          </w:tcPr>
          <w:p w14:paraId="509CF05F"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348</w:t>
            </w:r>
          </w:p>
        </w:tc>
      </w:tr>
      <w:tr w:rsidR="009873F2" w14:paraId="3A9E390D"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0D1A58D"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8</w:t>
            </w:r>
          </w:p>
        </w:tc>
        <w:tc>
          <w:tcPr>
            <w:tcW w:w="2691" w:type="pct"/>
            <w:tcBorders>
              <w:top w:val="single" w:sz="6" w:space="0" w:color="000000"/>
              <w:left w:val="single" w:sz="6" w:space="0" w:color="000000"/>
              <w:bottom w:val="single" w:sz="6" w:space="0" w:color="000000"/>
              <w:right w:val="single" w:sz="6" w:space="0" w:color="000000"/>
            </w:tcBorders>
            <w:hideMark/>
          </w:tcPr>
          <w:p w14:paraId="75C8DD4C" w14:textId="77777777" w:rsidR="009873F2" w:rsidRDefault="009873F2" w:rsidP="009873F2">
            <w:pPr>
              <w:pStyle w:val="a9"/>
              <w:spacing w:before="0" w:beforeAutospacing="0" w:after="0" w:afterAutospacing="0" w:line="256" w:lineRule="auto"/>
              <w:rPr>
                <w:color w:val="000000" w:themeColor="text1"/>
                <w:szCs w:val="28"/>
                <w:lang w:eastAsia="en-US"/>
              </w:rPr>
            </w:pPr>
            <w:r>
              <w:rPr>
                <w:color w:val="000000" w:themeColor="text1"/>
                <w:szCs w:val="28"/>
                <w:lang w:val="en-US" w:eastAsia="en-US"/>
              </w:rPr>
              <w:t>Backend-</w:t>
            </w:r>
            <w:r>
              <w:rPr>
                <w:color w:val="000000" w:themeColor="text1"/>
                <w:szCs w:val="28"/>
                <w:lang w:eastAsia="en-US"/>
              </w:rPr>
              <w:t>разработчик</w:t>
            </w:r>
          </w:p>
        </w:tc>
        <w:tc>
          <w:tcPr>
            <w:tcW w:w="1963" w:type="pct"/>
            <w:tcBorders>
              <w:top w:val="single" w:sz="6" w:space="0" w:color="000000"/>
              <w:left w:val="single" w:sz="6" w:space="0" w:color="000000"/>
              <w:bottom w:val="single" w:sz="6" w:space="0" w:color="000000"/>
              <w:right w:val="single" w:sz="6" w:space="0" w:color="000000"/>
            </w:tcBorders>
            <w:hideMark/>
          </w:tcPr>
          <w:p w14:paraId="35DEACF6"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260</w:t>
            </w:r>
          </w:p>
        </w:tc>
      </w:tr>
    </w:tbl>
    <w:p w14:paraId="62FF7FD6" w14:textId="68C84FDF" w:rsidR="009873F2" w:rsidRDefault="009873F2" w:rsidP="009873F2">
      <w:pPr>
        <w:jc w:val="right"/>
        <w:rPr>
          <w:rFonts w:eastAsia="Times New Roman"/>
          <w:b/>
          <w:color w:val="000000" w:themeColor="text1"/>
        </w:rPr>
      </w:pPr>
      <w:r>
        <w:rPr>
          <w:rFonts w:eastAsia="Times New Roman"/>
          <w:b/>
        </w:rPr>
        <w:t xml:space="preserve">Таблица </w:t>
      </w:r>
      <w:r w:rsidR="0048591B">
        <w:rPr>
          <w:rFonts w:eastAsia="Times New Roman"/>
          <w:b/>
        </w:rPr>
        <w:t>1.</w:t>
      </w:r>
      <w:r>
        <w:rPr>
          <w:rFonts w:eastAsia="Times New Roman"/>
          <w:b/>
        </w:rPr>
        <w:t>2</w:t>
      </w:r>
    </w:p>
    <w:p w14:paraId="7ED825F5" w14:textId="77777777" w:rsidR="009873F2" w:rsidRDefault="009873F2" w:rsidP="009873F2">
      <w:pPr>
        <w:pStyle w:val="affffff4"/>
      </w:pPr>
      <w:r>
        <w:t>Трудозатраты членов проектной команды</w:t>
      </w:r>
    </w:p>
    <w:p w14:paraId="7E1503A6" w14:textId="77777777" w:rsidR="009873F2" w:rsidRDefault="009873F2">
      <w:pPr>
        <w:spacing w:after="160" w:line="259" w:lineRule="auto"/>
        <w:ind w:firstLine="0"/>
        <w:jc w:val="left"/>
        <w:rPr>
          <w:rFonts w:eastAsia="Times New Roman"/>
          <w:b/>
          <w:szCs w:val="24"/>
          <w:lang w:eastAsia="ru-RU"/>
        </w:rPr>
      </w:pPr>
      <w:bookmarkStart w:id="220" w:name="_Toc73469575"/>
      <w:bookmarkStart w:id="221" w:name="_Toc359344426"/>
      <w:bookmarkStart w:id="222" w:name="_Toc322893642"/>
      <w:r>
        <w:rPr>
          <w:b/>
        </w:rPr>
        <w:br w:type="page"/>
      </w:r>
    </w:p>
    <w:p w14:paraId="45351373" w14:textId="773D19D5" w:rsidR="009873F2" w:rsidRPr="009873F2" w:rsidRDefault="009873F2" w:rsidP="009873F2">
      <w:pPr>
        <w:pStyle w:val="3"/>
        <w:numPr>
          <w:ilvl w:val="0"/>
          <w:numId w:val="0"/>
        </w:numPr>
        <w:ind w:left="720"/>
      </w:pPr>
      <w:r w:rsidRPr="009873F2">
        <w:lastRenderedPageBreak/>
        <w:t>Расчёт затрат на разработку продукта</w:t>
      </w:r>
      <w:bookmarkEnd w:id="220"/>
      <w:bookmarkEnd w:id="221"/>
      <w:bookmarkEnd w:id="222"/>
    </w:p>
    <w:p w14:paraId="20380EE7" w14:textId="77777777" w:rsidR="009873F2" w:rsidRDefault="009873F2" w:rsidP="009873F2">
      <w:pPr>
        <w:rPr>
          <w:rFonts w:eastAsia="Times New Roman"/>
        </w:rPr>
      </w:pPr>
      <w:r>
        <w:rPr>
          <w:rFonts w:eastAsia="Times New Roman"/>
        </w:rPr>
        <w:t>Расчет затрат на создание и внедрение ПО включает следующие составляющие с последующим их графическим представлением в виде круговой диаграммы:</w:t>
      </w:r>
    </w:p>
    <w:p w14:paraId="21A06B84" w14:textId="77777777" w:rsidR="009873F2" w:rsidRDefault="009873F2" w:rsidP="0048591B">
      <w:pPr>
        <w:pStyle w:val="a"/>
      </w:pPr>
      <w:r>
        <w:t xml:space="preserve">заработная плата исполнителей работ по проекту – </w:t>
      </w:r>
      <w:r>
        <w:rPr>
          <w:i/>
        </w:rPr>
        <w:t>ЗП</w:t>
      </w:r>
      <w:r>
        <w:rPr>
          <w:i/>
          <w:vertAlign w:val="subscript"/>
        </w:rPr>
        <w:t>осн</w:t>
      </w:r>
      <w:r>
        <w:t>;</w:t>
      </w:r>
    </w:p>
    <w:p w14:paraId="22497841" w14:textId="77777777" w:rsidR="009873F2" w:rsidRDefault="009873F2" w:rsidP="0048591B">
      <w:pPr>
        <w:pStyle w:val="a"/>
      </w:pPr>
      <w:r>
        <w:t xml:space="preserve">дополнительная заработная плата </w:t>
      </w:r>
      <w:r>
        <w:rPr>
          <w:i/>
        </w:rPr>
        <w:t>ЗП</w:t>
      </w:r>
      <w:r>
        <w:rPr>
          <w:i/>
          <w:vertAlign w:val="subscript"/>
        </w:rPr>
        <w:t>доп</w:t>
      </w:r>
      <w:r>
        <w:t>;</w:t>
      </w:r>
    </w:p>
    <w:p w14:paraId="77970C28" w14:textId="77777777" w:rsidR="009873F2" w:rsidRDefault="009873F2" w:rsidP="0048591B">
      <w:pPr>
        <w:pStyle w:val="a"/>
      </w:pPr>
      <w:r>
        <w:t xml:space="preserve">отчисления на социальные нужды (страховые взносы) – </w:t>
      </w:r>
      <w:r>
        <w:rPr>
          <w:i/>
        </w:rPr>
        <w:t>Н</w:t>
      </w:r>
      <w:r>
        <w:rPr>
          <w:i/>
          <w:vertAlign w:val="subscript"/>
        </w:rPr>
        <w:t>зп</w:t>
      </w:r>
      <w:r>
        <w:t>;</w:t>
      </w:r>
    </w:p>
    <w:p w14:paraId="78BA63B9" w14:textId="77777777" w:rsidR="009873F2" w:rsidRDefault="009873F2" w:rsidP="0048591B">
      <w:pPr>
        <w:pStyle w:val="a"/>
      </w:pPr>
      <w:r>
        <w:t xml:space="preserve">арендные платежи за производственные (офисные) помещения – </w:t>
      </w:r>
      <w:r>
        <w:rPr>
          <w:i/>
        </w:rPr>
        <w:t>А</w:t>
      </w:r>
      <w:r>
        <w:rPr>
          <w:i/>
          <w:vertAlign w:val="subscript"/>
        </w:rPr>
        <w:t>пм</w:t>
      </w:r>
      <w:r>
        <w:t>;</w:t>
      </w:r>
    </w:p>
    <w:p w14:paraId="2190A087" w14:textId="77777777" w:rsidR="009873F2" w:rsidRDefault="009873F2" w:rsidP="0048591B">
      <w:pPr>
        <w:pStyle w:val="a"/>
      </w:pPr>
      <w:r>
        <w:t xml:space="preserve">амортизация используемых основных средств и нематериальных активов – </w:t>
      </w:r>
      <w:r>
        <w:rPr>
          <w:i/>
        </w:rPr>
        <w:t>А</w:t>
      </w:r>
      <w:r>
        <w:t>;</w:t>
      </w:r>
    </w:p>
    <w:p w14:paraId="446B194F" w14:textId="77777777" w:rsidR="009873F2" w:rsidRDefault="009873F2" w:rsidP="0048591B">
      <w:pPr>
        <w:pStyle w:val="a"/>
      </w:pPr>
      <w:r>
        <w:t xml:space="preserve">расходы на модернизацию и приобретение основных средств – </w:t>
      </w:r>
      <w:r>
        <w:rPr>
          <w:i/>
        </w:rPr>
        <w:t>Р</w:t>
      </w:r>
      <w:r>
        <w:rPr>
          <w:i/>
          <w:vertAlign w:val="subscript"/>
        </w:rPr>
        <w:t>мод</w:t>
      </w:r>
      <w:r>
        <w:t>;</w:t>
      </w:r>
    </w:p>
    <w:p w14:paraId="5BB6C35D" w14:textId="77777777" w:rsidR="009873F2" w:rsidRDefault="009873F2" w:rsidP="0048591B">
      <w:pPr>
        <w:pStyle w:val="a"/>
      </w:pPr>
      <w:r>
        <w:t xml:space="preserve">расходы на приобретение необходимого ПО – </w:t>
      </w:r>
      <w:r>
        <w:rPr>
          <w:i/>
        </w:rPr>
        <w:t>Р</w:t>
      </w:r>
      <w:r>
        <w:rPr>
          <w:i/>
          <w:vertAlign w:val="subscript"/>
        </w:rPr>
        <w:t>ПО</w:t>
      </w:r>
      <w:r>
        <w:t>;</w:t>
      </w:r>
    </w:p>
    <w:p w14:paraId="0D71B48F" w14:textId="77777777" w:rsidR="009873F2" w:rsidRDefault="009873F2" w:rsidP="0048591B">
      <w:pPr>
        <w:pStyle w:val="a"/>
      </w:pPr>
      <w:r>
        <w:t xml:space="preserve">расходы на интернет, связь – </w:t>
      </w:r>
      <w:r>
        <w:rPr>
          <w:i/>
        </w:rPr>
        <w:t>Р</w:t>
      </w:r>
      <w:r>
        <w:rPr>
          <w:i/>
          <w:vertAlign w:val="subscript"/>
        </w:rPr>
        <w:t>тел</w:t>
      </w:r>
      <w:r>
        <w:t>;</w:t>
      </w:r>
    </w:p>
    <w:p w14:paraId="5E288965" w14:textId="77777777" w:rsidR="009873F2" w:rsidRDefault="009873F2" w:rsidP="0048591B">
      <w:pPr>
        <w:pStyle w:val="a"/>
      </w:pPr>
      <w:r>
        <w:t xml:space="preserve">расходы на канцелярские товары и расходные материалы – </w:t>
      </w:r>
      <w:r>
        <w:rPr>
          <w:i/>
        </w:rPr>
        <w:t>Р</w:t>
      </w:r>
      <w:r>
        <w:rPr>
          <w:i/>
          <w:vertAlign w:val="subscript"/>
        </w:rPr>
        <w:t>р.м.</w:t>
      </w:r>
      <w:r>
        <w:t>;</w:t>
      </w:r>
    </w:p>
    <w:p w14:paraId="542BD16A" w14:textId="77777777" w:rsidR="009873F2" w:rsidRDefault="009873F2" w:rsidP="0048591B">
      <w:pPr>
        <w:pStyle w:val="a"/>
      </w:pPr>
      <w:r>
        <w:t xml:space="preserve">прочие расходы – </w:t>
      </w:r>
      <w:r>
        <w:rPr>
          <w:i/>
        </w:rPr>
        <w:t>П</w:t>
      </w:r>
      <w:r>
        <w:rPr>
          <w:i/>
          <w:vertAlign w:val="subscript"/>
        </w:rPr>
        <w:t>р.р.</w:t>
      </w:r>
      <w:r>
        <w:t>.</w:t>
      </w:r>
    </w:p>
    <w:p w14:paraId="300DB4AA" w14:textId="5BD62C86" w:rsidR="009873F2" w:rsidRPr="009873F2" w:rsidRDefault="009873F2" w:rsidP="009873F2">
      <w:pPr>
        <w:pStyle w:val="aff0"/>
      </w:pPr>
      <w:bookmarkStart w:id="223" w:name="_Toc73469576"/>
      <w:bookmarkStart w:id="224" w:name="_Toc359344427"/>
      <w:bookmarkStart w:id="225" w:name="_Toc322893643"/>
      <w:r>
        <w:t>Далее представлен р</w:t>
      </w:r>
      <w:r w:rsidRPr="009873F2">
        <w:t>асчёт заработной платы исполнителей работ по созданию программного продукта</w:t>
      </w:r>
      <w:bookmarkEnd w:id="223"/>
      <w:bookmarkEnd w:id="224"/>
      <w:bookmarkEnd w:id="225"/>
      <w:r>
        <w:t>.</w:t>
      </w:r>
    </w:p>
    <w:p w14:paraId="18D8997A" w14:textId="77777777" w:rsidR="009873F2" w:rsidRDefault="009873F2" w:rsidP="009873F2">
      <w:r>
        <w:t>Основная ЗП определяется по формуле:</w:t>
      </w:r>
    </w:p>
    <w:tbl>
      <w:tblPr>
        <w:tblW w:w="0" w:type="dxa"/>
        <w:jc w:val="center"/>
        <w:tblLayout w:type="fixed"/>
        <w:tblLook w:val="04A0" w:firstRow="1" w:lastRow="0" w:firstColumn="1" w:lastColumn="0" w:noHBand="0" w:noVBand="1"/>
      </w:tblPr>
      <w:tblGrid>
        <w:gridCol w:w="8647"/>
        <w:gridCol w:w="1134"/>
      </w:tblGrid>
      <w:tr w:rsidR="009873F2" w14:paraId="4A2E8F45" w14:textId="77777777" w:rsidTr="009873F2">
        <w:trPr>
          <w:jc w:val="center"/>
        </w:trPr>
        <w:tc>
          <w:tcPr>
            <w:tcW w:w="8647" w:type="dxa"/>
            <w:hideMark/>
          </w:tcPr>
          <w:p w14:paraId="4884AE3E" w14:textId="77777777" w:rsidR="009873F2" w:rsidRDefault="009873F2" w:rsidP="009873F2">
            <w:pPr>
              <w:ind w:firstLine="0"/>
              <w:jc w:val="center"/>
            </w:pPr>
            <m:oMathPara>
              <m:oMathParaPr>
                <m:jc m:val="center"/>
              </m:oMathParaPr>
              <m:oMath>
                <m:sSub>
                  <m:sSubPr>
                    <m:ctrlPr>
                      <w:rPr>
                        <w:rFonts w:ascii="Cambria Math" w:hAnsi="Cambria Math" w:cs="Times New Roman"/>
                        <w:i/>
                        <w:color w:val="000000" w:themeColor="text1"/>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color w:val="000000" w:themeColor="text1"/>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color w:val="000000" w:themeColor="text1"/>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 xml:space="preserve"> </m:t>
                        </m:r>
                        <m:r>
                          <m:rPr>
                            <m:nor/>
                          </m:rPr>
                          <w:rPr>
                            <w:rFonts w:cs="Times New Roman"/>
                            <w:i/>
                            <w:lang w:val="en-US"/>
                          </w:rPr>
                          <m:t>t</m:t>
                        </m:r>
                      </m:e>
                      <m:sub>
                        <m:r>
                          <m:rPr>
                            <m:nor/>
                          </m:rPr>
                          <w:rPr>
                            <w:rFonts w:cs="Times New Roman"/>
                            <w:i/>
                          </w:rPr>
                          <m:t>р.д.</m:t>
                        </m:r>
                      </m:sub>
                    </m:sSub>
                  </m:den>
                </m:f>
                <m:d>
                  <m:dPr>
                    <m:ctrlPr>
                      <w:rPr>
                        <w:rFonts w:ascii="Cambria Math" w:hAnsi="Cambria Math" w:cs="Times New Roman"/>
                        <w:i/>
                        <w:color w:val="000000" w:themeColor="text1"/>
                      </w:rPr>
                    </m:ctrlPr>
                  </m:dPr>
                  <m:e>
                    <m:r>
                      <m:rPr>
                        <m:nor/>
                      </m:rPr>
                      <w:rPr>
                        <w:rFonts w:cs="Times New Roman"/>
                      </w:rPr>
                      <m:t>1</m:t>
                    </m:r>
                    <m:r>
                      <m:rPr>
                        <m:nor/>
                      </m:rPr>
                      <w:rPr>
                        <w:rFonts w:cs="Times New Roman"/>
                        <w:i/>
                      </w:rPr>
                      <m:t>+</m:t>
                    </m:r>
                    <m:f>
                      <m:fPr>
                        <m:ctrlPr>
                          <w:rPr>
                            <w:rFonts w:ascii="Cambria Math" w:hAnsi="Cambria Math" w:cs="Times New Roman"/>
                            <w:i/>
                            <w:color w:val="000000" w:themeColor="text1"/>
                          </w:rPr>
                        </m:ctrlPr>
                      </m:fPr>
                      <m:num>
                        <m:r>
                          <m:rPr>
                            <m:nor/>
                          </m:rPr>
                          <w:rPr>
                            <w:rFonts w:cs="Times New Roman"/>
                            <w:i/>
                          </w:rPr>
                          <m:t>П</m:t>
                        </m:r>
                      </m:num>
                      <m:den>
                        <m:r>
                          <m:rPr>
                            <m:nor/>
                          </m:rPr>
                          <w:rPr>
                            <w:rFonts w:cs="Times New Roman"/>
                          </w:rPr>
                          <m:t>100</m:t>
                        </m:r>
                      </m:den>
                    </m:f>
                  </m:e>
                </m:d>
                <m:r>
                  <m:rPr>
                    <m:nor/>
                  </m:rPr>
                  <w:rPr>
                    <w:rFonts w:cs="Times New Roman"/>
                    <w:i/>
                  </w:rPr>
                  <m:t>, руб,</m:t>
                </m:r>
              </m:oMath>
            </m:oMathPara>
          </w:p>
        </w:tc>
        <w:tc>
          <w:tcPr>
            <w:tcW w:w="1134" w:type="dxa"/>
          </w:tcPr>
          <w:p w14:paraId="251D60F5" w14:textId="77777777" w:rsidR="009873F2" w:rsidRDefault="009873F2" w:rsidP="009873F2">
            <w:pPr>
              <w:ind w:firstLine="0"/>
              <w:jc w:val="right"/>
              <w:rPr>
                <w:sz w:val="16"/>
                <w:szCs w:val="16"/>
              </w:rPr>
            </w:pPr>
          </w:p>
          <w:p w14:paraId="731D6813" w14:textId="55E1A960" w:rsidR="009873F2" w:rsidRDefault="009873F2" w:rsidP="00875FB1">
            <w:pPr>
              <w:ind w:right="34" w:firstLine="0"/>
              <w:jc w:val="right"/>
              <w:rPr>
                <w:lang w:val="en-US"/>
              </w:rPr>
            </w:pPr>
            <w:r>
              <w:rPr>
                <w:position w:val="-12"/>
              </w:rPr>
              <w:t>(1</w:t>
            </w:r>
            <w:r w:rsidR="0048591B">
              <w:rPr>
                <w:position w:val="-12"/>
              </w:rPr>
              <w:t>.1.</w:t>
            </w:r>
            <w:r>
              <w:rPr>
                <w:position w:val="-12"/>
              </w:rPr>
              <w:t>)</w:t>
            </w:r>
          </w:p>
        </w:tc>
      </w:tr>
    </w:tbl>
    <w:p w14:paraId="773B3955" w14:textId="77777777" w:rsidR="009873F2" w:rsidRDefault="009873F2" w:rsidP="009873F2">
      <w:pPr>
        <w:widowControl w:val="0"/>
        <w:ind w:firstLine="0"/>
        <w:rPr>
          <w:color w:val="000000" w:themeColor="text1"/>
        </w:rPr>
      </w:pPr>
      <w:r>
        <w:t xml:space="preserve">где </w:t>
      </w:r>
      <w:r>
        <w:rPr>
          <w:i/>
          <w:lang w:val="en-US"/>
        </w:rPr>
        <w:t>M</w:t>
      </w:r>
      <w:r>
        <w:t xml:space="preserve"> – месячная зарплата (</w:t>
      </w:r>
      <w:r>
        <w:rPr>
          <w:i/>
        </w:rPr>
        <w:t>руб.</w:t>
      </w:r>
      <w:r>
        <w:t xml:space="preserve">), </w:t>
      </w:r>
      <w:r>
        <w:rPr>
          <w:i/>
          <w:lang w:val="en-US"/>
        </w:rPr>
        <w:t>T</w:t>
      </w:r>
      <w:r>
        <w:t xml:space="preserve"> – общие трудозатраты (</w:t>
      </w:r>
      <w:r>
        <w:rPr>
          <w:i/>
        </w:rPr>
        <w:t>чел.-ч</w:t>
      </w:r>
      <w:r>
        <w:t xml:space="preserve">), </w:t>
      </w:r>
      <w:r>
        <w:rPr>
          <w:i/>
        </w:rPr>
        <w:t>Ч</w:t>
      </w:r>
      <w:r>
        <w:rPr>
          <w:i/>
          <w:vertAlign w:val="subscript"/>
        </w:rPr>
        <w:t>р</w:t>
      </w:r>
      <w:r>
        <w:t xml:space="preserve"> – число рабочих дней в месяц, </w:t>
      </w:r>
      <w:r>
        <w:rPr>
          <w:i/>
          <w:lang w:val="en-US"/>
        </w:rPr>
        <w:t>t</w:t>
      </w:r>
      <w:r>
        <w:rPr>
          <w:i/>
          <w:vertAlign w:val="subscript"/>
        </w:rPr>
        <w:t>р.д.</w:t>
      </w:r>
      <w:r>
        <w:rPr>
          <w:i/>
        </w:rPr>
        <w:t xml:space="preserve"> – </w:t>
      </w:r>
      <w:r>
        <w:t xml:space="preserve">продолжительность рабочего дня в часах, </w:t>
      </w:r>
      <w:r>
        <w:rPr>
          <w:i/>
        </w:rPr>
        <w:t>П</w:t>
      </w:r>
      <w:r>
        <w:t xml:space="preserve"> – процент премии. В данной работе </w:t>
      </w:r>
      <w:r>
        <w:rPr>
          <w:i/>
        </w:rPr>
        <w:t>Ч</w:t>
      </w:r>
      <w:r>
        <w:rPr>
          <w:i/>
          <w:vertAlign w:val="subscript"/>
        </w:rPr>
        <w:t xml:space="preserve">р </w:t>
      </w:r>
      <w:r>
        <w:rPr>
          <w:i/>
        </w:rPr>
        <w:t xml:space="preserve">= </w:t>
      </w:r>
      <w:r>
        <w:t xml:space="preserve">21 </w:t>
      </w:r>
      <w:r>
        <w:rPr>
          <w:i/>
        </w:rPr>
        <w:t>день</w:t>
      </w:r>
      <w:r>
        <w:t xml:space="preserve">, </w:t>
      </w:r>
      <w:r>
        <w:rPr>
          <w:i/>
          <w:lang w:val="en-US"/>
        </w:rPr>
        <w:t>t</w:t>
      </w:r>
      <w:r>
        <w:rPr>
          <w:i/>
          <w:vertAlign w:val="subscript"/>
        </w:rPr>
        <w:t>р.д.</w:t>
      </w:r>
      <w:r>
        <w:rPr>
          <w:i/>
        </w:rPr>
        <w:t>=</w:t>
      </w:r>
      <w:r>
        <w:t>8</w:t>
      </w:r>
      <w:r>
        <w:rPr>
          <w:i/>
        </w:rPr>
        <w:t>ч</w:t>
      </w:r>
      <w:r>
        <w:t xml:space="preserve">, </w:t>
      </w:r>
      <w:r>
        <w:rPr>
          <w:i/>
        </w:rPr>
        <w:t>П</w:t>
      </w:r>
      <w:r>
        <w:t xml:space="preserve">=0. </w:t>
      </w:r>
    </w:p>
    <w:p w14:paraId="361367F8" w14:textId="1A41E66A" w:rsidR="009873F2" w:rsidRDefault="009873F2" w:rsidP="009873F2">
      <w:pPr>
        <w:rPr>
          <w:rFonts w:eastAsia="Times New Roman"/>
        </w:rPr>
      </w:pPr>
      <w:r>
        <w:rPr>
          <w:rFonts w:eastAsia="Times New Roman"/>
        </w:rPr>
        <w:t xml:space="preserve">Значение месячной заработной платы (М), суммарные трудозатраты членов, а </w:t>
      </w:r>
      <w:r w:rsidR="00875FB1">
        <w:rPr>
          <w:rFonts w:eastAsia="Times New Roman"/>
        </w:rPr>
        <w:t xml:space="preserve">также рассчитанная по формуле </w:t>
      </w:r>
      <w:r>
        <w:rPr>
          <w:rFonts w:eastAsia="Times New Roman"/>
        </w:rPr>
        <w:t>1 основная заработная плата проект</w:t>
      </w:r>
      <w:r w:rsidR="00875FB1">
        <w:rPr>
          <w:rFonts w:eastAsia="Times New Roman"/>
        </w:rPr>
        <w:t xml:space="preserve">ной команды приведены в табл. </w:t>
      </w:r>
      <w:r w:rsidR="0048591B">
        <w:rPr>
          <w:rFonts w:eastAsia="Times New Roman"/>
        </w:rPr>
        <w:t>1.</w:t>
      </w:r>
      <w:r>
        <w:rPr>
          <w:rFonts w:eastAsia="Times New Roman"/>
        </w:rPr>
        <w:t>3.</w:t>
      </w:r>
    </w:p>
    <w:p w14:paraId="218852C3" w14:textId="77777777" w:rsidR="009873F2" w:rsidRDefault="009873F2" w:rsidP="009873F2">
      <w:pPr>
        <w:spacing w:line="276" w:lineRule="auto"/>
        <w:ind w:firstLine="0"/>
        <w:jc w:val="left"/>
        <w:rPr>
          <w:rFonts w:eastAsia="Times New Roman"/>
          <w:b/>
        </w:rPr>
      </w:pPr>
      <w:r>
        <w:rPr>
          <w:rFonts w:eastAsia="Times New Roman"/>
          <w:b/>
        </w:rPr>
        <w:br w:type="page"/>
      </w:r>
    </w:p>
    <w:p w14:paraId="05DBC920" w14:textId="4E74C184" w:rsidR="009873F2" w:rsidRDefault="00875FB1" w:rsidP="009873F2">
      <w:pPr>
        <w:jc w:val="right"/>
        <w:rPr>
          <w:rFonts w:eastAsia="Times New Roman"/>
          <w:b/>
        </w:rPr>
      </w:pPr>
      <w:r>
        <w:rPr>
          <w:rFonts w:eastAsia="Times New Roman"/>
          <w:b/>
        </w:rPr>
        <w:lastRenderedPageBreak/>
        <w:t xml:space="preserve">Таблица </w:t>
      </w:r>
      <w:r w:rsidR="0048591B">
        <w:rPr>
          <w:rFonts w:eastAsia="Times New Roman"/>
          <w:b/>
        </w:rPr>
        <w:t>1.</w:t>
      </w:r>
      <w:r w:rsidR="009873F2">
        <w:rPr>
          <w:rFonts w:eastAsia="Times New Roman"/>
          <w:b/>
        </w:rPr>
        <w:t>3</w:t>
      </w:r>
    </w:p>
    <w:p w14:paraId="5BBF92A3" w14:textId="77777777" w:rsidR="009873F2" w:rsidRDefault="009873F2" w:rsidP="009873F2">
      <w:pPr>
        <w:pStyle w:val="affffff4"/>
      </w:pPr>
      <w: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05"/>
        <w:gridCol w:w="3761"/>
        <w:gridCol w:w="1480"/>
        <w:gridCol w:w="1825"/>
        <w:gridCol w:w="1751"/>
      </w:tblGrid>
      <w:tr w:rsidR="009873F2" w14:paraId="5C17ACBF" w14:textId="77777777" w:rsidTr="009873F2">
        <w:trPr>
          <w:trHeight w:val="834"/>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5F695207"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1954" w:type="pct"/>
            <w:tcBorders>
              <w:top w:val="single" w:sz="6" w:space="0" w:color="000000"/>
              <w:left w:val="single" w:sz="6" w:space="0" w:color="000000"/>
              <w:bottom w:val="single" w:sz="6" w:space="0" w:color="000000"/>
              <w:right w:val="single" w:sz="6" w:space="0" w:color="000000"/>
            </w:tcBorders>
            <w:vAlign w:val="center"/>
            <w:hideMark/>
          </w:tcPr>
          <w:p w14:paraId="667CB613"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Исполнитель</w:t>
            </w:r>
          </w:p>
        </w:tc>
        <w:tc>
          <w:tcPr>
            <w:tcW w:w="769" w:type="pct"/>
            <w:tcBorders>
              <w:top w:val="single" w:sz="6" w:space="0" w:color="000000"/>
              <w:left w:val="single" w:sz="6" w:space="0" w:color="000000"/>
              <w:bottom w:val="single" w:sz="6" w:space="0" w:color="000000"/>
              <w:right w:val="single" w:sz="6" w:space="0" w:color="000000"/>
            </w:tcBorders>
            <w:vAlign w:val="center"/>
            <w:hideMark/>
          </w:tcPr>
          <w:p w14:paraId="5961E772"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Месячная заработная плата (М), руб.</w:t>
            </w:r>
          </w:p>
        </w:tc>
        <w:tc>
          <w:tcPr>
            <w:tcW w:w="948" w:type="pct"/>
            <w:tcBorders>
              <w:top w:val="single" w:sz="6" w:space="0" w:color="000000"/>
              <w:left w:val="single" w:sz="6" w:space="0" w:color="000000"/>
              <w:bottom w:val="single" w:sz="6" w:space="0" w:color="000000"/>
              <w:right w:val="single" w:sz="6" w:space="0" w:color="000000"/>
            </w:tcBorders>
            <w:vAlign w:val="center"/>
            <w:hideMark/>
          </w:tcPr>
          <w:p w14:paraId="1BF8D383"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Трудозатраты, человеко-часов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3D70CED" w14:textId="77777777" w:rsidR="009873F2" w:rsidRDefault="009873F2" w:rsidP="009873F2">
            <w:pPr>
              <w:keepNext/>
              <w:keepLines/>
              <w:spacing w:line="240" w:lineRule="auto"/>
              <w:ind w:firstLine="0"/>
              <w:jc w:val="center"/>
              <w:rPr>
                <w:rFonts w:eastAsia="Times New Roman"/>
                <w:b/>
                <w:sz w:val="24"/>
                <w:szCs w:val="24"/>
              </w:rPr>
            </w:pPr>
            <m:oMath>
              <m:sSub>
                <m:sSubPr>
                  <m:ctrlPr>
                    <w:rPr>
                      <w:rFonts w:ascii="Cambria Math" w:eastAsia="Times New Roman" w:hAnsi="Cambria Math"/>
                      <w:b/>
                      <w:color w:val="000000" w:themeColor="text1"/>
                      <w:sz w:val="24"/>
                      <w:szCs w:val="24"/>
                    </w:rPr>
                  </m:ctrlPr>
                </m:sSubPr>
                <m:e>
                  <m:r>
                    <m:rPr>
                      <m:nor/>
                    </m:rPr>
                    <w:rPr>
                      <w:rFonts w:eastAsia="Times New Roman"/>
                      <w:b/>
                      <w:sz w:val="24"/>
                      <w:szCs w:val="24"/>
                    </w:rPr>
                    <m:t>ЗП</m:t>
                  </m:r>
                </m:e>
                <m:sub>
                  <m:r>
                    <m:rPr>
                      <m:nor/>
                    </m:rPr>
                    <w:rPr>
                      <w:rFonts w:eastAsia="Times New Roman"/>
                      <w:b/>
                      <w:sz w:val="24"/>
                      <w:szCs w:val="24"/>
                    </w:rPr>
                    <m:t>осн</m:t>
                  </m:r>
                </m:sub>
              </m:sSub>
            </m:oMath>
            <w:r>
              <w:rPr>
                <w:rFonts w:eastAsia="Times New Roman"/>
                <w:b/>
                <w:sz w:val="24"/>
                <w:szCs w:val="24"/>
              </w:rPr>
              <w:t>, руб.</w:t>
            </w:r>
          </w:p>
        </w:tc>
      </w:tr>
      <w:tr w:rsidR="009873F2" w14:paraId="2CA31581"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34B14A0"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w:t>
            </w:r>
          </w:p>
        </w:tc>
        <w:tc>
          <w:tcPr>
            <w:tcW w:w="1954" w:type="pct"/>
            <w:tcBorders>
              <w:top w:val="single" w:sz="6" w:space="0" w:color="000000"/>
              <w:left w:val="single" w:sz="6" w:space="0" w:color="000000"/>
              <w:bottom w:val="single" w:sz="6" w:space="0" w:color="000000"/>
              <w:right w:val="single" w:sz="6" w:space="0" w:color="000000"/>
            </w:tcBorders>
            <w:hideMark/>
          </w:tcPr>
          <w:p w14:paraId="4262ED8E" w14:textId="77777777" w:rsidR="009873F2" w:rsidRDefault="009873F2" w:rsidP="009873F2">
            <w:pPr>
              <w:pStyle w:val="a9"/>
              <w:spacing w:before="0" w:beforeAutospacing="0" w:after="0" w:afterAutospacing="0" w:line="256" w:lineRule="auto"/>
              <w:rPr>
                <w:szCs w:val="28"/>
                <w:lang w:eastAsia="en-US"/>
              </w:rPr>
            </w:pPr>
            <w:r>
              <w:rPr>
                <w:szCs w:val="28"/>
                <w:lang w:eastAsia="en-US"/>
              </w:rPr>
              <w:t>Менеджер проекта</w:t>
            </w:r>
          </w:p>
        </w:tc>
        <w:tc>
          <w:tcPr>
            <w:tcW w:w="769" w:type="pct"/>
            <w:tcBorders>
              <w:top w:val="single" w:sz="6" w:space="0" w:color="000000"/>
              <w:left w:val="single" w:sz="6" w:space="0" w:color="000000"/>
              <w:bottom w:val="single" w:sz="6" w:space="0" w:color="000000"/>
              <w:right w:val="single" w:sz="6" w:space="0" w:color="000000"/>
            </w:tcBorders>
            <w:hideMark/>
          </w:tcPr>
          <w:p w14:paraId="68403999"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56 000</w:t>
            </w:r>
          </w:p>
        </w:tc>
        <w:tc>
          <w:tcPr>
            <w:tcW w:w="948" w:type="pct"/>
            <w:tcBorders>
              <w:top w:val="single" w:sz="6" w:space="0" w:color="000000"/>
              <w:left w:val="single" w:sz="6" w:space="0" w:color="000000"/>
              <w:bottom w:val="single" w:sz="6" w:space="0" w:color="000000"/>
              <w:right w:val="single" w:sz="6" w:space="0" w:color="000000"/>
            </w:tcBorders>
            <w:hideMark/>
          </w:tcPr>
          <w:p w14:paraId="02EE9AB2" w14:textId="77777777" w:rsidR="009873F2" w:rsidRDefault="009873F2" w:rsidP="009873F2">
            <w:pPr>
              <w:pStyle w:val="a9"/>
              <w:spacing w:before="0" w:beforeAutospacing="0" w:after="0" w:afterAutospacing="0" w:line="256" w:lineRule="auto"/>
              <w:jc w:val="center"/>
              <w:rPr>
                <w:szCs w:val="28"/>
                <w:lang w:eastAsia="en-US"/>
              </w:rPr>
            </w:pPr>
            <w:r>
              <w:rPr>
                <w:szCs w:val="28"/>
                <w:lang w:eastAsia="en-US"/>
              </w:rPr>
              <w:t>280,4</w:t>
            </w:r>
          </w:p>
        </w:tc>
        <w:tc>
          <w:tcPr>
            <w:tcW w:w="910" w:type="pct"/>
            <w:tcBorders>
              <w:top w:val="single" w:sz="6" w:space="0" w:color="000000"/>
              <w:left w:val="single" w:sz="6" w:space="0" w:color="000000"/>
              <w:bottom w:val="single" w:sz="6" w:space="0" w:color="000000"/>
              <w:right w:val="single" w:sz="6" w:space="0" w:color="000000"/>
            </w:tcBorders>
            <w:hideMark/>
          </w:tcPr>
          <w:p w14:paraId="16B158A9"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93 466</w:t>
            </w:r>
          </w:p>
        </w:tc>
      </w:tr>
      <w:tr w:rsidR="009873F2" w14:paraId="19CB06F3"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077CB2A2"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w:t>
            </w:r>
          </w:p>
        </w:tc>
        <w:tc>
          <w:tcPr>
            <w:tcW w:w="1954" w:type="pct"/>
            <w:tcBorders>
              <w:top w:val="single" w:sz="6" w:space="0" w:color="000000"/>
              <w:left w:val="single" w:sz="6" w:space="0" w:color="000000"/>
              <w:bottom w:val="single" w:sz="6" w:space="0" w:color="000000"/>
              <w:right w:val="single" w:sz="6" w:space="0" w:color="000000"/>
            </w:tcBorders>
            <w:hideMark/>
          </w:tcPr>
          <w:p w14:paraId="55DDB03D"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Бизнес-аналитик</w:t>
            </w:r>
          </w:p>
        </w:tc>
        <w:tc>
          <w:tcPr>
            <w:tcW w:w="769" w:type="pct"/>
            <w:tcBorders>
              <w:top w:val="single" w:sz="6" w:space="0" w:color="000000"/>
              <w:left w:val="single" w:sz="6" w:space="0" w:color="000000"/>
              <w:bottom w:val="single" w:sz="6" w:space="0" w:color="000000"/>
              <w:right w:val="single" w:sz="6" w:space="0" w:color="000000"/>
            </w:tcBorders>
            <w:hideMark/>
          </w:tcPr>
          <w:p w14:paraId="34BF07A0"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75 000</w:t>
            </w:r>
          </w:p>
        </w:tc>
        <w:tc>
          <w:tcPr>
            <w:tcW w:w="948" w:type="pct"/>
            <w:tcBorders>
              <w:top w:val="single" w:sz="6" w:space="0" w:color="000000"/>
              <w:left w:val="single" w:sz="6" w:space="0" w:color="000000"/>
              <w:bottom w:val="single" w:sz="6" w:space="0" w:color="000000"/>
              <w:right w:val="single" w:sz="6" w:space="0" w:color="000000"/>
            </w:tcBorders>
            <w:hideMark/>
          </w:tcPr>
          <w:p w14:paraId="1F945B72"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230,4</w:t>
            </w:r>
          </w:p>
        </w:tc>
        <w:tc>
          <w:tcPr>
            <w:tcW w:w="910" w:type="pct"/>
            <w:tcBorders>
              <w:top w:val="single" w:sz="6" w:space="0" w:color="000000"/>
              <w:left w:val="single" w:sz="6" w:space="0" w:color="000000"/>
              <w:bottom w:val="single" w:sz="6" w:space="0" w:color="000000"/>
              <w:right w:val="single" w:sz="6" w:space="0" w:color="000000"/>
            </w:tcBorders>
            <w:hideMark/>
          </w:tcPr>
          <w:p w14:paraId="1984E17C"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102 857</w:t>
            </w:r>
          </w:p>
        </w:tc>
      </w:tr>
      <w:tr w:rsidR="009873F2" w14:paraId="6E4BB544"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CD654E6"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3</w:t>
            </w:r>
          </w:p>
        </w:tc>
        <w:tc>
          <w:tcPr>
            <w:tcW w:w="1954" w:type="pct"/>
            <w:tcBorders>
              <w:top w:val="single" w:sz="6" w:space="0" w:color="000000"/>
              <w:left w:val="single" w:sz="6" w:space="0" w:color="000000"/>
              <w:bottom w:val="single" w:sz="6" w:space="0" w:color="000000"/>
              <w:right w:val="single" w:sz="6" w:space="0" w:color="000000"/>
            </w:tcBorders>
            <w:hideMark/>
          </w:tcPr>
          <w:p w14:paraId="6583AD01"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Системный аналитик</w:t>
            </w:r>
          </w:p>
        </w:tc>
        <w:tc>
          <w:tcPr>
            <w:tcW w:w="769" w:type="pct"/>
            <w:tcBorders>
              <w:top w:val="single" w:sz="6" w:space="0" w:color="000000"/>
              <w:left w:val="single" w:sz="6" w:space="0" w:color="000000"/>
              <w:bottom w:val="single" w:sz="6" w:space="0" w:color="000000"/>
              <w:right w:val="single" w:sz="6" w:space="0" w:color="000000"/>
            </w:tcBorders>
            <w:hideMark/>
          </w:tcPr>
          <w:p w14:paraId="0790FB13"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75 000</w:t>
            </w:r>
          </w:p>
        </w:tc>
        <w:tc>
          <w:tcPr>
            <w:tcW w:w="948" w:type="pct"/>
            <w:tcBorders>
              <w:top w:val="single" w:sz="6" w:space="0" w:color="000000"/>
              <w:left w:val="single" w:sz="6" w:space="0" w:color="000000"/>
              <w:bottom w:val="single" w:sz="6" w:space="0" w:color="000000"/>
              <w:right w:val="single" w:sz="6" w:space="0" w:color="000000"/>
            </w:tcBorders>
            <w:hideMark/>
          </w:tcPr>
          <w:p w14:paraId="5FFCB71B"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144</w:t>
            </w:r>
          </w:p>
        </w:tc>
        <w:tc>
          <w:tcPr>
            <w:tcW w:w="910" w:type="pct"/>
            <w:tcBorders>
              <w:top w:val="single" w:sz="6" w:space="0" w:color="000000"/>
              <w:left w:val="single" w:sz="6" w:space="0" w:color="000000"/>
              <w:bottom w:val="single" w:sz="6" w:space="0" w:color="000000"/>
              <w:right w:val="single" w:sz="6" w:space="0" w:color="000000"/>
            </w:tcBorders>
            <w:hideMark/>
          </w:tcPr>
          <w:p w14:paraId="7D097147"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64 285</w:t>
            </w:r>
          </w:p>
        </w:tc>
      </w:tr>
      <w:tr w:rsidR="009873F2" w14:paraId="07C12153"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975D0EF"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c>
          <w:tcPr>
            <w:tcW w:w="1954" w:type="pct"/>
            <w:tcBorders>
              <w:top w:val="single" w:sz="6" w:space="0" w:color="000000"/>
              <w:left w:val="single" w:sz="6" w:space="0" w:color="000000"/>
              <w:bottom w:val="single" w:sz="6" w:space="0" w:color="000000"/>
              <w:right w:val="single" w:sz="6" w:space="0" w:color="000000"/>
            </w:tcBorders>
            <w:hideMark/>
          </w:tcPr>
          <w:p w14:paraId="67DD5BEE"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Тестировщик</w:t>
            </w:r>
          </w:p>
        </w:tc>
        <w:tc>
          <w:tcPr>
            <w:tcW w:w="769" w:type="pct"/>
            <w:tcBorders>
              <w:top w:val="single" w:sz="6" w:space="0" w:color="000000"/>
              <w:left w:val="single" w:sz="6" w:space="0" w:color="000000"/>
              <w:bottom w:val="single" w:sz="6" w:space="0" w:color="000000"/>
              <w:right w:val="single" w:sz="6" w:space="0" w:color="000000"/>
            </w:tcBorders>
            <w:hideMark/>
          </w:tcPr>
          <w:p w14:paraId="321CA403"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53 000</w:t>
            </w:r>
          </w:p>
        </w:tc>
        <w:tc>
          <w:tcPr>
            <w:tcW w:w="948" w:type="pct"/>
            <w:tcBorders>
              <w:top w:val="single" w:sz="6" w:space="0" w:color="000000"/>
              <w:left w:val="single" w:sz="6" w:space="0" w:color="000000"/>
              <w:bottom w:val="single" w:sz="6" w:space="0" w:color="000000"/>
              <w:right w:val="single" w:sz="6" w:space="0" w:color="000000"/>
            </w:tcBorders>
            <w:hideMark/>
          </w:tcPr>
          <w:p w14:paraId="0FCCC5CF"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256</w:t>
            </w:r>
          </w:p>
        </w:tc>
        <w:tc>
          <w:tcPr>
            <w:tcW w:w="910" w:type="pct"/>
            <w:tcBorders>
              <w:top w:val="single" w:sz="6" w:space="0" w:color="000000"/>
              <w:left w:val="single" w:sz="6" w:space="0" w:color="000000"/>
              <w:bottom w:val="single" w:sz="6" w:space="0" w:color="000000"/>
              <w:right w:val="single" w:sz="6" w:space="0" w:color="000000"/>
            </w:tcBorders>
            <w:hideMark/>
          </w:tcPr>
          <w:p w14:paraId="3DCD4AF3"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80 762</w:t>
            </w:r>
          </w:p>
        </w:tc>
      </w:tr>
      <w:tr w:rsidR="009873F2" w14:paraId="4D0E174A"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72826DA"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c>
          <w:tcPr>
            <w:tcW w:w="1954" w:type="pct"/>
            <w:tcBorders>
              <w:top w:val="single" w:sz="6" w:space="0" w:color="000000"/>
              <w:left w:val="single" w:sz="6" w:space="0" w:color="000000"/>
              <w:bottom w:val="single" w:sz="6" w:space="0" w:color="000000"/>
              <w:right w:val="single" w:sz="6" w:space="0" w:color="000000"/>
            </w:tcBorders>
            <w:hideMark/>
          </w:tcPr>
          <w:p w14:paraId="7A67276C"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Специалист по внедрению</w:t>
            </w:r>
          </w:p>
        </w:tc>
        <w:tc>
          <w:tcPr>
            <w:tcW w:w="769" w:type="pct"/>
            <w:tcBorders>
              <w:top w:val="single" w:sz="6" w:space="0" w:color="000000"/>
              <w:left w:val="single" w:sz="6" w:space="0" w:color="000000"/>
              <w:bottom w:val="single" w:sz="6" w:space="0" w:color="000000"/>
              <w:right w:val="single" w:sz="6" w:space="0" w:color="000000"/>
            </w:tcBorders>
            <w:hideMark/>
          </w:tcPr>
          <w:p w14:paraId="62605D35"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50 000</w:t>
            </w:r>
          </w:p>
        </w:tc>
        <w:tc>
          <w:tcPr>
            <w:tcW w:w="948" w:type="pct"/>
            <w:tcBorders>
              <w:top w:val="single" w:sz="6" w:space="0" w:color="000000"/>
              <w:left w:val="single" w:sz="6" w:space="0" w:color="000000"/>
              <w:bottom w:val="single" w:sz="6" w:space="0" w:color="000000"/>
              <w:right w:val="single" w:sz="6" w:space="0" w:color="000000"/>
            </w:tcBorders>
            <w:hideMark/>
          </w:tcPr>
          <w:p w14:paraId="25E4A794"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80</w:t>
            </w:r>
          </w:p>
        </w:tc>
        <w:tc>
          <w:tcPr>
            <w:tcW w:w="910" w:type="pct"/>
            <w:tcBorders>
              <w:top w:val="single" w:sz="6" w:space="0" w:color="000000"/>
              <w:left w:val="single" w:sz="6" w:space="0" w:color="000000"/>
              <w:bottom w:val="single" w:sz="6" w:space="0" w:color="000000"/>
              <w:right w:val="single" w:sz="6" w:space="0" w:color="000000"/>
            </w:tcBorders>
            <w:hideMark/>
          </w:tcPr>
          <w:p w14:paraId="4FFD8CC4"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23 810</w:t>
            </w:r>
          </w:p>
        </w:tc>
      </w:tr>
      <w:tr w:rsidR="009873F2" w14:paraId="42718AF4"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30A054CA"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6</w:t>
            </w:r>
          </w:p>
        </w:tc>
        <w:tc>
          <w:tcPr>
            <w:tcW w:w="1954" w:type="pct"/>
            <w:tcBorders>
              <w:top w:val="single" w:sz="6" w:space="0" w:color="000000"/>
              <w:left w:val="single" w:sz="6" w:space="0" w:color="000000"/>
              <w:bottom w:val="single" w:sz="6" w:space="0" w:color="000000"/>
              <w:right w:val="single" w:sz="6" w:space="0" w:color="000000"/>
            </w:tcBorders>
            <w:hideMark/>
          </w:tcPr>
          <w:p w14:paraId="11E19A3C"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Дизайнер</w:t>
            </w:r>
          </w:p>
        </w:tc>
        <w:tc>
          <w:tcPr>
            <w:tcW w:w="769" w:type="pct"/>
            <w:tcBorders>
              <w:top w:val="single" w:sz="6" w:space="0" w:color="000000"/>
              <w:left w:val="single" w:sz="6" w:space="0" w:color="000000"/>
              <w:bottom w:val="single" w:sz="6" w:space="0" w:color="000000"/>
              <w:right w:val="single" w:sz="6" w:space="0" w:color="000000"/>
            </w:tcBorders>
            <w:hideMark/>
          </w:tcPr>
          <w:p w14:paraId="16E6A2E7"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41 000</w:t>
            </w:r>
          </w:p>
        </w:tc>
        <w:tc>
          <w:tcPr>
            <w:tcW w:w="948" w:type="pct"/>
            <w:tcBorders>
              <w:top w:val="single" w:sz="6" w:space="0" w:color="000000"/>
              <w:left w:val="single" w:sz="6" w:space="0" w:color="000000"/>
              <w:bottom w:val="single" w:sz="6" w:space="0" w:color="000000"/>
              <w:right w:val="single" w:sz="6" w:space="0" w:color="000000"/>
            </w:tcBorders>
            <w:hideMark/>
          </w:tcPr>
          <w:p w14:paraId="290426C0"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48</w:t>
            </w:r>
          </w:p>
        </w:tc>
        <w:tc>
          <w:tcPr>
            <w:tcW w:w="910" w:type="pct"/>
            <w:tcBorders>
              <w:top w:val="single" w:sz="6" w:space="0" w:color="000000"/>
              <w:left w:val="single" w:sz="6" w:space="0" w:color="000000"/>
              <w:bottom w:val="single" w:sz="6" w:space="0" w:color="000000"/>
              <w:right w:val="single" w:sz="6" w:space="0" w:color="000000"/>
            </w:tcBorders>
            <w:hideMark/>
          </w:tcPr>
          <w:p w14:paraId="1F4F5B62"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11 714</w:t>
            </w:r>
          </w:p>
        </w:tc>
      </w:tr>
      <w:tr w:rsidR="009873F2" w14:paraId="28E4AAF2"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8EC900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w:t>
            </w:r>
          </w:p>
        </w:tc>
        <w:tc>
          <w:tcPr>
            <w:tcW w:w="1954" w:type="pct"/>
            <w:tcBorders>
              <w:top w:val="single" w:sz="6" w:space="0" w:color="000000"/>
              <w:left w:val="single" w:sz="6" w:space="0" w:color="000000"/>
              <w:bottom w:val="single" w:sz="6" w:space="0" w:color="000000"/>
              <w:right w:val="single" w:sz="6" w:space="0" w:color="000000"/>
            </w:tcBorders>
            <w:hideMark/>
          </w:tcPr>
          <w:p w14:paraId="465D3647"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Frontend-разработчик</w:t>
            </w:r>
          </w:p>
        </w:tc>
        <w:tc>
          <w:tcPr>
            <w:tcW w:w="769" w:type="pct"/>
            <w:tcBorders>
              <w:top w:val="single" w:sz="6" w:space="0" w:color="000000"/>
              <w:left w:val="single" w:sz="6" w:space="0" w:color="000000"/>
              <w:bottom w:val="single" w:sz="6" w:space="0" w:color="000000"/>
              <w:right w:val="single" w:sz="6" w:space="0" w:color="000000"/>
            </w:tcBorders>
            <w:hideMark/>
          </w:tcPr>
          <w:p w14:paraId="00F81950"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rPr>
              <w:t>85 000</w:t>
            </w:r>
          </w:p>
        </w:tc>
        <w:tc>
          <w:tcPr>
            <w:tcW w:w="948" w:type="pct"/>
            <w:tcBorders>
              <w:top w:val="single" w:sz="6" w:space="0" w:color="000000"/>
              <w:left w:val="single" w:sz="6" w:space="0" w:color="000000"/>
              <w:bottom w:val="single" w:sz="6" w:space="0" w:color="000000"/>
              <w:right w:val="single" w:sz="6" w:space="0" w:color="000000"/>
            </w:tcBorders>
            <w:hideMark/>
          </w:tcPr>
          <w:p w14:paraId="48EFCB88"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348</w:t>
            </w:r>
          </w:p>
        </w:tc>
        <w:tc>
          <w:tcPr>
            <w:tcW w:w="910" w:type="pct"/>
            <w:tcBorders>
              <w:top w:val="single" w:sz="6" w:space="0" w:color="000000"/>
              <w:left w:val="single" w:sz="6" w:space="0" w:color="000000"/>
              <w:bottom w:val="single" w:sz="6" w:space="0" w:color="000000"/>
              <w:right w:val="single" w:sz="6" w:space="0" w:color="000000"/>
            </w:tcBorders>
            <w:hideMark/>
          </w:tcPr>
          <w:p w14:paraId="32600676"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176 071</w:t>
            </w:r>
          </w:p>
        </w:tc>
      </w:tr>
      <w:tr w:rsidR="009873F2" w14:paraId="2AEB17AC"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77EC3BA"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8</w:t>
            </w:r>
          </w:p>
        </w:tc>
        <w:tc>
          <w:tcPr>
            <w:tcW w:w="1954" w:type="pct"/>
            <w:tcBorders>
              <w:top w:val="single" w:sz="6" w:space="0" w:color="000000"/>
              <w:left w:val="single" w:sz="6" w:space="0" w:color="000000"/>
              <w:bottom w:val="single" w:sz="6" w:space="0" w:color="000000"/>
              <w:right w:val="single" w:sz="6" w:space="0" w:color="000000"/>
            </w:tcBorders>
            <w:hideMark/>
          </w:tcPr>
          <w:p w14:paraId="0527B128" w14:textId="77777777" w:rsidR="009873F2" w:rsidRDefault="009873F2" w:rsidP="009873F2">
            <w:pPr>
              <w:pStyle w:val="a9"/>
              <w:spacing w:before="0" w:beforeAutospacing="0" w:after="0" w:afterAutospacing="0" w:line="256" w:lineRule="auto"/>
              <w:rPr>
                <w:color w:val="000000" w:themeColor="text1"/>
                <w:szCs w:val="28"/>
                <w:lang w:eastAsia="en-US"/>
              </w:rPr>
            </w:pPr>
            <w:r>
              <w:rPr>
                <w:color w:val="000000" w:themeColor="text1"/>
                <w:szCs w:val="28"/>
                <w:lang w:val="en-US" w:eastAsia="en-US"/>
              </w:rPr>
              <w:t>Backend-</w:t>
            </w:r>
            <w:r>
              <w:rPr>
                <w:color w:val="000000" w:themeColor="text1"/>
                <w:szCs w:val="28"/>
                <w:lang w:eastAsia="en-US"/>
              </w:rPr>
              <w:t>разработчик</w:t>
            </w:r>
          </w:p>
        </w:tc>
        <w:tc>
          <w:tcPr>
            <w:tcW w:w="769" w:type="pct"/>
            <w:tcBorders>
              <w:top w:val="single" w:sz="6" w:space="0" w:color="000000"/>
              <w:left w:val="single" w:sz="6" w:space="0" w:color="000000"/>
              <w:bottom w:val="single" w:sz="6" w:space="0" w:color="000000"/>
              <w:right w:val="single" w:sz="6" w:space="0" w:color="000000"/>
            </w:tcBorders>
            <w:hideMark/>
          </w:tcPr>
          <w:p w14:paraId="5EC4054D" w14:textId="77777777" w:rsidR="009873F2" w:rsidRDefault="009873F2" w:rsidP="009873F2">
            <w:pPr>
              <w:keepNext/>
              <w:keepLines/>
              <w:spacing w:line="240" w:lineRule="auto"/>
              <w:ind w:firstLine="0"/>
              <w:jc w:val="center"/>
              <w:rPr>
                <w:rFonts w:eastAsia="Times New Roman"/>
                <w:color w:val="000000" w:themeColor="text1"/>
                <w:sz w:val="24"/>
                <w:szCs w:val="24"/>
              </w:rPr>
            </w:pPr>
            <w:r>
              <w:rPr>
                <w:rFonts w:eastAsia="Times New Roman"/>
                <w:sz w:val="24"/>
                <w:szCs w:val="24"/>
              </w:rPr>
              <w:t>85 000</w:t>
            </w:r>
          </w:p>
        </w:tc>
        <w:tc>
          <w:tcPr>
            <w:tcW w:w="948" w:type="pct"/>
            <w:tcBorders>
              <w:top w:val="single" w:sz="6" w:space="0" w:color="000000"/>
              <w:left w:val="single" w:sz="6" w:space="0" w:color="000000"/>
              <w:bottom w:val="single" w:sz="6" w:space="0" w:color="000000"/>
              <w:right w:val="single" w:sz="6" w:space="0" w:color="000000"/>
            </w:tcBorders>
            <w:hideMark/>
          </w:tcPr>
          <w:p w14:paraId="210C368A"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260</w:t>
            </w:r>
          </w:p>
        </w:tc>
        <w:tc>
          <w:tcPr>
            <w:tcW w:w="910" w:type="pct"/>
            <w:tcBorders>
              <w:top w:val="single" w:sz="6" w:space="0" w:color="000000"/>
              <w:left w:val="single" w:sz="6" w:space="0" w:color="000000"/>
              <w:bottom w:val="single" w:sz="6" w:space="0" w:color="000000"/>
              <w:right w:val="single" w:sz="6" w:space="0" w:color="000000"/>
            </w:tcBorders>
            <w:hideMark/>
          </w:tcPr>
          <w:p w14:paraId="6C94FE42"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131 547</w:t>
            </w:r>
          </w:p>
        </w:tc>
      </w:tr>
    </w:tbl>
    <w:p w14:paraId="17F7F854" w14:textId="77777777" w:rsidR="009873F2" w:rsidRDefault="009873F2" w:rsidP="009873F2">
      <w:pPr>
        <w:rPr>
          <w:rFonts w:eastAsia="Times New Roman"/>
          <w:color w:val="000000" w:themeColor="text1"/>
        </w:rPr>
      </w:pPr>
    </w:p>
    <w:p w14:paraId="1EFE7600" w14:textId="77777777" w:rsidR="009873F2" w:rsidRDefault="009873F2" w:rsidP="009873F2">
      <w:pPr>
        <w:widowControl w:val="0"/>
        <w:ind w:firstLine="708"/>
        <w:rPr>
          <w:position w:val="-14"/>
        </w:rPr>
      </w:pPr>
      <w:r>
        <w:t>Суммарное значение основной заработной платы проектной команды на период реализации проекта составит 683 587 (руб.).</w:t>
      </w:r>
    </w:p>
    <w:p w14:paraId="23019C6B" w14:textId="77777777" w:rsidR="009873F2" w:rsidRDefault="009873F2" w:rsidP="009873F2">
      <w:pPr>
        <w:widowControl w:val="0"/>
        <w:ind w:firstLine="708"/>
      </w:pPr>
      <w:r>
        <w:t>Так как дополнительную заработную плату берем за 15% от основной, общая заработная плата составит 786 125 (руб.).</w:t>
      </w:r>
    </w:p>
    <w:p w14:paraId="0FDA741D" w14:textId="77777777" w:rsidR="009873F2" w:rsidRDefault="009873F2" w:rsidP="009873F2">
      <w:pPr>
        <w:widowControl w:val="0"/>
        <w:ind w:firstLine="708"/>
      </w:pPr>
      <w:r>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14:paraId="3FF02096" w14:textId="025E846B" w:rsidR="009873F2" w:rsidRDefault="009873F2" w:rsidP="009873F2">
      <w:pPr>
        <w:rPr>
          <w:rFonts w:eastAsia="Times New Roman" w:cs="Times New Roman"/>
          <w:b/>
          <w:szCs w:val="28"/>
        </w:rPr>
      </w:pPr>
      <w:r>
        <w:rPr>
          <w:rFonts w:eastAsia="Times New Roman"/>
        </w:rPr>
        <w:t>Теперь можно рассчитать величину отчислений на социальные нужды (страховые взносы), которые начисляются на заработную плату и в 2021 г. для организаций, осуществляющих деятельность в области информационных технологий, составляют 14% по выплатам в пределах 568 тыс. руб. Структура отчислений на социальные нужды (страхо</w:t>
      </w:r>
      <w:r w:rsidR="00875FB1">
        <w:rPr>
          <w:rFonts w:eastAsia="Times New Roman"/>
        </w:rPr>
        <w:t xml:space="preserve">вые взносы) приведена в табл. </w:t>
      </w:r>
      <w:r w:rsidR="0048591B">
        <w:rPr>
          <w:rFonts w:eastAsia="Times New Roman"/>
        </w:rPr>
        <w:t>1.</w:t>
      </w:r>
      <w:r>
        <w:rPr>
          <w:rFonts w:eastAsia="Times New Roman"/>
        </w:rPr>
        <w:t>4.</w:t>
      </w:r>
      <w:r>
        <w:rPr>
          <w:b/>
          <w:i/>
        </w:rPr>
        <w:br w:type="page"/>
      </w:r>
    </w:p>
    <w:p w14:paraId="7A1EFD2B" w14:textId="0DDD2207" w:rsidR="009873F2" w:rsidRDefault="00875FB1" w:rsidP="009873F2">
      <w:pPr>
        <w:pStyle w:val="afffff"/>
        <w:rPr>
          <w:b/>
          <w:i w:val="0"/>
        </w:rPr>
      </w:pPr>
      <w:r>
        <w:rPr>
          <w:b/>
          <w:i w:val="0"/>
        </w:rPr>
        <w:lastRenderedPageBreak/>
        <w:t xml:space="preserve">Таблица </w:t>
      </w:r>
      <w:r w:rsidR="0048591B">
        <w:rPr>
          <w:b/>
          <w:i w:val="0"/>
        </w:rPr>
        <w:t>1.</w:t>
      </w:r>
      <w:r w:rsidR="009873F2">
        <w:rPr>
          <w:b/>
          <w:i w:val="0"/>
        </w:rPr>
        <w:t>4</w:t>
      </w:r>
    </w:p>
    <w:p w14:paraId="11E3634B" w14:textId="77777777" w:rsidR="009873F2" w:rsidRDefault="009873F2" w:rsidP="009873F2">
      <w:pPr>
        <w:pStyle w:val="affffff4"/>
      </w:pPr>
      <w:r>
        <w:t>Структура 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25"/>
        <w:gridCol w:w="1895"/>
      </w:tblGrid>
      <w:tr w:rsidR="009873F2" w14:paraId="032B40A3"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64F3B6" w14:textId="77777777" w:rsidR="009873F2" w:rsidRDefault="009873F2" w:rsidP="009873F2">
            <w:pPr>
              <w:spacing w:line="240" w:lineRule="auto"/>
              <w:ind w:firstLine="0"/>
              <w:jc w:val="left"/>
              <w:rPr>
                <w:rFonts w:ascii="Calibri" w:hAnsi="Calibri"/>
                <w:bCs/>
                <w:sz w:val="24"/>
                <w:szCs w:val="24"/>
              </w:rPr>
            </w:pPr>
            <w:r>
              <w:rPr>
                <w:bCs/>
              </w:rPr>
              <w:t xml:space="preserve">Пенсионный фонд Российской Федерации </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AE66130" w14:textId="77777777" w:rsidR="009873F2" w:rsidRDefault="009873F2" w:rsidP="009873F2">
            <w:pPr>
              <w:spacing w:line="240" w:lineRule="auto"/>
              <w:ind w:firstLine="0"/>
              <w:jc w:val="center"/>
              <w:rPr>
                <w:rFonts w:ascii="Calibri" w:hAnsi="Calibri"/>
                <w:sz w:val="24"/>
                <w:szCs w:val="24"/>
              </w:rPr>
            </w:pPr>
            <w:r>
              <w:rPr>
                <w:bCs/>
              </w:rPr>
              <w:t>8,0</w:t>
            </w:r>
            <w:r>
              <w:t>%</w:t>
            </w:r>
          </w:p>
        </w:tc>
      </w:tr>
      <w:tr w:rsidR="009873F2" w14:paraId="4C9A3F4F"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5B6AA8" w14:textId="77777777" w:rsidR="009873F2" w:rsidRDefault="009873F2" w:rsidP="009873F2">
            <w:pPr>
              <w:spacing w:line="240" w:lineRule="auto"/>
              <w:ind w:firstLine="0"/>
              <w:rPr>
                <w:rFonts w:ascii="Calibri" w:hAnsi="Calibri"/>
                <w:bCs/>
                <w:i/>
                <w:iCs/>
                <w:sz w:val="24"/>
                <w:szCs w:val="24"/>
              </w:rPr>
            </w:pPr>
            <w:r>
              <w:rPr>
                <w:bCs/>
                <w:i/>
                <w:iCs/>
              </w:rPr>
              <w:t>для лиц 1966 года рождения и старше</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1786C7" w14:textId="77777777" w:rsidR="009873F2" w:rsidRDefault="009873F2" w:rsidP="009873F2">
            <w:pPr>
              <w:spacing w:line="240" w:lineRule="auto"/>
              <w:jc w:val="center"/>
              <w:rPr>
                <w:rFonts w:ascii="Calibri" w:hAnsi="Calibri"/>
                <w:sz w:val="24"/>
                <w:szCs w:val="24"/>
              </w:rPr>
            </w:pPr>
          </w:p>
        </w:tc>
      </w:tr>
      <w:tr w:rsidR="009873F2" w14:paraId="30E965AD"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47B8A52" w14:textId="77777777" w:rsidR="009873F2" w:rsidRDefault="009873F2" w:rsidP="009873F2">
            <w:pPr>
              <w:spacing w:line="240" w:lineRule="auto"/>
              <w:ind w:firstLine="0"/>
              <w:rPr>
                <w:rFonts w:ascii="Calibri" w:hAnsi="Calibri"/>
                <w:sz w:val="24"/>
                <w:szCs w:val="24"/>
              </w:rPr>
            </w:pPr>
            <w:r>
              <w:t>страховые взносы на страховую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27656B7" w14:textId="77777777" w:rsidR="009873F2" w:rsidRDefault="009873F2" w:rsidP="009873F2">
            <w:pPr>
              <w:spacing w:line="240" w:lineRule="auto"/>
              <w:ind w:firstLine="0"/>
              <w:jc w:val="center"/>
              <w:rPr>
                <w:rFonts w:ascii="Calibri" w:hAnsi="Calibri"/>
                <w:sz w:val="24"/>
                <w:szCs w:val="24"/>
              </w:rPr>
            </w:pPr>
            <w:r>
              <w:t>8,0%</w:t>
            </w:r>
          </w:p>
        </w:tc>
      </w:tr>
      <w:tr w:rsidR="009873F2" w14:paraId="5CC6BE45"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EE645C" w14:textId="77777777" w:rsidR="009873F2" w:rsidRDefault="009873F2" w:rsidP="009873F2">
            <w:pPr>
              <w:spacing w:line="240" w:lineRule="auto"/>
              <w:ind w:firstLine="0"/>
              <w:rPr>
                <w:rFonts w:ascii="Calibri" w:hAnsi="Calibri"/>
                <w:bCs/>
                <w:i/>
                <w:iCs/>
                <w:sz w:val="24"/>
                <w:szCs w:val="24"/>
              </w:rPr>
            </w:pPr>
            <w:r>
              <w:rPr>
                <w:bCs/>
                <w:i/>
                <w:iCs/>
              </w:rPr>
              <w:t>для лиц 1967 года рождения и моложе</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88CCDFA" w14:textId="77777777" w:rsidR="009873F2" w:rsidRDefault="009873F2" w:rsidP="009873F2">
            <w:pPr>
              <w:spacing w:line="240" w:lineRule="auto"/>
              <w:jc w:val="center"/>
              <w:rPr>
                <w:rFonts w:ascii="Calibri" w:hAnsi="Calibri"/>
                <w:sz w:val="24"/>
                <w:szCs w:val="24"/>
              </w:rPr>
            </w:pPr>
          </w:p>
        </w:tc>
      </w:tr>
      <w:tr w:rsidR="009873F2" w14:paraId="20969515"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7E3DB9" w14:textId="77777777" w:rsidR="009873F2" w:rsidRDefault="009873F2" w:rsidP="009873F2">
            <w:pPr>
              <w:spacing w:line="240" w:lineRule="auto"/>
              <w:ind w:firstLine="0"/>
              <w:rPr>
                <w:rFonts w:ascii="Calibri" w:hAnsi="Calibri"/>
                <w:sz w:val="24"/>
                <w:szCs w:val="24"/>
              </w:rPr>
            </w:pPr>
            <w:r>
              <w:t>страховые взносы на страховую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912C82F" w14:textId="77777777" w:rsidR="009873F2" w:rsidRDefault="009873F2" w:rsidP="009873F2">
            <w:pPr>
              <w:spacing w:line="240" w:lineRule="auto"/>
              <w:ind w:firstLine="0"/>
              <w:jc w:val="center"/>
              <w:rPr>
                <w:rFonts w:ascii="Calibri" w:hAnsi="Calibri"/>
                <w:sz w:val="24"/>
                <w:szCs w:val="24"/>
              </w:rPr>
            </w:pPr>
            <w:r>
              <w:t>2,0%</w:t>
            </w:r>
          </w:p>
        </w:tc>
      </w:tr>
      <w:tr w:rsidR="009873F2" w14:paraId="1B90F246"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E21095" w14:textId="77777777" w:rsidR="009873F2" w:rsidRDefault="009873F2" w:rsidP="009873F2">
            <w:pPr>
              <w:spacing w:line="240" w:lineRule="auto"/>
              <w:ind w:firstLine="0"/>
              <w:rPr>
                <w:rFonts w:ascii="Calibri" w:hAnsi="Calibri"/>
                <w:sz w:val="24"/>
                <w:szCs w:val="24"/>
              </w:rPr>
            </w:pPr>
            <w:r>
              <w:t>страховые взносы на накопительную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AA308AF" w14:textId="77777777" w:rsidR="009873F2" w:rsidRDefault="009873F2" w:rsidP="009873F2">
            <w:pPr>
              <w:spacing w:line="240" w:lineRule="auto"/>
              <w:ind w:firstLine="0"/>
              <w:jc w:val="center"/>
              <w:rPr>
                <w:rFonts w:ascii="Calibri" w:hAnsi="Calibri"/>
                <w:sz w:val="24"/>
                <w:szCs w:val="24"/>
              </w:rPr>
            </w:pPr>
            <w:r>
              <w:t>6,0%</w:t>
            </w:r>
          </w:p>
        </w:tc>
      </w:tr>
      <w:tr w:rsidR="009873F2" w14:paraId="426CBBEF"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AB32F6" w14:textId="77777777" w:rsidR="009873F2" w:rsidRDefault="009873F2" w:rsidP="009873F2">
            <w:pPr>
              <w:spacing w:line="240" w:lineRule="auto"/>
              <w:ind w:firstLine="0"/>
              <w:rPr>
                <w:rFonts w:ascii="Calibri" w:hAnsi="Calibri"/>
                <w:bCs/>
                <w:sz w:val="24"/>
                <w:szCs w:val="24"/>
              </w:rPr>
            </w:pPr>
            <w:r>
              <w:rPr>
                <w:bCs/>
              </w:rPr>
              <w:t xml:space="preserve">Фонд социального страхования Российской Федерации </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CCEBE71" w14:textId="77777777" w:rsidR="009873F2" w:rsidRDefault="009873F2" w:rsidP="009873F2">
            <w:pPr>
              <w:spacing w:line="240" w:lineRule="auto"/>
              <w:ind w:firstLine="0"/>
              <w:jc w:val="center"/>
              <w:rPr>
                <w:rFonts w:ascii="Calibri" w:hAnsi="Calibri"/>
                <w:sz w:val="24"/>
                <w:szCs w:val="24"/>
              </w:rPr>
            </w:pPr>
            <w:r>
              <w:rPr>
                <w:bCs/>
              </w:rPr>
              <w:t>2,0%</w:t>
            </w:r>
          </w:p>
        </w:tc>
      </w:tr>
      <w:tr w:rsidR="009873F2" w14:paraId="177022C2"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729338" w14:textId="77777777" w:rsidR="009873F2" w:rsidRDefault="009873F2" w:rsidP="009873F2">
            <w:pPr>
              <w:spacing w:line="240" w:lineRule="auto"/>
              <w:ind w:firstLine="0"/>
              <w:rPr>
                <w:rFonts w:ascii="Calibri" w:hAnsi="Calibri"/>
                <w:bCs/>
                <w:sz w:val="24"/>
                <w:szCs w:val="24"/>
              </w:rPr>
            </w:pPr>
            <w:r>
              <w:rPr>
                <w:bCs/>
              </w:rPr>
              <w:t>Федеральный фонд обязательного медицинского страхования</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686AB8E" w14:textId="77777777" w:rsidR="009873F2" w:rsidRDefault="009873F2" w:rsidP="009873F2">
            <w:pPr>
              <w:spacing w:line="240" w:lineRule="auto"/>
              <w:ind w:firstLine="0"/>
              <w:jc w:val="center"/>
              <w:rPr>
                <w:rFonts w:ascii="Calibri" w:hAnsi="Calibri"/>
                <w:sz w:val="24"/>
                <w:szCs w:val="24"/>
              </w:rPr>
            </w:pPr>
            <w:r>
              <w:rPr>
                <w:bCs/>
              </w:rPr>
              <w:t>4,0</w:t>
            </w:r>
            <w:r>
              <w:t>%</w:t>
            </w:r>
          </w:p>
        </w:tc>
      </w:tr>
    </w:tbl>
    <w:p w14:paraId="43F21A7C" w14:textId="77777777" w:rsidR="009873F2" w:rsidRDefault="009873F2" w:rsidP="009873F2">
      <w:pPr>
        <w:widowControl w:val="0"/>
        <w:ind w:firstLine="0"/>
        <w:rPr>
          <w:color w:val="000000" w:themeColor="text1"/>
        </w:rPr>
      </w:pPr>
    </w:p>
    <w:p w14:paraId="39EECEC1" w14:textId="77777777" w:rsidR="009873F2" w:rsidRDefault="009873F2" w:rsidP="009873F2">
      <w:r>
        <w:t xml:space="preserve">Таким образом, </w:t>
      </w:r>
      <w:r>
        <w:rPr>
          <w:i/>
        </w:rPr>
        <w:t>Н</w:t>
      </w:r>
      <w:r>
        <w:rPr>
          <w:i/>
          <w:vertAlign w:val="subscript"/>
        </w:rPr>
        <w:t>зп</w:t>
      </w:r>
      <w:r>
        <w:rPr>
          <w:i/>
        </w:rPr>
        <w:t>=</w:t>
      </w:r>
      <w:r>
        <w:t xml:space="preserve"> 95 702 (</w:t>
      </w:r>
      <w:r>
        <w:rPr>
          <w:i/>
        </w:rPr>
        <w:t>руб.</w:t>
      </w:r>
      <w:r>
        <w:t>).</w:t>
      </w:r>
    </w:p>
    <w:p w14:paraId="197E9570" w14:textId="3AB9F3D3" w:rsidR="009873F2" w:rsidRDefault="009873F2" w:rsidP="009873F2">
      <w:pPr>
        <w:pStyle w:val="aff0"/>
      </w:pPr>
      <w:bookmarkStart w:id="226" w:name="_Toc73469578"/>
      <w:bookmarkStart w:id="227" w:name="_Toc359344429"/>
      <w:bookmarkStart w:id="228" w:name="_Toc322893645"/>
      <w:r>
        <w:t>Далее приведены расчеты по арендным платежам за производственные (офисные) помещения</w:t>
      </w:r>
      <w:bookmarkEnd w:id="226"/>
      <w:bookmarkEnd w:id="227"/>
      <w:bookmarkEnd w:id="228"/>
      <w:r>
        <w:t>.</w:t>
      </w:r>
    </w:p>
    <w:p w14:paraId="28379C91" w14:textId="77777777" w:rsidR="009873F2" w:rsidRDefault="009873F2" w:rsidP="009873F2">
      <w:pPr>
        <w:rPr>
          <w:rFonts w:eastAsia="Times New Roman"/>
        </w:rPr>
      </w:pPr>
      <w:r>
        <w:rPr>
          <w:rFonts w:eastAsia="Times New Roman"/>
        </w:rPr>
        <w:t>Компания, реализующая проект по разработке и внедрению ПО арендует офисные помещения в г. Брянск.</w:t>
      </w:r>
    </w:p>
    <w:p w14:paraId="787E26F6" w14:textId="77777777" w:rsidR="009873F2" w:rsidRDefault="009873F2" w:rsidP="009873F2">
      <w:pPr>
        <w:rPr>
          <w:rFonts w:eastAsia="Times New Roman"/>
        </w:rPr>
      </w:pPr>
      <w:r>
        <w:rPr>
          <w:rFonts w:eastAsia="Times New Roman"/>
        </w:rPr>
        <w:t>Стоимость аренды составляет 500 руб/м</w:t>
      </w:r>
      <w:r>
        <w:rPr>
          <w:rFonts w:eastAsia="Times New Roman"/>
          <w:vertAlign w:val="superscript"/>
        </w:rPr>
        <w:t>2</w:t>
      </w:r>
      <w:r>
        <w:rPr>
          <w:rFonts w:eastAsia="Times New Roman"/>
        </w:rPr>
        <w:t xml:space="preserve"> в месяц.</w:t>
      </w:r>
    </w:p>
    <w:p w14:paraId="1AA9A5BA" w14:textId="77777777" w:rsidR="009873F2" w:rsidRDefault="009873F2" w:rsidP="009873F2">
      <w:pPr>
        <w:rPr>
          <w:rFonts w:eastAsia="Times New Roman"/>
        </w:rPr>
      </w:pPr>
      <w:r>
        <w:rPr>
          <w:rFonts w:eastAsia="Times New Roman"/>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79479BDF" w14:textId="77777777" w:rsidR="009873F2" w:rsidRDefault="009873F2" w:rsidP="009873F2">
      <w:pPr>
        <w:rPr>
          <w:rFonts w:eastAsia="Times New Roman"/>
        </w:rPr>
      </w:pPr>
      <w:r>
        <w:rPr>
          <w:rFonts w:eastAsia="Times New Roman"/>
        </w:rPr>
        <w:t>На каждого члена проектной команды приходится 4,5 м</w:t>
      </w:r>
      <w:r>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14:paraId="4B33A8E8" w14:textId="77777777" w:rsidR="009873F2" w:rsidRDefault="009873F2" w:rsidP="009873F2">
      <w:pPr>
        <w:rPr>
          <w:rFonts w:eastAsia="Times New Roman"/>
        </w:rPr>
      </w:pPr>
      <w:r>
        <w:rPr>
          <w:rFonts w:eastAsia="Times New Roman"/>
        </w:rPr>
        <w:t xml:space="preserve">Исходя из изложенного выше, затраты на аренду помещений, отнесенные на проект составят </w:t>
      </w:r>
      <w:r>
        <w:rPr>
          <w:rFonts w:eastAsia="Times New Roman"/>
          <w:i/>
        </w:rPr>
        <w:t>А</w:t>
      </w:r>
      <w:r>
        <w:rPr>
          <w:rFonts w:eastAsia="Times New Roman"/>
          <w:i/>
          <w:vertAlign w:val="subscript"/>
        </w:rPr>
        <w:t>пм</w:t>
      </w:r>
      <w:r>
        <w:rPr>
          <w:rFonts w:eastAsia="Times New Roman"/>
        </w:rPr>
        <w:t xml:space="preserve"> = </w:t>
      </w:r>
      <m:oMath>
        <m:r>
          <m:rPr>
            <m:nor/>
          </m:rPr>
          <w:rPr>
            <w:rFonts w:ascii="Cambria Math" w:hAnsi="Cambria Math" w:cs="Times New Roman"/>
            <w:i/>
          </w:rPr>
          <m:t>500*8*4,5/21*157=134 572 (руб.)</m:t>
        </m:r>
      </m:oMath>
      <w:r>
        <w:rPr>
          <w:rFonts w:eastAsia="Times New Roman"/>
        </w:rPr>
        <w:t>.</w:t>
      </w:r>
    </w:p>
    <w:p w14:paraId="126BD051" w14:textId="77777777" w:rsidR="009873F2" w:rsidRDefault="009873F2" w:rsidP="009873F2">
      <w:pPr>
        <w:rPr>
          <w:rFonts w:eastAsia="Times New Roman"/>
        </w:rPr>
      </w:pPr>
      <w:r>
        <w:rPr>
          <w:rFonts w:eastAsia="Times New Roman"/>
        </w:rPr>
        <w:t>При реализации проекта по разработке и внедрению ПО для автоматизации внутри складской логистики задействованы следующие основные средства:</w:t>
      </w:r>
    </w:p>
    <w:p w14:paraId="4D2377D6" w14:textId="77777777" w:rsidR="009873F2" w:rsidRPr="0048591B" w:rsidRDefault="009873F2" w:rsidP="0048591B">
      <w:pPr>
        <w:pStyle w:val="a"/>
      </w:pPr>
      <w:r w:rsidRPr="0048591B">
        <w:t>7 персональных компьютеров в сборе первоначальной стоимостью 45 000 (руб.) каждый;</w:t>
      </w:r>
    </w:p>
    <w:p w14:paraId="64B9205C" w14:textId="77777777" w:rsidR="009873F2" w:rsidRPr="0048591B" w:rsidRDefault="009873F2" w:rsidP="0048591B">
      <w:pPr>
        <w:pStyle w:val="a"/>
      </w:pPr>
      <w:r w:rsidRPr="0048591B">
        <w:t>1 персональный компьютер в сборе первоначальной стоимостью 60 000 (руб.)</w:t>
      </w:r>
    </w:p>
    <w:p w14:paraId="2D1B5E89" w14:textId="77777777" w:rsidR="009873F2" w:rsidRPr="0048591B" w:rsidRDefault="009873F2" w:rsidP="0048591B">
      <w:pPr>
        <w:pStyle w:val="a"/>
      </w:pPr>
      <w:r w:rsidRPr="0048591B">
        <w:lastRenderedPageBreak/>
        <w:t>Срок полезного использования для задействованных в проекте основных средств определен в 3 года. Метод начисления амортизации – линейный.</w:t>
      </w:r>
    </w:p>
    <w:p w14:paraId="0E0683F1" w14:textId="77777777" w:rsidR="009873F2" w:rsidRDefault="009873F2" w:rsidP="009873F2">
      <w:pPr>
        <w:rPr>
          <w:rFonts w:eastAsia="Times New Roman"/>
        </w:rPr>
      </w:pPr>
      <w:r>
        <w:rPr>
          <w:rFonts w:eastAsia="Times New Roman"/>
        </w:rPr>
        <w:t xml:space="preserve">Амортизационные отчисления для персонального компьютера на 1 месяц составят </w:t>
      </w:r>
    </w:p>
    <w:p w14:paraId="2B0063AF" w14:textId="77777777" w:rsidR="009873F2" w:rsidRDefault="009873F2" w:rsidP="009873F2">
      <w:pPr>
        <w:ind w:firstLine="0"/>
        <w:jc w:val="center"/>
        <w:rPr>
          <w:rFonts w:eastAsia="Times New Roman"/>
        </w:rPr>
      </w:pPr>
      <w:r>
        <w:rPr>
          <w:rFonts w:eastAsia="Times New Roman"/>
        </w:rPr>
        <w:t>45 000 / 36 = 1 250 (руб.)</w:t>
      </w:r>
    </w:p>
    <w:p w14:paraId="48FCEDB7" w14:textId="77777777" w:rsidR="009873F2" w:rsidRDefault="009873F2" w:rsidP="009873F2">
      <w:pPr>
        <w:ind w:firstLine="0"/>
        <w:jc w:val="center"/>
        <w:rPr>
          <w:rFonts w:eastAsia="Times New Roman"/>
        </w:rPr>
      </w:pPr>
      <w:r>
        <w:rPr>
          <w:rFonts w:eastAsia="Times New Roman"/>
        </w:rPr>
        <w:t>И</w:t>
      </w:r>
    </w:p>
    <w:p w14:paraId="2A3867B7" w14:textId="77777777" w:rsidR="009873F2" w:rsidRDefault="009873F2" w:rsidP="009873F2">
      <w:pPr>
        <w:ind w:firstLine="0"/>
        <w:jc w:val="center"/>
        <w:rPr>
          <w:rFonts w:eastAsia="Times New Roman"/>
        </w:rPr>
      </w:pPr>
      <w:r>
        <w:rPr>
          <w:rFonts w:eastAsia="Times New Roman"/>
        </w:rPr>
        <w:t>60 000 / 36 = 1</w:t>
      </w:r>
      <w:r>
        <w:rPr>
          <w:rFonts w:eastAsia="Times New Roman"/>
          <w:lang w:val="en-US"/>
        </w:rPr>
        <w:t> </w:t>
      </w:r>
      <w:r>
        <w:rPr>
          <w:rFonts w:eastAsia="Times New Roman"/>
        </w:rPr>
        <w:t>667 (руб.)</w:t>
      </w:r>
    </w:p>
    <w:p w14:paraId="50EF8FFA" w14:textId="77777777" w:rsidR="009873F2" w:rsidRDefault="009873F2" w:rsidP="009873F2">
      <w:pPr>
        <w:rPr>
          <w:rFonts w:eastAsia="Times New Roman"/>
        </w:rPr>
      </w:pPr>
      <w:r>
        <w:rPr>
          <w:rFonts w:eastAsia="Times New Roman"/>
        </w:rPr>
        <w:t>Амортизационные отчисления по ОС, относящиеся на проект составят:</w:t>
      </w:r>
    </w:p>
    <w:p w14:paraId="11734204" w14:textId="77777777" w:rsidR="009873F2" w:rsidRDefault="009873F2" w:rsidP="009873F2">
      <w:pPr>
        <w:ind w:firstLine="0"/>
        <w:jc w:val="center"/>
        <w:rPr>
          <w:rFonts w:eastAsia="Times New Roman"/>
        </w:rPr>
      </w:pPr>
      <m:oMath>
        <m:sSub>
          <m:sSubPr>
            <m:ctrlPr>
              <w:rPr>
                <w:rFonts w:ascii="Cambria Math" w:hAnsi="Cambria Math" w:cs="Times New Roman"/>
                <w:i/>
                <w:color w:val="000000" w:themeColor="text1"/>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7,48∙(7∙1250 +1667)=72 919</m:t>
        </m:r>
      </m:oMath>
      <w:r>
        <w:rPr>
          <w:i/>
        </w:rPr>
        <w:t xml:space="preserve"> (руб.).</w:t>
      </w:r>
    </w:p>
    <w:p w14:paraId="0DB83EEA" w14:textId="77777777" w:rsidR="009873F2" w:rsidRDefault="009873F2" w:rsidP="009873F2">
      <w:r>
        <w:t>Данное ПО принимается Компанией к учету как расходы будущих периодов со сроком списания 3 года. Метод списания – линейный.</w:t>
      </w:r>
    </w:p>
    <w:p w14:paraId="705257F8" w14:textId="77777777" w:rsidR="009873F2" w:rsidRDefault="009873F2" w:rsidP="009873F2">
      <w:pPr>
        <w:rPr>
          <w:rFonts w:eastAsia="Times New Roman"/>
        </w:rPr>
      </w:pPr>
      <w:r>
        <w:rPr>
          <w:rFonts w:eastAsia="Times New Roman"/>
        </w:rPr>
        <w:t xml:space="preserve">В качестве ОС используется платное ПО </w:t>
      </w:r>
      <w:r>
        <w:rPr>
          <w:rFonts w:eastAsia="Times New Roman"/>
          <w:lang w:val="en-US"/>
        </w:rPr>
        <w:t>Windows</w:t>
      </w:r>
      <w:r>
        <w:rPr>
          <w:rFonts w:eastAsia="Times New Roman"/>
        </w:rPr>
        <w:t xml:space="preserve"> 10 – 8 лицензий общей стоимостью 31 200 (руб.). В качестве сервера БД используется платное ПО </w:t>
      </w:r>
      <w:r>
        <w:rPr>
          <w:rFonts w:eastAsia="Times New Roman"/>
          <w:lang w:val="en-US"/>
        </w:rPr>
        <w:t>MS</w:t>
      </w:r>
      <w:r w:rsidRPr="00C2268F">
        <w:rPr>
          <w:rFonts w:eastAsia="Times New Roman"/>
        </w:rPr>
        <w:t xml:space="preserve"> </w:t>
      </w:r>
      <w:r>
        <w:rPr>
          <w:rFonts w:eastAsia="Times New Roman"/>
          <w:lang w:val="en-US"/>
        </w:rPr>
        <w:t>SQL</w:t>
      </w:r>
      <w:r w:rsidRPr="00C2268F">
        <w:rPr>
          <w:rFonts w:eastAsia="Times New Roman"/>
        </w:rPr>
        <w:t xml:space="preserve"> </w:t>
      </w:r>
      <w:r>
        <w:rPr>
          <w:rFonts w:eastAsia="Times New Roman"/>
          <w:lang w:val="en-US"/>
        </w:rPr>
        <w:t>Server</w:t>
      </w:r>
      <w:r>
        <w:rPr>
          <w:rFonts w:eastAsia="Times New Roman"/>
        </w:rPr>
        <w:t>. Данное ПО уже было приобретено ранее и полностью списано до начала проекта.</w:t>
      </w:r>
    </w:p>
    <w:p w14:paraId="2205B171" w14:textId="77777777" w:rsidR="009873F2" w:rsidRDefault="009873F2" w:rsidP="009873F2">
      <w:pPr>
        <w:rPr>
          <w:rFonts w:eastAsia="Times New Roman"/>
        </w:rPr>
      </w:pPr>
      <w:r>
        <w:rPr>
          <w:rFonts w:eastAsia="Times New Roman"/>
        </w:rPr>
        <w:t>Амортизационные отчисления по РБП, относящиеся на проект составят:</w:t>
      </w:r>
    </w:p>
    <w:p w14:paraId="4F7508B4" w14:textId="77777777" w:rsidR="009873F2" w:rsidRDefault="009873F2" w:rsidP="009873F2">
      <w:pPr>
        <w:jc w:val="center"/>
        <w:rPr>
          <w:i/>
        </w:rPr>
      </w:pPr>
      <m:oMath>
        <m:sSub>
          <m:sSubPr>
            <m:ctrlPr>
              <w:rPr>
                <w:rFonts w:ascii="Cambria Math" w:hAnsi="Cambria Math" w:cs="Times New Roman"/>
                <w:i/>
                <w:color w:val="000000" w:themeColor="text1"/>
              </w:rPr>
            </m:ctrlPr>
          </m:sSubPr>
          <m:e>
            <m:r>
              <m:rPr>
                <m:nor/>
              </m:rPr>
              <w:rPr>
                <w:rFonts w:ascii="Cambria Math" w:hAnsi="Cambria Math" w:cs="Times New Roman"/>
                <w:i/>
              </w:rPr>
              <m:t>А</m:t>
            </m:r>
          </m:e>
          <m:sub>
            <m:r>
              <w:rPr>
                <w:rFonts w:ascii="Cambria Math" w:hAnsi="Cambria Math" w:cs="Times New Roman"/>
              </w:rPr>
              <m:t>РБП</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31 200∙7,48/36=6067</m:t>
        </m:r>
      </m:oMath>
      <w:r>
        <w:rPr>
          <w:i/>
        </w:rPr>
        <w:t xml:space="preserve"> (руб.).</w:t>
      </w:r>
    </w:p>
    <w:p w14:paraId="57DBB443" w14:textId="77777777" w:rsidR="009873F2" w:rsidRDefault="009873F2" w:rsidP="009873F2">
      <w:pPr>
        <w:rPr>
          <w:rFonts w:eastAsia="Times New Roman"/>
        </w:rPr>
      </w:pPr>
      <w:r>
        <w:rPr>
          <w:rFonts w:eastAsia="Times New Roman"/>
        </w:rPr>
        <w:t>Суммарные амортизационные отчисления составят: А=</w:t>
      </w:r>
      <w:r>
        <w:t xml:space="preserve"> </w:t>
      </w:r>
      <w:r>
        <w:rPr>
          <w:rFonts w:eastAsia="Times New Roman"/>
        </w:rPr>
        <w:t>78 986 руб.</w:t>
      </w:r>
    </w:p>
    <w:p w14:paraId="5305A55E" w14:textId="77777777" w:rsidR="009873F2" w:rsidRDefault="009873F2" w:rsidP="009873F2">
      <w:pPr>
        <w:rPr>
          <w:rFonts w:eastAsia="Times New Roman"/>
        </w:rPr>
      </w:pPr>
      <w:r>
        <w:rPr>
          <w:rFonts w:eastAsia="Times New Roman"/>
        </w:rPr>
        <w:t>При реализации проекта по разработке и внедрению ПО не планируется приобретение новых и модернизация существующих основных средств.</w:t>
      </w:r>
    </w:p>
    <w:p w14:paraId="677EA98C" w14:textId="77777777" w:rsidR="009873F2" w:rsidRDefault="009873F2" w:rsidP="009873F2">
      <w:pPr>
        <w:rPr>
          <w:rFonts w:eastAsia="Times New Roman"/>
        </w:rPr>
      </w:pPr>
      <w:r>
        <w:rPr>
          <w:rFonts w:eastAsia="Times New Roman"/>
        </w:rPr>
        <w:t>При реализации проекта не планируется приобретение ПО.</w:t>
      </w:r>
    </w:p>
    <w:p w14:paraId="5B8572A4" w14:textId="77777777" w:rsidR="009873F2" w:rsidRDefault="009873F2" w:rsidP="009873F2">
      <w:r>
        <w:t>Так как в Компании, реализующей проект не производится биллинг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14:paraId="77F8DCCB" w14:textId="77777777" w:rsidR="009873F2" w:rsidRDefault="009873F2" w:rsidP="009873F2">
      <w:r>
        <w:t xml:space="preserve">Затраты на расходные материалы берутся по факту и составляют </w:t>
      </w:r>
      <m:oMath>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oMath>
      <w:r>
        <w:t>= 4 200 (</w:t>
      </w:r>
      <w:r>
        <w:rPr>
          <w:i/>
        </w:rPr>
        <w:t>руб.</w:t>
      </w:r>
      <w:r>
        <w:t>). К данным затратам относятся затраты на канцтовары, тонер и бумагу для принтера и т.д.</w:t>
      </w:r>
    </w:p>
    <w:p w14:paraId="7AF20AE2" w14:textId="77777777" w:rsidR="009873F2" w:rsidRDefault="009873F2" w:rsidP="009873F2">
      <w:pPr>
        <w:rPr>
          <w:rFonts w:eastAsia="Times New Roman"/>
          <w:szCs w:val="24"/>
        </w:rPr>
      </w:pPr>
      <w:r>
        <w:rPr>
          <w:rFonts w:eastAsia="Times New Roman"/>
        </w:rPr>
        <w:lastRenderedPageBreak/>
        <w:t>Прочие расходы составляют 30</w:t>
      </w:r>
      <w:r>
        <w:rPr>
          <w:rFonts w:ascii="Cambria Math" w:eastAsia="Times New Roman" w:hAnsi="Cambria Math"/>
        </w:rPr>
        <w:t>%</w:t>
      </w:r>
      <w:r>
        <w:rPr>
          <w:rFonts w:eastAsia="Times New Roman"/>
        </w:rPr>
        <w:t xml:space="preserve"> от суммы следующих элементов структуры затрат: </w:t>
      </w:r>
      <w:r>
        <w:rPr>
          <w:rFonts w:eastAsia="Times New Roman"/>
          <w:i/>
          <w:szCs w:val="24"/>
        </w:rPr>
        <w:t>ЗП</w:t>
      </w:r>
      <w:r>
        <w:rPr>
          <w:rFonts w:eastAsia="Times New Roman"/>
          <w:i/>
          <w:szCs w:val="24"/>
          <w:vertAlign w:val="subscript"/>
        </w:rPr>
        <w:t>осн</w:t>
      </w:r>
      <w:r>
        <w:rPr>
          <w:rFonts w:eastAsia="Times New Roman"/>
          <w:szCs w:val="24"/>
        </w:rPr>
        <w:t xml:space="preserve">, </w:t>
      </w:r>
      <w:r>
        <w:rPr>
          <w:rFonts w:eastAsia="Times New Roman"/>
          <w:i/>
          <w:szCs w:val="24"/>
        </w:rPr>
        <w:t>ЗП</w:t>
      </w:r>
      <w:r>
        <w:rPr>
          <w:rFonts w:eastAsia="Times New Roman"/>
          <w:i/>
          <w:szCs w:val="24"/>
          <w:vertAlign w:val="subscript"/>
        </w:rPr>
        <w:t>доп</w:t>
      </w:r>
      <w:r>
        <w:rPr>
          <w:rFonts w:eastAsia="Times New Roman"/>
          <w:szCs w:val="24"/>
        </w:rPr>
        <w:t xml:space="preserve">, </w:t>
      </w:r>
      <w:r>
        <w:rPr>
          <w:rFonts w:eastAsia="Times New Roman"/>
          <w:i/>
          <w:szCs w:val="24"/>
        </w:rPr>
        <w:t>Н</w:t>
      </w:r>
      <w:r>
        <w:rPr>
          <w:rFonts w:eastAsia="Times New Roman"/>
          <w:i/>
          <w:szCs w:val="24"/>
          <w:vertAlign w:val="subscript"/>
        </w:rPr>
        <w:t>зп</w:t>
      </w:r>
      <w:r>
        <w:rPr>
          <w:rFonts w:eastAsia="Times New Roman"/>
          <w:szCs w:val="24"/>
        </w:rPr>
        <w:t xml:space="preserve">, </w:t>
      </w:r>
      <w:r>
        <w:rPr>
          <w:rFonts w:eastAsia="Times New Roman"/>
          <w:i/>
          <w:szCs w:val="24"/>
        </w:rPr>
        <w:t>А</w:t>
      </w:r>
      <w:r>
        <w:rPr>
          <w:rFonts w:eastAsia="Times New Roman"/>
          <w:i/>
          <w:szCs w:val="24"/>
          <w:vertAlign w:val="subscript"/>
        </w:rPr>
        <w:t>пм</w:t>
      </w:r>
      <w:r>
        <w:rPr>
          <w:rFonts w:eastAsia="Times New Roman"/>
          <w:szCs w:val="24"/>
        </w:rPr>
        <w:t xml:space="preserve">, </w:t>
      </w:r>
      <w:r>
        <w:rPr>
          <w:rFonts w:eastAsia="Times New Roman"/>
          <w:i/>
          <w:szCs w:val="24"/>
        </w:rPr>
        <w:t>А</w:t>
      </w:r>
      <w:r>
        <w:rPr>
          <w:rFonts w:eastAsia="Times New Roman"/>
          <w:szCs w:val="24"/>
        </w:rPr>
        <w:t xml:space="preserve">, </w:t>
      </w:r>
      <w:r>
        <w:rPr>
          <w:rFonts w:eastAsia="Times New Roman"/>
          <w:i/>
          <w:szCs w:val="24"/>
        </w:rPr>
        <w:t>Р</w:t>
      </w:r>
      <w:r>
        <w:rPr>
          <w:rFonts w:eastAsia="Times New Roman"/>
          <w:i/>
          <w:szCs w:val="24"/>
          <w:vertAlign w:val="subscript"/>
        </w:rPr>
        <w:t>мод</w:t>
      </w:r>
      <w:r>
        <w:rPr>
          <w:rFonts w:eastAsia="Times New Roman"/>
          <w:szCs w:val="24"/>
        </w:rPr>
        <w:t xml:space="preserve">, </w:t>
      </w:r>
      <w:r>
        <w:rPr>
          <w:rFonts w:eastAsia="Times New Roman"/>
          <w:i/>
          <w:szCs w:val="24"/>
        </w:rPr>
        <w:t>Р</w:t>
      </w:r>
      <w:r>
        <w:rPr>
          <w:rFonts w:eastAsia="Times New Roman"/>
          <w:i/>
          <w:szCs w:val="24"/>
          <w:vertAlign w:val="subscript"/>
        </w:rPr>
        <w:t>ПО</w:t>
      </w:r>
      <w:r>
        <w:rPr>
          <w:rFonts w:eastAsia="Times New Roman"/>
          <w:szCs w:val="24"/>
        </w:rPr>
        <w:t xml:space="preserve">, </w:t>
      </w:r>
      <w:r>
        <w:rPr>
          <w:rFonts w:eastAsia="Times New Roman"/>
          <w:i/>
          <w:szCs w:val="24"/>
        </w:rPr>
        <w:t>Р</w:t>
      </w:r>
      <w:r>
        <w:rPr>
          <w:rFonts w:eastAsia="Times New Roman"/>
          <w:i/>
          <w:szCs w:val="24"/>
          <w:vertAlign w:val="subscript"/>
        </w:rPr>
        <w:t>тел</w:t>
      </w:r>
      <w:r>
        <w:rPr>
          <w:rFonts w:eastAsia="Times New Roman"/>
          <w:szCs w:val="24"/>
        </w:rPr>
        <w:t xml:space="preserve"> и </w:t>
      </w:r>
      <w:r>
        <w:rPr>
          <w:rFonts w:eastAsia="Times New Roman"/>
          <w:i/>
          <w:szCs w:val="24"/>
        </w:rPr>
        <w:t>Р</w:t>
      </w:r>
      <w:r>
        <w:rPr>
          <w:rFonts w:eastAsia="Times New Roman"/>
          <w:i/>
          <w:szCs w:val="24"/>
          <w:vertAlign w:val="subscript"/>
        </w:rPr>
        <w:t>р.м.</w:t>
      </w:r>
      <w:r>
        <w:rPr>
          <w:rFonts w:eastAsia="Times New Roman"/>
        </w:rPr>
        <w:t>.</w:t>
      </w:r>
    </w:p>
    <w:tbl>
      <w:tblPr>
        <w:tblW w:w="0" w:type="dxa"/>
        <w:tblInd w:w="108" w:type="dxa"/>
        <w:tblLayout w:type="fixed"/>
        <w:tblLook w:val="04A0" w:firstRow="1" w:lastRow="0" w:firstColumn="1" w:lastColumn="0" w:noHBand="0" w:noVBand="1"/>
      </w:tblPr>
      <w:tblGrid>
        <w:gridCol w:w="8539"/>
        <w:gridCol w:w="1134"/>
      </w:tblGrid>
      <w:tr w:rsidR="009873F2" w14:paraId="728789C6" w14:textId="77777777" w:rsidTr="009873F2">
        <w:tc>
          <w:tcPr>
            <w:tcW w:w="8539" w:type="dxa"/>
            <w:hideMark/>
          </w:tcPr>
          <w:p w14:paraId="32987823" w14:textId="77777777" w:rsidR="009873F2" w:rsidRDefault="009873F2" w:rsidP="009873F2">
            <w:pPr>
              <w:ind w:firstLine="0"/>
              <w:jc w:val="center"/>
            </w:pPr>
            <m:oMathPara>
              <m:oMathParaPr>
                <m:jc m:val="center"/>
              </m:oMathParaPr>
              <m:oMath>
                <m:sSub>
                  <m:sSubPr>
                    <m:ctrlPr>
                      <w:rPr>
                        <w:rFonts w:ascii="Cambria Math" w:hAnsi="Cambria Math" w:cs="Times New Roman"/>
                        <w:i/>
                        <w:color w:val="000000" w:themeColor="text1"/>
                      </w:rPr>
                    </m:ctrlPr>
                  </m:sSubPr>
                  <m:e>
                    <m:r>
                      <m:rPr>
                        <m:nor/>
                      </m:rPr>
                      <w:rPr>
                        <w:rFonts w:cs="Times New Roman"/>
                        <w:i/>
                      </w:rPr>
                      <m:t>П</m:t>
                    </m:r>
                  </m:e>
                  <m:sub>
                    <m:r>
                      <m:rPr>
                        <m:nor/>
                      </m:rPr>
                      <w:rPr>
                        <w:rFonts w:cs="Times New Roman"/>
                        <w:i/>
                      </w:rPr>
                      <m:t>р.р.</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color w:val="000000" w:themeColor="text1"/>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 xml:space="preserve"> </m:t>
                    </m:r>
                    <m:r>
                      <m:rPr>
                        <m:nor/>
                      </m:rPr>
                      <w:rPr>
                        <w:rFonts w:cs="Times New Roman"/>
                        <w:i/>
                      </w:rPr>
                      <m:t>ЗП</m:t>
                    </m:r>
                  </m:e>
                  <m:sub>
                    <m:r>
                      <m:rPr>
                        <m:nor/>
                      </m:rPr>
                      <w:rPr>
                        <w:rFonts w:cs="Times New Roman"/>
                        <w:i/>
                      </w:rPr>
                      <m:t>доп</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Н</m:t>
                    </m:r>
                  </m:e>
                  <m:sub>
                    <m:r>
                      <m:rPr>
                        <m:nor/>
                      </m:rPr>
                      <w:rPr>
                        <w:rFonts w:cs="Times New Roman"/>
                        <w:i/>
                      </w:rPr>
                      <m:t>зп</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r>
                  <m:rPr>
                    <m:nor/>
                  </m:rPr>
                  <w:rPr>
                    <w:rFonts w:cs="Times New Roman"/>
                    <w:i/>
                  </w:rPr>
                  <m:t>)</m:t>
                </m:r>
              </m:oMath>
            </m:oMathPara>
          </w:p>
        </w:tc>
        <w:tc>
          <w:tcPr>
            <w:tcW w:w="1134" w:type="dxa"/>
          </w:tcPr>
          <w:p w14:paraId="1E45B042" w14:textId="77777777" w:rsidR="009873F2" w:rsidRDefault="009873F2" w:rsidP="009873F2">
            <w:pPr>
              <w:tabs>
                <w:tab w:val="left" w:pos="884"/>
              </w:tabs>
              <w:ind w:right="34" w:firstLine="0"/>
              <w:jc w:val="right"/>
            </w:pPr>
          </w:p>
        </w:tc>
      </w:tr>
    </w:tbl>
    <w:p w14:paraId="54BD5ACD" w14:textId="77777777" w:rsidR="009873F2" w:rsidRDefault="009873F2" w:rsidP="009873F2">
      <w:pPr>
        <w:rPr>
          <w:rFonts w:eastAsia="Times New Roman"/>
          <w:color w:val="000000" w:themeColor="text1"/>
        </w:rPr>
      </w:pPr>
      <w:r>
        <w:rPr>
          <w:rFonts w:eastAsia="Times New Roman"/>
        </w:rPr>
        <w:t xml:space="preserve">Таким образом, </w:t>
      </w:r>
      <w:r>
        <w:rPr>
          <w:rFonts w:eastAsia="Times New Roman"/>
          <w:i/>
        </w:rPr>
        <w:t>П</w:t>
      </w:r>
      <w:r>
        <w:rPr>
          <w:rFonts w:eastAsia="Times New Roman"/>
          <w:i/>
          <w:vertAlign w:val="subscript"/>
        </w:rPr>
        <w:t>р.р.</w:t>
      </w:r>
      <w:r>
        <w:rPr>
          <w:rFonts w:eastAsia="Times New Roman"/>
          <w:i/>
        </w:rPr>
        <w:t xml:space="preserve">= </w:t>
      </w:r>
      <w:r>
        <w:rPr>
          <w:rFonts w:eastAsia="Times New Roman"/>
        </w:rPr>
        <w:t>299 114 (</w:t>
      </w:r>
      <w:r>
        <w:rPr>
          <w:rFonts w:eastAsia="Times New Roman"/>
          <w:i/>
        </w:rPr>
        <w:t>руб.</w:t>
      </w:r>
      <w:r>
        <w:rPr>
          <w:rFonts w:eastAsia="Times New Roman"/>
        </w:rPr>
        <w:t>).</w:t>
      </w:r>
    </w:p>
    <w:p w14:paraId="7F515DA2" w14:textId="77777777" w:rsidR="009873F2" w:rsidRDefault="009873F2" w:rsidP="009873F2">
      <w:pPr>
        <w:pStyle w:val="3"/>
        <w:numPr>
          <w:ilvl w:val="0"/>
          <w:numId w:val="0"/>
        </w:numPr>
        <w:ind w:left="720"/>
      </w:pPr>
      <w:bookmarkStart w:id="229" w:name="_Toc73469585"/>
      <w:bookmarkStart w:id="230" w:name="_Toc359344430"/>
      <w:bookmarkStart w:id="231" w:name="_Toc322893646"/>
      <w:r>
        <w:t>Расчёт себестоимости программного продукта</w:t>
      </w:r>
      <w:bookmarkEnd w:id="229"/>
      <w:bookmarkEnd w:id="230"/>
      <w:bookmarkEnd w:id="231"/>
    </w:p>
    <w:p w14:paraId="7FD79AD6" w14:textId="4C1438F9" w:rsidR="00FA4A04" w:rsidRDefault="009873F2" w:rsidP="009873F2">
      <w:pPr>
        <w:rPr>
          <w:rFonts w:eastAsia="Times New Roman"/>
        </w:rPr>
      </w:pPr>
      <w:r>
        <w:rPr>
          <w:rFonts w:eastAsia="Times New Roman"/>
        </w:rPr>
        <w:t xml:space="preserve">В себестоимость программного продукта входят следующие элементы: </w:t>
      </w:r>
      <w:r>
        <w:rPr>
          <w:rFonts w:eastAsia="Times New Roman"/>
          <w:i/>
          <w:szCs w:val="24"/>
        </w:rPr>
        <w:t>ЗП</w:t>
      </w:r>
      <w:r>
        <w:rPr>
          <w:rFonts w:eastAsia="Times New Roman"/>
          <w:i/>
          <w:szCs w:val="24"/>
          <w:vertAlign w:val="subscript"/>
        </w:rPr>
        <w:t>осн</w:t>
      </w:r>
      <w:r>
        <w:rPr>
          <w:rFonts w:eastAsia="Times New Roman"/>
          <w:szCs w:val="24"/>
        </w:rPr>
        <w:t xml:space="preserve">, </w:t>
      </w:r>
      <w:r>
        <w:rPr>
          <w:rFonts w:eastAsia="Times New Roman"/>
          <w:i/>
          <w:szCs w:val="24"/>
        </w:rPr>
        <w:t>ЗП</w:t>
      </w:r>
      <w:r>
        <w:rPr>
          <w:rFonts w:eastAsia="Times New Roman"/>
          <w:i/>
          <w:szCs w:val="24"/>
          <w:vertAlign w:val="subscript"/>
        </w:rPr>
        <w:t>доп</w:t>
      </w:r>
      <w:r>
        <w:rPr>
          <w:rFonts w:eastAsia="Times New Roman"/>
          <w:szCs w:val="24"/>
        </w:rPr>
        <w:t xml:space="preserve">, </w:t>
      </w:r>
      <w:r>
        <w:rPr>
          <w:rFonts w:eastAsia="Times New Roman"/>
          <w:i/>
          <w:szCs w:val="24"/>
        </w:rPr>
        <w:t>Н</w:t>
      </w:r>
      <w:r>
        <w:rPr>
          <w:rFonts w:eastAsia="Times New Roman"/>
          <w:i/>
          <w:szCs w:val="24"/>
          <w:vertAlign w:val="subscript"/>
        </w:rPr>
        <w:t>зп</w:t>
      </w:r>
      <w:r>
        <w:rPr>
          <w:rFonts w:eastAsia="Times New Roman"/>
          <w:szCs w:val="24"/>
        </w:rPr>
        <w:t xml:space="preserve">, </w:t>
      </w:r>
      <w:r>
        <w:rPr>
          <w:rFonts w:eastAsia="Times New Roman"/>
          <w:i/>
          <w:szCs w:val="24"/>
        </w:rPr>
        <w:t>А</w:t>
      </w:r>
      <w:r>
        <w:rPr>
          <w:rFonts w:eastAsia="Times New Roman"/>
          <w:i/>
          <w:szCs w:val="24"/>
          <w:vertAlign w:val="subscript"/>
        </w:rPr>
        <w:t>пм</w:t>
      </w:r>
      <w:r>
        <w:rPr>
          <w:rFonts w:eastAsia="Times New Roman"/>
          <w:szCs w:val="24"/>
        </w:rPr>
        <w:t xml:space="preserve">, </w:t>
      </w:r>
      <w:r>
        <w:rPr>
          <w:rFonts w:eastAsia="Times New Roman"/>
          <w:i/>
          <w:szCs w:val="24"/>
        </w:rPr>
        <w:t>А</w:t>
      </w:r>
      <w:r>
        <w:rPr>
          <w:rFonts w:eastAsia="Times New Roman"/>
          <w:szCs w:val="24"/>
        </w:rPr>
        <w:t xml:space="preserve">, </w:t>
      </w:r>
      <w:r>
        <w:rPr>
          <w:rFonts w:eastAsia="Times New Roman"/>
          <w:i/>
          <w:szCs w:val="24"/>
        </w:rPr>
        <w:t>Р</w:t>
      </w:r>
      <w:r>
        <w:rPr>
          <w:rFonts w:eastAsia="Times New Roman"/>
          <w:i/>
          <w:szCs w:val="24"/>
          <w:vertAlign w:val="subscript"/>
        </w:rPr>
        <w:t>мод</w:t>
      </w:r>
      <w:r>
        <w:rPr>
          <w:rFonts w:eastAsia="Times New Roman"/>
          <w:szCs w:val="24"/>
        </w:rPr>
        <w:t xml:space="preserve">, </w:t>
      </w:r>
      <w:r>
        <w:rPr>
          <w:rFonts w:eastAsia="Times New Roman"/>
          <w:i/>
          <w:szCs w:val="24"/>
        </w:rPr>
        <w:t>Р</w:t>
      </w:r>
      <w:r>
        <w:rPr>
          <w:rFonts w:eastAsia="Times New Roman"/>
          <w:i/>
          <w:szCs w:val="24"/>
          <w:vertAlign w:val="subscript"/>
        </w:rPr>
        <w:t>ПО</w:t>
      </w:r>
      <w:r>
        <w:rPr>
          <w:rFonts w:eastAsia="Times New Roman"/>
          <w:szCs w:val="24"/>
        </w:rPr>
        <w:t xml:space="preserve">, </w:t>
      </w:r>
      <w:r>
        <w:rPr>
          <w:rFonts w:eastAsia="Times New Roman"/>
          <w:i/>
          <w:szCs w:val="24"/>
        </w:rPr>
        <w:t>Р</w:t>
      </w:r>
      <w:r>
        <w:rPr>
          <w:rFonts w:eastAsia="Times New Roman"/>
          <w:i/>
          <w:szCs w:val="24"/>
          <w:vertAlign w:val="subscript"/>
        </w:rPr>
        <w:t>тел</w:t>
      </w:r>
      <w:r>
        <w:rPr>
          <w:rFonts w:eastAsia="Times New Roman"/>
          <w:szCs w:val="24"/>
        </w:rPr>
        <w:t xml:space="preserve">, </w:t>
      </w:r>
      <w:r>
        <w:rPr>
          <w:rFonts w:eastAsia="Times New Roman"/>
          <w:i/>
          <w:szCs w:val="24"/>
        </w:rPr>
        <w:t>Р</w:t>
      </w:r>
      <w:r>
        <w:rPr>
          <w:rFonts w:eastAsia="Times New Roman"/>
          <w:i/>
          <w:szCs w:val="24"/>
          <w:vertAlign w:val="subscript"/>
        </w:rPr>
        <w:t xml:space="preserve">р.м. </w:t>
      </w:r>
      <w:r>
        <w:rPr>
          <w:rFonts w:eastAsia="Times New Roman"/>
          <w:szCs w:val="24"/>
        </w:rPr>
        <w:t xml:space="preserve">и </w:t>
      </w:r>
      <w:r>
        <w:rPr>
          <w:rFonts w:eastAsia="Times New Roman"/>
          <w:i/>
        </w:rPr>
        <w:t>П</w:t>
      </w:r>
      <w:r>
        <w:rPr>
          <w:rFonts w:eastAsia="Times New Roman"/>
          <w:i/>
          <w:vertAlign w:val="subscript"/>
        </w:rPr>
        <w:t>р.р.</w:t>
      </w:r>
      <w:r>
        <w:rPr>
          <w:rFonts w:eastAsia="Times New Roman"/>
          <w:szCs w:val="24"/>
        </w:rPr>
        <w:t>. В итоге</w:t>
      </w:r>
      <w:r w:rsidR="00FA4A04">
        <w:rPr>
          <w:rFonts w:eastAsia="Times New Roman"/>
          <w:szCs w:val="24"/>
        </w:rPr>
        <w:t>:</w:t>
      </w:r>
    </w:p>
    <w:p w14:paraId="39049690" w14:textId="6BE5708A" w:rsidR="009873F2" w:rsidRDefault="009873F2" w:rsidP="009873F2">
      <w:pPr>
        <w:rPr>
          <w:rFonts w:eastAsia="Times New Roman"/>
        </w:rPr>
      </w:pPr>
      <w:r>
        <w:rPr>
          <w:rFonts w:eastAsia="Times New Roman"/>
          <w:i/>
        </w:rPr>
        <w:t>С</w:t>
      </w:r>
      <w:r>
        <w:rPr>
          <w:rFonts w:eastAsia="Times New Roman"/>
          <w:i/>
          <w:vertAlign w:val="subscript"/>
        </w:rPr>
        <w:t>п.п.</w:t>
      </w:r>
      <w:r>
        <w:rPr>
          <w:rFonts w:eastAsia="Times New Roman"/>
        </w:rPr>
        <w:t>=</w:t>
      </w:r>
      <w:r w:rsidR="00FA4A04">
        <w:rPr>
          <w:rFonts w:eastAsia="Times New Roman"/>
        </w:rPr>
        <w:t xml:space="preserve"> </w:t>
      </w:r>
      <w:r w:rsidR="00FA4A04">
        <w:t xml:space="preserve">786125 </w:t>
      </w:r>
      <w:r w:rsidR="00FA4A04">
        <w:t xml:space="preserve">+ </w:t>
      </w:r>
      <w:r w:rsidR="00FA4A04">
        <w:rPr>
          <w:rFonts w:eastAsia="Times New Roman"/>
        </w:rPr>
        <w:t>95702 + 134572 + 78986 + 4200 + 299114 =</w:t>
      </w:r>
      <w:r>
        <w:rPr>
          <w:rFonts w:eastAsia="Times New Roman"/>
        </w:rPr>
        <w:t xml:space="preserve"> </w:t>
      </w:r>
      <w:r>
        <w:t xml:space="preserve">1 398 699 </w:t>
      </w:r>
      <w:r>
        <w:rPr>
          <w:rFonts w:eastAsia="Times New Roman"/>
        </w:rPr>
        <w:t>(</w:t>
      </w:r>
      <w:r>
        <w:rPr>
          <w:rFonts w:eastAsia="Times New Roman"/>
          <w:i/>
        </w:rPr>
        <w:t>руб.</w:t>
      </w:r>
      <w:r>
        <w:rPr>
          <w:rFonts w:eastAsia="Times New Roman"/>
        </w:rPr>
        <w:t>).</w:t>
      </w:r>
    </w:p>
    <w:p w14:paraId="2F7DF0AA" w14:textId="77777777" w:rsidR="009873F2" w:rsidRDefault="009873F2">
      <w:pPr>
        <w:spacing w:after="160" w:line="259" w:lineRule="auto"/>
        <w:ind w:firstLine="0"/>
        <w:jc w:val="left"/>
        <w:rPr>
          <w:rFonts w:eastAsia="Times New Roman"/>
        </w:rPr>
      </w:pPr>
      <w:r>
        <w:rPr>
          <w:rFonts w:eastAsia="Times New Roman"/>
        </w:rPr>
        <w:br w:type="page"/>
      </w:r>
    </w:p>
    <w:p w14:paraId="605A3D02" w14:textId="6E609754" w:rsidR="009873F2" w:rsidRDefault="009873F2" w:rsidP="00875FB1">
      <w:pPr>
        <w:pStyle w:val="2"/>
        <w:numPr>
          <w:ilvl w:val="0"/>
          <w:numId w:val="0"/>
        </w:numPr>
      </w:pPr>
      <w:r>
        <w:lastRenderedPageBreak/>
        <w:t>Приложение 2</w:t>
      </w:r>
    </w:p>
    <w:p w14:paraId="094B8213" w14:textId="77777777" w:rsidR="00A75C5E" w:rsidRDefault="00A75C5E" w:rsidP="00A75C5E">
      <w:pPr>
        <w:pStyle w:val="3"/>
        <w:numPr>
          <w:ilvl w:val="0"/>
          <w:numId w:val="0"/>
        </w:numPr>
        <w:ind w:left="720"/>
      </w:pPr>
      <w:r>
        <w:t>Вредные факторы при использовании программного комплекса</w:t>
      </w:r>
    </w:p>
    <w:p w14:paraId="30C9BC1D" w14:textId="77777777" w:rsidR="00A75C5E" w:rsidRDefault="00A75C5E" w:rsidP="00A75C5E">
      <w:pPr>
        <w:pStyle w:val="affffffa"/>
        <w:widowControl w:val="0"/>
        <w:rPr>
          <w:color w:val="000000"/>
        </w:rPr>
      </w:pPr>
      <w:r>
        <w:rPr>
          <w:color w:val="000000"/>
        </w:rPr>
        <w:t xml:space="preserve">Работа оператора ПЭВМ относится к категории работ, связанных с опасными и вредными условиями труда. В процессе труда на оператора ПЭВМ оказывают действие следующие опасные и вредные производственные факторы: </w:t>
      </w:r>
    </w:p>
    <w:p w14:paraId="46427AA1" w14:textId="77777777" w:rsidR="00A75C5E" w:rsidRDefault="00A75C5E" w:rsidP="00A75C5E">
      <w:pPr>
        <w:pStyle w:val="affffffa"/>
        <w:widowControl w:val="0"/>
        <w:numPr>
          <w:ilvl w:val="0"/>
          <w:numId w:val="28"/>
        </w:numPr>
        <w:rPr>
          <w:b/>
          <w:color w:val="000000"/>
        </w:rPr>
      </w:pPr>
      <w:r w:rsidRPr="000A31F4">
        <w:rPr>
          <w:color w:val="000000"/>
        </w:rPr>
        <w:t>Физические</w:t>
      </w:r>
      <w:r>
        <w:rPr>
          <w:b/>
          <w:color w:val="000000"/>
          <w:lang w:val="en-US"/>
        </w:rPr>
        <w:t xml:space="preserve">: </w:t>
      </w:r>
    </w:p>
    <w:p w14:paraId="7F674102" w14:textId="77777777" w:rsidR="00A75C5E" w:rsidRDefault="00A75C5E" w:rsidP="00A75C5E">
      <w:pPr>
        <w:pStyle w:val="affffff8"/>
      </w:pPr>
      <w:r>
        <w:rPr>
          <w:color w:val="000000"/>
        </w:rPr>
        <w:t>п</w:t>
      </w:r>
      <w:r>
        <w:t xml:space="preserve">овышенные уровни электромагнитного, рентгеновского, ультрафиолетового и инфракрасного излучения; </w:t>
      </w:r>
    </w:p>
    <w:p w14:paraId="3735F7B7" w14:textId="77777777" w:rsidR="00A75C5E" w:rsidRDefault="00A75C5E" w:rsidP="00A75C5E">
      <w:pPr>
        <w:pStyle w:val="affffff8"/>
      </w:pPr>
      <w:r>
        <w:t xml:space="preserve">повышенный уровень статического электричества; </w:t>
      </w:r>
    </w:p>
    <w:p w14:paraId="2C6D096A" w14:textId="77777777" w:rsidR="00A75C5E" w:rsidRDefault="00A75C5E" w:rsidP="00A75C5E">
      <w:pPr>
        <w:pStyle w:val="affffff8"/>
      </w:pPr>
      <w:r>
        <w:t xml:space="preserve">повышенные уровни запыленности воздуха рабочей зоны; </w:t>
      </w:r>
    </w:p>
    <w:p w14:paraId="6E0EEA7E" w14:textId="77777777" w:rsidR="00A75C5E" w:rsidRDefault="00A75C5E" w:rsidP="00A75C5E">
      <w:pPr>
        <w:pStyle w:val="affffff8"/>
      </w:pPr>
      <w:r>
        <w:t xml:space="preserve">пониженная или повышенная влажность и подвижность воздуха рабочей зоны; </w:t>
      </w:r>
    </w:p>
    <w:p w14:paraId="4D46CC73" w14:textId="77777777" w:rsidR="00A75C5E" w:rsidRDefault="00A75C5E" w:rsidP="00A75C5E">
      <w:pPr>
        <w:pStyle w:val="affffff8"/>
      </w:pPr>
      <w:r>
        <w:t xml:space="preserve">повышенный уровень шума; </w:t>
      </w:r>
    </w:p>
    <w:p w14:paraId="301E282D" w14:textId="77777777" w:rsidR="00A75C5E" w:rsidRDefault="00A75C5E" w:rsidP="00A75C5E">
      <w:pPr>
        <w:pStyle w:val="affffff8"/>
      </w:pPr>
      <w:r>
        <w:t xml:space="preserve">повышенный или пониженный уровень освещенности; </w:t>
      </w:r>
    </w:p>
    <w:p w14:paraId="0FF81C5E" w14:textId="77777777" w:rsidR="00A75C5E" w:rsidRDefault="00A75C5E" w:rsidP="00A75C5E">
      <w:pPr>
        <w:pStyle w:val="affffff8"/>
      </w:pPr>
      <w:r>
        <w:t xml:space="preserve">повышенный уровень прямой и отраженной блесткости; </w:t>
      </w:r>
    </w:p>
    <w:p w14:paraId="3C6509B5" w14:textId="77777777" w:rsidR="00A75C5E" w:rsidRDefault="00A75C5E" w:rsidP="00A75C5E">
      <w:pPr>
        <w:pStyle w:val="affffff8"/>
      </w:pPr>
      <w:r>
        <w:t>повышенный уровень ослепленности;</w:t>
      </w:r>
    </w:p>
    <w:p w14:paraId="0B322A24" w14:textId="77777777" w:rsidR="00A75C5E" w:rsidRDefault="00A75C5E" w:rsidP="00A75C5E">
      <w:pPr>
        <w:pStyle w:val="affffff8"/>
        <w:rPr>
          <w:color w:val="auto"/>
        </w:rPr>
      </w:pPr>
      <w:r>
        <w:rPr>
          <w:color w:val="auto"/>
        </w:rPr>
        <w:t xml:space="preserve">неравномерность распределения яркости в поле зрения; </w:t>
      </w:r>
    </w:p>
    <w:p w14:paraId="1E876233" w14:textId="77777777" w:rsidR="00A75C5E" w:rsidRDefault="00A75C5E" w:rsidP="00A75C5E">
      <w:pPr>
        <w:pStyle w:val="affffff8"/>
        <w:rPr>
          <w:color w:val="auto"/>
        </w:rPr>
      </w:pPr>
      <w:r>
        <w:rPr>
          <w:color w:val="auto"/>
        </w:rPr>
        <w:t xml:space="preserve">повышенная яркость светового изображения; </w:t>
      </w:r>
    </w:p>
    <w:p w14:paraId="4ACEFE11" w14:textId="77777777" w:rsidR="00A75C5E" w:rsidRDefault="00A75C5E" w:rsidP="00A75C5E">
      <w:pPr>
        <w:pStyle w:val="affffff8"/>
        <w:rPr>
          <w:color w:val="auto"/>
        </w:rPr>
      </w:pPr>
      <w:r>
        <w:rPr>
          <w:color w:val="auto"/>
        </w:rPr>
        <w:t xml:space="preserve">повышенный уровень пульсации светового потока; </w:t>
      </w:r>
    </w:p>
    <w:p w14:paraId="01F5AD38" w14:textId="77777777" w:rsidR="00A75C5E" w:rsidRDefault="00A75C5E" w:rsidP="00A75C5E">
      <w:pPr>
        <w:pStyle w:val="affffff8"/>
        <w:rPr>
          <w:color w:val="auto"/>
        </w:rPr>
      </w:pPr>
      <w:r>
        <w:rPr>
          <w:color w:val="auto"/>
        </w:rPr>
        <w:t>повышенное значение напряжения в электрической цепи, замыкание которой может произойти через тело человека.</w:t>
      </w:r>
    </w:p>
    <w:p w14:paraId="4902E50E" w14:textId="77777777" w:rsidR="00A75C5E" w:rsidRDefault="00A75C5E" w:rsidP="00A75C5E">
      <w:pPr>
        <w:pStyle w:val="affffffa"/>
        <w:widowControl w:val="0"/>
        <w:numPr>
          <w:ilvl w:val="0"/>
          <w:numId w:val="28"/>
        </w:numPr>
        <w:rPr>
          <w:b/>
          <w:color w:val="000000"/>
        </w:rPr>
      </w:pPr>
      <w:r w:rsidRPr="000A31F4">
        <w:rPr>
          <w:color w:val="000000"/>
        </w:rPr>
        <w:t>Химические</w:t>
      </w:r>
      <w:r>
        <w:rPr>
          <w:b/>
          <w:color w:val="000000"/>
          <w:lang w:val="en-US"/>
        </w:rPr>
        <w:t>:</w:t>
      </w:r>
    </w:p>
    <w:p w14:paraId="0F1A2E45" w14:textId="77777777" w:rsidR="00A75C5E" w:rsidRDefault="00A75C5E" w:rsidP="00A75C5E">
      <w:pPr>
        <w:pStyle w:val="affffff8"/>
        <w:rPr>
          <w:color w:val="000000"/>
        </w:rPr>
      </w:pPr>
      <w:r>
        <w:t>повышенное содержание в воздухе рабочей зоны двуокиси углерода, озона, аммиака, фенола, формальдегида и полихлорированных бифенилов.</w:t>
      </w:r>
    </w:p>
    <w:p w14:paraId="7A6DD1EC" w14:textId="77777777" w:rsidR="00A75C5E" w:rsidRDefault="00A75C5E" w:rsidP="00A75C5E">
      <w:pPr>
        <w:pStyle w:val="affffff8"/>
        <w:rPr>
          <w:b/>
          <w:color w:val="000000"/>
        </w:rPr>
      </w:pPr>
      <w:r w:rsidRPr="000A31F4">
        <w:rPr>
          <w:color w:val="000000"/>
        </w:rPr>
        <w:t>Психофизиологические</w:t>
      </w:r>
      <w:r>
        <w:rPr>
          <w:b/>
          <w:color w:val="000000"/>
          <w:lang w:val="en-US"/>
        </w:rPr>
        <w:t>:</w:t>
      </w:r>
    </w:p>
    <w:p w14:paraId="621B482A" w14:textId="77777777" w:rsidR="00A75C5E" w:rsidRDefault="00A75C5E" w:rsidP="00A75C5E">
      <w:pPr>
        <w:pStyle w:val="affffff8"/>
        <w:rPr>
          <w:color w:val="auto"/>
        </w:rPr>
      </w:pPr>
      <w:r>
        <w:rPr>
          <w:color w:val="auto"/>
        </w:rPr>
        <w:t xml:space="preserve">напряжение зрения и внимания; </w:t>
      </w:r>
    </w:p>
    <w:p w14:paraId="4BAC4FCB" w14:textId="77777777" w:rsidR="00A75C5E" w:rsidRDefault="00A75C5E" w:rsidP="00A75C5E">
      <w:pPr>
        <w:pStyle w:val="affffff8"/>
        <w:rPr>
          <w:color w:val="auto"/>
        </w:rPr>
      </w:pPr>
      <w:r>
        <w:rPr>
          <w:color w:val="auto"/>
        </w:rPr>
        <w:t xml:space="preserve">интеллектуальные и эмоциональные нагрузки; </w:t>
      </w:r>
    </w:p>
    <w:p w14:paraId="2C7E051A" w14:textId="77777777" w:rsidR="00A75C5E" w:rsidRDefault="00A75C5E" w:rsidP="00A75C5E">
      <w:pPr>
        <w:pStyle w:val="affffff8"/>
        <w:rPr>
          <w:color w:val="auto"/>
        </w:rPr>
      </w:pPr>
      <w:r>
        <w:rPr>
          <w:color w:val="auto"/>
        </w:rPr>
        <w:t xml:space="preserve">длительные статические нагрузки и монотонность труда; </w:t>
      </w:r>
    </w:p>
    <w:p w14:paraId="79966E90" w14:textId="77777777" w:rsidR="00A75C5E" w:rsidRDefault="00A75C5E" w:rsidP="00A75C5E">
      <w:pPr>
        <w:pStyle w:val="affffff8"/>
        <w:rPr>
          <w:color w:val="auto"/>
        </w:rPr>
      </w:pPr>
      <w:r>
        <w:rPr>
          <w:color w:val="auto"/>
        </w:rPr>
        <w:lastRenderedPageBreak/>
        <w:t xml:space="preserve">большой объем информации обрабатываемой в единицу времени; </w:t>
      </w:r>
    </w:p>
    <w:p w14:paraId="1B1C8C64" w14:textId="77777777" w:rsidR="00A75C5E" w:rsidRDefault="00A75C5E" w:rsidP="00A75C5E">
      <w:pPr>
        <w:pStyle w:val="affffff8"/>
        <w:rPr>
          <w:color w:val="000000"/>
          <w:lang w:val="en-US"/>
        </w:rPr>
      </w:pPr>
      <w:r>
        <w:t>нерациональная организация рабочего места</w:t>
      </w:r>
      <w:r>
        <w:rPr>
          <w:lang w:val="en-US"/>
        </w:rPr>
        <w:t>.</w:t>
      </w:r>
    </w:p>
    <w:p w14:paraId="31429865" w14:textId="77777777" w:rsidR="00A75C5E" w:rsidRPr="00AA24A7" w:rsidRDefault="00A75C5E" w:rsidP="00A75C5E">
      <w:pPr>
        <w:pStyle w:val="affffffa"/>
        <w:widowControl w:val="0"/>
        <w:numPr>
          <w:ilvl w:val="0"/>
          <w:numId w:val="28"/>
        </w:numPr>
        <w:rPr>
          <w:b/>
          <w:color w:val="000000"/>
        </w:rPr>
      </w:pPr>
      <w:r w:rsidRPr="000A31F4">
        <w:rPr>
          <w:color w:val="000000"/>
        </w:rPr>
        <w:t>Биологические</w:t>
      </w:r>
      <w:r w:rsidRPr="00AA24A7">
        <w:rPr>
          <w:b/>
          <w:color w:val="000000"/>
        </w:rPr>
        <w:t xml:space="preserve">: </w:t>
      </w:r>
      <w:r>
        <w:t>повышенное содержание в воздухе рабочей зоны микроорганизмов.</w:t>
      </w:r>
    </w:p>
    <w:p w14:paraId="62DD19C7" w14:textId="77777777" w:rsidR="00A75C5E" w:rsidRDefault="00A75C5E" w:rsidP="00A75C5E">
      <w:pPr>
        <w:pStyle w:val="3"/>
        <w:numPr>
          <w:ilvl w:val="0"/>
          <w:numId w:val="0"/>
        </w:numPr>
        <w:ind w:left="720"/>
        <w:rPr>
          <w:szCs w:val="28"/>
          <w:shd w:val="clear" w:color="auto" w:fill="FFFFFF"/>
        </w:rPr>
      </w:pPr>
      <w:r>
        <w:t>Освещенность рабочего места</w:t>
      </w:r>
    </w:p>
    <w:p w14:paraId="2835A9DF" w14:textId="77777777" w:rsidR="00A75C5E" w:rsidRDefault="00A75C5E" w:rsidP="00A75C5E">
      <w:pPr>
        <w:pStyle w:val="affffffc"/>
      </w:pPr>
      <w:r>
        <w:t>Освещенность на поверхности стола в зоне размещения рабочего документа должна быть 300-500 лк. Допускается установка 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лк.</w:t>
      </w:r>
    </w:p>
    <w:p w14:paraId="2DC29300" w14:textId="77777777" w:rsidR="00A75C5E" w:rsidRDefault="00A75C5E" w:rsidP="00A75C5E">
      <w:pPr>
        <w:pStyle w:val="-"/>
      </w:pPr>
      <w:r>
        <w:t>В качестве источников света при искусственном освещении должны применяться преимущественно люминесцентные лампы типа ЛБ и компактные люминесцентные лампы (КЛЛ).</w:t>
      </w:r>
    </w:p>
    <w:p w14:paraId="04196065" w14:textId="77777777" w:rsidR="00A75C5E" w:rsidRDefault="00A75C5E" w:rsidP="00A75C5E">
      <w:pPr>
        <w:pStyle w:val="affffffc"/>
      </w:pPr>
      <w:r>
        <w:t xml:space="preserve">В зависимости от типа светильника выбираем коэффициент </w:t>
      </w:r>
      <w:r>
        <w:rPr>
          <w:i/>
        </w:rPr>
        <w:sym w:font="Symbol" w:char="F06C"/>
      </w:r>
      <w:r>
        <w:t xml:space="preserve">. Он определяет такое соотношение максимального расстояния между светильниками </w:t>
      </w:r>
      <w:r>
        <w:rPr>
          <w:i/>
          <w:lang w:val="en-US"/>
        </w:rPr>
        <w:t>L</w:t>
      </w:r>
      <w:r>
        <w:rPr>
          <w:i/>
          <w:vertAlign w:val="subscript"/>
        </w:rPr>
        <w:t>св(</w:t>
      </w:r>
      <w:r>
        <w:rPr>
          <w:i/>
          <w:vertAlign w:val="subscript"/>
          <w:lang w:val="en-US"/>
        </w:rPr>
        <w:t>max</w:t>
      </w:r>
      <w:r>
        <w:rPr>
          <w:i/>
          <w:vertAlign w:val="subscript"/>
        </w:rPr>
        <w:t>)</w:t>
      </w:r>
      <w:r>
        <w:t xml:space="preserve"> и высотой их подвеса над рабочей поверхностью </w:t>
      </w:r>
      <w:r>
        <w:rPr>
          <w:i/>
          <w:lang w:val="en-US"/>
        </w:rPr>
        <w:t>h</w:t>
      </w:r>
      <w:r>
        <w:rPr>
          <w:i/>
          <w:vertAlign w:val="subscript"/>
        </w:rPr>
        <w:t>р</w:t>
      </w:r>
      <w:r>
        <w:t xml:space="preserve">, которое обеспечит равномерность освещения в помещении. </w:t>
      </w:r>
    </w:p>
    <w:p w14:paraId="5C93C766" w14:textId="77777777" w:rsidR="00A75C5E" w:rsidRDefault="00A75C5E" w:rsidP="00A75C5E">
      <w:pPr>
        <w:pStyle w:val="affffffc"/>
        <w:ind w:firstLine="0"/>
        <w:jc w:val="center"/>
        <w:rPr>
          <w:i/>
        </w:rPr>
      </w:pPr>
      <w:r>
        <w:rPr>
          <w:i/>
        </w:rPr>
        <w:t>L</w:t>
      </w:r>
      <w:r>
        <w:rPr>
          <w:i/>
          <w:vertAlign w:val="subscript"/>
        </w:rPr>
        <w:t>св(max)</w:t>
      </w:r>
      <w:r>
        <w:rPr>
          <w:i/>
        </w:rPr>
        <w:t xml:space="preserve"> = </w:t>
      </w:r>
      <w:r>
        <w:rPr>
          <w:i/>
        </w:rPr>
        <w:sym w:font="Symbol" w:char="F06C"/>
      </w:r>
      <w:r>
        <w:rPr>
          <w:i/>
        </w:rPr>
        <w:t xml:space="preserve"> </w:t>
      </w:r>
      <w:r>
        <w:rPr>
          <w:i/>
        </w:rPr>
        <w:sym w:font="Symbol" w:char="F0D7"/>
      </w:r>
      <w:r>
        <w:rPr>
          <w:i/>
        </w:rPr>
        <w:t xml:space="preserve"> h</w:t>
      </w:r>
      <w:r>
        <w:rPr>
          <w:i/>
          <w:vertAlign w:val="subscript"/>
        </w:rPr>
        <w:t>р</w:t>
      </w:r>
      <w:r>
        <w:rPr>
          <w:i/>
        </w:rPr>
        <w:t xml:space="preserve"> = </w:t>
      </w:r>
      <w:r>
        <w:t xml:space="preserve">1,4 </w:t>
      </w:r>
      <w:r>
        <w:sym w:font="Symbol" w:char="F0D7"/>
      </w:r>
      <w:r>
        <w:t xml:space="preserve"> 2,5 = 3,5м</w:t>
      </w:r>
      <w:r>
        <w:rPr>
          <w:i/>
        </w:rPr>
        <w:t>.</w:t>
      </w:r>
    </w:p>
    <w:p w14:paraId="2C55838D" w14:textId="77777777" w:rsidR="00A75C5E" w:rsidRDefault="00A75C5E" w:rsidP="00A75C5E">
      <w:pPr>
        <w:pStyle w:val="aff0"/>
      </w:pPr>
      <w:r w:rsidRPr="00961076">
        <w:t>Определяем</w:t>
      </w:r>
      <w:r>
        <w:t xml:space="preserve"> расстояние </w:t>
      </w:r>
      <w:r>
        <w:rPr>
          <w:i/>
        </w:rPr>
        <w:t>L</w:t>
      </w:r>
      <w:r>
        <w:rPr>
          <w:i/>
          <w:vertAlign w:val="subscript"/>
        </w:rPr>
        <w:t>1(max)</w:t>
      </w:r>
      <w:r>
        <w:rPr>
          <w:vertAlign w:val="subscript"/>
        </w:rPr>
        <w:t xml:space="preserve"> </w:t>
      </w:r>
      <w:r>
        <w:t>от стены до первого ряда светильников: – при наличии рабочих мест у стены:</w:t>
      </w:r>
    </w:p>
    <w:p w14:paraId="67A4767C" w14:textId="77777777" w:rsidR="00A75C5E" w:rsidRDefault="00A75C5E" w:rsidP="00A75C5E">
      <w:pPr>
        <w:pStyle w:val="affffffc"/>
        <w:ind w:firstLine="0"/>
        <w:jc w:val="center"/>
        <w:rPr>
          <w:i/>
          <w:lang w:val="en-US"/>
        </w:rPr>
      </w:pPr>
      <w:r>
        <w:rPr>
          <w:i/>
          <w:lang w:val="en-US"/>
        </w:rPr>
        <w:t>L</w:t>
      </w:r>
      <w:r>
        <w:rPr>
          <w:i/>
          <w:vertAlign w:val="subscript"/>
          <w:lang w:val="en-US"/>
        </w:rPr>
        <w:t>1(max)</w:t>
      </w:r>
      <w:r>
        <w:rPr>
          <w:i/>
          <w:lang w:val="en-US"/>
        </w:rPr>
        <w:t xml:space="preserve"> = (0,2…0,3)</w:t>
      </w:r>
      <w:r>
        <w:rPr>
          <w:i/>
          <w:sz w:val="20"/>
          <w:lang w:val="en-US"/>
        </w:rPr>
        <w:t xml:space="preserve"> </w:t>
      </w:r>
      <w:r>
        <w:rPr>
          <w:i/>
        </w:rPr>
        <w:sym w:font="Symbol" w:char="F0D7"/>
      </w:r>
      <w:r>
        <w:rPr>
          <w:i/>
          <w:lang w:val="en-US"/>
        </w:rPr>
        <w:t xml:space="preserve"> L</w:t>
      </w:r>
      <w:r>
        <w:rPr>
          <w:i/>
          <w:vertAlign w:val="subscript"/>
        </w:rPr>
        <w:t>св</w:t>
      </w:r>
      <w:r>
        <w:rPr>
          <w:i/>
          <w:vertAlign w:val="subscript"/>
          <w:lang w:val="en-US"/>
        </w:rPr>
        <w:t>(max)</w:t>
      </w:r>
      <w:r>
        <w:rPr>
          <w:i/>
          <w:lang w:val="en-US"/>
        </w:rPr>
        <w:t xml:space="preserve"> = </w:t>
      </w:r>
      <w:r>
        <w:rPr>
          <w:lang w:val="en-US"/>
        </w:rPr>
        <w:t xml:space="preserve">0,25 </w:t>
      </w:r>
      <w:r>
        <w:sym w:font="Symbol" w:char="F0D7"/>
      </w:r>
      <w:r>
        <w:rPr>
          <w:lang w:val="en-US"/>
        </w:rPr>
        <w:t xml:space="preserve"> 3,5 = 0,875</w:t>
      </w:r>
      <w:r>
        <w:t>м</w:t>
      </w:r>
      <w:r>
        <w:rPr>
          <w:i/>
          <w:lang w:val="en-US"/>
        </w:rPr>
        <w:t>.</w:t>
      </w:r>
    </w:p>
    <w:p w14:paraId="2B627114" w14:textId="77777777" w:rsidR="00A75C5E" w:rsidRDefault="00A75C5E" w:rsidP="00A75C5E">
      <w:pPr>
        <w:pStyle w:val="affffffc"/>
      </w:pPr>
      <w:r>
        <w:t>Определяем общее число рядов светильников (по ширине помещения):</w:t>
      </w:r>
    </w:p>
    <w:p w14:paraId="7A98D3AB" w14:textId="77777777" w:rsidR="00A75C5E" w:rsidRDefault="00A75C5E" w:rsidP="00A75C5E">
      <w:pPr>
        <w:pStyle w:val="affffffc"/>
        <w:ind w:firstLine="0"/>
        <w:jc w:val="center"/>
        <w:rPr>
          <w:i/>
        </w:rPr>
      </w:pPr>
      <w:r>
        <w:rPr>
          <w:i/>
          <w:position w:val="-32"/>
          <w:sz w:val="32"/>
          <w:szCs w:val="32"/>
        </w:rPr>
        <w:object w:dxaOrig="5280" w:dyaOrig="735" w14:anchorId="421F98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63.55pt;height:37.05pt" o:ole="">
            <v:imagedata r:id="rId53" o:title=""/>
          </v:shape>
          <o:OLEObject Type="Embed" ProgID="Equation.3" ShapeID="_x0000_i1045" DrawAspect="Content" ObjectID="_1684409156" r:id="rId54"/>
        </w:object>
      </w:r>
    </w:p>
    <w:p w14:paraId="53FD4B4B" w14:textId="77777777" w:rsidR="00A75C5E" w:rsidRDefault="00A75C5E" w:rsidP="00A75C5E">
      <w:pPr>
        <w:pStyle w:val="affffffc"/>
        <w:ind w:firstLine="708"/>
      </w:pPr>
      <w:r>
        <w:t>Определяем число светильников в ряду (по длине помещения):</w:t>
      </w:r>
    </w:p>
    <w:p w14:paraId="373E65F9" w14:textId="77777777" w:rsidR="00A75C5E" w:rsidRDefault="00A75C5E" w:rsidP="00A75C5E">
      <w:pPr>
        <w:widowControl w:val="0"/>
        <w:spacing w:after="120"/>
        <w:ind w:firstLine="0"/>
        <w:jc w:val="center"/>
        <w:rPr>
          <w:i/>
          <w:sz w:val="32"/>
          <w:szCs w:val="32"/>
        </w:rPr>
      </w:pPr>
      <w:r>
        <w:rPr>
          <w:rFonts w:eastAsia="Times New Roman" w:cs="Times New Roman"/>
          <w:i/>
          <w:color w:val="000000" w:themeColor="text1"/>
          <w:position w:val="-32"/>
          <w:sz w:val="32"/>
          <w:szCs w:val="32"/>
          <w:lang w:eastAsia="ru-RU"/>
        </w:rPr>
        <w:object w:dxaOrig="5205" w:dyaOrig="735" w14:anchorId="51272BF1">
          <v:shape id="_x0000_i1046" type="#_x0000_t75" style="width:260.05pt;height:37.05pt" o:ole="">
            <v:imagedata r:id="rId55" o:title=""/>
          </v:shape>
          <o:OLEObject Type="Embed" ProgID="Equation.3" ShapeID="_x0000_i1046" DrawAspect="Content" ObjectID="_1684409157" r:id="rId56"/>
        </w:object>
      </w:r>
    </w:p>
    <w:p w14:paraId="6FDAC03F" w14:textId="77777777" w:rsidR="00A75C5E" w:rsidRDefault="00A75C5E" w:rsidP="00A75C5E">
      <w:pPr>
        <w:pStyle w:val="affffffc"/>
        <w:ind w:firstLine="0"/>
        <w:rPr>
          <w:snapToGrid w:val="0"/>
        </w:rPr>
      </w:pPr>
      <w:r>
        <w:rPr>
          <w:snapToGrid w:val="0"/>
        </w:rPr>
        <w:t xml:space="preserve">где </w:t>
      </w:r>
      <w:r>
        <w:rPr>
          <w:i/>
          <w:snapToGrid w:val="0"/>
          <w:lang w:val="en-US"/>
        </w:rPr>
        <w:t>a</w:t>
      </w:r>
      <w:r>
        <w:rPr>
          <w:snapToGrid w:val="0"/>
        </w:rPr>
        <w:t xml:space="preserve"> – длина, </w:t>
      </w:r>
      <w:r>
        <w:rPr>
          <w:i/>
          <w:snapToGrid w:val="0"/>
          <w:lang w:val="en-US"/>
        </w:rPr>
        <w:t>b</w:t>
      </w:r>
      <w:r>
        <w:rPr>
          <w:snapToGrid w:val="0"/>
        </w:rPr>
        <w:t xml:space="preserve"> – ширина помещения, для которого рассчитывается система освещения.</w:t>
      </w:r>
    </w:p>
    <w:p w14:paraId="360E12F8" w14:textId="77777777" w:rsidR="00A75C5E" w:rsidRDefault="00A75C5E" w:rsidP="00A75C5E">
      <w:pPr>
        <w:pStyle w:val="affffffc"/>
      </w:pPr>
      <w:r>
        <w:rPr>
          <w:snapToGrid w:val="0"/>
        </w:rPr>
        <w:lastRenderedPageBreak/>
        <w:t>Полученные результаты округляем до ближайшего целого числа, после чего о</w:t>
      </w:r>
      <w:r>
        <w:t>пределяем общее расчётное минимальное количество светильников, которое необходимо разместить в помещении:</w:t>
      </w:r>
    </w:p>
    <w:p w14:paraId="54FA8517" w14:textId="77777777" w:rsidR="00A75C5E" w:rsidRDefault="00A75C5E" w:rsidP="00A75C5E">
      <w:pPr>
        <w:pStyle w:val="affffffc"/>
        <w:ind w:firstLine="0"/>
        <w:jc w:val="center"/>
        <w:rPr>
          <w:i/>
          <w:lang w:val="en-US"/>
        </w:rPr>
      </w:pPr>
      <w:r>
        <w:rPr>
          <w:i/>
          <w:lang w:val="en-US"/>
        </w:rPr>
        <w:t>n</w:t>
      </w:r>
      <w:r>
        <w:rPr>
          <w:i/>
          <w:vertAlign w:val="subscript"/>
        </w:rPr>
        <w:t>общ</w:t>
      </w:r>
      <w:r>
        <w:rPr>
          <w:i/>
          <w:vertAlign w:val="subscript"/>
          <w:lang w:val="en-US"/>
        </w:rPr>
        <w:t xml:space="preserve"> (min)</w:t>
      </w:r>
      <w:r>
        <w:rPr>
          <w:i/>
          <w:lang w:val="en-US"/>
        </w:rPr>
        <w:t xml:space="preserve"> = n</w:t>
      </w:r>
      <w:r>
        <w:rPr>
          <w:i/>
          <w:vertAlign w:val="subscript"/>
        </w:rPr>
        <w:t>ш</w:t>
      </w:r>
      <w:r>
        <w:rPr>
          <w:i/>
          <w:vertAlign w:val="subscript"/>
          <w:lang w:val="en-US"/>
        </w:rPr>
        <w:t xml:space="preserve"> (min)</w:t>
      </w:r>
      <w:r>
        <w:rPr>
          <w:i/>
          <w:lang w:val="en-US"/>
        </w:rPr>
        <w:t xml:space="preserve"> </w:t>
      </w:r>
      <w:r>
        <w:rPr>
          <w:i/>
        </w:rPr>
        <w:sym w:font="Symbol" w:char="F0D7"/>
      </w:r>
      <w:r>
        <w:rPr>
          <w:i/>
          <w:lang w:val="en-US"/>
        </w:rPr>
        <w:t xml:space="preserve"> n</w:t>
      </w:r>
      <w:r>
        <w:rPr>
          <w:i/>
          <w:vertAlign w:val="subscript"/>
        </w:rPr>
        <w:t>д</w:t>
      </w:r>
      <w:r>
        <w:rPr>
          <w:i/>
          <w:vertAlign w:val="subscript"/>
          <w:lang w:val="en-US"/>
        </w:rPr>
        <w:t xml:space="preserve"> (min)</w:t>
      </w:r>
      <w:r>
        <w:rPr>
          <w:i/>
          <w:lang w:val="en-US"/>
        </w:rPr>
        <w:t xml:space="preserve"> = 2 </w:t>
      </w:r>
      <w:r>
        <w:rPr>
          <w:i/>
        </w:rPr>
        <w:sym w:font="Symbol" w:char="F0D7"/>
      </w:r>
      <w:r>
        <w:rPr>
          <w:i/>
          <w:lang w:val="en-US"/>
        </w:rPr>
        <w:t xml:space="preserve"> 3 = 6;</w:t>
      </w:r>
    </w:p>
    <w:p w14:paraId="29D0AAC2" w14:textId="77777777" w:rsidR="00A75C5E" w:rsidRDefault="00A75C5E" w:rsidP="00A75C5E">
      <w:pPr>
        <w:pStyle w:val="affffffc"/>
        <w:ind w:firstLine="0"/>
        <w:jc w:val="center"/>
        <w:rPr>
          <w:i/>
        </w:rPr>
      </w:pPr>
      <w:r>
        <w:rPr>
          <w:i/>
          <w:lang w:val="en-US"/>
        </w:rPr>
        <w:t>S</w:t>
      </w:r>
      <w:r>
        <w:rPr>
          <w:i/>
        </w:rPr>
        <w:t xml:space="preserve"> = </w:t>
      </w:r>
      <w:r>
        <w:rPr>
          <w:i/>
          <w:lang w:val="en-US"/>
        </w:rPr>
        <w:t>a</w:t>
      </w:r>
      <w:r w:rsidRPr="006C31A7">
        <w:rPr>
          <w:i/>
          <w:spacing w:val="-2"/>
        </w:rPr>
        <w:t xml:space="preserve"> </w:t>
      </w:r>
      <w:r>
        <w:rPr>
          <w:i/>
        </w:rPr>
        <w:sym w:font="Symbol" w:char="F0D7"/>
      </w:r>
      <w:r>
        <w:rPr>
          <w:i/>
        </w:rPr>
        <w:t xml:space="preserve"> </w:t>
      </w:r>
      <w:r>
        <w:rPr>
          <w:i/>
          <w:spacing w:val="-2"/>
          <w:lang w:val="en-US"/>
        </w:rPr>
        <w:t>b</w:t>
      </w:r>
      <w:r>
        <w:rPr>
          <w:i/>
          <w:spacing w:val="-2"/>
        </w:rPr>
        <w:t xml:space="preserve"> = 9 </w:t>
      </w:r>
      <w:r>
        <w:rPr>
          <w:i/>
        </w:rPr>
        <w:sym w:font="Symbol" w:char="F0D7"/>
      </w:r>
      <w:r>
        <w:rPr>
          <w:i/>
        </w:rPr>
        <w:t xml:space="preserve"> 4</w:t>
      </w:r>
      <w:r>
        <w:rPr>
          <w:i/>
          <w:spacing w:val="-2"/>
        </w:rPr>
        <w:t xml:space="preserve"> = 36.</w:t>
      </w:r>
    </w:p>
    <w:p w14:paraId="4533A16E" w14:textId="77777777" w:rsidR="00A75C5E" w:rsidRDefault="00A75C5E" w:rsidP="00A75C5E">
      <w:pPr>
        <w:pStyle w:val="affffffc"/>
      </w:pPr>
      <w:r>
        <w:t xml:space="preserve">По площади помещения </w:t>
      </w:r>
      <w:r>
        <w:rPr>
          <w:i/>
          <w:lang w:val="en-US"/>
        </w:rPr>
        <w:t>S</w:t>
      </w:r>
      <w:r w:rsidRPr="006C31A7">
        <w:t xml:space="preserve"> </w:t>
      </w:r>
      <w:r>
        <w:t>и высоте подвески светильника</w:t>
      </w:r>
      <w:r>
        <w:rPr>
          <w:b/>
        </w:rPr>
        <w:t xml:space="preserve"> </w:t>
      </w:r>
      <w:r>
        <w:rPr>
          <w:i/>
          <w:lang w:val="en-US"/>
        </w:rPr>
        <w:t>h</w:t>
      </w:r>
      <w:r>
        <w:rPr>
          <w:i/>
          <w:vertAlign w:val="subscript"/>
        </w:rPr>
        <w:t>р</w:t>
      </w:r>
      <w:r>
        <w:t xml:space="preserve"> определяем показатель помещения </w:t>
      </w:r>
      <w:r>
        <w:rPr>
          <w:i/>
          <w:lang w:val="en-US"/>
        </w:rPr>
        <w:t>i</w:t>
      </w:r>
      <w:r>
        <w:t>:</w:t>
      </w:r>
    </w:p>
    <w:p w14:paraId="68C4C157" w14:textId="77777777" w:rsidR="00A75C5E" w:rsidRDefault="00A75C5E" w:rsidP="00A75C5E">
      <w:pPr>
        <w:pStyle w:val="affffffc"/>
        <w:jc w:val="center"/>
        <w:rPr>
          <w:i/>
          <w:lang w:val="en-US"/>
        </w:rPr>
      </w:pPr>
      <w:r>
        <w:rPr>
          <w:i/>
          <w:position w:val="-32"/>
          <w:lang w:val="en-US"/>
        </w:rPr>
        <w:object w:dxaOrig="4035" w:dyaOrig="705" w14:anchorId="66CDAC0B">
          <v:shape id="_x0000_i1047" type="#_x0000_t75" style="width:202pt;height:34.95pt" o:ole="">
            <v:imagedata r:id="rId57" o:title=""/>
          </v:shape>
          <o:OLEObject Type="Embed" ProgID="Equation.3" ShapeID="_x0000_i1047" DrawAspect="Content" ObjectID="_1684409158" r:id="rId58"/>
        </w:object>
      </w:r>
    </w:p>
    <w:p w14:paraId="5F3A1247" w14:textId="77777777" w:rsidR="00A75C5E" w:rsidRDefault="00A75C5E" w:rsidP="00A75C5E">
      <w:pPr>
        <w:pStyle w:val="affffffc"/>
        <w:rPr>
          <w:bCs/>
        </w:rPr>
      </w:pPr>
      <w:r>
        <w:rPr>
          <w:bCs/>
        </w:rPr>
        <w:t xml:space="preserve">Находим значения коэффициентов отражения потолка </w:t>
      </w:r>
      <w:r>
        <w:rPr>
          <w:bCs/>
          <w:i/>
        </w:rPr>
        <w:sym w:font="Symbol" w:char="F072"/>
      </w:r>
      <w:r>
        <w:rPr>
          <w:bCs/>
          <w:i/>
          <w:vertAlign w:val="subscript"/>
        </w:rPr>
        <w:t>п</w:t>
      </w:r>
      <w:r>
        <w:rPr>
          <w:bCs/>
        </w:rPr>
        <w:t xml:space="preserve">, стен </w:t>
      </w:r>
      <w:r>
        <w:rPr>
          <w:bCs/>
          <w:i/>
        </w:rPr>
        <w:sym w:font="Symbol" w:char="F072"/>
      </w:r>
      <w:r>
        <w:rPr>
          <w:bCs/>
          <w:i/>
          <w:vertAlign w:val="subscript"/>
        </w:rPr>
        <w:t>с</w:t>
      </w:r>
      <w:r>
        <w:rPr>
          <w:bCs/>
        </w:rPr>
        <w:t xml:space="preserve"> и полов </w:t>
      </w:r>
      <w:r>
        <w:rPr>
          <w:bCs/>
          <w:i/>
        </w:rPr>
        <w:sym w:font="Symbol" w:char="F072"/>
      </w:r>
      <w:r>
        <w:rPr>
          <w:bCs/>
          <w:i/>
          <w:vertAlign w:val="subscript"/>
        </w:rPr>
        <w:t>пол</w:t>
      </w:r>
      <w:r>
        <w:rPr>
          <w:bCs/>
        </w:rPr>
        <w:t xml:space="preserve"> помещения, для которого рассчитывается осветительная установка. </w:t>
      </w:r>
    </w:p>
    <w:p w14:paraId="51DC084E" w14:textId="77777777" w:rsidR="00A75C5E" w:rsidRDefault="00A75C5E" w:rsidP="00A75C5E">
      <w:pPr>
        <w:pStyle w:val="affffffc"/>
        <w:jc w:val="center"/>
      </w:pPr>
      <w:r>
        <w:rPr>
          <w:i/>
        </w:rPr>
        <w:sym w:font="Symbol" w:char="F072"/>
      </w:r>
      <w:r>
        <w:rPr>
          <w:i/>
          <w:vertAlign w:val="subscript"/>
        </w:rPr>
        <w:t>п</w:t>
      </w:r>
      <w:r>
        <w:t xml:space="preserve"> = 50%;</w:t>
      </w:r>
    </w:p>
    <w:p w14:paraId="0137825D" w14:textId="77777777" w:rsidR="00A75C5E" w:rsidRDefault="00A75C5E" w:rsidP="00A75C5E">
      <w:pPr>
        <w:pStyle w:val="affffffc"/>
        <w:jc w:val="center"/>
      </w:pPr>
      <w:r>
        <w:rPr>
          <w:i/>
        </w:rPr>
        <w:sym w:font="Symbol" w:char="F072"/>
      </w:r>
      <w:r>
        <w:rPr>
          <w:i/>
          <w:vertAlign w:val="subscript"/>
        </w:rPr>
        <w:t>с</w:t>
      </w:r>
      <w:r>
        <w:t xml:space="preserve"> = 30%;</w:t>
      </w:r>
    </w:p>
    <w:p w14:paraId="4990DE16" w14:textId="77777777" w:rsidR="00A75C5E" w:rsidRDefault="00A75C5E" w:rsidP="00A75C5E">
      <w:pPr>
        <w:pStyle w:val="affffffc"/>
        <w:jc w:val="center"/>
      </w:pPr>
      <w:r>
        <w:rPr>
          <w:i/>
        </w:rPr>
        <w:sym w:font="Symbol" w:char="F072"/>
      </w:r>
      <w:r>
        <w:rPr>
          <w:i/>
          <w:vertAlign w:val="subscript"/>
        </w:rPr>
        <w:t>пол</w:t>
      </w:r>
      <w:r>
        <w:t xml:space="preserve"> = 10%.</w:t>
      </w:r>
    </w:p>
    <w:p w14:paraId="55A4C397" w14:textId="77777777" w:rsidR="00A75C5E" w:rsidRDefault="00A75C5E" w:rsidP="00A75C5E">
      <w:pPr>
        <w:pStyle w:val="affffffc"/>
      </w:pPr>
      <w:r>
        <w:t xml:space="preserve">В зависимости от типа светильника и вида лампы определяем коэффициент использования светового потока </w:t>
      </w:r>
      <w:r>
        <w:rPr>
          <w:i/>
        </w:rPr>
        <w:sym w:font="Symbol" w:char="F068"/>
      </w:r>
      <w:r>
        <w:rPr>
          <w:i/>
          <w:vertAlign w:val="subscript"/>
        </w:rPr>
        <w:t>и</w:t>
      </w:r>
      <w:r>
        <w:t xml:space="preserve"> по показателю помещения </w:t>
      </w:r>
      <w:r>
        <w:rPr>
          <w:i/>
        </w:rPr>
        <w:t>i</w:t>
      </w:r>
      <w:r>
        <w:t xml:space="preserve"> и коэффициентам отражения потолка </w:t>
      </w:r>
      <w:r>
        <w:rPr>
          <w:i/>
        </w:rPr>
        <w:sym w:font="Symbol" w:char="F072"/>
      </w:r>
      <w:r>
        <w:rPr>
          <w:i/>
          <w:vertAlign w:val="subscript"/>
        </w:rPr>
        <w:t>п</w:t>
      </w:r>
      <w:r>
        <w:t xml:space="preserve">, стен </w:t>
      </w:r>
      <w:r>
        <w:rPr>
          <w:i/>
        </w:rPr>
        <w:sym w:font="Symbol" w:char="F072"/>
      </w:r>
      <w:r>
        <w:rPr>
          <w:i/>
          <w:vertAlign w:val="subscript"/>
        </w:rPr>
        <w:t>с</w:t>
      </w:r>
      <w:r>
        <w:t xml:space="preserve"> и полов </w:t>
      </w:r>
      <w:r>
        <w:rPr>
          <w:i/>
        </w:rPr>
        <w:sym w:font="Symbol" w:char="F072"/>
      </w:r>
      <w:r>
        <w:rPr>
          <w:i/>
          <w:vertAlign w:val="subscript"/>
        </w:rPr>
        <w:t>пол</w:t>
      </w:r>
      <w:r>
        <w:t xml:space="preserve">. </w:t>
      </w:r>
    </w:p>
    <w:p w14:paraId="2CF055BE" w14:textId="77777777" w:rsidR="00A75C5E" w:rsidRDefault="00A75C5E" w:rsidP="00A75C5E">
      <w:pPr>
        <w:pStyle w:val="affffffc"/>
        <w:ind w:firstLine="0"/>
        <w:jc w:val="center"/>
      </w:pPr>
      <w:r>
        <w:rPr>
          <w:i/>
        </w:rPr>
        <w:sym w:font="Symbol" w:char="F068"/>
      </w:r>
      <w:r>
        <w:rPr>
          <w:i/>
          <w:vertAlign w:val="subscript"/>
        </w:rPr>
        <w:t>и</w:t>
      </w:r>
      <w:r>
        <w:rPr>
          <w:vertAlign w:val="subscript"/>
        </w:rPr>
        <w:t xml:space="preserve"> </w:t>
      </w:r>
      <w:r>
        <w:t>= 0,45.</w:t>
      </w:r>
    </w:p>
    <w:p w14:paraId="1B16245B" w14:textId="77777777" w:rsidR="00A75C5E" w:rsidRDefault="00A75C5E" w:rsidP="00A75C5E">
      <w:pPr>
        <w:pStyle w:val="affffffc"/>
      </w:pPr>
      <w:r>
        <w:t xml:space="preserve">Определяем коэффициент запаса </w:t>
      </w:r>
      <w:r>
        <w:rPr>
          <w:i/>
        </w:rPr>
        <w:t>k</w:t>
      </w:r>
      <w:r>
        <w:rPr>
          <w:b/>
        </w:rPr>
        <w:t>,</w:t>
      </w:r>
      <w:r>
        <w:t xml:space="preserve"> учитывающий снижение уровня освещённости из-за неблагоприятных условий эксплуатации осветительной установки: наличия дыма, копоти, пыли, повышенной концентрации химических веществ и т. д.; из-за старения и выхода из строя ламп.</w:t>
      </w:r>
    </w:p>
    <w:p w14:paraId="3B7D71BA" w14:textId="77777777" w:rsidR="00A75C5E" w:rsidRDefault="00A75C5E" w:rsidP="00A75C5E">
      <w:pPr>
        <w:pStyle w:val="affffffc"/>
        <w:ind w:firstLine="0"/>
        <w:jc w:val="center"/>
      </w:pPr>
      <w:r>
        <w:rPr>
          <w:i/>
          <w:lang w:val="en-US"/>
        </w:rPr>
        <w:t>k</w:t>
      </w:r>
      <w:r>
        <w:t xml:space="preserve"> = 1,5.</w:t>
      </w:r>
    </w:p>
    <w:p w14:paraId="5680CF06" w14:textId="77777777" w:rsidR="00A75C5E" w:rsidRDefault="00A75C5E" w:rsidP="00A75C5E">
      <w:pPr>
        <w:pStyle w:val="affffffc"/>
      </w:pPr>
      <w:r>
        <w:t xml:space="preserve">Решаем сколько источников света </w:t>
      </w:r>
      <w:r>
        <w:rPr>
          <w:i/>
          <w:lang w:val="en-US"/>
        </w:rPr>
        <w:t>x</w:t>
      </w:r>
      <w:r w:rsidRPr="006C31A7">
        <w:t xml:space="preserve"> </w:t>
      </w:r>
      <w:r>
        <w:t>будет в светильнике.</w:t>
      </w:r>
    </w:p>
    <w:p w14:paraId="26930CF2" w14:textId="77777777" w:rsidR="00A75C5E" w:rsidRDefault="00A75C5E" w:rsidP="00A75C5E">
      <w:pPr>
        <w:pStyle w:val="affffffc"/>
        <w:ind w:firstLine="0"/>
        <w:jc w:val="center"/>
      </w:pPr>
      <w:r>
        <w:rPr>
          <w:i/>
          <w:lang w:val="en-US"/>
        </w:rPr>
        <w:t>x</w:t>
      </w:r>
      <w:r>
        <w:t xml:space="preserve"> = 2.</w:t>
      </w:r>
    </w:p>
    <w:p w14:paraId="72646BBD" w14:textId="77777777" w:rsidR="00A75C5E" w:rsidRDefault="00A75C5E" w:rsidP="00A75C5E">
      <w:pPr>
        <w:pStyle w:val="affffffc"/>
        <w:rPr>
          <w:snapToGrid w:val="0"/>
        </w:rPr>
      </w:pPr>
      <w:r>
        <w:rPr>
          <w:snapToGrid w:val="0"/>
        </w:rPr>
        <w:t xml:space="preserve">Назначаем коэффициент </w:t>
      </w:r>
      <w:r>
        <w:rPr>
          <w:i/>
          <w:snapToGrid w:val="0"/>
          <w:lang w:val="en-US"/>
        </w:rPr>
        <w:t>z</w:t>
      </w:r>
      <w:r>
        <w:rPr>
          <w:snapToGrid w:val="0"/>
        </w:rPr>
        <w:t xml:space="preserve">, характеризующий неравномерность освещённости (коэффициент отношения средней освещённости к максимальной): </w:t>
      </w:r>
    </w:p>
    <w:p w14:paraId="11862AF9" w14:textId="77777777" w:rsidR="00A75C5E" w:rsidRDefault="00A75C5E" w:rsidP="00A75C5E">
      <w:pPr>
        <w:pStyle w:val="affffffc"/>
      </w:pPr>
      <w:r>
        <w:rPr>
          <w:snapToGrid w:val="0"/>
          <w:lang w:val="en-US"/>
        </w:rPr>
        <w:t>z</w:t>
      </w:r>
      <w:r>
        <w:rPr>
          <w:snapToGrid w:val="0"/>
        </w:rPr>
        <w:t xml:space="preserve"> = 1,2 – для люминесцентных ламп.</w:t>
      </w:r>
    </w:p>
    <w:p w14:paraId="632B48EE" w14:textId="77777777" w:rsidR="00A75C5E" w:rsidRDefault="00A75C5E" w:rsidP="00A75C5E">
      <w:pPr>
        <w:pStyle w:val="affffffc"/>
        <w:spacing w:after="100" w:afterAutospacing="1"/>
      </w:pPr>
      <w:r>
        <w:t>Рассчитываем требуемый световой поток одной лампы:</w:t>
      </w:r>
    </w:p>
    <w:p w14:paraId="0E99AE54" w14:textId="77777777" w:rsidR="00A75C5E" w:rsidRDefault="00A75C5E" w:rsidP="00A75C5E">
      <w:pPr>
        <w:pStyle w:val="affffffc"/>
        <w:ind w:firstLine="0"/>
        <w:jc w:val="center"/>
        <w:rPr>
          <w:i/>
        </w:rPr>
      </w:pPr>
      <w:r>
        <w:rPr>
          <w:i/>
          <w:position w:val="-32"/>
        </w:rPr>
        <w:object w:dxaOrig="5040" w:dyaOrig="705" w14:anchorId="7B4E069F">
          <v:shape id="_x0000_i1048" type="#_x0000_t75" style="width:253.05pt;height:34.95pt" o:ole="">
            <v:imagedata r:id="rId59" o:title=""/>
          </v:shape>
          <o:OLEObject Type="Embed" ProgID="Equation.3" ShapeID="_x0000_i1048" DrawAspect="Content" ObjectID="_1684409159" r:id="rId60"/>
        </w:object>
      </w:r>
    </w:p>
    <w:p w14:paraId="38C17427" w14:textId="77777777" w:rsidR="00A75C5E" w:rsidRDefault="00A75C5E" w:rsidP="00A75C5E">
      <w:pPr>
        <w:pStyle w:val="affffffc"/>
      </w:pPr>
      <w:r>
        <w:t xml:space="preserve">По рассчитанному световому потоку лампы </w:t>
      </w:r>
      <w:r>
        <w:rPr>
          <w:i/>
        </w:rPr>
        <w:t>Ф</w:t>
      </w:r>
      <w:r>
        <w:rPr>
          <w:i/>
          <w:vertAlign w:val="subscript"/>
        </w:rPr>
        <w:t>расч</w:t>
      </w:r>
      <w:r>
        <w:t xml:space="preserve"> подбираем стандартную лампу со световым потоком </w:t>
      </w:r>
      <w:r>
        <w:rPr>
          <w:i/>
        </w:rPr>
        <w:t>Ф</w:t>
      </w:r>
      <w:r>
        <w:rPr>
          <w:i/>
          <w:vertAlign w:val="subscript"/>
        </w:rPr>
        <w:t>табл</w:t>
      </w:r>
      <w:r>
        <w:t>, значение которого близко к значению</w:t>
      </w:r>
      <w:r>
        <w:rPr>
          <w:b/>
        </w:rPr>
        <w:t xml:space="preserve"> </w:t>
      </w:r>
      <w:r>
        <w:rPr>
          <w:i/>
        </w:rPr>
        <w:t>Ф</w:t>
      </w:r>
      <w:r>
        <w:rPr>
          <w:i/>
          <w:vertAlign w:val="subscript"/>
        </w:rPr>
        <w:t>расч</w:t>
      </w:r>
      <w:r>
        <w:t xml:space="preserve"> (желательно в пределах – 10…+20%).</w:t>
      </w:r>
    </w:p>
    <w:p w14:paraId="7091D960" w14:textId="77777777" w:rsidR="00A75C5E" w:rsidRDefault="00A75C5E" w:rsidP="00A75C5E">
      <w:pPr>
        <w:pStyle w:val="affffffc"/>
      </w:pPr>
      <w:r>
        <w:t xml:space="preserve">После выбора стандартных ламп рассчитываем число светильников, необходимых для обеспечения заданной освещённости </w:t>
      </w:r>
      <w:r>
        <w:rPr>
          <w:i/>
        </w:rPr>
        <w:t>E</w:t>
      </w:r>
      <w:r>
        <w:t xml:space="preserve">. Полученное число </w:t>
      </w:r>
      <w:r>
        <w:rPr>
          <w:i/>
        </w:rPr>
        <w:t>n</w:t>
      </w:r>
      <w:r>
        <w:rPr>
          <w:i/>
          <w:vertAlign w:val="subscript"/>
        </w:rPr>
        <w:t>расч</w:t>
      </w:r>
      <w:r>
        <w:t xml:space="preserve"> округляют до ближайшего целого значения </w:t>
      </w:r>
      <w:r>
        <w:rPr>
          <w:i/>
        </w:rPr>
        <w:t>n</w:t>
      </w:r>
      <w:r>
        <w:rPr>
          <w:i/>
          <w:vertAlign w:val="subscript"/>
        </w:rPr>
        <w:t>пр</w:t>
      </w:r>
      <w:r>
        <w:t xml:space="preserve">, при этом отклонение между принятым количеством светильников </w:t>
      </w:r>
      <w:r>
        <w:rPr>
          <w:i/>
        </w:rPr>
        <w:t>n</w:t>
      </w:r>
      <w:r>
        <w:rPr>
          <w:i/>
          <w:vertAlign w:val="subscript"/>
        </w:rPr>
        <w:t>пр</w:t>
      </w:r>
      <w:r>
        <w:t xml:space="preserve"> и расчётным </w:t>
      </w:r>
      <w:r>
        <w:rPr>
          <w:i/>
        </w:rPr>
        <w:t>n</w:t>
      </w:r>
      <w:r>
        <w:rPr>
          <w:i/>
          <w:vertAlign w:val="subscript"/>
        </w:rPr>
        <w:t>расч</w:t>
      </w:r>
      <w:r>
        <w:t xml:space="preserve"> допускается в пределах от –10 до +20%. </w:t>
      </w:r>
    </w:p>
    <w:p w14:paraId="264D3695" w14:textId="77777777" w:rsidR="00A75C5E" w:rsidRDefault="00A75C5E" w:rsidP="00A75C5E">
      <w:pPr>
        <w:pStyle w:val="affffffc"/>
        <w:ind w:firstLine="0"/>
        <w:jc w:val="center"/>
        <w:rPr>
          <w:i/>
          <w:lang w:val="en-US"/>
        </w:rPr>
      </w:pPr>
      <w:r>
        <w:rPr>
          <w:i/>
        </w:rPr>
        <w:t>Ф</w:t>
      </w:r>
      <w:r>
        <w:rPr>
          <w:i/>
          <w:vertAlign w:val="subscript"/>
        </w:rPr>
        <w:t xml:space="preserve">1табл </w:t>
      </w:r>
      <w:r>
        <w:rPr>
          <w:i/>
        </w:rPr>
        <w:t xml:space="preserve">= </w:t>
      </w:r>
      <w:r>
        <w:rPr>
          <w:lang w:val="en-US"/>
        </w:rPr>
        <w:t>3390</w:t>
      </w:r>
      <w:r>
        <w:rPr>
          <w:i/>
        </w:rPr>
        <w:t>;</w:t>
      </w:r>
    </w:p>
    <w:p w14:paraId="7B33AB98" w14:textId="77777777" w:rsidR="00A75C5E" w:rsidRDefault="00A75C5E" w:rsidP="00A75C5E">
      <w:pPr>
        <w:pStyle w:val="affffffc"/>
        <w:ind w:firstLine="0"/>
        <w:jc w:val="center"/>
        <w:rPr>
          <w:i/>
          <w:lang w:val="en-US"/>
        </w:rPr>
      </w:pPr>
      <w:r>
        <w:rPr>
          <w:i/>
        </w:rPr>
        <w:t>n</w:t>
      </w:r>
      <w:r>
        <w:rPr>
          <w:i/>
          <w:vertAlign w:val="subscript"/>
          <w:lang w:val="en-US"/>
        </w:rPr>
        <w:t>1</w:t>
      </w:r>
      <w:r>
        <w:rPr>
          <w:i/>
          <w:vertAlign w:val="subscript"/>
        </w:rPr>
        <w:t>пр</w:t>
      </w:r>
      <w:r>
        <w:rPr>
          <w:i/>
        </w:rPr>
        <w:t xml:space="preserve"> = </w:t>
      </w:r>
      <w:r>
        <w:rPr>
          <w:i/>
          <w:lang w:val="en-US"/>
        </w:rPr>
        <w:t>6</w:t>
      </w:r>
      <w:r>
        <w:rPr>
          <w:i/>
        </w:rPr>
        <w:t>;</w:t>
      </w:r>
    </w:p>
    <w:p w14:paraId="084AF2A3" w14:textId="77777777" w:rsidR="00A75C5E" w:rsidRDefault="00A75C5E" w:rsidP="00A75C5E">
      <w:pPr>
        <w:pStyle w:val="affffffc"/>
        <w:ind w:firstLine="0"/>
        <w:jc w:val="center"/>
        <w:rPr>
          <w:i/>
        </w:rPr>
      </w:pPr>
      <w:r>
        <w:rPr>
          <w:i/>
          <w:position w:val="-30"/>
        </w:rPr>
        <w:object w:dxaOrig="4515" w:dyaOrig="675" w14:anchorId="7B60FFCA">
          <v:shape id="_x0000_i1049" type="#_x0000_t75" style="width:225.1pt;height:33.55pt" o:ole="" fillcolor="window">
            <v:imagedata r:id="rId61" o:title=""/>
          </v:shape>
          <o:OLEObject Type="Embed" ProgID="Equation.3" ShapeID="_x0000_i1049" DrawAspect="Content" ObjectID="_1684409160" r:id="rId62"/>
        </w:object>
      </w:r>
    </w:p>
    <w:p w14:paraId="3E4B19FA" w14:textId="77777777" w:rsidR="00A75C5E" w:rsidRDefault="00A75C5E" w:rsidP="00A75C5E">
      <w:pPr>
        <w:pStyle w:val="affffffc"/>
        <w:ind w:firstLine="0"/>
        <w:jc w:val="center"/>
        <w:rPr>
          <w:i/>
        </w:rPr>
      </w:pPr>
      <w:r>
        <w:rPr>
          <w:i/>
          <w:position w:val="-32"/>
        </w:rPr>
        <w:object w:dxaOrig="3240" w:dyaOrig="735" w14:anchorId="5341D64D">
          <v:shape id="_x0000_i1050" type="#_x0000_t75" style="width:161.5pt;height:37.05pt" o:ole="" fillcolor="window">
            <v:imagedata r:id="rId63" o:title=""/>
          </v:shape>
          <o:OLEObject Type="Embed" ProgID="Equation.3" ShapeID="_x0000_i1050" DrawAspect="Content" ObjectID="_1684409161" r:id="rId64"/>
        </w:object>
      </w:r>
      <w:r>
        <w:rPr>
          <w:i/>
        </w:rPr>
        <w:t>.</w:t>
      </w:r>
    </w:p>
    <w:p w14:paraId="62305F97" w14:textId="77777777" w:rsidR="00A75C5E" w:rsidRDefault="00A75C5E" w:rsidP="00A75C5E">
      <w:pPr>
        <w:pStyle w:val="affffffc"/>
      </w:pPr>
      <w:r>
        <w:t>Рассчитывают полную мощность проектируемой системы освещения:</w:t>
      </w:r>
    </w:p>
    <w:p w14:paraId="74D0008A" w14:textId="77777777" w:rsidR="00A75C5E" w:rsidRDefault="00A75C5E" w:rsidP="00A75C5E">
      <w:pPr>
        <w:pStyle w:val="affffffc"/>
        <w:ind w:firstLine="0"/>
        <w:jc w:val="center"/>
        <w:rPr>
          <w:lang w:val="en-US"/>
        </w:rPr>
      </w:pPr>
      <w:r>
        <w:rPr>
          <w:position w:val="-18"/>
        </w:rPr>
        <w:object w:dxaOrig="4515" w:dyaOrig="450" w14:anchorId="1FC733CC">
          <v:shape id="_x0000_i1051" type="#_x0000_t75" style="width:225.1pt;height:22.35pt" o:ole="" fillcolor="window">
            <v:imagedata r:id="rId65" o:title=""/>
          </v:shape>
          <o:OLEObject Type="Embed" ProgID="Equation.3" ShapeID="_x0000_i1051" DrawAspect="Content" ObjectID="_1684409162" r:id="rId66"/>
        </w:object>
      </w:r>
    </w:p>
    <w:p w14:paraId="6AB1A26B" w14:textId="77777777" w:rsidR="00A75C5E" w:rsidRDefault="00A75C5E" w:rsidP="00A75C5E">
      <w:pPr>
        <w:pStyle w:val="affffffc"/>
        <w:ind w:firstLine="0"/>
        <w:jc w:val="center"/>
        <w:rPr>
          <w:lang w:val="en-US"/>
        </w:rPr>
      </w:pPr>
      <w:r>
        <w:t>Ф</w:t>
      </w:r>
      <w:r>
        <w:rPr>
          <w:vertAlign w:val="subscript"/>
        </w:rPr>
        <w:t xml:space="preserve">2табл </w:t>
      </w:r>
      <w:r>
        <w:t xml:space="preserve">= </w:t>
      </w:r>
      <w:r>
        <w:rPr>
          <w:lang w:val="en-US"/>
        </w:rPr>
        <w:t>3865</w:t>
      </w:r>
      <w:r>
        <w:t>;</w:t>
      </w:r>
    </w:p>
    <w:p w14:paraId="3BB0DF7A" w14:textId="77777777" w:rsidR="00A75C5E" w:rsidRDefault="00A75C5E" w:rsidP="00A75C5E">
      <w:pPr>
        <w:pStyle w:val="affffffc"/>
        <w:ind w:firstLine="0"/>
        <w:jc w:val="center"/>
      </w:pPr>
      <w:r>
        <w:rPr>
          <w:position w:val="-30"/>
        </w:rPr>
        <w:object w:dxaOrig="4515" w:dyaOrig="675" w14:anchorId="381ADB32">
          <v:shape id="_x0000_i1052" type="#_x0000_t75" style="width:225.1pt;height:33.55pt" o:ole="" fillcolor="window">
            <v:imagedata r:id="rId67" o:title=""/>
          </v:shape>
          <o:OLEObject Type="Embed" ProgID="Equation.3" ShapeID="_x0000_i1052" DrawAspect="Content" ObjectID="_1684409163" r:id="rId68"/>
        </w:object>
      </w:r>
    </w:p>
    <w:p w14:paraId="0B7A27C9" w14:textId="77777777" w:rsidR="00A75C5E" w:rsidRDefault="00A75C5E" w:rsidP="00A75C5E">
      <w:pPr>
        <w:pStyle w:val="affffffc"/>
        <w:ind w:firstLine="0"/>
        <w:jc w:val="center"/>
      </w:pPr>
      <w:r>
        <w:t>n</w:t>
      </w:r>
      <w:r>
        <w:rPr>
          <w:vertAlign w:val="subscript"/>
          <w:lang w:val="en-US"/>
        </w:rPr>
        <w:t>2</w:t>
      </w:r>
      <w:r>
        <w:rPr>
          <w:vertAlign w:val="subscript"/>
        </w:rPr>
        <w:t>пр</w:t>
      </w:r>
      <w:r>
        <w:t xml:space="preserve"> = </w:t>
      </w:r>
      <w:r>
        <w:rPr>
          <w:lang w:val="en-US"/>
        </w:rPr>
        <w:t>6</w:t>
      </w:r>
      <w:r>
        <w:t>;</w:t>
      </w:r>
    </w:p>
    <w:p w14:paraId="6855030A" w14:textId="77777777" w:rsidR="00A75C5E" w:rsidRDefault="00A75C5E" w:rsidP="00A75C5E">
      <w:pPr>
        <w:pStyle w:val="affffffc"/>
        <w:ind w:firstLine="0"/>
        <w:jc w:val="center"/>
        <w:rPr>
          <w:lang w:val="en-US"/>
        </w:rPr>
      </w:pPr>
      <w:r>
        <w:rPr>
          <w:position w:val="-32"/>
        </w:rPr>
        <w:object w:dxaOrig="3195" w:dyaOrig="735" w14:anchorId="7957EEF1">
          <v:shape id="_x0000_i1053" type="#_x0000_t75" style="width:160.1pt;height:37.05pt" o:ole="" fillcolor="window">
            <v:imagedata r:id="rId69" o:title=""/>
          </v:shape>
          <o:OLEObject Type="Embed" ProgID="Equation.3" ShapeID="_x0000_i1053" DrawAspect="Content" ObjectID="_1684409164" r:id="rId70"/>
        </w:object>
      </w:r>
    </w:p>
    <w:p w14:paraId="2062793E" w14:textId="77777777" w:rsidR="00A75C5E" w:rsidRDefault="00A75C5E" w:rsidP="00A75C5E">
      <w:pPr>
        <w:pStyle w:val="affffffc"/>
      </w:pPr>
      <w:r>
        <w:t>Рассчитывают полную мощность проектируемой системы освещения:</w:t>
      </w:r>
    </w:p>
    <w:p w14:paraId="7CD1F47F" w14:textId="77777777" w:rsidR="00A75C5E" w:rsidRDefault="00A75C5E" w:rsidP="00A75C5E">
      <w:pPr>
        <w:pStyle w:val="affffffc"/>
        <w:ind w:firstLine="0"/>
        <w:jc w:val="center"/>
      </w:pPr>
      <w:r>
        <w:rPr>
          <w:position w:val="-18"/>
        </w:rPr>
        <w:object w:dxaOrig="4500" w:dyaOrig="450" w14:anchorId="3D769554">
          <v:shape id="_x0000_i1054" type="#_x0000_t75" style="width:225.1pt;height:22.35pt" o:ole="" fillcolor="window">
            <v:imagedata r:id="rId71" o:title=""/>
          </v:shape>
          <o:OLEObject Type="Embed" ProgID="Equation.3" ShapeID="_x0000_i1054" DrawAspect="Content" ObjectID="_1684409165" r:id="rId72"/>
        </w:object>
      </w:r>
    </w:p>
    <w:p w14:paraId="14ACEE67" w14:textId="77777777" w:rsidR="00A75C5E" w:rsidRPr="008C25C9" w:rsidRDefault="00A75C5E" w:rsidP="00A75C5E">
      <w:pPr>
        <w:pStyle w:val="3"/>
        <w:numPr>
          <w:ilvl w:val="0"/>
          <w:numId w:val="0"/>
        </w:numPr>
        <w:ind w:left="720"/>
      </w:pPr>
      <w:r w:rsidRPr="008C25C9">
        <w:t>Микроклимат</w:t>
      </w:r>
    </w:p>
    <w:p w14:paraId="4942B331"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Вычислительная техника является источником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необходимые параметры микроклимата.</w:t>
      </w:r>
    </w:p>
    <w:p w14:paraId="1EE14D79" w14:textId="09DBE7A1"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lastRenderedPageBreak/>
        <w:t>Поскольку работа с ЭВМ при использовании разрабатываемого программного комплекса является основной, а также связана с нервно-эмоциональным напряжением, таким образом необходимо обеспечить оптимальные параметры микроклимата для работ 1а и 1б (табл</w:t>
      </w:r>
      <w:r w:rsidR="009D5547">
        <w:rPr>
          <w:color w:val="000000"/>
          <w:sz w:val="28"/>
          <w:szCs w:val="28"/>
        </w:rPr>
        <w:t>. 1</w:t>
      </w:r>
      <w:r>
        <w:rPr>
          <w:color w:val="000000"/>
          <w:sz w:val="28"/>
          <w:szCs w:val="28"/>
        </w:rPr>
        <w:t>). Для этого рабочее помещение оборудуется системами отопления и кондиционирования.</w:t>
      </w:r>
    </w:p>
    <w:p w14:paraId="4465D94C" w14:textId="3B2FB1F5" w:rsidR="00A75C5E" w:rsidRPr="000E6B46" w:rsidRDefault="009D5547" w:rsidP="00A75C5E">
      <w:pPr>
        <w:pStyle w:val="a9"/>
        <w:spacing w:before="0" w:beforeAutospacing="0" w:after="0" w:afterAutospacing="0" w:line="360" w:lineRule="auto"/>
        <w:ind w:firstLine="709"/>
        <w:jc w:val="right"/>
        <w:rPr>
          <w:b/>
          <w:color w:val="000000"/>
          <w:sz w:val="28"/>
          <w:szCs w:val="28"/>
        </w:rPr>
      </w:pPr>
      <w:r>
        <w:rPr>
          <w:b/>
          <w:color w:val="000000"/>
          <w:sz w:val="28"/>
          <w:szCs w:val="28"/>
        </w:rPr>
        <w:t>Таблица 1</w:t>
      </w:r>
    </w:p>
    <w:p w14:paraId="124E173F" w14:textId="77777777" w:rsidR="00A75C5E" w:rsidRDefault="00A75C5E" w:rsidP="00A75C5E">
      <w:pPr>
        <w:pStyle w:val="affffff4"/>
      </w:pPr>
      <w:r>
        <w:t>Оптимальные параметры микроклимата</w:t>
      </w:r>
    </w:p>
    <w:tbl>
      <w:tblPr>
        <w:tblStyle w:val="af9"/>
        <w:tblW w:w="0" w:type="auto"/>
        <w:tblLook w:val="04A0" w:firstRow="1" w:lastRow="0" w:firstColumn="1" w:lastColumn="0" w:noHBand="0" w:noVBand="1"/>
      </w:tblPr>
      <w:tblGrid>
        <w:gridCol w:w="1869"/>
        <w:gridCol w:w="1869"/>
        <w:gridCol w:w="1869"/>
        <w:gridCol w:w="1958"/>
        <w:gridCol w:w="1869"/>
      </w:tblGrid>
      <w:tr w:rsidR="00A75C5E" w14:paraId="635F4F82" w14:textId="77777777" w:rsidTr="00A61C92">
        <w:tc>
          <w:tcPr>
            <w:tcW w:w="1869" w:type="dxa"/>
            <w:tcBorders>
              <w:top w:val="single" w:sz="4" w:space="0" w:color="auto"/>
              <w:left w:val="single" w:sz="4" w:space="0" w:color="auto"/>
              <w:bottom w:val="single" w:sz="4" w:space="0" w:color="auto"/>
              <w:right w:val="single" w:sz="4" w:space="0" w:color="auto"/>
            </w:tcBorders>
            <w:hideMark/>
          </w:tcPr>
          <w:p w14:paraId="58DE8F2C" w14:textId="77777777" w:rsidR="00A75C5E" w:rsidRDefault="00A75C5E" w:rsidP="00A61C92">
            <w:pPr>
              <w:pStyle w:val="a9"/>
              <w:rPr>
                <w:color w:val="000000"/>
                <w:sz w:val="27"/>
                <w:szCs w:val="27"/>
                <w:lang w:eastAsia="en-US"/>
              </w:rPr>
            </w:pPr>
            <w:r>
              <w:rPr>
                <w:color w:val="000000"/>
                <w:sz w:val="27"/>
                <w:szCs w:val="27"/>
                <w:lang w:eastAsia="en-US"/>
              </w:rPr>
              <w:t>Период года</w:t>
            </w:r>
          </w:p>
        </w:tc>
        <w:tc>
          <w:tcPr>
            <w:tcW w:w="1869" w:type="dxa"/>
            <w:tcBorders>
              <w:top w:val="single" w:sz="4" w:space="0" w:color="auto"/>
              <w:left w:val="single" w:sz="4" w:space="0" w:color="auto"/>
              <w:bottom w:val="single" w:sz="4" w:space="0" w:color="auto"/>
              <w:right w:val="single" w:sz="4" w:space="0" w:color="auto"/>
            </w:tcBorders>
            <w:hideMark/>
          </w:tcPr>
          <w:p w14:paraId="6D27692B" w14:textId="77777777" w:rsidR="00A75C5E" w:rsidRDefault="00A75C5E" w:rsidP="00A61C92">
            <w:pPr>
              <w:pStyle w:val="a9"/>
              <w:rPr>
                <w:color w:val="000000"/>
                <w:sz w:val="27"/>
                <w:szCs w:val="27"/>
                <w:lang w:eastAsia="en-US"/>
              </w:rPr>
            </w:pPr>
            <w:r>
              <w:rPr>
                <w:color w:val="000000"/>
                <w:sz w:val="27"/>
                <w:szCs w:val="27"/>
                <w:lang w:eastAsia="en-US"/>
              </w:rPr>
              <w:t>Категория работ по уровню энергозатрат</w:t>
            </w:r>
          </w:p>
        </w:tc>
        <w:tc>
          <w:tcPr>
            <w:tcW w:w="1869" w:type="dxa"/>
            <w:tcBorders>
              <w:top w:val="single" w:sz="4" w:space="0" w:color="auto"/>
              <w:left w:val="single" w:sz="4" w:space="0" w:color="auto"/>
              <w:bottom w:val="single" w:sz="4" w:space="0" w:color="auto"/>
              <w:right w:val="single" w:sz="4" w:space="0" w:color="auto"/>
            </w:tcBorders>
            <w:hideMark/>
          </w:tcPr>
          <w:p w14:paraId="1BFA7CD3" w14:textId="77777777" w:rsidR="00A75C5E" w:rsidRDefault="00A75C5E" w:rsidP="00A61C92">
            <w:pPr>
              <w:pStyle w:val="a9"/>
              <w:rPr>
                <w:color w:val="000000"/>
                <w:sz w:val="27"/>
                <w:szCs w:val="27"/>
                <w:lang w:eastAsia="en-US"/>
              </w:rPr>
            </w:pPr>
            <w:r>
              <w:rPr>
                <w:color w:val="000000"/>
                <w:sz w:val="27"/>
                <w:szCs w:val="27"/>
                <w:lang w:eastAsia="en-US"/>
              </w:rPr>
              <w:t>Температура воздуха, (°C)</w:t>
            </w:r>
          </w:p>
        </w:tc>
        <w:tc>
          <w:tcPr>
            <w:tcW w:w="1869" w:type="dxa"/>
            <w:tcBorders>
              <w:top w:val="single" w:sz="4" w:space="0" w:color="auto"/>
              <w:left w:val="single" w:sz="4" w:space="0" w:color="auto"/>
              <w:bottom w:val="single" w:sz="4" w:space="0" w:color="auto"/>
              <w:right w:val="single" w:sz="4" w:space="0" w:color="auto"/>
            </w:tcBorders>
            <w:hideMark/>
          </w:tcPr>
          <w:p w14:paraId="73937B33" w14:textId="77777777" w:rsidR="00A75C5E" w:rsidRDefault="00A75C5E" w:rsidP="00A61C92">
            <w:pPr>
              <w:pStyle w:val="a9"/>
              <w:rPr>
                <w:color w:val="000000"/>
                <w:sz w:val="27"/>
                <w:szCs w:val="27"/>
                <w:lang w:eastAsia="en-US"/>
              </w:rPr>
            </w:pPr>
            <w:r>
              <w:rPr>
                <w:color w:val="000000"/>
                <w:sz w:val="27"/>
                <w:szCs w:val="27"/>
                <w:lang w:eastAsia="en-US"/>
              </w:rPr>
              <w:t>Относительная влажность</w:t>
            </w:r>
          </w:p>
        </w:tc>
        <w:tc>
          <w:tcPr>
            <w:tcW w:w="1869" w:type="dxa"/>
            <w:tcBorders>
              <w:top w:val="single" w:sz="4" w:space="0" w:color="auto"/>
              <w:left w:val="single" w:sz="4" w:space="0" w:color="auto"/>
              <w:bottom w:val="single" w:sz="4" w:space="0" w:color="auto"/>
              <w:right w:val="single" w:sz="4" w:space="0" w:color="auto"/>
            </w:tcBorders>
            <w:hideMark/>
          </w:tcPr>
          <w:p w14:paraId="7BEA377A" w14:textId="77777777" w:rsidR="00A75C5E" w:rsidRDefault="00A75C5E" w:rsidP="00A61C92">
            <w:pPr>
              <w:pStyle w:val="a9"/>
              <w:rPr>
                <w:color w:val="000000"/>
                <w:sz w:val="27"/>
                <w:szCs w:val="27"/>
                <w:lang w:eastAsia="en-US"/>
              </w:rPr>
            </w:pPr>
            <w:r>
              <w:rPr>
                <w:color w:val="000000"/>
                <w:sz w:val="27"/>
                <w:szCs w:val="27"/>
                <w:lang w:eastAsia="en-US"/>
              </w:rPr>
              <w:t>Скорость движения воздуха, (м/с)</w:t>
            </w:r>
          </w:p>
        </w:tc>
      </w:tr>
      <w:tr w:rsidR="00A75C5E" w14:paraId="3F0D8C87" w14:textId="77777777" w:rsidTr="00A61C92">
        <w:tc>
          <w:tcPr>
            <w:tcW w:w="1869" w:type="dxa"/>
            <w:tcBorders>
              <w:top w:val="single" w:sz="4" w:space="0" w:color="auto"/>
              <w:left w:val="single" w:sz="4" w:space="0" w:color="auto"/>
              <w:bottom w:val="single" w:sz="4" w:space="0" w:color="auto"/>
              <w:right w:val="single" w:sz="4" w:space="0" w:color="auto"/>
            </w:tcBorders>
            <w:hideMark/>
          </w:tcPr>
          <w:p w14:paraId="5A7A28BC" w14:textId="77777777" w:rsidR="00A75C5E" w:rsidRDefault="00A75C5E" w:rsidP="00A61C92">
            <w:pPr>
              <w:pStyle w:val="a9"/>
              <w:rPr>
                <w:color w:val="000000"/>
                <w:sz w:val="27"/>
                <w:szCs w:val="27"/>
                <w:lang w:eastAsia="en-US"/>
              </w:rPr>
            </w:pPr>
            <w:r>
              <w:rPr>
                <w:color w:val="000000"/>
                <w:sz w:val="27"/>
                <w:szCs w:val="27"/>
                <w:lang w:eastAsia="en-US"/>
              </w:rPr>
              <w:t>Холодный (ниже +10°C)</w:t>
            </w:r>
          </w:p>
        </w:tc>
        <w:tc>
          <w:tcPr>
            <w:tcW w:w="1869" w:type="dxa"/>
            <w:tcBorders>
              <w:top w:val="single" w:sz="4" w:space="0" w:color="auto"/>
              <w:left w:val="single" w:sz="4" w:space="0" w:color="auto"/>
              <w:bottom w:val="single" w:sz="4" w:space="0" w:color="auto"/>
              <w:right w:val="single" w:sz="4" w:space="0" w:color="auto"/>
            </w:tcBorders>
            <w:hideMark/>
          </w:tcPr>
          <w:p w14:paraId="1B798D77" w14:textId="77777777" w:rsidR="00A75C5E" w:rsidRDefault="00A75C5E" w:rsidP="00A61C92">
            <w:pPr>
              <w:pStyle w:val="a9"/>
              <w:rPr>
                <w:color w:val="000000"/>
                <w:sz w:val="27"/>
                <w:szCs w:val="27"/>
                <w:lang w:eastAsia="en-US"/>
              </w:rPr>
            </w:pPr>
            <w:r>
              <w:rPr>
                <w:color w:val="000000"/>
                <w:sz w:val="27"/>
                <w:szCs w:val="27"/>
                <w:lang w:eastAsia="en-US"/>
              </w:rPr>
              <w:t>Iа (до 139)</w:t>
            </w:r>
          </w:p>
          <w:p w14:paraId="2134C78E" w14:textId="77777777" w:rsidR="00A75C5E" w:rsidRDefault="00A75C5E" w:rsidP="00A61C92">
            <w:pPr>
              <w:pStyle w:val="a9"/>
              <w:rPr>
                <w:color w:val="000000"/>
                <w:sz w:val="27"/>
                <w:szCs w:val="27"/>
                <w:lang w:eastAsia="en-US"/>
              </w:rPr>
            </w:pPr>
            <w:r>
              <w:rPr>
                <w:color w:val="000000"/>
                <w:sz w:val="27"/>
                <w:szCs w:val="27"/>
                <w:lang w:eastAsia="en-US"/>
              </w:rPr>
              <w:t>Iб (140-174)</w:t>
            </w:r>
          </w:p>
        </w:tc>
        <w:tc>
          <w:tcPr>
            <w:tcW w:w="1869" w:type="dxa"/>
            <w:tcBorders>
              <w:top w:val="single" w:sz="4" w:space="0" w:color="auto"/>
              <w:left w:val="single" w:sz="4" w:space="0" w:color="auto"/>
              <w:bottom w:val="single" w:sz="4" w:space="0" w:color="auto"/>
              <w:right w:val="single" w:sz="4" w:space="0" w:color="auto"/>
            </w:tcBorders>
            <w:hideMark/>
          </w:tcPr>
          <w:p w14:paraId="00D84458" w14:textId="77777777" w:rsidR="00A75C5E" w:rsidRDefault="00A75C5E" w:rsidP="00A61C92">
            <w:pPr>
              <w:pStyle w:val="a9"/>
              <w:jc w:val="center"/>
              <w:rPr>
                <w:color w:val="000000"/>
                <w:sz w:val="27"/>
                <w:szCs w:val="27"/>
                <w:lang w:eastAsia="en-US"/>
              </w:rPr>
            </w:pPr>
            <w:r>
              <w:rPr>
                <w:color w:val="000000"/>
                <w:sz w:val="27"/>
                <w:szCs w:val="27"/>
                <w:lang w:eastAsia="en-US"/>
              </w:rPr>
              <w:t>22-24</w:t>
            </w:r>
          </w:p>
          <w:p w14:paraId="03C28876" w14:textId="77777777" w:rsidR="00A75C5E" w:rsidRDefault="00A75C5E" w:rsidP="00A61C92">
            <w:pPr>
              <w:pStyle w:val="a9"/>
              <w:jc w:val="center"/>
              <w:rPr>
                <w:color w:val="000000"/>
                <w:sz w:val="27"/>
                <w:szCs w:val="27"/>
                <w:lang w:eastAsia="en-US"/>
              </w:rPr>
            </w:pPr>
            <w:r>
              <w:rPr>
                <w:color w:val="000000"/>
                <w:sz w:val="27"/>
                <w:szCs w:val="27"/>
                <w:lang w:eastAsia="en-US"/>
              </w:rPr>
              <w:t>21-23</w:t>
            </w:r>
          </w:p>
        </w:tc>
        <w:tc>
          <w:tcPr>
            <w:tcW w:w="1869" w:type="dxa"/>
            <w:tcBorders>
              <w:top w:val="single" w:sz="4" w:space="0" w:color="auto"/>
              <w:left w:val="single" w:sz="4" w:space="0" w:color="auto"/>
              <w:bottom w:val="single" w:sz="4" w:space="0" w:color="auto"/>
              <w:right w:val="single" w:sz="4" w:space="0" w:color="auto"/>
            </w:tcBorders>
            <w:hideMark/>
          </w:tcPr>
          <w:p w14:paraId="58F9DBF3" w14:textId="77777777" w:rsidR="00A75C5E" w:rsidRDefault="00A75C5E" w:rsidP="00A61C92">
            <w:pPr>
              <w:pStyle w:val="a9"/>
              <w:jc w:val="center"/>
              <w:rPr>
                <w:color w:val="000000"/>
                <w:sz w:val="27"/>
                <w:szCs w:val="27"/>
                <w:lang w:eastAsia="en-US"/>
              </w:rPr>
            </w:pPr>
            <w:r>
              <w:rPr>
                <w:color w:val="000000"/>
                <w:sz w:val="27"/>
                <w:szCs w:val="27"/>
                <w:lang w:eastAsia="en-US"/>
              </w:rPr>
              <w:t>40-60</w:t>
            </w:r>
          </w:p>
        </w:tc>
        <w:tc>
          <w:tcPr>
            <w:tcW w:w="1869" w:type="dxa"/>
            <w:tcBorders>
              <w:top w:val="single" w:sz="4" w:space="0" w:color="auto"/>
              <w:left w:val="single" w:sz="4" w:space="0" w:color="auto"/>
              <w:bottom w:val="single" w:sz="4" w:space="0" w:color="auto"/>
              <w:right w:val="single" w:sz="4" w:space="0" w:color="auto"/>
            </w:tcBorders>
          </w:tcPr>
          <w:p w14:paraId="0477F0C0" w14:textId="77777777" w:rsidR="00A75C5E" w:rsidRDefault="00A75C5E" w:rsidP="00A61C92">
            <w:pPr>
              <w:pStyle w:val="a9"/>
              <w:jc w:val="center"/>
              <w:rPr>
                <w:color w:val="000000"/>
                <w:sz w:val="27"/>
                <w:szCs w:val="27"/>
                <w:lang w:eastAsia="en-US"/>
              </w:rPr>
            </w:pPr>
            <w:r>
              <w:rPr>
                <w:color w:val="000000"/>
                <w:sz w:val="27"/>
                <w:szCs w:val="27"/>
                <w:lang w:eastAsia="en-US"/>
              </w:rPr>
              <w:t>0,1</w:t>
            </w:r>
          </w:p>
          <w:p w14:paraId="085BA675" w14:textId="77777777" w:rsidR="00A75C5E" w:rsidRDefault="00A75C5E" w:rsidP="00A61C92">
            <w:pPr>
              <w:pStyle w:val="a9"/>
              <w:rPr>
                <w:color w:val="000000"/>
                <w:sz w:val="27"/>
                <w:szCs w:val="27"/>
                <w:lang w:eastAsia="en-US"/>
              </w:rPr>
            </w:pPr>
          </w:p>
        </w:tc>
      </w:tr>
      <w:tr w:rsidR="00A75C5E" w14:paraId="11E1E467" w14:textId="77777777" w:rsidTr="00A61C92">
        <w:tc>
          <w:tcPr>
            <w:tcW w:w="1869" w:type="dxa"/>
            <w:tcBorders>
              <w:top w:val="single" w:sz="4" w:space="0" w:color="auto"/>
              <w:left w:val="single" w:sz="4" w:space="0" w:color="auto"/>
              <w:bottom w:val="single" w:sz="4" w:space="0" w:color="auto"/>
              <w:right w:val="single" w:sz="4" w:space="0" w:color="auto"/>
            </w:tcBorders>
            <w:hideMark/>
          </w:tcPr>
          <w:p w14:paraId="05D4EF76" w14:textId="77777777" w:rsidR="00A75C5E" w:rsidRDefault="00A75C5E" w:rsidP="00A61C92">
            <w:pPr>
              <w:pStyle w:val="a9"/>
              <w:rPr>
                <w:color w:val="000000"/>
                <w:sz w:val="27"/>
                <w:szCs w:val="27"/>
                <w:lang w:eastAsia="en-US"/>
              </w:rPr>
            </w:pPr>
            <w:r>
              <w:rPr>
                <w:color w:val="000000"/>
                <w:sz w:val="27"/>
                <w:szCs w:val="27"/>
                <w:lang w:eastAsia="en-US"/>
              </w:rPr>
              <w:t>Теплый (+10°C и выше)</w:t>
            </w:r>
          </w:p>
        </w:tc>
        <w:tc>
          <w:tcPr>
            <w:tcW w:w="1869" w:type="dxa"/>
            <w:tcBorders>
              <w:top w:val="single" w:sz="4" w:space="0" w:color="auto"/>
              <w:left w:val="single" w:sz="4" w:space="0" w:color="auto"/>
              <w:bottom w:val="single" w:sz="4" w:space="0" w:color="auto"/>
              <w:right w:val="single" w:sz="4" w:space="0" w:color="auto"/>
            </w:tcBorders>
            <w:hideMark/>
          </w:tcPr>
          <w:p w14:paraId="54F3423B" w14:textId="77777777" w:rsidR="00A75C5E" w:rsidRDefault="00A75C5E" w:rsidP="00A61C92">
            <w:pPr>
              <w:pStyle w:val="a9"/>
              <w:rPr>
                <w:color w:val="000000"/>
                <w:sz w:val="27"/>
                <w:szCs w:val="27"/>
                <w:lang w:eastAsia="en-US"/>
              </w:rPr>
            </w:pPr>
            <w:r>
              <w:rPr>
                <w:color w:val="000000"/>
                <w:sz w:val="27"/>
                <w:szCs w:val="27"/>
                <w:lang w:eastAsia="en-US"/>
              </w:rPr>
              <w:t>Iа (до 139)</w:t>
            </w:r>
          </w:p>
          <w:p w14:paraId="1340AC66" w14:textId="77777777" w:rsidR="00A75C5E" w:rsidRDefault="00A75C5E" w:rsidP="00A61C92">
            <w:pPr>
              <w:pStyle w:val="a9"/>
              <w:rPr>
                <w:color w:val="000000"/>
                <w:sz w:val="27"/>
                <w:szCs w:val="27"/>
                <w:lang w:eastAsia="en-US"/>
              </w:rPr>
            </w:pPr>
            <w:r>
              <w:rPr>
                <w:color w:val="000000"/>
                <w:sz w:val="27"/>
                <w:szCs w:val="27"/>
                <w:lang w:eastAsia="en-US"/>
              </w:rPr>
              <w:t>Iб (140-174)</w:t>
            </w:r>
          </w:p>
        </w:tc>
        <w:tc>
          <w:tcPr>
            <w:tcW w:w="1869" w:type="dxa"/>
            <w:tcBorders>
              <w:top w:val="single" w:sz="4" w:space="0" w:color="auto"/>
              <w:left w:val="single" w:sz="4" w:space="0" w:color="auto"/>
              <w:bottom w:val="single" w:sz="4" w:space="0" w:color="auto"/>
              <w:right w:val="single" w:sz="4" w:space="0" w:color="auto"/>
            </w:tcBorders>
            <w:hideMark/>
          </w:tcPr>
          <w:p w14:paraId="33228C2A" w14:textId="77777777" w:rsidR="00A75C5E" w:rsidRDefault="00A75C5E" w:rsidP="00A61C92">
            <w:pPr>
              <w:pStyle w:val="a9"/>
              <w:jc w:val="center"/>
              <w:rPr>
                <w:color w:val="000000"/>
                <w:sz w:val="27"/>
                <w:szCs w:val="27"/>
                <w:lang w:eastAsia="en-US"/>
              </w:rPr>
            </w:pPr>
            <w:r>
              <w:rPr>
                <w:color w:val="000000"/>
                <w:sz w:val="27"/>
                <w:szCs w:val="27"/>
                <w:lang w:eastAsia="en-US"/>
              </w:rPr>
              <w:t>23-25</w:t>
            </w:r>
          </w:p>
          <w:p w14:paraId="4F67E932" w14:textId="77777777" w:rsidR="00A75C5E" w:rsidRDefault="00A75C5E" w:rsidP="00A61C92">
            <w:pPr>
              <w:pStyle w:val="a9"/>
              <w:jc w:val="center"/>
              <w:rPr>
                <w:color w:val="000000"/>
                <w:sz w:val="27"/>
                <w:szCs w:val="27"/>
                <w:lang w:eastAsia="en-US"/>
              </w:rPr>
            </w:pPr>
            <w:r>
              <w:rPr>
                <w:color w:val="000000"/>
                <w:sz w:val="27"/>
                <w:szCs w:val="27"/>
                <w:lang w:eastAsia="en-US"/>
              </w:rPr>
              <w:t>22-24</w:t>
            </w:r>
          </w:p>
        </w:tc>
        <w:tc>
          <w:tcPr>
            <w:tcW w:w="1869" w:type="dxa"/>
            <w:tcBorders>
              <w:top w:val="single" w:sz="4" w:space="0" w:color="auto"/>
              <w:left w:val="single" w:sz="4" w:space="0" w:color="auto"/>
              <w:bottom w:val="single" w:sz="4" w:space="0" w:color="auto"/>
              <w:right w:val="single" w:sz="4" w:space="0" w:color="auto"/>
            </w:tcBorders>
            <w:hideMark/>
          </w:tcPr>
          <w:p w14:paraId="6069F702" w14:textId="77777777" w:rsidR="00A75C5E" w:rsidRDefault="00A75C5E" w:rsidP="00A61C92">
            <w:pPr>
              <w:pStyle w:val="a9"/>
              <w:jc w:val="center"/>
              <w:rPr>
                <w:color w:val="000000"/>
                <w:sz w:val="27"/>
                <w:szCs w:val="27"/>
                <w:lang w:eastAsia="en-US"/>
              </w:rPr>
            </w:pPr>
            <w:r>
              <w:rPr>
                <w:color w:val="000000"/>
                <w:sz w:val="27"/>
                <w:szCs w:val="27"/>
                <w:lang w:eastAsia="en-US"/>
              </w:rPr>
              <w:t>40-60</w:t>
            </w:r>
          </w:p>
        </w:tc>
        <w:tc>
          <w:tcPr>
            <w:tcW w:w="1869" w:type="dxa"/>
            <w:tcBorders>
              <w:top w:val="single" w:sz="4" w:space="0" w:color="auto"/>
              <w:left w:val="single" w:sz="4" w:space="0" w:color="auto"/>
              <w:bottom w:val="single" w:sz="4" w:space="0" w:color="auto"/>
              <w:right w:val="single" w:sz="4" w:space="0" w:color="auto"/>
            </w:tcBorders>
          </w:tcPr>
          <w:p w14:paraId="5C35EB61" w14:textId="77777777" w:rsidR="00A75C5E" w:rsidRDefault="00A75C5E" w:rsidP="00A61C92">
            <w:pPr>
              <w:pStyle w:val="a9"/>
              <w:jc w:val="center"/>
              <w:rPr>
                <w:color w:val="000000"/>
                <w:sz w:val="27"/>
                <w:szCs w:val="27"/>
                <w:lang w:eastAsia="en-US"/>
              </w:rPr>
            </w:pPr>
            <w:r>
              <w:rPr>
                <w:color w:val="000000"/>
                <w:sz w:val="27"/>
                <w:szCs w:val="27"/>
                <w:lang w:eastAsia="en-US"/>
              </w:rPr>
              <w:t>0,1</w:t>
            </w:r>
          </w:p>
          <w:p w14:paraId="1B93D869" w14:textId="77777777" w:rsidR="00A75C5E" w:rsidRDefault="00A75C5E" w:rsidP="00A61C92">
            <w:pPr>
              <w:pStyle w:val="a9"/>
              <w:rPr>
                <w:color w:val="000000"/>
                <w:sz w:val="27"/>
                <w:szCs w:val="27"/>
                <w:lang w:eastAsia="en-US"/>
              </w:rPr>
            </w:pPr>
          </w:p>
        </w:tc>
      </w:tr>
    </w:tbl>
    <w:p w14:paraId="2203F5FF" w14:textId="77777777" w:rsidR="00A75C5E" w:rsidRDefault="00A75C5E" w:rsidP="00A75C5E">
      <w:pPr>
        <w:pStyle w:val="affffffc"/>
        <w:tabs>
          <w:tab w:val="center" w:pos="4677"/>
          <w:tab w:val="left" w:pos="7815"/>
        </w:tabs>
        <w:ind w:firstLine="0"/>
        <w:jc w:val="left"/>
        <w:rPr>
          <w:rStyle w:val="affffffd"/>
        </w:rPr>
      </w:pPr>
    </w:p>
    <w:p w14:paraId="13865ECD" w14:textId="77777777" w:rsidR="00A75C5E" w:rsidRDefault="00A75C5E" w:rsidP="00A75C5E">
      <w:pPr>
        <w:pStyle w:val="3"/>
        <w:numPr>
          <w:ilvl w:val="0"/>
          <w:numId w:val="0"/>
        </w:numPr>
        <w:ind w:left="720"/>
      </w:pPr>
      <w:r>
        <w:t>Влияние ЭВМ на организм</w:t>
      </w:r>
    </w:p>
    <w:p w14:paraId="2C4F33A4" w14:textId="5F4FCD5D" w:rsidR="00A75C5E" w:rsidRDefault="00A75C5E" w:rsidP="00A75C5E">
      <w:pPr>
        <w:pStyle w:val="aff0"/>
      </w:pPr>
      <w:r>
        <w:t>Рассмотрим основные вредные факторы, действующие на человека за компьютером:</w:t>
      </w:r>
    </w:p>
    <w:p w14:paraId="757CEA39" w14:textId="77777777" w:rsidR="00A75C5E" w:rsidRDefault="00A75C5E" w:rsidP="00A75C5E">
      <w:pPr>
        <w:pStyle w:val="a0"/>
        <w:numPr>
          <w:ilvl w:val="0"/>
          <w:numId w:val="32"/>
        </w:numPr>
      </w:pPr>
      <w:r>
        <w:t>сидячее положение в течение длительного времени;</w:t>
      </w:r>
    </w:p>
    <w:p w14:paraId="54329021" w14:textId="77777777" w:rsidR="00A75C5E" w:rsidRDefault="00A75C5E" w:rsidP="00A75C5E">
      <w:pPr>
        <w:pStyle w:val="a0"/>
        <w:numPr>
          <w:ilvl w:val="0"/>
          <w:numId w:val="32"/>
        </w:numPr>
      </w:pPr>
      <w:r>
        <w:t>воздействие электромагнитного излучения монитора;</w:t>
      </w:r>
    </w:p>
    <w:p w14:paraId="32D032E8" w14:textId="77777777" w:rsidR="00A75C5E" w:rsidRDefault="00A75C5E" w:rsidP="00A75C5E">
      <w:pPr>
        <w:pStyle w:val="a0"/>
        <w:numPr>
          <w:ilvl w:val="0"/>
          <w:numId w:val="32"/>
        </w:numPr>
      </w:pPr>
      <w:r>
        <w:t>утомление глаз, нагрузка на зрение;</w:t>
      </w:r>
    </w:p>
    <w:p w14:paraId="783DBDDA" w14:textId="77777777" w:rsidR="00A75C5E" w:rsidRDefault="00A75C5E" w:rsidP="00A75C5E">
      <w:pPr>
        <w:pStyle w:val="a0"/>
        <w:numPr>
          <w:ilvl w:val="0"/>
          <w:numId w:val="35"/>
        </w:numPr>
      </w:pPr>
      <w:r>
        <w:t>перегрузка суставов кистей;</w:t>
      </w:r>
    </w:p>
    <w:p w14:paraId="73A950A6" w14:textId="77777777" w:rsidR="00A75C5E" w:rsidRDefault="00A75C5E" w:rsidP="00A75C5E">
      <w:pPr>
        <w:pStyle w:val="a0"/>
        <w:numPr>
          <w:ilvl w:val="0"/>
          <w:numId w:val="35"/>
        </w:numPr>
      </w:pPr>
      <w:r>
        <w:t>стресс при потере информации.</w:t>
      </w:r>
    </w:p>
    <w:p w14:paraId="4187E545" w14:textId="77777777" w:rsidR="00A75C5E" w:rsidRDefault="00A75C5E" w:rsidP="00A75C5E">
      <w:r>
        <w:t>Одним из наиболее распространенных источников электромагнитного излучения является компьютер. Наибольшее излучение не со стороны монитора, а со стороны задней стенки.</w:t>
      </w:r>
    </w:p>
    <w:p w14:paraId="15735060" w14:textId="77777777" w:rsidR="00A75C5E" w:rsidRDefault="00A75C5E" w:rsidP="00A75C5E">
      <w:r>
        <w:t xml:space="preserve">Изучение возможных последствий воздействия на организм человека находится еще в начале своего пути, однако имеется довольно много убедительных доказательств об опасности для здоровья, особенно электромагнитных полей низкой частоты. </w:t>
      </w:r>
    </w:p>
    <w:p w14:paraId="03DF3138" w14:textId="77777777" w:rsidR="00A75C5E" w:rsidRDefault="00A75C5E" w:rsidP="00A75C5E">
      <w:r>
        <w:t xml:space="preserve">Многим пользователям ПК, обратившимся к грамотному окулисту с жалобами на "ухудшение зрения от работы за компьютером", всего лишь не </w:t>
      </w:r>
      <w:r>
        <w:lastRenderedPageBreak/>
        <w:t>хватало в организме витамина А, который есть практически в любой аптеке. Симптомы отсутствия витамина А общеизвестны - это чрезмерная чувствительность к яркому свету и, особенно, ухудшение сумеречного зрения. Эти симптомы принято связывать с компьютером в основном из-за того, что компьютер (при неправильном использовании) повышает потребность глаз в витамине А. Когда пользователь набивает большие объема текста не "вслепую", а глядя то на слабо освещенную клавиатуру, то на сильно освещенный монитор (пусть даже самый безопасный), то для глаз пользователя это является большим испытанием. Зрачки постоянно то сужаются, то расширяются и не успевают настроиться под имеющееся количество света, поэтому и глаза вынуждены работать в "разогнанном режиме".</w:t>
      </w:r>
    </w:p>
    <w:p w14:paraId="246FE99E" w14:textId="77777777" w:rsidR="00A75C5E" w:rsidRDefault="00A75C5E" w:rsidP="00A75C5E">
      <w:r>
        <w:t>Характерные для программистов боли в пояснице и в основании шеи запросто могут привести к болезням вен и суставов конечностей. "Синдром программиста" (боли между лопатками) представляет опасность для сердца и легких. Он обычно сопровождается спазмом трапециевидных мышц, которые в попытках спасти позвоночник пережимают артерии, идущие к мозгу (помните давящие боли в затылке). Чуть выше может защемиться нерв, идущий к лицу и среди прочего контролирующий глаза, именно так и появляется временное ухудшение зрения, которое не лечится очками, но проходит после работы с позвоночником на специальном тренажере. Боли в середине спины, на стыке грудного и поясничного отделов, обещают пользователю гастрит, а то и язву желудка, но задолго до этого обеспечивают беспричинным "общим утомлением".</w:t>
      </w:r>
    </w:p>
    <w:p w14:paraId="71E6B8C2" w14:textId="3D332B14" w:rsidR="00A75C5E" w:rsidRDefault="00A75C5E" w:rsidP="003E5737">
      <w:r>
        <w:t xml:space="preserve">В целях предотвращения негативных </w:t>
      </w:r>
      <w:r w:rsidR="009D5547">
        <w:t>последствий рекомендуется раз в 40-</w:t>
      </w:r>
      <w:r>
        <w:t>45 минут сделать перерыв. Необходимо встать, пройтись, подвигаться, потянуться (наклоны особенно хороши), выполнить гимнастические упражнения.</w:t>
      </w:r>
    </w:p>
    <w:p w14:paraId="3B4AD0C1" w14:textId="77777777" w:rsidR="00A75C5E" w:rsidRDefault="00A75C5E" w:rsidP="00A75C5E">
      <w:pPr>
        <w:pStyle w:val="aff0"/>
        <w:rPr>
          <w:shd w:val="clear" w:color="auto" w:fill="FFFFFF"/>
        </w:rPr>
      </w:pPr>
      <w:r>
        <w:rPr>
          <w:shd w:val="clear" w:color="auto" w:fill="FFFFFF"/>
        </w:rPr>
        <w:t xml:space="preserve">Для снятия статического и нервно-эмоционального напряжения можно использовать обычные физические упражнения, преимущественно для верхней части туловища (рывки руками, повороты, «рубка дров» и т.д. Для снятия напряжения зрения рекомендуется зрительная гимнастика. Даже при небольшой </w:t>
      </w:r>
      <w:r>
        <w:rPr>
          <w:shd w:val="clear" w:color="auto" w:fill="FFFFFF"/>
        </w:rPr>
        <w:lastRenderedPageBreak/>
        <w:t>ее продолжительности (1 мин), но регулярном проведении, она является эффективным мероприятием профилактики утомления. Эффективность зрительной гимнастики объясняется тем, что при выполнении специальных упражнений (описаны ниже) обеспечивается периодическое переключение зрения с ближнего на дальнее, снимается напряжение с цилиарной мышцы глаза, активизируются восстановительные процессы аккомодационного аппарата глаза, в результате чего функция зрения нормализуется. Кроме того, есть специальное упражнение (с меткой на стекле), предназначенное для тренировки и развития аккомодационной функции глаза.</w:t>
      </w:r>
    </w:p>
    <w:p w14:paraId="403753B4" w14:textId="77777777" w:rsidR="00A75C5E" w:rsidRDefault="00A75C5E" w:rsidP="00A75C5E">
      <w:pPr>
        <w:pStyle w:val="aff0"/>
        <w:rPr>
          <w:sz w:val="20"/>
          <w:szCs w:val="20"/>
        </w:rPr>
      </w:pPr>
      <w:r>
        <w:t>Упражнения выполняются сидя или стоя, отвернувшись от экрана при ритмичном дыхании, с максимальной амплитудой движения глаз.</w:t>
      </w:r>
    </w:p>
    <w:p w14:paraId="25930732" w14:textId="77777777" w:rsidR="00A75C5E" w:rsidRDefault="00A75C5E" w:rsidP="00A75C5E">
      <w:pPr>
        <w:pStyle w:val="-"/>
        <w:rPr>
          <w:sz w:val="20"/>
          <w:szCs w:val="20"/>
        </w:rPr>
      </w:pPr>
      <w:r>
        <w:t>Упражнения для глаз:</w:t>
      </w:r>
    </w:p>
    <w:p w14:paraId="1487C4BC" w14:textId="77777777" w:rsidR="00A75C5E" w:rsidRPr="008D5EAA" w:rsidRDefault="00A75C5E" w:rsidP="00A75C5E">
      <w:pPr>
        <w:pStyle w:val="a0"/>
        <w:numPr>
          <w:ilvl w:val="0"/>
          <w:numId w:val="55"/>
        </w:numPr>
        <w:ind w:left="1066" w:hanging="357"/>
      </w:pPr>
      <w:r w:rsidRPr="008D5EAA">
        <w:t>закрыть глаза, сильно напрягая глазные мышцы, на счет 1 - 4, затем раскрыть глаза, расслабив мышцы глаз, посмотреть вдаль на счет 1 - 6. Повторить 4 - 5 раз;</w:t>
      </w:r>
    </w:p>
    <w:p w14:paraId="37932349" w14:textId="77777777" w:rsidR="00A75C5E" w:rsidRPr="008D5EAA" w:rsidRDefault="00A75C5E" w:rsidP="00A75C5E">
      <w:pPr>
        <w:pStyle w:val="a0"/>
        <w:numPr>
          <w:ilvl w:val="0"/>
          <w:numId w:val="55"/>
        </w:numPr>
        <w:ind w:left="1066" w:hanging="357"/>
      </w:pPr>
      <w:r w:rsidRPr="008D5EAA">
        <w:t>посмотреть на переносицу и задержать в</w:t>
      </w:r>
      <w:r>
        <w:t xml:space="preserve">зор на счет 1 - 4. До усталости </w:t>
      </w:r>
      <w:r w:rsidRPr="008D5EAA">
        <w:t>глаза не доводить. Затем открыть глаза, посмотреть вдаль на счет 1 - 6. Повторить 4 - 5 раз;</w:t>
      </w:r>
    </w:p>
    <w:p w14:paraId="22BD69D5" w14:textId="77777777" w:rsidR="00A75C5E" w:rsidRPr="008D5EAA" w:rsidRDefault="00A75C5E" w:rsidP="00A75C5E">
      <w:pPr>
        <w:pStyle w:val="a0"/>
        <w:numPr>
          <w:ilvl w:val="0"/>
          <w:numId w:val="55"/>
        </w:numPr>
        <w:ind w:left="1066" w:hanging="357"/>
      </w:pPr>
      <w:r w:rsidRPr="008D5EAA">
        <w:t>не поворачивая головы, посмотреть направо и зафиксировать взгляд на счет 1 - 4, затем посмотреть вдаль прямо на счет 1 - 6. Аналогичным образом проводятся упражнения, но с фиксацией взгляда влево, вверх и вниз. Повторить 3 - 4 раза;</w:t>
      </w:r>
    </w:p>
    <w:p w14:paraId="5791E0B3" w14:textId="77777777" w:rsidR="00A75C5E" w:rsidRPr="008D5EAA" w:rsidRDefault="00A75C5E" w:rsidP="00A75C5E">
      <w:pPr>
        <w:pStyle w:val="a0"/>
        <w:numPr>
          <w:ilvl w:val="0"/>
          <w:numId w:val="55"/>
        </w:numPr>
        <w:ind w:left="1066" w:hanging="357"/>
      </w:pPr>
      <w:r w:rsidRPr="008D5EAA">
        <w:t>перенести взгляд быстро по диагонали: направо вверх - налево вниз, потом прямо вдаль на счет 1 - 6; затем налево вверх направо вниз и посмотреть вдаль на счет 1 - 6. Повторить 4 - 5 раз.</w:t>
      </w:r>
    </w:p>
    <w:p w14:paraId="12662871" w14:textId="77777777" w:rsidR="00A75C5E" w:rsidRDefault="00A75C5E" w:rsidP="009D5547">
      <w:pPr>
        <w:shd w:val="clear" w:color="auto" w:fill="FFFFFF"/>
        <w:ind w:firstLine="709"/>
        <w:rPr>
          <w:bCs/>
          <w:color w:val="000000"/>
          <w:szCs w:val="28"/>
        </w:rPr>
      </w:pPr>
      <w:r>
        <w:rPr>
          <w:bCs/>
          <w:color w:val="000000"/>
          <w:szCs w:val="28"/>
        </w:rPr>
        <w:t>Упражнение для снятия локального утомления:</w:t>
      </w:r>
    </w:p>
    <w:p w14:paraId="742A42BA" w14:textId="77777777" w:rsidR="00A75C5E" w:rsidRDefault="00A75C5E" w:rsidP="00A75C5E">
      <w:pPr>
        <w:pStyle w:val="a7"/>
        <w:numPr>
          <w:ilvl w:val="0"/>
          <w:numId w:val="30"/>
        </w:numPr>
        <w:shd w:val="clear" w:color="auto" w:fill="FFFFFF"/>
        <w:ind w:left="1066" w:hanging="357"/>
        <w:rPr>
          <w:color w:val="000000"/>
          <w:szCs w:val="28"/>
        </w:rPr>
      </w:pPr>
      <w:r>
        <w:rPr>
          <w:color w:val="000000"/>
          <w:szCs w:val="28"/>
        </w:rPr>
        <w:t>и. п. - о. с. 1 - 2 - встать на носки, руки вверх-наружу, потянуться вверх за руками, 3 - 4 - дугами в стороны руки вниз и расслабленно скрестить перед грудью, голову наклонить вперед. Повторить 6 - 8 раз. Темп быстрый;</w:t>
      </w:r>
    </w:p>
    <w:p w14:paraId="144EC4F2" w14:textId="77777777" w:rsidR="00A75C5E" w:rsidRDefault="00A75C5E" w:rsidP="00A75C5E">
      <w:pPr>
        <w:pStyle w:val="a7"/>
        <w:numPr>
          <w:ilvl w:val="0"/>
          <w:numId w:val="30"/>
        </w:numPr>
        <w:shd w:val="clear" w:color="auto" w:fill="FFFFFF"/>
        <w:ind w:left="1066" w:hanging="357"/>
        <w:rPr>
          <w:color w:val="000000"/>
          <w:szCs w:val="28"/>
        </w:rPr>
      </w:pPr>
      <w:r>
        <w:rPr>
          <w:color w:val="000000"/>
          <w:szCs w:val="28"/>
        </w:rPr>
        <w:lastRenderedPageBreak/>
        <w:t>и. п. - стойка ноги врозь, руки вперед, 1 - поворот туловища направо, мах левой рукой вправо, правой назад за спину. 2 и. п. 3 - 4 - то же в другую сторону. Упражнения выполняются размашисто, динамично. Повторить 6 - 8 раз. Темп быстрый;</w:t>
      </w:r>
    </w:p>
    <w:p w14:paraId="2CE636A1" w14:textId="77777777" w:rsidR="00A75C5E" w:rsidRDefault="00A75C5E" w:rsidP="00A75C5E">
      <w:pPr>
        <w:pStyle w:val="a7"/>
        <w:numPr>
          <w:ilvl w:val="0"/>
          <w:numId w:val="30"/>
        </w:numPr>
        <w:shd w:val="clear" w:color="auto" w:fill="FFFFFF"/>
        <w:ind w:left="1066" w:hanging="357"/>
        <w:rPr>
          <w:color w:val="000000"/>
          <w:szCs w:val="28"/>
        </w:rPr>
      </w:pPr>
      <w:r>
        <w:rPr>
          <w:color w:val="000000"/>
          <w:szCs w:val="28"/>
        </w:rPr>
        <w:t>и. п. 1 - согнуть правую ногу вперед и, обхватив голень руками, притянуть ногу к животу. 2 - приставить ногу, руки вверх-наружу, 3 - 4 - то же другой ногой. Повторить 6 - 8 раз. Темп средний.</w:t>
      </w:r>
    </w:p>
    <w:p w14:paraId="16CA999B" w14:textId="77777777" w:rsidR="00A75C5E" w:rsidRDefault="00A75C5E" w:rsidP="00A75C5E">
      <w:pPr>
        <w:shd w:val="clear" w:color="auto" w:fill="FFFFFF"/>
        <w:spacing w:before="120" w:after="120"/>
        <w:ind w:firstLine="0"/>
        <w:rPr>
          <w:color w:val="000000"/>
          <w:szCs w:val="28"/>
        </w:rPr>
      </w:pPr>
      <w:r>
        <w:rPr>
          <w:b/>
          <w:bCs/>
          <w:color w:val="000000"/>
          <w:szCs w:val="28"/>
        </w:rPr>
        <w:tab/>
      </w:r>
      <w:r>
        <w:rPr>
          <w:bCs/>
          <w:color w:val="000000"/>
          <w:szCs w:val="28"/>
        </w:rPr>
        <w:t>Упражнение для улучшения кровообращения мозгового кровообращения:</w:t>
      </w:r>
    </w:p>
    <w:p w14:paraId="75737DFC" w14:textId="77777777" w:rsidR="00A75C5E" w:rsidRDefault="00A75C5E" w:rsidP="00A75C5E">
      <w:pPr>
        <w:pStyle w:val="a7"/>
        <w:numPr>
          <w:ilvl w:val="0"/>
          <w:numId w:val="31"/>
        </w:numPr>
        <w:shd w:val="clear" w:color="auto" w:fill="FFFFFF"/>
        <w:ind w:left="1066" w:hanging="357"/>
        <w:rPr>
          <w:color w:val="000000"/>
          <w:szCs w:val="28"/>
        </w:rPr>
      </w:pPr>
      <w:r>
        <w:rPr>
          <w:color w:val="000000"/>
          <w:szCs w:val="28"/>
        </w:rPr>
        <w:t>и. п. - о. с. 1 - руки за голову; локти развести, голову наклонить назад. 2 - локти вперед, 3 - 4 - руки расслабленно вниз, голову наклонить вперед. Повторить 4 - 6 раз. Темп медленный;</w:t>
      </w:r>
    </w:p>
    <w:p w14:paraId="6AB532F7" w14:textId="77777777" w:rsidR="00A75C5E" w:rsidRDefault="00A75C5E" w:rsidP="00A75C5E">
      <w:pPr>
        <w:pStyle w:val="a7"/>
        <w:numPr>
          <w:ilvl w:val="0"/>
          <w:numId w:val="31"/>
        </w:numPr>
        <w:shd w:val="clear" w:color="auto" w:fill="FFFFFF"/>
        <w:ind w:left="1066" w:hanging="357"/>
        <w:rPr>
          <w:color w:val="000000"/>
          <w:szCs w:val="28"/>
        </w:rPr>
      </w:pPr>
      <w:r>
        <w:rPr>
          <w:color w:val="000000"/>
          <w:szCs w:val="28"/>
        </w:rPr>
        <w:t>и. п. - стойка ноги врозь, кисти в кулаках. 1 - мах левой рукой назад, правой вверх - назад. 2 - встречными махами переменить положение рук. Махи заканчивать рывками руками назад. Повторить 6 - 8 раз. Темп средний;</w:t>
      </w:r>
    </w:p>
    <w:p w14:paraId="447128D6" w14:textId="77777777" w:rsidR="00A75C5E" w:rsidRDefault="00A75C5E" w:rsidP="00A75C5E">
      <w:pPr>
        <w:pStyle w:val="a7"/>
        <w:numPr>
          <w:ilvl w:val="0"/>
          <w:numId w:val="31"/>
        </w:numPr>
        <w:shd w:val="clear" w:color="auto" w:fill="FFFFFF"/>
        <w:ind w:left="1066" w:hanging="357"/>
        <w:rPr>
          <w:color w:val="000000"/>
          <w:szCs w:val="28"/>
        </w:rPr>
      </w:pPr>
      <w:r>
        <w:rPr>
          <w:color w:val="000000"/>
          <w:szCs w:val="28"/>
        </w:rPr>
        <w:t>и. п. - сидя на стуле. 1 - 2 отвести голову назад и плавно наклонить назад. 3 - 4 - голову наклонить вперед, плечи не поднимать. Повторить 4 - 6 раз. Темп медленный.</w:t>
      </w:r>
    </w:p>
    <w:p w14:paraId="4438844A" w14:textId="77777777" w:rsidR="00A75C5E" w:rsidRDefault="00A75C5E" w:rsidP="00A75C5E">
      <w:pPr>
        <w:pStyle w:val="aff0"/>
        <w:rPr>
          <w:color w:val="000000"/>
          <w:szCs w:val="28"/>
        </w:rPr>
      </w:pPr>
      <w:r>
        <w:rPr>
          <w:color w:val="000000"/>
          <w:szCs w:val="28"/>
        </w:rPr>
        <w:t>Наклоны и повороты головы оказывают механическое воздействие на стенки шейных кровеносных сосудов, повышают их эластичность; раздражение вестибулярного аппарата вызывают расширение кровеносных сосудов головного мозга. Дыхательные упражнения, особенно дыхание через нос, изменяют их кровенаполнение. Все это усиливает мозговое кровообращение, повышает его интенсивность и облегчает умственную деятельность.</w:t>
      </w:r>
    </w:p>
    <w:p w14:paraId="4737EFF6" w14:textId="77777777" w:rsidR="00A75C5E" w:rsidRDefault="00A75C5E" w:rsidP="003E5737">
      <w:pPr>
        <w:pStyle w:val="3"/>
        <w:numPr>
          <w:ilvl w:val="0"/>
          <w:numId w:val="0"/>
        </w:numPr>
        <w:ind w:left="720"/>
        <w:rPr>
          <w:color w:val="000000"/>
        </w:rPr>
      </w:pPr>
      <w:r>
        <w:t>Пожарная безопасность</w:t>
      </w:r>
    </w:p>
    <w:p w14:paraId="47FD8B7B"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 процессе эксплуатации ПК существует опасность возникновения пожара, в связи с чем существует необходимость проведения мер по его предотвращению. Пожарная безопасность представляет собой комплекс действий по предупреждению опасности возникновения пожаров и взрывов, а также, в случае их возникновения, мер по их ликвидации.</w:t>
      </w:r>
    </w:p>
    <w:p w14:paraId="64DCC2BA"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lastRenderedPageBreak/>
        <w:t>Источником пожара могут быть электрические схемы ЭВМ, устройства электропитания, расположенные в непосредственной близости друг от друга коммуникационные кабели и прочее.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кабели. При протекании по ним электрического тока выделяется значительное количество теплоты. При этом возможно оплавление изоляции. Для отвода избыточной теплоты от ЭВМ служат системы вентиляции и кондиционирования воздуха. При постоянном действии эти системы представляют собой дополнительную пожарную опасность. Также нельзя располагать ПК вблизи источников тепла. Устанавливать системные блоки необходимо так, чтобы задняя и боковые стенки стояли не менее чем на 0,2 м от других предметов. На экраны дисплеев не должны падать прямые солнечные лучи.</w:t>
      </w:r>
    </w:p>
    <w:p w14:paraId="042739A2"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Важную роль в обеспечении пожарной безопасности играет обучение и инструктирование персонала при прохождении пожарно-технического минимума (ПТМ). Для этого приказом руководителя необходимо определить порядок и сроки прохождения противопожарного инструктажа и пожарно-технического минимума, а также назначить лиц, ответственных за их проведение. Проводя инструктаж по ПТМ следует: рассказать сотрудникам о мерах предотвращения пожаров и загораний, указать место для курения, проинформировать о действиях при пожаре, свойствах горючих материалов, ознакомить с местом нахождения и инструкцией использования огнетушителя, показать ближайший телефон и прочее.</w:t>
      </w:r>
    </w:p>
    <w:p w14:paraId="6FDAAA14"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 офисном помещении обязательно на видном месте должна располагаться «Схема эвакуации людей при пожаре», регламентирующая действия персонала при возникновении очага-возгорания. В помещении нельзя использовать установки для тушения пожара с применением воды, пены, сухих химических порошков. В обязательном порядке должен присутствовать углекислотный огнетушитель (ОУ-2), относящийся к первичному средству огнетушения. Их использование предназначено для тушения загораний электрооборудования, находящегося под напряжением до 1000 В.</w:t>
      </w:r>
    </w:p>
    <w:p w14:paraId="32BBC43E" w14:textId="77777777" w:rsidR="00A75C5E" w:rsidRDefault="00A75C5E" w:rsidP="00A75C5E">
      <w:pPr>
        <w:pStyle w:val="aff0"/>
        <w:rPr>
          <w:color w:val="000000"/>
          <w:szCs w:val="28"/>
        </w:rPr>
      </w:pPr>
      <w:r>
        <w:rPr>
          <w:color w:val="000000"/>
          <w:szCs w:val="28"/>
        </w:rPr>
        <w:lastRenderedPageBreak/>
        <w:t>Средством обнаружения и оповещения при пожаре являются датчики, которые устанавливаются на потолке и в вытяжных воздуховодах.</w:t>
      </w:r>
    </w:p>
    <w:p w14:paraId="6864457A" w14:textId="77777777" w:rsidR="00A75C5E" w:rsidRDefault="00A75C5E" w:rsidP="003E5737">
      <w:pPr>
        <w:pStyle w:val="3"/>
        <w:numPr>
          <w:ilvl w:val="0"/>
          <w:numId w:val="0"/>
        </w:numPr>
        <w:ind w:left="720"/>
        <w:rPr>
          <w:color w:val="000000"/>
        </w:rPr>
      </w:pPr>
      <w:r>
        <w:t>Выводы</w:t>
      </w:r>
    </w:p>
    <w:p w14:paraId="69CA5A0B" w14:textId="77777777" w:rsidR="00A75C5E" w:rsidRDefault="00A75C5E" w:rsidP="00A75C5E">
      <w:pPr>
        <w:rPr>
          <w:color w:val="000000" w:themeColor="text1"/>
        </w:rPr>
      </w:pPr>
      <w:r>
        <w:t>В рамках организационной части был проанализирован ряд источников опасностей при работе с ПЭВМ.</w:t>
      </w:r>
    </w:p>
    <w:p w14:paraId="12ED5A73" w14:textId="77777777" w:rsidR="00A75C5E" w:rsidRDefault="00A75C5E" w:rsidP="00A75C5E">
      <w:r>
        <w:t>Рассчитан оптимальный уровень освещения в помещении, где проходит процесс разработки программного комплекса. Для освещения необходимо 6 ламп ЛД-80, расположенных в 2 ряда по три лампы в каждом.</w:t>
      </w:r>
    </w:p>
    <w:p w14:paraId="36B3AA52" w14:textId="77777777" w:rsidR="00A75C5E" w:rsidRDefault="00A75C5E" w:rsidP="00A75C5E">
      <w:r>
        <w:t xml:space="preserve">Проанализированы основные показатели микроклимата в теплые и холодные периоды года. В холодный период года температура воздуха должны быть в диапазоне 22-24 градусов по Цельсию для работ типа </w:t>
      </w:r>
      <w:r>
        <w:rPr>
          <w:lang w:val="en-US"/>
        </w:rPr>
        <w:t>Ia</w:t>
      </w:r>
      <w:r w:rsidRPr="00B6765D">
        <w:t xml:space="preserve"> </w:t>
      </w:r>
      <w:r>
        <w:t xml:space="preserve">и 21-23 – для работ типа </w:t>
      </w:r>
      <w:r>
        <w:rPr>
          <w:lang w:val="en-US"/>
        </w:rPr>
        <w:t>I</w:t>
      </w:r>
      <w:r>
        <w:t>б. В теплый период года соответственно 23-25 и 22-24 градусов по Цельсию. Относительная влажность 40-60%. Скорость движения воздуха не более 0,1м/</w:t>
      </w:r>
      <w:r>
        <w:rPr>
          <w:lang w:val="en-US"/>
        </w:rPr>
        <w:t>c</w:t>
      </w:r>
      <w:r>
        <w:t>.</w:t>
      </w:r>
    </w:p>
    <w:p w14:paraId="2599DCA3" w14:textId="77777777" w:rsidR="00A75C5E" w:rsidRDefault="00A75C5E" w:rsidP="00A75C5E">
      <w:r>
        <w:t>Отдельно рассмотрены отрицательное влияние ЭВМ на организм человека и способы минимизации этого влияния.</w:t>
      </w:r>
    </w:p>
    <w:p w14:paraId="1AB232AF" w14:textId="77777777" w:rsidR="00A75C5E" w:rsidRPr="000837A7" w:rsidRDefault="00A75C5E" w:rsidP="00A75C5E">
      <w:pPr>
        <w:pStyle w:val="aff0"/>
      </w:pPr>
      <w:r>
        <w:t>Проанализированы основные аспекты пожарной безопасности и описаны необходимые средства для минимизации риска появления пожара.</w:t>
      </w:r>
      <w:r w:rsidRPr="000837A7">
        <w:t xml:space="preserve"> </w:t>
      </w:r>
    </w:p>
    <w:p w14:paraId="0A9A5E2A" w14:textId="77777777" w:rsidR="0048591B" w:rsidRPr="0048591B" w:rsidRDefault="0048591B" w:rsidP="0048591B"/>
    <w:sectPr w:rsidR="0048591B" w:rsidRPr="0048591B" w:rsidSect="00AA1F1D">
      <w:headerReference w:type="default" r:id="rId73"/>
      <w:pgSz w:w="11906" w:h="16838"/>
      <w:pgMar w:top="1134" w:right="567" w:bottom="851" w:left="1701" w:header="709" w:footer="709" w:gutter="0"/>
      <w:cols w:space="708"/>
      <w:titlePg/>
      <w:docGrid w:linePitch="381"/>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0F7CAD" w16cid:durableId="2414BC1F"/>
  <w16cid:commentId w16cid:paraId="760F4BAA" w16cid:durableId="2414BC55"/>
  <w16cid:commentId w16cid:paraId="43D6AEC5" w16cid:durableId="2414BC6A"/>
  <w16cid:commentId w16cid:paraId="1550BBAE" w16cid:durableId="2414BCF4"/>
  <w16cid:commentId w16cid:paraId="553CBE3A" w16cid:durableId="2414BCFA"/>
  <w16cid:commentId w16cid:paraId="165AA3DE" w16cid:durableId="2414BD07"/>
  <w16cid:commentId w16cid:paraId="2E4D4B99" w16cid:durableId="2414BD17"/>
  <w16cid:commentId w16cid:paraId="6659FF27" w16cid:durableId="2414BD47"/>
  <w16cid:commentId w16cid:paraId="259E5B74" w16cid:durableId="2414BD3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2EFB37" w14:textId="77777777" w:rsidR="00E307EE" w:rsidRDefault="00E307EE" w:rsidP="00AA1F1D">
      <w:pPr>
        <w:spacing w:line="240" w:lineRule="auto"/>
      </w:pPr>
      <w:r>
        <w:separator/>
      </w:r>
    </w:p>
  </w:endnote>
  <w:endnote w:type="continuationSeparator" w:id="0">
    <w:p w14:paraId="7EEE82F7" w14:textId="77777777" w:rsidR="00E307EE" w:rsidRDefault="00E307EE" w:rsidP="00AA1F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Segoe UI">
    <w:charset w:val="CC"/>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Times">
    <w:charset w:val="CC"/>
    <w:family w:val="roman"/>
    <w:pitch w:val="variable"/>
    <w:sig w:usb0="E0002AFF" w:usb1="C0007841" w:usb2="00000009" w:usb3="00000000" w:csb0="000001FF" w:csb1="00000000"/>
  </w:font>
  <w:font w:name="Consolas">
    <w:charset w:val="CC"/>
    <w:family w:val="modern"/>
    <w:pitch w:val="fixed"/>
    <w:sig w:usb0="E10002FF" w:usb1="4000FCFF" w:usb2="00000009" w:usb3="00000000" w:csb0="0000019F" w:csb1="00000000"/>
  </w:font>
  <w:font w:name="yandex-sans">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Cambria Math">
    <w:panose1 w:val="00000000000000000000"/>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B4BA20" w14:textId="77777777" w:rsidR="00E307EE" w:rsidRDefault="00E307EE" w:rsidP="00AA1F1D">
      <w:pPr>
        <w:spacing w:line="240" w:lineRule="auto"/>
      </w:pPr>
      <w:r>
        <w:separator/>
      </w:r>
    </w:p>
  </w:footnote>
  <w:footnote w:type="continuationSeparator" w:id="0">
    <w:p w14:paraId="440681D4" w14:textId="77777777" w:rsidR="00E307EE" w:rsidRDefault="00E307EE" w:rsidP="00AA1F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182399"/>
      <w:docPartObj>
        <w:docPartGallery w:val="Page Numbers (Top of Page)"/>
        <w:docPartUnique/>
      </w:docPartObj>
    </w:sdtPr>
    <w:sdtContent>
      <w:p w14:paraId="1AD5B683" w14:textId="77777777" w:rsidR="009873F2" w:rsidRDefault="009873F2" w:rsidP="00AA1F1D">
        <w:pPr>
          <w:pStyle w:val="aa"/>
          <w:ind w:firstLine="0"/>
          <w:jc w:val="center"/>
        </w:pPr>
        <w:r>
          <w:fldChar w:fldCharType="begin"/>
        </w:r>
        <w:r>
          <w:instrText>PAGE   \* MERGEFORMAT</w:instrText>
        </w:r>
        <w:r>
          <w:fldChar w:fldCharType="separate"/>
        </w:r>
        <w:r>
          <w:rPr>
            <w:noProof/>
          </w:rPr>
          <w:t>97</w:t>
        </w:r>
        <w:r>
          <w:fldChar w:fldCharType="end"/>
        </w:r>
      </w:p>
    </w:sdtContent>
  </w:sdt>
  <w:p w14:paraId="13C772C5" w14:textId="77777777" w:rsidR="009873F2" w:rsidRDefault="009873F2">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285660"/>
      <w:docPartObj>
        <w:docPartGallery w:val="Page Numbers (Top of Page)"/>
        <w:docPartUnique/>
      </w:docPartObj>
    </w:sdtPr>
    <w:sdtEndPr>
      <w:rPr>
        <w:sz w:val="24"/>
        <w:szCs w:val="24"/>
      </w:rPr>
    </w:sdtEndPr>
    <w:sdtContent>
      <w:p w14:paraId="74A7AEE3" w14:textId="7C4CD7CC" w:rsidR="009873F2" w:rsidRPr="0071314C" w:rsidRDefault="009873F2" w:rsidP="00C91C07">
        <w:pPr>
          <w:pStyle w:val="aa"/>
          <w:ind w:firstLine="0"/>
          <w:jc w:val="center"/>
          <w:rPr>
            <w:sz w:val="24"/>
            <w:szCs w:val="24"/>
          </w:rPr>
        </w:pPr>
        <w:r w:rsidRPr="00097A9E">
          <w:rPr>
            <w:sz w:val="24"/>
            <w:szCs w:val="24"/>
          </w:rPr>
          <w:fldChar w:fldCharType="begin"/>
        </w:r>
        <w:r w:rsidRPr="00097A9E">
          <w:rPr>
            <w:sz w:val="24"/>
            <w:szCs w:val="24"/>
          </w:rPr>
          <w:instrText>PAGE   \* MERGEFORMAT</w:instrText>
        </w:r>
        <w:r w:rsidRPr="00097A9E">
          <w:rPr>
            <w:sz w:val="24"/>
            <w:szCs w:val="24"/>
          </w:rPr>
          <w:fldChar w:fldCharType="separate"/>
        </w:r>
        <w:r w:rsidR="00BF04B8">
          <w:rPr>
            <w:noProof/>
            <w:sz w:val="24"/>
            <w:szCs w:val="24"/>
          </w:rPr>
          <w:t>62</w:t>
        </w:r>
        <w:r w:rsidRPr="00097A9E">
          <w:rPr>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26B72"/>
    <w:multiLevelType w:val="hybridMultilevel"/>
    <w:tmpl w:val="A274C306"/>
    <w:lvl w:ilvl="0" w:tplc="79D6968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CFB3412"/>
    <w:multiLevelType w:val="hybridMultilevel"/>
    <w:tmpl w:val="98F2FAD8"/>
    <w:lvl w:ilvl="0" w:tplc="ABCE6F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E405D29"/>
    <w:multiLevelType w:val="hybridMultilevel"/>
    <w:tmpl w:val="A6882176"/>
    <w:lvl w:ilvl="0" w:tplc="223494E4">
      <w:start w:val="1"/>
      <w:numFmt w:val="decimal"/>
      <w:lvlText w:val="%1."/>
      <w:lvlJc w:val="left"/>
      <w:pPr>
        <w:ind w:left="1068" w:hanging="360"/>
      </w:pPr>
      <w:rPr>
        <w:b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E7E17E4"/>
    <w:multiLevelType w:val="hybridMultilevel"/>
    <w:tmpl w:val="5AE2F0E8"/>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4" w15:restartNumberingAfterBreak="0">
    <w:nsid w:val="134E5295"/>
    <w:multiLevelType w:val="hybridMultilevel"/>
    <w:tmpl w:val="C596BB5A"/>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15:restartNumberingAfterBreak="0">
    <w:nsid w:val="142E5E08"/>
    <w:multiLevelType w:val="hybridMultilevel"/>
    <w:tmpl w:val="B14E8324"/>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tentative="1">
      <w:start w:val="1"/>
      <w:numFmt w:val="lowerRoman"/>
      <w:lvlText w:val="%3."/>
      <w:lvlJc w:val="right"/>
      <w:pPr>
        <w:ind w:left="2508" w:hanging="180"/>
      </w:pPr>
    </w:lvl>
    <w:lvl w:ilvl="3" w:tplc="0419001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16CA030C"/>
    <w:multiLevelType w:val="hybridMultilevel"/>
    <w:tmpl w:val="D47C1772"/>
    <w:lvl w:ilvl="0" w:tplc="C9A0B0F2">
      <w:start w:val="1"/>
      <w:numFmt w:val="decimal"/>
      <w:lvlText w:val="%1)"/>
      <w:lvlJc w:val="left"/>
      <w:pPr>
        <w:ind w:left="1080" w:hanging="360"/>
      </w:pPr>
      <w:rPr>
        <w:i w:val="0"/>
      </w:rPr>
    </w:lvl>
    <w:lvl w:ilvl="1" w:tplc="04190019" w:tentative="1">
      <w:start w:val="1"/>
      <w:numFmt w:val="lowerLetter"/>
      <w:lvlText w:val="%2."/>
      <w:lvlJc w:val="left"/>
      <w:pPr>
        <w:ind w:left="1452" w:hanging="360"/>
      </w:pPr>
    </w:lvl>
    <w:lvl w:ilvl="2" w:tplc="0419001B" w:tentative="1">
      <w:start w:val="1"/>
      <w:numFmt w:val="lowerRoman"/>
      <w:lvlText w:val="%3."/>
      <w:lvlJc w:val="right"/>
      <w:pPr>
        <w:ind w:left="2172" w:hanging="180"/>
      </w:pPr>
    </w:lvl>
    <w:lvl w:ilvl="3" w:tplc="0419000F" w:tentative="1">
      <w:start w:val="1"/>
      <w:numFmt w:val="decimal"/>
      <w:lvlText w:val="%4."/>
      <w:lvlJc w:val="left"/>
      <w:pPr>
        <w:ind w:left="2892" w:hanging="360"/>
      </w:pPr>
    </w:lvl>
    <w:lvl w:ilvl="4" w:tplc="04190019" w:tentative="1">
      <w:start w:val="1"/>
      <w:numFmt w:val="lowerLetter"/>
      <w:lvlText w:val="%5."/>
      <w:lvlJc w:val="left"/>
      <w:pPr>
        <w:ind w:left="3612" w:hanging="360"/>
      </w:pPr>
    </w:lvl>
    <w:lvl w:ilvl="5" w:tplc="0419001B" w:tentative="1">
      <w:start w:val="1"/>
      <w:numFmt w:val="lowerRoman"/>
      <w:lvlText w:val="%6."/>
      <w:lvlJc w:val="right"/>
      <w:pPr>
        <w:ind w:left="4332" w:hanging="180"/>
      </w:pPr>
    </w:lvl>
    <w:lvl w:ilvl="6" w:tplc="0419000F" w:tentative="1">
      <w:start w:val="1"/>
      <w:numFmt w:val="decimal"/>
      <w:lvlText w:val="%7."/>
      <w:lvlJc w:val="left"/>
      <w:pPr>
        <w:ind w:left="5052" w:hanging="360"/>
      </w:pPr>
    </w:lvl>
    <w:lvl w:ilvl="7" w:tplc="04190019" w:tentative="1">
      <w:start w:val="1"/>
      <w:numFmt w:val="lowerLetter"/>
      <w:lvlText w:val="%8."/>
      <w:lvlJc w:val="left"/>
      <w:pPr>
        <w:ind w:left="5772" w:hanging="360"/>
      </w:pPr>
    </w:lvl>
    <w:lvl w:ilvl="8" w:tplc="0419001B" w:tentative="1">
      <w:start w:val="1"/>
      <w:numFmt w:val="lowerRoman"/>
      <w:lvlText w:val="%9."/>
      <w:lvlJc w:val="right"/>
      <w:pPr>
        <w:ind w:left="6492" w:hanging="180"/>
      </w:pPr>
    </w:lvl>
  </w:abstractNum>
  <w:abstractNum w:abstractNumId="8" w15:restartNumberingAfterBreak="0">
    <w:nsid w:val="1F926D8E"/>
    <w:multiLevelType w:val="hybridMultilevel"/>
    <w:tmpl w:val="980442F8"/>
    <w:lvl w:ilvl="0" w:tplc="3BBC03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2386F2E"/>
    <w:multiLevelType w:val="hybridMultilevel"/>
    <w:tmpl w:val="F368719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15:restartNumberingAfterBreak="0">
    <w:nsid w:val="24A46ACA"/>
    <w:multiLevelType w:val="hybridMultilevel"/>
    <w:tmpl w:val="121862EA"/>
    <w:lvl w:ilvl="0" w:tplc="5CF82E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94324C8"/>
    <w:multiLevelType w:val="hybridMultilevel"/>
    <w:tmpl w:val="1ABACAEA"/>
    <w:lvl w:ilvl="0" w:tplc="0419000F">
      <w:start w:val="1"/>
      <w:numFmt w:val="decimal"/>
      <w:lvlText w:val="%1."/>
      <w:lvlJc w:val="left"/>
      <w:pPr>
        <w:ind w:left="1068" w:hanging="360"/>
      </w:pPr>
      <w:rPr>
        <w:rFonts w:hint="default"/>
      </w:rPr>
    </w:lvl>
    <w:lvl w:ilvl="1" w:tplc="04190001">
      <w:start w:val="1"/>
      <w:numFmt w:val="bullet"/>
      <w:lvlText w:val=""/>
      <w:lvlJc w:val="left"/>
      <w:pPr>
        <w:ind w:left="1788" w:hanging="360"/>
      </w:pPr>
      <w:rPr>
        <w:rFonts w:ascii="Symbol" w:hAnsi="Symbol" w:hint="default"/>
      </w:rPr>
    </w:lvl>
    <w:lvl w:ilvl="2" w:tplc="26560FF0">
      <w:start w:val="1"/>
      <w:numFmt w:val="decimal"/>
      <w:lvlText w:val="%3)"/>
      <w:lvlJc w:val="left"/>
      <w:pPr>
        <w:ind w:left="2688" w:hanging="360"/>
      </w:pPr>
      <w:rPr>
        <w:rFonts w:hint="default"/>
      </w:r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C5161C3"/>
    <w:multiLevelType w:val="hybridMultilevel"/>
    <w:tmpl w:val="7EE6E19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CA26B5D"/>
    <w:multiLevelType w:val="hybridMultilevel"/>
    <w:tmpl w:val="3E5C9D2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5" w15:restartNumberingAfterBreak="0">
    <w:nsid w:val="30740C95"/>
    <w:multiLevelType w:val="hybridMultilevel"/>
    <w:tmpl w:val="F1A6192E"/>
    <w:lvl w:ilvl="0" w:tplc="54162FC0">
      <w:start w:val="1"/>
      <w:numFmt w:val="bullet"/>
      <w:pStyle w:val="a"/>
      <w:lvlText w:val=""/>
      <w:lvlJc w:val="left"/>
      <w:pPr>
        <w:ind w:left="1068" w:hanging="360"/>
      </w:pPr>
      <w:rPr>
        <w:rFonts w:ascii="Symbol" w:eastAsiaTheme="minorHAnsi" w:hAnsi="Symbol" w:cstheme="minorBidi"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16" w15:restartNumberingAfterBreak="0">
    <w:nsid w:val="30CF2D25"/>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12217FD"/>
    <w:multiLevelType w:val="hybridMultilevel"/>
    <w:tmpl w:val="9B72D5B0"/>
    <w:lvl w:ilvl="0" w:tplc="36D27B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31D32A64"/>
    <w:multiLevelType w:val="hybridMultilevel"/>
    <w:tmpl w:val="F132BF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3561B8D"/>
    <w:multiLevelType w:val="hybridMultilevel"/>
    <w:tmpl w:val="275698A8"/>
    <w:lvl w:ilvl="0" w:tplc="DFE848C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36F9359A"/>
    <w:multiLevelType w:val="hybridMultilevel"/>
    <w:tmpl w:val="3C4A5BA6"/>
    <w:lvl w:ilvl="0" w:tplc="CB6A564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38F427D2"/>
    <w:multiLevelType w:val="hybridMultilevel"/>
    <w:tmpl w:val="B6EC2A6E"/>
    <w:lvl w:ilvl="0" w:tplc="0419000F">
      <w:start w:val="1"/>
      <w:numFmt w:val="decimal"/>
      <w:lvlText w:val="%1."/>
      <w:lvlJc w:val="left"/>
      <w:pPr>
        <w:ind w:left="2149" w:hanging="360"/>
      </w:pPr>
    </w:lvl>
    <w:lvl w:ilvl="1" w:tplc="04190019">
      <w:start w:val="1"/>
      <w:numFmt w:val="lowerLetter"/>
      <w:lvlText w:val="%2."/>
      <w:lvlJc w:val="left"/>
      <w:pPr>
        <w:ind w:left="2869" w:hanging="360"/>
      </w:pPr>
    </w:lvl>
    <w:lvl w:ilvl="2" w:tplc="0419001B">
      <w:start w:val="1"/>
      <w:numFmt w:val="lowerRoman"/>
      <w:lvlText w:val="%3."/>
      <w:lvlJc w:val="right"/>
      <w:pPr>
        <w:ind w:left="3589" w:hanging="180"/>
      </w:pPr>
    </w:lvl>
    <w:lvl w:ilvl="3" w:tplc="0419000F">
      <w:start w:val="1"/>
      <w:numFmt w:val="decimal"/>
      <w:lvlText w:val="%4."/>
      <w:lvlJc w:val="left"/>
      <w:pPr>
        <w:ind w:left="4309" w:hanging="360"/>
      </w:pPr>
    </w:lvl>
    <w:lvl w:ilvl="4" w:tplc="04190019">
      <w:start w:val="1"/>
      <w:numFmt w:val="lowerLetter"/>
      <w:lvlText w:val="%5."/>
      <w:lvlJc w:val="left"/>
      <w:pPr>
        <w:ind w:left="5029" w:hanging="360"/>
      </w:pPr>
    </w:lvl>
    <w:lvl w:ilvl="5" w:tplc="0419001B">
      <w:start w:val="1"/>
      <w:numFmt w:val="lowerRoman"/>
      <w:lvlText w:val="%6."/>
      <w:lvlJc w:val="right"/>
      <w:pPr>
        <w:ind w:left="5749" w:hanging="180"/>
      </w:pPr>
    </w:lvl>
    <w:lvl w:ilvl="6" w:tplc="0419000F">
      <w:start w:val="1"/>
      <w:numFmt w:val="decimal"/>
      <w:lvlText w:val="%7."/>
      <w:lvlJc w:val="left"/>
      <w:pPr>
        <w:ind w:left="6469" w:hanging="360"/>
      </w:pPr>
    </w:lvl>
    <w:lvl w:ilvl="7" w:tplc="04190019">
      <w:start w:val="1"/>
      <w:numFmt w:val="lowerLetter"/>
      <w:lvlText w:val="%8."/>
      <w:lvlJc w:val="left"/>
      <w:pPr>
        <w:ind w:left="7189" w:hanging="360"/>
      </w:pPr>
    </w:lvl>
    <w:lvl w:ilvl="8" w:tplc="0419001B">
      <w:start w:val="1"/>
      <w:numFmt w:val="lowerRoman"/>
      <w:lvlText w:val="%9."/>
      <w:lvlJc w:val="right"/>
      <w:pPr>
        <w:ind w:left="7909" w:hanging="180"/>
      </w:pPr>
    </w:lvl>
  </w:abstractNum>
  <w:abstractNum w:abstractNumId="23" w15:restartNumberingAfterBreak="0">
    <w:nsid w:val="3A022E5C"/>
    <w:multiLevelType w:val="hybridMultilevel"/>
    <w:tmpl w:val="FBDA9A58"/>
    <w:lvl w:ilvl="0" w:tplc="49B29A74">
      <w:start w:val="1"/>
      <w:numFmt w:val="decimal"/>
      <w:lvlText w:val="%1)"/>
      <w:lvlJc w:val="left"/>
      <w:pPr>
        <w:ind w:left="1080" w:hanging="360"/>
      </w:pPr>
      <w:rPr>
        <w:rFonts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3B3B034D"/>
    <w:multiLevelType w:val="hybridMultilevel"/>
    <w:tmpl w:val="85D47CC0"/>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6" w15:restartNumberingAfterBreak="0">
    <w:nsid w:val="3F835453"/>
    <w:multiLevelType w:val="hybridMultilevel"/>
    <w:tmpl w:val="A246F85C"/>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pStyle w:val="c"/>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7" w15:restartNumberingAfterBreak="0">
    <w:nsid w:val="41AD4734"/>
    <w:multiLevelType w:val="hybridMultilevel"/>
    <w:tmpl w:val="CA32725A"/>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28" w15:restartNumberingAfterBreak="0">
    <w:nsid w:val="4C68689A"/>
    <w:multiLevelType w:val="multilevel"/>
    <w:tmpl w:val="ACFE27C2"/>
    <w:lvl w:ilvl="0">
      <w:start w:val="1"/>
      <w:numFmt w:val="decimal"/>
      <w:pStyle w:val="1"/>
      <w:suff w:val="space"/>
      <w:lvlText w:val="%1."/>
      <w:lvlJc w:val="left"/>
      <w:pPr>
        <w:ind w:left="0" w:firstLine="0"/>
      </w:pPr>
      <w:rPr>
        <w:rFonts w:hint="default"/>
        <w:lang w:val="ru-RU"/>
      </w:rPr>
    </w:lvl>
    <w:lvl w:ilvl="1">
      <w:start w:val="1"/>
      <w:numFmt w:val="decimal"/>
      <w:pStyle w:val="2"/>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72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suff w:val="space"/>
      <w:lvlText w:val="%1.%2.%3.%4."/>
      <w:lvlJc w:val="left"/>
      <w:pPr>
        <w:ind w:left="0" w:firstLine="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4D502F64"/>
    <w:multiLevelType w:val="hybridMultilevel"/>
    <w:tmpl w:val="AC248108"/>
    <w:lvl w:ilvl="0" w:tplc="AD400E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4FAE1E9E"/>
    <w:multiLevelType w:val="hybridMultilevel"/>
    <w:tmpl w:val="83D4FDCA"/>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1" w15:restartNumberingAfterBreak="0">
    <w:nsid w:val="505104C1"/>
    <w:multiLevelType w:val="multilevel"/>
    <w:tmpl w:val="FB429A90"/>
    <w:lvl w:ilvl="0">
      <w:start w:val="1"/>
      <w:numFmt w:val="decimal"/>
      <w:suff w:val="space"/>
      <w:lvlText w:val="%1."/>
      <w:lvlJc w:val="left"/>
      <w:pPr>
        <w:ind w:left="0" w:firstLine="0"/>
      </w:pPr>
    </w:lvl>
    <w:lvl w:ilvl="1">
      <w:start w:val="1"/>
      <w:numFmt w:val="decimal"/>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2" w15:restartNumberingAfterBreak="0">
    <w:nsid w:val="52635747"/>
    <w:multiLevelType w:val="hybridMultilevel"/>
    <w:tmpl w:val="63C26284"/>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5521111D"/>
    <w:multiLevelType w:val="hybridMultilevel"/>
    <w:tmpl w:val="883289D2"/>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4" w15:restartNumberingAfterBreak="0">
    <w:nsid w:val="584E7706"/>
    <w:multiLevelType w:val="hybridMultilevel"/>
    <w:tmpl w:val="69C881B6"/>
    <w:lvl w:ilvl="0" w:tplc="CBE23B12">
      <w:start w:val="1"/>
      <w:numFmt w:val="decimal"/>
      <w:pStyle w:val="a0"/>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A1F1068"/>
    <w:multiLevelType w:val="hybridMultilevel"/>
    <w:tmpl w:val="1108D53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15:restartNumberingAfterBreak="0">
    <w:nsid w:val="5F0330D5"/>
    <w:multiLevelType w:val="hybridMultilevel"/>
    <w:tmpl w:val="62F4C604"/>
    <w:lvl w:ilvl="0" w:tplc="454845E2">
      <w:start w:val="1"/>
      <w:numFmt w:val="bullet"/>
      <w:pStyle w:val="10"/>
      <w:lvlText w:val=""/>
      <w:lvlJc w:val="left"/>
      <w:pPr>
        <w:ind w:left="720" w:hanging="360"/>
      </w:pPr>
      <w:rPr>
        <w:rFonts w:ascii="Symbol" w:hAnsi="Symbol" w:hint="default"/>
      </w:rPr>
    </w:lvl>
    <w:lvl w:ilvl="1" w:tplc="08FACB90">
      <w:numFmt w:val="bullet"/>
      <w:lvlText w:val="•"/>
      <w:lvlJc w:val="left"/>
      <w:pPr>
        <w:ind w:left="1785" w:hanging="705"/>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321462"/>
    <w:multiLevelType w:val="hybridMultilevel"/>
    <w:tmpl w:val="82961580"/>
    <w:lvl w:ilvl="0" w:tplc="DC1A5D60">
      <w:start w:val="1"/>
      <w:numFmt w:val="decimal"/>
      <w:pStyle w:val="30"/>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786574F"/>
    <w:multiLevelType w:val="hybridMultilevel"/>
    <w:tmpl w:val="A0AC9218"/>
    <w:lvl w:ilvl="0" w:tplc="911A246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15:restartNumberingAfterBreak="0">
    <w:nsid w:val="685143F1"/>
    <w:multiLevelType w:val="hybridMultilevel"/>
    <w:tmpl w:val="73644A92"/>
    <w:lvl w:ilvl="0" w:tplc="0419000F">
      <w:start w:val="1"/>
      <w:numFmt w:val="decimal"/>
      <w:lvlText w:val="%1."/>
      <w:lvlJc w:val="left"/>
      <w:pPr>
        <w:ind w:left="3588" w:hanging="360"/>
      </w:p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40" w15:restartNumberingAfterBreak="0">
    <w:nsid w:val="6E463CAE"/>
    <w:multiLevelType w:val="multilevel"/>
    <w:tmpl w:val="953A77D6"/>
    <w:styleLink w:val="a1"/>
    <w:lvl w:ilvl="0">
      <w:start w:val="1"/>
      <w:numFmt w:val="decimal"/>
      <w:suff w:val="space"/>
      <w:lvlText w:val="%1."/>
      <w:lvlJc w:val="left"/>
      <w:pPr>
        <w:ind w:left="360" w:hanging="360"/>
      </w:pPr>
      <w:rPr>
        <w:rFonts w:ascii="Times New Roman" w:eastAsiaTheme="minorHAnsi" w:hAnsi="Times New Roman" w:cstheme="minorBidi"/>
      </w:rPr>
    </w:lvl>
    <w:lvl w:ilvl="1">
      <w:start w:val="1"/>
      <w:numFmt w:val="decimal"/>
      <w:suff w:val="space"/>
      <w:lvlText w:val="%1.%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6B30EC9"/>
    <w:multiLevelType w:val="hybridMultilevel"/>
    <w:tmpl w:val="BFCEF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2" w15:restartNumberingAfterBreak="0">
    <w:nsid w:val="77012B5B"/>
    <w:multiLevelType w:val="hybridMultilevel"/>
    <w:tmpl w:val="2A2C4B10"/>
    <w:lvl w:ilvl="0" w:tplc="F4063412">
      <w:start w:val="1"/>
      <w:numFmt w:val="decimal"/>
      <w:lvlText w:val="%1."/>
      <w:lvlJc w:val="left"/>
      <w:pPr>
        <w:tabs>
          <w:tab w:val="num" w:pos="1069"/>
        </w:tabs>
        <w:ind w:left="1069" w:hanging="360"/>
      </w:pPr>
      <w:rPr>
        <w:b w:val="0"/>
      </w:rPr>
    </w:lvl>
    <w:lvl w:ilvl="1" w:tplc="04190019">
      <w:start w:val="1"/>
      <w:numFmt w:val="lowerLetter"/>
      <w:lvlText w:val="%2."/>
      <w:lvlJc w:val="left"/>
      <w:pPr>
        <w:tabs>
          <w:tab w:val="num" w:pos="1789"/>
        </w:tabs>
        <w:ind w:left="1789" w:hanging="360"/>
      </w:pPr>
    </w:lvl>
    <w:lvl w:ilvl="2" w:tplc="0419001B">
      <w:start w:val="1"/>
      <w:numFmt w:val="lowerRoman"/>
      <w:lvlText w:val="%3."/>
      <w:lvlJc w:val="right"/>
      <w:pPr>
        <w:tabs>
          <w:tab w:val="num" w:pos="2509"/>
        </w:tabs>
        <w:ind w:left="2509" w:hanging="180"/>
      </w:pPr>
    </w:lvl>
    <w:lvl w:ilvl="3" w:tplc="0419000F">
      <w:start w:val="1"/>
      <w:numFmt w:val="decimal"/>
      <w:lvlText w:val="%4."/>
      <w:lvlJc w:val="left"/>
      <w:pPr>
        <w:tabs>
          <w:tab w:val="num" w:pos="3229"/>
        </w:tabs>
        <w:ind w:left="3229" w:hanging="360"/>
      </w:pPr>
    </w:lvl>
    <w:lvl w:ilvl="4" w:tplc="04190019">
      <w:start w:val="1"/>
      <w:numFmt w:val="lowerLetter"/>
      <w:lvlText w:val="%5."/>
      <w:lvlJc w:val="left"/>
      <w:pPr>
        <w:tabs>
          <w:tab w:val="num" w:pos="3949"/>
        </w:tabs>
        <w:ind w:left="3949" w:hanging="360"/>
      </w:pPr>
    </w:lvl>
    <w:lvl w:ilvl="5" w:tplc="0419001B">
      <w:start w:val="1"/>
      <w:numFmt w:val="lowerRoman"/>
      <w:lvlText w:val="%6."/>
      <w:lvlJc w:val="right"/>
      <w:pPr>
        <w:tabs>
          <w:tab w:val="num" w:pos="4669"/>
        </w:tabs>
        <w:ind w:left="4669" w:hanging="180"/>
      </w:pPr>
    </w:lvl>
    <w:lvl w:ilvl="6" w:tplc="0419000F">
      <w:start w:val="1"/>
      <w:numFmt w:val="decimal"/>
      <w:lvlText w:val="%7."/>
      <w:lvlJc w:val="left"/>
      <w:pPr>
        <w:tabs>
          <w:tab w:val="num" w:pos="5389"/>
        </w:tabs>
        <w:ind w:left="5389" w:hanging="360"/>
      </w:pPr>
    </w:lvl>
    <w:lvl w:ilvl="7" w:tplc="04190019">
      <w:start w:val="1"/>
      <w:numFmt w:val="lowerLetter"/>
      <w:lvlText w:val="%8."/>
      <w:lvlJc w:val="left"/>
      <w:pPr>
        <w:tabs>
          <w:tab w:val="num" w:pos="6109"/>
        </w:tabs>
        <w:ind w:left="6109" w:hanging="360"/>
      </w:pPr>
    </w:lvl>
    <w:lvl w:ilvl="8" w:tplc="0419001B">
      <w:start w:val="1"/>
      <w:numFmt w:val="lowerRoman"/>
      <w:lvlText w:val="%9."/>
      <w:lvlJc w:val="right"/>
      <w:pPr>
        <w:tabs>
          <w:tab w:val="num" w:pos="6829"/>
        </w:tabs>
        <w:ind w:left="6829" w:hanging="180"/>
      </w:pPr>
    </w:lvl>
  </w:abstractNum>
  <w:abstractNum w:abstractNumId="43" w15:restartNumberingAfterBreak="0">
    <w:nsid w:val="77320D42"/>
    <w:multiLevelType w:val="hybridMultilevel"/>
    <w:tmpl w:val="EA320F6E"/>
    <w:lvl w:ilvl="0" w:tplc="42AC4FC4">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15:restartNumberingAfterBreak="0">
    <w:nsid w:val="7978353A"/>
    <w:multiLevelType w:val="hybridMultilevel"/>
    <w:tmpl w:val="A1CE0432"/>
    <w:lvl w:ilvl="0" w:tplc="0BCAC5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15:restartNumberingAfterBreak="0">
    <w:nsid w:val="7F860F2F"/>
    <w:multiLevelType w:val="hybridMultilevel"/>
    <w:tmpl w:val="8FBA7D6C"/>
    <w:lvl w:ilvl="0" w:tplc="5ECC4B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6" w15:restartNumberingAfterBreak="0">
    <w:nsid w:val="7FFC4449"/>
    <w:multiLevelType w:val="hybridMultilevel"/>
    <w:tmpl w:val="CCA09BEE"/>
    <w:lvl w:ilvl="0" w:tplc="623863F0">
      <w:start w:val="2"/>
      <w:numFmt w:val="bullet"/>
      <w:pStyle w:val="a2"/>
      <w:lvlText w:val="•"/>
      <w:lvlJc w:val="left"/>
      <w:pPr>
        <w:ind w:left="1060" w:hanging="34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5"/>
  </w:num>
  <w:num w:numId="3">
    <w:abstractNumId w:val="11"/>
  </w:num>
  <w:num w:numId="4">
    <w:abstractNumId w:val="7"/>
  </w:num>
  <w:num w:numId="5">
    <w:abstractNumId w:val="36"/>
  </w:num>
  <w:num w:numId="6">
    <w:abstractNumId w:val="2"/>
  </w:num>
  <w:num w:numId="7">
    <w:abstractNumId w:val="34"/>
  </w:num>
  <w:num w:numId="8">
    <w:abstractNumId w:val="46"/>
  </w:num>
  <w:num w:numId="9">
    <w:abstractNumId w:val="40"/>
  </w:num>
  <w:num w:numId="10">
    <w:abstractNumId w:val="37"/>
  </w:num>
  <w:num w:numId="11">
    <w:abstractNumId w:val="16"/>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0"/>
  </w:num>
  <w:num w:numId="18">
    <w:abstractNumId w:val="10"/>
  </w:num>
  <w:num w:numId="19">
    <w:abstractNumId w:val="20"/>
  </w:num>
  <w:num w:numId="20">
    <w:abstractNumId w:val="24"/>
  </w:num>
  <w:num w:numId="21">
    <w:abstractNumId w:val="18"/>
  </w:num>
  <w:num w:numId="22">
    <w:abstractNumId w:val="32"/>
  </w:num>
  <w:num w:numId="23">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num>
  <w:num w:numId="25">
    <w:abstractNumId w:val="1"/>
  </w:num>
  <w:num w:numId="26">
    <w:abstractNumId w:val="21"/>
  </w:num>
  <w:num w:numId="27">
    <w:abstractNumId w:val="8"/>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num>
  <w:num w:numId="41">
    <w:abstractNumId w:val="45"/>
  </w:num>
  <w:num w:numId="42">
    <w:abstractNumId w:val="23"/>
  </w:num>
  <w:num w:numId="43">
    <w:abstractNumId w:val="34"/>
    <w:lvlOverride w:ilvl="0">
      <w:startOverride w:val="1"/>
    </w:lvlOverride>
  </w:num>
  <w:num w:numId="44">
    <w:abstractNumId w:val="39"/>
  </w:num>
  <w:num w:numId="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num>
  <w:num w:numId="47">
    <w:abstractNumId w:val="13"/>
  </w:num>
  <w:num w:numId="48">
    <w:abstractNumId w:val="9"/>
  </w:num>
  <w:num w:numId="49">
    <w:abstractNumId w:val="34"/>
    <w:lvlOverride w:ilvl="0">
      <w:startOverride w:val="1"/>
    </w:lvlOverride>
  </w:num>
  <w:num w:numId="50">
    <w:abstractNumId w:val="4"/>
  </w:num>
  <w:num w:numId="51">
    <w:abstractNumId w:val="3"/>
  </w:num>
  <w:num w:numId="52">
    <w:abstractNumId w:val="33"/>
  </w:num>
  <w:num w:numId="53">
    <w:abstractNumId w:val="35"/>
  </w:num>
  <w:num w:numId="54">
    <w:abstractNumId w:val="12"/>
  </w:num>
  <w:num w:numId="55">
    <w:abstractNumId w:val="19"/>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282"/>
    <w:rsid w:val="00002F98"/>
    <w:rsid w:val="0000458D"/>
    <w:rsid w:val="0000678E"/>
    <w:rsid w:val="00010492"/>
    <w:rsid w:val="00014D8C"/>
    <w:rsid w:val="000152E0"/>
    <w:rsid w:val="000178B6"/>
    <w:rsid w:val="0002288F"/>
    <w:rsid w:val="00024AA1"/>
    <w:rsid w:val="00033099"/>
    <w:rsid w:val="00033EAC"/>
    <w:rsid w:val="00035516"/>
    <w:rsid w:val="00035728"/>
    <w:rsid w:val="000369C0"/>
    <w:rsid w:val="000443CD"/>
    <w:rsid w:val="00046896"/>
    <w:rsid w:val="0004725C"/>
    <w:rsid w:val="00055D72"/>
    <w:rsid w:val="0006413E"/>
    <w:rsid w:val="0007015F"/>
    <w:rsid w:val="000762AD"/>
    <w:rsid w:val="000837A7"/>
    <w:rsid w:val="00083C5F"/>
    <w:rsid w:val="00084CC0"/>
    <w:rsid w:val="0008660F"/>
    <w:rsid w:val="000909B3"/>
    <w:rsid w:val="0009148E"/>
    <w:rsid w:val="00096B0F"/>
    <w:rsid w:val="000A27D5"/>
    <w:rsid w:val="000A31F4"/>
    <w:rsid w:val="000A39DA"/>
    <w:rsid w:val="000A3A92"/>
    <w:rsid w:val="000A69FA"/>
    <w:rsid w:val="000B07B2"/>
    <w:rsid w:val="000B1A9D"/>
    <w:rsid w:val="000B510E"/>
    <w:rsid w:val="000B71BE"/>
    <w:rsid w:val="000C518B"/>
    <w:rsid w:val="000D3773"/>
    <w:rsid w:val="000D5EC8"/>
    <w:rsid w:val="000E1EBF"/>
    <w:rsid w:val="000E5715"/>
    <w:rsid w:val="000E6B46"/>
    <w:rsid w:val="000E6F3F"/>
    <w:rsid w:val="000F559E"/>
    <w:rsid w:val="000F56A3"/>
    <w:rsid w:val="001078C1"/>
    <w:rsid w:val="0011026A"/>
    <w:rsid w:val="00115F3F"/>
    <w:rsid w:val="001161F3"/>
    <w:rsid w:val="00117455"/>
    <w:rsid w:val="00120981"/>
    <w:rsid w:val="00122CF5"/>
    <w:rsid w:val="00125AE6"/>
    <w:rsid w:val="001270F6"/>
    <w:rsid w:val="00127B9A"/>
    <w:rsid w:val="00132ED2"/>
    <w:rsid w:val="00135AC6"/>
    <w:rsid w:val="00140F30"/>
    <w:rsid w:val="001421EA"/>
    <w:rsid w:val="00145114"/>
    <w:rsid w:val="00146002"/>
    <w:rsid w:val="0014746C"/>
    <w:rsid w:val="00150EB3"/>
    <w:rsid w:val="0015581F"/>
    <w:rsid w:val="00155AA8"/>
    <w:rsid w:val="00157C0A"/>
    <w:rsid w:val="00164D4C"/>
    <w:rsid w:val="00167414"/>
    <w:rsid w:val="0017021E"/>
    <w:rsid w:val="001708AB"/>
    <w:rsid w:val="00177DF2"/>
    <w:rsid w:val="00181DE7"/>
    <w:rsid w:val="00185943"/>
    <w:rsid w:val="0019278C"/>
    <w:rsid w:val="001965A5"/>
    <w:rsid w:val="00197075"/>
    <w:rsid w:val="00197B8A"/>
    <w:rsid w:val="001A264B"/>
    <w:rsid w:val="001A4035"/>
    <w:rsid w:val="001B2177"/>
    <w:rsid w:val="001B3522"/>
    <w:rsid w:val="001B7ED6"/>
    <w:rsid w:val="001D3C31"/>
    <w:rsid w:val="001D48A7"/>
    <w:rsid w:val="001D621E"/>
    <w:rsid w:val="001D706A"/>
    <w:rsid w:val="001E1CCB"/>
    <w:rsid w:val="001E4353"/>
    <w:rsid w:val="001E79DD"/>
    <w:rsid w:val="001F1699"/>
    <w:rsid w:val="001F2375"/>
    <w:rsid w:val="0020112D"/>
    <w:rsid w:val="002037C6"/>
    <w:rsid w:val="00216C09"/>
    <w:rsid w:val="00217F84"/>
    <w:rsid w:val="00222AFF"/>
    <w:rsid w:val="00223C83"/>
    <w:rsid w:val="00227600"/>
    <w:rsid w:val="002305CE"/>
    <w:rsid w:val="00230B21"/>
    <w:rsid w:val="002353E7"/>
    <w:rsid w:val="002419BC"/>
    <w:rsid w:val="00250CD6"/>
    <w:rsid w:val="00262688"/>
    <w:rsid w:val="002715F6"/>
    <w:rsid w:val="002722BC"/>
    <w:rsid w:val="00274A04"/>
    <w:rsid w:val="002830FF"/>
    <w:rsid w:val="00283412"/>
    <w:rsid w:val="00287A01"/>
    <w:rsid w:val="00294BDD"/>
    <w:rsid w:val="002A0CE5"/>
    <w:rsid w:val="002A2466"/>
    <w:rsid w:val="002C1144"/>
    <w:rsid w:val="002C27F9"/>
    <w:rsid w:val="002C3AE6"/>
    <w:rsid w:val="002C4B69"/>
    <w:rsid w:val="002D47F9"/>
    <w:rsid w:val="002D5F46"/>
    <w:rsid w:val="002E20D0"/>
    <w:rsid w:val="002E21E6"/>
    <w:rsid w:val="002F15CC"/>
    <w:rsid w:val="002F455C"/>
    <w:rsid w:val="002F706D"/>
    <w:rsid w:val="002F779F"/>
    <w:rsid w:val="00301633"/>
    <w:rsid w:val="00301E53"/>
    <w:rsid w:val="00310069"/>
    <w:rsid w:val="003116E8"/>
    <w:rsid w:val="00312A4D"/>
    <w:rsid w:val="00312C41"/>
    <w:rsid w:val="00314BD9"/>
    <w:rsid w:val="00321195"/>
    <w:rsid w:val="0033282E"/>
    <w:rsid w:val="003407DB"/>
    <w:rsid w:val="00352047"/>
    <w:rsid w:val="00356A8A"/>
    <w:rsid w:val="003619C7"/>
    <w:rsid w:val="00361B43"/>
    <w:rsid w:val="00361D62"/>
    <w:rsid w:val="00362C38"/>
    <w:rsid w:val="00364809"/>
    <w:rsid w:val="00364C32"/>
    <w:rsid w:val="003651E5"/>
    <w:rsid w:val="0037273C"/>
    <w:rsid w:val="003731E4"/>
    <w:rsid w:val="003760CF"/>
    <w:rsid w:val="003831EE"/>
    <w:rsid w:val="003935E2"/>
    <w:rsid w:val="0039377F"/>
    <w:rsid w:val="00397F57"/>
    <w:rsid w:val="003B3FB5"/>
    <w:rsid w:val="003B4FE3"/>
    <w:rsid w:val="003C29E4"/>
    <w:rsid w:val="003D2E82"/>
    <w:rsid w:val="003D2F12"/>
    <w:rsid w:val="003D6F2F"/>
    <w:rsid w:val="003E148D"/>
    <w:rsid w:val="003E2E44"/>
    <w:rsid w:val="003E4972"/>
    <w:rsid w:val="003E5737"/>
    <w:rsid w:val="003E69CE"/>
    <w:rsid w:val="003F0293"/>
    <w:rsid w:val="003F636E"/>
    <w:rsid w:val="003F72B1"/>
    <w:rsid w:val="003F7572"/>
    <w:rsid w:val="00400AC8"/>
    <w:rsid w:val="00401F19"/>
    <w:rsid w:val="00402D6A"/>
    <w:rsid w:val="004044EF"/>
    <w:rsid w:val="0040460C"/>
    <w:rsid w:val="004047C4"/>
    <w:rsid w:val="00404D9D"/>
    <w:rsid w:val="004056D7"/>
    <w:rsid w:val="00406383"/>
    <w:rsid w:val="00406CEB"/>
    <w:rsid w:val="004123E7"/>
    <w:rsid w:val="0041564D"/>
    <w:rsid w:val="004168DC"/>
    <w:rsid w:val="00427180"/>
    <w:rsid w:val="004277B9"/>
    <w:rsid w:val="00427DD4"/>
    <w:rsid w:val="00430E20"/>
    <w:rsid w:val="00437711"/>
    <w:rsid w:val="004400B4"/>
    <w:rsid w:val="00447665"/>
    <w:rsid w:val="00457BB5"/>
    <w:rsid w:val="00463537"/>
    <w:rsid w:val="0046792D"/>
    <w:rsid w:val="00467A88"/>
    <w:rsid w:val="0047035B"/>
    <w:rsid w:val="00471D03"/>
    <w:rsid w:val="00471DB4"/>
    <w:rsid w:val="00474331"/>
    <w:rsid w:val="004753DB"/>
    <w:rsid w:val="0048591B"/>
    <w:rsid w:val="004963B7"/>
    <w:rsid w:val="004979FA"/>
    <w:rsid w:val="00497DE4"/>
    <w:rsid w:val="004A0142"/>
    <w:rsid w:val="004A10BE"/>
    <w:rsid w:val="004A6E33"/>
    <w:rsid w:val="004B27C5"/>
    <w:rsid w:val="004C002E"/>
    <w:rsid w:val="004C0555"/>
    <w:rsid w:val="004C0B9E"/>
    <w:rsid w:val="004C0EF4"/>
    <w:rsid w:val="004C1475"/>
    <w:rsid w:val="004C4ABC"/>
    <w:rsid w:val="004C748E"/>
    <w:rsid w:val="004D2D0E"/>
    <w:rsid w:val="004D358A"/>
    <w:rsid w:val="004D582A"/>
    <w:rsid w:val="004D624B"/>
    <w:rsid w:val="004D6545"/>
    <w:rsid w:val="004D79A5"/>
    <w:rsid w:val="004D79AB"/>
    <w:rsid w:val="004E5309"/>
    <w:rsid w:val="004E5957"/>
    <w:rsid w:val="004E686A"/>
    <w:rsid w:val="004F1495"/>
    <w:rsid w:val="004F28E8"/>
    <w:rsid w:val="004F311C"/>
    <w:rsid w:val="004F367F"/>
    <w:rsid w:val="004F7F3F"/>
    <w:rsid w:val="00502B81"/>
    <w:rsid w:val="00511E45"/>
    <w:rsid w:val="00515297"/>
    <w:rsid w:val="005258C7"/>
    <w:rsid w:val="00533A3C"/>
    <w:rsid w:val="005345C4"/>
    <w:rsid w:val="00535F4B"/>
    <w:rsid w:val="0053684E"/>
    <w:rsid w:val="00537C13"/>
    <w:rsid w:val="00540623"/>
    <w:rsid w:val="005445DF"/>
    <w:rsid w:val="005467DF"/>
    <w:rsid w:val="00552CC0"/>
    <w:rsid w:val="00553C66"/>
    <w:rsid w:val="0055538A"/>
    <w:rsid w:val="005566CB"/>
    <w:rsid w:val="00564399"/>
    <w:rsid w:val="00576599"/>
    <w:rsid w:val="00582DD6"/>
    <w:rsid w:val="005840F5"/>
    <w:rsid w:val="0058434E"/>
    <w:rsid w:val="0058620F"/>
    <w:rsid w:val="0058681F"/>
    <w:rsid w:val="0059488C"/>
    <w:rsid w:val="005A18E9"/>
    <w:rsid w:val="005A5E69"/>
    <w:rsid w:val="005B0EE2"/>
    <w:rsid w:val="005B5FD9"/>
    <w:rsid w:val="005C0240"/>
    <w:rsid w:val="005C6E09"/>
    <w:rsid w:val="005D0B51"/>
    <w:rsid w:val="005D1058"/>
    <w:rsid w:val="005D2666"/>
    <w:rsid w:val="005D5BB5"/>
    <w:rsid w:val="005D5DDA"/>
    <w:rsid w:val="005E088F"/>
    <w:rsid w:val="005E2874"/>
    <w:rsid w:val="005E4AE7"/>
    <w:rsid w:val="005F3240"/>
    <w:rsid w:val="005F54A5"/>
    <w:rsid w:val="005F6B02"/>
    <w:rsid w:val="005F6E3B"/>
    <w:rsid w:val="005F7E37"/>
    <w:rsid w:val="00600C78"/>
    <w:rsid w:val="00602595"/>
    <w:rsid w:val="0060583A"/>
    <w:rsid w:val="00613CCE"/>
    <w:rsid w:val="0061736B"/>
    <w:rsid w:val="00636BC0"/>
    <w:rsid w:val="00651D30"/>
    <w:rsid w:val="00653C52"/>
    <w:rsid w:val="00655432"/>
    <w:rsid w:val="0066311C"/>
    <w:rsid w:val="00663C85"/>
    <w:rsid w:val="006744F9"/>
    <w:rsid w:val="006767A6"/>
    <w:rsid w:val="0068434F"/>
    <w:rsid w:val="00685162"/>
    <w:rsid w:val="00686DC5"/>
    <w:rsid w:val="00686F3F"/>
    <w:rsid w:val="00690083"/>
    <w:rsid w:val="006908DF"/>
    <w:rsid w:val="006911A6"/>
    <w:rsid w:val="00694EF1"/>
    <w:rsid w:val="006A3D6F"/>
    <w:rsid w:val="006A40A5"/>
    <w:rsid w:val="006A6EF6"/>
    <w:rsid w:val="006B65C3"/>
    <w:rsid w:val="006C31A7"/>
    <w:rsid w:val="006E2519"/>
    <w:rsid w:val="006F110E"/>
    <w:rsid w:val="006F112B"/>
    <w:rsid w:val="006F4FB6"/>
    <w:rsid w:val="006F7158"/>
    <w:rsid w:val="0071284F"/>
    <w:rsid w:val="00720441"/>
    <w:rsid w:val="00720D2E"/>
    <w:rsid w:val="00721193"/>
    <w:rsid w:val="00722EDC"/>
    <w:rsid w:val="00724810"/>
    <w:rsid w:val="00727BA2"/>
    <w:rsid w:val="00744585"/>
    <w:rsid w:val="00746819"/>
    <w:rsid w:val="00750E63"/>
    <w:rsid w:val="00752D20"/>
    <w:rsid w:val="00761709"/>
    <w:rsid w:val="00761FE0"/>
    <w:rsid w:val="00763B51"/>
    <w:rsid w:val="00764B49"/>
    <w:rsid w:val="00771846"/>
    <w:rsid w:val="0077241B"/>
    <w:rsid w:val="00772FBF"/>
    <w:rsid w:val="0077315F"/>
    <w:rsid w:val="007757B3"/>
    <w:rsid w:val="0078278B"/>
    <w:rsid w:val="00783904"/>
    <w:rsid w:val="00786EF5"/>
    <w:rsid w:val="00792304"/>
    <w:rsid w:val="007A4F78"/>
    <w:rsid w:val="007A61D2"/>
    <w:rsid w:val="007B3819"/>
    <w:rsid w:val="007B43A5"/>
    <w:rsid w:val="007B44F4"/>
    <w:rsid w:val="007B774E"/>
    <w:rsid w:val="007C2F66"/>
    <w:rsid w:val="007C4781"/>
    <w:rsid w:val="007D02B5"/>
    <w:rsid w:val="007D24F0"/>
    <w:rsid w:val="007D57B9"/>
    <w:rsid w:val="007E381C"/>
    <w:rsid w:val="007E3B94"/>
    <w:rsid w:val="007E4847"/>
    <w:rsid w:val="007E6D2C"/>
    <w:rsid w:val="007F08A2"/>
    <w:rsid w:val="007F6368"/>
    <w:rsid w:val="008024FF"/>
    <w:rsid w:val="008034C9"/>
    <w:rsid w:val="008043E9"/>
    <w:rsid w:val="0081002A"/>
    <w:rsid w:val="0081540A"/>
    <w:rsid w:val="00830774"/>
    <w:rsid w:val="0083593F"/>
    <w:rsid w:val="0083681A"/>
    <w:rsid w:val="00842FBD"/>
    <w:rsid w:val="008471BF"/>
    <w:rsid w:val="0085090C"/>
    <w:rsid w:val="00850EB7"/>
    <w:rsid w:val="00852F21"/>
    <w:rsid w:val="008532AE"/>
    <w:rsid w:val="00861E6B"/>
    <w:rsid w:val="00867873"/>
    <w:rsid w:val="00875D47"/>
    <w:rsid w:val="00875E3F"/>
    <w:rsid w:val="00875FB1"/>
    <w:rsid w:val="0088536C"/>
    <w:rsid w:val="00886141"/>
    <w:rsid w:val="0089156F"/>
    <w:rsid w:val="00892989"/>
    <w:rsid w:val="008A5C78"/>
    <w:rsid w:val="008A7B41"/>
    <w:rsid w:val="008B4B6E"/>
    <w:rsid w:val="008B6C91"/>
    <w:rsid w:val="008B7EDC"/>
    <w:rsid w:val="008C2158"/>
    <w:rsid w:val="008C25C9"/>
    <w:rsid w:val="008C6B5A"/>
    <w:rsid w:val="008C7912"/>
    <w:rsid w:val="008D0594"/>
    <w:rsid w:val="008D1650"/>
    <w:rsid w:val="008D2D9A"/>
    <w:rsid w:val="008D5EAA"/>
    <w:rsid w:val="008D61CD"/>
    <w:rsid w:val="008E2A7B"/>
    <w:rsid w:val="008E3282"/>
    <w:rsid w:val="008E5E27"/>
    <w:rsid w:val="008E63F8"/>
    <w:rsid w:val="008F34D8"/>
    <w:rsid w:val="008F7BA1"/>
    <w:rsid w:val="00900BEC"/>
    <w:rsid w:val="00912F5B"/>
    <w:rsid w:val="0092282C"/>
    <w:rsid w:val="00923A1D"/>
    <w:rsid w:val="00930657"/>
    <w:rsid w:val="00941564"/>
    <w:rsid w:val="00942F72"/>
    <w:rsid w:val="0094644D"/>
    <w:rsid w:val="00946468"/>
    <w:rsid w:val="00946C08"/>
    <w:rsid w:val="00950163"/>
    <w:rsid w:val="00951FE9"/>
    <w:rsid w:val="00953B8C"/>
    <w:rsid w:val="0095506B"/>
    <w:rsid w:val="00956A93"/>
    <w:rsid w:val="00961076"/>
    <w:rsid w:val="009617D4"/>
    <w:rsid w:val="00965AC7"/>
    <w:rsid w:val="00965F92"/>
    <w:rsid w:val="00967C39"/>
    <w:rsid w:val="00967C45"/>
    <w:rsid w:val="00972204"/>
    <w:rsid w:val="009824D3"/>
    <w:rsid w:val="00983428"/>
    <w:rsid w:val="009873F2"/>
    <w:rsid w:val="0098779D"/>
    <w:rsid w:val="00990B2A"/>
    <w:rsid w:val="00995DD3"/>
    <w:rsid w:val="00996637"/>
    <w:rsid w:val="009A133B"/>
    <w:rsid w:val="009A75A1"/>
    <w:rsid w:val="009B3116"/>
    <w:rsid w:val="009C6FA0"/>
    <w:rsid w:val="009C7946"/>
    <w:rsid w:val="009D5547"/>
    <w:rsid w:val="009E0FC1"/>
    <w:rsid w:val="009E1AB9"/>
    <w:rsid w:val="009E1D30"/>
    <w:rsid w:val="009E447B"/>
    <w:rsid w:val="00A01F2E"/>
    <w:rsid w:val="00A04B7A"/>
    <w:rsid w:val="00A06E1F"/>
    <w:rsid w:val="00A106AA"/>
    <w:rsid w:val="00A13885"/>
    <w:rsid w:val="00A239C6"/>
    <w:rsid w:val="00A2417E"/>
    <w:rsid w:val="00A26036"/>
    <w:rsid w:val="00A419C4"/>
    <w:rsid w:val="00A4599F"/>
    <w:rsid w:val="00A503ED"/>
    <w:rsid w:val="00A5339F"/>
    <w:rsid w:val="00A75C5E"/>
    <w:rsid w:val="00A75FEB"/>
    <w:rsid w:val="00A816E8"/>
    <w:rsid w:val="00A824E4"/>
    <w:rsid w:val="00A85935"/>
    <w:rsid w:val="00A92CD1"/>
    <w:rsid w:val="00AA18D0"/>
    <w:rsid w:val="00AA1F1D"/>
    <w:rsid w:val="00AA24A7"/>
    <w:rsid w:val="00AB6819"/>
    <w:rsid w:val="00AB7505"/>
    <w:rsid w:val="00AB7FD4"/>
    <w:rsid w:val="00AC1627"/>
    <w:rsid w:val="00AC488B"/>
    <w:rsid w:val="00AD18E8"/>
    <w:rsid w:val="00AD522D"/>
    <w:rsid w:val="00AD7357"/>
    <w:rsid w:val="00AE17CD"/>
    <w:rsid w:val="00AE666E"/>
    <w:rsid w:val="00AE7EFB"/>
    <w:rsid w:val="00AF11D7"/>
    <w:rsid w:val="00AF15FF"/>
    <w:rsid w:val="00AF1625"/>
    <w:rsid w:val="00B027B9"/>
    <w:rsid w:val="00B02ABD"/>
    <w:rsid w:val="00B14284"/>
    <w:rsid w:val="00B2012E"/>
    <w:rsid w:val="00B20C35"/>
    <w:rsid w:val="00B213C3"/>
    <w:rsid w:val="00B24BEF"/>
    <w:rsid w:val="00B2640F"/>
    <w:rsid w:val="00B319FD"/>
    <w:rsid w:val="00B36D7B"/>
    <w:rsid w:val="00B500DB"/>
    <w:rsid w:val="00B51AC6"/>
    <w:rsid w:val="00B51F88"/>
    <w:rsid w:val="00B52A66"/>
    <w:rsid w:val="00B62419"/>
    <w:rsid w:val="00B6765D"/>
    <w:rsid w:val="00B75F02"/>
    <w:rsid w:val="00B76AFA"/>
    <w:rsid w:val="00B817D6"/>
    <w:rsid w:val="00B84011"/>
    <w:rsid w:val="00B87EB8"/>
    <w:rsid w:val="00B909A3"/>
    <w:rsid w:val="00B9174F"/>
    <w:rsid w:val="00B92A4A"/>
    <w:rsid w:val="00B978D7"/>
    <w:rsid w:val="00BA0637"/>
    <w:rsid w:val="00BA1FFD"/>
    <w:rsid w:val="00BA7E46"/>
    <w:rsid w:val="00BB044F"/>
    <w:rsid w:val="00BB5391"/>
    <w:rsid w:val="00BC0E88"/>
    <w:rsid w:val="00BC1E8B"/>
    <w:rsid w:val="00BC32B0"/>
    <w:rsid w:val="00BC3723"/>
    <w:rsid w:val="00BD0F63"/>
    <w:rsid w:val="00BD12D9"/>
    <w:rsid w:val="00BD60DB"/>
    <w:rsid w:val="00BD774A"/>
    <w:rsid w:val="00BE020F"/>
    <w:rsid w:val="00BE6721"/>
    <w:rsid w:val="00BE6B02"/>
    <w:rsid w:val="00BE7351"/>
    <w:rsid w:val="00BF04B8"/>
    <w:rsid w:val="00BF1C95"/>
    <w:rsid w:val="00C05EB9"/>
    <w:rsid w:val="00C063A7"/>
    <w:rsid w:val="00C0783C"/>
    <w:rsid w:val="00C11D61"/>
    <w:rsid w:val="00C15904"/>
    <w:rsid w:val="00C15989"/>
    <w:rsid w:val="00C16FF4"/>
    <w:rsid w:val="00C17796"/>
    <w:rsid w:val="00C2268F"/>
    <w:rsid w:val="00C3692B"/>
    <w:rsid w:val="00C36983"/>
    <w:rsid w:val="00C37C61"/>
    <w:rsid w:val="00C44294"/>
    <w:rsid w:val="00C5178E"/>
    <w:rsid w:val="00C51D18"/>
    <w:rsid w:val="00C55F6A"/>
    <w:rsid w:val="00C56043"/>
    <w:rsid w:val="00C57B27"/>
    <w:rsid w:val="00C62A7C"/>
    <w:rsid w:val="00C6433C"/>
    <w:rsid w:val="00C66A5E"/>
    <w:rsid w:val="00C67812"/>
    <w:rsid w:val="00C703D2"/>
    <w:rsid w:val="00C77785"/>
    <w:rsid w:val="00C85617"/>
    <w:rsid w:val="00C87739"/>
    <w:rsid w:val="00C91832"/>
    <w:rsid w:val="00C91C07"/>
    <w:rsid w:val="00C97A7F"/>
    <w:rsid w:val="00CA3AA9"/>
    <w:rsid w:val="00CA550E"/>
    <w:rsid w:val="00CA7A75"/>
    <w:rsid w:val="00CB09FA"/>
    <w:rsid w:val="00CB22B7"/>
    <w:rsid w:val="00CC41E6"/>
    <w:rsid w:val="00CC6AE4"/>
    <w:rsid w:val="00CC7EAF"/>
    <w:rsid w:val="00CD0AB9"/>
    <w:rsid w:val="00CD4EBE"/>
    <w:rsid w:val="00CD4F72"/>
    <w:rsid w:val="00CE3EE0"/>
    <w:rsid w:val="00CE6007"/>
    <w:rsid w:val="00D01ECD"/>
    <w:rsid w:val="00D13F47"/>
    <w:rsid w:val="00D21D4D"/>
    <w:rsid w:val="00D24957"/>
    <w:rsid w:val="00D24A7E"/>
    <w:rsid w:val="00D43F84"/>
    <w:rsid w:val="00D526D4"/>
    <w:rsid w:val="00D53848"/>
    <w:rsid w:val="00D55875"/>
    <w:rsid w:val="00D57728"/>
    <w:rsid w:val="00D60877"/>
    <w:rsid w:val="00D701F8"/>
    <w:rsid w:val="00D75B23"/>
    <w:rsid w:val="00D75D8B"/>
    <w:rsid w:val="00D806E0"/>
    <w:rsid w:val="00D81C4C"/>
    <w:rsid w:val="00D8723B"/>
    <w:rsid w:val="00D90720"/>
    <w:rsid w:val="00DA0D1F"/>
    <w:rsid w:val="00DA4AB9"/>
    <w:rsid w:val="00DA6BBA"/>
    <w:rsid w:val="00DB2BAD"/>
    <w:rsid w:val="00DB60D9"/>
    <w:rsid w:val="00DC200B"/>
    <w:rsid w:val="00DC20BB"/>
    <w:rsid w:val="00DC2C43"/>
    <w:rsid w:val="00DC2EA5"/>
    <w:rsid w:val="00DD2612"/>
    <w:rsid w:val="00DD2A24"/>
    <w:rsid w:val="00DD7B70"/>
    <w:rsid w:val="00DE28A2"/>
    <w:rsid w:val="00DE2DE2"/>
    <w:rsid w:val="00DE3FFB"/>
    <w:rsid w:val="00DF1066"/>
    <w:rsid w:val="00E0663C"/>
    <w:rsid w:val="00E13D7E"/>
    <w:rsid w:val="00E142A5"/>
    <w:rsid w:val="00E14A83"/>
    <w:rsid w:val="00E26361"/>
    <w:rsid w:val="00E26DE3"/>
    <w:rsid w:val="00E27CF3"/>
    <w:rsid w:val="00E307EE"/>
    <w:rsid w:val="00E40DB1"/>
    <w:rsid w:val="00E433E4"/>
    <w:rsid w:val="00E445E5"/>
    <w:rsid w:val="00E45E3B"/>
    <w:rsid w:val="00E50985"/>
    <w:rsid w:val="00E50B7E"/>
    <w:rsid w:val="00E52682"/>
    <w:rsid w:val="00E55A81"/>
    <w:rsid w:val="00E60172"/>
    <w:rsid w:val="00E621AD"/>
    <w:rsid w:val="00E62220"/>
    <w:rsid w:val="00E626C9"/>
    <w:rsid w:val="00E63B8E"/>
    <w:rsid w:val="00E679DE"/>
    <w:rsid w:val="00E70D38"/>
    <w:rsid w:val="00E74C40"/>
    <w:rsid w:val="00E75190"/>
    <w:rsid w:val="00E82EB4"/>
    <w:rsid w:val="00E87791"/>
    <w:rsid w:val="00E87C7F"/>
    <w:rsid w:val="00E9251B"/>
    <w:rsid w:val="00E9355C"/>
    <w:rsid w:val="00EA2E33"/>
    <w:rsid w:val="00EA5533"/>
    <w:rsid w:val="00EA57F7"/>
    <w:rsid w:val="00EB015C"/>
    <w:rsid w:val="00EB4FD4"/>
    <w:rsid w:val="00EC2A8D"/>
    <w:rsid w:val="00EE37E6"/>
    <w:rsid w:val="00EF0AFE"/>
    <w:rsid w:val="00EF50ED"/>
    <w:rsid w:val="00EF567C"/>
    <w:rsid w:val="00F07597"/>
    <w:rsid w:val="00F10855"/>
    <w:rsid w:val="00F11E8E"/>
    <w:rsid w:val="00F1535A"/>
    <w:rsid w:val="00F17BDA"/>
    <w:rsid w:val="00F33FD0"/>
    <w:rsid w:val="00F3737F"/>
    <w:rsid w:val="00F50E97"/>
    <w:rsid w:val="00F517E8"/>
    <w:rsid w:val="00F54AAA"/>
    <w:rsid w:val="00F61418"/>
    <w:rsid w:val="00F64A75"/>
    <w:rsid w:val="00F732C6"/>
    <w:rsid w:val="00F73B10"/>
    <w:rsid w:val="00F750F7"/>
    <w:rsid w:val="00F75C86"/>
    <w:rsid w:val="00F96B16"/>
    <w:rsid w:val="00FA4A04"/>
    <w:rsid w:val="00FA7EC9"/>
    <w:rsid w:val="00FB215B"/>
    <w:rsid w:val="00FB5756"/>
    <w:rsid w:val="00FC5A4C"/>
    <w:rsid w:val="00FC5D09"/>
    <w:rsid w:val="00FD04BD"/>
    <w:rsid w:val="00FD089D"/>
    <w:rsid w:val="00FE432F"/>
    <w:rsid w:val="00FF10B7"/>
    <w:rsid w:val="00FF73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21DC6"/>
  <w15:chartTrackingRefBased/>
  <w15:docId w15:val="{E7AB0B85-2E5E-4054-839B-B67518A10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A85935"/>
    <w:pPr>
      <w:spacing w:after="0" w:line="360" w:lineRule="auto"/>
      <w:ind w:firstLine="720"/>
      <w:jc w:val="both"/>
    </w:pPr>
    <w:rPr>
      <w:rFonts w:ascii="Times New Roman" w:hAnsi="Times New Roman"/>
      <w:sz w:val="28"/>
    </w:rPr>
  </w:style>
  <w:style w:type="paragraph" w:styleId="1">
    <w:name w:val="heading 1"/>
    <w:basedOn w:val="a3"/>
    <w:next w:val="a3"/>
    <w:link w:val="11"/>
    <w:uiPriority w:val="9"/>
    <w:qFormat/>
    <w:rsid w:val="005F7E37"/>
    <w:pPr>
      <w:keepNext/>
      <w:keepLines/>
      <w:pageBreakBefore/>
      <w:numPr>
        <w:numId w:val="1"/>
      </w:numPr>
      <w:jc w:val="center"/>
      <w:outlineLvl w:val="0"/>
    </w:pPr>
    <w:rPr>
      <w:rFonts w:eastAsiaTheme="majorEastAsia" w:cstheme="majorBidi"/>
      <w:b/>
      <w:caps/>
      <w:sz w:val="32"/>
      <w:szCs w:val="32"/>
    </w:rPr>
  </w:style>
  <w:style w:type="paragraph" w:styleId="2">
    <w:name w:val="heading 2"/>
    <w:basedOn w:val="1"/>
    <w:next w:val="a3"/>
    <w:link w:val="20"/>
    <w:uiPriority w:val="9"/>
    <w:unhideWhenUsed/>
    <w:qFormat/>
    <w:rsid w:val="006C31A7"/>
    <w:pPr>
      <w:pageBreakBefore w:val="0"/>
      <w:numPr>
        <w:ilvl w:val="1"/>
      </w:numPr>
      <w:outlineLvl w:val="1"/>
    </w:pPr>
    <w:rPr>
      <w:caps w:val="0"/>
      <w:sz w:val="28"/>
    </w:rPr>
  </w:style>
  <w:style w:type="paragraph" w:styleId="3">
    <w:name w:val="heading 3"/>
    <w:basedOn w:val="a3"/>
    <w:next w:val="a3"/>
    <w:link w:val="31"/>
    <w:uiPriority w:val="9"/>
    <w:unhideWhenUsed/>
    <w:qFormat/>
    <w:rsid w:val="00AA24A7"/>
    <w:pPr>
      <w:keepNext/>
      <w:keepLines/>
      <w:numPr>
        <w:ilvl w:val="2"/>
        <w:numId w:val="1"/>
      </w:numPr>
      <w:jc w:val="left"/>
      <w:outlineLvl w:val="2"/>
    </w:pPr>
    <w:rPr>
      <w:rFonts w:eastAsiaTheme="majorEastAsia" w:cstheme="majorBidi"/>
      <w:b/>
      <w:i/>
      <w:szCs w:val="24"/>
    </w:rPr>
  </w:style>
  <w:style w:type="paragraph" w:styleId="4">
    <w:name w:val="heading 4"/>
    <w:basedOn w:val="3"/>
    <w:next w:val="a3"/>
    <w:link w:val="40"/>
    <w:uiPriority w:val="9"/>
    <w:unhideWhenUsed/>
    <w:qFormat/>
    <w:rsid w:val="001421EA"/>
    <w:pPr>
      <w:numPr>
        <w:ilvl w:val="3"/>
      </w:numPr>
      <w:spacing w:before="40"/>
      <w:jc w:val="both"/>
      <w:outlineLvl w:val="3"/>
    </w:pPr>
    <w:rPr>
      <w:b w:val="0"/>
      <w:iCs/>
    </w:rPr>
  </w:style>
  <w:style w:type="paragraph" w:styleId="5">
    <w:name w:val="heading 5"/>
    <w:basedOn w:val="a3"/>
    <w:next w:val="a3"/>
    <w:link w:val="50"/>
    <w:uiPriority w:val="9"/>
    <w:unhideWhenUsed/>
    <w:qFormat/>
    <w:rsid w:val="002F779F"/>
    <w:pPr>
      <w:keepNext/>
      <w:keepLines/>
      <w:spacing w:before="40"/>
      <w:ind w:left="4978" w:hanging="1008"/>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unhideWhenUsed/>
    <w:qFormat/>
    <w:rsid w:val="002F779F"/>
    <w:pPr>
      <w:keepNext/>
      <w:keepLines/>
      <w:spacing w:before="40"/>
      <w:ind w:left="5122" w:hanging="1152"/>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2F779F"/>
    <w:pPr>
      <w:keepNext/>
      <w:keepLines/>
      <w:spacing w:before="40"/>
      <w:ind w:left="5266" w:hanging="1296"/>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2F779F"/>
    <w:pPr>
      <w:keepNext/>
      <w:keepLines/>
      <w:spacing w:before="40"/>
      <w:ind w:left="541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2F779F"/>
    <w:pPr>
      <w:keepNext/>
      <w:keepLines/>
      <w:spacing w:before="40"/>
      <w:ind w:left="5554" w:hanging="1584"/>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aliases w:val="Таблицы,Список1"/>
    <w:basedOn w:val="a3"/>
    <w:link w:val="a8"/>
    <w:uiPriority w:val="34"/>
    <w:qFormat/>
    <w:rsid w:val="00E433E4"/>
    <w:pPr>
      <w:ind w:left="720"/>
      <w:contextualSpacing/>
    </w:pPr>
  </w:style>
  <w:style w:type="paragraph" w:styleId="a9">
    <w:name w:val="Normal (Web)"/>
    <w:basedOn w:val="a3"/>
    <w:uiPriority w:val="99"/>
    <w:unhideWhenUsed/>
    <w:rsid w:val="00E433E4"/>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11">
    <w:name w:val="Заголовок 1 Знак"/>
    <w:basedOn w:val="a4"/>
    <w:link w:val="1"/>
    <w:uiPriority w:val="9"/>
    <w:rsid w:val="005F7E37"/>
    <w:rPr>
      <w:rFonts w:ascii="Times New Roman" w:eastAsiaTheme="majorEastAsia" w:hAnsi="Times New Roman" w:cstheme="majorBidi"/>
      <w:b/>
      <w:caps/>
      <w:sz w:val="32"/>
      <w:szCs w:val="32"/>
    </w:rPr>
  </w:style>
  <w:style w:type="character" w:customStyle="1" w:styleId="20">
    <w:name w:val="Заголовок 2 Знак"/>
    <w:basedOn w:val="a4"/>
    <w:link w:val="2"/>
    <w:uiPriority w:val="9"/>
    <w:rsid w:val="006C31A7"/>
    <w:rPr>
      <w:rFonts w:ascii="Times New Roman" w:eastAsiaTheme="majorEastAsia" w:hAnsi="Times New Roman" w:cstheme="majorBidi"/>
      <w:b/>
      <w:sz w:val="28"/>
      <w:szCs w:val="32"/>
    </w:rPr>
  </w:style>
  <w:style w:type="character" w:customStyle="1" w:styleId="31">
    <w:name w:val="Заголовок 3 Знак"/>
    <w:basedOn w:val="a4"/>
    <w:link w:val="3"/>
    <w:uiPriority w:val="9"/>
    <w:rsid w:val="00AA24A7"/>
    <w:rPr>
      <w:rFonts w:ascii="Times New Roman" w:eastAsiaTheme="majorEastAsia" w:hAnsi="Times New Roman" w:cstheme="majorBidi"/>
      <w:b/>
      <w:i/>
      <w:sz w:val="28"/>
      <w:szCs w:val="24"/>
    </w:rPr>
  </w:style>
  <w:style w:type="paragraph" w:styleId="aa">
    <w:name w:val="header"/>
    <w:basedOn w:val="a3"/>
    <w:link w:val="ab"/>
    <w:uiPriority w:val="99"/>
    <w:unhideWhenUsed/>
    <w:rsid w:val="00AA1F1D"/>
    <w:pPr>
      <w:tabs>
        <w:tab w:val="center" w:pos="4677"/>
        <w:tab w:val="right" w:pos="9355"/>
      </w:tabs>
      <w:spacing w:line="240" w:lineRule="auto"/>
    </w:pPr>
  </w:style>
  <w:style w:type="character" w:customStyle="1" w:styleId="ab">
    <w:name w:val="Верхний колонтитул Знак"/>
    <w:basedOn w:val="a4"/>
    <w:link w:val="aa"/>
    <w:uiPriority w:val="99"/>
    <w:rsid w:val="00AA1F1D"/>
    <w:rPr>
      <w:rFonts w:ascii="Times New Roman" w:hAnsi="Times New Roman"/>
      <w:sz w:val="28"/>
    </w:rPr>
  </w:style>
  <w:style w:type="paragraph" w:styleId="ac">
    <w:name w:val="footer"/>
    <w:basedOn w:val="a3"/>
    <w:link w:val="ad"/>
    <w:uiPriority w:val="99"/>
    <w:unhideWhenUsed/>
    <w:rsid w:val="00AA1F1D"/>
    <w:pPr>
      <w:tabs>
        <w:tab w:val="center" w:pos="4677"/>
        <w:tab w:val="right" w:pos="9355"/>
      </w:tabs>
      <w:spacing w:line="240" w:lineRule="auto"/>
    </w:pPr>
  </w:style>
  <w:style w:type="character" w:customStyle="1" w:styleId="ad">
    <w:name w:val="Нижний колонтитул Знак"/>
    <w:basedOn w:val="a4"/>
    <w:link w:val="ac"/>
    <w:uiPriority w:val="99"/>
    <w:rsid w:val="00AA1F1D"/>
    <w:rPr>
      <w:rFonts w:ascii="Times New Roman" w:hAnsi="Times New Roman"/>
      <w:sz w:val="28"/>
    </w:rPr>
  </w:style>
  <w:style w:type="paragraph" w:styleId="ae">
    <w:name w:val="TOC Heading"/>
    <w:basedOn w:val="1"/>
    <w:next w:val="a3"/>
    <w:uiPriority w:val="39"/>
    <w:unhideWhenUsed/>
    <w:qFormat/>
    <w:rsid w:val="00AA1F1D"/>
    <w:pPr>
      <w:pageBreakBefore w:val="0"/>
      <w:numPr>
        <w:numId w:val="0"/>
      </w:numPr>
      <w:spacing w:before="240" w:line="259" w:lineRule="auto"/>
      <w:jc w:val="left"/>
      <w:outlineLvl w:val="9"/>
    </w:pPr>
    <w:rPr>
      <w:rFonts w:asciiTheme="majorHAnsi" w:hAnsiTheme="majorHAnsi"/>
      <w:b w:val="0"/>
      <w:color w:val="2E74B5" w:themeColor="accent1" w:themeShade="BF"/>
      <w:lang w:eastAsia="ru-RU"/>
    </w:rPr>
  </w:style>
  <w:style w:type="paragraph" w:styleId="12">
    <w:name w:val="toc 1"/>
    <w:basedOn w:val="a3"/>
    <w:next w:val="a3"/>
    <w:link w:val="13"/>
    <w:autoRedefine/>
    <w:uiPriority w:val="39"/>
    <w:unhideWhenUsed/>
    <w:qFormat/>
    <w:rsid w:val="00CC7EAF"/>
    <w:pPr>
      <w:tabs>
        <w:tab w:val="right" w:leader="dot" w:pos="9628"/>
      </w:tabs>
      <w:spacing w:after="100"/>
      <w:ind w:left="720" w:firstLine="0"/>
    </w:pPr>
  </w:style>
  <w:style w:type="paragraph" w:styleId="21">
    <w:name w:val="toc 2"/>
    <w:basedOn w:val="a3"/>
    <w:next w:val="a3"/>
    <w:autoRedefine/>
    <w:uiPriority w:val="39"/>
    <w:unhideWhenUsed/>
    <w:qFormat/>
    <w:rsid w:val="00C6433C"/>
    <w:pPr>
      <w:tabs>
        <w:tab w:val="right" w:leader="dot" w:pos="9628"/>
      </w:tabs>
      <w:ind w:left="278"/>
    </w:pPr>
  </w:style>
  <w:style w:type="paragraph" w:styleId="32">
    <w:name w:val="toc 3"/>
    <w:basedOn w:val="a3"/>
    <w:next w:val="a3"/>
    <w:autoRedefine/>
    <w:uiPriority w:val="39"/>
    <w:unhideWhenUsed/>
    <w:qFormat/>
    <w:rsid w:val="000A31F4"/>
    <w:pPr>
      <w:tabs>
        <w:tab w:val="left" w:pos="2131"/>
        <w:tab w:val="right" w:leader="dot" w:pos="9628"/>
      </w:tabs>
      <w:ind w:left="1281" w:firstLine="0"/>
    </w:pPr>
  </w:style>
  <w:style w:type="character" w:styleId="af">
    <w:name w:val="Hyperlink"/>
    <w:basedOn w:val="a4"/>
    <w:uiPriority w:val="99"/>
    <w:unhideWhenUsed/>
    <w:rsid w:val="00AA1F1D"/>
    <w:rPr>
      <w:color w:val="0563C1" w:themeColor="hyperlink"/>
      <w:u w:val="single"/>
    </w:rPr>
  </w:style>
  <w:style w:type="paragraph" w:styleId="af0">
    <w:name w:val="caption"/>
    <w:aliases w:val="Таблица"/>
    <w:basedOn w:val="a3"/>
    <w:next w:val="a3"/>
    <w:uiPriority w:val="35"/>
    <w:unhideWhenUsed/>
    <w:qFormat/>
    <w:rsid w:val="003935E2"/>
    <w:pPr>
      <w:spacing w:after="200" w:line="240" w:lineRule="auto"/>
      <w:ind w:firstLine="0"/>
      <w:jc w:val="right"/>
    </w:pPr>
    <w:rPr>
      <w:b/>
      <w:i/>
      <w:iCs/>
      <w:szCs w:val="18"/>
    </w:rPr>
  </w:style>
  <w:style w:type="character" w:customStyle="1" w:styleId="40">
    <w:name w:val="Заголовок 4 Знак"/>
    <w:basedOn w:val="a4"/>
    <w:link w:val="4"/>
    <w:uiPriority w:val="9"/>
    <w:rsid w:val="001421EA"/>
    <w:rPr>
      <w:rFonts w:ascii="Times New Roman" w:eastAsiaTheme="majorEastAsia" w:hAnsi="Times New Roman" w:cstheme="majorBidi"/>
      <w:i/>
      <w:iCs/>
      <w:sz w:val="28"/>
      <w:szCs w:val="24"/>
    </w:rPr>
  </w:style>
  <w:style w:type="character" w:styleId="af1">
    <w:name w:val="annotation reference"/>
    <w:basedOn w:val="a4"/>
    <w:uiPriority w:val="99"/>
    <w:semiHidden/>
    <w:unhideWhenUsed/>
    <w:rsid w:val="00636BC0"/>
    <w:rPr>
      <w:sz w:val="16"/>
      <w:szCs w:val="16"/>
    </w:rPr>
  </w:style>
  <w:style w:type="paragraph" w:styleId="af2">
    <w:name w:val="annotation text"/>
    <w:basedOn w:val="a3"/>
    <w:link w:val="af3"/>
    <w:uiPriority w:val="99"/>
    <w:semiHidden/>
    <w:unhideWhenUsed/>
    <w:rsid w:val="00636BC0"/>
    <w:pPr>
      <w:spacing w:line="240" w:lineRule="auto"/>
    </w:pPr>
    <w:rPr>
      <w:sz w:val="20"/>
      <w:szCs w:val="20"/>
    </w:rPr>
  </w:style>
  <w:style w:type="character" w:customStyle="1" w:styleId="af3">
    <w:name w:val="Текст примечания Знак"/>
    <w:basedOn w:val="a4"/>
    <w:link w:val="af2"/>
    <w:uiPriority w:val="99"/>
    <w:semiHidden/>
    <w:rsid w:val="00636BC0"/>
    <w:rPr>
      <w:rFonts w:ascii="Times New Roman" w:hAnsi="Times New Roman"/>
      <w:sz w:val="20"/>
      <w:szCs w:val="20"/>
    </w:rPr>
  </w:style>
  <w:style w:type="paragraph" w:styleId="af4">
    <w:name w:val="annotation subject"/>
    <w:basedOn w:val="af2"/>
    <w:next w:val="af2"/>
    <w:link w:val="af5"/>
    <w:uiPriority w:val="99"/>
    <w:semiHidden/>
    <w:unhideWhenUsed/>
    <w:rsid w:val="00636BC0"/>
    <w:rPr>
      <w:b/>
      <w:bCs/>
    </w:rPr>
  </w:style>
  <w:style w:type="character" w:customStyle="1" w:styleId="af5">
    <w:name w:val="Тема примечания Знак"/>
    <w:basedOn w:val="af3"/>
    <w:link w:val="af4"/>
    <w:uiPriority w:val="99"/>
    <w:semiHidden/>
    <w:rsid w:val="00636BC0"/>
    <w:rPr>
      <w:rFonts w:ascii="Times New Roman" w:hAnsi="Times New Roman"/>
      <w:b/>
      <w:bCs/>
      <w:sz w:val="20"/>
      <w:szCs w:val="20"/>
    </w:rPr>
  </w:style>
  <w:style w:type="paragraph" w:styleId="af6">
    <w:name w:val="Balloon Text"/>
    <w:basedOn w:val="a3"/>
    <w:link w:val="af7"/>
    <w:uiPriority w:val="99"/>
    <w:semiHidden/>
    <w:unhideWhenUsed/>
    <w:rsid w:val="00636BC0"/>
    <w:pPr>
      <w:spacing w:line="240" w:lineRule="auto"/>
    </w:pPr>
    <w:rPr>
      <w:rFonts w:ascii="Segoe UI" w:hAnsi="Segoe UI" w:cs="Segoe UI"/>
      <w:sz w:val="18"/>
      <w:szCs w:val="18"/>
    </w:rPr>
  </w:style>
  <w:style w:type="character" w:customStyle="1" w:styleId="af7">
    <w:name w:val="Текст выноски Знак"/>
    <w:basedOn w:val="a4"/>
    <w:link w:val="af6"/>
    <w:uiPriority w:val="99"/>
    <w:semiHidden/>
    <w:rsid w:val="00636BC0"/>
    <w:rPr>
      <w:rFonts w:ascii="Segoe UI" w:hAnsi="Segoe UI" w:cs="Segoe UI"/>
      <w:sz w:val="18"/>
      <w:szCs w:val="18"/>
    </w:rPr>
  </w:style>
  <w:style w:type="paragraph" w:styleId="af8">
    <w:name w:val="No Spacing"/>
    <w:uiPriority w:val="1"/>
    <w:qFormat/>
    <w:rsid w:val="002419BC"/>
    <w:pPr>
      <w:spacing w:after="0" w:line="240" w:lineRule="auto"/>
      <w:ind w:firstLine="720"/>
      <w:jc w:val="both"/>
    </w:pPr>
    <w:rPr>
      <w:rFonts w:ascii="Times New Roman" w:hAnsi="Times New Roman"/>
      <w:sz w:val="28"/>
    </w:rPr>
  </w:style>
  <w:style w:type="character" w:customStyle="1" w:styleId="a8">
    <w:name w:val="Абзац списка Знак"/>
    <w:aliases w:val="Таблицы Знак,Список1 Знак"/>
    <w:basedOn w:val="a4"/>
    <w:link w:val="a7"/>
    <w:uiPriority w:val="34"/>
    <w:rsid w:val="002419BC"/>
    <w:rPr>
      <w:rFonts w:ascii="Times New Roman" w:hAnsi="Times New Roman"/>
      <w:sz w:val="28"/>
    </w:rPr>
  </w:style>
  <w:style w:type="paragraph" w:customStyle="1" w:styleId="10">
    <w:name w:val="Диплом Список1"/>
    <w:basedOn w:val="a3"/>
    <w:link w:val="14"/>
    <w:qFormat/>
    <w:rsid w:val="007B3819"/>
    <w:pPr>
      <w:numPr>
        <w:numId w:val="5"/>
      </w:numPr>
    </w:pPr>
    <w:rPr>
      <w:rFonts w:eastAsia="Calibri" w:cs="Times New Roman"/>
      <w:lang w:eastAsia="ru-RU"/>
    </w:rPr>
  </w:style>
  <w:style w:type="character" w:customStyle="1" w:styleId="14">
    <w:name w:val="Диплом Список1 Знак"/>
    <w:basedOn w:val="a4"/>
    <w:link w:val="10"/>
    <w:rsid w:val="007B3819"/>
    <w:rPr>
      <w:rFonts w:ascii="Times New Roman" w:eastAsia="Calibri" w:hAnsi="Times New Roman" w:cs="Times New Roman"/>
      <w:sz w:val="28"/>
      <w:lang w:eastAsia="ru-RU"/>
    </w:rPr>
  </w:style>
  <w:style w:type="table" w:styleId="af9">
    <w:name w:val="Table Grid"/>
    <w:basedOn w:val="a5"/>
    <w:uiPriority w:val="39"/>
    <w:rsid w:val="00167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4"/>
    <w:uiPriority w:val="99"/>
    <w:semiHidden/>
    <w:rsid w:val="000B71BE"/>
    <w:rPr>
      <w:color w:val="808080"/>
    </w:rPr>
  </w:style>
  <w:style w:type="paragraph" w:styleId="afb">
    <w:name w:val="Title"/>
    <w:aliases w:val="Приложение"/>
    <w:basedOn w:val="a3"/>
    <w:next w:val="a3"/>
    <w:link w:val="afc"/>
    <w:uiPriority w:val="10"/>
    <w:qFormat/>
    <w:rsid w:val="00EE37E6"/>
    <w:pPr>
      <w:spacing w:line="240" w:lineRule="auto"/>
      <w:contextualSpacing/>
      <w:jc w:val="right"/>
    </w:pPr>
    <w:rPr>
      <w:rFonts w:eastAsiaTheme="majorEastAsia" w:cstheme="majorBidi"/>
      <w:b/>
      <w:caps/>
      <w:spacing w:val="-10"/>
      <w:kern w:val="28"/>
      <w:szCs w:val="56"/>
    </w:rPr>
  </w:style>
  <w:style w:type="character" w:customStyle="1" w:styleId="afc">
    <w:name w:val="Заголовок Знак"/>
    <w:aliases w:val="Приложение Знак"/>
    <w:basedOn w:val="a4"/>
    <w:link w:val="afb"/>
    <w:uiPriority w:val="10"/>
    <w:rsid w:val="00EE37E6"/>
    <w:rPr>
      <w:rFonts w:ascii="Times New Roman" w:eastAsiaTheme="majorEastAsia" w:hAnsi="Times New Roman" w:cstheme="majorBidi"/>
      <w:b/>
      <w:caps/>
      <w:spacing w:val="-10"/>
      <w:kern w:val="28"/>
      <w:sz w:val="28"/>
      <w:szCs w:val="56"/>
    </w:rPr>
  </w:style>
  <w:style w:type="paragraph" w:styleId="afd">
    <w:name w:val="Revision"/>
    <w:hidden/>
    <w:uiPriority w:val="99"/>
    <w:semiHidden/>
    <w:rsid w:val="00F11E8E"/>
    <w:pPr>
      <w:spacing w:after="0" w:line="240" w:lineRule="auto"/>
    </w:pPr>
    <w:rPr>
      <w:rFonts w:ascii="Times New Roman" w:hAnsi="Times New Roman"/>
      <w:sz w:val="28"/>
    </w:rPr>
  </w:style>
  <w:style w:type="character" w:customStyle="1" w:styleId="50">
    <w:name w:val="Заголовок 5 Знак"/>
    <w:basedOn w:val="a4"/>
    <w:link w:val="5"/>
    <w:uiPriority w:val="9"/>
    <w:rsid w:val="002F779F"/>
    <w:rPr>
      <w:rFonts w:asciiTheme="majorHAnsi" w:eastAsiaTheme="majorEastAsia" w:hAnsiTheme="majorHAnsi" w:cstheme="majorBidi"/>
      <w:color w:val="2E74B5" w:themeColor="accent1" w:themeShade="BF"/>
      <w:sz w:val="28"/>
    </w:rPr>
  </w:style>
  <w:style w:type="character" w:customStyle="1" w:styleId="60">
    <w:name w:val="Заголовок 6 Знак"/>
    <w:basedOn w:val="a4"/>
    <w:link w:val="6"/>
    <w:uiPriority w:val="9"/>
    <w:rsid w:val="002F779F"/>
    <w:rPr>
      <w:rFonts w:asciiTheme="majorHAnsi" w:eastAsiaTheme="majorEastAsia" w:hAnsiTheme="majorHAnsi" w:cstheme="majorBidi"/>
      <w:color w:val="1F4D78" w:themeColor="accent1" w:themeShade="7F"/>
      <w:sz w:val="28"/>
    </w:rPr>
  </w:style>
  <w:style w:type="character" w:customStyle="1" w:styleId="70">
    <w:name w:val="Заголовок 7 Знак"/>
    <w:basedOn w:val="a4"/>
    <w:link w:val="7"/>
    <w:uiPriority w:val="9"/>
    <w:rsid w:val="002F779F"/>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4"/>
    <w:link w:val="8"/>
    <w:uiPriority w:val="9"/>
    <w:semiHidden/>
    <w:rsid w:val="002F77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semiHidden/>
    <w:rsid w:val="002F779F"/>
    <w:rPr>
      <w:rFonts w:asciiTheme="majorHAnsi" w:eastAsiaTheme="majorEastAsia" w:hAnsiTheme="majorHAnsi" w:cstheme="majorBidi"/>
      <w:i/>
      <w:iCs/>
      <w:color w:val="272727" w:themeColor="text1" w:themeTint="D8"/>
      <w:sz w:val="21"/>
      <w:szCs w:val="21"/>
    </w:rPr>
  </w:style>
  <w:style w:type="paragraph" w:customStyle="1" w:styleId="afe">
    <w:name w:val="Отчет по ТЗ"/>
    <w:basedOn w:val="a3"/>
    <w:next w:val="a3"/>
    <w:qFormat/>
    <w:rsid w:val="0015581F"/>
    <w:pPr>
      <w:spacing w:before="100" w:beforeAutospacing="1" w:after="100" w:afterAutospacing="1"/>
      <w:ind w:left="1134" w:right="567"/>
      <w:contextualSpacing/>
    </w:pPr>
    <w:rPr>
      <w:rFonts w:eastAsia="Times New Roman"/>
      <w:szCs w:val="20"/>
      <w:lang w:eastAsia="ru-RU"/>
    </w:rPr>
  </w:style>
  <w:style w:type="paragraph" w:customStyle="1" w:styleId="aff">
    <w:name w:val="Стиль текста"/>
    <w:basedOn w:val="a3"/>
    <w:qFormat/>
    <w:rsid w:val="0015581F"/>
    <w:rPr>
      <w:rFonts w:eastAsia="Times New Roman"/>
      <w:lang w:eastAsia="ru-RU"/>
    </w:rPr>
  </w:style>
  <w:style w:type="paragraph" w:customStyle="1" w:styleId="aff0">
    <w:name w:val="ГОСТ обычный текст"/>
    <w:basedOn w:val="a3"/>
    <w:link w:val="aff1"/>
    <w:qFormat/>
    <w:rsid w:val="0015581F"/>
    <w:rPr>
      <w:rFonts w:eastAsia="Times New Roman"/>
      <w:szCs w:val="24"/>
      <w:lang w:eastAsia="ru-RU"/>
    </w:rPr>
  </w:style>
  <w:style w:type="character" w:customStyle="1" w:styleId="aff1">
    <w:name w:val="ГОСТ обычный текст Знак"/>
    <w:link w:val="aff0"/>
    <w:rsid w:val="0015581F"/>
    <w:rPr>
      <w:rFonts w:ascii="Times New Roman" w:eastAsia="Times New Roman" w:hAnsi="Times New Roman"/>
      <w:sz w:val="28"/>
      <w:szCs w:val="24"/>
      <w:lang w:eastAsia="ru-RU"/>
    </w:rPr>
  </w:style>
  <w:style w:type="paragraph" w:customStyle="1" w:styleId="-">
    <w:name w:val="гост-Обычный"/>
    <w:basedOn w:val="a3"/>
    <w:link w:val="-0"/>
    <w:qFormat/>
    <w:rsid w:val="0015581F"/>
    <w:rPr>
      <w:rFonts w:eastAsia="Times New Roman"/>
      <w:szCs w:val="28"/>
      <w:lang w:eastAsia="ru-RU"/>
    </w:rPr>
  </w:style>
  <w:style w:type="character" w:customStyle="1" w:styleId="-0">
    <w:name w:val="гост-Обычный Знак"/>
    <w:link w:val="-"/>
    <w:rsid w:val="0015581F"/>
    <w:rPr>
      <w:rFonts w:ascii="Times New Roman" w:eastAsia="Times New Roman" w:hAnsi="Times New Roman"/>
      <w:sz w:val="28"/>
      <w:szCs w:val="28"/>
      <w:lang w:eastAsia="ru-RU"/>
    </w:rPr>
  </w:style>
  <w:style w:type="paragraph" w:customStyle="1" w:styleId="-1">
    <w:name w:val="гост-подпись к рисунку"/>
    <w:basedOn w:val="a3"/>
    <w:link w:val="-2"/>
    <w:autoRedefine/>
    <w:qFormat/>
    <w:rsid w:val="004044EF"/>
    <w:pPr>
      <w:spacing w:before="120" w:after="360" w:line="240" w:lineRule="auto"/>
      <w:ind w:firstLine="0"/>
      <w:jc w:val="center"/>
    </w:pPr>
    <w:rPr>
      <w:rFonts w:eastAsia="Times New Roman"/>
      <w:b/>
      <w:i/>
      <w:sz w:val="24"/>
      <w:szCs w:val="28"/>
      <w:lang w:eastAsia="ru-RU"/>
    </w:rPr>
  </w:style>
  <w:style w:type="character" w:customStyle="1" w:styleId="-2">
    <w:name w:val="гост-подпись к рисунку Знак"/>
    <w:link w:val="-1"/>
    <w:rsid w:val="004044EF"/>
    <w:rPr>
      <w:rFonts w:ascii="Times New Roman" w:eastAsia="Times New Roman" w:hAnsi="Times New Roman"/>
      <w:b/>
      <w:i/>
      <w:sz w:val="24"/>
      <w:szCs w:val="28"/>
      <w:lang w:eastAsia="ru-RU"/>
    </w:rPr>
  </w:style>
  <w:style w:type="paragraph" w:customStyle="1" w:styleId="aff2">
    <w:name w:val="объект"/>
    <w:basedOn w:val="a3"/>
    <w:qFormat/>
    <w:rsid w:val="0015581F"/>
    <w:pPr>
      <w:ind w:firstLine="0"/>
      <w:jc w:val="center"/>
    </w:pPr>
    <w:rPr>
      <w:rFonts w:eastAsia="Calibri"/>
      <w:lang w:val="en-US"/>
    </w:rPr>
  </w:style>
  <w:style w:type="paragraph" w:customStyle="1" w:styleId="aff3">
    <w:name w:val="рис_наз"/>
    <w:basedOn w:val="afb"/>
    <w:qFormat/>
    <w:rsid w:val="0015581F"/>
    <w:pPr>
      <w:spacing w:after="300"/>
      <w:ind w:firstLine="0"/>
      <w:jc w:val="center"/>
    </w:pPr>
    <w:rPr>
      <w:b w:val="0"/>
      <w:caps w:val="0"/>
      <w:spacing w:val="5"/>
      <w:sz w:val="24"/>
      <w:szCs w:val="52"/>
    </w:rPr>
  </w:style>
  <w:style w:type="paragraph" w:customStyle="1" w:styleId="aff4">
    <w:name w:val="табл"/>
    <w:basedOn w:val="aff3"/>
    <w:qFormat/>
    <w:rsid w:val="0015581F"/>
    <w:pPr>
      <w:ind w:firstLine="709"/>
      <w:jc w:val="right"/>
    </w:pPr>
    <w:rPr>
      <w:sz w:val="28"/>
      <w:szCs w:val="28"/>
    </w:rPr>
  </w:style>
  <w:style w:type="paragraph" w:customStyle="1" w:styleId="aff5">
    <w:name w:val="Текст_таблицы"/>
    <w:basedOn w:val="a3"/>
    <w:link w:val="aff6"/>
    <w:qFormat/>
    <w:rsid w:val="0015581F"/>
    <w:pPr>
      <w:autoSpaceDE w:val="0"/>
      <w:autoSpaceDN w:val="0"/>
      <w:adjustRightInd w:val="0"/>
      <w:spacing w:line="240" w:lineRule="auto"/>
      <w:ind w:firstLine="0"/>
      <w:jc w:val="left"/>
    </w:pPr>
    <w:rPr>
      <w:rFonts w:eastAsia="Times New Roman"/>
      <w:color w:val="000000"/>
      <w:sz w:val="24"/>
      <w:szCs w:val="24"/>
      <w:lang w:eastAsia="ru-RU"/>
    </w:rPr>
  </w:style>
  <w:style w:type="character" w:customStyle="1" w:styleId="aff6">
    <w:name w:val="Текст_таблицы Знак"/>
    <w:basedOn w:val="a4"/>
    <w:link w:val="aff5"/>
    <w:rsid w:val="0015581F"/>
    <w:rPr>
      <w:rFonts w:ascii="Times New Roman" w:eastAsia="Times New Roman" w:hAnsi="Times New Roman"/>
      <w:color w:val="000000"/>
      <w:sz w:val="24"/>
      <w:szCs w:val="24"/>
      <w:lang w:eastAsia="ru-RU"/>
    </w:rPr>
  </w:style>
  <w:style w:type="character" w:styleId="aff7">
    <w:name w:val="Strong"/>
    <w:uiPriority w:val="22"/>
    <w:qFormat/>
    <w:rsid w:val="0015581F"/>
    <w:rPr>
      <w:b/>
      <w:bCs/>
    </w:rPr>
  </w:style>
  <w:style w:type="character" w:customStyle="1" w:styleId="ListParagraphChar1">
    <w:name w:val="List Paragraph Char1"/>
    <w:aliases w:val="Таблицы Char1,Список1 Char1"/>
    <w:basedOn w:val="a4"/>
    <w:uiPriority w:val="99"/>
    <w:rsid w:val="0015581F"/>
    <w:rPr>
      <w:rFonts w:ascii="Times New Roman" w:hAnsi="Times New Roman"/>
      <w:sz w:val="28"/>
    </w:rPr>
  </w:style>
  <w:style w:type="paragraph" w:customStyle="1" w:styleId="Default">
    <w:name w:val="Default"/>
    <w:uiPriority w:val="99"/>
    <w:rsid w:val="0015581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8">
    <w:name w:val="Диплом_Обычный"/>
    <w:basedOn w:val="a3"/>
    <w:link w:val="aff9"/>
    <w:rsid w:val="0015581F"/>
    <w:rPr>
      <w:rFonts w:eastAsia="MS Mincho"/>
      <w:szCs w:val="20"/>
      <w:lang w:eastAsia="ru-RU"/>
    </w:rPr>
  </w:style>
  <w:style w:type="character" w:customStyle="1" w:styleId="aff9">
    <w:name w:val="Диплом_Обычный Знак Знак"/>
    <w:link w:val="aff8"/>
    <w:rsid w:val="0015581F"/>
    <w:rPr>
      <w:rFonts w:ascii="Times New Roman" w:eastAsia="MS Mincho" w:hAnsi="Times New Roman"/>
      <w:sz w:val="28"/>
      <w:szCs w:val="20"/>
      <w:lang w:eastAsia="ru-RU"/>
    </w:rPr>
  </w:style>
  <w:style w:type="paragraph" w:customStyle="1" w:styleId="affa">
    <w:name w:val="ГОСТ_Текст"/>
    <w:basedOn w:val="a3"/>
    <w:link w:val="affb"/>
    <w:rsid w:val="0015581F"/>
    <w:rPr>
      <w:rFonts w:eastAsia="Times New Roman"/>
      <w:kern w:val="32"/>
      <w:szCs w:val="28"/>
      <w:lang w:eastAsia="ru-RU"/>
    </w:rPr>
  </w:style>
  <w:style w:type="character" w:customStyle="1" w:styleId="apple-converted-space">
    <w:name w:val="apple-converted-space"/>
    <w:rsid w:val="0015581F"/>
  </w:style>
  <w:style w:type="character" w:customStyle="1" w:styleId="affb">
    <w:name w:val="ГОСТ_Текст Знак"/>
    <w:link w:val="affa"/>
    <w:rsid w:val="0015581F"/>
    <w:rPr>
      <w:rFonts w:ascii="Times New Roman" w:eastAsia="Times New Roman" w:hAnsi="Times New Roman"/>
      <w:kern w:val="32"/>
      <w:sz w:val="28"/>
      <w:szCs w:val="28"/>
      <w:lang w:eastAsia="ru-RU"/>
    </w:rPr>
  </w:style>
  <w:style w:type="paragraph" w:customStyle="1" w:styleId="15">
    <w:name w:val="Абзац списка1"/>
    <w:basedOn w:val="a3"/>
    <w:rsid w:val="0015581F"/>
    <w:pPr>
      <w:ind w:left="720" w:firstLine="709"/>
      <w:contextualSpacing/>
    </w:pPr>
    <w:rPr>
      <w:rFonts w:eastAsia="Calibri"/>
      <w:szCs w:val="28"/>
      <w:lang w:eastAsia="ru-RU"/>
    </w:rPr>
  </w:style>
  <w:style w:type="paragraph" w:customStyle="1" w:styleId="affc">
    <w:name w:val="_Текст"/>
    <w:basedOn w:val="a3"/>
    <w:link w:val="affd"/>
    <w:rsid w:val="0015581F"/>
    <w:rPr>
      <w:rFonts w:eastAsia="Times New Roman"/>
      <w:szCs w:val="20"/>
      <w:lang w:eastAsia="ru-RU"/>
    </w:rPr>
  </w:style>
  <w:style w:type="character" w:customStyle="1" w:styleId="affd">
    <w:name w:val="_Текст Знак"/>
    <w:link w:val="affc"/>
    <w:locked/>
    <w:rsid w:val="0015581F"/>
    <w:rPr>
      <w:rFonts w:ascii="Times New Roman" w:eastAsia="Times New Roman" w:hAnsi="Times New Roman"/>
      <w:sz w:val="28"/>
      <w:szCs w:val="20"/>
      <w:lang w:eastAsia="ru-RU"/>
    </w:rPr>
  </w:style>
  <w:style w:type="paragraph" w:customStyle="1" w:styleId="affe">
    <w:name w:val="_Основной текст"/>
    <w:basedOn w:val="a3"/>
    <w:link w:val="afff"/>
    <w:rsid w:val="0015581F"/>
    <w:pPr>
      <w:ind w:firstLine="709"/>
    </w:pPr>
    <w:rPr>
      <w:rFonts w:eastAsia="Times New Roman"/>
      <w:szCs w:val="24"/>
      <w:lang w:eastAsia="ru-RU"/>
    </w:rPr>
  </w:style>
  <w:style w:type="character" w:customStyle="1" w:styleId="afff">
    <w:name w:val="_Основной текст Знак"/>
    <w:link w:val="affe"/>
    <w:rsid w:val="0015581F"/>
    <w:rPr>
      <w:rFonts w:ascii="Times New Roman" w:eastAsia="Times New Roman" w:hAnsi="Times New Roman"/>
      <w:sz w:val="28"/>
      <w:szCs w:val="24"/>
      <w:lang w:eastAsia="ru-RU"/>
    </w:rPr>
  </w:style>
  <w:style w:type="paragraph" w:customStyle="1" w:styleId="afff0">
    <w:name w:val="Простотекст"/>
    <w:basedOn w:val="a3"/>
    <w:link w:val="afff1"/>
    <w:rsid w:val="0015581F"/>
    <w:pPr>
      <w:ind w:firstLine="709"/>
    </w:pPr>
    <w:rPr>
      <w:rFonts w:eastAsia="Calibri"/>
      <w:szCs w:val="28"/>
      <w:lang w:eastAsia="ru-RU"/>
    </w:rPr>
  </w:style>
  <w:style w:type="character" w:customStyle="1" w:styleId="afff1">
    <w:name w:val="Простотекст Знак"/>
    <w:basedOn w:val="a4"/>
    <w:link w:val="afff0"/>
    <w:locked/>
    <w:rsid w:val="0015581F"/>
    <w:rPr>
      <w:rFonts w:ascii="Times New Roman" w:eastAsia="Calibri" w:hAnsi="Times New Roman"/>
      <w:sz w:val="28"/>
      <w:szCs w:val="28"/>
      <w:lang w:eastAsia="ru-RU"/>
    </w:rPr>
  </w:style>
  <w:style w:type="paragraph" w:customStyle="1" w:styleId="afff2">
    <w:name w:val="Рисунок"/>
    <w:basedOn w:val="a3"/>
    <w:link w:val="afff3"/>
    <w:qFormat/>
    <w:rsid w:val="0015581F"/>
    <w:pPr>
      <w:keepNext/>
      <w:spacing w:before="120"/>
      <w:ind w:firstLine="0"/>
      <w:contextualSpacing/>
      <w:jc w:val="center"/>
    </w:pPr>
    <w:rPr>
      <w:rFonts w:eastAsia="Calibri"/>
      <w:i/>
      <w:szCs w:val="28"/>
    </w:rPr>
  </w:style>
  <w:style w:type="character" w:customStyle="1" w:styleId="afff3">
    <w:name w:val="Рисунок Знак"/>
    <w:basedOn w:val="a4"/>
    <w:link w:val="afff2"/>
    <w:rsid w:val="0015581F"/>
    <w:rPr>
      <w:rFonts w:ascii="Times New Roman" w:eastAsia="Calibri" w:hAnsi="Times New Roman"/>
      <w:i/>
      <w:sz w:val="28"/>
      <w:szCs w:val="28"/>
    </w:rPr>
  </w:style>
  <w:style w:type="paragraph" w:customStyle="1" w:styleId="a2">
    <w:name w:val="Маркированный список кружок"/>
    <w:basedOn w:val="afff4"/>
    <w:link w:val="afff5"/>
    <w:autoRedefine/>
    <w:qFormat/>
    <w:rsid w:val="0015581F"/>
    <w:pPr>
      <w:numPr>
        <w:numId w:val="8"/>
      </w:numPr>
      <w:ind w:left="0" w:firstLine="0"/>
    </w:pPr>
  </w:style>
  <w:style w:type="character" w:customStyle="1" w:styleId="afff5">
    <w:name w:val="Маркированный список кружок Знак"/>
    <w:basedOn w:val="a8"/>
    <w:link w:val="a2"/>
    <w:rsid w:val="0015581F"/>
    <w:rPr>
      <w:rFonts w:ascii="Times New Roman" w:hAnsi="Times New Roman"/>
      <w:sz w:val="28"/>
      <w:szCs w:val="28"/>
    </w:rPr>
  </w:style>
  <w:style w:type="paragraph" w:customStyle="1" w:styleId="22">
    <w:name w:val="2лист"/>
    <w:basedOn w:val="a3"/>
    <w:link w:val="23"/>
    <w:qFormat/>
    <w:rsid w:val="0015581F"/>
    <w:pPr>
      <w:spacing w:line="264" w:lineRule="auto"/>
      <w:ind w:firstLine="0"/>
      <w:jc w:val="left"/>
    </w:pPr>
    <w:rPr>
      <w:rFonts w:eastAsia="Times New Roman"/>
      <w:szCs w:val="28"/>
      <w:lang w:eastAsia="ru-RU"/>
    </w:rPr>
  </w:style>
  <w:style w:type="character" w:customStyle="1" w:styleId="23">
    <w:name w:val="2лист Знак"/>
    <w:basedOn w:val="a4"/>
    <w:link w:val="22"/>
    <w:rsid w:val="0015581F"/>
    <w:rPr>
      <w:rFonts w:ascii="Times New Roman" w:eastAsia="Times New Roman" w:hAnsi="Times New Roman"/>
      <w:sz w:val="28"/>
      <w:szCs w:val="28"/>
      <w:lang w:eastAsia="ru-RU"/>
    </w:rPr>
  </w:style>
  <w:style w:type="paragraph" w:customStyle="1" w:styleId="afff6">
    <w:name w:val="содержание"/>
    <w:basedOn w:val="12"/>
    <w:link w:val="afff7"/>
    <w:autoRedefine/>
    <w:qFormat/>
    <w:rsid w:val="0015581F"/>
    <w:pPr>
      <w:spacing w:before="120" w:after="120"/>
      <w:ind w:left="0"/>
    </w:pPr>
    <w:rPr>
      <w:b/>
    </w:rPr>
  </w:style>
  <w:style w:type="character" w:customStyle="1" w:styleId="13">
    <w:name w:val="Оглавление 1 Знак"/>
    <w:basedOn w:val="a4"/>
    <w:link w:val="12"/>
    <w:uiPriority w:val="39"/>
    <w:rsid w:val="0015581F"/>
    <w:rPr>
      <w:rFonts w:ascii="Times New Roman" w:hAnsi="Times New Roman"/>
      <w:sz w:val="28"/>
    </w:rPr>
  </w:style>
  <w:style w:type="character" w:customStyle="1" w:styleId="afff7">
    <w:name w:val="содержание Знак"/>
    <w:basedOn w:val="13"/>
    <w:link w:val="afff6"/>
    <w:rsid w:val="0015581F"/>
    <w:rPr>
      <w:rFonts w:ascii="Times New Roman" w:hAnsi="Times New Roman"/>
      <w:b/>
      <w:sz w:val="28"/>
    </w:rPr>
  </w:style>
  <w:style w:type="paragraph" w:customStyle="1" w:styleId="16">
    <w:name w:val="Элемент содержания 1"/>
    <w:basedOn w:val="afff6"/>
    <w:link w:val="17"/>
    <w:autoRedefine/>
    <w:qFormat/>
    <w:rsid w:val="0015581F"/>
  </w:style>
  <w:style w:type="paragraph" w:customStyle="1" w:styleId="24">
    <w:name w:val="Элемент содержания 2"/>
    <w:basedOn w:val="afff6"/>
    <w:link w:val="25"/>
    <w:autoRedefine/>
    <w:qFormat/>
    <w:rsid w:val="0015581F"/>
    <w:pPr>
      <w:ind w:left="397"/>
    </w:pPr>
    <w:rPr>
      <w:caps/>
    </w:rPr>
  </w:style>
  <w:style w:type="character" w:customStyle="1" w:styleId="17">
    <w:name w:val="Элемент содержания 1 Знак"/>
    <w:basedOn w:val="afff7"/>
    <w:link w:val="16"/>
    <w:rsid w:val="0015581F"/>
    <w:rPr>
      <w:rFonts w:ascii="Times New Roman" w:hAnsi="Times New Roman"/>
      <w:b/>
      <w:sz w:val="28"/>
    </w:rPr>
  </w:style>
  <w:style w:type="paragraph" w:customStyle="1" w:styleId="33">
    <w:name w:val="элемент содержания 3"/>
    <w:basedOn w:val="afff6"/>
    <w:link w:val="34"/>
    <w:autoRedefine/>
    <w:qFormat/>
    <w:rsid w:val="0015581F"/>
    <w:pPr>
      <w:spacing w:line="240" w:lineRule="auto"/>
      <w:ind w:left="720"/>
    </w:pPr>
    <w:rPr>
      <w:caps/>
    </w:rPr>
  </w:style>
  <w:style w:type="character" w:customStyle="1" w:styleId="25">
    <w:name w:val="Элемент содержания 2 Знак"/>
    <w:basedOn w:val="afff7"/>
    <w:link w:val="24"/>
    <w:rsid w:val="0015581F"/>
    <w:rPr>
      <w:rFonts w:ascii="Times New Roman" w:hAnsi="Times New Roman"/>
      <w:b/>
      <w:caps/>
      <w:sz w:val="28"/>
    </w:rPr>
  </w:style>
  <w:style w:type="character" w:customStyle="1" w:styleId="34">
    <w:name w:val="элемент содержания 3 Знак"/>
    <w:basedOn w:val="afff7"/>
    <w:link w:val="33"/>
    <w:rsid w:val="0015581F"/>
    <w:rPr>
      <w:rFonts w:ascii="Times New Roman" w:hAnsi="Times New Roman"/>
      <w:b/>
      <w:caps/>
      <w:sz w:val="28"/>
    </w:rPr>
  </w:style>
  <w:style w:type="numbering" w:customStyle="1" w:styleId="a1">
    <w:name w:val="Нумерация заголовков"/>
    <w:uiPriority w:val="99"/>
    <w:rsid w:val="0015581F"/>
    <w:pPr>
      <w:numPr>
        <w:numId w:val="9"/>
      </w:numPr>
    </w:pPr>
  </w:style>
  <w:style w:type="paragraph" w:customStyle="1" w:styleId="18">
    <w:name w:val="заголовок 1 без нумерации"/>
    <w:basedOn w:val="1"/>
    <w:link w:val="19"/>
    <w:autoRedefine/>
    <w:qFormat/>
    <w:rsid w:val="0015581F"/>
    <w:pPr>
      <w:numPr>
        <w:numId w:val="0"/>
      </w:numPr>
    </w:pPr>
    <w:rPr>
      <w:bCs/>
    </w:rPr>
  </w:style>
  <w:style w:type="character" w:customStyle="1" w:styleId="19">
    <w:name w:val="заголовок 1 без нумерации Знак"/>
    <w:basedOn w:val="11"/>
    <w:link w:val="18"/>
    <w:rsid w:val="0015581F"/>
    <w:rPr>
      <w:rFonts w:ascii="Times New Roman" w:eastAsiaTheme="majorEastAsia" w:hAnsi="Times New Roman" w:cstheme="majorBidi"/>
      <w:b/>
      <w:bCs/>
      <w:caps/>
      <w:sz w:val="32"/>
      <w:szCs w:val="32"/>
    </w:rPr>
  </w:style>
  <w:style w:type="paragraph" w:customStyle="1" w:styleId="afff8">
    <w:name w:val="номер таблицы"/>
    <w:basedOn w:val="a3"/>
    <w:link w:val="afff9"/>
    <w:uiPriority w:val="99"/>
    <w:qFormat/>
    <w:rsid w:val="0015581F"/>
    <w:pPr>
      <w:ind w:firstLine="709"/>
      <w:jc w:val="right"/>
    </w:pPr>
    <w:rPr>
      <w:rFonts w:eastAsia="Calibri"/>
    </w:rPr>
  </w:style>
  <w:style w:type="paragraph" w:customStyle="1" w:styleId="afffa">
    <w:name w:val="название таблицы"/>
    <w:basedOn w:val="a3"/>
    <w:link w:val="afffb"/>
    <w:autoRedefine/>
    <w:uiPriority w:val="99"/>
    <w:qFormat/>
    <w:rsid w:val="0015581F"/>
    <w:pPr>
      <w:spacing w:line="240" w:lineRule="auto"/>
      <w:ind w:firstLine="0"/>
      <w:jc w:val="center"/>
    </w:pPr>
    <w:rPr>
      <w:rFonts w:eastAsia="Calibri"/>
      <w:b/>
    </w:rPr>
  </w:style>
  <w:style w:type="character" w:customStyle="1" w:styleId="afff9">
    <w:name w:val="номер таблицы Знак"/>
    <w:basedOn w:val="a4"/>
    <w:link w:val="afff8"/>
    <w:uiPriority w:val="99"/>
    <w:rsid w:val="0015581F"/>
    <w:rPr>
      <w:rFonts w:ascii="Times New Roman" w:eastAsia="Calibri" w:hAnsi="Times New Roman"/>
      <w:sz w:val="28"/>
    </w:rPr>
  </w:style>
  <w:style w:type="paragraph" w:customStyle="1" w:styleId="afffc">
    <w:name w:val="_обычный"/>
    <w:basedOn w:val="a3"/>
    <w:link w:val="afffd"/>
    <w:uiPriority w:val="99"/>
    <w:rsid w:val="0015581F"/>
    <w:rPr>
      <w:rFonts w:eastAsia="Times New Roman" w:cs="Times New Roman"/>
      <w:szCs w:val="28"/>
      <w:lang w:eastAsia="ru-RU"/>
    </w:rPr>
  </w:style>
  <w:style w:type="character" w:customStyle="1" w:styleId="afffb">
    <w:name w:val="название таблицы Знак"/>
    <w:basedOn w:val="a4"/>
    <w:link w:val="afffa"/>
    <w:uiPriority w:val="99"/>
    <w:rsid w:val="0015581F"/>
    <w:rPr>
      <w:rFonts w:ascii="Times New Roman" w:eastAsia="Calibri" w:hAnsi="Times New Roman"/>
      <w:b/>
      <w:sz w:val="28"/>
    </w:rPr>
  </w:style>
  <w:style w:type="character" w:customStyle="1" w:styleId="afffd">
    <w:name w:val="_обычный Знак"/>
    <w:basedOn w:val="a4"/>
    <w:link w:val="afffc"/>
    <w:uiPriority w:val="99"/>
    <w:rsid w:val="0015581F"/>
    <w:rPr>
      <w:rFonts w:ascii="Times New Roman" w:eastAsia="Times New Roman" w:hAnsi="Times New Roman" w:cs="Times New Roman"/>
      <w:sz w:val="28"/>
      <w:szCs w:val="28"/>
      <w:lang w:eastAsia="ru-RU"/>
    </w:rPr>
  </w:style>
  <w:style w:type="paragraph" w:customStyle="1" w:styleId="afffe">
    <w:name w:val="_рисунок"/>
    <w:basedOn w:val="a3"/>
    <w:rsid w:val="0015581F"/>
    <w:pPr>
      <w:spacing w:before="240"/>
      <w:ind w:firstLine="0"/>
      <w:jc w:val="center"/>
    </w:pPr>
    <w:rPr>
      <w:rFonts w:eastAsia="Times New Roman" w:cs="Times New Roman"/>
      <w:szCs w:val="28"/>
      <w:lang w:eastAsia="ru-RU"/>
    </w:rPr>
  </w:style>
  <w:style w:type="paragraph" w:customStyle="1" w:styleId="affff">
    <w:name w:val="_рисунок_подпись"/>
    <w:basedOn w:val="a3"/>
    <w:link w:val="affff0"/>
    <w:uiPriority w:val="99"/>
    <w:rsid w:val="0015581F"/>
    <w:pPr>
      <w:spacing w:after="240"/>
      <w:ind w:left="862" w:hanging="862"/>
      <w:jc w:val="center"/>
    </w:pPr>
    <w:rPr>
      <w:rFonts w:eastAsia="Times New Roman" w:cs="Times New Roman"/>
      <w:b/>
      <w:i/>
      <w:szCs w:val="28"/>
      <w:lang w:eastAsia="ru-RU"/>
    </w:rPr>
  </w:style>
  <w:style w:type="paragraph" w:customStyle="1" w:styleId="affff1">
    <w:name w:val="_таблица_номер"/>
    <w:basedOn w:val="a9"/>
    <w:link w:val="affff2"/>
    <w:rsid w:val="0015581F"/>
    <w:pPr>
      <w:keepNext/>
      <w:keepLines/>
      <w:spacing w:before="120" w:beforeAutospacing="0" w:after="0" w:afterAutospacing="0" w:line="360" w:lineRule="auto"/>
      <w:jc w:val="right"/>
    </w:pPr>
    <w:rPr>
      <w:color w:val="000000"/>
      <w:sz w:val="28"/>
      <w:szCs w:val="28"/>
    </w:rPr>
  </w:style>
  <w:style w:type="paragraph" w:customStyle="1" w:styleId="affff3">
    <w:name w:val="_таблица_подпись"/>
    <w:basedOn w:val="a9"/>
    <w:rsid w:val="0015581F"/>
    <w:pPr>
      <w:keepNext/>
      <w:keepLines/>
      <w:spacing w:before="0" w:beforeAutospacing="0" w:after="0" w:afterAutospacing="0" w:line="360" w:lineRule="auto"/>
      <w:jc w:val="center"/>
    </w:pPr>
    <w:rPr>
      <w:b/>
      <w:color w:val="000000"/>
      <w:sz w:val="28"/>
      <w:szCs w:val="28"/>
    </w:rPr>
  </w:style>
  <w:style w:type="character" w:customStyle="1" w:styleId="affff0">
    <w:name w:val="_рисунок_подпись Знак"/>
    <w:basedOn w:val="a4"/>
    <w:link w:val="affff"/>
    <w:uiPriority w:val="99"/>
    <w:rsid w:val="0015581F"/>
    <w:rPr>
      <w:rFonts w:ascii="Times New Roman" w:eastAsia="Times New Roman" w:hAnsi="Times New Roman" w:cs="Times New Roman"/>
      <w:b/>
      <w:i/>
      <w:sz w:val="28"/>
      <w:szCs w:val="28"/>
      <w:lang w:eastAsia="ru-RU"/>
    </w:rPr>
  </w:style>
  <w:style w:type="character" w:customStyle="1" w:styleId="affff2">
    <w:name w:val="_таблица_номер Знак"/>
    <w:basedOn w:val="a4"/>
    <w:link w:val="affff1"/>
    <w:rsid w:val="0015581F"/>
    <w:rPr>
      <w:rFonts w:ascii="Times New Roman" w:eastAsia="Times New Roman" w:hAnsi="Times New Roman" w:cs="Times New Roman"/>
      <w:color w:val="000000"/>
      <w:sz w:val="28"/>
      <w:szCs w:val="28"/>
      <w:lang w:eastAsia="ru-RU"/>
    </w:rPr>
  </w:style>
  <w:style w:type="paragraph" w:styleId="affff4">
    <w:name w:val="Body Text"/>
    <w:basedOn w:val="a3"/>
    <w:link w:val="affff5"/>
    <w:uiPriority w:val="99"/>
    <w:rsid w:val="0015581F"/>
    <w:pPr>
      <w:spacing w:after="120"/>
      <w:ind w:firstLine="709"/>
    </w:pPr>
    <w:rPr>
      <w:rFonts w:ascii="Calibri" w:eastAsia="Calibri" w:hAnsi="Calibri" w:cs="Calibri"/>
      <w:szCs w:val="24"/>
      <w:lang w:eastAsia="ru-RU"/>
    </w:rPr>
  </w:style>
  <w:style w:type="character" w:customStyle="1" w:styleId="affff5">
    <w:name w:val="Основной текст Знак"/>
    <w:basedOn w:val="a4"/>
    <w:link w:val="affff4"/>
    <w:uiPriority w:val="99"/>
    <w:rsid w:val="0015581F"/>
    <w:rPr>
      <w:rFonts w:ascii="Calibri" w:eastAsia="Calibri" w:hAnsi="Calibri" w:cs="Calibri"/>
      <w:sz w:val="28"/>
      <w:szCs w:val="24"/>
      <w:lang w:eastAsia="ru-RU"/>
    </w:rPr>
  </w:style>
  <w:style w:type="paragraph" w:customStyle="1" w:styleId="affff6">
    <w:name w:val="Подпись рисунка"/>
    <w:basedOn w:val="a3"/>
    <w:link w:val="affff7"/>
    <w:autoRedefine/>
    <w:qFormat/>
    <w:rsid w:val="0015581F"/>
    <w:pPr>
      <w:spacing w:after="120" w:line="240" w:lineRule="auto"/>
      <w:ind w:firstLine="0"/>
      <w:jc w:val="center"/>
    </w:pPr>
    <w:rPr>
      <w:rFonts w:eastAsia="Calibri"/>
      <w:b/>
      <w:i/>
      <w:sz w:val="24"/>
      <w:szCs w:val="24"/>
    </w:rPr>
  </w:style>
  <w:style w:type="character" w:customStyle="1" w:styleId="affff7">
    <w:name w:val="Подпись рисунка Знак"/>
    <w:basedOn w:val="a4"/>
    <w:link w:val="affff6"/>
    <w:rsid w:val="0015581F"/>
    <w:rPr>
      <w:rFonts w:ascii="Times New Roman" w:eastAsia="Calibri" w:hAnsi="Times New Roman"/>
      <w:b/>
      <w:i/>
      <w:sz w:val="24"/>
      <w:szCs w:val="24"/>
    </w:rPr>
  </w:style>
  <w:style w:type="paragraph" w:styleId="affff8">
    <w:name w:val="Subtitle"/>
    <w:basedOn w:val="3"/>
    <w:next w:val="a3"/>
    <w:link w:val="affff9"/>
    <w:uiPriority w:val="11"/>
    <w:qFormat/>
    <w:rsid w:val="0015581F"/>
    <w:pPr>
      <w:numPr>
        <w:ilvl w:val="1"/>
        <w:numId w:val="0"/>
      </w:numPr>
      <w:spacing w:before="320" w:after="120"/>
      <w:ind w:firstLine="709"/>
    </w:pPr>
    <w:rPr>
      <w:rFonts w:eastAsia="Times New Roman" w:cs="Times New Roman"/>
      <w:b w:val="0"/>
      <w:bCs/>
      <w:iCs/>
      <w:spacing w:val="15"/>
    </w:rPr>
  </w:style>
  <w:style w:type="character" w:customStyle="1" w:styleId="affff9">
    <w:name w:val="Подзаголовок Знак"/>
    <w:basedOn w:val="a4"/>
    <w:link w:val="affff8"/>
    <w:uiPriority w:val="11"/>
    <w:rsid w:val="0015581F"/>
    <w:rPr>
      <w:rFonts w:ascii="Times New Roman" w:eastAsia="Times New Roman" w:hAnsi="Times New Roman" w:cs="Times New Roman"/>
      <w:bCs/>
      <w:i/>
      <w:iCs/>
      <w:spacing w:val="15"/>
      <w:sz w:val="28"/>
      <w:szCs w:val="24"/>
    </w:rPr>
  </w:style>
  <w:style w:type="paragraph" w:customStyle="1" w:styleId="text">
    <w:name w:val="text"/>
    <w:basedOn w:val="a3"/>
    <w:rsid w:val="0015581F"/>
    <w:pPr>
      <w:spacing w:before="100" w:beforeAutospacing="1" w:after="100" w:afterAutospacing="1"/>
      <w:ind w:firstLine="0"/>
    </w:pPr>
    <w:rPr>
      <w:rFonts w:eastAsia="Times New Roman" w:cs="Times New Roman"/>
      <w:sz w:val="24"/>
      <w:szCs w:val="24"/>
      <w:lang w:eastAsia="ru-RU"/>
    </w:rPr>
  </w:style>
  <w:style w:type="character" w:customStyle="1" w:styleId="textb">
    <w:name w:val="text_b"/>
    <w:basedOn w:val="a4"/>
    <w:rsid w:val="0015581F"/>
  </w:style>
  <w:style w:type="paragraph" w:styleId="affffa">
    <w:name w:val="table of figures"/>
    <w:basedOn w:val="a3"/>
    <w:next w:val="a3"/>
    <w:uiPriority w:val="99"/>
    <w:unhideWhenUsed/>
    <w:rsid w:val="0015581F"/>
    <w:pPr>
      <w:ind w:firstLine="709"/>
    </w:pPr>
    <w:rPr>
      <w:rFonts w:eastAsia="Calibri" w:cs="Times New Roman"/>
      <w:szCs w:val="28"/>
    </w:rPr>
  </w:style>
  <w:style w:type="character" w:styleId="affffb">
    <w:name w:val="FollowedHyperlink"/>
    <w:uiPriority w:val="99"/>
    <w:semiHidden/>
    <w:unhideWhenUsed/>
    <w:rsid w:val="0015581F"/>
    <w:rPr>
      <w:color w:val="800080"/>
      <w:u w:val="single"/>
    </w:rPr>
  </w:style>
  <w:style w:type="paragraph" w:customStyle="1" w:styleId="affffc">
    <w:name w:val="ТАБЛИЧНЫЙ"/>
    <w:basedOn w:val="a3"/>
    <w:qFormat/>
    <w:rsid w:val="0015581F"/>
    <w:pPr>
      <w:ind w:firstLine="0"/>
    </w:pPr>
    <w:rPr>
      <w:rFonts w:eastAsia="Calibri" w:cs="Times New Roman"/>
      <w:sz w:val="26"/>
      <w:szCs w:val="26"/>
      <w:lang w:val="en-US"/>
    </w:rPr>
  </w:style>
  <w:style w:type="character" w:customStyle="1" w:styleId="MTEquationSection">
    <w:name w:val="MTEquationSection"/>
    <w:rsid w:val="0015581F"/>
    <w:rPr>
      <w:vanish/>
      <w:color w:val="FF0000"/>
    </w:rPr>
  </w:style>
  <w:style w:type="paragraph" w:styleId="affffd">
    <w:name w:val="Body Text Indent"/>
    <w:basedOn w:val="a3"/>
    <w:link w:val="affffe"/>
    <w:uiPriority w:val="99"/>
    <w:unhideWhenUsed/>
    <w:rsid w:val="0015581F"/>
    <w:pPr>
      <w:ind w:left="283" w:firstLine="709"/>
    </w:pPr>
    <w:rPr>
      <w:rFonts w:eastAsia="Calibri" w:cs="Times New Roman"/>
      <w:szCs w:val="28"/>
    </w:rPr>
  </w:style>
  <w:style w:type="character" w:customStyle="1" w:styleId="affffe">
    <w:name w:val="Основной текст с отступом Знак"/>
    <w:basedOn w:val="a4"/>
    <w:link w:val="affffd"/>
    <w:uiPriority w:val="99"/>
    <w:rsid w:val="0015581F"/>
    <w:rPr>
      <w:rFonts w:ascii="Times New Roman" w:eastAsia="Calibri" w:hAnsi="Times New Roman" w:cs="Times New Roman"/>
      <w:sz w:val="28"/>
      <w:szCs w:val="28"/>
    </w:rPr>
  </w:style>
  <w:style w:type="table" w:customStyle="1" w:styleId="1a">
    <w:name w:val="Сетка таблицы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
    <w:name w:val="Сетка таблицы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5">
    <w:name w:val="Сетка таблицы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Сетка таблицы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1">
    <w:name w:val="Сетка таблицы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
    <w:name w:val="Сетка таблицы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1">
    <w:name w:val="Сетка таблицы9"/>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Сетка таблицы10"/>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0">
    <w:name w:val="Сетка таблицы1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Сетка таблицы1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0">
    <w:name w:val="Сетка таблицы1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0">
    <w:name w:val="Сетка таблицы1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0">
    <w:name w:val="Сетка таблицы1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0">
    <w:name w:val="Сетка таблицы1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80">
    <w:name w:val="Сетка таблицы1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pelle">
    <w:name w:val="spelle"/>
    <w:rsid w:val="0015581F"/>
  </w:style>
  <w:style w:type="paragraph" w:customStyle="1" w:styleId="1b">
    <w:name w:val="Без интервала1"/>
    <w:qFormat/>
    <w:rsid w:val="0015581F"/>
    <w:pPr>
      <w:spacing w:after="0" w:line="276" w:lineRule="auto"/>
      <w:ind w:firstLine="709"/>
      <w:jc w:val="both"/>
    </w:pPr>
    <w:rPr>
      <w:rFonts w:ascii="Times New Roman" w:eastAsia="Calibri" w:hAnsi="Times New Roman" w:cs="Times New Roman"/>
      <w:i/>
      <w:sz w:val="32"/>
      <w:szCs w:val="32"/>
    </w:rPr>
  </w:style>
  <w:style w:type="paragraph" w:customStyle="1" w:styleId="afffff">
    <w:name w:val="Номер таблицы"/>
    <w:basedOn w:val="a3"/>
    <w:uiPriority w:val="99"/>
    <w:qFormat/>
    <w:rsid w:val="0015581F"/>
    <w:pPr>
      <w:ind w:firstLine="0"/>
      <w:jc w:val="right"/>
    </w:pPr>
    <w:rPr>
      <w:rFonts w:eastAsia="Times New Roman" w:cs="Times New Roman"/>
      <w:i/>
      <w:szCs w:val="28"/>
    </w:rPr>
  </w:style>
  <w:style w:type="paragraph" w:customStyle="1" w:styleId="afffff0">
    <w:name w:val="Название таблицы"/>
    <w:basedOn w:val="afffff"/>
    <w:qFormat/>
    <w:rsid w:val="0015581F"/>
    <w:pPr>
      <w:jc w:val="center"/>
    </w:pPr>
    <w:rPr>
      <w:b/>
    </w:rPr>
  </w:style>
  <w:style w:type="paragraph" w:customStyle="1" w:styleId="30">
    <w:name w:val="Список3"/>
    <w:basedOn w:val="a3"/>
    <w:qFormat/>
    <w:rsid w:val="0015581F"/>
    <w:pPr>
      <w:numPr>
        <w:numId w:val="10"/>
      </w:numPr>
      <w:contextualSpacing/>
    </w:pPr>
    <w:rPr>
      <w:rFonts w:eastAsia="Times New Roman" w:cs="Times New Roman"/>
      <w:szCs w:val="24"/>
    </w:rPr>
  </w:style>
  <w:style w:type="table" w:customStyle="1" w:styleId="190">
    <w:name w:val="Сетка таблицы19"/>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1">
    <w:name w:val="Обычный шрифт"/>
    <w:basedOn w:val="a3"/>
    <w:link w:val="afffff2"/>
    <w:rsid w:val="0015581F"/>
    <w:rPr>
      <w:rFonts w:eastAsia="Times New Roman" w:cs="Times New Roman"/>
      <w:szCs w:val="20"/>
      <w:lang w:eastAsia="ru-RU"/>
    </w:rPr>
  </w:style>
  <w:style w:type="character" w:customStyle="1" w:styleId="afffff2">
    <w:name w:val="Обычный шрифт Знак"/>
    <w:link w:val="afffff1"/>
    <w:rsid w:val="0015581F"/>
    <w:rPr>
      <w:rFonts w:ascii="Times New Roman" w:eastAsia="Times New Roman" w:hAnsi="Times New Roman" w:cs="Times New Roman"/>
      <w:sz w:val="28"/>
      <w:szCs w:val="20"/>
      <w:lang w:eastAsia="ru-RU"/>
    </w:rPr>
  </w:style>
  <w:style w:type="table" w:customStyle="1" w:styleId="200">
    <w:name w:val="Сетка таблицы20"/>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0">
    <w:name w:val="Сетка таблицы22"/>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4">
    <w:name w:val="список"/>
    <w:basedOn w:val="a7"/>
    <w:link w:val="afffff3"/>
    <w:qFormat/>
    <w:rsid w:val="0015581F"/>
    <w:pPr>
      <w:ind w:left="1060" w:hanging="340"/>
    </w:pPr>
    <w:rPr>
      <w:szCs w:val="28"/>
    </w:rPr>
  </w:style>
  <w:style w:type="character" w:customStyle="1" w:styleId="afffff3">
    <w:name w:val="список Знак"/>
    <w:basedOn w:val="ListParagraphChar1"/>
    <w:link w:val="afff4"/>
    <w:rsid w:val="0015581F"/>
    <w:rPr>
      <w:rFonts w:ascii="Times New Roman" w:hAnsi="Times New Roman"/>
      <w:sz w:val="28"/>
      <w:szCs w:val="28"/>
    </w:rPr>
  </w:style>
  <w:style w:type="paragraph" w:customStyle="1" w:styleId="afffff4">
    <w:name w:val="обычный"/>
    <w:basedOn w:val="a3"/>
    <w:link w:val="afffff5"/>
    <w:qFormat/>
    <w:rsid w:val="0015581F"/>
    <w:rPr>
      <w:rFonts w:eastAsia="Times New Roman" w:cs="Times New Roman"/>
      <w:szCs w:val="28"/>
      <w:lang w:val="x-none" w:eastAsia="x-none"/>
    </w:rPr>
  </w:style>
  <w:style w:type="character" w:customStyle="1" w:styleId="afffff5">
    <w:name w:val="обычный Знак"/>
    <w:link w:val="afffff4"/>
    <w:rsid w:val="0015581F"/>
    <w:rPr>
      <w:rFonts w:ascii="Times New Roman" w:eastAsia="Times New Roman" w:hAnsi="Times New Roman" w:cs="Times New Roman"/>
      <w:sz w:val="28"/>
      <w:szCs w:val="28"/>
      <w:lang w:val="x-none" w:eastAsia="x-none"/>
    </w:rPr>
  </w:style>
  <w:style w:type="paragraph" w:customStyle="1" w:styleId="afffff6">
    <w:name w:val="номер формулы"/>
    <w:basedOn w:val="a3"/>
    <w:link w:val="afffff7"/>
    <w:autoRedefine/>
    <w:qFormat/>
    <w:rsid w:val="0015581F"/>
    <w:pPr>
      <w:ind w:firstLine="0"/>
      <w:jc w:val="right"/>
    </w:pPr>
    <w:rPr>
      <w:rFonts w:eastAsia="Calibri"/>
    </w:rPr>
  </w:style>
  <w:style w:type="character" w:customStyle="1" w:styleId="afffff7">
    <w:name w:val="номер формулы Знак"/>
    <w:basedOn w:val="a4"/>
    <w:link w:val="afffff6"/>
    <w:rsid w:val="0015581F"/>
    <w:rPr>
      <w:rFonts w:ascii="Times New Roman" w:eastAsia="Calibri" w:hAnsi="Times New Roman"/>
      <w:sz w:val="28"/>
    </w:rPr>
  </w:style>
  <w:style w:type="paragraph" w:customStyle="1" w:styleId="afffff8">
    <w:name w:val="Подпись к рисунку"/>
    <w:basedOn w:val="a3"/>
    <w:link w:val="afffff9"/>
    <w:qFormat/>
    <w:rsid w:val="0015581F"/>
    <w:pPr>
      <w:keepNext/>
      <w:spacing w:after="120" w:line="240" w:lineRule="auto"/>
      <w:ind w:firstLine="0"/>
      <w:contextualSpacing/>
      <w:jc w:val="center"/>
    </w:pPr>
    <w:rPr>
      <w:rFonts w:eastAsia="Calibri" w:cs="Times New Roman"/>
      <w:b/>
      <w:i/>
      <w:sz w:val="24"/>
      <w:szCs w:val="28"/>
    </w:rPr>
  </w:style>
  <w:style w:type="character" w:customStyle="1" w:styleId="afffff9">
    <w:name w:val="Подпись к рисунку Знак"/>
    <w:link w:val="afffff8"/>
    <w:rsid w:val="0015581F"/>
    <w:rPr>
      <w:rFonts w:ascii="Times New Roman" w:eastAsia="Calibri" w:hAnsi="Times New Roman" w:cs="Times New Roman"/>
      <w:b/>
      <w:i/>
      <w:sz w:val="24"/>
      <w:szCs w:val="28"/>
    </w:rPr>
  </w:style>
  <w:style w:type="paragraph" w:customStyle="1" w:styleId="afffffa">
    <w:name w:val="Осн"/>
    <w:basedOn w:val="a3"/>
    <w:link w:val="afffffb"/>
    <w:rsid w:val="0015581F"/>
    <w:pPr>
      <w:spacing w:before="40"/>
    </w:pPr>
    <w:rPr>
      <w:rFonts w:eastAsia="Times New Roman" w:cs="Times New Roman"/>
      <w:szCs w:val="24"/>
      <w:lang w:eastAsia="ru-RU"/>
    </w:rPr>
  </w:style>
  <w:style w:type="character" w:customStyle="1" w:styleId="afffffb">
    <w:name w:val="Осн Знак"/>
    <w:basedOn w:val="a4"/>
    <w:link w:val="afffffa"/>
    <w:rsid w:val="0015581F"/>
    <w:rPr>
      <w:rFonts w:ascii="Times New Roman" w:eastAsia="Times New Roman" w:hAnsi="Times New Roman" w:cs="Times New Roman"/>
      <w:sz w:val="28"/>
      <w:szCs w:val="24"/>
      <w:lang w:eastAsia="ru-RU"/>
    </w:rPr>
  </w:style>
  <w:style w:type="paragraph" w:styleId="afffffc">
    <w:name w:val="endnote text"/>
    <w:basedOn w:val="a3"/>
    <w:link w:val="afffffd"/>
    <w:uiPriority w:val="99"/>
    <w:semiHidden/>
    <w:unhideWhenUsed/>
    <w:rsid w:val="0015581F"/>
    <w:pPr>
      <w:spacing w:line="240" w:lineRule="auto"/>
      <w:ind w:firstLine="709"/>
    </w:pPr>
    <w:rPr>
      <w:rFonts w:eastAsia="Calibri"/>
      <w:sz w:val="20"/>
      <w:szCs w:val="20"/>
    </w:rPr>
  </w:style>
  <w:style w:type="character" w:customStyle="1" w:styleId="afffffd">
    <w:name w:val="Текст концевой сноски Знак"/>
    <w:basedOn w:val="a4"/>
    <w:link w:val="afffffc"/>
    <w:uiPriority w:val="99"/>
    <w:semiHidden/>
    <w:rsid w:val="0015581F"/>
    <w:rPr>
      <w:rFonts w:ascii="Times New Roman" w:eastAsia="Calibri" w:hAnsi="Times New Roman"/>
      <w:sz w:val="20"/>
      <w:szCs w:val="20"/>
    </w:rPr>
  </w:style>
  <w:style w:type="character" w:styleId="afffffe">
    <w:name w:val="endnote reference"/>
    <w:basedOn w:val="a4"/>
    <w:uiPriority w:val="99"/>
    <w:semiHidden/>
    <w:unhideWhenUsed/>
    <w:rsid w:val="0015581F"/>
    <w:rPr>
      <w:vertAlign w:val="superscript"/>
    </w:rPr>
  </w:style>
  <w:style w:type="numbering" w:styleId="111111">
    <w:name w:val="Outline List 2"/>
    <w:basedOn w:val="a6"/>
    <w:uiPriority w:val="99"/>
    <w:semiHidden/>
    <w:unhideWhenUsed/>
    <w:rsid w:val="0015581F"/>
    <w:pPr>
      <w:numPr>
        <w:numId w:val="11"/>
      </w:numPr>
    </w:pPr>
  </w:style>
  <w:style w:type="character" w:styleId="affffff">
    <w:name w:val="page number"/>
    <w:basedOn w:val="a4"/>
    <w:uiPriority w:val="99"/>
    <w:semiHidden/>
    <w:unhideWhenUsed/>
    <w:rsid w:val="004044EF"/>
  </w:style>
  <w:style w:type="paragraph" w:customStyle="1" w:styleId="affffff0">
    <w:name w:val="ИМТ_Аннотация"/>
    <w:basedOn w:val="a3"/>
    <w:link w:val="affffff1"/>
    <w:qFormat/>
    <w:rsid w:val="00D01ECD"/>
    <w:pPr>
      <w:tabs>
        <w:tab w:val="left" w:pos="9072"/>
      </w:tabs>
      <w:spacing w:after="60" w:line="288" w:lineRule="auto"/>
      <w:ind w:left="567" w:right="567" w:firstLine="0"/>
    </w:pPr>
    <w:rPr>
      <w:rFonts w:eastAsia="Calibri" w:cs="Times New Roman"/>
      <w:sz w:val="20"/>
      <w:szCs w:val="24"/>
    </w:rPr>
  </w:style>
  <w:style w:type="character" w:customStyle="1" w:styleId="affffff1">
    <w:name w:val="ИМТ_Аннотация Знак"/>
    <w:basedOn w:val="a4"/>
    <w:link w:val="affffff0"/>
    <w:rsid w:val="00D01ECD"/>
    <w:rPr>
      <w:rFonts w:ascii="Times New Roman" w:eastAsia="Calibri" w:hAnsi="Times New Roman" w:cs="Times New Roman"/>
      <w:sz w:val="20"/>
      <w:szCs w:val="24"/>
    </w:rPr>
  </w:style>
  <w:style w:type="paragraph" w:customStyle="1" w:styleId="MyHeading1">
    <w:name w:val="MyHeading1"/>
    <w:basedOn w:val="1"/>
    <w:qFormat/>
    <w:rsid w:val="00FD089D"/>
    <w:pPr>
      <w:numPr>
        <w:numId w:val="0"/>
      </w:numPr>
    </w:pPr>
  </w:style>
  <w:style w:type="paragraph" w:customStyle="1" w:styleId="a0">
    <w:name w:val="Список со скобкой"/>
    <w:basedOn w:val="a7"/>
    <w:link w:val="affffff2"/>
    <w:qFormat/>
    <w:rsid w:val="00C91C07"/>
    <w:pPr>
      <w:numPr>
        <w:numId w:val="7"/>
      </w:numPr>
    </w:pPr>
  </w:style>
  <w:style w:type="character" w:customStyle="1" w:styleId="affffff3">
    <w:name w:val="подписи Знак"/>
    <w:link w:val="affffff4"/>
    <w:locked/>
    <w:rsid w:val="000E6B46"/>
    <w:rPr>
      <w:rFonts w:ascii="Times New Roman" w:hAnsi="Times New Roman" w:cs="Times New Roman"/>
      <w:b/>
      <w:i/>
      <w:sz w:val="28"/>
    </w:rPr>
  </w:style>
  <w:style w:type="character" w:customStyle="1" w:styleId="affffff2">
    <w:name w:val="Список со скобкой Знак"/>
    <w:basedOn w:val="a8"/>
    <w:link w:val="a0"/>
    <w:rsid w:val="00C91C07"/>
    <w:rPr>
      <w:rFonts w:ascii="Times New Roman" w:hAnsi="Times New Roman"/>
      <w:sz w:val="28"/>
    </w:rPr>
  </w:style>
  <w:style w:type="paragraph" w:customStyle="1" w:styleId="affffff4">
    <w:name w:val="подписи"/>
    <w:link w:val="affffff3"/>
    <w:qFormat/>
    <w:rsid w:val="000E6B46"/>
    <w:pPr>
      <w:spacing w:after="0" w:line="257" w:lineRule="auto"/>
      <w:jc w:val="center"/>
    </w:pPr>
    <w:rPr>
      <w:rFonts w:ascii="Times New Roman" w:hAnsi="Times New Roman" w:cs="Times New Roman"/>
      <w:b/>
      <w:i/>
      <w:sz w:val="28"/>
    </w:rPr>
  </w:style>
  <w:style w:type="character" w:customStyle="1" w:styleId="affffff5">
    <w:name w:val="Список с точкой Знак"/>
    <w:basedOn w:val="a8"/>
    <w:link w:val="affffff6"/>
    <w:locked/>
    <w:rsid w:val="00362C38"/>
    <w:rPr>
      <w:rFonts w:ascii="Times New Roman" w:hAnsi="Times New Roman" w:cs="Times New Roman"/>
      <w:color w:val="000000" w:themeColor="text1"/>
      <w:sz w:val="28"/>
      <w:szCs w:val="28"/>
    </w:rPr>
  </w:style>
  <w:style w:type="paragraph" w:customStyle="1" w:styleId="affffff6">
    <w:name w:val="Список с точкой"/>
    <w:basedOn w:val="a7"/>
    <w:link w:val="affffff5"/>
    <w:qFormat/>
    <w:rsid w:val="00362C38"/>
    <w:pPr>
      <w:ind w:left="1418" w:hanging="284"/>
    </w:pPr>
    <w:rPr>
      <w:rFonts w:cs="Times New Roman"/>
      <w:color w:val="000000" w:themeColor="text1"/>
      <w:szCs w:val="28"/>
    </w:rPr>
  </w:style>
  <w:style w:type="paragraph" w:customStyle="1" w:styleId="a">
    <w:name w:val="Стиль с точкой"/>
    <w:basedOn w:val="affffff6"/>
    <w:link w:val="affffff7"/>
    <w:qFormat/>
    <w:rsid w:val="0048591B"/>
    <w:pPr>
      <w:numPr>
        <w:numId w:val="16"/>
      </w:numPr>
      <w:ind w:left="1066" w:hanging="357"/>
    </w:pPr>
  </w:style>
  <w:style w:type="character" w:customStyle="1" w:styleId="affffff7">
    <w:name w:val="Стиль с точкой Знак"/>
    <w:basedOn w:val="affffff5"/>
    <w:link w:val="a"/>
    <w:rsid w:val="0048591B"/>
    <w:rPr>
      <w:rFonts w:ascii="Times New Roman" w:hAnsi="Times New Roman" w:cs="Times New Roman"/>
      <w:color w:val="000000" w:themeColor="text1"/>
      <w:sz w:val="28"/>
      <w:szCs w:val="28"/>
    </w:rPr>
  </w:style>
  <w:style w:type="paragraph" w:customStyle="1" w:styleId="affffff8">
    <w:name w:val="Стиль с точкой второго уровня"/>
    <w:basedOn w:val="a"/>
    <w:link w:val="affffff9"/>
    <w:qFormat/>
    <w:rsid w:val="00222AFF"/>
    <w:pPr>
      <w:ind w:left="1843" w:hanging="425"/>
    </w:pPr>
  </w:style>
  <w:style w:type="character" w:customStyle="1" w:styleId="affffff9">
    <w:name w:val="Стиль с точкой второго уровня Знак"/>
    <w:basedOn w:val="affffff7"/>
    <w:link w:val="affffff8"/>
    <w:rsid w:val="00222AFF"/>
    <w:rPr>
      <w:rFonts w:ascii="Times New Roman" w:hAnsi="Times New Roman" w:cs="Times New Roman"/>
      <w:color w:val="000000" w:themeColor="text1"/>
      <w:sz w:val="28"/>
      <w:szCs w:val="28"/>
    </w:rPr>
  </w:style>
  <w:style w:type="paragraph" w:customStyle="1" w:styleId="affffffa">
    <w:name w:val="Основной текст записки"/>
    <w:basedOn w:val="a3"/>
    <w:uiPriority w:val="99"/>
    <w:rsid w:val="000A31F4"/>
    <w:pPr>
      <w:ind w:firstLine="709"/>
    </w:pPr>
    <w:rPr>
      <w:rFonts w:eastAsia="Times New Roman" w:cs="Times New Roman"/>
      <w:szCs w:val="28"/>
      <w:lang w:eastAsia="ru-RU"/>
    </w:rPr>
  </w:style>
  <w:style w:type="character" w:customStyle="1" w:styleId="affffffb">
    <w:name w:val="Обычный_текст Знак"/>
    <w:basedOn w:val="a4"/>
    <w:link w:val="affffffc"/>
    <w:locked/>
    <w:rsid w:val="00AA24A7"/>
    <w:rPr>
      <w:rFonts w:ascii="Times New Roman" w:eastAsia="Times New Roman" w:hAnsi="Times New Roman" w:cs="Times New Roman"/>
      <w:color w:val="000000"/>
      <w:sz w:val="28"/>
      <w:szCs w:val="28"/>
      <w:lang w:eastAsia="ru-RU"/>
    </w:rPr>
  </w:style>
  <w:style w:type="paragraph" w:customStyle="1" w:styleId="affffffc">
    <w:name w:val="Обычный_текст"/>
    <w:basedOn w:val="a3"/>
    <w:link w:val="affffffb"/>
    <w:qFormat/>
    <w:rsid w:val="00AA24A7"/>
    <w:rPr>
      <w:rFonts w:eastAsia="Times New Roman" w:cs="Times New Roman"/>
      <w:color w:val="000000"/>
      <w:szCs w:val="28"/>
      <w:lang w:eastAsia="ru-RU"/>
    </w:rPr>
  </w:style>
  <w:style w:type="paragraph" w:customStyle="1" w:styleId="221">
    <w:name w:val="Основной текст 22"/>
    <w:basedOn w:val="a3"/>
    <w:uiPriority w:val="99"/>
    <w:semiHidden/>
    <w:rsid w:val="006C31A7"/>
    <w:pPr>
      <w:widowControl w:val="0"/>
      <w:spacing w:after="120" w:line="240" w:lineRule="auto"/>
    </w:pPr>
    <w:rPr>
      <w:rFonts w:eastAsia="Times New Roman" w:cs="Times New Roman"/>
      <w:szCs w:val="20"/>
      <w:lang w:eastAsia="ru-RU"/>
    </w:rPr>
  </w:style>
  <w:style w:type="character" w:styleId="affffffd">
    <w:name w:val="Intense Reference"/>
    <w:aliases w:val="РИСУНОК"/>
    <w:basedOn w:val="a4"/>
    <w:uiPriority w:val="32"/>
    <w:qFormat/>
    <w:rsid w:val="006C31A7"/>
    <w:rPr>
      <w:rFonts w:ascii="Times New Roman" w:hAnsi="Times New Roman" w:cs="Times New Roman" w:hint="default"/>
      <w:b/>
      <w:bCs/>
      <w:i/>
      <w:iCs w:val="0"/>
      <w:spacing w:val="5"/>
      <w:sz w:val="24"/>
      <w:szCs w:val="28"/>
    </w:rPr>
  </w:style>
  <w:style w:type="paragraph" w:customStyle="1" w:styleId="c">
    <w:name w:val="Стиль c точкой"/>
    <w:basedOn w:val="10"/>
    <w:link w:val="c0"/>
    <w:qFormat/>
    <w:rsid w:val="002353E7"/>
    <w:pPr>
      <w:numPr>
        <w:ilvl w:val="3"/>
        <w:numId w:val="39"/>
      </w:numPr>
      <w:ind w:left="1066" w:hanging="357"/>
    </w:pPr>
    <w:rPr>
      <w:lang w:val="en-US"/>
    </w:rPr>
  </w:style>
  <w:style w:type="character" w:customStyle="1" w:styleId="c0">
    <w:name w:val="Стиль c точкой Знак"/>
    <w:basedOn w:val="14"/>
    <w:link w:val="c"/>
    <w:rsid w:val="002353E7"/>
    <w:rPr>
      <w:rFonts w:ascii="Times New Roman" w:eastAsia="Calibri" w:hAnsi="Times New Roman" w:cs="Times New Roman"/>
      <w:sz w:val="28"/>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19885">
      <w:bodyDiv w:val="1"/>
      <w:marLeft w:val="0"/>
      <w:marRight w:val="0"/>
      <w:marTop w:val="0"/>
      <w:marBottom w:val="0"/>
      <w:divBdr>
        <w:top w:val="none" w:sz="0" w:space="0" w:color="auto"/>
        <w:left w:val="none" w:sz="0" w:space="0" w:color="auto"/>
        <w:bottom w:val="none" w:sz="0" w:space="0" w:color="auto"/>
        <w:right w:val="none" w:sz="0" w:space="0" w:color="auto"/>
      </w:divBdr>
      <w:divsChild>
        <w:div w:id="1603222112">
          <w:marLeft w:val="0"/>
          <w:marRight w:val="0"/>
          <w:marTop w:val="0"/>
          <w:marBottom w:val="0"/>
          <w:divBdr>
            <w:top w:val="none" w:sz="0" w:space="0" w:color="auto"/>
            <w:left w:val="none" w:sz="0" w:space="0" w:color="auto"/>
            <w:bottom w:val="none" w:sz="0" w:space="0" w:color="auto"/>
            <w:right w:val="none" w:sz="0" w:space="0" w:color="auto"/>
          </w:divBdr>
          <w:divsChild>
            <w:div w:id="2037466067">
              <w:marLeft w:val="0"/>
              <w:marRight w:val="0"/>
              <w:marTop w:val="0"/>
              <w:marBottom w:val="0"/>
              <w:divBdr>
                <w:top w:val="none" w:sz="0" w:space="0" w:color="auto"/>
                <w:left w:val="none" w:sz="0" w:space="0" w:color="auto"/>
                <w:bottom w:val="none" w:sz="0" w:space="0" w:color="auto"/>
                <w:right w:val="none" w:sz="0" w:space="0" w:color="auto"/>
              </w:divBdr>
            </w:div>
            <w:div w:id="226845146">
              <w:marLeft w:val="0"/>
              <w:marRight w:val="0"/>
              <w:marTop w:val="0"/>
              <w:marBottom w:val="0"/>
              <w:divBdr>
                <w:top w:val="none" w:sz="0" w:space="0" w:color="auto"/>
                <w:left w:val="none" w:sz="0" w:space="0" w:color="auto"/>
                <w:bottom w:val="none" w:sz="0" w:space="0" w:color="auto"/>
                <w:right w:val="none" w:sz="0" w:space="0" w:color="auto"/>
              </w:divBdr>
            </w:div>
            <w:div w:id="2126272240">
              <w:marLeft w:val="0"/>
              <w:marRight w:val="0"/>
              <w:marTop w:val="0"/>
              <w:marBottom w:val="0"/>
              <w:divBdr>
                <w:top w:val="none" w:sz="0" w:space="0" w:color="auto"/>
                <w:left w:val="none" w:sz="0" w:space="0" w:color="auto"/>
                <w:bottom w:val="none" w:sz="0" w:space="0" w:color="auto"/>
                <w:right w:val="none" w:sz="0" w:space="0" w:color="auto"/>
              </w:divBdr>
            </w:div>
            <w:div w:id="1717193432">
              <w:marLeft w:val="0"/>
              <w:marRight w:val="0"/>
              <w:marTop w:val="0"/>
              <w:marBottom w:val="0"/>
              <w:divBdr>
                <w:top w:val="none" w:sz="0" w:space="0" w:color="auto"/>
                <w:left w:val="none" w:sz="0" w:space="0" w:color="auto"/>
                <w:bottom w:val="none" w:sz="0" w:space="0" w:color="auto"/>
                <w:right w:val="none" w:sz="0" w:space="0" w:color="auto"/>
              </w:divBdr>
            </w:div>
            <w:div w:id="1911453448">
              <w:marLeft w:val="0"/>
              <w:marRight w:val="0"/>
              <w:marTop w:val="0"/>
              <w:marBottom w:val="0"/>
              <w:divBdr>
                <w:top w:val="none" w:sz="0" w:space="0" w:color="auto"/>
                <w:left w:val="none" w:sz="0" w:space="0" w:color="auto"/>
                <w:bottom w:val="none" w:sz="0" w:space="0" w:color="auto"/>
                <w:right w:val="none" w:sz="0" w:space="0" w:color="auto"/>
              </w:divBdr>
            </w:div>
            <w:div w:id="269093598">
              <w:marLeft w:val="0"/>
              <w:marRight w:val="0"/>
              <w:marTop w:val="0"/>
              <w:marBottom w:val="0"/>
              <w:divBdr>
                <w:top w:val="none" w:sz="0" w:space="0" w:color="auto"/>
                <w:left w:val="none" w:sz="0" w:space="0" w:color="auto"/>
                <w:bottom w:val="none" w:sz="0" w:space="0" w:color="auto"/>
                <w:right w:val="none" w:sz="0" w:space="0" w:color="auto"/>
              </w:divBdr>
            </w:div>
            <w:div w:id="2134520370">
              <w:marLeft w:val="0"/>
              <w:marRight w:val="0"/>
              <w:marTop w:val="0"/>
              <w:marBottom w:val="0"/>
              <w:divBdr>
                <w:top w:val="none" w:sz="0" w:space="0" w:color="auto"/>
                <w:left w:val="none" w:sz="0" w:space="0" w:color="auto"/>
                <w:bottom w:val="none" w:sz="0" w:space="0" w:color="auto"/>
                <w:right w:val="none" w:sz="0" w:space="0" w:color="auto"/>
              </w:divBdr>
            </w:div>
            <w:div w:id="1304700415">
              <w:marLeft w:val="0"/>
              <w:marRight w:val="0"/>
              <w:marTop w:val="0"/>
              <w:marBottom w:val="0"/>
              <w:divBdr>
                <w:top w:val="none" w:sz="0" w:space="0" w:color="auto"/>
                <w:left w:val="none" w:sz="0" w:space="0" w:color="auto"/>
                <w:bottom w:val="none" w:sz="0" w:space="0" w:color="auto"/>
                <w:right w:val="none" w:sz="0" w:space="0" w:color="auto"/>
              </w:divBdr>
            </w:div>
            <w:div w:id="1225990178">
              <w:marLeft w:val="0"/>
              <w:marRight w:val="0"/>
              <w:marTop w:val="0"/>
              <w:marBottom w:val="0"/>
              <w:divBdr>
                <w:top w:val="none" w:sz="0" w:space="0" w:color="auto"/>
                <w:left w:val="none" w:sz="0" w:space="0" w:color="auto"/>
                <w:bottom w:val="none" w:sz="0" w:space="0" w:color="auto"/>
                <w:right w:val="none" w:sz="0" w:space="0" w:color="auto"/>
              </w:divBdr>
            </w:div>
            <w:div w:id="979503108">
              <w:marLeft w:val="0"/>
              <w:marRight w:val="0"/>
              <w:marTop w:val="0"/>
              <w:marBottom w:val="0"/>
              <w:divBdr>
                <w:top w:val="none" w:sz="0" w:space="0" w:color="auto"/>
                <w:left w:val="none" w:sz="0" w:space="0" w:color="auto"/>
                <w:bottom w:val="none" w:sz="0" w:space="0" w:color="auto"/>
                <w:right w:val="none" w:sz="0" w:space="0" w:color="auto"/>
              </w:divBdr>
            </w:div>
            <w:div w:id="421530038">
              <w:marLeft w:val="0"/>
              <w:marRight w:val="0"/>
              <w:marTop w:val="0"/>
              <w:marBottom w:val="0"/>
              <w:divBdr>
                <w:top w:val="none" w:sz="0" w:space="0" w:color="auto"/>
                <w:left w:val="none" w:sz="0" w:space="0" w:color="auto"/>
                <w:bottom w:val="none" w:sz="0" w:space="0" w:color="auto"/>
                <w:right w:val="none" w:sz="0" w:space="0" w:color="auto"/>
              </w:divBdr>
            </w:div>
            <w:div w:id="619339387">
              <w:marLeft w:val="0"/>
              <w:marRight w:val="0"/>
              <w:marTop w:val="0"/>
              <w:marBottom w:val="0"/>
              <w:divBdr>
                <w:top w:val="none" w:sz="0" w:space="0" w:color="auto"/>
                <w:left w:val="none" w:sz="0" w:space="0" w:color="auto"/>
                <w:bottom w:val="none" w:sz="0" w:space="0" w:color="auto"/>
                <w:right w:val="none" w:sz="0" w:space="0" w:color="auto"/>
              </w:divBdr>
            </w:div>
            <w:div w:id="825706340">
              <w:marLeft w:val="0"/>
              <w:marRight w:val="0"/>
              <w:marTop w:val="0"/>
              <w:marBottom w:val="0"/>
              <w:divBdr>
                <w:top w:val="none" w:sz="0" w:space="0" w:color="auto"/>
                <w:left w:val="none" w:sz="0" w:space="0" w:color="auto"/>
                <w:bottom w:val="none" w:sz="0" w:space="0" w:color="auto"/>
                <w:right w:val="none" w:sz="0" w:space="0" w:color="auto"/>
              </w:divBdr>
            </w:div>
            <w:div w:id="1946375775">
              <w:marLeft w:val="0"/>
              <w:marRight w:val="0"/>
              <w:marTop w:val="0"/>
              <w:marBottom w:val="0"/>
              <w:divBdr>
                <w:top w:val="none" w:sz="0" w:space="0" w:color="auto"/>
                <w:left w:val="none" w:sz="0" w:space="0" w:color="auto"/>
                <w:bottom w:val="none" w:sz="0" w:space="0" w:color="auto"/>
                <w:right w:val="none" w:sz="0" w:space="0" w:color="auto"/>
              </w:divBdr>
            </w:div>
            <w:div w:id="419643134">
              <w:marLeft w:val="0"/>
              <w:marRight w:val="0"/>
              <w:marTop w:val="0"/>
              <w:marBottom w:val="0"/>
              <w:divBdr>
                <w:top w:val="none" w:sz="0" w:space="0" w:color="auto"/>
                <w:left w:val="none" w:sz="0" w:space="0" w:color="auto"/>
                <w:bottom w:val="none" w:sz="0" w:space="0" w:color="auto"/>
                <w:right w:val="none" w:sz="0" w:space="0" w:color="auto"/>
              </w:divBdr>
            </w:div>
            <w:div w:id="1024332144">
              <w:marLeft w:val="0"/>
              <w:marRight w:val="0"/>
              <w:marTop w:val="0"/>
              <w:marBottom w:val="0"/>
              <w:divBdr>
                <w:top w:val="none" w:sz="0" w:space="0" w:color="auto"/>
                <w:left w:val="none" w:sz="0" w:space="0" w:color="auto"/>
                <w:bottom w:val="none" w:sz="0" w:space="0" w:color="auto"/>
                <w:right w:val="none" w:sz="0" w:space="0" w:color="auto"/>
              </w:divBdr>
            </w:div>
            <w:div w:id="181632595">
              <w:marLeft w:val="0"/>
              <w:marRight w:val="0"/>
              <w:marTop w:val="0"/>
              <w:marBottom w:val="0"/>
              <w:divBdr>
                <w:top w:val="none" w:sz="0" w:space="0" w:color="auto"/>
                <w:left w:val="none" w:sz="0" w:space="0" w:color="auto"/>
                <w:bottom w:val="none" w:sz="0" w:space="0" w:color="auto"/>
                <w:right w:val="none" w:sz="0" w:space="0" w:color="auto"/>
              </w:divBdr>
            </w:div>
            <w:div w:id="1820607960">
              <w:marLeft w:val="0"/>
              <w:marRight w:val="0"/>
              <w:marTop w:val="0"/>
              <w:marBottom w:val="0"/>
              <w:divBdr>
                <w:top w:val="none" w:sz="0" w:space="0" w:color="auto"/>
                <w:left w:val="none" w:sz="0" w:space="0" w:color="auto"/>
                <w:bottom w:val="none" w:sz="0" w:space="0" w:color="auto"/>
                <w:right w:val="none" w:sz="0" w:space="0" w:color="auto"/>
              </w:divBdr>
            </w:div>
            <w:div w:id="148449571">
              <w:marLeft w:val="0"/>
              <w:marRight w:val="0"/>
              <w:marTop w:val="0"/>
              <w:marBottom w:val="0"/>
              <w:divBdr>
                <w:top w:val="none" w:sz="0" w:space="0" w:color="auto"/>
                <w:left w:val="none" w:sz="0" w:space="0" w:color="auto"/>
                <w:bottom w:val="none" w:sz="0" w:space="0" w:color="auto"/>
                <w:right w:val="none" w:sz="0" w:space="0" w:color="auto"/>
              </w:divBdr>
            </w:div>
            <w:div w:id="1112670850">
              <w:marLeft w:val="0"/>
              <w:marRight w:val="0"/>
              <w:marTop w:val="0"/>
              <w:marBottom w:val="0"/>
              <w:divBdr>
                <w:top w:val="none" w:sz="0" w:space="0" w:color="auto"/>
                <w:left w:val="none" w:sz="0" w:space="0" w:color="auto"/>
                <w:bottom w:val="none" w:sz="0" w:space="0" w:color="auto"/>
                <w:right w:val="none" w:sz="0" w:space="0" w:color="auto"/>
              </w:divBdr>
            </w:div>
            <w:div w:id="930048498">
              <w:marLeft w:val="0"/>
              <w:marRight w:val="0"/>
              <w:marTop w:val="0"/>
              <w:marBottom w:val="0"/>
              <w:divBdr>
                <w:top w:val="none" w:sz="0" w:space="0" w:color="auto"/>
                <w:left w:val="none" w:sz="0" w:space="0" w:color="auto"/>
                <w:bottom w:val="none" w:sz="0" w:space="0" w:color="auto"/>
                <w:right w:val="none" w:sz="0" w:space="0" w:color="auto"/>
              </w:divBdr>
            </w:div>
            <w:div w:id="364404269">
              <w:marLeft w:val="0"/>
              <w:marRight w:val="0"/>
              <w:marTop w:val="0"/>
              <w:marBottom w:val="0"/>
              <w:divBdr>
                <w:top w:val="none" w:sz="0" w:space="0" w:color="auto"/>
                <w:left w:val="none" w:sz="0" w:space="0" w:color="auto"/>
                <w:bottom w:val="none" w:sz="0" w:space="0" w:color="auto"/>
                <w:right w:val="none" w:sz="0" w:space="0" w:color="auto"/>
              </w:divBdr>
            </w:div>
            <w:div w:id="248320718">
              <w:marLeft w:val="0"/>
              <w:marRight w:val="0"/>
              <w:marTop w:val="0"/>
              <w:marBottom w:val="0"/>
              <w:divBdr>
                <w:top w:val="none" w:sz="0" w:space="0" w:color="auto"/>
                <w:left w:val="none" w:sz="0" w:space="0" w:color="auto"/>
                <w:bottom w:val="none" w:sz="0" w:space="0" w:color="auto"/>
                <w:right w:val="none" w:sz="0" w:space="0" w:color="auto"/>
              </w:divBdr>
            </w:div>
            <w:div w:id="85226637">
              <w:marLeft w:val="0"/>
              <w:marRight w:val="0"/>
              <w:marTop w:val="0"/>
              <w:marBottom w:val="0"/>
              <w:divBdr>
                <w:top w:val="none" w:sz="0" w:space="0" w:color="auto"/>
                <w:left w:val="none" w:sz="0" w:space="0" w:color="auto"/>
                <w:bottom w:val="none" w:sz="0" w:space="0" w:color="auto"/>
                <w:right w:val="none" w:sz="0" w:space="0" w:color="auto"/>
              </w:divBdr>
            </w:div>
            <w:div w:id="1868564428">
              <w:marLeft w:val="0"/>
              <w:marRight w:val="0"/>
              <w:marTop w:val="0"/>
              <w:marBottom w:val="0"/>
              <w:divBdr>
                <w:top w:val="none" w:sz="0" w:space="0" w:color="auto"/>
                <w:left w:val="none" w:sz="0" w:space="0" w:color="auto"/>
                <w:bottom w:val="none" w:sz="0" w:space="0" w:color="auto"/>
                <w:right w:val="none" w:sz="0" w:space="0" w:color="auto"/>
              </w:divBdr>
            </w:div>
            <w:div w:id="827139687">
              <w:marLeft w:val="0"/>
              <w:marRight w:val="0"/>
              <w:marTop w:val="0"/>
              <w:marBottom w:val="0"/>
              <w:divBdr>
                <w:top w:val="none" w:sz="0" w:space="0" w:color="auto"/>
                <w:left w:val="none" w:sz="0" w:space="0" w:color="auto"/>
                <w:bottom w:val="none" w:sz="0" w:space="0" w:color="auto"/>
                <w:right w:val="none" w:sz="0" w:space="0" w:color="auto"/>
              </w:divBdr>
            </w:div>
            <w:div w:id="155118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4609">
      <w:bodyDiv w:val="1"/>
      <w:marLeft w:val="0"/>
      <w:marRight w:val="0"/>
      <w:marTop w:val="0"/>
      <w:marBottom w:val="0"/>
      <w:divBdr>
        <w:top w:val="none" w:sz="0" w:space="0" w:color="auto"/>
        <w:left w:val="none" w:sz="0" w:space="0" w:color="auto"/>
        <w:bottom w:val="none" w:sz="0" w:space="0" w:color="auto"/>
        <w:right w:val="none" w:sz="0" w:space="0" w:color="auto"/>
      </w:divBdr>
    </w:div>
    <w:div w:id="85732048">
      <w:bodyDiv w:val="1"/>
      <w:marLeft w:val="0"/>
      <w:marRight w:val="0"/>
      <w:marTop w:val="0"/>
      <w:marBottom w:val="0"/>
      <w:divBdr>
        <w:top w:val="none" w:sz="0" w:space="0" w:color="auto"/>
        <w:left w:val="none" w:sz="0" w:space="0" w:color="auto"/>
        <w:bottom w:val="none" w:sz="0" w:space="0" w:color="auto"/>
        <w:right w:val="none" w:sz="0" w:space="0" w:color="auto"/>
      </w:divBdr>
    </w:div>
    <w:div w:id="113717929">
      <w:bodyDiv w:val="1"/>
      <w:marLeft w:val="0"/>
      <w:marRight w:val="0"/>
      <w:marTop w:val="0"/>
      <w:marBottom w:val="0"/>
      <w:divBdr>
        <w:top w:val="none" w:sz="0" w:space="0" w:color="auto"/>
        <w:left w:val="none" w:sz="0" w:space="0" w:color="auto"/>
        <w:bottom w:val="none" w:sz="0" w:space="0" w:color="auto"/>
        <w:right w:val="none" w:sz="0" w:space="0" w:color="auto"/>
      </w:divBdr>
    </w:div>
    <w:div w:id="117383922">
      <w:bodyDiv w:val="1"/>
      <w:marLeft w:val="0"/>
      <w:marRight w:val="0"/>
      <w:marTop w:val="0"/>
      <w:marBottom w:val="0"/>
      <w:divBdr>
        <w:top w:val="none" w:sz="0" w:space="0" w:color="auto"/>
        <w:left w:val="none" w:sz="0" w:space="0" w:color="auto"/>
        <w:bottom w:val="none" w:sz="0" w:space="0" w:color="auto"/>
        <w:right w:val="none" w:sz="0" w:space="0" w:color="auto"/>
      </w:divBdr>
    </w:div>
    <w:div w:id="179244371">
      <w:bodyDiv w:val="1"/>
      <w:marLeft w:val="0"/>
      <w:marRight w:val="0"/>
      <w:marTop w:val="0"/>
      <w:marBottom w:val="0"/>
      <w:divBdr>
        <w:top w:val="none" w:sz="0" w:space="0" w:color="auto"/>
        <w:left w:val="none" w:sz="0" w:space="0" w:color="auto"/>
        <w:bottom w:val="none" w:sz="0" w:space="0" w:color="auto"/>
        <w:right w:val="none" w:sz="0" w:space="0" w:color="auto"/>
      </w:divBdr>
    </w:div>
    <w:div w:id="179709230">
      <w:bodyDiv w:val="1"/>
      <w:marLeft w:val="0"/>
      <w:marRight w:val="0"/>
      <w:marTop w:val="0"/>
      <w:marBottom w:val="0"/>
      <w:divBdr>
        <w:top w:val="none" w:sz="0" w:space="0" w:color="auto"/>
        <w:left w:val="none" w:sz="0" w:space="0" w:color="auto"/>
        <w:bottom w:val="none" w:sz="0" w:space="0" w:color="auto"/>
        <w:right w:val="none" w:sz="0" w:space="0" w:color="auto"/>
      </w:divBdr>
    </w:div>
    <w:div w:id="210771253">
      <w:bodyDiv w:val="1"/>
      <w:marLeft w:val="0"/>
      <w:marRight w:val="0"/>
      <w:marTop w:val="0"/>
      <w:marBottom w:val="0"/>
      <w:divBdr>
        <w:top w:val="none" w:sz="0" w:space="0" w:color="auto"/>
        <w:left w:val="none" w:sz="0" w:space="0" w:color="auto"/>
        <w:bottom w:val="none" w:sz="0" w:space="0" w:color="auto"/>
        <w:right w:val="none" w:sz="0" w:space="0" w:color="auto"/>
      </w:divBdr>
    </w:div>
    <w:div w:id="296568788">
      <w:bodyDiv w:val="1"/>
      <w:marLeft w:val="0"/>
      <w:marRight w:val="0"/>
      <w:marTop w:val="0"/>
      <w:marBottom w:val="0"/>
      <w:divBdr>
        <w:top w:val="none" w:sz="0" w:space="0" w:color="auto"/>
        <w:left w:val="none" w:sz="0" w:space="0" w:color="auto"/>
        <w:bottom w:val="none" w:sz="0" w:space="0" w:color="auto"/>
        <w:right w:val="none" w:sz="0" w:space="0" w:color="auto"/>
      </w:divBdr>
    </w:div>
    <w:div w:id="334114082">
      <w:bodyDiv w:val="1"/>
      <w:marLeft w:val="0"/>
      <w:marRight w:val="0"/>
      <w:marTop w:val="0"/>
      <w:marBottom w:val="0"/>
      <w:divBdr>
        <w:top w:val="none" w:sz="0" w:space="0" w:color="auto"/>
        <w:left w:val="none" w:sz="0" w:space="0" w:color="auto"/>
        <w:bottom w:val="none" w:sz="0" w:space="0" w:color="auto"/>
        <w:right w:val="none" w:sz="0" w:space="0" w:color="auto"/>
      </w:divBdr>
    </w:div>
    <w:div w:id="374306760">
      <w:bodyDiv w:val="1"/>
      <w:marLeft w:val="0"/>
      <w:marRight w:val="0"/>
      <w:marTop w:val="0"/>
      <w:marBottom w:val="0"/>
      <w:divBdr>
        <w:top w:val="none" w:sz="0" w:space="0" w:color="auto"/>
        <w:left w:val="none" w:sz="0" w:space="0" w:color="auto"/>
        <w:bottom w:val="none" w:sz="0" w:space="0" w:color="auto"/>
        <w:right w:val="none" w:sz="0" w:space="0" w:color="auto"/>
      </w:divBdr>
      <w:divsChild>
        <w:div w:id="966011022">
          <w:marLeft w:val="1170"/>
          <w:marRight w:val="735"/>
          <w:marTop w:val="0"/>
          <w:marBottom w:val="0"/>
          <w:divBdr>
            <w:top w:val="none" w:sz="0" w:space="0" w:color="auto"/>
            <w:left w:val="none" w:sz="0" w:space="0" w:color="auto"/>
            <w:bottom w:val="none" w:sz="0" w:space="0" w:color="auto"/>
            <w:right w:val="none" w:sz="0" w:space="0" w:color="auto"/>
          </w:divBdr>
        </w:div>
        <w:div w:id="1368408773">
          <w:marLeft w:val="-60"/>
          <w:marRight w:val="75"/>
          <w:marTop w:val="0"/>
          <w:marBottom w:val="0"/>
          <w:divBdr>
            <w:top w:val="none" w:sz="0" w:space="0" w:color="auto"/>
            <w:left w:val="none" w:sz="0" w:space="0" w:color="auto"/>
            <w:bottom w:val="none" w:sz="0" w:space="0" w:color="auto"/>
            <w:right w:val="none" w:sz="0" w:space="0" w:color="auto"/>
          </w:divBdr>
        </w:div>
        <w:div w:id="156266870">
          <w:marLeft w:val="1170"/>
          <w:marRight w:val="735"/>
          <w:marTop w:val="0"/>
          <w:marBottom w:val="0"/>
          <w:divBdr>
            <w:top w:val="none" w:sz="0" w:space="0" w:color="auto"/>
            <w:left w:val="none" w:sz="0" w:space="0" w:color="auto"/>
            <w:bottom w:val="none" w:sz="0" w:space="0" w:color="auto"/>
            <w:right w:val="none" w:sz="0" w:space="0" w:color="auto"/>
          </w:divBdr>
        </w:div>
        <w:div w:id="1526795667">
          <w:marLeft w:val="-60"/>
          <w:marRight w:val="75"/>
          <w:marTop w:val="0"/>
          <w:marBottom w:val="0"/>
          <w:divBdr>
            <w:top w:val="none" w:sz="0" w:space="0" w:color="auto"/>
            <w:left w:val="none" w:sz="0" w:space="0" w:color="auto"/>
            <w:bottom w:val="none" w:sz="0" w:space="0" w:color="auto"/>
            <w:right w:val="none" w:sz="0" w:space="0" w:color="auto"/>
          </w:divBdr>
        </w:div>
        <w:div w:id="1193496489">
          <w:marLeft w:val="1170"/>
          <w:marRight w:val="735"/>
          <w:marTop w:val="0"/>
          <w:marBottom w:val="0"/>
          <w:divBdr>
            <w:top w:val="none" w:sz="0" w:space="0" w:color="auto"/>
            <w:left w:val="none" w:sz="0" w:space="0" w:color="auto"/>
            <w:bottom w:val="none" w:sz="0" w:space="0" w:color="auto"/>
            <w:right w:val="none" w:sz="0" w:space="0" w:color="auto"/>
          </w:divBdr>
        </w:div>
      </w:divsChild>
    </w:div>
    <w:div w:id="408503973">
      <w:bodyDiv w:val="1"/>
      <w:marLeft w:val="0"/>
      <w:marRight w:val="0"/>
      <w:marTop w:val="0"/>
      <w:marBottom w:val="0"/>
      <w:divBdr>
        <w:top w:val="none" w:sz="0" w:space="0" w:color="auto"/>
        <w:left w:val="none" w:sz="0" w:space="0" w:color="auto"/>
        <w:bottom w:val="none" w:sz="0" w:space="0" w:color="auto"/>
        <w:right w:val="none" w:sz="0" w:space="0" w:color="auto"/>
      </w:divBdr>
    </w:div>
    <w:div w:id="410009044">
      <w:bodyDiv w:val="1"/>
      <w:marLeft w:val="0"/>
      <w:marRight w:val="0"/>
      <w:marTop w:val="0"/>
      <w:marBottom w:val="0"/>
      <w:divBdr>
        <w:top w:val="none" w:sz="0" w:space="0" w:color="auto"/>
        <w:left w:val="none" w:sz="0" w:space="0" w:color="auto"/>
        <w:bottom w:val="none" w:sz="0" w:space="0" w:color="auto"/>
        <w:right w:val="none" w:sz="0" w:space="0" w:color="auto"/>
      </w:divBdr>
    </w:div>
    <w:div w:id="433132433">
      <w:bodyDiv w:val="1"/>
      <w:marLeft w:val="0"/>
      <w:marRight w:val="0"/>
      <w:marTop w:val="0"/>
      <w:marBottom w:val="0"/>
      <w:divBdr>
        <w:top w:val="none" w:sz="0" w:space="0" w:color="auto"/>
        <w:left w:val="none" w:sz="0" w:space="0" w:color="auto"/>
        <w:bottom w:val="none" w:sz="0" w:space="0" w:color="auto"/>
        <w:right w:val="none" w:sz="0" w:space="0" w:color="auto"/>
      </w:divBdr>
    </w:div>
    <w:div w:id="466822293">
      <w:bodyDiv w:val="1"/>
      <w:marLeft w:val="0"/>
      <w:marRight w:val="0"/>
      <w:marTop w:val="0"/>
      <w:marBottom w:val="0"/>
      <w:divBdr>
        <w:top w:val="none" w:sz="0" w:space="0" w:color="auto"/>
        <w:left w:val="none" w:sz="0" w:space="0" w:color="auto"/>
        <w:bottom w:val="none" w:sz="0" w:space="0" w:color="auto"/>
        <w:right w:val="none" w:sz="0" w:space="0" w:color="auto"/>
      </w:divBdr>
    </w:div>
    <w:div w:id="482745774">
      <w:bodyDiv w:val="1"/>
      <w:marLeft w:val="0"/>
      <w:marRight w:val="0"/>
      <w:marTop w:val="0"/>
      <w:marBottom w:val="0"/>
      <w:divBdr>
        <w:top w:val="none" w:sz="0" w:space="0" w:color="auto"/>
        <w:left w:val="none" w:sz="0" w:space="0" w:color="auto"/>
        <w:bottom w:val="none" w:sz="0" w:space="0" w:color="auto"/>
        <w:right w:val="none" w:sz="0" w:space="0" w:color="auto"/>
      </w:divBdr>
    </w:div>
    <w:div w:id="565996273">
      <w:bodyDiv w:val="1"/>
      <w:marLeft w:val="0"/>
      <w:marRight w:val="0"/>
      <w:marTop w:val="0"/>
      <w:marBottom w:val="0"/>
      <w:divBdr>
        <w:top w:val="none" w:sz="0" w:space="0" w:color="auto"/>
        <w:left w:val="none" w:sz="0" w:space="0" w:color="auto"/>
        <w:bottom w:val="none" w:sz="0" w:space="0" w:color="auto"/>
        <w:right w:val="none" w:sz="0" w:space="0" w:color="auto"/>
      </w:divBdr>
    </w:div>
    <w:div w:id="701440689">
      <w:bodyDiv w:val="1"/>
      <w:marLeft w:val="0"/>
      <w:marRight w:val="0"/>
      <w:marTop w:val="0"/>
      <w:marBottom w:val="0"/>
      <w:divBdr>
        <w:top w:val="none" w:sz="0" w:space="0" w:color="auto"/>
        <w:left w:val="none" w:sz="0" w:space="0" w:color="auto"/>
        <w:bottom w:val="none" w:sz="0" w:space="0" w:color="auto"/>
        <w:right w:val="none" w:sz="0" w:space="0" w:color="auto"/>
      </w:divBdr>
      <w:divsChild>
        <w:div w:id="879171692">
          <w:marLeft w:val="1170"/>
          <w:marRight w:val="735"/>
          <w:marTop w:val="0"/>
          <w:marBottom w:val="0"/>
          <w:divBdr>
            <w:top w:val="none" w:sz="0" w:space="0" w:color="auto"/>
            <w:left w:val="none" w:sz="0" w:space="0" w:color="auto"/>
            <w:bottom w:val="none" w:sz="0" w:space="0" w:color="auto"/>
            <w:right w:val="none" w:sz="0" w:space="0" w:color="auto"/>
          </w:divBdr>
        </w:div>
        <w:div w:id="48304745">
          <w:marLeft w:val="-60"/>
          <w:marRight w:val="75"/>
          <w:marTop w:val="0"/>
          <w:marBottom w:val="0"/>
          <w:divBdr>
            <w:top w:val="none" w:sz="0" w:space="0" w:color="auto"/>
            <w:left w:val="none" w:sz="0" w:space="0" w:color="auto"/>
            <w:bottom w:val="none" w:sz="0" w:space="0" w:color="auto"/>
            <w:right w:val="none" w:sz="0" w:space="0" w:color="auto"/>
          </w:divBdr>
        </w:div>
        <w:div w:id="1234008482">
          <w:marLeft w:val="1170"/>
          <w:marRight w:val="735"/>
          <w:marTop w:val="0"/>
          <w:marBottom w:val="0"/>
          <w:divBdr>
            <w:top w:val="none" w:sz="0" w:space="0" w:color="auto"/>
            <w:left w:val="none" w:sz="0" w:space="0" w:color="auto"/>
            <w:bottom w:val="none" w:sz="0" w:space="0" w:color="auto"/>
            <w:right w:val="none" w:sz="0" w:space="0" w:color="auto"/>
          </w:divBdr>
        </w:div>
        <w:div w:id="1935242175">
          <w:marLeft w:val="-60"/>
          <w:marRight w:val="75"/>
          <w:marTop w:val="0"/>
          <w:marBottom w:val="0"/>
          <w:divBdr>
            <w:top w:val="none" w:sz="0" w:space="0" w:color="auto"/>
            <w:left w:val="none" w:sz="0" w:space="0" w:color="auto"/>
            <w:bottom w:val="none" w:sz="0" w:space="0" w:color="auto"/>
            <w:right w:val="none" w:sz="0" w:space="0" w:color="auto"/>
          </w:divBdr>
        </w:div>
        <w:div w:id="181404933">
          <w:marLeft w:val="1170"/>
          <w:marRight w:val="735"/>
          <w:marTop w:val="0"/>
          <w:marBottom w:val="0"/>
          <w:divBdr>
            <w:top w:val="none" w:sz="0" w:space="0" w:color="auto"/>
            <w:left w:val="none" w:sz="0" w:space="0" w:color="auto"/>
            <w:bottom w:val="none" w:sz="0" w:space="0" w:color="auto"/>
            <w:right w:val="none" w:sz="0" w:space="0" w:color="auto"/>
          </w:divBdr>
        </w:div>
      </w:divsChild>
    </w:div>
    <w:div w:id="716007431">
      <w:bodyDiv w:val="1"/>
      <w:marLeft w:val="0"/>
      <w:marRight w:val="0"/>
      <w:marTop w:val="0"/>
      <w:marBottom w:val="0"/>
      <w:divBdr>
        <w:top w:val="none" w:sz="0" w:space="0" w:color="auto"/>
        <w:left w:val="none" w:sz="0" w:space="0" w:color="auto"/>
        <w:bottom w:val="none" w:sz="0" w:space="0" w:color="auto"/>
        <w:right w:val="none" w:sz="0" w:space="0" w:color="auto"/>
      </w:divBdr>
    </w:div>
    <w:div w:id="764884623">
      <w:bodyDiv w:val="1"/>
      <w:marLeft w:val="0"/>
      <w:marRight w:val="0"/>
      <w:marTop w:val="0"/>
      <w:marBottom w:val="0"/>
      <w:divBdr>
        <w:top w:val="none" w:sz="0" w:space="0" w:color="auto"/>
        <w:left w:val="none" w:sz="0" w:space="0" w:color="auto"/>
        <w:bottom w:val="none" w:sz="0" w:space="0" w:color="auto"/>
        <w:right w:val="none" w:sz="0" w:space="0" w:color="auto"/>
      </w:divBdr>
    </w:div>
    <w:div w:id="887914326">
      <w:bodyDiv w:val="1"/>
      <w:marLeft w:val="0"/>
      <w:marRight w:val="0"/>
      <w:marTop w:val="0"/>
      <w:marBottom w:val="0"/>
      <w:divBdr>
        <w:top w:val="none" w:sz="0" w:space="0" w:color="auto"/>
        <w:left w:val="none" w:sz="0" w:space="0" w:color="auto"/>
        <w:bottom w:val="none" w:sz="0" w:space="0" w:color="auto"/>
        <w:right w:val="none" w:sz="0" w:space="0" w:color="auto"/>
      </w:divBdr>
    </w:div>
    <w:div w:id="888149183">
      <w:bodyDiv w:val="1"/>
      <w:marLeft w:val="0"/>
      <w:marRight w:val="0"/>
      <w:marTop w:val="0"/>
      <w:marBottom w:val="0"/>
      <w:divBdr>
        <w:top w:val="none" w:sz="0" w:space="0" w:color="auto"/>
        <w:left w:val="none" w:sz="0" w:space="0" w:color="auto"/>
        <w:bottom w:val="none" w:sz="0" w:space="0" w:color="auto"/>
        <w:right w:val="none" w:sz="0" w:space="0" w:color="auto"/>
      </w:divBdr>
    </w:div>
    <w:div w:id="936451279">
      <w:bodyDiv w:val="1"/>
      <w:marLeft w:val="0"/>
      <w:marRight w:val="0"/>
      <w:marTop w:val="0"/>
      <w:marBottom w:val="0"/>
      <w:divBdr>
        <w:top w:val="none" w:sz="0" w:space="0" w:color="auto"/>
        <w:left w:val="none" w:sz="0" w:space="0" w:color="auto"/>
        <w:bottom w:val="none" w:sz="0" w:space="0" w:color="auto"/>
        <w:right w:val="none" w:sz="0" w:space="0" w:color="auto"/>
      </w:divBdr>
    </w:div>
    <w:div w:id="979849393">
      <w:bodyDiv w:val="1"/>
      <w:marLeft w:val="0"/>
      <w:marRight w:val="0"/>
      <w:marTop w:val="0"/>
      <w:marBottom w:val="0"/>
      <w:divBdr>
        <w:top w:val="none" w:sz="0" w:space="0" w:color="auto"/>
        <w:left w:val="none" w:sz="0" w:space="0" w:color="auto"/>
        <w:bottom w:val="none" w:sz="0" w:space="0" w:color="auto"/>
        <w:right w:val="none" w:sz="0" w:space="0" w:color="auto"/>
      </w:divBdr>
    </w:div>
    <w:div w:id="984550517">
      <w:bodyDiv w:val="1"/>
      <w:marLeft w:val="0"/>
      <w:marRight w:val="0"/>
      <w:marTop w:val="0"/>
      <w:marBottom w:val="0"/>
      <w:divBdr>
        <w:top w:val="none" w:sz="0" w:space="0" w:color="auto"/>
        <w:left w:val="none" w:sz="0" w:space="0" w:color="auto"/>
        <w:bottom w:val="none" w:sz="0" w:space="0" w:color="auto"/>
        <w:right w:val="none" w:sz="0" w:space="0" w:color="auto"/>
      </w:divBdr>
    </w:div>
    <w:div w:id="986402715">
      <w:bodyDiv w:val="1"/>
      <w:marLeft w:val="0"/>
      <w:marRight w:val="0"/>
      <w:marTop w:val="0"/>
      <w:marBottom w:val="0"/>
      <w:divBdr>
        <w:top w:val="none" w:sz="0" w:space="0" w:color="auto"/>
        <w:left w:val="none" w:sz="0" w:space="0" w:color="auto"/>
        <w:bottom w:val="none" w:sz="0" w:space="0" w:color="auto"/>
        <w:right w:val="none" w:sz="0" w:space="0" w:color="auto"/>
      </w:divBdr>
    </w:div>
    <w:div w:id="992686732">
      <w:bodyDiv w:val="1"/>
      <w:marLeft w:val="0"/>
      <w:marRight w:val="0"/>
      <w:marTop w:val="0"/>
      <w:marBottom w:val="0"/>
      <w:divBdr>
        <w:top w:val="none" w:sz="0" w:space="0" w:color="auto"/>
        <w:left w:val="none" w:sz="0" w:space="0" w:color="auto"/>
        <w:bottom w:val="none" w:sz="0" w:space="0" w:color="auto"/>
        <w:right w:val="none" w:sz="0" w:space="0" w:color="auto"/>
      </w:divBdr>
    </w:div>
    <w:div w:id="1015960660">
      <w:bodyDiv w:val="1"/>
      <w:marLeft w:val="0"/>
      <w:marRight w:val="0"/>
      <w:marTop w:val="0"/>
      <w:marBottom w:val="0"/>
      <w:divBdr>
        <w:top w:val="none" w:sz="0" w:space="0" w:color="auto"/>
        <w:left w:val="none" w:sz="0" w:space="0" w:color="auto"/>
        <w:bottom w:val="none" w:sz="0" w:space="0" w:color="auto"/>
        <w:right w:val="none" w:sz="0" w:space="0" w:color="auto"/>
      </w:divBdr>
    </w:div>
    <w:div w:id="1066024943">
      <w:bodyDiv w:val="1"/>
      <w:marLeft w:val="0"/>
      <w:marRight w:val="0"/>
      <w:marTop w:val="0"/>
      <w:marBottom w:val="0"/>
      <w:divBdr>
        <w:top w:val="none" w:sz="0" w:space="0" w:color="auto"/>
        <w:left w:val="none" w:sz="0" w:space="0" w:color="auto"/>
        <w:bottom w:val="none" w:sz="0" w:space="0" w:color="auto"/>
        <w:right w:val="none" w:sz="0" w:space="0" w:color="auto"/>
      </w:divBdr>
    </w:div>
    <w:div w:id="1087992898">
      <w:bodyDiv w:val="1"/>
      <w:marLeft w:val="0"/>
      <w:marRight w:val="0"/>
      <w:marTop w:val="0"/>
      <w:marBottom w:val="0"/>
      <w:divBdr>
        <w:top w:val="none" w:sz="0" w:space="0" w:color="auto"/>
        <w:left w:val="none" w:sz="0" w:space="0" w:color="auto"/>
        <w:bottom w:val="none" w:sz="0" w:space="0" w:color="auto"/>
        <w:right w:val="none" w:sz="0" w:space="0" w:color="auto"/>
      </w:divBdr>
    </w:div>
    <w:div w:id="1095394555">
      <w:bodyDiv w:val="1"/>
      <w:marLeft w:val="0"/>
      <w:marRight w:val="0"/>
      <w:marTop w:val="0"/>
      <w:marBottom w:val="0"/>
      <w:divBdr>
        <w:top w:val="none" w:sz="0" w:space="0" w:color="auto"/>
        <w:left w:val="none" w:sz="0" w:space="0" w:color="auto"/>
        <w:bottom w:val="none" w:sz="0" w:space="0" w:color="auto"/>
        <w:right w:val="none" w:sz="0" w:space="0" w:color="auto"/>
      </w:divBdr>
    </w:div>
    <w:div w:id="1146822784">
      <w:bodyDiv w:val="1"/>
      <w:marLeft w:val="0"/>
      <w:marRight w:val="0"/>
      <w:marTop w:val="0"/>
      <w:marBottom w:val="0"/>
      <w:divBdr>
        <w:top w:val="none" w:sz="0" w:space="0" w:color="auto"/>
        <w:left w:val="none" w:sz="0" w:space="0" w:color="auto"/>
        <w:bottom w:val="none" w:sz="0" w:space="0" w:color="auto"/>
        <w:right w:val="none" w:sz="0" w:space="0" w:color="auto"/>
      </w:divBdr>
    </w:div>
    <w:div w:id="1164928965">
      <w:bodyDiv w:val="1"/>
      <w:marLeft w:val="0"/>
      <w:marRight w:val="0"/>
      <w:marTop w:val="0"/>
      <w:marBottom w:val="0"/>
      <w:divBdr>
        <w:top w:val="none" w:sz="0" w:space="0" w:color="auto"/>
        <w:left w:val="none" w:sz="0" w:space="0" w:color="auto"/>
        <w:bottom w:val="none" w:sz="0" w:space="0" w:color="auto"/>
        <w:right w:val="none" w:sz="0" w:space="0" w:color="auto"/>
      </w:divBdr>
    </w:div>
    <w:div w:id="1169180470">
      <w:bodyDiv w:val="1"/>
      <w:marLeft w:val="0"/>
      <w:marRight w:val="0"/>
      <w:marTop w:val="0"/>
      <w:marBottom w:val="0"/>
      <w:divBdr>
        <w:top w:val="none" w:sz="0" w:space="0" w:color="auto"/>
        <w:left w:val="none" w:sz="0" w:space="0" w:color="auto"/>
        <w:bottom w:val="none" w:sz="0" w:space="0" w:color="auto"/>
        <w:right w:val="none" w:sz="0" w:space="0" w:color="auto"/>
      </w:divBdr>
    </w:div>
    <w:div w:id="1170296467">
      <w:bodyDiv w:val="1"/>
      <w:marLeft w:val="0"/>
      <w:marRight w:val="0"/>
      <w:marTop w:val="0"/>
      <w:marBottom w:val="0"/>
      <w:divBdr>
        <w:top w:val="none" w:sz="0" w:space="0" w:color="auto"/>
        <w:left w:val="none" w:sz="0" w:space="0" w:color="auto"/>
        <w:bottom w:val="none" w:sz="0" w:space="0" w:color="auto"/>
        <w:right w:val="none" w:sz="0" w:space="0" w:color="auto"/>
      </w:divBdr>
    </w:div>
    <w:div w:id="1304578824">
      <w:bodyDiv w:val="1"/>
      <w:marLeft w:val="0"/>
      <w:marRight w:val="0"/>
      <w:marTop w:val="0"/>
      <w:marBottom w:val="0"/>
      <w:divBdr>
        <w:top w:val="none" w:sz="0" w:space="0" w:color="auto"/>
        <w:left w:val="none" w:sz="0" w:space="0" w:color="auto"/>
        <w:bottom w:val="none" w:sz="0" w:space="0" w:color="auto"/>
        <w:right w:val="none" w:sz="0" w:space="0" w:color="auto"/>
      </w:divBdr>
    </w:div>
    <w:div w:id="1312250211">
      <w:bodyDiv w:val="1"/>
      <w:marLeft w:val="0"/>
      <w:marRight w:val="0"/>
      <w:marTop w:val="0"/>
      <w:marBottom w:val="0"/>
      <w:divBdr>
        <w:top w:val="none" w:sz="0" w:space="0" w:color="auto"/>
        <w:left w:val="none" w:sz="0" w:space="0" w:color="auto"/>
        <w:bottom w:val="none" w:sz="0" w:space="0" w:color="auto"/>
        <w:right w:val="none" w:sz="0" w:space="0" w:color="auto"/>
      </w:divBdr>
    </w:div>
    <w:div w:id="1332102029">
      <w:bodyDiv w:val="1"/>
      <w:marLeft w:val="0"/>
      <w:marRight w:val="0"/>
      <w:marTop w:val="0"/>
      <w:marBottom w:val="0"/>
      <w:divBdr>
        <w:top w:val="none" w:sz="0" w:space="0" w:color="auto"/>
        <w:left w:val="none" w:sz="0" w:space="0" w:color="auto"/>
        <w:bottom w:val="none" w:sz="0" w:space="0" w:color="auto"/>
        <w:right w:val="none" w:sz="0" w:space="0" w:color="auto"/>
      </w:divBdr>
    </w:div>
    <w:div w:id="1473212069">
      <w:bodyDiv w:val="1"/>
      <w:marLeft w:val="0"/>
      <w:marRight w:val="0"/>
      <w:marTop w:val="0"/>
      <w:marBottom w:val="0"/>
      <w:divBdr>
        <w:top w:val="none" w:sz="0" w:space="0" w:color="auto"/>
        <w:left w:val="none" w:sz="0" w:space="0" w:color="auto"/>
        <w:bottom w:val="none" w:sz="0" w:space="0" w:color="auto"/>
        <w:right w:val="none" w:sz="0" w:space="0" w:color="auto"/>
      </w:divBdr>
    </w:div>
    <w:div w:id="1562909449">
      <w:bodyDiv w:val="1"/>
      <w:marLeft w:val="0"/>
      <w:marRight w:val="0"/>
      <w:marTop w:val="0"/>
      <w:marBottom w:val="0"/>
      <w:divBdr>
        <w:top w:val="none" w:sz="0" w:space="0" w:color="auto"/>
        <w:left w:val="none" w:sz="0" w:space="0" w:color="auto"/>
        <w:bottom w:val="none" w:sz="0" w:space="0" w:color="auto"/>
        <w:right w:val="none" w:sz="0" w:space="0" w:color="auto"/>
      </w:divBdr>
    </w:div>
    <w:div w:id="1572614717">
      <w:bodyDiv w:val="1"/>
      <w:marLeft w:val="0"/>
      <w:marRight w:val="0"/>
      <w:marTop w:val="0"/>
      <w:marBottom w:val="0"/>
      <w:divBdr>
        <w:top w:val="none" w:sz="0" w:space="0" w:color="auto"/>
        <w:left w:val="none" w:sz="0" w:space="0" w:color="auto"/>
        <w:bottom w:val="none" w:sz="0" w:space="0" w:color="auto"/>
        <w:right w:val="none" w:sz="0" w:space="0" w:color="auto"/>
      </w:divBdr>
    </w:div>
    <w:div w:id="1600677989">
      <w:bodyDiv w:val="1"/>
      <w:marLeft w:val="0"/>
      <w:marRight w:val="0"/>
      <w:marTop w:val="0"/>
      <w:marBottom w:val="0"/>
      <w:divBdr>
        <w:top w:val="none" w:sz="0" w:space="0" w:color="auto"/>
        <w:left w:val="none" w:sz="0" w:space="0" w:color="auto"/>
        <w:bottom w:val="none" w:sz="0" w:space="0" w:color="auto"/>
        <w:right w:val="none" w:sz="0" w:space="0" w:color="auto"/>
      </w:divBdr>
      <w:divsChild>
        <w:div w:id="1130591830">
          <w:marLeft w:val="0"/>
          <w:marRight w:val="0"/>
          <w:marTop w:val="0"/>
          <w:marBottom w:val="0"/>
          <w:divBdr>
            <w:top w:val="none" w:sz="0" w:space="0" w:color="auto"/>
            <w:left w:val="none" w:sz="0" w:space="0" w:color="auto"/>
            <w:bottom w:val="none" w:sz="0" w:space="0" w:color="auto"/>
            <w:right w:val="none" w:sz="0" w:space="0" w:color="auto"/>
          </w:divBdr>
          <w:divsChild>
            <w:div w:id="2021351170">
              <w:marLeft w:val="0"/>
              <w:marRight w:val="0"/>
              <w:marTop w:val="0"/>
              <w:marBottom w:val="0"/>
              <w:divBdr>
                <w:top w:val="none" w:sz="0" w:space="0" w:color="auto"/>
                <w:left w:val="none" w:sz="0" w:space="0" w:color="auto"/>
                <w:bottom w:val="none" w:sz="0" w:space="0" w:color="auto"/>
                <w:right w:val="none" w:sz="0" w:space="0" w:color="auto"/>
              </w:divBdr>
            </w:div>
            <w:div w:id="5400318">
              <w:marLeft w:val="0"/>
              <w:marRight w:val="0"/>
              <w:marTop w:val="0"/>
              <w:marBottom w:val="0"/>
              <w:divBdr>
                <w:top w:val="none" w:sz="0" w:space="0" w:color="auto"/>
                <w:left w:val="none" w:sz="0" w:space="0" w:color="auto"/>
                <w:bottom w:val="none" w:sz="0" w:space="0" w:color="auto"/>
                <w:right w:val="none" w:sz="0" w:space="0" w:color="auto"/>
              </w:divBdr>
            </w:div>
            <w:div w:id="1059406134">
              <w:marLeft w:val="0"/>
              <w:marRight w:val="0"/>
              <w:marTop w:val="0"/>
              <w:marBottom w:val="0"/>
              <w:divBdr>
                <w:top w:val="none" w:sz="0" w:space="0" w:color="auto"/>
                <w:left w:val="none" w:sz="0" w:space="0" w:color="auto"/>
                <w:bottom w:val="none" w:sz="0" w:space="0" w:color="auto"/>
                <w:right w:val="none" w:sz="0" w:space="0" w:color="auto"/>
              </w:divBdr>
            </w:div>
            <w:div w:id="1130132192">
              <w:marLeft w:val="0"/>
              <w:marRight w:val="0"/>
              <w:marTop w:val="0"/>
              <w:marBottom w:val="0"/>
              <w:divBdr>
                <w:top w:val="none" w:sz="0" w:space="0" w:color="auto"/>
                <w:left w:val="none" w:sz="0" w:space="0" w:color="auto"/>
                <w:bottom w:val="none" w:sz="0" w:space="0" w:color="auto"/>
                <w:right w:val="none" w:sz="0" w:space="0" w:color="auto"/>
              </w:divBdr>
            </w:div>
            <w:div w:id="846946599">
              <w:marLeft w:val="0"/>
              <w:marRight w:val="0"/>
              <w:marTop w:val="0"/>
              <w:marBottom w:val="0"/>
              <w:divBdr>
                <w:top w:val="none" w:sz="0" w:space="0" w:color="auto"/>
                <w:left w:val="none" w:sz="0" w:space="0" w:color="auto"/>
                <w:bottom w:val="none" w:sz="0" w:space="0" w:color="auto"/>
                <w:right w:val="none" w:sz="0" w:space="0" w:color="auto"/>
              </w:divBdr>
            </w:div>
            <w:div w:id="951404020">
              <w:marLeft w:val="0"/>
              <w:marRight w:val="0"/>
              <w:marTop w:val="0"/>
              <w:marBottom w:val="0"/>
              <w:divBdr>
                <w:top w:val="none" w:sz="0" w:space="0" w:color="auto"/>
                <w:left w:val="none" w:sz="0" w:space="0" w:color="auto"/>
                <w:bottom w:val="none" w:sz="0" w:space="0" w:color="auto"/>
                <w:right w:val="none" w:sz="0" w:space="0" w:color="auto"/>
              </w:divBdr>
            </w:div>
            <w:div w:id="760031510">
              <w:marLeft w:val="0"/>
              <w:marRight w:val="0"/>
              <w:marTop w:val="0"/>
              <w:marBottom w:val="0"/>
              <w:divBdr>
                <w:top w:val="none" w:sz="0" w:space="0" w:color="auto"/>
                <w:left w:val="none" w:sz="0" w:space="0" w:color="auto"/>
                <w:bottom w:val="none" w:sz="0" w:space="0" w:color="auto"/>
                <w:right w:val="none" w:sz="0" w:space="0" w:color="auto"/>
              </w:divBdr>
            </w:div>
            <w:div w:id="1096831828">
              <w:marLeft w:val="0"/>
              <w:marRight w:val="0"/>
              <w:marTop w:val="0"/>
              <w:marBottom w:val="0"/>
              <w:divBdr>
                <w:top w:val="none" w:sz="0" w:space="0" w:color="auto"/>
                <w:left w:val="none" w:sz="0" w:space="0" w:color="auto"/>
                <w:bottom w:val="none" w:sz="0" w:space="0" w:color="auto"/>
                <w:right w:val="none" w:sz="0" w:space="0" w:color="auto"/>
              </w:divBdr>
            </w:div>
            <w:div w:id="1578204156">
              <w:marLeft w:val="0"/>
              <w:marRight w:val="0"/>
              <w:marTop w:val="0"/>
              <w:marBottom w:val="0"/>
              <w:divBdr>
                <w:top w:val="none" w:sz="0" w:space="0" w:color="auto"/>
                <w:left w:val="none" w:sz="0" w:space="0" w:color="auto"/>
                <w:bottom w:val="none" w:sz="0" w:space="0" w:color="auto"/>
                <w:right w:val="none" w:sz="0" w:space="0" w:color="auto"/>
              </w:divBdr>
            </w:div>
            <w:div w:id="506602429">
              <w:marLeft w:val="0"/>
              <w:marRight w:val="0"/>
              <w:marTop w:val="0"/>
              <w:marBottom w:val="0"/>
              <w:divBdr>
                <w:top w:val="none" w:sz="0" w:space="0" w:color="auto"/>
                <w:left w:val="none" w:sz="0" w:space="0" w:color="auto"/>
                <w:bottom w:val="none" w:sz="0" w:space="0" w:color="auto"/>
                <w:right w:val="none" w:sz="0" w:space="0" w:color="auto"/>
              </w:divBdr>
            </w:div>
            <w:div w:id="674184572">
              <w:marLeft w:val="0"/>
              <w:marRight w:val="0"/>
              <w:marTop w:val="0"/>
              <w:marBottom w:val="0"/>
              <w:divBdr>
                <w:top w:val="none" w:sz="0" w:space="0" w:color="auto"/>
                <w:left w:val="none" w:sz="0" w:space="0" w:color="auto"/>
                <w:bottom w:val="none" w:sz="0" w:space="0" w:color="auto"/>
                <w:right w:val="none" w:sz="0" w:space="0" w:color="auto"/>
              </w:divBdr>
            </w:div>
            <w:div w:id="1582911852">
              <w:marLeft w:val="0"/>
              <w:marRight w:val="0"/>
              <w:marTop w:val="0"/>
              <w:marBottom w:val="0"/>
              <w:divBdr>
                <w:top w:val="none" w:sz="0" w:space="0" w:color="auto"/>
                <w:left w:val="none" w:sz="0" w:space="0" w:color="auto"/>
                <w:bottom w:val="none" w:sz="0" w:space="0" w:color="auto"/>
                <w:right w:val="none" w:sz="0" w:space="0" w:color="auto"/>
              </w:divBdr>
            </w:div>
            <w:div w:id="695157967">
              <w:marLeft w:val="0"/>
              <w:marRight w:val="0"/>
              <w:marTop w:val="0"/>
              <w:marBottom w:val="0"/>
              <w:divBdr>
                <w:top w:val="none" w:sz="0" w:space="0" w:color="auto"/>
                <w:left w:val="none" w:sz="0" w:space="0" w:color="auto"/>
                <w:bottom w:val="none" w:sz="0" w:space="0" w:color="auto"/>
                <w:right w:val="none" w:sz="0" w:space="0" w:color="auto"/>
              </w:divBdr>
            </w:div>
            <w:div w:id="1135487507">
              <w:marLeft w:val="0"/>
              <w:marRight w:val="0"/>
              <w:marTop w:val="0"/>
              <w:marBottom w:val="0"/>
              <w:divBdr>
                <w:top w:val="none" w:sz="0" w:space="0" w:color="auto"/>
                <w:left w:val="none" w:sz="0" w:space="0" w:color="auto"/>
                <w:bottom w:val="none" w:sz="0" w:space="0" w:color="auto"/>
                <w:right w:val="none" w:sz="0" w:space="0" w:color="auto"/>
              </w:divBdr>
            </w:div>
            <w:div w:id="585844446">
              <w:marLeft w:val="0"/>
              <w:marRight w:val="0"/>
              <w:marTop w:val="0"/>
              <w:marBottom w:val="0"/>
              <w:divBdr>
                <w:top w:val="none" w:sz="0" w:space="0" w:color="auto"/>
                <w:left w:val="none" w:sz="0" w:space="0" w:color="auto"/>
                <w:bottom w:val="none" w:sz="0" w:space="0" w:color="auto"/>
                <w:right w:val="none" w:sz="0" w:space="0" w:color="auto"/>
              </w:divBdr>
            </w:div>
            <w:div w:id="1189829246">
              <w:marLeft w:val="0"/>
              <w:marRight w:val="0"/>
              <w:marTop w:val="0"/>
              <w:marBottom w:val="0"/>
              <w:divBdr>
                <w:top w:val="none" w:sz="0" w:space="0" w:color="auto"/>
                <w:left w:val="none" w:sz="0" w:space="0" w:color="auto"/>
                <w:bottom w:val="none" w:sz="0" w:space="0" w:color="auto"/>
                <w:right w:val="none" w:sz="0" w:space="0" w:color="auto"/>
              </w:divBdr>
            </w:div>
            <w:div w:id="877469448">
              <w:marLeft w:val="0"/>
              <w:marRight w:val="0"/>
              <w:marTop w:val="0"/>
              <w:marBottom w:val="0"/>
              <w:divBdr>
                <w:top w:val="none" w:sz="0" w:space="0" w:color="auto"/>
                <w:left w:val="none" w:sz="0" w:space="0" w:color="auto"/>
                <w:bottom w:val="none" w:sz="0" w:space="0" w:color="auto"/>
                <w:right w:val="none" w:sz="0" w:space="0" w:color="auto"/>
              </w:divBdr>
            </w:div>
            <w:div w:id="221602558">
              <w:marLeft w:val="0"/>
              <w:marRight w:val="0"/>
              <w:marTop w:val="0"/>
              <w:marBottom w:val="0"/>
              <w:divBdr>
                <w:top w:val="none" w:sz="0" w:space="0" w:color="auto"/>
                <w:left w:val="none" w:sz="0" w:space="0" w:color="auto"/>
                <w:bottom w:val="none" w:sz="0" w:space="0" w:color="auto"/>
                <w:right w:val="none" w:sz="0" w:space="0" w:color="auto"/>
              </w:divBdr>
            </w:div>
            <w:div w:id="1232347977">
              <w:marLeft w:val="0"/>
              <w:marRight w:val="0"/>
              <w:marTop w:val="0"/>
              <w:marBottom w:val="0"/>
              <w:divBdr>
                <w:top w:val="none" w:sz="0" w:space="0" w:color="auto"/>
                <w:left w:val="none" w:sz="0" w:space="0" w:color="auto"/>
                <w:bottom w:val="none" w:sz="0" w:space="0" w:color="auto"/>
                <w:right w:val="none" w:sz="0" w:space="0" w:color="auto"/>
              </w:divBdr>
            </w:div>
            <w:div w:id="712656029">
              <w:marLeft w:val="0"/>
              <w:marRight w:val="0"/>
              <w:marTop w:val="0"/>
              <w:marBottom w:val="0"/>
              <w:divBdr>
                <w:top w:val="none" w:sz="0" w:space="0" w:color="auto"/>
                <w:left w:val="none" w:sz="0" w:space="0" w:color="auto"/>
                <w:bottom w:val="none" w:sz="0" w:space="0" w:color="auto"/>
                <w:right w:val="none" w:sz="0" w:space="0" w:color="auto"/>
              </w:divBdr>
            </w:div>
            <w:div w:id="1779719586">
              <w:marLeft w:val="0"/>
              <w:marRight w:val="0"/>
              <w:marTop w:val="0"/>
              <w:marBottom w:val="0"/>
              <w:divBdr>
                <w:top w:val="none" w:sz="0" w:space="0" w:color="auto"/>
                <w:left w:val="none" w:sz="0" w:space="0" w:color="auto"/>
                <w:bottom w:val="none" w:sz="0" w:space="0" w:color="auto"/>
                <w:right w:val="none" w:sz="0" w:space="0" w:color="auto"/>
              </w:divBdr>
            </w:div>
            <w:div w:id="819619156">
              <w:marLeft w:val="0"/>
              <w:marRight w:val="0"/>
              <w:marTop w:val="0"/>
              <w:marBottom w:val="0"/>
              <w:divBdr>
                <w:top w:val="none" w:sz="0" w:space="0" w:color="auto"/>
                <w:left w:val="none" w:sz="0" w:space="0" w:color="auto"/>
                <w:bottom w:val="none" w:sz="0" w:space="0" w:color="auto"/>
                <w:right w:val="none" w:sz="0" w:space="0" w:color="auto"/>
              </w:divBdr>
            </w:div>
            <w:div w:id="2090417091">
              <w:marLeft w:val="0"/>
              <w:marRight w:val="0"/>
              <w:marTop w:val="0"/>
              <w:marBottom w:val="0"/>
              <w:divBdr>
                <w:top w:val="none" w:sz="0" w:space="0" w:color="auto"/>
                <w:left w:val="none" w:sz="0" w:space="0" w:color="auto"/>
                <w:bottom w:val="none" w:sz="0" w:space="0" w:color="auto"/>
                <w:right w:val="none" w:sz="0" w:space="0" w:color="auto"/>
              </w:divBdr>
            </w:div>
            <w:div w:id="1408307585">
              <w:marLeft w:val="0"/>
              <w:marRight w:val="0"/>
              <w:marTop w:val="0"/>
              <w:marBottom w:val="0"/>
              <w:divBdr>
                <w:top w:val="none" w:sz="0" w:space="0" w:color="auto"/>
                <w:left w:val="none" w:sz="0" w:space="0" w:color="auto"/>
                <w:bottom w:val="none" w:sz="0" w:space="0" w:color="auto"/>
                <w:right w:val="none" w:sz="0" w:space="0" w:color="auto"/>
              </w:divBdr>
            </w:div>
            <w:div w:id="258681418">
              <w:marLeft w:val="0"/>
              <w:marRight w:val="0"/>
              <w:marTop w:val="0"/>
              <w:marBottom w:val="0"/>
              <w:divBdr>
                <w:top w:val="none" w:sz="0" w:space="0" w:color="auto"/>
                <w:left w:val="none" w:sz="0" w:space="0" w:color="auto"/>
                <w:bottom w:val="none" w:sz="0" w:space="0" w:color="auto"/>
                <w:right w:val="none" w:sz="0" w:space="0" w:color="auto"/>
              </w:divBdr>
            </w:div>
            <w:div w:id="1980574557">
              <w:marLeft w:val="0"/>
              <w:marRight w:val="0"/>
              <w:marTop w:val="0"/>
              <w:marBottom w:val="0"/>
              <w:divBdr>
                <w:top w:val="none" w:sz="0" w:space="0" w:color="auto"/>
                <w:left w:val="none" w:sz="0" w:space="0" w:color="auto"/>
                <w:bottom w:val="none" w:sz="0" w:space="0" w:color="auto"/>
                <w:right w:val="none" w:sz="0" w:space="0" w:color="auto"/>
              </w:divBdr>
            </w:div>
            <w:div w:id="7099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4098">
      <w:bodyDiv w:val="1"/>
      <w:marLeft w:val="0"/>
      <w:marRight w:val="0"/>
      <w:marTop w:val="0"/>
      <w:marBottom w:val="0"/>
      <w:divBdr>
        <w:top w:val="none" w:sz="0" w:space="0" w:color="auto"/>
        <w:left w:val="none" w:sz="0" w:space="0" w:color="auto"/>
        <w:bottom w:val="none" w:sz="0" w:space="0" w:color="auto"/>
        <w:right w:val="none" w:sz="0" w:space="0" w:color="auto"/>
      </w:divBdr>
    </w:div>
    <w:div w:id="1786994349">
      <w:bodyDiv w:val="1"/>
      <w:marLeft w:val="0"/>
      <w:marRight w:val="0"/>
      <w:marTop w:val="0"/>
      <w:marBottom w:val="0"/>
      <w:divBdr>
        <w:top w:val="none" w:sz="0" w:space="0" w:color="auto"/>
        <w:left w:val="none" w:sz="0" w:space="0" w:color="auto"/>
        <w:bottom w:val="none" w:sz="0" w:space="0" w:color="auto"/>
        <w:right w:val="none" w:sz="0" w:space="0" w:color="auto"/>
      </w:divBdr>
    </w:div>
    <w:div w:id="1791127698">
      <w:bodyDiv w:val="1"/>
      <w:marLeft w:val="0"/>
      <w:marRight w:val="0"/>
      <w:marTop w:val="0"/>
      <w:marBottom w:val="0"/>
      <w:divBdr>
        <w:top w:val="none" w:sz="0" w:space="0" w:color="auto"/>
        <w:left w:val="none" w:sz="0" w:space="0" w:color="auto"/>
        <w:bottom w:val="none" w:sz="0" w:space="0" w:color="auto"/>
        <w:right w:val="none" w:sz="0" w:space="0" w:color="auto"/>
      </w:divBdr>
    </w:div>
    <w:div w:id="1827744838">
      <w:bodyDiv w:val="1"/>
      <w:marLeft w:val="0"/>
      <w:marRight w:val="0"/>
      <w:marTop w:val="0"/>
      <w:marBottom w:val="0"/>
      <w:divBdr>
        <w:top w:val="none" w:sz="0" w:space="0" w:color="auto"/>
        <w:left w:val="none" w:sz="0" w:space="0" w:color="auto"/>
        <w:bottom w:val="none" w:sz="0" w:space="0" w:color="auto"/>
        <w:right w:val="none" w:sz="0" w:space="0" w:color="auto"/>
      </w:divBdr>
    </w:div>
    <w:div w:id="1872036034">
      <w:bodyDiv w:val="1"/>
      <w:marLeft w:val="0"/>
      <w:marRight w:val="0"/>
      <w:marTop w:val="0"/>
      <w:marBottom w:val="0"/>
      <w:divBdr>
        <w:top w:val="none" w:sz="0" w:space="0" w:color="auto"/>
        <w:left w:val="none" w:sz="0" w:space="0" w:color="auto"/>
        <w:bottom w:val="none" w:sz="0" w:space="0" w:color="auto"/>
        <w:right w:val="none" w:sz="0" w:space="0" w:color="auto"/>
      </w:divBdr>
    </w:div>
    <w:div w:id="1890416627">
      <w:bodyDiv w:val="1"/>
      <w:marLeft w:val="0"/>
      <w:marRight w:val="0"/>
      <w:marTop w:val="0"/>
      <w:marBottom w:val="0"/>
      <w:divBdr>
        <w:top w:val="none" w:sz="0" w:space="0" w:color="auto"/>
        <w:left w:val="none" w:sz="0" w:space="0" w:color="auto"/>
        <w:bottom w:val="none" w:sz="0" w:space="0" w:color="auto"/>
        <w:right w:val="none" w:sz="0" w:space="0" w:color="auto"/>
      </w:divBdr>
    </w:div>
    <w:div w:id="1932273994">
      <w:bodyDiv w:val="1"/>
      <w:marLeft w:val="0"/>
      <w:marRight w:val="0"/>
      <w:marTop w:val="0"/>
      <w:marBottom w:val="0"/>
      <w:divBdr>
        <w:top w:val="none" w:sz="0" w:space="0" w:color="auto"/>
        <w:left w:val="none" w:sz="0" w:space="0" w:color="auto"/>
        <w:bottom w:val="none" w:sz="0" w:space="0" w:color="auto"/>
        <w:right w:val="none" w:sz="0" w:space="0" w:color="auto"/>
      </w:divBdr>
    </w:div>
    <w:div w:id="1934119868">
      <w:bodyDiv w:val="1"/>
      <w:marLeft w:val="0"/>
      <w:marRight w:val="0"/>
      <w:marTop w:val="0"/>
      <w:marBottom w:val="0"/>
      <w:divBdr>
        <w:top w:val="none" w:sz="0" w:space="0" w:color="auto"/>
        <w:left w:val="none" w:sz="0" w:space="0" w:color="auto"/>
        <w:bottom w:val="none" w:sz="0" w:space="0" w:color="auto"/>
        <w:right w:val="none" w:sz="0" w:space="0" w:color="auto"/>
      </w:divBdr>
    </w:div>
    <w:div w:id="1968313475">
      <w:bodyDiv w:val="1"/>
      <w:marLeft w:val="0"/>
      <w:marRight w:val="0"/>
      <w:marTop w:val="0"/>
      <w:marBottom w:val="0"/>
      <w:divBdr>
        <w:top w:val="none" w:sz="0" w:space="0" w:color="auto"/>
        <w:left w:val="none" w:sz="0" w:space="0" w:color="auto"/>
        <w:bottom w:val="none" w:sz="0" w:space="0" w:color="auto"/>
        <w:right w:val="none" w:sz="0" w:space="0" w:color="auto"/>
      </w:divBdr>
    </w:div>
    <w:div w:id="1969428424">
      <w:bodyDiv w:val="1"/>
      <w:marLeft w:val="0"/>
      <w:marRight w:val="0"/>
      <w:marTop w:val="0"/>
      <w:marBottom w:val="0"/>
      <w:divBdr>
        <w:top w:val="none" w:sz="0" w:space="0" w:color="auto"/>
        <w:left w:val="none" w:sz="0" w:space="0" w:color="auto"/>
        <w:bottom w:val="none" w:sz="0" w:space="0" w:color="auto"/>
        <w:right w:val="none" w:sz="0" w:space="0" w:color="auto"/>
      </w:divBdr>
    </w:div>
    <w:div w:id="2042777749">
      <w:bodyDiv w:val="1"/>
      <w:marLeft w:val="0"/>
      <w:marRight w:val="0"/>
      <w:marTop w:val="0"/>
      <w:marBottom w:val="0"/>
      <w:divBdr>
        <w:top w:val="none" w:sz="0" w:space="0" w:color="auto"/>
        <w:left w:val="none" w:sz="0" w:space="0" w:color="auto"/>
        <w:bottom w:val="none" w:sz="0" w:space="0" w:color="auto"/>
        <w:right w:val="none" w:sz="0" w:space="0" w:color="auto"/>
      </w:divBdr>
    </w:div>
    <w:div w:id="2062901741">
      <w:bodyDiv w:val="1"/>
      <w:marLeft w:val="0"/>
      <w:marRight w:val="0"/>
      <w:marTop w:val="0"/>
      <w:marBottom w:val="0"/>
      <w:divBdr>
        <w:top w:val="none" w:sz="0" w:space="0" w:color="auto"/>
        <w:left w:val="none" w:sz="0" w:space="0" w:color="auto"/>
        <w:bottom w:val="none" w:sz="0" w:space="0" w:color="auto"/>
        <w:right w:val="none" w:sz="0" w:space="0" w:color="auto"/>
      </w:divBdr>
    </w:div>
    <w:div w:id="21269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ru-ru/aspnet/core/?view=aspnetcore-3.1" TargetMode="External"/><Relationship Id="rId21" Type="http://schemas.openxmlformats.org/officeDocument/2006/relationships/image" Target="media/image13.png"/><Relationship Id="rId34" Type="http://schemas.openxmlformats.org/officeDocument/2006/relationships/hyperlink" Target="https://semantica.in/blog/veb-interfejs.html/" TargetMode="External"/><Relationship Id="rId42" Type="http://schemas.openxmlformats.org/officeDocument/2006/relationships/hyperlink" Target="https://habr.com/ru/post/462837/" TargetMode="External"/><Relationship Id="rId47" Type="http://schemas.openxmlformats.org/officeDocument/2006/relationships/hyperlink" Target="https://learn.javascript.ru/" TargetMode="External"/><Relationship Id="rId50" Type="http://schemas.openxmlformats.org/officeDocument/2006/relationships/image" Target="media/image24.png"/><Relationship Id="rId55" Type="http://schemas.openxmlformats.org/officeDocument/2006/relationships/image" Target="media/image28.wmf"/><Relationship Id="rId63" Type="http://schemas.openxmlformats.org/officeDocument/2006/relationships/image" Target="media/image32.wmf"/><Relationship Id="rId68" Type="http://schemas.openxmlformats.org/officeDocument/2006/relationships/oleObject" Target="embeddings/oleObject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w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localhost:44306/api/auth/sign-i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github.com/tin-cat/emailqueue" TargetMode="External"/><Relationship Id="rId40" Type="http://schemas.openxmlformats.org/officeDocument/2006/relationships/hyperlink" Target="https://habr.com/ru/post/254773" TargetMode="External"/><Relationship Id="rId45" Type="http://schemas.openxmlformats.org/officeDocument/2006/relationships/hyperlink" Target="https://docs.microsoft.com/ru-ru/dotnet/csharp/" TargetMode="External"/><Relationship Id="rId53" Type="http://schemas.openxmlformats.org/officeDocument/2006/relationships/image" Target="media/image27.wmf"/><Relationship Id="rId58" Type="http://schemas.openxmlformats.org/officeDocument/2006/relationships/oleObject" Target="embeddings/oleObject3.bin"/><Relationship Id="rId66" Type="http://schemas.openxmlformats.org/officeDocument/2006/relationships/oleObject" Target="embeddings/oleObject7.bin"/><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consultant.ru/document/cons_doc_LAW_112701/d9cd621c949a3c9efef51c2884c247e18ab9908b/" TargetMode="External"/><Relationship Id="rId49" Type="http://schemas.openxmlformats.org/officeDocument/2006/relationships/hyperlink" Target="https://postgrespro.ru/docs/postgresql" TargetMode="External"/><Relationship Id="rId57" Type="http://schemas.openxmlformats.org/officeDocument/2006/relationships/image" Target="media/image29.wmf"/><Relationship Id="rId61" Type="http://schemas.openxmlformats.org/officeDocument/2006/relationships/image" Target="media/image31.w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imajor.ru/razrabotka/verstka/krossbrauzernost-sayta" TargetMode="External"/><Relationship Id="rId52" Type="http://schemas.openxmlformats.org/officeDocument/2006/relationships/image" Target="media/image26.png"/><Relationship Id="rId60" Type="http://schemas.openxmlformats.org/officeDocument/2006/relationships/oleObject" Target="embeddings/oleObject4.bin"/><Relationship Id="rId65" Type="http://schemas.openxmlformats.org/officeDocument/2006/relationships/image" Target="media/image33.wmf"/><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localhost:44306/api/contacts/3" TargetMode="External"/><Relationship Id="rId35" Type="http://schemas.openxmlformats.org/officeDocument/2006/relationships/hyperlink" Target="https://skillbox.ru/media/code/chto_takoe_api/" TargetMode="External"/><Relationship Id="rId43" Type="http://schemas.openxmlformats.org/officeDocument/2006/relationships/hyperlink" Target="https://habr.com/ru/post/169381/" TargetMode="External"/><Relationship Id="rId48" Type="http://schemas.openxmlformats.org/officeDocument/2006/relationships/hyperlink" Target="https://dev.mysql.com/doc/" TargetMode="External"/><Relationship Id="rId56" Type="http://schemas.openxmlformats.org/officeDocument/2006/relationships/oleObject" Target="embeddings/oleObject2.bin"/><Relationship Id="rId64" Type="http://schemas.openxmlformats.org/officeDocument/2006/relationships/oleObject" Target="embeddings/oleObject6.bin"/><Relationship Id="rId69" Type="http://schemas.openxmlformats.org/officeDocument/2006/relationships/image" Target="media/image35.wmf"/><Relationship Id="rId77" Type="http://schemas.microsoft.com/office/2016/09/relationships/commentsIds" Target="commentsIds.xml"/><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s://metanit.com/sharp/mvc/12.1.php" TargetMode="External"/><Relationship Id="rId46" Type="http://schemas.openxmlformats.org/officeDocument/2006/relationships/hyperlink" Target="https://angular.io/?developerstash" TargetMode="External"/><Relationship Id="rId59" Type="http://schemas.openxmlformats.org/officeDocument/2006/relationships/image" Target="media/image30.wmf"/><Relationship Id="rId67" Type="http://schemas.openxmlformats.org/officeDocument/2006/relationships/image" Target="media/image34.wmf"/><Relationship Id="rId20" Type="http://schemas.openxmlformats.org/officeDocument/2006/relationships/image" Target="media/image12.png"/><Relationship Id="rId41" Type="http://schemas.openxmlformats.org/officeDocument/2006/relationships/hyperlink" Target="https://pro-prof.com/archives/2594" TargetMode="External"/><Relationship Id="rId54" Type="http://schemas.openxmlformats.org/officeDocument/2006/relationships/oleObject" Target="embeddings/oleObject1.bin"/><Relationship Id="rId62" Type="http://schemas.openxmlformats.org/officeDocument/2006/relationships/oleObject" Target="embeddings/oleObject5.bin"/><Relationship Id="rId70" Type="http://schemas.openxmlformats.org/officeDocument/2006/relationships/oleObject" Target="embeddings/oleObject9.bin"/><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3263F-0F17-4EC0-A56F-E7ED4F7F5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81</Pages>
  <Words>13828</Words>
  <Characters>78821</Characters>
  <Application>Microsoft Office Word</Application>
  <DocSecurity>0</DocSecurity>
  <Lines>656</Lines>
  <Paragraphs>184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Павликова</dc:creator>
  <cp:keywords/>
  <dc:description/>
  <cp:lastModifiedBy>ПК</cp:lastModifiedBy>
  <cp:revision>53</cp:revision>
  <cp:lastPrinted>2019-06-20T20:32:00Z</cp:lastPrinted>
  <dcterms:created xsi:type="dcterms:W3CDTF">2021-05-26T17:58:00Z</dcterms:created>
  <dcterms:modified xsi:type="dcterms:W3CDTF">2021-06-05T11:39:00Z</dcterms:modified>
</cp:coreProperties>
</file>