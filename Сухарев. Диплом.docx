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472A6" w14:textId="0B440814" w:rsidR="0078268B" w:rsidRPr="00F73B10" w:rsidRDefault="0078268B" w:rsidP="00034875">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866A8C">
        <w:rPr>
          <w:rFonts w:eastAsia="Times New Roman" w:cs="Times New Roman"/>
          <w:b/>
          <w:caps/>
          <w:sz w:val="36"/>
          <w:szCs w:val="20"/>
          <w:lang w:eastAsia="ru-RU"/>
        </w:rPr>
        <w:t xml:space="preserve"> РФ</w:t>
      </w:r>
    </w:p>
    <w:p w14:paraId="3FAF1DDA" w14:textId="77777777" w:rsidR="0078268B" w:rsidRPr="00F73B10" w:rsidRDefault="0078268B" w:rsidP="00034875">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034875">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034875">
      <w:pPr>
        <w:ind w:firstLine="0"/>
        <w:jc w:val="center"/>
        <w:rPr>
          <w:b/>
          <w:lang w:eastAsia="ru-RU"/>
        </w:rPr>
      </w:pPr>
      <w:r w:rsidRPr="00F73B10">
        <w:rPr>
          <w:b/>
          <w:lang w:eastAsia="ru-RU"/>
        </w:rPr>
        <w:t>Кафедра «Информатика и программное обеспечение»</w:t>
      </w:r>
    </w:p>
    <w:p w14:paraId="783508E8" w14:textId="77777777" w:rsidR="0078268B" w:rsidRPr="00F73B10" w:rsidRDefault="0078268B" w:rsidP="00034875">
      <w:pPr>
        <w:spacing w:line="240" w:lineRule="auto"/>
        <w:ind w:firstLine="0"/>
        <w:jc w:val="left"/>
        <w:rPr>
          <w:rFonts w:eastAsia="Times New Roman" w:cs="Times New Roman"/>
          <w:szCs w:val="20"/>
          <w:lang w:eastAsia="ru-RU"/>
        </w:rPr>
      </w:pPr>
    </w:p>
    <w:p w14:paraId="25A3A31F"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11B5930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Зав. кафедрой «И </w:t>
      </w:r>
      <w:proofErr w:type="spellStart"/>
      <w:r w:rsidRPr="00F73B10">
        <w:rPr>
          <w:rFonts w:eastAsia="Times New Roman" w:cs="Times New Roman"/>
          <w:szCs w:val="20"/>
          <w:lang w:eastAsia="ru-RU"/>
        </w:rPr>
        <w:t>и</w:t>
      </w:r>
      <w:proofErr w:type="spellEnd"/>
      <w:r w:rsidRPr="00F73B10">
        <w:rPr>
          <w:rFonts w:eastAsia="Times New Roman" w:cs="Times New Roman"/>
          <w:szCs w:val="20"/>
          <w:lang w:eastAsia="ru-RU"/>
        </w:rPr>
        <w:t xml:space="preserve"> ПО», к.т.н., доцент</w:t>
      </w:r>
    </w:p>
    <w:p w14:paraId="7DD691A3"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_____________________ </w:t>
      </w:r>
      <w:proofErr w:type="spellStart"/>
      <w:r w:rsidRPr="00F73B10">
        <w:rPr>
          <w:rFonts w:eastAsia="Times New Roman" w:cs="Times New Roman"/>
          <w:szCs w:val="20"/>
          <w:lang w:eastAsia="ru-RU"/>
        </w:rPr>
        <w:t>Подвесовский</w:t>
      </w:r>
      <w:proofErr w:type="spellEnd"/>
      <w:r w:rsidRPr="00F73B10">
        <w:rPr>
          <w:rFonts w:eastAsia="Times New Roman" w:cs="Times New Roman"/>
          <w:szCs w:val="20"/>
          <w:lang w:eastAsia="ru-RU"/>
        </w:rPr>
        <w:t xml:space="preserve"> А.Г.</w:t>
      </w:r>
    </w:p>
    <w:p w14:paraId="2B9E247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 «____» ______________ </w:t>
      </w:r>
      <w:r>
        <w:rPr>
          <w:rFonts w:eastAsia="Times New Roman" w:cs="Times New Roman"/>
          <w:szCs w:val="20"/>
          <w:lang w:eastAsia="ru-RU"/>
        </w:rPr>
        <w:t>2021</w:t>
      </w:r>
      <w:r w:rsidRPr="00F73B10">
        <w:rPr>
          <w:rFonts w:eastAsia="Times New Roman" w:cs="Times New Roman"/>
          <w:szCs w:val="20"/>
          <w:lang w:eastAsia="ru-RU"/>
        </w:rPr>
        <w:t xml:space="preserve"> г.</w:t>
      </w:r>
    </w:p>
    <w:p w14:paraId="6CE97B49"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11F9C068" w14:textId="4224FC8A" w:rsidR="00FC551A" w:rsidRDefault="00FC551A" w:rsidP="00034875">
      <w:pPr>
        <w:spacing w:line="240" w:lineRule="auto"/>
        <w:ind w:firstLine="0"/>
        <w:jc w:val="center"/>
        <w:rPr>
          <w:b/>
          <w:sz w:val="32"/>
          <w:szCs w:val="32"/>
          <w:lang w:eastAsia="ru-RU"/>
        </w:rPr>
      </w:pPr>
      <w:r w:rsidRPr="00FC551A">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p>
    <w:p w14:paraId="5F65F8B3" w14:textId="79DC42C0" w:rsidR="0078268B" w:rsidRPr="00FC5A4C" w:rsidRDefault="0078268B" w:rsidP="00034875">
      <w:pPr>
        <w:spacing w:line="240" w:lineRule="auto"/>
        <w:ind w:firstLine="0"/>
        <w:jc w:val="center"/>
        <w:rPr>
          <w:b/>
          <w:spacing w:val="100"/>
          <w:lang w:eastAsia="ru-RU"/>
        </w:rPr>
      </w:pPr>
      <w:r w:rsidRPr="00FC5A4C">
        <w:rPr>
          <w:b/>
          <w:spacing w:val="100"/>
          <w:lang w:eastAsia="ru-RU"/>
        </w:rPr>
        <w:t>ДИПЛОМНАЯ РАБОТА</w:t>
      </w:r>
    </w:p>
    <w:p w14:paraId="6602DAE5" w14:textId="77777777" w:rsidR="0078268B" w:rsidRPr="00F73B10" w:rsidRDefault="0078268B" w:rsidP="00034875">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034875">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034875">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034875">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034875">
      <w:pPr>
        <w:spacing w:line="240" w:lineRule="auto"/>
        <w:ind w:firstLine="0"/>
        <w:jc w:val="left"/>
        <w:rPr>
          <w:rFonts w:eastAsia="Times New Roman" w:cs="Times New Roman"/>
          <w:szCs w:val="20"/>
          <w:lang w:eastAsia="ru-RU"/>
        </w:rPr>
      </w:pPr>
    </w:p>
    <w:p w14:paraId="28D41519" w14:textId="77777777" w:rsidR="0078268B" w:rsidRPr="00F73B10" w:rsidRDefault="0078268B" w:rsidP="00034875">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3234B6C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2B5486B3"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Консультанты:</w:t>
      </w:r>
    </w:p>
    <w:p w14:paraId="64C0406A" w14:textId="1CC00CA9" w:rsidR="0078268B" w:rsidRPr="00F73B10" w:rsidRDefault="00FC551A"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по экономической части</w:t>
      </w:r>
    </w:p>
    <w:p w14:paraId="3E7415F9" w14:textId="47EA2F41"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 </w:t>
      </w:r>
      <w:r w:rsidR="00FC551A">
        <w:rPr>
          <w:rFonts w:eastAsia="Times New Roman" w:cs="Times New Roman"/>
          <w:szCs w:val="20"/>
          <w:lang w:eastAsia="ru-RU"/>
        </w:rPr>
        <w:t>к.т.н.</w:t>
      </w:r>
      <w:r w:rsidR="00FC551A">
        <w:rPr>
          <w:rFonts w:eastAsia="Times New Roman" w:cs="Times New Roman"/>
          <w:szCs w:val="20"/>
          <w:lang w:eastAsia="ru-RU"/>
        </w:rPr>
        <w:t>,</w:t>
      </w:r>
      <w:r w:rsidR="00FC551A">
        <w:rPr>
          <w:rFonts w:eastAsia="Times New Roman" w:cs="Times New Roman"/>
          <w:szCs w:val="20"/>
          <w:lang w:eastAsia="ru-RU"/>
        </w:rPr>
        <w:t xml:space="preserve"> доц. </w:t>
      </w:r>
      <w:proofErr w:type="spellStart"/>
      <w:r w:rsidR="00FC551A">
        <w:rPr>
          <w:rFonts w:eastAsia="Times New Roman" w:cs="Times New Roman"/>
          <w:szCs w:val="20"/>
          <w:lang w:eastAsia="ru-RU"/>
        </w:rPr>
        <w:t>Ти</w:t>
      </w:r>
      <w:r w:rsidR="00FC551A">
        <w:rPr>
          <w:rFonts w:eastAsia="Times New Roman" w:cs="Times New Roman"/>
          <w:szCs w:val="20"/>
          <w:lang w:eastAsia="ru-RU"/>
        </w:rPr>
        <w:t>тарёв</w:t>
      </w:r>
      <w:proofErr w:type="spellEnd"/>
      <w:r w:rsidR="00FC551A">
        <w:rPr>
          <w:rFonts w:eastAsia="Times New Roman" w:cs="Times New Roman"/>
          <w:szCs w:val="20"/>
          <w:lang w:eastAsia="ru-RU"/>
        </w:rPr>
        <w:t xml:space="preserve"> Д.В.</w:t>
      </w:r>
    </w:p>
    <w:p w14:paraId="067BC7C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5ABDA5C" w14:textId="40CAE1F3" w:rsidR="0078268B" w:rsidRDefault="00FC551A"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по организационной части</w:t>
      </w:r>
    </w:p>
    <w:p w14:paraId="3CE4D6AF" w14:textId="12570041" w:rsidR="0078268B" w:rsidRPr="00F73B10" w:rsidRDefault="0078268B" w:rsidP="00FC551A">
      <w:pPr>
        <w:ind w:left="5103" w:firstLine="0"/>
        <w:rPr>
          <w:lang w:eastAsia="ru-RU"/>
        </w:rPr>
      </w:pPr>
      <w:r w:rsidRPr="00F73B10">
        <w:rPr>
          <w:lang w:eastAsia="ru-RU"/>
        </w:rPr>
        <w:t xml:space="preserve">____________________ </w:t>
      </w:r>
      <w:r w:rsidR="00FC551A">
        <w:rPr>
          <w:lang w:eastAsia="ru-RU"/>
        </w:rPr>
        <w:t xml:space="preserve">ст. преп. </w:t>
      </w:r>
      <w:proofErr w:type="spellStart"/>
      <w:r w:rsidR="00FC551A">
        <w:rPr>
          <w:lang w:eastAsia="ru-RU"/>
        </w:rPr>
        <w:t>Зяблова</w:t>
      </w:r>
      <w:proofErr w:type="spellEnd"/>
      <w:r w:rsidR="00FC551A">
        <w:rPr>
          <w:lang w:eastAsia="ru-RU"/>
        </w:rPr>
        <w:t xml:space="preserve"> Е.В.</w:t>
      </w:r>
    </w:p>
    <w:p w14:paraId="320CDA8E" w14:textId="77777777" w:rsidR="0078268B" w:rsidRPr="00F73B10" w:rsidRDefault="0078268B" w:rsidP="00FC551A">
      <w:pPr>
        <w:ind w:left="5103" w:firstLine="0"/>
        <w:rPr>
          <w:lang w:eastAsia="ru-RU"/>
        </w:rPr>
      </w:pPr>
      <w:r w:rsidRPr="00F73B10">
        <w:rPr>
          <w:lang w:eastAsia="ru-RU"/>
        </w:rPr>
        <w:t>«__</w:t>
      </w:r>
      <w:proofErr w:type="gramStart"/>
      <w:r w:rsidRPr="00F73B10">
        <w:rPr>
          <w:lang w:eastAsia="ru-RU"/>
        </w:rPr>
        <w:t>_»_</w:t>
      </w:r>
      <w:proofErr w:type="gramEnd"/>
      <w:r w:rsidRPr="00F73B10">
        <w:rPr>
          <w:lang w:eastAsia="ru-RU"/>
        </w:rPr>
        <w:t>___________</w:t>
      </w:r>
      <w:r>
        <w:rPr>
          <w:lang w:eastAsia="ru-RU"/>
        </w:rPr>
        <w:t>2021</w:t>
      </w:r>
      <w:r w:rsidRPr="00F73B10">
        <w:rPr>
          <w:lang w:eastAsia="ru-RU"/>
        </w:rPr>
        <w:t xml:space="preserve"> г.</w:t>
      </w:r>
    </w:p>
    <w:p w14:paraId="32295167"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7624B1C2" w14:textId="77777777" w:rsidR="0078268B" w:rsidRPr="00F73B10" w:rsidRDefault="0078268B" w:rsidP="00034875">
      <w:pPr>
        <w:spacing w:line="240" w:lineRule="auto"/>
        <w:ind w:left="5103" w:firstLine="0"/>
        <w:rPr>
          <w:b/>
          <w:lang w:eastAsia="ru-RU"/>
        </w:rPr>
      </w:pPr>
      <w:proofErr w:type="spellStart"/>
      <w:r w:rsidRPr="00F73B10">
        <w:rPr>
          <w:b/>
          <w:lang w:eastAsia="ru-RU"/>
        </w:rPr>
        <w:t>Нормоконтролер</w:t>
      </w:r>
      <w:proofErr w:type="spellEnd"/>
    </w:p>
    <w:p w14:paraId="78C45B68" w14:textId="306FB063"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Pr="00F73B10">
        <w:rPr>
          <w:rFonts w:eastAsia="Times New Roman" w:cs="Times New Roman"/>
          <w:szCs w:val="20"/>
          <w:lang w:eastAsia="ru-RU"/>
        </w:rPr>
        <w:t xml:space="preserve"> </w:t>
      </w:r>
      <w:r w:rsidR="00FC551A">
        <w:rPr>
          <w:rFonts w:eastAsia="Times New Roman" w:cs="Times New Roman"/>
          <w:szCs w:val="20"/>
          <w:lang w:eastAsia="ru-RU"/>
        </w:rPr>
        <w:t xml:space="preserve">к.т.н., доц. </w:t>
      </w:r>
      <w:proofErr w:type="spellStart"/>
      <w:r w:rsidR="00FC551A">
        <w:rPr>
          <w:rFonts w:eastAsia="Times New Roman" w:cs="Times New Roman"/>
          <w:szCs w:val="20"/>
          <w:lang w:eastAsia="ru-RU"/>
        </w:rPr>
        <w:t>Трубаков</w:t>
      </w:r>
      <w:proofErr w:type="spellEnd"/>
      <w:r w:rsidR="00FC551A">
        <w:rPr>
          <w:rFonts w:eastAsia="Times New Roman" w:cs="Times New Roman"/>
          <w:szCs w:val="20"/>
          <w:lang w:eastAsia="ru-RU"/>
        </w:rPr>
        <w:t xml:space="preserve"> Е.О.</w:t>
      </w:r>
    </w:p>
    <w:p w14:paraId="1FF38F68"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034875">
      <w:pPr>
        <w:spacing w:line="240" w:lineRule="auto"/>
        <w:ind w:left="5103" w:firstLine="0"/>
        <w:rPr>
          <w:b/>
          <w:lang w:eastAsia="ru-RU"/>
        </w:rPr>
      </w:pPr>
      <w:r w:rsidRPr="00F73B10">
        <w:rPr>
          <w:b/>
          <w:lang w:eastAsia="ru-RU"/>
        </w:rPr>
        <w:t>Студент</w:t>
      </w:r>
    </w:p>
    <w:p w14:paraId="52F48404" w14:textId="32A060BB"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00FC551A">
        <w:rPr>
          <w:rFonts w:eastAsia="Times New Roman" w:cs="Times New Roman"/>
          <w:szCs w:val="20"/>
          <w:lang w:eastAsia="ru-RU"/>
        </w:rPr>
        <w:t>________________</w:t>
      </w:r>
      <w:r w:rsidRPr="00F73B10">
        <w:rPr>
          <w:rFonts w:eastAsia="Times New Roman" w:cs="Times New Roman"/>
          <w:szCs w:val="20"/>
          <w:lang w:eastAsia="ru-RU"/>
        </w:rPr>
        <w:t xml:space="preserve"> </w:t>
      </w:r>
      <w:r w:rsidR="00FC551A">
        <w:rPr>
          <w:rFonts w:eastAsia="Times New Roman" w:cs="Times New Roman"/>
          <w:szCs w:val="20"/>
          <w:lang w:eastAsia="ru-RU"/>
        </w:rPr>
        <w:t>Сухарев Е.А.</w:t>
      </w:r>
    </w:p>
    <w:p w14:paraId="22F6609B" w14:textId="4F8E9444" w:rsidR="0078268B" w:rsidRDefault="0078268B" w:rsidP="00FC551A">
      <w:pPr>
        <w:spacing w:line="240" w:lineRule="auto"/>
        <w:ind w:left="5103" w:firstLine="0"/>
        <w:jc w:val="left"/>
        <w:rPr>
          <w:b/>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60E4D4E7" w14:textId="77777777" w:rsidR="0078268B" w:rsidRDefault="0078268B" w:rsidP="00034875">
      <w:pPr>
        <w:spacing w:line="240" w:lineRule="auto"/>
        <w:jc w:val="center"/>
        <w:rPr>
          <w:b/>
          <w:lang w:eastAsia="ru-RU"/>
        </w:rPr>
      </w:pPr>
    </w:p>
    <w:p w14:paraId="45C87D68" w14:textId="77777777" w:rsidR="0078268B" w:rsidRPr="00E626C9" w:rsidRDefault="0078268B" w:rsidP="003F4B7B">
      <w:pPr>
        <w:spacing w:line="240" w:lineRule="auto"/>
        <w:ind w:firstLine="0"/>
        <w:jc w:val="center"/>
        <w:rPr>
          <w:b/>
          <w:lang w:eastAsia="ru-RU"/>
        </w:rPr>
        <w:sectPr w:rsidR="0078268B" w:rsidRPr="00E626C9" w:rsidSect="00866A8C">
          <w:headerReference w:type="default" r:id="rId8"/>
          <w:headerReference w:type="first" r:id="rId9"/>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034875">
      <w:pPr>
        <w:ind w:firstLine="0"/>
        <w:jc w:val="center"/>
        <w:rPr>
          <w:b/>
          <w:sz w:val="32"/>
        </w:rPr>
      </w:pPr>
      <w:r w:rsidRPr="005A2140">
        <w:rPr>
          <w:b/>
          <w:sz w:val="32"/>
        </w:rPr>
        <w:lastRenderedPageBreak/>
        <w:t>АННОТАЦИЯ</w:t>
      </w:r>
    </w:p>
    <w:p w14:paraId="752E6955" w14:textId="395DD2C8" w:rsidR="005A2140" w:rsidRDefault="0078268B" w:rsidP="00034875">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rsidP="00034875">
      <w:pPr>
        <w:spacing w:line="259" w:lineRule="auto"/>
        <w:ind w:firstLine="0"/>
        <w:jc w:val="left"/>
      </w:pPr>
      <w:r>
        <w:br w:type="page"/>
      </w:r>
    </w:p>
    <w:p w14:paraId="119FC539" w14:textId="77777777" w:rsidR="00D163D5" w:rsidRDefault="00D163D5" w:rsidP="00034875"/>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034875">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353BAFF3" w14:textId="101740C3" w:rsidR="00D82BBC" w:rsidRDefault="00D163D5" w:rsidP="00D82BBC">
          <w:pPr>
            <w:pStyle w:val="14"/>
            <w:tabs>
              <w:tab w:val="right" w:leader="dot" w:pos="9628"/>
            </w:tabs>
            <w:spacing w:after="0"/>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73436426" w:history="1">
            <w:r w:rsidR="00D82BBC" w:rsidRPr="003A58F7">
              <w:rPr>
                <w:rStyle w:val="a8"/>
                <w:noProof/>
              </w:rPr>
              <w:t>ВВЕДЕНИЕ</w:t>
            </w:r>
            <w:r w:rsidR="00D82BBC">
              <w:rPr>
                <w:noProof/>
                <w:webHidden/>
              </w:rPr>
              <w:tab/>
            </w:r>
            <w:r w:rsidR="00D82BBC">
              <w:rPr>
                <w:noProof/>
                <w:webHidden/>
              </w:rPr>
              <w:fldChar w:fldCharType="begin"/>
            </w:r>
            <w:r w:rsidR="00D82BBC">
              <w:rPr>
                <w:noProof/>
                <w:webHidden/>
              </w:rPr>
              <w:instrText xml:space="preserve"> PAGEREF _Toc73436426 \h </w:instrText>
            </w:r>
            <w:r w:rsidR="00D82BBC">
              <w:rPr>
                <w:noProof/>
                <w:webHidden/>
              </w:rPr>
            </w:r>
            <w:r w:rsidR="00D82BBC">
              <w:rPr>
                <w:noProof/>
                <w:webHidden/>
              </w:rPr>
              <w:fldChar w:fldCharType="separate"/>
            </w:r>
            <w:r w:rsidR="00D82BBC">
              <w:rPr>
                <w:noProof/>
                <w:webHidden/>
              </w:rPr>
              <w:t>6</w:t>
            </w:r>
            <w:r w:rsidR="00D82BBC">
              <w:rPr>
                <w:noProof/>
                <w:webHidden/>
              </w:rPr>
              <w:fldChar w:fldCharType="end"/>
            </w:r>
          </w:hyperlink>
        </w:p>
        <w:p w14:paraId="4DD9CE93" w14:textId="1C7155A1"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27" w:history="1">
            <w:r w:rsidRPr="003A58F7">
              <w:rPr>
                <w:rStyle w:val="a8"/>
                <w:noProof/>
              </w:rPr>
              <w:t>1. АНАЛИЗ ТРЕБОВАНИЙ</w:t>
            </w:r>
            <w:r>
              <w:rPr>
                <w:noProof/>
                <w:webHidden/>
              </w:rPr>
              <w:tab/>
            </w:r>
            <w:r>
              <w:rPr>
                <w:noProof/>
                <w:webHidden/>
              </w:rPr>
              <w:fldChar w:fldCharType="begin"/>
            </w:r>
            <w:r>
              <w:rPr>
                <w:noProof/>
                <w:webHidden/>
              </w:rPr>
              <w:instrText xml:space="preserve"> PAGEREF _Toc73436427 \h </w:instrText>
            </w:r>
            <w:r>
              <w:rPr>
                <w:noProof/>
                <w:webHidden/>
              </w:rPr>
            </w:r>
            <w:r>
              <w:rPr>
                <w:noProof/>
                <w:webHidden/>
              </w:rPr>
              <w:fldChar w:fldCharType="separate"/>
            </w:r>
            <w:r>
              <w:rPr>
                <w:noProof/>
                <w:webHidden/>
              </w:rPr>
              <w:t>8</w:t>
            </w:r>
            <w:r>
              <w:rPr>
                <w:noProof/>
                <w:webHidden/>
              </w:rPr>
              <w:fldChar w:fldCharType="end"/>
            </w:r>
          </w:hyperlink>
        </w:p>
        <w:p w14:paraId="37D6BA50" w14:textId="7222CF4E" w:rsidR="00D82BBC" w:rsidRDefault="00D82BBC" w:rsidP="00D82BBC">
          <w:pPr>
            <w:pStyle w:val="21"/>
            <w:rPr>
              <w:rFonts w:asciiTheme="minorHAnsi" w:eastAsiaTheme="minorEastAsia" w:hAnsiTheme="minorHAnsi"/>
              <w:noProof/>
              <w:color w:val="auto"/>
              <w:sz w:val="22"/>
              <w:lang w:eastAsia="ru-RU"/>
            </w:rPr>
          </w:pPr>
          <w:hyperlink w:anchor="_Toc73436428" w:history="1">
            <w:r w:rsidRPr="003A58F7">
              <w:rPr>
                <w:rStyle w:val="a8"/>
                <w:noProof/>
              </w:rPr>
              <w:t>1.1. Обзор процесса отправки сообщения</w:t>
            </w:r>
            <w:r>
              <w:rPr>
                <w:noProof/>
                <w:webHidden/>
              </w:rPr>
              <w:tab/>
            </w:r>
            <w:r>
              <w:rPr>
                <w:noProof/>
                <w:webHidden/>
              </w:rPr>
              <w:fldChar w:fldCharType="begin"/>
            </w:r>
            <w:r>
              <w:rPr>
                <w:noProof/>
                <w:webHidden/>
              </w:rPr>
              <w:instrText xml:space="preserve"> PAGEREF _Toc73436428 \h </w:instrText>
            </w:r>
            <w:r>
              <w:rPr>
                <w:noProof/>
                <w:webHidden/>
              </w:rPr>
            </w:r>
            <w:r>
              <w:rPr>
                <w:noProof/>
                <w:webHidden/>
              </w:rPr>
              <w:fldChar w:fldCharType="separate"/>
            </w:r>
            <w:r>
              <w:rPr>
                <w:noProof/>
                <w:webHidden/>
              </w:rPr>
              <w:t>8</w:t>
            </w:r>
            <w:r>
              <w:rPr>
                <w:noProof/>
                <w:webHidden/>
              </w:rPr>
              <w:fldChar w:fldCharType="end"/>
            </w:r>
          </w:hyperlink>
        </w:p>
        <w:p w14:paraId="43B671E5" w14:textId="26965242"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29" w:history="1">
            <w:r w:rsidRPr="003A58F7">
              <w:rPr>
                <w:rStyle w:val="a8"/>
                <w:noProof/>
                <w:lang w:bidi="x-none"/>
                <w14:scene3d>
                  <w14:camera w14:prst="orthographicFront"/>
                  <w14:lightRig w14:rig="threePt" w14:dir="t">
                    <w14:rot w14:lat="0" w14:lon="0" w14:rev="0"/>
                  </w14:lightRig>
                </w14:scene3d>
              </w:rPr>
              <w:t>1.1.1.</w:t>
            </w:r>
            <w:r>
              <w:rPr>
                <w:rFonts w:asciiTheme="minorHAnsi" w:eastAsiaTheme="minorEastAsia" w:hAnsiTheme="minorHAnsi"/>
                <w:noProof/>
                <w:color w:val="auto"/>
                <w:sz w:val="22"/>
                <w:lang w:eastAsia="ru-RU"/>
              </w:rPr>
              <w:tab/>
            </w:r>
            <w:r w:rsidRPr="003A58F7">
              <w:rPr>
                <w:rStyle w:val="a8"/>
                <w:noProof/>
              </w:rPr>
              <w:t>Общие сведения</w:t>
            </w:r>
            <w:r>
              <w:rPr>
                <w:noProof/>
                <w:webHidden/>
              </w:rPr>
              <w:tab/>
            </w:r>
            <w:r>
              <w:rPr>
                <w:noProof/>
                <w:webHidden/>
              </w:rPr>
              <w:fldChar w:fldCharType="begin"/>
            </w:r>
            <w:r>
              <w:rPr>
                <w:noProof/>
                <w:webHidden/>
              </w:rPr>
              <w:instrText xml:space="preserve"> PAGEREF _Toc73436429 \h </w:instrText>
            </w:r>
            <w:r>
              <w:rPr>
                <w:noProof/>
                <w:webHidden/>
              </w:rPr>
            </w:r>
            <w:r>
              <w:rPr>
                <w:noProof/>
                <w:webHidden/>
              </w:rPr>
              <w:fldChar w:fldCharType="separate"/>
            </w:r>
            <w:r>
              <w:rPr>
                <w:noProof/>
                <w:webHidden/>
              </w:rPr>
              <w:t>8</w:t>
            </w:r>
            <w:r>
              <w:rPr>
                <w:noProof/>
                <w:webHidden/>
              </w:rPr>
              <w:fldChar w:fldCharType="end"/>
            </w:r>
          </w:hyperlink>
        </w:p>
        <w:p w14:paraId="493C2812" w14:textId="0B23419D"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30" w:history="1">
            <w:r w:rsidRPr="003A58F7">
              <w:rPr>
                <w:rStyle w:val="a8"/>
                <w:noProof/>
                <w:lang w:bidi="x-none"/>
                <w14:scene3d>
                  <w14:camera w14:prst="orthographicFront"/>
                  <w14:lightRig w14:rig="threePt" w14:dir="t">
                    <w14:rot w14:lat="0" w14:lon="0" w14:rev="0"/>
                  </w14:lightRig>
                </w14:scene3d>
              </w:rPr>
              <w:t>1.1.2.</w:t>
            </w:r>
            <w:r>
              <w:rPr>
                <w:rFonts w:asciiTheme="minorHAnsi" w:eastAsiaTheme="minorEastAsia" w:hAnsiTheme="minorHAnsi"/>
                <w:noProof/>
                <w:color w:val="auto"/>
                <w:sz w:val="22"/>
                <w:lang w:eastAsia="ru-RU"/>
              </w:rPr>
              <w:tab/>
            </w:r>
            <w:r w:rsidRPr="003A58F7">
              <w:rPr>
                <w:rStyle w:val="a8"/>
                <w:noProof/>
              </w:rPr>
              <w:t>Основные понятия</w:t>
            </w:r>
            <w:r>
              <w:rPr>
                <w:noProof/>
                <w:webHidden/>
              </w:rPr>
              <w:tab/>
            </w:r>
            <w:r>
              <w:rPr>
                <w:noProof/>
                <w:webHidden/>
              </w:rPr>
              <w:fldChar w:fldCharType="begin"/>
            </w:r>
            <w:r>
              <w:rPr>
                <w:noProof/>
                <w:webHidden/>
              </w:rPr>
              <w:instrText xml:space="preserve"> PAGEREF _Toc73436430 \h </w:instrText>
            </w:r>
            <w:r>
              <w:rPr>
                <w:noProof/>
                <w:webHidden/>
              </w:rPr>
            </w:r>
            <w:r>
              <w:rPr>
                <w:noProof/>
                <w:webHidden/>
              </w:rPr>
              <w:fldChar w:fldCharType="separate"/>
            </w:r>
            <w:r>
              <w:rPr>
                <w:noProof/>
                <w:webHidden/>
              </w:rPr>
              <w:t>9</w:t>
            </w:r>
            <w:r>
              <w:rPr>
                <w:noProof/>
                <w:webHidden/>
              </w:rPr>
              <w:fldChar w:fldCharType="end"/>
            </w:r>
          </w:hyperlink>
        </w:p>
        <w:p w14:paraId="23DA1820" w14:textId="0DD2AD1B"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31" w:history="1">
            <w:r w:rsidRPr="003A58F7">
              <w:rPr>
                <w:rStyle w:val="a8"/>
                <w:noProof/>
                <w:lang w:bidi="x-none"/>
                <w14:scene3d>
                  <w14:camera w14:prst="orthographicFront"/>
                  <w14:lightRig w14:rig="threePt" w14:dir="t">
                    <w14:rot w14:lat="0" w14:lon="0" w14:rev="0"/>
                  </w14:lightRig>
                </w14:scene3d>
              </w:rPr>
              <w:t>1.1.3.</w:t>
            </w:r>
            <w:r>
              <w:rPr>
                <w:rFonts w:asciiTheme="minorHAnsi" w:eastAsiaTheme="minorEastAsia" w:hAnsiTheme="minorHAnsi"/>
                <w:noProof/>
                <w:color w:val="auto"/>
                <w:sz w:val="22"/>
                <w:lang w:eastAsia="ru-RU"/>
              </w:rPr>
              <w:tab/>
            </w:r>
            <w:r w:rsidRPr="003A58F7">
              <w:rPr>
                <w:rStyle w:val="a8"/>
                <w:noProof/>
              </w:rPr>
              <w:t>Процесс отправки сообщения</w:t>
            </w:r>
            <w:r>
              <w:rPr>
                <w:noProof/>
                <w:webHidden/>
              </w:rPr>
              <w:tab/>
            </w:r>
            <w:r>
              <w:rPr>
                <w:noProof/>
                <w:webHidden/>
              </w:rPr>
              <w:fldChar w:fldCharType="begin"/>
            </w:r>
            <w:r>
              <w:rPr>
                <w:noProof/>
                <w:webHidden/>
              </w:rPr>
              <w:instrText xml:space="preserve"> PAGEREF _Toc73436431 \h </w:instrText>
            </w:r>
            <w:r>
              <w:rPr>
                <w:noProof/>
                <w:webHidden/>
              </w:rPr>
            </w:r>
            <w:r>
              <w:rPr>
                <w:noProof/>
                <w:webHidden/>
              </w:rPr>
              <w:fldChar w:fldCharType="separate"/>
            </w:r>
            <w:r>
              <w:rPr>
                <w:noProof/>
                <w:webHidden/>
              </w:rPr>
              <w:t>10</w:t>
            </w:r>
            <w:r>
              <w:rPr>
                <w:noProof/>
                <w:webHidden/>
              </w:rPr>
              <w:fldChar w:fldCharType="end"/>
            </w:r>
          </w:hyperlink>
        </w:p>
        <w:p w14:paraId="00DC5873" w14:textId="10F38C62"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36" w:history="1">
            <w:r w:rsidRPr="003A58F7">
              <w:rPr>
                <w:rStyle w:val="a8"/>
                <w:noProof/>
                <w:lang w:bidi="x-none"/>
                <w14:scene3d>
                  <w14:camera w14:prst="orthographicFront"/>
                  <w14:lightRig w14:rig="threePt" w14:dir="t">
                    <w14:rot w14:lat="0" w14:lon="0" w14:rev="0"/>
                  </w14:lightRig>
                </w14:scene3d>
              </w:rPr>
              <w:t>1.1.4.</w:t>
            </w:r>
            <w:r>
              <w:rPr>
                <w:rFonts w:asciiTheme="minorHAnsi" w:eastAsiaTheme="minorEastAsia" w:hAnsiTheme="minorHAnsi"/>
                <w:noProof/>
                <w:color w:val="auto"/>
                <w:sz w:val="22"/>
                <w:lang w:eastAsia="ru-RU"/>
              </w:rPr>
              <w:tab/>
            </w:r>
            <w:r w:rsidRPr="003A58F7">
              <w:rPr>
                <w:rStyle w:val="a8"/>
                <w:noProof/>
              </w:rPr>
              <w:t>Основные трудности при отправке сообщения</w:t>
            </w:r>
            <w:r>
              <w:rPr>
                <w:noProof/>
                <w:webHidden/>
              </w:rPr>
              <w:tab/>
            </w:r>
            <w:r>
              <w:rPr>
                <w:noProof/>
                <w:webHidden/>
              </w:rPr>
              <w:fldChar w:fldCharType="begin"/>
            </w:r>
            <w:r>
              <w:rPr>
                <w:noProof/>
                <w:webHidden/>
              </w:rPr>
              <w:instrText xml:space="preserve"> PAGEREF _Toc73436436 \h </w:instrText>
            </w:r>
            <w:r>
              <w:rPr>
                <w:noProof/>
                <w:webHidden/>
              </w:rPr>
            </w:r>
            <w:r>
              <w:rPr>
                <w:noProof/>
                <w:webHidden/>
              </w:rPr>
              <w:fldChar w:fldCharType="separate"/>
            </w:r>
            <w:r>
              <w:rPr>
                <w:noProof/>
                <w:webHidden/>
              </w:rPr>
              <w:t>12</w:t>
            </w:r>
            <w:r>
              <w:rPr>
                <w:noProof/>
                <w:webHidden/>
              </w:rPr>
              <w:fldChar w:fldCharType="end"/>
            </w:r>
          </w:hyperlink>
        </w:p>
        <w:p w14:paraId="2039D892" w14:textId="33028885" w:rsidR="00D82BBC" w:rsidRDefault="00D82BBC" w:rsidP="00D82BBC">
          <w:pPr>
            <w:pStyle w:val="21"/>
            <w:rPr>
              <w:rFonts w:asciiTheme="minorHAnsi" w:eastAsiaTheme="minorEastAsia" w:hAnsiTheme="minorHAnsi"/>
              <w:noProof/>
              <w:color w:val="auto"/>
              <w:sz w:val="22"/>
              <w:lang w:eastAsia="ru-RU"/>
            </w:rPr>
          </w:pPr>
          <w:hyperlink w:anchor="_Toc73436437" w:history="1">
            <w:r w:rsidRPr="003A58F7">
              <w:rPr>
                <w:rStyle w:val="a8"/>
                <w:noProof/>
                <w:lang w:bidi="x-none"/>
                <w14:scene3d>
                  <w14:camera w14:prst="orthographicFront"/>
                  <w14:lightRig w14:rig="threePt" w14:dir="t">
                    <w14:rot w14:lat="0" w14:lon="0" w14:rev="0"/>
                  </w14:lightRig>
                </w14:scene3d>
              </w:rPr>
              <w:t>1.2.</w:t>
            </w:r>
            <w:r w:rsidRPr="003A58F7">
              <w:rPr>
                <w:rStyle w:val="a8"/>
                <w:noProof/>
              </w:rPr>
              <w:t xml:space="preserve"> Обзор программ-аналогов</w:t>
            </w:r>
            <w:r>
              <w:rPr>
                <w:noProof/>
                <w:webHidden/>
              </w:rPr>
              <w:tab/>
            </w:r>
            <w:r>
              <w:rPr>
                <w:noProof/>
                <w:webHidden/>
              </w:rPr>
              <w:fldChar w:fldCharType="begin"/>
            </w:r>
            <w:r>
              <w:rPr>
                <w:noProof/>
                <w:webHidden/>
              </w:rPr>
              <w:instrText xml:space="preserve"> PAGEREF _Toc73436437 \h </w:instrText>
            </w:r>
            <w:r>
              <w:rPr>
                <w:noProof/>
                <w:webHidden/>
              </w:rPr>
            </w:r>
            <w:r>
              <w:rPr>
                <w:noProof/>
                <w:webHidden/>
              </w:rPr>
              <w:fldChar w:fldCharType="separate"/>
            </w:r>
            <w:r>
              <w:rPr>
                <w:noProof/>
                <w:webHidden/>
              </w:rPr>
              <w:t>12</w:t>
            </w:r>
            <w:r>
              <w:rPr>
                <w:noProof/>
                <w:webHidden/>
              </w:rPr>
              <w:fldChar w:fldCharType="end"/>
            </w:r>
          </w:hyperlink>
        </w:p>
        <w:p w14:paraId="663613A2" w14:textId="6C08C0BC"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38" w:history="1">
            <w:r w:rsidRPr="003A58F7">
              <w:rPr>
                <w:rStyle w:val="a8"/>
                <w:noProof/>
                <w:lang w:bidi="x-none"/>
                <w14:scene3d>
                  <w14:camera w14:prst="orthographicFront"/>
                  <w14:lightRig w14:rig="threePt" w14:dir="t">
                    <w14:rot w14:lat="0" w14:lon="0" w14:rev="0"/>
                  </w14:lightRig>
                </w14:scene3d>
              </w:rPr>
              <w:t>1.2.1.</w:t>
            </w:r>
            <w:r>
              <w:rPr>
                <w:rFonts w:asciiTheme="minorHAnsi" w:eastAsiaTheme="minorEastAsia" w:hAnsiTheme="minorHAnsi"/>
                <w:noProof/>
                <w:color w:val="auto"/>
                <w:sz w:val="22"/>
                <w:lang w:eastAsia="ru-RU"/>
              </w:rPr>
              <w:tab/>
            </w:r>
            <w:r w:rsidRPr="003A58F7">
              <w:rPr>
                <w:rStyle w:val="a8"/>
                <w:noProof/>
              </w:rPr>
              <w:t>Amazon SES</w:t>
            </w:r>
            <w:r>
              <w:rPr>
                <w:noProof/>
                <w:webHidden/>
              </w:rPr>
              <w:tab/>
            </w:r>
            <w:r>
              <w:rPr>
                <w:noProof/>
                <w:webHidden/>
              </w:rPr>
              <w:fldChar w:fldCharType="begin"/>
            </w:r>
            <w:r>
              <w:rPr>
                <w:noProof/>
                <w:webHidden/>
              </w:rPr>
              <w:instrText xml:space="preserve"> PAGEREF _Toc73436438 \h </w:instrText>
            </w:r>
            <w:r>
              <w:rPr>
                <w:noProof/>
                <w:webHidden/>
              </w:rPr>
            </w:r>
            <w:r>
              <w:rPr>
                <w:noProof/>
                <w:webHidden/>
              </w:rPr>
              <w:fldChar w:fldCharType="separate"/>
            </w:r>
            <w:r>
              <w:rPr>
                <w:noProof/>
                <w:webHidden/>
              </w:rPr>
              <w:t>12</w:t>
            </w:r>
            <w:r>
              <w:rPr>
                <w:noProof/>
                <w:webHidden/>
              </w:rPr>
              <w:fldChar w:fldCharType="end"/>
            </w:r>
          </w:hyperlink>
        </w:p>
        <w:p w14:paraId="439C14D7" w14:textId="5745EE5A"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39" w:history="1">
            <w:r w:rsidRPr="003A58F7">
              <w:rPr>
                <w:rStyle w:val="a8"/>
                <w:noProof/>
                <w:lang w:val="en-US" w:bidi="x-none"/>
                <w14:scene3d>
                  <w14:camera w14:prst="orthographicFront"/>
                  <w14:lightRig w14:rig="threePt" w14:dir="t">
                    <w14:rot w14:lat="0" w14:lon="0" w14:rev="0"/>
                  </w14:lightRig>
                </w14:scene3d>
              </w:rPr>
              <w:t>1.2.2.</w:t>
            </w:r>
            <w:r>
              <w:rPr>
                <w:rFonts w:asciiTheme="minorHAnsi" w:eastAsiaTheme="minorEastAsia" w:hAnsiTheme="minorHAnsi"/>
                <w:noProof/>
                <w:color w:val="auto"/>
                <w:sz w:val="22"/>
                <w:lang w:eastAsia="ru-RU"/>
              </w:rPr>
              <w:tab/>
            </w:r>
            <w:r w:rsidRPr="003A58F7">
              <w:rPr>
                <w:rStyle w:val="a8"/>
                <w:noProof/>
              </w:rPr>
              <w:t>Sendgrid</w:t>
            </w:r>
            <w:r>
              <w:rPr>
                <w:noProof/>
                <w:webHidden/>
              </w:rPr>
              <w:tab/>
            </w:r>
            <w:r>
              <w:rPr>
                <w:noProof/>
                <w:webHidden/>
              </w:rPr>
              <w:fldChar w:fldCharType="begin"/>
            </w:r>
            <w:r>
              <w:rPr>
                <w:noProof/>
                <w:webHidden/>
              </w:rPr>
              <w:instrText xml:space="preserve"> PAGEREF _Toc73436439 \h </w:instrText>
            </w:r>
            <w:r>
              <w:rPr>
                <w:noProof/>
                <w:webHidden/>
              </w:rPr>
            </w:r>
            <w:r>
              <w:rPr>
                <w:noProof/>
                <w:webHidden/>
              </w:rPr>
              <w:fldChar w:fldCharType="separate"/>
            </w:r>
            <w:r>
              <w:rPr>
                <w:noProof/>
                <w:webHidden/>
              </w:rPr>
              <w:t>13</w:t>
            </w:r>
            <w:r>
              <w:rPr>
                <w:noProof/>
                <w:webHidden/>
              </w:rPr>
              <w:fldChar w:fldCharType="end"/>
            </w:r>
          </w:hyperlink>
        </w:p>
        <w:p w14:paraId="55D85C50" w14:textId="023718C8"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40" w:history="1">
            <w:r w:rsidRPr="003A58F7">
              <w:rPr>
                <w:rStyle w:val="a8"/>
                <w:noProof/>
                <w:lang w:val="en-US" w:bidi="x-none"/>
                <w14:scene3d>
                  <w14:camera w14:prst="orthographicFront"/>
                  <w14:lightRig w14:rig="threePt" w14:dir="t">
                    <w14:rot w14:lat="0" w14:lon="0" w14:rev="0"/>
                  </w14:lightRig>
                </w14:scene3d>
              </w:rPr>
              <w:t>1.2.3.</w:t>
            </w:r>
            <w:r>
              <w:rPr>
                <w:rFonts w:asciiTheme="minorHAnsi" w:eastAsiaTheme="minorEastAsia" w:hAnsiTheme="minorHAnsi"/>
                <w:noProof/>
                <w:color w:val="auto"/>
                <w:sz w:val="22"/>
                <w:lang w:eastAsia="ru-RU"/>
              </w:rPr>
              <w:tab/>
            </w:r>
            <w:r w:rsidRPr="003A58F7">
              <w:rPr>
                <w:rStyle w:val="a8"/>
                <w:noProof/>
                <w:lang w:val="en-US"/>
              </w:rPr>
              <w:t>Tin-cat email queue</w:t>
            </w:r>
            <w:r>
              <w:rPr>
                <w:noProof/>
                <w:webHidden/>
              </w:rPr>
              <w:tab/>
            </w:r>
            <w:r>
              <w:rPr>
                <w:noProof/>
                <w:webHidden/>
              </w:rPr>
              <w:fldChar w:fldCharType="begin"/>
            </w:r>
            <w:r>
              <w:rPr>
                <w:noProof/>
                <w:webHidden/>
              </w:rPr>
              <w:instrText xml:space="preserve"> PAGEREF _Toc73436440 \h </w:instrText>
            </w:r>
            <w:r>
              <w:rPr>
                <w:noProof/>
                <w:webHidden/>
              </w:rPr>
            </w:r>
            <w:r>
              <w:rPr>
                <w:noProof/>
                <w:webHidden/>
              </w:rPr>
              <w:fldChar w:fldCharType="separate"/>
            </w:r>
            <w:r>
              <w:rPr>
                <w:noProof/>
                <w:webHidden/>
              </w:rPr>
              <w:t>14</w:t>
            </w:r>
            <w:r>
              <w:rPr>
                <w:noProof/>
                <w:webHidden/>
              </w:rPr>
              <w:fldChar w:fldCharType="end"/>
            </w:r>
          </w:hyperlink>
        </w:p>
        <w:p w14:paraId="685A4B97" w14:textId="5C8F9C3A"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41" w:history="1">
            <w:r w:rsidRPr="003A58F7">
              <w:rPr>
                <w:rStyle w:val="a8"/>
                <w:noProof/>
                <w:lang w:bidi="x-none"/>
                <w14:scene3d>
                  <w14:camera w14:prst="orthographicFront"/>
                  <w14:lightRig w14:rig="threePt" w14:dir="t">
                    <w14:rot w14:lat="0" w14:lon="0" w14:rev="0"/>
                  </w14:lightRig>
                </w14:scene3d>
              </w:rPr>
              <w:t>1.2.4.</w:t>
            </w:r>
            <w:r>
              <w:rPr>
                <w:rFonts w:asciiTheme="minorHAnsi" w:eastAsiaTheme="minorEastAsia" w:hAnsiTheme="minorHAnsi"/>
                <w:noProof/>
                <w:color w:val="auto"/>
                <w:sz w:val="22"/>
                <w:lang w:eastAsia="ru-RU"/>
              </w:rPr>
              <w:tab/>
            </w:r>
            <w:r w:rsidRPr="003A58F7">
              <w:rPr>
                <w:rStyle w:val="a8"/>
                <w:noProof/>
              </w:rPr>
              <w:t>Сравнение</w:t>
            </w:r>
            <w:r>
              <w:rPr>
                <w:noProof/>
                <w:webHidden/>
              </w:rPr>
              <w:tab/>
            </w:r>
            <w:r>
              <w:rPr>
                <w:noProof/>
                <w:webHidden/>
              </w:rPr>
              <w:fldChar w:fldCharType="begin"/>
            </w:r>
            <w:r>
              <w:rPr>
                <w:noProof/>
                <w:webHidden/>
              </w:rPr>
              <w:instrText xml:space="preserve"> PAGEREF _Toc73436441 \h </w:instrText>
            </w:r>
            <w:r>
              <w:rPr>
                <w:noProof/>
                <w:webHidden/>
              </w:rPr>
            </w:r>
            <w:r>
              <w:rPr>
                <w:noProof/>
                <w:webHidden/>
              </w:rPr>
              <w:fldChar w:fldCharType="separate"/>
            </w:r>
            <w:r>
              <w:rPr>
                <w:noProof/>
                <w:webHidden/>
              </w:rPr>
              <w:t>15</w:t>
            </w:r>
            <w:r>
              <w:rPr>
                <w:noProof/>
                <w:webHidden/>
              </w:rPr>
              <w:fldChar w:fldCharType="end"/>
            </w:r>
          </w:hyperlink>
        </w:p>
        <w:p w14:paraId="6B12DA96" w14:textId="75F89CDF" w:rsidR="00D82BBC" w:rsidRDefault="00D82BBC" w:rsidP="00D82BBC">
          <w:pPr>
            <w:pStyle w:val="21"/>
            <w:rPr>
              <w:rFonts w:asciiTheme="minorHAnsi" w:eastAsiaTheme="minorEastAsia" w:hAnsiTheme="minorHAnsi"/>
              <w:noProof/>
              <w:color w:val="auto"/>
              <w:sz w:val="22"/>
              <w:lang w:eastAsia="ru-RU"/>
            </w:rPr>
          </w:pPr>
          <w:hyperlink w:anchor="_Toc73436442" w:history="1">
            <w:r w:rsidRPr="003A58F7">
              <w:rPr>
                <w:rStyle w:val="a8"/>
                <w:noProof/>
                <w:lang w:bidi="x-none"/>
                <w14:scene3d>
                  <w14:camera w14:prst="orthographicFront"/>
                  <w14:lightRig w14:rig="threePt" w14:dir="t">
                    <w14:rot w14:lat="0" w14:lon="0" w14:rev="0"/>
                  </w14:lightRig>
                </w14:scene3d>
              </w:rPr>
              <w:t>1.3.</w:t>
            </w:r>
            <w:r w:rsidRPr="003A58F7">
              <w:rPr>
                <w:rStyle w:val="a8"/>
                <w:noProof/>
              </w:rPr>
              <w:t xml:space="preserve"> Диаграмма вариантов использования</w:t>
            </w:r>
            <w:r>
              <w:rPr>
                <w:noProof/>
                <w:webHidden/>
              </w:rPr>
              <w:tab/>
            </w:r>
            <w:r>
              <w:rPr>
                <w:noProof/>
                <w:webHidden/>
              </w:rPr>
              <w:fldChar w:fldCharType="begin"/>
            </w:r>
            <w:r>
              <w:rPr>
                <w:noProof/>
                <w:webHidden/>
              </w:rPr>
              <w:instrText xml:space="preserve"> PAGEREF _Toc73436442 \h </w:instrText>
            </w:r>
            <w:r>
              <w:rPr>
                <w:noProof/>
                <w:webHidden/>
              </w:rPr>
            </w:r>
            <w:r>
              <w:rPr>
                <w:noProof/>
                <w:webHidden/>
              </w:rPr>
              <w:fldChar w:fldCharType="separate"/>
            </w:r>
            <w:r>
              <w:rPr>
                <w:noProof/>
                <w:webHidden/>
              </w:rPr>
              <w:t>16</w:t>
            </w:r>
            <w:r>
              <w:rPr>
                <w:noProof/>
                <w:webHidden/>
              </w:rPr>
              <w:fldChar w:fldCharType="end"/>
            </w:r>
          </w:hyperlink>
        </w:p>
        <w:p w14:paraId="4D589A90" w14:textId="475280BB"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43" w:history="1">
            <w:r w:rsidRPr="003A58F7">
              <w:rPr>
                <w:rStyle w:val="a8"/>
                <w:noProof/>
                <w:lang w:bidi="x-none"/>
                <w14:scene3d>
                  <w14:camera w14:prst="orthographicFront"/>
                  <w14:lightRig w14:rig="threePt" w14:dir="t">
                    <w14:rot w14:lat="0" w14:lon="0" w14:rev="0"/>
                  </w14:lightRig>
                </w14:scene3d>
              </w:rPr>
              <w:t>1.3.1.</w:t>
            </w:r>
            <w:r>
              <w:rPr>
                <w:rFonts w:asciiTheme="minorHAnsi" w:eastAsiaTheme="minorEastAsia" w:hAnsiTheme="minorHAnsi"/>
                <w:noProof/>
                <w:color w:val="auto"/>
                <w:sz w:val="22"/>
                <w:lang w:eastAsia="ru-RU"/>
              </w:rPr>
              <w:tab/>
            </w:r>
            <w:r w:rsidRPr="003A58F7">
              <w:rPr>
                <w:rStyle w:val="a8"/>
                <w:noProof/>
              </w:rPr>
              <w:t>Оператор</w:t>
            </w:r>
            <w:r>
              <w:rPr>
                <w:noProof/>
                <w:webHidden/>
              </w:rPr>
              <w:tab/>
            </w:r>
            <w:r>
              <w:rPr>
                <w:noProof/>
                <w:webHidden/>
              </w:rPr>
              <w:fldChar w:fldCharType="begin"/>
            </w:r>
            <w:r>
              <w:rPr>
                <w:noProof/>
                <w:webHidden/>
              </w:rPr>
              <w:instrText xml:space="preserve"> PAGEREF _Toc73436443 \h </w:instrText>
            </w:r>
            <w:r>
              <w:rPr>
                <w:noProof/>
                <w:webHidden/>
              </w:rPr>
            </w:r>
            <w:r>
              <w:rPr>
                <w:noProof/>
                <w:webHidden/>
              </w:rPr>
              <w:fldChar w:fldCharType="separate"/>
            </w:r>
            <w:r>
              <w:rPr>
                <w:noProof/>
                <w:webHidden/>
              </w:rPr>
              <w:t>16</w:t>
            </w:r>
            <w:r>
              <w:rPr>
                <w:noProof/>
                <w:webHidden/>
              </w:rPr>
              <w:fldChar w:fldCharType="end"/>
            </w:r>
          </w:hyperlink>
        </w:p>
        <w:p w14:paraId="5B2E59B5" w14:textId="1185EC10"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44" w:history="1">
            <w:r w:rsidRPr="003A58F7">
              <w:rPr>
                <w:rStyle w:val="a8"/>
                <w:noProof/>
                <w:lang w:bidi="x-none"/>
                <w14:scene3d>
                  <w14:camera w14:prst="orthographicFront"/>
                  <w14:lightRig w14:rig="threePt" w14:dir="t">
                    <w14:rot w14:lat="0" w14:lon="0" w14:rev="0"/>
                  </w14:lightRig>
                </w14:scene3d>
              </w:rPr>
              <w:t>1.3.2.</w:t>
            </w:r>
            <w:r>
              <w:rPr>
                <w:rFonts w:asciiTheme="minorHAnsi" w:eastAsiaTheme="minorEastAsia" w:hAnsiTheme="minorHAnsi"/>
                <w:noProof/>
                <w:color w:val="auto"/>
                <w:sz w:val="22"/>
                <w:lang w:eastAsia="ru-RU"/>
              </w:rPr>
              <w:tab/>
            </w:r>
            <w:r w:rsidRPr="003A58F7">
              <w:rPr>
                <w:rStyle w:val="a8"/>
                <w:noProof/>
              </w:rPr>
              <w:t>Администратор</w:t>
            </w:r>
            <w:r>
              <w:rPr>
                <w:noProof/>
                <w:webHidden/>
              </w:rPr>
              <w:tab/>
            </w:r>
            <w:r>
              <w:rPr>
                <w:noProof/>
                <w:webHidden/>
              </w:rPr>
              <w:fldChar w:fldCharType="begin"/>
            </w:r>
            <w:r>
              <w:rPr>
                <w:noProof/>
                <w:webHidden/>
              </w:rPr>
              <w:instrText xml:space="preserve"> PAGEREF _Toc73436444 \h </w:instrText>
            </w:r>
            <w:r>
              <w:rPr>
                <w:noProof/>
                <w:webHidden/>
              </w:rPr>
            </w:r>
            <w:r>
              <w:rPr>
                <w:noProof/>
                <w:webHidden/>
              </w:rPr>
              <w:fldChar w:fldCharType="separate"/>
            </w:r>
            <w:r>
              <w:rPr>
                <w:noProof/>
                <w:webHidden/>
              </w:rPr>
              <w:t>16</w:t>
            </w:r>
            <w:r>
              <w:rPr>
                <w:noProof/>
                <w:webHidden/>
              </w:rPr>
              <w:fldChar w:fldCharType="end"/>
            </w:r>
          </w:hyperlink>
        </w:p>
        <w:p w14:paraId="1C3454F7" w14:textId="4B1B09FC" w:rsidR="00D82BBC" w:rsidRDefault="00D82BBC" w:rsidP="00D82BBC">
          <w:pPr>
            <w:pStyle w:val="21"/>
            <w:rPr>
              <w:rFonts w:asciiTheme="minorHAnsi" w:eastAsiaTheme="minorEastAsia" w:hAnsiTheme="minorHAnsi"/>
              <w:noProof/>
              <w:color w:val="auto"/>
              <w:sz w:val="22"/>
              <w:lang w:eastAsia="ru-RU"/>
            </w:rPr>
          </w:pPr>
          <w:hyperlink w:anchor="_Toc73436445" w:history="1">
            <w:r w:rsidRPr="003A58F7">
              <w:rPr>
                <w:rStyle w:val="a8"/>
                <w:noProof/>
                <w:lang w:bidi="x-none"/>
                <w14:scene3d>
                  <w14:camera w14:prst="orthographicFront"/>
                  <w14:lightRig w14:rig="threePt" w14:dir="t">
                    <w14:rot w14:lat="0" w14:lon="0" w14:rev="0"/>
                  </w14:lightRig>
                </w14:scene3d>
              </w:rPr>
              <w:t>1.4.</w:t>
            </w:r>
            <w:r w:rsidRPr="003A58F7">
              <w:rPr>
                <w:rStyle w:val="a8"/>
                <w:noProof/>
                <w:lang w:val="en-US"/>
              </w:rPr>
              <w:t xml:space="preserve"> IDEF0-</w:t>
            </w:r>
            <w:r w:rsidRPr="003A58F7">
              <w:rPr>
                <w:rStyle w:val="a8"/>
                <w:noProof/>
              </w:rPr>
              <w:t>Диаграмма</w:t>
            </w:r>
            <w:r>
              <w:rPr>
                <w:noProof/>
                <w:webHidden/>
              </w:rPr>
              <w:tab/>
            </w:r>
            <w:r>
              <w:rPr>
                <w:noProof/>
                <w:webHidden/>
              </w:rPr>
              <w:fldChar w:fldCharType="begin"/>
            </w:r>
            <w:r>
              <w:rPr>
                <w:noProof/>
                <w:webHidden/>
              </w:rPr>
              <w:instrText xml:space="preserve"> PAGEREF _Toc73436445 \h </w:instrText>
            </w:r>
            <w:r>
              <w:rPr>
                <w:noProof/>
                <w:webHidden/>
              </w:rPr>
            </w:r>
            <w:r>
              <w:rPr>
                <w:noProof/>
                <w:webHidden/>
              </w:rPr>
              <w:fldChar w:fldCharType="separate"/>
            </w:r>
            <w:r>
              <w:rPr>
                <w:noProof/>
                <w:webHidden/>
              </w:rPr>
              <w:t>18</w:t>
            </w:r>
            <w:r>
              <w:rPr>
                <w:noProof/>
                <w:webHidden/>
              </w:rPr>
              <w:fldChar w:fldCharType="end"/>
            </w:r>
          </w:hyperlink>
        </w:p>
        <w:p w14:paraId="1EAC43E6" w14:textId="457C0738" w:rsidR="00D82BBC" w:rsidRDefault="00D82BBC" w:rsidP="00D82BBC">
          <w:pPr>
            <w:pStyle w:val="21"/>
            <w:rPr>
              <w:rFonts w:asciiTheme="minorHAnsi" w:eastAsiaTheme="minorEastAsia" w:hAnsiTheme="minorHAnsi"/>
              <w:noProof/>
              <w:color w:val="auto"/>
              <w:sz w:val="22"/>
              <w:lang w:eastAsia="ru-RU"/>
            </w:rPr>
          </w:pPr>
          <w:hyperlink w:anchor="_Toc73436446" w:history="1">
            <w:r w:rsidRPr="003A58F7">
              <w:rPr>
                <w:rStyle w:val="a8"/>
                <w:noProof/>
                <w:lang w:val="en-US" w:bidi="x-none"/>
                <w14:scene3d>
                  <w14:camera w14:prst="orthographicFront"/>
                  <w14:lightRig w14:rig="threePt" w14:dir="t">
                    <w14:rot w14:lat="0" w14:lon="0" w14:rev="0"/>
                  </w14:lightRig>
                </w14:scene3d>
              </w:rPr>
              <w:t>1.5.</w:t>
            </w:r>
            <w:r w:rsidRPr="003A58F7">
              <w:rPr>
                <w:rStyle w:val="a8"/>
                <w:noProof/>
                <w:lang w:val="en-US"/>
              </w:rPr>
              <w:t xml:space="preserve"> BPMN</w:t>
            </w:r>
            <w:r>
              <w:rPr>
                <w:noProof/>
                <w:webHidden/>
              </w:rPr>
              <w:tab/>
            </w:r>
            <w:r>
              <w:rPr>
                <w:noProof/>
                <w:webHidden/>
              </w:rPr>
              <w:fldChar w:fldCharType="begin"/>
            </w:r>
            <w:r>
              <w:rPr>
                <w:noProof/>
                <w:webHidden/>
              </w:rPr>
              <w:instrText xml:space="preserve"> PAGEREF _Toc73436446 \h </w:instrText>
            </w:r>
            <w:r>
              <w:rPr>
                <w:noProof/>
                <w:webHidden/>
              </w:rPr>
            </w:r>
            <w:r>
              <w:rPr>
                <w:noProof/>
                <w:webHidden/>
              </w:rPr>
              <w:fldChar w:fldCharType="separate"/>
            </w:r>
            <w:r>
              <w:rPr>
                <w:noProof/>
                <w:webHidden/>
              </w:rPr>
              <w:t>20</w:t>
            </w:r>
            <w:r>
              <w:rPr>
                <w:noProof/>
                <w:webHidden/>
              </w:rPr>
              <w:fldChar w:fldCharType="end"/>
            </w:r>
          </w:hyperlink>
        </w:p>
        <w:p w14:paraId="51B5A2EC" w14:textId="7F72C89B" w:rsidR="00D82BBC" w:rsidRDefault="00D82BBC" w:rsidP="00D82BBC">
          <w:pPr>
            <w:pStyle w:val="21"/>
            <w:rPr>
              <w:rFonts w:asciiTheme="minorHAnsi" w:eastAsiaTheme="minorEastAsia" w:hAnsiTheme="minorHAnsi"/>
              <w:noProof/>
              <w:color w:val="auto"/>
              <w:sz w:val="22"/>
              <w:lang w:eastAsia="ru-RU"/>
            </w:rPr>
          </w:pPr>
          <w:hyperlink w:anchor="_Toc73436447" w:history="1">
            <w:r w:rsidRPr="003A58F7">
              <w:rPr>
                <w:rStyle w:val="a8"/>
                <w:noProof/>
                <w:lang w:bidi="x-none"/>
                <w14:scene3d>
                  <w14:camera w14:prst="orthographicFront"/>
                  <w14:lightRig w14:rig="threePt" w14:dir="t">
                    <w14:rot w14:lat="0" w14:lon="0" w14:rev="0"/>
                  </w14:lightRig>
                </w14:scene3d>
              </w:rPr>
              <w:t>1.6.</w:t>
            </w:r>
            <w:r w:rsidRPr="003A58F7">
              <w:rPr>
                <w:rStyle w:val="a8"/>
                <w:noProof/>
              </w:rPr>
              <w:t xml:space="preserve"> Выводы</w:t>
            </w:r>
            <w:r>
              <w:rPr>
                <w:noProof/>
                <w:webHidden/>
              </w:rPr>
              <w:tab/>
            </w:r>
            <w:r>
              <w:rPr>
                <w:noProof/>
                <w:webHidden/>
              </w:rPr>
              <w:fldChar w:fldCharType="begin"/>
            </w:r>
            <w:r>
              <w:rPr>
                <w:noProof/>
                <w:webHidden/>
              </w:rPr>
              <w:instrText xml:space="preserve"> PAGEREF _Toc73436447 \h </w:instrText>
            </w:r>
            <w:r>
              <w:rPr>
                <w:noProof/>
                <w:webHidden/>
              </w:rPr>
            </w:r>
            <w:r>
              <w:rPr>
                <w:noProof/>
                <w:webHidden/>
              </w:rPr>
              <w:fldChar w:fldCharType="separate"/>
            </w:r>
            <w:r>
              <w:rPr>
                <w:noProof/>
                <w:webHidden/>
              </w:rPr>
              <w:t>22</w:t>
            </w:r>
            <w:r>
              <w:rPr>
                <w:noProof/>
                <w:webHidden/>
              </w:rPr>
              <w:fldChar w:fldCharType="end"/>
            </w:r>
          </w:hyperlink>
        </w:p>
        <w:p w14:paraId="403825CE" w14:textId="2DCF9590"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48" w:history="1">
            <w:r w:rsidRPr="003A58F7">
              <w:rPr>
                <w:rStyle w:val="a8"/>
                <w:noProof/>
              </w:rPr>
              <w:t>2. ТЕХНИЧЕСКОЕ ЗАДАНИЕ</w:t>
            </w:r>
            <w:r>
              <w:rPr>
                <w:noProof/>
                <w:webHidden/>
              </w:rPr>
              <w:tab/>
            </w:r>
            <w:r>
              <w:rPr>
                <w:noProof/>
                <w:webHidden/>
              </w:rPr>
              <w:fldChar w:fldCharType="begin"/>
            </w:r>
            <w:r>
              <w:rPr>
                <w:noProof/>
                <w:webHidden/>
              </w:rPr>
              <w:instrText xml:space="preserve"> PAGEREF _Toc73436448 \h </w:instrText>
            </w:r>
            <w:r>
              <w:rPr>
                <w:noProof/>
                <w:webHidden/>
              </w:rPr>
            </w:r>
            <w:r>
              <w:rPr>
                <w:noProof/>
                <w:webHidden/>
              </w:rPr>
              <w:fldChar w:fldCharType="separate"/>
            </w:r>
            <w:r>
              <w:rPr>
                <w:noProof/>
                <w:webHidden/>
              </w:rPr>
              <w:t>24</w:t>
            </w:r>
            <w:r>
              <w:rPr>
                <w:noProof/>
                <w:webHidden/>
              </w:rPr>
              <w:fldChar w:fldCharType="end"/>
            </w:r>
          </w:hyperlink>
        </w:p>
        <w:p w14:paraId="450F2328" w14:textId="0EE85084" w:rsidR="00D82BBC" w:rsidRDefault="00D82BBC" w:rsidP="00D82BBC">
          <w:pPr>
            <w:pStyle w:val="21"/>
            <w:rPr>
              <w:rFonts w:asciiTheme="minorHAnsi" w:eastAsiaTheme="minorEastAsia" w:hAnsiTheme="minorHAnsi"/>
              <w:noProof/>
              <w:color w:val="auto"/>
              <w:sz w:val="22"/>
              <w:lang w:eastAsia="ru-RU"/>
            </w:rPr>
          </w:pPr>
          <w:hyperlink w:anchor="_Toc73436449" w:history="1">
            <w:r w:rsidRPr="003A58F7">
              <w:rPr>
                <w:rStyle w:val="a8"/>
                <w:noProof/>
                <w:lang w:bidi="x-none"/>
                <w14:scene3d>
                  <w14:camera w14:prst="orthographicFront"/>
                  <w14:lightRig w14:rig="threePt" w14:dir="t">
                    <w14:rot w14:lat="0" w14:lon="0" w14:rev="0"/>
                  </w14:lightRig>
                </w14:scene3d>
              </w:rPr>
              <w:t>2.1.</w:t>
            </w:r>
            <w:r w:rsidRPr="003A58F7">
              <w:rPr>
                <w:rStyle w:val="a8"/>
                <w:noProof/>
              </w:rPr>
              <w:t xml:space="preserve"> Основание для разработки</w:t>
            </w:r>
            <w:r>
              <w:rPr>
                <w:noProof/>
                <w:webHidden/>
              </w:rPr>
              <w:tab/>
            </w:r>
            <w:r>
              <w:rPr>
                <w:noProof/>
                <w:webHidden/>
              </w:rPr>
              <w:fldChar w:fldCharType="begin"/>
            </w:r>
            <w:r>
              <w:rPr>
                <w:noProof/>
                <w:webHidden/>
              </w:rPr>
              <w:instrText xml:space="preserve"> PAGEREF _Toc73436449 \h </w:instrText>
            </w:r>
            <w:r>
              <w:rPr>
                <w:noProof/>
                <w:webHidden/>
              </w:rPr>
            </w:r>
            <w:r>
              <w:rPr>
                <w:noProof/>
                <w:webHidden/>
              </w:rPr>
              <w:fldChar w:fldCharType="separate"/>
            </w:r>
            <w:r>
              <w:rPr>
                <w:noProof/>
                <w:webHidden/>
              </w:rPr>
              <w:t>24</w:t>
            </w:r>
            <w:r>
              <w:rPr>
                <w:noProof/>
                <w:webHidden/>
              </w:rPr>
              <w:fldChar w:fldCharType="end"/>
            </w:r>
          </w:hyperlink>
        </w:p>
        <w:p w14:paraId="70C48EC5" w14:textId="23F0E728" w:rsidR="00D82BBC" w:rsidRDefault="00D82BBC" w:rsidP="00D82BBC">
          <w:pPr>
            <w:pStyle w:val="21"/>
            <w:rPr>
              <w:rFonts w:asciiTheme="minorHAnsi" w:eastAsiaTheme="minorEastAsia" w:hAnsiTheme="minorHAnsi"/>
              <w:noProof/>
              <w:color w:val="auto"/>
              <w:sz w:val="22"/>
              <w:lang w:eastAsia="ru-RU"/>
            </w:rPr>
          </w:pPr>
          <w:hyperlink w:anchor="_Toc73436450" w:history="1">
            <w:r w:rsidRPr="003A58F7">
              <w:rPr>
                <w:rStyle w:val="a8"/>
                <w:noProof/>
                <w:lang w:bidi="x-none"/>
                <w14:scene3d>
                  <w14:camera w14:prst="orthographicFront"/>
                  <w14:lightRig w14:rig="threePt" w14:dir="t">
                    <w14:rot w14:lat="0" w14:lon="0" w14:rev="0"/>
                  </w14:lightRig>
                </w14:scene3d>
              </w:rPr>
              <w:t>2.2.</w:t>
            </w:r>
            <w:r w:rsidRPr="003A58F7">
              <w:rPr>
                <w:rStyle w:val="a8"/>
                <w:noProof/>
              </w:rPr>
              <w:t xml:space="preserve"> Назначение и область применения</w:t>
            </w:r>
            <w:r>
              <w:rPr>
                <w:noProof/>
                <w:webHidden/>
              </w:rPr>
              <w:tab/>
            </w:r>
            <w:r>
              <w:rPr>
                <w:noProof/>
                <w:webHidden/>
              </w:rPr>
              <w:fldChar w:fldCharType="begin"/>
            </w:r>
            <w:r>
              <w:rPr>
                <w:noProof/>
                <w:webHidden/>
              </w:rPr>
              <w:instrText xml:space="preserve"> PAGEREF _Toc73436450 \h </w:instrText>
            </w:r>
            <w:r>
              <w:rPr>
                <w:noProof/>
                <w:webHidden/>
              </w:rPr>
            </w:r>
            <w:r>
              <w:rPr>
                <w:noProof/>
                <w:webHidden/>
              </w:rPr>
              <w:fldChar w:fldCharType="separate"/>
            </w:r>
            <w:r>
              <w:rPr>
                <w:noProof/>
                <w:webHidden/>
              </w:rPr>
              <w:t>24</w:t>
            </w:r>
            <w:r>
              <w:rPr>
                <w:noProof/>
                <w:webHidden/>
              </w:rPr>
              <w:fldChar w:fldCharType="end"/>
            </w:r>
          </w:hyperlink>
        </w:p>
        <w:p w14:paraId="3FA60238" w14:textId="4251E3AC" w:rsidR="00D82BBC" w:rsidRDefault="00D82BBC" w:rsidP="00D82BBC">
          <w:pPr>
            <w:pStyle w:val="21"/>
            <w:rPr>
              <w:rFonts w:asciiTheme="minorHAnsi" w:eastAsiaTheme="minorEastAsia" w:hAnsiTheme="minorHAnsi"/>
              <w:noProof/>
              <w:color w:val="auto"/>
              <w:sz w:val="22"/>
              <w:lang w:eastAsia="ru-RU"/>
            </w:rPr>
          </w:pPr>
          <w:hyperlink w:anchor="_Toc73436451" w:history="1">
            <w:r w:rsidRPr="003A58F7">
              <w:rPr>
                <w:rStyle w:val="a8"/>
                <w:noProof/>
                <w:lang w:bidi="x-none"/>
                <w14:scene3d>
                  <w14:camera w14:prst="orthographicFront"/>
                  <w14:lightRig w14:rig="threePt" w14:dir="t">
                    <w14:rot w14:lat="0" w14:lon="0" w14:rev="0"/>
                  </w14:lightRig>
                </w14:scene3d>
              </w:rPr>
              <w:t>2.3.</w:t>
            </w:r>
            <w:r w:rsidRPr="003A58F7">
              <w:rPr>
                <w:rStyle w:val="a8"/>
                <w:noProof/>
              </w:rPr>
              <w:t xml:space="preserve"> Требование к программному комплексу</w:t>
            </w:r>
            <w:r>
              <w:rPr>
                <w:noProof/>
                <w:webHidden/>
              </w:rPr>
              <w:tab/>
            </w:r>
            <w:r>
              <w:rPr>
                <w:noProof/>
                <w:webHidden/>
              </w:rPr>
              <w:fldChar w:fldCharType="begin"/>
            </w:r>
            <w:r>
              <w:rPr>
                <w:noProof/>
                <w:webHidden/>
              </w:rPr>
              <w:instrText xml:space="preserve"> PAGEREF _Toc73436451 \h </w:instrText>
            </w:r>
            <w:r>
              <w:rPr>
                <w:noProof/>
                <w:webHidden/>
              </w:rPr>
            </w:r>
            <w:r>
              <w:rPr>
                <w:noProof/>
                <w:webHidden/>
              </w:rPr>
              <w:fldChar w:fldCharType="separate"/>
            </w:r>
            <w:r>
              <w:rPr>
                <w:noProof/>
                <w:webHidden/>
              </w:rPr>
              <w:t>24</w:t>
            </w:r>
            <w:r>
              <w:rPr>
                <w:noProof/>
                <w:webHidden/>
              </w:rPr>
              <w:fldChar w:fldCharType="end"/>
            </w:r>
          </w:hyperlink>
        </w:p>
        <w:p w14:paraId="5EAFF27D" w14:textId="105003D5"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52" w:history="1">
            <w:r w:rsidRPr="003A58F7">
              <w:rPr>
                <w:rStyle w:val="a8"/>
                <w:noProof/>
                <w:lang w:bidi="x-none"/>
                <w14:scene3d>
                  <w14:camera w14:prst="orthographicFront"/>
                  <w14:lightRig w14:rig="threePt" w14:dir="t">
                    <w14:rot w14:lat="0" w14:lon="0" w14:rev="0"/>
                  </w14:lightRig>
                </w14:scene3d>
              </w:rPr>
              <w:t>2.3.1.</w:t>
            </w:r>
            <w:r>
              <w:rPr>
                <w:rFonts w:asciiTheme="minorHAnsi" w:eastAsiaTheme="minorEastAsia" w:hAnsiTheme="minorHAnsi"/>
                <w:noProof/>
                <w:color w:val="auto"/>
                <w:sz w:val="22"/>
                <w:lang w:eastAsia="ru-RU"/>
              </w:rPr>
              <w:tab/>
            </w:r>
            <w:r w:rsidRPr="003A58F7">
              <w:rPr>
                <w:rStyle w:val="a8"/>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_Toc73436452 \h </w:instrText>
            </w:r>
            <w:r>
              <w:rPr>
                <w:noProof/>
                <w:webHidden/>
              </w:rPr>
            </w:r>
            <w:r>
              <w:rPr>
                <w:noProof/>
                <w:webHidden/>
              </w:rPr>
              <w:fldChar w:fldCharType="separate"/>
            </w:r>
            <w:r>
              <w:rPr>
                <w:noProof/>
                <w:webHidden/>
              </w:rPr>
              <w:t>24</w:t>
            </w:r>
            <w:r>
              <w:rPr>
                <w:noProof/>
                <w:webHidden/>
              </w:rPr>
              <w:fldChar w:fldCharType="end"/>
            </w:r>
          </w:hyperlink>
        </w:p>
        <w:p w14:paraId="1EF67E94" w14:textId="2EAB3142"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53" w:history="1">
            <w:r w:rsidRPr="003A58F7">
              <w:rPr>
                <w:rStyle w:val="a8"/>
                <w:noProof/>
                <w:lang w:bidi="x-none"/>
                <w14:scene3d>
                  <w14:camera w14:prst="orthographicFront"/>
                  <w14:lightRig w14:rig="threePt" w14:dir="t">
                    <w14:rot w14:lat="0" w14:lon="0" w14:rev="0"/>
                  </w14:lightRig>
                </w14:scene3d>
              </w:rPr>
              <w:t>2.3.2.</w:t>
            </w:r>
            <w:r>
              <w:rPr>
                <w:rFonts w:asciiTheme="minorHAnsi" w:eastAsiaTheme="minorEastAsia" w:hAnsiTheme="minorHAnsi"/>
                <w:noProof/>
                <w:color w:val="auto"/>
                <w:sz w:val="22"/>
                <w:lang w:eastAsia="ru-RU"/>
              </w:rPr>
              <w:tab/>
            </w:r>
            <w:r w:rsidRPr="003A58F7">
              <w:rPr>
                <w:rStyle w:val="a8"/>
                <w:noProof/>
              </w:rPr>
              <w:t>Требования к надежности</w:t>
            </w:r>
            <w:r>
              <w:rPr>
                <w:noProof/>
                <w:webHidden/>
              </w:rPr>
              <w:tab/>
            </w:r>
            <w:r>
              <w:rPr>
                <w:noProof/>
                <w:webHidden/>
              </w:rPr>
              <w:fldChar w:fldCharType="begin"/>
            </w:r>
            <w:r>
              <w:rPr>
                <w:noProof/>
                <w:webHidden/>
              </w:rPr>
              <w:instrText xml:space="preserve"> PAGEREF _Toc73436453 \h </w:instrText>
            </w:r>
            <w:r>
              <w:rPr>
                <w:noProof/>
                <w:webHidden/>
              </w:rPr>
            </w:r>
            <w:r>
              <w:rPr>
                <w:noProof/>
                <w:webHidden/>
              </w:rPr>
              <w:fldChar w:fldCharType="separate"/>
            </w:r>
            <w:r>
              <w:rPr>
                <w:noProof/>
                <w:webHidden/>
              </w:rPr>
              <w:t>27</w:t>
            </w:r>
            <w:r>
              <w:rPr>
                <w:noProof/>
                <w:webHidden/>
              </w:rPr>
              <w:fldChar w:fldCharType="end"/>
            </w:r>
          </w:hyperlink>
        </w:p>
        <w:p w14:paraId="7162AD15" w14:textId="1F546098" w:rsidR="00D82BBC" w:rsidRDefault="00D82BBC" w:rsidP="00D82BBC">
          <w:pPr>
            <w:pStyle w:val="21"/>
            <w:rPr>
              <w:rFonts w:asciiTheme="minorHAnsi" w:eastAsiaTheme="minorEastAsia" w:hAnsiTheme="minorHAnsi"/>
              <w:noProof/>
              <w:color w:val="auto"/>
              <w:sz w:val="22"/>
              <w:lang w:eastAsia="ru-RU"/>
            </w:rPr>
          </w:pPr>
          <w:hyperlink w:anchor="_Toc73436454" w:history="1">
            <w:r w:rsidRPr="003A58F7">
              <w:rPr>
                <w:rStyle w:val="a8"/>
                <w:noProof/>
                <w:lang w:bidi="x-none"/>
                <w14:scene3d>
                  <w14:camera w14:prst="orthographicFront"/>
                  <w14:lightRig w14:rig="threePt" w14:dir="t">
                    <w14:rot w14:lat="0" w14:lon="0" w14:rev="0"/>
                  </w14:lightRig>
                </w14:scene3d>
              </w:rPr>
              <w:t>2.4.</w:t>
            </w:r>
            <w:r w:rsidRPr="003A58F7">
              <w:rPr>
                <w:rStyle w:val="a8"/>
                <w:noProof/>
              </w:rPr>
              <w:t xml:space="preserve"> Условия эксплуатации</w:t>
            </w:r>
            <w:r>
              <w:rPr>
                <w:noProof/>
                <w:webHidden/>
              </w:rPr>
              <w:tab/>
            </w:r>
            <w:r>
              <w:rPr>
                <w:noProof/>
                <w:webHidden/>
              </w:rPr>
              <w:fldChar w:fldCharType="begin"/>
            </w:r>
            <w:r>
              <w:rPr>
                <w:noProof/>
                <w:webHidden/>
              </w:rPr>
              <w:instrText xml:space="preserve"> PAGEREF _Toc73436454 \h </w:instrText>
            </w:r>
            <w:r>
              <w:rPr>
                <w:noProof/>
                <w:webHidden/>
              </w:rPr>
            </w:r>
            <w:r>
              <w:rPr>
                <w:noProof/>
                <w:webHidden/>
              </w:rPr>
              <w:fldChar w:fldCharType="separate"/>
            </w:r>
            <w:r>
              <w:rPr>
                <w:noProof/>
                <w:webHidden/>
              </w:rPr>
              <w:t>28</w:t>
            </w:r>
            <w:r>
              <w:rPr>
                <w:noProof/>
                <w:webHidden/>
              </w:rPr>
              <w:fldChar w:fldCharType="end"/>
            </w:r>
          </w:hyperlink>
        </w:p>
        <w:p w14:paraId="7196FD1B" w14:textId="29FDFC24"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55" w:history="1">
            <w:r w:rsidRPr="003A58F7">
              <w:rPr>
                <w:rStyle w:val="a8"/>
                <w:noProof/>
                <w:lang w:bidi="x-none"/>
                <w14:scene3d>
                  <w14:camera w14:prst="orthographicFront"/>
                  <w14:lightRig w14:rig="threePt" w14:dir="t">
                    <w14:rot w14:lat="0" w14:lon="0" w14:rev="0"/>
                  </w14:lightRig>
                </w14:scene3d>
              </w:rPr>
              <w:t>2.4.1.</w:t>
            </w:r>
            <w:r>
              <w:rPr>
                <w:rFonts w:asciiTheme="minorHAnsi" w:eastAsiaTheme="minorEastAsia" w:hAnsiTheme="minorHAnsi"/>
                <w:noProof/>
                <w:color w:val="auto"/>
                <w:sz w:val="22"/>
                <w:lang w:eastAsia="ru-RU"/>
              </w:rPr>
              <w:tab/>
            </w:r>
            <w:r w:rsidRPr="003A58F7">
              <w:rPr>
                <w:rStyle w:val="a8"/>
                <w:noProof/>
              </w:rPr>
              <w:t>Климатические условия эксплуатации</w:t>
            </w:r>
            <w:r>
              <w:rPr>
                <w:noProof/>
                <w:webHidden/>
              </w:rPr>
              <w:tab/>
            </w:r>
            <w:r>
              <w:rPr>
                <w:noProof/>
                <w:webHidden/>
              </w:rPr>
              <w:fldChar w:fldCharType="begin"/>
            </w:r>
            <w:r>
              <w:rPr>
                <w:noProof/>
                <w:webHidden/>
              </w:rPr>
              <w:instrText xml:space="preserve"> PAGEREF _Toc73436455 \h </w:instrText>
            </w:r>
            <w:r>
              <w:rPr>
                <w:noProof/>
                <w:webHidden/>
              </w:rPr>
            </w:r>
            <w:r>
              <w:rPr>
                <w:noProof/>
                <w:webHidden/>
              </w:rPr>
              <w:fldChar w:fldCharType="separate"/>
            </w:r>
            <w:r>
              <w:rPr>
                <w:noProof/>
                <w:webHidden/>
              </w:rPr>
              <w:t>28</w:t>
            </w:r>
            <w:r>
              <w:rPr>
                <w:noProof/>
                <w:webHidden/>
              </w:rPr>
              <w:fldChar w:fldCharType="end"/>
            </w:r>
          </w:hyperlink>
        </w:p>
        <w:p w14:paraId="4878E606" w14:textId="7EF5330E"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56" w:history="1">
            <w:r w:rsidRPr="003A58F7">
              <w:rPr>
                <w:rStyle w:val="a8"/>
                <w:noProof/>
                <w:lang w:bidi="x-none"/>
                <w14:scene3d>
                  <w14:camera w14:prst="orthographicFront"/>
                  <w14:lightRig w14:rig="threePt" w14:dir="t">
                    <w14:rot w14:lat="0" w14:lon="0" w14:rev="0"/>
                  </w14:lightRig>
                </w14:scene3d>
              </w:rPr>
              <w:t>2.4.2.</w:t>
            </w:r>
            <w:r>
              <w:rPr>
                <w:rFonts w:asciiTheme="minorHAnsi" w:eastAsiaTheme="minorEastAsia" w:hAnsiTheme="minorHAnsi"/>
                <w:noProof/>
                <w:color w:val="auto"/>
                <w:sz w:val="22"/>
                <w:lang w:eastAsia="ru-RU"/>
              </w:rPr>
              <w:tab/>
            </w:r>
            <w:r w:rsidRPr="003A58F7">
              <w:rPr>
                <w:rStyle w:val="a8"/>
                <w:noProof/>
              </w:rPr>
              <w:t>Требования к квалификации и численности персонала</w:t>
            </w:r>
            <w:r>
              <w:rPr>
                <w:noProof/>
                <w:webHidden/>
              </w:rPr>
              <w:tab/>
            </w:r>
            <w:r>
              <w:rPr>
                <w:noProof/>
                <w:webHidden/>
              </w:rPr>
              <w:fldChar w:fldCharType="begin"/>
            </w:r>
            <w:r>
              <w:rPr>
                <w:noProof/>
                <w:webHidden/>
              </w:rPr>
              <w:instrText xml:space="preserve"> PAGEREF _Toc73436456 \h </w:instrText>
            </w:r>
            <w:r>
              <w:rPr>
                <w:noProof/>
                <w:webHidden/>
              </w:rPr>
            </w:r>
            <w:r>
              <w:rPr>
                <w:noProof/>
                <w:webHidden/>
              </w:rPr>
              <w:fldChar w:fldCharType="separate"/>
            </w:r>
            <w:r>
              <w:rPr>
                <w:noProof/>
                <w:webHidden/>
              </w:rPr>
              <w:t>28</w:t>
            </w:r>
            <w:r>
              <w:rPr>
                <w:noProof/>
                <w:webHidden/>
              </w:rPr>
              <w:fldChar w:fldCharType="end"/>
            </w:r>
          </w:hyperlink>
        </w:p>
        <w:p w14:paraId="611D5FB3" w14:textId="1AF2AF4E"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57" w:history="1">
            <w:r w:rsidRPr="003A58F7">
              <w:rPr>
                <w:rStyle w:val="a8"/>
                <w:noProof/>
                <w:lang w:bidi="x-none"/>
                <w14:scene3d>
                  <w14:camera w14:prst="orthographicFront"/>
                  <w14:lightRig w14:rig="threePt" w14:dir="t">
                    <w14:rot w14:lat="0" w14:lon="0" w14:rev="0"/>
                  </w14:lightRig>
                </w14:scene3d>
              </w:rPr>
              <w:t>2.4.3.</w:t>
            </w:r>
            <w:r>
              <w:rPr>
                <w:rFonts w:asciiTheme="minorHAnsi" w:eastAsiaTheme="minorEastAsia" w:hAnsiTheme="minorHAnsi"/>
                <w:noProof/>
                <w:color w:val="auto"/>
                <w:sz w:val="22"/>
                <w:lang w:eastAsia="ru-RU"/>
              </w:rPr>
              <w:tab/>
            </w:r>
            <w:r w:rsidRPr="003A58F7">
              <w:rPr>
                <w:rStyle w:val="a8"/>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_Toc73436457 \h </w:instrText>
            </w:r>
            <w:r>
              <w:rPr>
                <w:noProof/>
                <w:webHidden/>
              </w:rPr>
            </w:r>
            <w:r>
              <w:rPr>
                <w:noProof/>
                <w:webHidden/>
              </w:rPr>
              <w:fldChar w:fldCharType="separate"/>
            </w:r>
            <w:r>
              <w:rPr>
                <w:noProof/>
                <w:webHidden/>
              </w:rPr>
              <w:t>28</w:t>
            </w:r>
            <w:r>
              <w:rPr>
                <w:noProof/>
                <w:webHidden/>
              </w:rPr>
              <w:fldChar w:fldCharType="end"/>
            </w:r>
          </w:hyperlink>
        </w:p>
        <w:p w14:paraId="3EED48F8" w14:textId="170B465B"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58" w:history="1">
            <w:r w:rsidRPr="003A58F7">
              <w:rPr>
                <w:rStyle w:val="a8"/>
                <w:noProof/>
                <w:lang w:bidi="x-none"/>
                <w14:scene3d>
                  <w14:camera w14:prst="orthographicFront"/>
                  <w14:lightRig w14:rig="threePt" w14:dir="t">
                    <w14:rot w14:lat="0" w14:lon="0" w14:rev="0"/>
                  </w14:lightRig>
                </w14:scene3d>
              </w:rPr>
              <w:t>2.4.4.</w:t>
            </w:r>
            <w:r>
              <w:rPr>
                <w:rFonts w:asciiTheme="minorHAnsi" w:eastAsiaTheme="minorEastAsia" w:hAnsiTheme="minorHAnsi"/>
                <w:noProof/>
                <w:color w:val="auto"/>
                <w:sz w:val="22"/>
                <w:lang w:eastAsia="ru-RU"/>
              </w:rPr>
              <w:tab/>
            </w:r>
            <w:r w:rsidRPr="003A58F7">
              <w:rPr>
                <w:rStyle w:val="a8"/>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_Toc73436458 \h </w:instrText>
            </w:r>
            <w:r>
              <w:rPr>
                <w:noProof/>
                <w:webHidden/>
              </w:rPr>
            </w:r>
            <w:r>
              <w:rPr>
                <w:noProof/>
                <w:webHidden/>
              </w:rPr>
              <w:fldChar w:fldCharType="separate"/>
            </w:r>
            <w:r>
              <w:rPr>
                <w:noProof/>
                <w:webHidden/>
              </w:rPr>
              <w:t>29</w:t>
            </w:r>
            <w:r>
              <w:rPr>
                <w:noProof/>
                <w:webHidden/>
              </w:rPr>
              <w:fldChar w:fldCharType="end"/>
            </w:r>
          </w:hyperlink>
        </w:p>
        <w:p w14:paraId="30151DFF" w14:textId="419BE307" w:rsidR="00D82BBC" w:rsidRDefault="00D82BBC" w:rsidP="00D82BBC">
          <w:pPr>
            <w:pStyle w:val="21"/>
            <w:rPr>
              <w:rFonts w:asciiTheme="minorHAnsi" w:eastAsiaTheme="minorEastAsia" w:hAnsiTheme="minorHAnsi"/>
              <w:noProof/>
              <w:color w:val="auto"/>
              <w:sz w:val="22"/>
              <w:lang w:eastAsia="ru-RU"/>
            </w:rPr>
          </w:pPr>
          <w:hyperlink w:anchor="_Toc73436459" w:history="1">
            <w:r w:rsidRPr="003A58F7">
              <w:rPr>
                <w:rStyle w:val="a8"/>
                <w:noProof/>
                <w:lang w:bidi="x-none"/>
                <w14:scene3d>
                  <w14:camera w14:prst="orthographicFront"/>
                  <w14:lightRig w14:rig="threePt" w14:dir="t">
                    <w14:rot w14:lat="0" w14:lon="0" w14:rev="0"/>
                  </w14:lightRig>
                </w14:scene3d>
              </w:rPr>
              <w:t>2.5.</w:t>
            </w:r>
            <w:r w:rsidRPr="003A58F7">
              <w:rPr>
                <w:rStyle w:val="a8"/>
                <w:noProof/>
              </w:rPr>
              <w:t xml:space="preserve"> Программная документация</w:t>
            </w:r>
            <w:r>
              <w:rPr>
                <w:noProof/>
                <w:webHidden/>
              </w:rPr>
              <w:tab/>
            </w:r>
            <w:r>
              <w:rPr>
                <w:noProof/>
                <w:webHidden/>
              </w:rPr>
              <w:fldChar w:fldCharType="begin"/>
            </w:r>
            <w:r>
              <w:rPr>
                <w:noProof/>
                <w:webHidden/>
              </w:rPr>
              <w:instrText xml:space="preserve"> PAGEREF _Toc73436459 \h </w:instrText>
            </w:r>
            <w:r>
              <w:rPr>
                <w:noProof/>
                <w:webHidden/>
              </w:rPr>
            </w:r>
            <w:r>
              <w:rPr>
                <w:noProof/>
                <w:webHidden/>
              </w:rPr>
              <w:fldChar w:fldCharType="separate"/>
            </w:r>
            <w:r>
              <w:rPr>
                <w:noProof/>
                <w:webHidden/>
              </w:rPr>
              <w:t>29</w:t>
            </w:r>
            <w:r>
              <w:rPr>
                <w:noProof/>
                <w:webHidden/>
              </w:rPr>
              <w:fldChar w:fldCharType="end"/>
            </w:r>
          </w:hyperlink>
        </w:p>
        <w:p w14:paraId="352C998D" w14:textId="56A24F04"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60" w:history="1">
            <w:r w:rsidRPr="003A58F7">
              <w:rPr>
                <w:rStyle w:val="a8"/>
                <w:noProof/>
                <w:lang w:bidi="x-none"/>
                <w14:scene3d>
                  <w14:camera w14:prst="orthographicFront"/>
                  <w14:lightRig w14:rig="threePt" w14:dir="t">
                    <w14:rot w14:lat="0" w14:lon="0" w14:rev="0"/>
                  </w14:lightRig>
                </w14:scene3d>
              </w:rPr>
              <w:t>2.5.1.</w:t>
            </w:r>
            <w:r>
              <w:rPr>
                <w:rFonts w:asciiTheme="minorHAnsi" w:eastAsiaTheme="minorEastAsia" w:hAnsiTheme="minorHAnsi"/>
                <w:noProof/>
                <w:color w:val="auto"/>
                <w:sz w:val="22"/>
                <w:lang w:eastAsia="ru-RU"/>
              </w:rPr>
              <w:tab/>
            </w:r>
            <w:r w:rsidRPr="003A58F7">
              <w:rPr>
                <w:rStyle w:val="a8"/>
                <w:noProof/>
              </w:rPr>
              <w:t>Предварительный состав программной документации</w:t>
            </w:r>
            <w:r>
              <w:rPr>
                <w:noProof/>
                <w:webHidden/>
              </w:rPr>
              <w:tab/>
            </w:r>
            <w:r>
              <w:rPr>
                <w:noProof/>
                <w:webHidden/>
              </w:rPr>
              <w:fldChar w:fldCharType="begin"/>
            </w:r>
            <w:r>
              <w:rPr>
                <w:noProof/>
                <w:webHidden/>
              </w:rPr>
              <w:instrText xml:space="preserve"> PAGEREF _Toc73436460 \h </w:instrText>
            </w:r>
            <w:r>
              <w:rPr>
                <w:noProof/>
                <w:webHidden/>
              </w:rPr>
            </w:r>
            <w:r>
              <w:rPr>
                <w:noProof/>
                <w:webHidden/>
              </w:rPr>
              <w:fldChar w:fldCharType="separate"/>
            </w:r>
            <w:r>
              <w:rPr>
                <w:noProof/>
                <w:webHidden/>
              </w:rPr>
              <w:t>29</w:t>
            </w:r>
            <w:r>
              <w:rPr>
                <w:noProof/>
                <w:webHidden/>
              </w:rPr>
              <w:fldChar w:fldCharType="end"/>
            </w:r>
          </w:hyperlink>
        </w:p>
        <w:p w14:paraId="0B0B8EDE" w14:textId="661EAB3A" w:rsidR="00D82BBC" w:rsidRDefault="00D82BBC" w:rsidP="00D82BBC">
          <w:pPr>
            <w:pStyle w:val="21"/>
            <w:rPr>
              <w:rFonts w:asciiTheme="minorHAnsi" w:eastAsiaTheme="minorEastAsia" w:hAnsiTheme="minorHAnsi"/>
              <w:noProof/>
              <w:color w:val="auto"/>
              <w:sz w:val="22"/>
              <w:lang w:eastAsia="ru-RU"/>
            </w:rPr>
          </w:pPr>
          <w:hyperlink w:anchor="_Toc73436461" w:history="1">
            <w:r w:rsidRPr="003A58F7">
              <w:rPr>
                <w:rStyle w:val="a8"/>
                <w:noProof/>
                <w:lang w:bidi="x-none"/>
                <w14:scene3d>
                  <w14:camera w14:prst="orthographicFront"/>
                  <w14:lightRig w14:rig="threePt" w14:dir="t">
                    <w14:rot w14:lat="0" w14:lon="0" w14:rev="0"/>
                  </w14:lightRig>
                </w14:scene3d>
              </w:rPr>
              <w:t>2.6.</w:t>
            </w:r>
            <w:r w:rsidRPr="003A58F7">
              <w:rPr>
                <w:rStyle w:val="a8"/>
                <w:noProof/>
              </w:rPr>
              <w:t xml:space="preserve"> Стадии и этапы разработки</w:t>
            </w:r>
            <w:r>
              <w:rPr>
                <w:noProof/>
                <w:webHidden/>
              </w:rPr>
              <w:tab/>
            </w:r>
            <w:r>
              <w:rPr>
                <w:noProof/>
                <w:webHidden/>
              </w:rPr>
              <w:fldChar w:fldCharType="begin"/>
            </w:r>
            <w:r>
              <w:rPr>
                <w:noProof/>
                <w:webHidden/>
              </w:rPr>
              <w:instrText xml:space="preserve"> PAGEREF _Toc73436461 \h </w:instrText>
            </w:r>
            <w:r>
              <w:rPr>
                <w:noProof/>
                <w:webHidden/>
              </w:rPr>
            </w:r>
            <w:r>
              <w:rPr>
                <w:noProof/>
                <w:webHidden/>
              </w:rPr>
              <w:fldChar w:fldCharType="separate"/>
            </w:r>
            <w:r>
              <w:rPr>
                <w:noProof/>
                <w:webHidden/>
              </w:rPr>
              <w:t>29</w:t>
            </w:r>
            <w:r>
              <w:rPr>
                <w:noProof/>
                <w:webHidden/>
              </w:rPr>
              <w:fldChar w:fldCharType="end"/>
            </w:r>
          </w:hyperlink>
        </w:p>
        <w:p w14:paraId="5574898D" w14:textId="22D4C26A"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62" w:history="1">
            <w:r w:rsidRPr="003A58F7">
              <w:rPr>
                <w:rStyle w:val="a8"/>
                <w:noProof/>
                <w:lang w:bidi="x-none"/>
                <w14:scene3d>
                  <w14:camera w14:prst="orthographicFront"/>
                  <w14:lightRig w14:rig="threePt" w14:dir="t">
                    <w14:rot w14:lat="0" w14:lon="0" w14:rev="0"/>
                  </w14:lightRig>
                </w14:scene3d>
              </w:rPr>
              <w:t>2.6.1.</w:t>
            </w:r>
            <w:r>
              <w:rPr>
                <w:rFonts w:asciiTheme="minorHAnsi" w:eastAsiaTheme="minorEastAsia" w:hAnsiTheme="minorHAnsi"/>
                <w:noProof/>
                <w:color w:val="auto"/>
                <w:sz w:val="22"/>
                <w:lang w:eastAsia="ru-RU"/>
              </w:rPr>
              <w:tab/>
            </w:r>
            <w:r w:rsidRPr="003A58F7">
              <w:rPr>
                <w:rStyle w:val="a8"/>
                <w:noProof/>
              </w:rPr>
              <w:t>Стадии разработки</w:t>
            </w:r>
            <w:r>
              <w:rPr>
                <w:noProof/>
                <w:webHidden/>
              </w:rPr>
              <w:tab/>
            </w:r>
            <w:r>
              <w:rPr>
                <w:noProof/>
                <w:webHidden/>
              </w:rPr>
              <w:fldChar w:fldCharType="begin"/>
            </w:r>
            <w:r>
              <w:rPr>
                <w:noProof/>
                <w:webHidden/>
              </w:rPr>
              <w:instrText xml:space="preserve"> PAGEREF _Toc73436462 \h </w:instrText>
            </w:r>
            <w:r>
              <w:rPr>
                <w:noProof/>
                <w:webHidden/>
              </w:rPr>
            </w:r>
            <w:r>
              <w:rPr>
                <w:noProof/>
                <w:webHidden/>
              </w:rPr>
              <w:fldChar w:fldCharType="separate"/>
            </w:r>
            <w:r>
              <w:rPr>
                <w:noProof/>
                <w:webHidden/>
              </w:rPr>
              <w:t>29</w:t>
            </w:r>
            <w:r>
              <w:rPr>
                <w:noProof/>
                <w:webHidden/>
              </w:rPr>
              <w:fldChar w:fldCharType="end"/>
            </w:r>
          </w:hyperlink>
        </w:p>
        <w:p w14:paraId="72CDDB2F" w14:textId="5CA1BC2F"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63" w:history="1">
            <w:r w:rsidRPr="003A58F7">
              <w:rPr>
                <w:rStyle w:val="a8"/>
                <w:noProof/>
                <w:lang w:bidi="x-none"/>
                <w14:scene3d>
                  <w14:camera w14:prst="orthographicFront"/>
                  <w14:lightRig w14:rig="threePt" w14:dir="t">
                    <w14:rot w14:lat="0" w14:lon="0" w14:rev="0"/>
                  </w14:lightRig>
                </w14:scene3d>
              </w:rPr>
              <w:t>2.6.2.</w:t>
            </w:r>
            <w:r>
              <w:rPr>
                <w:rFonts w:asciiTheme="minorHAnsi" w:eastAsiaTheme="minorEastAsia" w:hAnsiTheme="minorHAnsi"/>
                <w:noProof/>
                <w:color w:val="auto"/>
                <w:sz w:val="22"/>
                <w:lang w:eastAsia="ru-RU"/>
              </w:rPr>
              <w:tab/>
            </w:r>
            <w:r w:rsidRPr="003A58F7">
              <w:rPr>
                <w:rStyle w:val="a8"/>
                <w:noProof/>
              </w:rPr>
              <w:t>Содержание работ по этапам</w:t>
            </w:r>
            <w:r>
              <w:rPr>
                <w:noProof/>
                <w:webHidden/>
              </w:rPr>
              <w:tab/>
            </w:r>
            <w:r>
              <w:rPr>
                <w:noProof/>
                <w:webHidden/>
              </w:rPr>
              <w:fldChar w:fldCharType="begin"/>
            </w:r>
            <w:r>
              <w:rPr>
                <w:noProof/>
                <w:webHidden/>
              </w:rPr>
              <w:instrText xml:space="preserve"> PAGEREF _Toc73436463 \h </w:instrText>
            </w:r>
            <w:r>
              <w:rPr>
                <w:noProof/>
                <w:webHidden/>
              </w:rPr>
            </w:r>
            <w:r>
              <w:rPr>
                <w:noProof/>
                <w:webHidden/>
              </w:rPr>
              <w:fldChar w:fldCharType="separate"/>
            </w:r>
            <w:r>
              <w:rPr>
                <w:noProof/>
                <w:webHidden/>
              </w:rPr>
              <w:t>30</w:t>
            </w:r>
            <w:r>
              <w:rPr>
                <w:noProof/>
                <w:webHidden/>
              </w:rPr>
              <w:fldChar w:fldCharType="end"/>
            </w:r>
          </w:hyperlink>
        </w:p>
        <w:p w14:paraId="5E5E88AB" w14:textId="7EF4E59B" w:rsidR="00D82BBC" w:rsidRDefault="00D82BBC" w:rsidP="00D82BBC">
          <w:pPr>
            <w:pStyle w:val="21"/>
            <w:rPr>
              <w:rFonts w:asciiTheme="minorHAnsi" w:eastAsiaTheme="minorEastAsia" w:hAnsiTheme="minorHAnsi"/>
              <w:noProof/>
              <w:color w:val="auto"/>
              <w:sz w:val="22"/>
              <w:lang w:eastAsia="ru-RU"/>
            </w:rPr>
          </w:pPr>
          <w:hyperlink w:anchor="_Toc73436464" w:history="1">
            <w:r w:rsidRPr="003A58F7">
              <w:rPr>
                <w:rStyle w:val="a8"/>
                <w:noProof/>
                <w:lang w:bidi="x-none"/>
                <w14:scene3d>
                  <w14:camera w14:prst="orthographicFront"/>
                  <w14:lightRig w14:rig="threePt" w14:dir="t">
                    <w14:rot w14:lat="0" w14:lon="0" w14:rev="0"/>
                  </w14:lightRig>
                </w14:scene3d>
              </w:rPr>
              <w:t>2.7.</w:t>
            </w:r>
            <w:r w:rsidRPr="003A58F7">
              <w:rPr>
                <w:rStyle w:val="a8"/>
                <w:noProof/>
              </w:rPr>
              <w:t xml:space="preserve"> Порядок контроля и приемки</w:t>
            </w:r>
            <w:r>
              <w:rPr>
                <w:noProof/>
                <w:webHidden/>
              </w:rPr>
              <w:tab/>
            </w:r>
            <w:r>
              <w:rPr>
                <w:noProof/>
                <w:webHidden/>
              </w:rPr>
              <w:fldChar w:fldCharType="begin"/>
            </w:r>
            <w:r>
              <w:rPr>
                <w:noProof/>
                <w:webHidden/>
              </w:rPr>
              <w:instrText xml:space="preserve"> PAGEREF _Toc73436464 \h </w:instrText>
            </w:r>
            <w:r>
              <w:rPr>
                <w:noProof/>
                <w:webHidden/>
              </w:rPr>
            </w:r>
            <w:r>
              <w:rPr>
                <w:noProof/>
                <w:webHidden/>
              </w:rPr>
              <w:fldChar w:fldCharType="separate"/>
            </w:r>
            <w:r>
              <w:rPr>
                <w:noProof/>
                <w:webHidden/>
              </w:rPr>
              <w:t>30</w:t>
            </w:r>
            <w:r>
              <w:rPr>
                <w:noProof/>
                <w:webHidden/>
              </w:rPr>
              <w:fldChar w:fldCharType="end"/>
            </w:r>
          </w:hyperlink>
        </w:p>
        <w:p w14:paraId="6BADE5DB" w14:textId="3F30B7A5"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65" w:history="1">
            <w:r w:rsidRPr="003A58F7">
              <w:rPr>
                <w:rStyle w:val="a8"/>
                <w:noProof/>
                <w:lang w:eastAsia="ru-RU" w:bidi="x-none"/>
                <w14:scene3d>
                  <w14:camera w14:prst="orthographicFront"/>
                  <w14:lightRig w14:rig="threePt" w14:dir="t">
                    <w14:rot w14:lat="0" w14:lon="0" w14:rev="0"/>
                  </w14:lightRig>
                </w14:scene3d>
              </w:rPr>
              <w:t>2.7.1.</w:t>
            </w:r>
            <w:r>
              <w:rPr>
                <w:rFonts w:asciiTheme="minorHAnsi" w:eastAsiaTheme="minorEastAsia" w:hAnsiTheme="minorHAnsi"/>
                <w:noProof/>
                <w:color w:val="auto"/>
                <w:sz w:val="22"/>
                <w:lang w:eastAsia="ru-RU"/>
              </w:rPr>
              <w:tab/>
            </w:r>
            <w:r w:rsidRPr="003A58F7">
              <w:rPr>
                <w:rStyle w:val="a8"/>
                <w:noProof/>
              </w:rPr>
              <w:t>Виды</w:t>
            </w:r>
            <w:r w:rsidRPr="003A58F7">
              <w:rPr>
                <w:rStyle w:val="a8"/>
                <w:noProof/>
                <w:lang w:eastAsia="ru-RU"/>
              </w:rPr>
              <w:t xml:space="preserve"> испытаний</w:t>
            </w:r>
            <w:r>
              <w:rPr>
                <w:noProof/>
                <w:webHidden/>
              </w:rPr>
              <w:tab/>
            </w:r>
            <w:r>
              <w:rPr>
                <w:noProof/>
                <w:webHidden/>
              </w:rPr>
              <w:fldChar w:fldCharType="begin"/>
            </w:r>
            <w:r>
              <w:rPr>
                <w:noProof/>
                <w:webHidden/>
              </w:rPr>
              <w:instrText xml:space="preserve"> PAGEREF _Toc73436465 \h </w:instrText>
            </w:r>
            <w:r>
              <w:rPr>
                <w:noProof/>
                <w:webHidden/>
              </w:rPr>
            </w:r>
            <w:r>
              <w:rPr>
                <w:noProof/>
                <w:webHidden/>
              </w:rPr>
              <w:fldChar w:fldCharType="separate"/>
            </w:r>
            <w:r>
              <w:rPr>
                <w:noProof/>
                <w:webHidden/>
              </w:rPr>
              <w:t>30</w:t>
            </w:r>
            <w:r>
              <w:rPr>
                <w:noProof/>
                <w:webHidden/>
              </w:rPr>
              <w:fldChar w:fldCharType="end"/>
            </w:r>
          </w:hyperlink>
        </w:p>
        <w:p w14:paraId="0957E551" w14:textId="3B3686B8"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66" w:history="1">
            <w:r w:rsidRPr="003A58F7">
              <w:rPr>
                <w:rStyle w:val="a8"/>
                <w:noProof/>
                <w:lang w:eastAsia="ru-RU" w:bidi="x-none"/>
                <w14:scene3d>
                  <w14:camera w14:prst="orthographicFront"/>
                  <w14:lightRig w14:rig="threePt" w14:dir="t">
                    <w14:rot w14:lat="0" w14:lon="0" w14:rev="0"/>
                  </w14:lightRig>
                </w14:scene3d>
              </w:rPr>
              <w:t>2.7.2.</w:t>
            </w:r>
            <w:r>
              <w:rPr>
                <w:rFonts w:asciiTheme="minorHAnsi" w:eastAsiaTheme="minorEastAsia" w:hAnsiTheme="minorHAnsi"/>
                <w:noProof/>
                <w:color w:val="auto"/>
                <w:sz w:val="22"/>
                <w:lang w:eastAsia="ru-RU"/>
              </w:rPr>
              <w:tab/>
            </w:r>
            <w:r w:rsidRPr="003A58F7">
              <w:rPr>
                <w:rStyle w:val="a8"/>
                <w:noProof/>
                <w:lang w:eastAsia="ru-RU"/>
              </w:rPr>
              <w:t xml:space="preserve">Общие </w:t>
            </w:r>
            <w:r w:rsidRPr="003A58F7">
              <w:rPr>
                <w:rStyle w:val="a8"/>
                <w:noProof/>
              </w:rPr>
              <w:t>требования</w:t>
            </w:r>
            <w:r w:rsidRPr="003A58F7">
              <w:rPr>
                <w:rStyle w:val="a8"/>
                <w:noProof/>
                <w:lang w:eastAsia="ru-RU"/>
              </w:rPr>
              <w:t xml:space="preserve"> к приемке работы</w:t>
            </w:r>
            <w:r>
              <w:rPr>
                <w:noProof/>
                <w:webHidden/>
              </w:rPr>
              <w:tab/>
            </w:r>
            <w:r>
              <w:rPr>
                <w:noProof/>
                <w:webHidden/>
              </w:rPr>
              <w:fldChar w:fldCharType="begin"/>
            </w:r>
            <w:r>
              <w:rPr>
                <w:noProof/>
                <w:webHidden/>
              </w:rPr>
              <w:instrText xml:space="preserve"> PAGEREF _Toc73436466 \h </w:instrText>
            </w:r>
            <w:r>
              <w:rPr>
                <w:noProof/>
                <w:webHidden/>
              </w:rPr>
            </w:r>
            <w:r>
              <w:rPr>
                <w:noProof/>
                <w:webHidden/>
              </w:rPr>
              <w:fldChar w:fldCharType="separate"/>
            </w:r>
            <w:r>
              <w:rPr>
                <w:noProof/>
                <w:webHidden/>
              </w:rPr>
              <w:t>31</w:t>
            </w:r>
            <w:r>
              <w:rPr>
                <w:noProof/>
                <w:webHidden/>
              </w:rPr>
              <w:fldChar w:fldCharType="end"/>
            </w:r>
          </w:hyperlink>
        </w:p>
        <w:p w14:paraId="0C05177D" w14:textId="15D6BCA8"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67" w:history="1">
            <w:r w:rsidRPr="003A58F7">
              <w:rPr>
                <w:rStyle w:val="a8"/>
                <w:noProof/>
              </w:rPr>
              <w:t>3. ПРОЕКТИРОВАНИЕ</w:t>
            </w:r>
            <w:r>
              <w:rPr>
                <w:noProof/>
                <w:webHidden/>
              </w:rPr>
              <w:tab/>
            </w:r>
            <w:r>
              <w:rPr>
                <w:noProof/>
                <w:webHidden/>
              </w:rPr>
              <w:fldChar w:fldCharType="begin"/>
            </w:r>
            <w:r>
              <w:rPr>
                <w:noProof/>
                <w:webHidden/>
              </w:rPr>
              <w:instrText xml:space="preserve"> PAGEREF _Toc73436467 \h </w:instrText>
            </w:r>
            <w:r>
              <w:rPr>
                <w:noProof/>
                <w:webHidden/>
              </w:rPr>
            </w:r>
            <w:r>
              <w:rPr>
                <w:noProof/>
                <w:webHidden/>
              </w:rPr>
              <w:fldChar w:fldCharType="separate"/>
            </w:r>
            <w:r>
              <w:rPr>
                <w:noProof/>
                <w:webHidden/>
              </w:rPr>
              <w:t>32</w:t>
            </w:r>
            <w:r>
              <w:rPr>
                <w:noProof/>
                <w:webHidden/>
              </w:rPr>
              <w:fldChar w:fldCharType="end"/>
            </w:r>
          </w:hyperlink>
        </w:p>
        <w:p w14:paraId="3A62DFB1" w14:textId="191BF296" w:rsidR="00D82BBC" w:rsidRDefault="00D82BBC" w:rsidP="00D82BBC">
          <w:pPr>
            <w:pStyle w:val="21"/>
            <w:rPr>
              <w:rFonts w:asciiTheme="minorHAnsi" w:eastAsiaTheme="minorEastAsia" w:hAnsiTheme="minorHAnsi"/>
              <w:noProof/>
              <w:color w:val="auto"/>
              <w:sz w:val="22"/>
              <w:lang w:eastAsia="ru-RU"/>
            </w:rPr>
          </w:pPr>
          <w:hyperlink w:anchor="_Toc73436468" w:history="1">
            <w:r w:rsidRPr="003A58F7">
              <w:rPr>
                <w:rStyle w:val="a8"/>
                <w:noProof/>
                <w:lang w:bidi="x-none"/>
                <w14:scene3d>
                  <w14:camera w14:prst="orthographicFront"/>
                  <w14:lightRig w14:rig="threePt" w14:dir="t">
                    <w14:rot w14:lat="0" w14:lon="0" w14:rev="0"/>
                  </w14:lightRig>
                </w14:scene3d>
              </w:rPr>
              <w:t>3.1.</w:t>
            </w:r>
            <w:r w:rsidRPr="003A58F7">
              <w:rPr>
                <w:rStyle w:val="a8"/>
                <w:noProof/>
              </w:rPr>
              <w:t xml:space="preserve"> Проектирование архитектуры</w:t>
            </w:r>
            <w:r>
              <w:rPr>
                <w:noProof/>
                <w:webHidden/>
              </w:rPr>
              <w:tab/>
            </w:r>
            <w:r>
              <w:rPr>
                <w:noProof/>
                <w:webHidden/>
              </w:rPr>
              <w:fldChar w:fldCharType="begin"/>
            </w:r>
            <w:r>
              <w:rPr>
                <w:noProof/>
                <w:webHidden/>
              </w:rPr>
              <w:instrText xml:space="preserve"> PAGEREF _Toc73436468 \h </w:instrText>
            </w:r>
            <w:r>
              <w:rPr>
                <w:noProof/>
                <w:webHidden/>
              </w:rPr>
            </w:r>
            <w:r>
              <w:rPr>
                <w:noProof/>
                <w:webHidden/>
              </w:rPr>
              <w:fldChar w:fldCharType="separate"/>
            </w:r>
            <w:r>
              <w:rPr>
                <w:noProof/>
                <w:webHidden/>
              </w:rPr>
              <w:t>32</w:t>
            </w:r>
            <w:r>
              <w:rPr>
                <w:noProof/>
                <w:webHidden/>
              </w:rPr>
              <w:fldChar w:fldCharType="end"/>
            </w:r>
          </w:hyperlink>
        </w:p>
        <w:p w14:paraId="7E2C5580" w14:textId="70F41C73"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69" w:history="1">
            <w:r w:rsidRPr="003A58F7">
              <w:rPr>
                <w:rStyle w:val="a8"/>
                <w:noProof/>
                <w:lang w:bidi="x-none"/>
                <w14:scene3d>
                  <w14:camera w14:prst="orthographicFront"/>
                  <w14:lightRig w14:rig="threePt" w14:dir="t">
                    <w14:rot w14:lat="0" w14:lon="0" w14:rev="0"/>
                  </w14:lightRig>
                </w14:scene3d>
              </w:rPr>
              <w:t>3.1.1.</w:t>
            </w:r>
            <w:r>
              <w:rPr>
                <w:rFonts w:asciiTheme="minorHAnsi" w:eastAsiaTheme="minorEastAsia" w:hAnsiTheme="minorHAnsi"/>
                <w:noProof/>
                <w:color w:val="auto"/>
                <w:sz w:val="22"/>
                <w:lang w:eastAsia="ru-RU"/>
              </w:rPr>
              <w:tab/>
            </w:r>
            <w:r w:rsidRPr="003A58F7">
              <w:rPr>
                <w:rStyle w:val="a8"/>
                <w:noProof/>
              </w:rPr>
              <w:t>Клиентская часть</w:t>
            </w:r>
            <w:r>
              <w:rPr>
                <w:noProof/>
                <w:webHidden/>
              </w:rPr>
              <w:tab/>
            </w:r>
            <w:r>
              <w:rPr>
                <w:noProof/>
                <w:webHidden/>
              </w:rPr>
              <w:fldChar w:fldCharType="begin"/>
            </w:r>
            <w:r>
              <w:rPr>
                <w:noProof/>
                <w:webHidden/>
              </w:rPr>
              <w:instrText xml:space="preserve"> PAGEREF _Toc73436469 \h </w:instrText>
            </w:r>
            <w:r>
              <w:rPr>
                <w:noProof/>
                <w:webHidden/>
              </w:rPr>
            </w:r>
            <w:r>
              <w:rPr>
                <w:noProof/>
                <w:webHidden/>
              </w:rPr>
              <w:fldChar w:fldCharType="separate"/>
            </w:r>
            <w:r>
              <w:rPr>
                <w:noProof/>
                <w:webHidden/>
              </w:rPr>
              <w:t>32</w:t>
            </w:r>
            <w:r>
              <w:rPr>
                <w:noProof/>
                <w:webHidden/>
              </w:rPr>
              <w:fldChar w:fldCharType="end"/>
            </w:r>
          </w:hyperlink>
        </w:p>
        <w:p w14:paraId="05D9054B" w14:textId="689E10E7"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70" w:history="1">
            <w:r w:rsidRPr="003A58F7">
              <w:rPr>
                <w:rStyle w:val="a8"/>
                <w:noProof/>
                <w:lang w:bidi="x-none"/>
                <w14:scene3d>
                  <w14:camera w14:prst="orthographicFront"/>
                  <w14:lightRig w14:rig="threePt" w14:dir="t">
                    <w14:rot w14:lat="0" w14:lon="0" w14:rev="0"/>
                  </w14:lightRig>
                </w14:scene3d>
              </w:rPr>
              <w:t>3.1.2.</w:t>
            </w:r>
            <w:r>
              <w:rPr>
                <w:rFonts w:asciiTheme="minorHAnsi" w:eastAsiaTheme="minorEastAsia" w:hAnsiTheme="minorHAnsi"/>
                <w:noProof/>
                <w:color w:val="auto"/>
                <w:sz w:val="22"/>
                <w:lang w:eastAsia="ru-RU"/>
              </w:rPr>
              <w:tab/>
            </w:r>
            <w:r w:rsidRPr="003A58F7">
              <w:rPr>
                <w:rStyle w:val="a8"/>
                <w:noProof/>
              </w:rPr>
              <w:t>Серверная часть</w:t>
            </w:r>
            <w:r>
              <w:rPr>
                <w:noProof/>
                <w:webHidden/>
              </w:rPr>
              <w:tab/>
            </w:r>
            <w:r>
              <w:rPr>
                <w:noProof/>
                <w:webHidden/>
              </w:rPr>
              <w:fldChar w:fldCharType="begin"/>
            </w:r>
            <w:r>
              <w:rPr>
                <w:noProof/>
                <w:webHidden/>
              </w:rPr>
              <w:instrText xml:space="preserve"> PAGEREF _Toc73436470 \h </w:instrText>
            </w:r>
            <w:r>
              <w:rPr>
                <w:noProof/>
                <w:webHidden/>
              </w:rPr>
            </w:r>
            <w:r>
              <w:rPr>
                <w:noProof/>
                <w:webHidden/>
              </w:rPr>
              <w:fldChar w:fldCharType="separate"/>
            </w:r>
            <w:r>
              <w:rPr>
                <w:noProof/>
                <w:webHidden/>
              </w:rPr>
              <w:t>34</w:t>
            </w:r>
            <w:r>
              <w:rPr>
                <w:noProof/>
                <w:webHidden/>
              </w:rPr>
              <w:fldChar w:fldCharType="end"/>
            </w:r>
          </w:hyperlink>
        </w:p>
        <w:p w14:paraId="71ACB009" w14:textId="38DD9E8F"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71" w:history="1">
            <w:r w:rsidRPr="003A58F7">
              <w:rPr>
                <w:rStyle w:val="a8"/>
                <w:noProof/>
                <w:lang w:bidi="x-none"/>
                <w14:scene3d>
                  <w14:camera w14:prst="orthographicFront"/>
                  <w14:lightRig w14:rig="threePt" w14:dir="t">
                    <w14:rot w14:lat="0" w14:lon="0" w14:rev="0"/>
                  </w14:lightRig>
                </w14:scene3d>
              </w:rPr>
              <w:t>3.1.3.</w:t>
            </w:r>
            <w:r>
              <w:rPr>
                <w:rFonts w:asciiTheme="minorHAnsi" w:eastAsiaTheme="minorEastAsia" w:hAnsiTheme="minorHAnsi"/>
                <w:noProof/>
                <w:color w:val="auto"/>
                <w:sz w:val="22"/>
                <w:lang w:eastAsia="ru-RU"/>
              </w:rPr>
              <w:tab/>
            </w:r>
            <w:r w:rsidRPr="003A58F7">
              <w:rPr>
                <w:rStyle w:val="a8"/>
                <w:noProof/>
              </w:rPr>
              <w:t>Сервер СУБД</w:t>
            </w:r>
            <w:r>
              <w:rPr>
                <w:noProof/>
                <w:webHidden/>
              </w:rPr>
              <w:tab/>
            </w:r>
            <w:r>
              <w:rPr>
                <w:noProof/>
                <w:webHidden/>
              </w:rPr>
              <w:fldChar w:fldCharType="begin"/>
            </w:r>
            <w:r>
              <w:rPr>
                <w:noProof/>
                <w:webHidden/>
              </w:rPr>
              <w:instrText xml:space="preserve"> PAGEREF _Toc73436471 \h </w:instrText>
            </w:r>
            <w:r>
              <w:rPr>
                <w:noProof/>
                <w:webHidden/>
              </w:rPr>
            </w:r>
            <w:r>
              <w:rPr>
                <w:noProof/>
                <w:webHidden/>
              </w:rPr>
              <w:fldChar w:fldCharType="separate"/>
            </w:r>
            <w:r>
              <w:rPr>
                <w:noProof/>
                <w:webHidden/>
              </w:rPr>
              <w:t>35</w:t>
            </w:r>
            <w:r>
              <w:rPr>
                <w:noProof/>
                <w:webHidden/>
              </w:rPr>
              <w:fldChar w:fldCharType="end"/>
            </w:r>
          </w:hyperlink>
        </w:p>
        <w:p w14:paraId="08EA4667" w14:textId="74EC920A" w:rsidR="00D82BBC" w:rsidRDefault="00D82BBC" w:rsidP="00D82BBC">
          <w:pPr>
            <w:pStyle w:val="21"/>
            <w:rPr>
              <w:rFonts w:asciiTheme="minorHAnsi" w:eastAsiaTheme="minorEastAsia" w:hAnsiTheme="minorHAnsi"/>
              <w:noProof/>
              <w:color w:val="auto"/>
              <w:sz w:val="22"/>
              <w:lang w:eastAsia="ru-RU"/>
            </w:rPr>
          </w:pPr>
          <w:hyperlink w:anchor="_Toc73436472" w:history="1">
            <w:r w:rsidRPr="003A58F7">
              <w:rPr>
                <w:rStyle w:val="a8"/>
                <w:noProof/>
                <w:lang w:bidi="x-none"/>
                <w14:scene3d>
                  <w14:camera w14:prst="orthographicFront"/>
                  <w14:lightRig w14:rig="threePt" w14:dir="t">
                    <w14:rot w14:lat="0" w14:lon="0" w14:rev="0"/>
                  </w14:lightRig>
                </w14:scene3d>
              </w:rPr>
              <w:t>3.2.</w:t>
            </w:r>
            <w:r w:rsidRPr="003A58F7">
              <w:rPr>
                <w:rStyle w:val="a8"/>
                <w:noProof/>
              </w:rPr>
              <w:t xml:space="preserve"> Низкоуровневое проектирование</w:t>
            </w:r>
            <w:r>
              <w:rPr>
                <w:noProof/>
                <w:webHidden/>
              </w:rPr>
              <w:tab/>
            </w:r>
            <w:r>
              <w:rPr>
                <w:noProof/>
                <w:webHidden/>
              </w:rPr>
              <w:fldChar w:fldCharType="begin"/>
            </w:r>
            <w:r>
              <w:rPr>
                <w:noProof/>
                <w:webHidden/>
              </w:rPr>
              <w:instrText xml:space="preserve"> PAGEREF _Toc73436472 \h </w:instrText>
            </w:r>
            <w:r>
              <w:rPr>
                <w:noProof/>
                <w:webHidden/>
              </w:rPr>
            </w:r>
            <w:r>
              <w:rPr>
                <w:noProof/>
                <w:webHidden/>
              </w:rPr>
              <w:fldChar w:fldCharType="separate"/>
            </w:r>
            <w:r>
              <w:rPr>
                <w:noProof/>
                <w:webHidden/>
              </w:rPr>
              <w:t>36</w:t>
            </w:r>
            <w:r>
              <w:rPr>
                <w:noProof/>
                <w:webHidden/>
              </w:rPr>
              <w:fldChar w:fldCharType="end"/>
            </w:r>
          </w:hyperlink>
        </w:p>
        <w:p w14:paraId="1E9B9E15" w14:textId="6B7B511E"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73" w:history="1">
            <w:r w:rsidRPr="003A58F7">
              <w:rPr>
                <w:rStyle w:val="a8"/>
                <w:noProof/>
                <w:lang w:bidi="x-none"/>
                <w14:scene3d>
                  <w14:camera w14:prst="orthographicFront"/>
                  <w14:lightRig w14:rig="threePt" w14:dir="t">
                    <w14:rot w14:lat="0" w14:lon="0" w14:rev="0"/>
                  </w14:lightRig>
                </w14:scene3d>
              </w:rPr>
              <w:t>3.2.1.</w:t>
            </w:r>
            <w:r>
              <w:rPr>
                <w:rFonts w:asciiTheme="minorHAnsi" w:eastAsiaTheme="minorEastAsia" w:hAnsiTheme="minorHAnsi"/>
                <w:noProof/>
                <w:color w:val="auto"/>
                <w:sz w:val="22"/>
                <w:lang w:eastAsia="ru-RU"/>
              </w:rPr>
              <w:tab/>
            </w:r>
            <w:r w:rsidRPr="003A58F7">
              <w:rPr>
                <w:rStyle w:val="a8"/>
                <w:noProof/>
                <w:lang w:val="en-US"/>
              </w:rPr>
              <w:t>ER-</w:t>
            </w:r>
            <w:r w:rsidRPr="003A58F7">
              <w:rPr>
                <w:rStyle w:val="a8"/>
                <w:noProof/>
              </w:rPr>
              <w:t>диаграмма</w:t>
            </w:r>
            <w:r>
              <w:rPr>
                <w:noProof/>
                <w:webHidden/>
              </w:rPr>
              <w:tab/>
            </w:r>
            <w:r>
              <w:rPr>
                <w:noProof/>
                <w:webHidden/>
              </w:rPr>
              <w:fldChar w:fldCharType="begin"/>
            </w:r>
            <w:r>
              <w:rPr>
                <w:noProof/>
                <w:webHidden/>
              </w:rPr>
              <w:instrText xml:space="preserve"> PAGEREF _Toc73436473 \h </w:instrText>
            </w:r>
            <w:r>
              <w:rPr>
                <w:noProof/>
                <w:webHidden/>
              </w:rPr>
            </w:r>
            <w:r>
              <w:rPr>
                <w:noProof/>
                <w:webHidden/>
              </w:rPr>
              <w:fldChar w:fldCharType="separate"/>
            </w:r>
            <w:r>
              <w:rPr>
                <w:noProof/>
                <w:webHidden/>
              </w:rPr>
              <w:t>36</w:t>
            </w:r>
            <w:r>
              <w:rPr>
                <w:noProof/>
                <w:webHidden/>
              </w:rPr>
              <w:fldChar w:fldCharType="end"/>
            </w:r>
          </w:hyperlink>
        </w:p>
        <w:p w14:paraId="530C5C1A" w14:textId="4A9C9584"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74" w:history="1">
            <w:r w:rsidRPr="003A58F7">
              <w:rPr>
                <w:rStyle w:val="a8"/>
                <w:noProof/>
                <w:lang w:bidi="x-none"/>
                <w14:scene3d>
                  <w14:camera w14:prst="orthographicFront"/>
                  <w14:lightRig w14:rig="threePt" w14:dir="t">
                    <w14:rot w14:lat="0" w14:lon="0" w14:rev="0"/>
                  </w14:lightRig>
                </w14:scene3d>
              </w:rPr>
              <w:t>3.2.2.</w:t>
            </w:r>
            <w:r>
              <w:rPr>
                <w:rFonts w:asciiTheme="minorHAnsi" w:eastAsiaTheme="minorEastAsia" w:hAnsiTheme="minorHAnsi"/>
                <w:noProof/>
                <w:color w:val="auto"/>
                <w:sz w:val="22"/>
                <w:lang w:eastAsia="ru-RU"/>
              </w:rPr>
              <w:tab/>
            </w:r>
            <w:r w:rsidRPr="003A58F7">
              <w:rPr>
                <w:rStyle w:val="a8"/>
                <w:noProof/>
              </w:rPr>
              <w:t>Диаграмма потоков данных</w:t>
            </w:r>
            <w:r>
              <w:rPr>
                <w:noProof/>
                <w:webHidden/>
              </w:rPr>
              <w:tab/>
            </w:r>
            <w:r>
              <w:rPr>
                <w:noProof/>
                <w:webHidden/>
              </w:rPr>
              <w:fldChar w:fldCharType="begin"/>
            </w:r>
            <w:r>
              <w:rPr>
                <w:noProof/>
                <w:webHidden/>
              </w:rPr>
              <w:instrText xml:space="preserve"> PAGEREF _Toc73436474 \h </w:instrText>
            </w:r>
            <w:r>
              <w:rPr>
                <w:noProof/>
                <w:webHidden/>
              </w:rPr>
            </w:r>
            <w:r>
              <w:rPr>
                <w:noProof/>
                <w:webHidden/>
              </w:rPr>
              <w:fldChar w:fldCharType="separate"/>
            </w:r>
            <w:r>
              <w:rPr>
                <w:noProof/>
                <w:webHidden/>
              </w:rPr>
              <w:t>40</w:t>
            </w:r>
            <w:r>
              <w:rPr>
                <w:noProof/>
                <w:webHidden/>
              </w:rPr>
              <w:fldChar w:fldCharType="end"/>
            </w:r>
          </w:hyperlink>
        </w:p>
        <w:p w14:paraId="1C362E6F" w14:textId="40DFD75C"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75" w:history="1">
            <w:r w:rsidRPr="003A58F7">
              <w:rPr>
                <w:rStyle w:val="a8"/>
                <w:noProof/>
                <w:lang w:bidi="x-none"/>
                <w14:scene3d>
                  <w14:camera w14:prst="orthographicFront"/>
                  <w14:lightRig w14:rig="threePt" w14:dir="t">
                    <w14:rot w14:lat="0" w14:lon="0" w14:rev="0"/>
                  </w14:lightRig>
                </w14:scene3d>
              </w:rPr>
              <w:t>3.2.3.</w:t>
            </w:r>
            <w:r>
              <w:rPr>
                <w:rFonts w:asciiTheme="minorHAnsi" w:eastAsiaTheme="minorEastAsia" w:hAnsiTheme="minorHAnsi"/>
                <w:noProof/>
                <w:color w:val="auto"/>
                <w:sz w:val="22"/>
                <w:lang w:eastAsia="ru-RU"/>
              </w:rPr>
              <w:tab/>
            </w:r>
            <w:r w:rsidRPr="003A58F7">
              <w:rPr>
                <w:rStyle w:val="a8"/>
                <w:noProof/>
              </w:rPr>
              <w:t>Диаграмма классов для службы отправки сообщений</w:t>
            </w:r>
            <w:r>
              <w:rPr>
                <w:noProof/>
                <w:webHidden/>
              </w:rPr>
              <w:tab/>
            </w:r>
            <w:r>
              <w:rPr>
                <w:noProof/>
                <w:webHidden/>
              </w:rPr>
              <w:fldChar w:fldCharType="begin"/>
            </w:r>
            <w:r>
              <w:rPr>
                <w:noProof/>
                <w:webHidden/>
              </w:rPr>
              <w:instrText xml:space="preserve"> PAGEREF _Toc73436475 \h </w:instrText>
            </w:r>
            <w:r>
              <w:rPr>
                <w:noProof/>
                <w:webHidden/>
              </w:rPr>
            </w:r>
            <w:r>
              <w:rPr>
                <w:noProof/>
                <w:webHidden/>
              </w:rPr>
              <w:fldChar w:fldCharType="separate"/>
            </w:r>
            <w:r>
              <w:rPr>
                <w:noProof/>
                <w:webHidden/>
              </w:rPr>
              <w:t>42</w:t>
            </w:r>
            <w:r>
              <w:rPr>
                <w:noProof/>
                <w:webHidden/>
              </w:rPr>
              <w:fldChar w:fldCharType="end"/>
            </w:r>
          </w:hyperlink>
        </w:p>
        <w:p w14:paraId="65A01BC2" w14:textId="26AAF076" w:rsidR="00D82BBC" w:rsidRDefault="00D82BBC" w:rsidP="00D82BBC">
          <w:pPr>
            <w:pStyle w:val="21"/>
            <w:rPr>
              <w:rFonts w:asciiTheme="minorHAnsi" w:eastAsiaTheme="minorEastAsia" w:hAnsiTheme="minorHAnsi"/>
              <w:noProof/>
              <w:color w:val="auto"/>
              <w:sz w:val="22"/>
              <w:lang w:eastAsia="ru-RU"/>
            </w:rPr>
          </w:pPr>
          <w:hyperlink w:anchor="_Toc73436476" w:history="1">
            <w:r w:rsidRPr="003A58F7">
              <w:rPr>
                <w:rStyle w:val="a8"/>
                <w:noProof/>
                <w:lang w:bidi="x-none"/>
                <w14:scene3d>
                  <w14:camera w14:prst="orthographicFront"/>
                  <w14:lightRig w14:rig="threePt" w14:dir="t">
                    <w14:rot w14:lat="0" w14:lon="0" w14:rev="0"/>
                  </w14:lightRig>
                </w14:scene3d>
              </w:rPr>
              <w:t>3.3.</w:t>
            </w:r>
            <w:r w:rsidRPr="003A58F7">
              <w:rPr>
                <w:rStyle w:val="a8"/>
                <w:noProof/>
              </w:rPr>
              <w:t xml:space="preserve"> Проектирование интерфейса</w:t>
            </w:r>
            <w:r>
              <w:rPr>
                <w:noProof/>
                <w:webHidden/>
              </w:rPr>
              <w:tab/>
            </w:r>
            <w:r>
              <w:rPr>
                <w:noProof/>
                <w:webHidden/>
              </w:rPr>
              <w:fldChar w:fldCharType="begin"/>
            </w:r>
            <w:r>
              <w:rPr>
                <w:noProof/>
                <w:webHidden/>
              </w:rPr>
              <w:instrText xml:space="preserve"> PAGEREF _Toc73436476 \h </w:instrText>
            </w:r>
            <w:r>
              <w:rPr>
                <w:noProof/>
                <w:webHidden/>
              </w:rPr>
            </w:r>
            <w:r>
              <w:rPr>
                <w:noProof/>
                <w:webHidden/>
              </w:rPr>
              <w:fldChar w:fldCharType="separate"/>
            </w:r>
            <w:r>
              <w:rPr>
                <w:noProof/>
                <w:webHidden/>
              </w:rPr>
              <w:t>43</w:t>
            </w:r>
            <w:r>
              <w:rPr>
                <w:noProof/>
                <w:webHidden/>
              </w:rPr>
              <w:fldChar w:fldCharType="end"/>
            </w:r>
          </w:hyperlink>
        </w:p>
        <w:p w14:paraId="4A55CD99" w14:textId="3CC9E044"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77" w:history="1">
            <w:r w:rsidRPr="003A58F7">
              <w:rPr>
                <w:rStyle w:val="a8"/>
                <w:noProof/>
              </w:rPr>
              <w:t>4. ТЕХНИКО-ЭКОНОМИЧЕСКАЯ ЧАСТЬ</w:t>
            </w:r>
            <w:r>
              <w:rPr>
                <w:noProof/>
                <w:webHidden/>
              </w:rPr>
              <w:tab/>
            </w:r>
            <w:r>
              <w:rPr>
                <w:noProof/>
                <w:webHidden/>
              </w:rPr>
              <w:fldChar w:fldCharType="begin"/>
            </w:r>
            <w:r>
              <w:rPr>
                <w:noProof/>
                <w:webHidden/>
              </w:rPr>
              <w:instrText xml:space="preserve"> PAGEREF _Toc73436477 \h </w:instrText>
            </w:r>
            <w:r>
              <w:rPr>
                <w:noProof/>
                <w:webHidden/>
              </w:rPr>
            </w:r>
            <w:r>
              <w:rPr>
                <w:noProof/>
                <w:webHidden/>
              </w:rPr>
              <w:fldChar w:fldCharType="separate"/>
            </w:r>
            <w:r>
              <w:rPr>
                <w:noProof/>
                <w:webHidden/>
              </w:rPr>
              <w:t>47</w:t>
            </w:r>
            <w:r>
              <w:rPr>
                <w:noProof/>
                <w:webHidden/>
              </w:rPr>
              <w:fldChar w:fldCharType="end"/>
            </w:r>
          </w:hyperlink>
        </w:p>
        <w:p w14:paraId="58BD448A" w14:textId="3C21EA66" w:rsidR="00D82BBC" w:rsidRDefault="00D82BBC" w:rsidP="00D82BBC">
          <w:pPr>
            <w:pStyle w:val="21"/>
            <w:rPr>
              <w:rFonts w:asciiTheme="minorHAnsi" w:eastAsiaTheme="minorEastAsia" w:hAnsiTheme="minorHAnsi"/>
              <w:noProof/>
              <w:color w:val="auto"/>
              <w:sz w:val="22"/>
              <w:lang w:eastAsia="ru-RU"/>
            </w:rPr>
          </w:pPr>
          <w:hyperlink w:anchor="_Toc73436478" w:history="1">
            <w:r w:rsidRPr="003A58F7">
              <w:rPr>
                <w:rStyle w:val="a8"/>
                <w:noProof/>
                <w:lang w:bidi="x-none"/>
                <w14:scene3d>
                  <w14:camera w14:prst="orthographicFront"/>
                  <w14:lightRig w14:rig="threePt" w14:dir="t">
                    <w14:rot w14:lat="0" w14:lon="0" w14:rev="0"/>
                  </w14:lightRig>
                </w14:scene3d>
              </w:rPr>
              <w:t>4.1.</w:t>
            </w:r>
            <w:r w:rsidRPr="003A58F7">
              <w:rPr>
                <w:rStyle w:val="a8"/>
                <w:noProof/>
              </w:rPr>
              <w:t xml:space="preserve"> Организационная структура проекта</w:t>
            </w:r>
            <w:r>
              <w:rPr>
                <w:noProof/>
                <w:webHidden/>
              </w:rPr>
              <w:tab/>
            </w:r>
            <w:r>
              <w:rPr>
                <w:noProof/>
                <w:webHidden/>
              </w:rPr>
              <w:fldChar w:fldCharType="begin"/>
            </w:r>
            <w:r>
              <w:rPr>
                <w:noProof/>
                <w:webHidden/>
              </w:rPr>
              <w:instrText xml:space="preserve"> PAGEREF _Toc73436478 \h </w:instrText>
            </w:r>
            <w:r>
              <w:rPr>
                <w:noProof/>
                <w:webHidden/>
              </w:rPr>
            </w:r>
            <w:r>
              <w:rPr>
                <w:noProof/>
                <w:webHidden/>
              </w:rPr>
              <w:fldChar w:fldCharType="separate"/>
            </w:r>
            <w:r>
              <w:rPr>
                <w:noProof/>
                <w:webHidden/>
              </w:rPr>
              <w:t>47</w:t>
            </w:r>
            <w:r>
              <w:rPr>
                <w:noProof/>
                <w:webHidden/>
              </w:rPr>
              <w:fldChar w:fldCharType="end"/>
            </w:r>
          </w:hyperlink>
        </w:p>
        <w:p w14:paraId="6FFB59CA" w14:textId="156CA606" w:rsidR="00D82BBC" w:rsidRDefault="00D82BBC" w:rsidP="00D82BBC">
          <w:pPr>
            <w:pStyle w:val="21"/>
            <w:rPr>
              <w:rFonts w:asciiTheme="minorHAnsi" w:eastAsiaTheme="minorEastAsia" w:hAnsiTheme="minorHAnsi"/>
              <w:noProof/>
              <w:color w:val="auto"/>
              <w:sz w:val="22"/>
              <w:lang w:eastAsia="ru-RU"/>
            </w:rPr>
          </w:pPr>
          <w:hyperlink w:anchor="_Toc73436479" w:history="1">
            <w:r w:rsidRPr="003A58F7">
              <w:rPr>
                <w:rStyle w:val="a8"/>
                <w:noProof/>
                <w:lang w:bidi="x-none"/>
                <w14:scene3d>
                  <w14:camera w14:prst="orthographicFront"/>
                  <w14:lightRig w14:rig="threePt" w14:dir="t">
                    <w14:rot w14:lat="0" w14:lon="0" w14:rev="0"/>
                  </w14:lightRig>
                </w14:scene3d>
              </w:rPr>
              <w:t>4.2.</w:t>
            </w:r>
            <w:r w:rsidRPr="003A58F7">
              <w:rPr>
                <w:rStyle w:val="a8"/>
                <w:noProof/>
              </w:rPr>
              <w:t xml:space="preserve"> Календарный план проекта</w:t>
            </w:r>
            <w:r>
              <w:rPr>
                <w:noProof/>
                <w:webHidden/>
              </w:rPr>
              <w:tab/>
            </w:r>
            <w:r>
              <w:rPr>
                <w:noProof/>
                <w:webHidden/>
              </w:rPr>
              <w:fldChar w:fldCharType="begin"/>
            </w:r>
            <w:r>
              <w:rPr>
                <w:noProof/>
                <w:webHidden/>
              </w:rPr>
              <w:instrText xml:space="preserve"> PAGEREF _Toc73436479 \h </w:instrText>
            </w:r>
            <w:r>
              <w:rPr>
                <w:noProof/>
                <w:webHidden/>
              </w:rPr>
            </w:r>
            <w:r>
              <w:rPr>
                <w:noProof/>
                <w:webHidden/>
              </w:rPr>
              <w:fldChar w:fldCharType="separate"/>
            </w:r>
            <w:r>
              <w:rPr>
                <w:noProof/>
                <w:webHidden/>
              </w:rPr>
              <w:t>47</w:t>
            </w:r>
            <w:r>
              <w:rPr>
                <w:noProof/>
                <w:webHidden/>
              </w:rPr>
              <w:fldChar w:fldCharType="end"/>
            </w:r>
          </w:hyperlink>
        </w:p>
        <w:p w14:paraId="18B09DA9" w14:textId="6ADD700C" w:rsidR="00D82BBC" w:rsidRDefault="00D82BBC" w:rsidP="00D82BBC">
          <w:pPr>
            <w:pStyle w:val="21"/>
            <w:rPr>
              <w:rFonts w:asciiTheme="minorHAnsi" w:eastAsiaTheme="minorEastAsia" w:hAnsiTheme="minorHAnsi"/>
              <w:noProof/>
              <w:color w:val="auto"/>
              <w:sz w:val="22"/>
              <w:lang w:eastAsia="ru-RU"/>
            </w:rPr>
          </w:pPr>
          <w:hyperlink w:anchor="_Toc73436480" w:history="1">
            <w:r w:rsidRPr="003A58F7">
              <w:rPr>
                <w:rStyle w:val="a8"/>
                <w:noProof/>
                <w:lang w:bidi="x-none"/>
                <w14:scene3d>
                  <w14:camera w14:prst="orthographicFront"/>
                  <w14:lightRig w14:rig="threePt" w14:dir="t">
                    <w14:rot w14:lat="0" w14:lon="0" w14:rev="0"/>
                  </w14:lightRig>
                </w14:scene3d>
              </w:rPr>
              <w:t>4.3.</w:t>
            </w:r>
            <w:r w:rsidRPr="003A58F7">
              <w:rPr>
                <w:rStyle w:val="a8"/>
                <w:noProof/>
              </w:rPr>
              <w:t xml:space="preserve"> Расчёт затрат на разработку продукта</w:t>
            </w:r>
            <w:r>
              <w:rPr>
                <w:noProof/>
                <w:webHidden/>
              </w:rPr>
              <w:tab/>
            </w:r>
            <w:r>
              <w:rPr>
                <w:noProof/>
                <w:webHidden/>
              </w:rPr>
              <w:fldChar w:fldCharType="begin"/>
            </w:r>
            <w:r>
              <w:rPr>
                <w:noProof/>
                <w:webHidden/>
              </w:rPr>
              <w:instrText xml:space="preserve"> PAGEREF _Toc73436480 \h </w:instrText>
            </w:r>
            <w:r>
              <w:rPr>
                <w:noProof/>
                <w:webHidden/>
              </w:rPr>
            </w:r>
            <w:r>
              <w:rPr>
                <w:noProof/>
                <w:webHidden/>
              </w:rPr>
              <w:fldChar w:fldCharType="separate"/>
            </w:r>
            <w:r>
              <w:rPr>
                <w:noProof/>
                <w:webHidden/>
              </w:rPr>
              <w:t>52</w:t>
            </w:r>
            <w:r>
              <w:rPr>
                <w:noProof/>
                <w:webHidden/>
              </w:rPr>
              <w:fldChar w:fldCharType="end"/>
            </w:r>
          </w:hyperlink>
        </w:p>
        <w:p w14:paraId="4A9D18DD" w14:textId="7CACB221"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1" w:history="1">
            <w:r w:rsidRPr="003A58F7">
              <w:rPr>
                <w:rStyle w:val="a8"/>
                <w:noProof/>
                <w:lang w:bidi="x-none"/>
                <w14:scene3d>
                  <w14:camera w14:prst="orthographicFront"/>
                  <w14:lightRig w14:rig="threePt" w14:dir="t">
                    <w14:rot w14:lat="0" w14:lon="0" w14:rev="0"/>
                  </w14:lightRig>
                </w14:scene3d>
              </w:rPr>
              <w:t>4.3.1.</w:t>
            </w:r>
            <w:r>
              <w:rPr>
                <w:rFonts w:asciiTheme="minorHAnsi" w:eastAsiaTheme="minorEastAsia" w:hAnsiTheme="minorHAnsi"/>
                <w:noProof/>
                <w:color w:val="auto"/>
                <w:sz w:val="22"/>
                <w:lang w:eastAsia="ru-RU"/>
              </w:rPr>
              <w:tab/>
            </w:r>
            <w:r w:rsidRPr="003A58F7">
              <w:rPr>
                <w:rStyle w:val="a8"/>
                <w:noProof/>
              </w:rPr>
              <w:t>Расчёт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_Toc73436481 \h </w:instrText>
            </w:r>
            <w:r>
              <w:rPr>
                <w:noProof/>
                <w:webHidden/>
              </w:rPr>
            </w:r>
            <w:r>
              <w:rPr>
                <w:noProof/>
                <w:webHidden/>
              </w:rPr>
              <w:fldChar w:fldCharType="separate"/>
            </w:r>
            <w:r>
              <w:rPr>
                <w:noProof/>
                <w:webHidden/>
              </w:rPr>
              <w:t>52</w:t>
            </w:r>
            <w:r>
              <w:rPr>
                <w:noProof/>
                <w:webHidden/>
              </w:rPr>
              <w:fldChar w:fldCharType="end"/>
            </w:r>
          </w:hyperlink>
        </w:p>
        <w:p w14:paraId="07CFA02B" w14:textId="29BF7FAE" w:rsidR="00D82BBC" w:rsidRDefault="00D82BBC" w:rsidP="00D82BBC">
          <w:pPr>
            <w:pStyle w:val="31"/>
            <w:tabs>
              <w:tab w:val="right" w:leader="dot" w:pos="9628"/>
            </w:tabs>
            <w:spacing w:after="0"/>
            <w:rPr>
              <w:rFonts w:asciiTheme="minorHAnsi" w:eastAsiaTheme="minorEastAsia" w:hAnsiTheme="minorHAnsi"/>
              <w:noProof/>
              <w:color w:val="auto"/>
              <w:sz w:val="22"/>
              <w:lang w:eastAsia="ru-RU"/>
            </w:rPr>
          </w:pPr>
          <w:hyperlink w:anchor="_Toc73436482" w:history="1">
            <w:r w:rsidRPr="003A58F7">
              <w:rPr>
                <w:rStyle w:val="a8"/>
                <w:noProof/>
              </w:rPr>
              <w:t>1.1.1. Расчёт отчислений на социальные нужды (страховые взносы)</w:t>
            </w:r>
            <w:r>
              <w:rPr>
                <w:noProof/>
                <w:webHidden/>
              </w:rPr>
              <w:tab/>
            </w:r>
            <w:r>
              <w:rPr>
                <w:noProof/>
                <w:webHidden/>
              </w:rPr>
              <w:fldChar w:fldCharType="begin"/>
            </w:r>
            <w:r>
              <w:rPr>
                <w:noProof/>
                <w:webHidden/>
              </w:rPr>
              <w:instrText xml:space="preserve"> PAGEREF _Toc73436482 \h </w:instrText>
            </w:r>
            <w:r>
              <w:rPr>
                <w:noProof/>
                <w:webHidden/>
              </w:rPr>
            </w:r>
            <w:r>
              <w:rPr>
                <w:noProof/>
                <w:webHidden/>
              </w:rPr>
              <w:fldChar w:fldCharType="separate"/>
            </w:r>
            <w:r>
              <w:rPr>
                <w:noProof/>
                <w:webHidden/>
              </w:rPr>
              <w:t>53</w:t>
            </w:r>
            <w:r>
              <w:rPr>
                <w:noProof/>
                <w:webHidden/>
              </w:rPr>
              <w:fldChar w:fldCharType="end"/>
            </w:r>
          </w:hyperlink>
        </w:p>
        <w:p w14:paraId="434048D8" w14:textId="29AC419D"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3" w:history="1">
            <w:r w:rsidRPr="003A58F7">
              <w:rPr>
                <w:rStyle w:val="a8"/>
                <w:noProof/>
                <w:lang w:bidi="x-none"/>
                <w14:scene3d>
                  <w14:camera w14:prst="orthographicFront"/>
                  <w14:lightRig w14:rig="threePt" w14:dir="t">
                    <w14:rot w14:lat="0" w14:lon="0" w14:rev="0"/>
                  </w14:lightRig>
                </w14:scene3d>
              </w:rPr>
              <w:t>4.3.2.</w:t>
            </w:r>
            <w:r>
              <w:rPr>
                <w:rFonts w:asciiTheme="minorHAnsi" w:eastAsiaTheme="minorEastAsia" w:hAnsiTheme="minorHAnsi"/>
                <w:noProof/>
                <w:color w:val="auto"/>
                <w:sz w:val="22"/>
                <w:lang w:eastAsia="ru-RU"/>
              </w:rPr>
              <w:tab/>
            </w:r>
            <w:r w:rsidRPr="003A58F7">
              <w:rPr>
                <w:rStyle w:val="a8"/>
                <w:noProof/>
              </w:rPr>
              <w:t>Арендные платежи за производственные (офисные) помещения</w:t>
            </w:r>
            <w:r>
              <w:rPr>
                <w:noProof/>
                <w:webHidden/>
              </w:rPr>
              <w:tab/>
            </w:r>
            <w:r>
              <w:rPr>
                <w:noProof/>
                <w:webHidden/>
              </w:rPr>
              <w:fldChar w:fldCharType="begin"/>
            </w:r>
            <w:r>
              <w:rPr>
                <w:noProof/>
                <w:webHidden/>
              </w:rPr>
              <w:instrText xml:space="preserve"> PAGEREF _Toc73436483 \h </w:instrText>
            </w:r>
            <w:r>
              <w:rPr>
                <w:noProof/>
                <w:webHidden/>
              </w:rPr>
            </w:r>
            <w:r>
              <w:rPr>
                <w:noProof/>
                <w:webHidden/>
              </w:rPr>
              <w:fldChar w:fldCharType="separate"/>
            </w:r>
            <w:r>
              <w:rPr>
                <w:noProof/>
                <w:webHidden/>
              </w:rPr>
              <w:t>54</w:t>
            </w:r>
            <w:r>
              <w:rPr>
                <w:noProof/>
                <w:webHidden/>
              </w:rPr>
              <w:fldChar w:fldCharType="end"/>
            </w:r>
          </w:hyperlink>
        </w:p>
        <w:p w14:paraId="14375B4A" w14:textId="32B34467"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4" w:history="1">
            <w:r w:rsidRPr="003A58F7">
              <w:rPr>
                <w:rStyle w:val="a8"/>
                <w:noProof/>
                <w:lang w:bidi="x-none"/>
                <w14:scene3d>
                  <w14:camera w14:prst="orthographicFront"/>
                  <w14:lightRig w14:rig="threePt" w14:dir="t">
                    <w14:rot w14:lat="0" w14:lon="0" w14:rev="0"/>
                  </w14:lightRig>
                </w14:scene3d>
              </w:rPr>
              <w:t>4.3.3.</w:t>
            </w:r>
            <w:r>
              <w:rPr>
                <w:rFonts w:asciiTheme="minorHAnsi" w:eastAsiaTheme="minorEastAsia" w:hAnsiTheme="minorHAnsi"/>
                <w:noProof/>
                <w:color w:val="auto"/>
                <w:sz w:val="22"/>
                <w:lang w:eastAsia="ru-RU"/>
              </w:rPr>
              <w:tab/>
            </w:r>
            <w:r w:rsidRPr="003A58F7">
              <w:rPr>
                <w:rStyle w:val="a8"/>
                <w:noProof/>
              </w:rPr>
              <w:t>Амортизация используемых основных средств и нематериальных активов</w:t>
            </w:r>
            <w:r>
              <w:rPr>
                <w:noProof/>
                <w:webHidden/>
              </w:rPr>
              <w:tab/>
            </w:r>
            <w:r>
              <w:rPr>
                <w:noProof/>
                <w:webHidden/>
              </w:rPr>
              <w:fldChar w:fldCharType="begin"/>
            </w:r>
            <w:r>
              <w:rPr>
                <w:noProof/>
                <w:webHidden/>
              </w:rPr>
              <w:instrText xml:space="preserve"> PAGEREF _Toc73436484 \h </w:instrText>
            </w:r>
            <w:r>
              <w:rPr>
                <w:noProof/>
                <w:webHidden/>
              </w:rPr>
            </w:r>
            <w:r>
              <w:rPr>
                <w:noProof/>
                <w:webHidden/>
              </w:rPr>
              <w:fldChar w:fldCharType="separate"/>
            </w:r>
            <w:r>
              <w:rPr>
                <w:noProof/>
                <w:webHidden/>
              </w:rPr>
              <w:t>54</w:t>
            </w:r>
            <w:r>
              <w:rPr>
                <w:noProof/>
                <w:webHidden/>
              </w:rPr>
              <w:fldChar w:fldCharType="end"/>
            </w:r>
          </w:hyperlink>
        </w:p>
        <w:p w14:paraId="2AB5F10A" w14:textId="07EBD795"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5" w:history="1">
            <w:r w:rsidRPr="003A58F7">
              <w:rPr>
                <w:rStyle w:val="a8"/>
                <w:noProof/>
                <w:lang w:bidi="x-none"/>
                <w14:scene3d>
                  <w14:camera w14:prst="orthographicFront"/>
                  <w14:lightRig w14:rig="threePt" w14:dir="t">
                    <w14:rot w14:lat="0" w14:lon="0" w14:rev="0"/>
                  </w14:lightRig>
                </w14:scene3d>
              </w:rPr>
              <w:t>4.3.4.</w:t>
            </w:r>
            <w:r>
              <w:rPr>
                <w:rFonts w:asciiTheme="minorHAnsi" w:eastAsiaTheme="minorEastAsia" w:hAnsiTheme="minorHAnsi"/>
                <w:noProof/>
                <w:color w:val="auto"/>
                <w:sz w:val="22"/>
                <w:lang w:eastAsia="ru-RU"/>
              </w:rPr>
              <w:tab/>
            </w:r>
            <w:r w:rsidRPr="003A58F7">
              <w:rPr>
                <w:rStyle w:val="a8"/>
                <w:noProof/>
              </w:rPr>
              <w:t>Расходы на модернизацию и приобретение основных средств</w:t>
            </w:r>
            <w:r>
              <w:rPr>
                <w:noProof/>
                <w:webHidden/>
              </w:rPr>
              <w:tab/>
            </w:r>
            <w:r>
              <w:rPr>
                <w:noProof/>
                <w:webHidden/>
              </w:rPr>
              <w:fldChar w:fldCharType="begin"/>
            </w:r>
            <w:r>
              <w:rPr>
                <w:noProof/>
                <w:webHidden/>
              </w:rPr>
              <w:instrText xml:space="preserve"> PAGEREF _Toc73436485 \h </w:instrText>
            </w:r>
            <w:r>
              <w:rPr>
                <w:noProof/>
                <w:webHidden/>
              </w:rPr>
            </w:r>
            <w:r>
              <w:rPr>
                <w:noProof/>
                <w:webHidden/>
              </w:rPr>
              <w:fldChar w:fldCharType="separate"/>
            </w:r>
            <w:r>
              <w:rPr>
                <w:noProof/>
                <w:webHidden/>
              </w:rPr>
              <w:t>55</w:t>
            </w:r>
            <w:r>
              <w:rPr>
                <w:noProof/>
                <w:webHidden/>
              </w:rPr>
              <w:fldChar w:fldCharType="end"/>
            </w:r>
          </w:hyperlink>
        </w:p>
        <w:p w14:paraId="20ECC73B" w14:textId="1186A726"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6" w:history="1">
            <w:r w:rsidRPr="003A58F7">
              <w:rPr>
                <w:rStyle w:val="a8"/>
                <w:noProof/>
                <w:lang w:bidi="x-none"/>
                <w14:scene3d>
                  <w14:camera w14:prst="orthographicFront"/>
                  <w14:lightRig w14:rig="threePt" w14:dir="t">
                    <w14:rot w14:lat="0" w14:lon="0" w14:rev="0"/>
                  </w14:lightRig>
                </w14:scene3d>
              </w:rPr>
              <w:t>4.3.5.</w:t>
            </w:r>
            <w:r>
              <w:rPr>
                <w:rFonts w:asciiTheme="minorHAnsi" w:eastAsiaTheme="minorEastAsia" w:hAnsiTheme="minorHAnsi"/>
                <w:noProof/>
                <w:color w:val="auto"/>
                <w:sz w:val="22"/>
                <w:lang w:eastAsia="ru-RU"/>
              </w:rPr>
              <w:tab/>
            </w:r>
            <w:r w:rsidRPr="003A58F7">
              <w:rPr>
                <w:rStyle w:val="a8"/>
                <w:noProof/>
              </w:rPr>
              <w:t>Расходы на приобретение необходимого ПО</w:t>
            </w:r>
            <w:r>
              <w:rPr>
                <w:noProof/>
                <w:webHidden/>
              </w:rPr>
              <w:tab/>
            </w:r>
            <w:r>
              <w:rPr>
                <w:noProof/>
                <w:webHidden/>
              </w:rPr>
              <w:fldChar w:fldCharType="begin"/>
            </w:r>
            <w:r>
              <w:rPr>
                <w:noProof/>
                <w:webHidden/>
              </w:rPr>
              <w:instrText xml:space="preserve"> PAGEREF _Toc73436486 \h </w:instrText>
            </w:r>
            <w:r>
              <w:rPr>
                <w:noProof/>
                <w:webHidden/>
              </w:rPr>
            </w:r>
            <w:r>
              <w:rPr>
                <w:noProof/>
                <w:webHidden/>
              </w:rPr>
              <w:fldChar w:fldCharType="separate"/>
            </w:r>
            <w:r>
              <w:rPr>
                <w:noProof/>
                <w:webHidden/>
              </w:rPr>
              <w:t>55</w:t>
            </w:r>
            <w:r>
              <w:rPr>
                <w:noProof/>
                <w:webHidden/>
              </w:rPr>
              <w:fldChar w:fldCharType="end"/>
            </w:r>
          </w:hyperlink>
        </w:p>
        <w:p w14:paraId="36A3D78F" w14:textId="29004E38"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7" w:history="1">
            <w:r w:rsidRPr="003A58F7">
              <w:rPr>
                <w:rStyle w:val="a8"/>
                <w:noProof/>
                <w:lang w:bidi="x-none"/>
                <w14:scene3d>
                  <w14:camera w14:prst="orthographicFront"/>
                  <w14:lightRig w14:rig="threePt" w14:dir="t">
                    <w14:rot w14:lat="0" w14:lon="0" w14:rev="0"/>
                  </w14:lightRig>
                </w14:scene3d>
              </w:rPr>
              <w:t>4.3.6.</w:t>
            </w:r>
            <w:r>
              <w:rPr>
                <w:rFonts w:asciiTheme="minorHAnsi" w:eastAsiaTheme="minorEastAsia" w:hAnsiTheme="minorHAnsi"/>
                <w:noProof/>
                <w:color w:val="auto"/>
                <w:sz w:val="22"/>
                <w:lang w:eastAsia="ru-RU"/>
              </w:rPr>
              <w:tab/>
            </w:r>
            <w:r w:rsidRPr="003A58F7">
              <w:rPr>
                <w:rStyle w:val="a8"/>
                <w:noProof/>
              </w:rPr>
              <w:t>Расходы на интернет и связь</w:t>
            </w:r>
            <w:r>
              <w:rPr>
                <w:noProof/>
                <w:webHidden/>
              </w:rPr>
              <w:tab/>
            </w:r>
            <w:r>
              <w:rPr>
                <w:noProof/>
                <w:webHidden/>
              </w:rPr>
              <w:fldChar w:fldCharType="begin"/>
            </w:r>
            <w:r>
              <w:rPr>
                <w:noProof/>
                <w:webHidden/>
              </w:rPr>
              <w:instrText xml:space="preserve"> PAGEREF _Toc73436487 \h </w:instrText>
            </w:r>
            <w:r>
              <w:rPr>
                <w:noProof/>
                <w:webHidden/>
              </w:rPr>
            </w:r>
            <w:r>
              <w:rPr>
                <w:noProof/>
                <w:webHidden/>
              </w:rPr>
              <w:fldChar w:fldCharType="separate"/>
            </w:r>
            <w:r>
              <w:rPr>
                <w:noProof/>
                <w:webHidden/>
              </w:rPr>
              <w:t>55</w:t>
            </w:r>
            <w:r>
              <w:rPr>
                <w:noProof/>
                <w:webHidden/>
              </w:rPr>
              <w:fldChar w:fldCharType="end"/>
            </w:r>
          </w:hyperlink>
        </w:p>
        <w:p w14:paraId="46915A79" w14:textId="1508F443"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8" w:history="1">
            <w:r w:rsidRPr="003A58F7">
              <w:rPr>
                <w:rStyle w:val="a8"/>
                <w:noProof/>
                <w:lang w:bidi="x-none"/>
                <w14:scene3d>
                  <w14:camera w14:prst="orthographicFront"/>
                  <w14:lightRig w14:rig="threePt" w14:dir="t">
                    <w14:rot w14:lat="0" w14:lon="0" w14:rev="0"/>
                  </w14:lightRig>
                </w14:scene3d>
              </w:rPr>
              <w:t>4.3.7.</w:t>
            </w:r>
            <w:r>
              <w:rPr>
                <w:rFonts w:asciiTheme="minorHAnsi" w:eastAsiaTheme="minorEastAsia" w:hAnsiTheme="minorHAnsi"/>
                <w:noProof/>
                <w:color w:val="auto"/>
                <w:sz w:val="22"/>
                <w:lang w:eastAsia="ru-RU"/>
              </w:rPr>
              <w:tab/>
            </w:r>
            <w:r w:rsidRPr="003A58F7">
              <w:rPr>
                <w:rStyle w:val="a8"/>
                <w:noProof/>
              </w:rPr>
              <w:t>Расходы на канцелярские товары и расходные материалы</w:t>
            </w:r>
            <w:r>
              <w:rPr>
                <w:noProof/>
                <w:webHidden/>
              </w:rPr>
              <w:tab/>
            </w:r>
            <w:r>
              <w:rPr>
                <w:noProof/>
                <w:webHidden/>
              </w:rPr>
              <w:fldChar w:fldCharType="begin"/>
            </w:r>
            <w:r>
              <w:rPr>
                <w:noProof/>
                <w:webHidden/>
              </w:rPr>
              <w:instrText xml:space="preserve"> PAGEREF _Toc73436488 \h </w:instrText>
            </w:r>
            <w:r>
              <w:rPr>
                <w:noProof/>
                <w:webHidden/>
              </w:rPr>
            </w:r>
            <w:r>
              <w:rPr>
                <w:noProof/>
                <w:webHidden/>
              </w:rPr>
              <w:fldChar w:fldCharType="separate"/>
            </w:r>
            <w:r>
              <w:rPr>
                <w:noProof/>
                <w:webHidden/>
              </w:rPr>
              <w:t>56</w:t>
            </w:r>
            <w:r>
              <w:rPr>
                <w:noProof/>
                <w:webHidden/>
              </w:rPr>
              <w:fldChar w:fldCharType="end"/>
            </w:r>
          </w:hyperlink>
        </w:p>
        <w:p w14:paraId="51489F69" w14:textId="08D0B9E6"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89" w:history="1">
            <w:r w:rsidRPr="003A58F7">
              <w:rPr>
                <w:rStyle w:val="a8"/>
                <w:noProof/>
                <w:lang w:bidi="x-none"/>
                <w14:scene3d>
                  <w14:camera w14:prst="orthographicFront"/>
                  <w14:lightRig w14:rig="threePt" w14:dir="t">
                    <w14:rot w14:lat="0" w14:lon="0" w14:rev="0"/>
                  </w14:lightRig>
                </w14:scene3d>
              </w:rPr>
              <w:t>4.3.8.</w:t>
            </w:r>
            <w:r>
              <w:rPr>
                <w:rFonts w:asciiTheme="minorHAnsi" w:eastAsiaTheme="minorEastAsia" w:hAnsiTheme="minorHAnsi"/>
                <w:noProof/>
                <w:color w:val="auto"/>
                <w:sz w:val="22"/>
                <w:lang w:eastAsia="ru-RU"/>
              </w:rPr>
              <w:tab/>
            </w:r>
            <w:r w:rsidRPr="003A58F7">
              <w:rPr>
                <w:rStyle w:val="a8"/>
                <w:noProof/>
              </w:rPr>
              <w:t>Прочие расходы</w:t>
            </w:r>
            <w:r>
              <w:rPr>
                <w:noProof/>
                <w:webHidden/>
              </w:rPr>
              <w:tab/>
            </w:r>
            <w:r>
              <w:rPr>
                <w:noProof/>
                <w:webHidden/>
              </w:rPr>
              <w:fldChar w:fldCharType="begin"/>
            </w:r>
            <w:r>
              <w:rPr>
                <w:noProof/>
                <w:webHidden/>
              </w:rPr>
              <w:instrText xml:space="preserve"> PAGEREF _Toc73436489 \h </w:instrText>
            </w:r>
            <w:r>
              <w:rPr>
                <w:noProof/>
                <w:webHidden/>
              </w:rPr>
            </w:r>
            <w:r>
              <w:rPr>
                <w:noProof/>
                <w:webHidden/>
              </w:rPr>
              <w:fldChar w:fldCharType="separate"/>
            </w:r>
            <w:r>
              <w:rPr>
                <w:noProof/>
                <w:webHidden/>
              </w:rPr>
              <w:t>56</w:t>
            </w:r>
            <w:r>
              <w:rPr>
                <w:noProof/>
                <w:webHidden/>
              </w:rPr>
              <w:fldChar w:fldCharType="end"/>
            </w:r>
          </w:hyperlink>
        </w:p>
        <w:p w14:paraId="6A18559C" w14:textId="5066FE7E" w:rsidR="00D82BBC" w:rsidRDefault="00D82BBC" w:rsidP="00D82BBC">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73436490" w:history="1">
            <w:r w:rsidRPr="003A58F7">
              <w:rPr>
                <w:rStyle w:val="a8"/>
                <w:noProof/>
                <w:lang w:bidi="x-none"/>
                <w14:scene3d>
                  <w14:camera w14:prst="orthographicFront"/>
                  <w14:lightRig w14:rig="threePt" w14:dir="t">
                    <w14:rot w14:lat="0" w14:lon="0" w14:rev="0"/>
                  </w14:lightRig>
                </w14:scene3d>
              </w:rPr>
              <w:t>4.3.9.</w:t>
            </w:r>
            <w:r>
              <w:rPr>
                <w:rFonts w:asciiTheme="minorHAnsi" w:eastAsiaTheme="minorEastAsia" w:hAnsiTheme="minorHAnsi"/>
                <w:noProof/>
                <w:color w:val="auto"/>
                <w:sz w:val="22"/>
                <w:lang w:eastAsia="ru-RU"/>
              </w:rPr>
              <w:tab/>
            </w:r>
            <w:r w:rsidRPr="003A58F7">
              <w:rPr>
                <w:rStyle w:val="a8"/>
                <w:noProof/>
              </w:rPr>
              <w:t>Расчёт себестоимости программного продукта</w:t>
            </w:r>
            <w:r>
              <w:rPr>
                <w:noProof/>
                <w:webHidden/>
              </w:rPr>
              <w:tab/>
            </w:r>
            <w:r>
              <w:rPr>
                <w:noProof/>
                <w:webHidden/>
              </w:rPr>
              <w:fldChar w:fldCharType="begin"/>
            </w:r>
            <w:r>
              <w:rPr>
                <w:noProof/>
                <w:webHidden/>
              </w:rPr>
              <w:instrText xml:space="preserve"> PAGEREF _Toc73436490 \h </w:instrText>
            </w:r>
            <w:r>
              <w:rPr>
                <w:noProof/>
                <w:webHidden/>
              </w:rPr>
            </w:r>
            <w:r>
              <w:rPr>
                <w:noProof/>
                <w:webHidden/>
              </w:rPr>
              <w:fldChar w:fldCharType="separate"/>
            </w:r>
            <w:r>
              <w:rPr>
                <w:noProof/>
                <w:webHidden/>
              </w:rPr>
              <w:t>56</w:t>
            </w:r>
            <w:r>
              <w:rPr>
                <w:noProof/>
                <w:webHidden/>
              </w:rPr>
              <w:fldChar w:fldCharType="end"/>
            </w:r>
          </w:hyperlink>
        </w:p>
        <w:p w14:paraId="4299330A" w14:textId="3B7CF87B"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91" w:history="1">
            <w:r w:rsidRPr="003A58F7">
              <w:rPr>
                <w:rStyle w:val="a8"/>
                <w:noProof/>
              </w:rPr>
              <w:t>5. РАЗРАБОТКА ПРОГРАММНОГО ПРОДУКТА</w:t>
            </w:r>
            <w:r>
              <w:rPr>
                <w:noProof/>
                <w:webHidden/>
              </w:rPr>
              <w:tab/>
            </w:r>
            <w:r>
              <w:rPr>
                <w:noProof/>
                <w:webHidden/>
              </w:rPr>
              <w:fldChar w:fldCharType="begin"/>
            </w:r>
            <w:r>
              <w:rPr>
                <w:noProof/>
                <w:webHidden/>
              </w:rPr>
              <w:instrText xml:space="preserve"> PAGEREF _Toc73436491 \h </w:instrText>
            </w:r>
            <w:r>
              <w:rPr>
                <w:noProof/>
                <w:webHidden/>
              </w:rPr>
            </w:r>
            <w:r>
              <w:rPr>
                <w:noProof/>
                <w:webHidden/>
              </w:rPr>
              <w:fldChar w:fldCharType="separate"/>
            </w:r>
            <w:r>
              <w:rPr>
                <w:noProof/>
                <w:webHidden/>
              </w:rPr>
              <w:t>58</w:t>
            </w:r>
            <w:r>
              <w:rPr>
                <w:noProof/>
                <w:webHidden/>
              </w:rPr>
              <w:fldChar w:fldCharType="end"/>
            </w:r>
          </w:hyperlink>
        </w:p>
        <w:p w14:paraId="0A47D9A8" w14:textId="11AB7C01"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92" w:history="1">
            <w:r w:rsidRPr="003A58F7">
              <w:rPr>
                <w:rStyle w:val="a8"/>
                <w:noProof/>
              </w:rPr>
              <w:t>6. ЭКСПЕРИМЕНТАЛЬНАЯ ЧАСТЬ</w:t>
            </w:r>
            <w:r>
              <w:rPr>
                <w:noProof/>
                <w:webHidden/>
              </w:rPr>
              <w:tab/>
            </w:r>
            <w:r>
              <w:rPr>
                <w:noProof/>
                <w:webHidden/>
              </w:rPr>
              <w:fldChar w:fldCharType="begin"/>
            </w:r>
            <w:r>
              <w:rPr>
                <w:noProof/>
                <w:webHidden/>
              </w:rPr>
              <w:instrText xml:space="preserve"> PAGEREF _Toc73436492 \h </w:instrText>
            </w:r>
            <w:r>
              <w:rPr>
                <w:noProof/>
                <w:webHidden/>
              </w:rPr>
            </w:r>
            <w:r>
              <w:rPr>
                <w:noProof/>
                <w:webHidden/>
              </w:rPr>
              <w:fldChar w:fldCharType="separate"/>
            </w:r>
            <w:r>
              <w:rPr>
                <w:noProof/>
                <w:webHidden/>
              </w:rPr>
              <w:t>59</w:t>
            </w:r>
            <w:r>
              <w:rPr>
                <w:noProof/>
                <w:webHidden/>
              </w:rPr>
              <w:fldChar w:fldCharType="end"/>
            </w:r>
          </w:hyperlink>
        </w:p>
        <w:p w14:paraId="0175BF67" w14:textId="4963379A" w:rsidR="00D82BBC" w:rsidRDefault="00D82BBC" w:rsidP="00D82BBC">
          <w:pPr>
            <w:pStyle w:val="21"/>
            <w:rPr>
              <w:rFonts w:asciiTheme="minorHAnsi" w:eastAsiaTheme="minorEastAsia" w:hAnsiTheme="minorHAnsi"/>
              <w:noProof/>
              <w:color w:val="auto"/>
              <w:sz w:val="22"/>
              <w:lang w:eastAsia="ru-RU"/>
            </w:rPr>
          </w:pPr>
          <w:hyperlink w:anchor="_Toc73436493" w:history="1">
            <w:r w:rsidRPr="003A58F7">
              <w:rPr>
                <w:rStyle w:val="a8"/>
                <w:noProof/>
                <w:lang w:bidi="x-none"/>
                <w14:scene3d>
                  <w14:camera w14:prst="orthographicFront"/>
                  <w14:lightRig w14:rig="threePt" w14:dir="t">
                    <w14:rot w14:lat="0" w14:lon="0" w14:rev="0"/>
                  </w14:lightRig>
                </w14:scene3d>
              </w:rPr>
              <w:t>6.1.</w:t>
            </w:r>
            <w:r w:rsidRPr="003A58F7">
              <w:rPr>
                <w:rStyle w:val="a8"/>
                <w:noProof/>
              </w:rPr>
              <w:t xml:space="preserve"> Тестирование корректности работы </w:t>
            </w:r>
            <w:r w:rsidRPr="003A58F7">
              <w:rPr>
                <w:rStyle w:val="a8"/>
                <w:noProof/>
                <w:lang w:val="en-US"/>
              </w:rPr>
              <w:t>WEB</w:t>
            </w:r>
            <w:r w:rsidRPr="003A58F7">
              <w:rPr>
                <w:rStyle w:val="a8"/>
                <w:noProof/>
              </w:rPr>
              <w:t xml:space="preserve"> </w:t>
            </w:r>
            <w:r w:rsidRPr="003A58F7">
              <w:rPr>
                <w:rStyle w:val="a8"/>
                <w:noProof/>
                <w:lang w:val="en-US"/>
              </w:rPr>
              <w:t>API</w:t>
            </w:r>
            <w:r w:rsidRPr="003A58F7">
              <w:rPr>
                <w:rStyle w:val="a8"/>
                <w:noProof/>
              </w:rPr>
              <w:t xml:space="preserve"> методом черного ящика</w:t>
            </w:r>
            <w:r>
              <w:rPr>
                <w:noProof/>
                <w:webHidden/>
              </w:rPr>
              <w:tab/>
            </w:r>
            <w:r>
              <w:rPr>
                <w:noProof/>
                <w:webHidden/>
              </w:rPr>
              <w:fldChar w:fldCharType="begin"/>
            </w:r>
            <w:r>
              <w:rPr>
                <w:noProof/>
                <w:webHidden/>
              </w:rPr>
              <w:instrText xml:space="preserve"> PAGEREF _Toc73436493 \h </w:instrText>
            </w:r>
            <w:r>
              <w:rPr>
                <w:noProof/>
                <w:webHidden/>
              </w:rPr>
            </w:r>
            <w:r>
              <w:rPr>
                <w:noProof/>
                <w:webHidden/>
              </w:rPr>
              <w:fldChar w:fldCharType="separate"/>
            </w:r>
            <w:r>
              <w:rPr>
                <w:noProof/>
                <w:webHidden/>
              </w:rPr>
              <w:t>59</w:t>
            </w:r>
            <w:r>
              <w:rPr>
                <w:noProof/>
                <w:webHidden/>
              </w:rPr>
              <w:fldChar w:fldCharType="end"/>
            </w:r>
          </w:hyperlink>
        </w:p>
        <w:p w14:paraId="1D3C7CD4" w14:textId="3958AC68" w:rsidR="00D82BBC" w:rsidRDefault="00D82BBC" w:rsidP="00D82BBC">
          <w:pPr>
            <w:pStyle w:val="21"/>
            <w:rPr>
              <w:rFonts w:asciiTheme="minorHAnsi" w:eastAsiaTheme="minorEastAsia" w:hAnsiTheme="minorHAnsi"/>
              <w:noProof/>
              <w:color w:val="auto"/>
              <w:sz w:val="22"/>
              <w:lang w:eastAsia="ru-RU"/>
            </w:rPr>
          </w:pPr>
          <w:hyperlink w:anchor="_Toc73436494" w:history="1">
            <w:r w:rsidRPr="003A58F7">
              <w:rPr>
                <w:rStyle w:val="a8"/>
                <w:noProof/>
                <w:lang w:bidi="x-none"/>
                <w14:scene3d>
                  <w14:camera w14:prst="orthographicFront"/>
                  <w14:lightRig w14:rig="threePt" w14:dir="t">
                    <w14:rot w14:lat="0" w14:lon="0" w14:rev="0"/>
                  </w14:lightRig>
                </w14:scene3d>
              </w:rPr>
              <w:t>6.2.</w:t>
            </w:r>
            <w:r w:rsidRPr="003A58F7">
              <w:rPr>
                <w:rStyle w:val="a8"/>
                <w:noProof/>
              </w:rPr>
              <w:t xml:space="preserve"> Модульное тестирование</w:t>
            </w:r>
            <w:r>
              <w:rPr>
                <w:noProof/>
                <w:webHidden/>
              </w:rPr>
              <w:tab/>
            </w:r>
            <w:r>
              <w:rPr>
                <w:noProof/>
                <w:webHidden/>
              </w:rPr>
              <w:fldChar w:fldCharType="begin"/>
            </w:r>
            <w:r>
              <w:rPr>
                <w:noProof/>
                <w:webHidden/>
              </w:rPr>
              <w:instrText xml:space="preserve"> PAGEREF _Toc73436494 \h </w:instrText>
            </w:r>
            <w:r>
              <w:rPr>
                <w:noProof/>
                <w:webHidden/>
              </w:rPr>
            </w:r>
            <w:r>
              <w:rPr>
                <w:noProof/>
                <w:webHidden/>
              </w:rPr>
              <w:fldChar w:fldCharType="separate"/>
            </w:r>
            <w:r>
              <w:rPr>
                <w:noProof/>
                <w:webHidden/>
              </w:rPr>
              <w:t>62</w:t>
            </w:r>
            <w:r>
              <w:rPr>
                <w:noProof/>
                <w:webHidden/>
              </w:rPr>
              <w:fldChar w:fldCharType="end"/>
            </w:r>
          </w:hyperlink>
        </w:p>
        <w:p w14:paraId="348DA384" w14:textId="7A7B56C4" w:rsidR="00D82BBC" w:rsidRDefault="00D82BBC" w:rsidP="00D82BBC">
          <w:pPr>
            <w:pStyle w:val="21"/>
            <w:rPr>
              <w:rFonts w:asciiTheme="minorHAnsi" w:eastAsiaTheme="minorEastAsia" w:hAnsiTheme="minorHAnsi"/>
              <w:noProof/>
              <w:color w:val="auto"/>
              <w:sz w:val="22"/>
              <w:lang w:eastAsia="ru-RU"/>
            </w:rPr>
          </w:pPr>
          <w:hyperlink w:anchor="_Toc73436495" w:history="1">
            <w:r w:rsidRPr="003A58F7">
              <w:rPr>
                <w:rStyle w:val="a8"/>
                <w:noProof/>
                <w:lang w:bidi="x-none"/>
                <w14:scene3d>
                  <w14:camera w14:prst="orthographicFront"/>
                  <w14:lightRig w14:rig="threePt" w14:dir="t">
                    <w14:rot w14:lat="0" w14:lon="0" w14:rev="0"/>
                  </w14:lightRig>
                </w14:scene3d>
              </w:rPr>
              <w:t>6.3.</w:t>
            </w:r>
            <w:r w:rsidRPr="003A58F7">
              <w:rPr>
                <w:rStyle w:val="a8"/>
                <w:noProof/>
              </w:rPr>
              <w:t xml:space="preserve"> Кроссбраузерное тестирование интерфейсов пользовательской части</w:t>
            </w:r>
            <w:r>
              <w:rPr>
                <w:noProof/>
                <w:webHidden/>
              </w:rPr>
              <w:tab/>
            </w:r>
            <w:r>
              <w:rPr>
                <w:noProof/>
                <w:webHidden/>
              </w:rPr>
              <w:fldChar w:fldCharType="begin"/>
            </w:r>
            <w:r>
              <w:rPr>
                <w:noProof/>
                <w:webHidden/>
              </w:rPr>
              <w:instrText xml:space="preserve"> PAGEREF _Toc73436495 \h </w:instrText>
            </w:r>
            <w:r>
              <w:rPr>
                <w:noProof/>
                <w:webHidden/>
              </w:rPr>
            </w:r>
            <w:r>
              <w:rPr>
                <w:noProof/>
                <w:webHidden/>
              </w:rPr>
              <w:fldChar w:fldCharType="separate"/>
            </w:r>
            <w:r>
              <w:rPr>
                <w:noProof/>
                <w:webHidden/>
              </w:rPr>
              <w:t>63</w:t>
            </w:r>
            <w:r>
              <w:rPr>
                <w:noProof/>
                <w:webHidden/>
              </w:rPr>
              <w:fldChar w:fldCharType="end"/>
            </w:r>
          </w:hyperlink>
        </w:p>
        <w:p w14:paraId="38C6BD68" w14:textId="072E8B61"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96" w:history="1">
            <w:r w:rsidRPr="003A58F7">
              <w:rPr>
                <w:rStyle w:val="a8"/>
                <w:noProof/>
              </w:rPr>
              <w:t>7. ОРГАНИЗАЦИОННАЯ ЧАСТЬ</w:t>
            </w:r>
            <w:r>
              <w:rPr>
                <w:noProof/>
                <w:webHidden/>
              </w:rPr>
              <w:tab/>
            </w:r>
            <w:r>
              <w:rPr>
                <w:noProof/>
                <w:webHidden/>
              </w:rPr>
              <w:fldChar w:fldCharType="begin"/>
            </w:r>
            <w:r>
              <w:rPr>
                <w:noProof/>
                <w:webHidden/>
              </w:rPr>
              <w:instrText xml:space="preserve"> PAGEREF _Toc73436496 \h </w:instrText>
            </w:r>
            <w:r>
              <w:rPr>
                <w:noProof/>
                <w:webHidden/>
              </w:rPr>
            </w:r>
            <w:r>
              <w:rPr>
                <w:noProof/>
                <w:webHidden/>
              </w:rPr>
              <w:fldChar w:fldCharType="separate"/>
            </w:r>
            <w:r>
              <w:rPr>
                <w:noProof/>
                <w:webHidden/>
              </w:rPr>
              <w:t>66</w:t>
            </w:r>
            <w:r>
              <w:rPr>
                <w:noProof/>
                <w:webHidden/>
              </w:rPr>
              <w:fldChar w:fldCharType="end"/>
            </w:r>
          </w:hyperlink>
        </w:p>
        <w:p w14:paraId="3B5D14B0" w14:textId="7753587B" w:rsidR="00D82BBC" w:rsidRDefault="00D82BBC" w:rsidP="00D82BBC">
          <w:pPr>
            <w:pStyle w:val="14"/>
            <w:tabs>
              <w:tab w:val="right" w:leader="dot" w:pos="9628"/>
            </w:tabs>
            <w:spacing w:after="0"/>
            <w:rPr>
              <w:rFonts w:asciiTheme="minorHAnsi" w:eastAsiaTheme="minorEastAsia" w:hAnsiTheme="minorHAnsi"/>
              <w:noProof/>
              <w:color w:val="auto"/>
              <w:sz w:val="22"/>
              <w:lang w:eastAsia="ru-RU"/>
            </w:rPr>
          </w:pPr>
          <w:hyperlink w:anchor="_Toc73436497" w:history="1">
            <w:r w:rsidRPr="003A58F7">
              <w:rPr>
                <w:rStyle w:val="a8"/>
                <w:noProof/>
              </w:rPr>
              <w:t>СПИСОК ЛИТЕРАТУРЫ</w:t>
            </w:r>
            <w:r>
              <w:rPr>
                <w:noProof/>
                <w:webHidden/>
              </w:rPr>
              <w:tab/>
            </w:r>
            <w:r>
              <w:rPr>
                <w:noProof/>
                <w:webHidden/>
              </w:rPr>
              <w:fldChar w:fldCharType="begin"/>
            </w:r>
            <w:r>
              <w:rPr>
                <w:noProof/>
                <w:webHidden/>
              </w:rPr>
              <w:instrText xml:space="preserve"> PAGEREF _Toc73436497 \h </w:instrText>
            </w:r>
            <w:r>
              <w:rPr>
                <w:noProof/>
                <w:webHidden/>
              </w:rPr>
            </w:r>
            <w:r>
              <w:rPr>
                <w:noProof/>
                <w:webHidden/>
              </w:rPr>
              <w:fldChar w:fldCharType="separate"/>
            </w:r>
            <w:r>
              <w:rPr>
                <w:noProof/>
                <w:webHidden/>
              </w:rPr>
              <w:t>67</w:t>
            </w:r>
            <w:r>
              <w:rPr>
                <w:noProof/>
                <w:webHidden/>
              </w:rPr>
              <w:fldChar w:fldCharType="end"/>
            </w:r>
          </w:hyperlink>
        </w:p>
        <w:p w14:paraId="6D1BE9D4" w14:textId="10736022" w:rsidR="00D163D5" w:rsidRPr="00D163D5" w:rsidRDefault="00D163D5" w:rsidP="00D82BBC">
          <w:r>
            <w:rPr>
              <w:b/>
              <w:bCs/>
            </w:rPr>
            <w:fldChar w:fldCharType="end"/>
          </w:r>
        </w:p>
      </w:sdtContent>
    </w:sdt>
    <w:p w14:paraId="60EDE6CE" w14:textId="492BE81F" w:rsidR="00FD7CE2" w:rsidRDefault="00866A8C" w:rsidP="00034875">
      <w:pPr>
        <w:pStyle w:val="1"/>
        <w:numPr>
          <w:ilvl w:val="0"/>
          <w:numId w:val="0"/>
        </w:numPr>
      </w:pPr>
      <w:bookmarkStart w:id="0" w:name="_Hlk59655191"/>
      <w:bookmarkStart w:id="1" w:name="_Toc73436426"/>
      <w:r>
        <w:rPr>
          <w:caps w:val="0"/>
        </w:rPr>
        <w:lastRenderedPageBreak/>
        <w:t>ВВЕДЕНИЕ</w:t>
      </w:r>
      <w:bookmarkEnd w:id="1"/>
    </w:p>
    <w:p w14:paraId="6464C9DC" w14:textId="77777777" w:rsidR="00BE1337" w:rsidRDefault="00BE1337" w:rsidP="00034875">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0"/>
      <w:r>
        <w:t>почта до сих пор занимает лидирующие позиции в сфере коммуникации.</w:t>
      </w:r>
    </w:p>
    <w:p w14:paraId="09A0F1D0" w14:textId="77777777" w:rsidR="00BE1337" w:rsidRDefault="00BE1337" w:rsidP="00034875">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034875">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034875">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034875">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034875">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034875">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34875">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034875">
      <w:r>
        <w:t>Поставленная цель достигается путем решения следующих основных задач:</w:t>
      </w:r>
    </w:p>
    <w:p w14:paraId="62674C45" w14:textId="4ED5BFAE" w:rsidR="00C57F04" w:rsidRDefault="00C57F04" w:rsidP="000D04AF">
      <w:pPr>
        <w:pStyle w:val="a6"/>
        <w:numPr>
          <w:ilvl w:val="0"/>
          <w:numId w:val="20"/>
        </w:numPr>
        <w:tabs>
          <w:tab w:val="left" w:pos="1276"/>
        </w:tabs>
        <w:ind w:left="1276" w:hanging="567"/>
      </w:pPr>
      <w:r>
        <w:t>анали</w:t>
      </w:r>
      <w:r w:rsidR="00B82C6C">
        <w:t>з процесса отправки электронного письма</w:t>
      </w:r>
      <w:r>
        <w:t>;</w:t>
      </w:r>
    </w:p>
    <w:p w14:paraId="2FE5DE11" w14:textId="77777777" w:rsidR="00C57F04" w:rsidRDefault="00C57F04" w:rsidP="000D04AF">
      <w:pPr>
        <w:pStyle w:val="a6"/>
        <w:numPr>
          <w:ilvl w:val="0"/>
          <w:numId w:val="20"/>
        </w:numPr>
        <w:tabs>
          <w:tab w:val="left" w:pos="1276"/>
        </w:tabs>
        <w:ind w:left="1276" w:hanging="567"/>
      </w:pPr>
      <w:r>
        <w:lastRenderedPageBreak/>
        <w:t>сравнительный анализ уже имеющихся систем и платформ для обучения;</w:t>
      </w:r>
    </w:p>
    <w:p w14:paraId="2084F457" w14:textId="77777777" w:rsidR="00C57F04" w:rsidRDefault="00C57F04" w:rsidP="000D04AF">
      <w:pPr>
        <w:pStyle w:val="a6"/>
        <w:numPr>
          <w:ilvl w:val="0"/>
          <w:numId w:val="20"/>
        </w:numPr>
        <w:tabs>
          <w:tab w:val="left" w:pos="1276"/>
        </w:tabs>
        <w:ind w:left="1276" w:hanging="567"/>
      </w:pPr>
      <w:r>
        <w:t>разработка и анализ требований;</w:t>
      </w:r>
    </w:p>
    <w:p w14:paraId="279E6FFE" w14:textId="77777777" w:rsidR="00C57F04" w:rsidRDefault="00C57F04" w:rsidP="000D04AF">
      <w:pPr>
        <w:pStyle w:val="a6"/>
        <w:numPr>
          <w:ilvl w:val="0"/>
          <w:numId w:val="20"/>
        </w:numPr>
        <w:tabs>
          <w:tab w:val="left" w:pos="1276"/>
        </w:tabs>
        <w:ind w:left="1276" w:hanging="567"/>
      </w:pPr>
      <w:r>
        <w:t>проектирование программного комплекса;</w:t>
      </w:r>
    </w:p>
    <w:p w14:paraId="043B3A92" w14:textId="62B8BEE9" w:rsidR="00C57F04" w:rsidRDefault="00C57F04" w:rsidP="000D04AF">
      <w:pPr>
        <w:pStyle w:val="a6"/>
        <w:numPr>
          <w:ilvl w:val="0"/>
          <w:numId w:val="20"/>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4E08BD">
        <w:t>интерфейса;</w:t>
      </w:r>
    </w:p>
    <w:p w14:paraId="576E067A" w14:textId="77777777" w:rsidR="004E08BD" w:rsidRDefault="004E08BD" w:rsidP="000D04AF">
      <w:pPr>
        <w:pStyle w:val="a6"/>
        <w:numPr>
          <w:ilvl w:val="0"/>
          <w:numId w:val="20"/>
        </w:numPr>
        <w:tabs>
          <w:tab w:val="left" w:pos="1276"/>
        </w:tabs>
        <w:ind w:left="1276" w:hanging="567"/>
      </w:pPr>
      <w:r>
        <w:t>тестирование разработанного программного комплекса;</w:t>
      </w:r>
    </w:p>
    <w:p w14:paraId="2C027DB4" w14:textId="1E1908E0" w:rsidR="004E08BD" w:rsidRDefault="004E08BD" w:rsidP="000D04AF">
      <w:pPr>
        <w:pStyle w:val="a6"/>
        <w:numPr>
          <w:ilvl w:val="0"/>
          <w:numId w:val="20"/>
        </w:numPr>
        <w:tabs>
          <w:tab w:val="left" w:pos="1276"/>
        </w:tabs>
        <w:ind w:left="1276" w:hanging="567"/>
      </w:pPr>
      <w:r>
        <w:t xml:space="preserve">внедрение в информационную систему </w:t>
      </w:r>
      <w:proofErr w:type="spellStart"/>
      <w:r>
        <w:t>ПланФакт</w:t>
      </w:r>
      <w:proofErr w:type="spellEnd"/>
      <w:r>
        <w:t xml:space="preserve">. </w:t>
      </w:r>
    </w:p>
    <w:p w14:paraId="6F42979A" w14:textId="7A2A2A23" w:rsidR="00064F66" w:rsidRDefault="00064F66" w:rsidP="00034875">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034875">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4E76C665" w14:textId="77777777" w:rsidR="00034875" w:rsidRDefault="00034875" w:rsidP="00866A8C">
      <w:pPr>
        <w:pStyle w:val="1"/>
        <w:numPr>
          <w:ilvl w:val="0"/>
          <w:numId w:val="4"/>
        </w:numPr>
      </w:pPr>
      <w:bookmarkStart w:id="2" w:name="_Toc68534484"/>
      <w:bookmarkStart w:id="3" w:name="_Toc73436427"/>
      <w:r>
        <w:lastRenderedPageBreak/>
        <w:t xml:space="preserve">АНАЛИЗ </w:t>
      </w:r>
      <w:r w:rsidRPr="00866A8C">
        <w:t>ТРЕБОВАНИЙ</w:t>
      </w:r>
      <w:bookmarkEnd w:id="2"/>
      <w:bookmarkEnd w:id="3"/>
    </w:p>
    <w:p w14:paraId="3DA6019C" w14:textId="77777777" w:rsidR="00034875" w:rsidRDefault="00034875" w:rsidP="00034875">
      <w:r w:rsidRPr="009D68FD">
        <w:t xml:space="preserve">Практически любой </w:t>
      </w:r>
      <w:r>
        <w:rPr>
          <w:lang w:val="en-US"/>
        </w:rPr>
        <w:t>IT</w:t>
      </w:r>
      <w:r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4988D3F" w14:textId="77777777" w:rsidR="00034875" w:rsidRDefault="00034875" w:rsidP="00034875">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0B6F7FFC" w14:textId="77777777" w:rsidR="00034875" w:rsidRDefault="00034875" w:rsidP="00034875">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4F8D8EB5" w14:textId="77777777" w:rsidR="00034875" w:rsidRPr="00E31EAC" w:rsidRDefault="00034875" w:rsidP="00866A8C">
      <w:pPr>
        <w:pStyle w:val="2"/>
        <w:numPr>
          <w:ilvl w:val="1"/>
          <w:numId w:val="4"/>
        </w:numPr>
      </w:pPr>
      <w:bookmarkStart w:id="4" w:name="_Toc68534485"/>
      <w:bookmarkStart w:id="5" w:name="_Toc73436428"/>
      <w:r w:rsidRPr="00866A8C">
        <w:t>Обзор</w:t>
      </w:r>
      <w:r w:rsidRPr="00E31EAC">
        <w:t xml:space="preserve"> </w:t>
      </w:r>
      <w:r>
        <w:t>процесса отправки сообщения</w:t>
      </w:r>
      <w:bookmarkEnd w:id="4"/>
      <w:bookmarkEnd w:id="5"/>
    </w:p>
    <w:p w14:paraId="04A89D62" w14:textId="77777777" w:rsidR="00034875" w:rsidRPr="007F1A92" w:rsidRDefault="00034875" w:rsidP="00866A8C">
      <w:pPr>
        <w:pStyle w:val="3"/>
      </w:pPr>
      <w:bookmarkStart w:id="6" w:name="_Toc68534486"/>
      <w:bookmarkStart w:id="7" w:name="_Toc73436429"/>
      <w:r w:rsidRPr="00D83368">
        <w:t>Общие</w:t>
      </w:r>
      <w:r>
        <w:t xml:space="preserve"> </w:t>
      </w:r>
      <w:r w:rsidRPr="00866A8C">
        <w:t>сведения</w:t>
      </w:r>
      <w:bookmarkEnd w:id="6"/>
      <w:bookmarkEnd w:id="7"/>
    </w:p>
    <w:p w14:paraId="53AA7418" w14:textId="77777777" w:rsidR="00034875" w:rsidRDefault="00034875" w:rsidP="00034875">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D349F19" w14:textId="77777777" w:rsidR="00034875" w:rsidRDefault="00034875" w:rsidP="00034875">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76C86EE0" w14:textId="77777777" w:rsidR="00034875" w:rsidRDefault="00034875" w:rsidP="00034875">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02527DB1" w14:textId="77777777" w:rsidR="00034875" w:rsidRDefault="00034875" w:rsidP="00866A8C">
      <w:pPr>
        <w:pStyle w:val="3"/>
      </w:pPr>
      <w:bookmarkStart w:id="8" w:name="_Toc44341645"/>
      <w:bookmarkStart w:id="9" w:name="_Toc68534487"/>
      <w:bookmarkStart w:id="10" w:name="_Toc73436430"/>
      <w:r w:rsidRPr="00866A8C">
        <w:t>Основные</w:t>
      </w:r>
      <w:r>
        <w:t xml:space="preserve"> понятия</w:t>
      </w:r>
      <w:bookmarkEnd w:id="8"/>
      <w:bookmarkEnd w:id="9"/>
      <w:bookmarkEnd w:id="10"/>
    </w:p>
    <w:p w14:paraId="31AC9B96" w14:textId="77777777" w:rsidR="00034875" w:rsidRDefault="00034875" w:rsidP="00034875">
      <w:pPr>
        <w:ind w:firstLine="708"/>
        <w:rPr>
          <w:szCs w:val="28"/>
        </w:rPr>
      </w:pPr>
      <w:r>
        <w:rPr>
          <w:szCs w:val="28"/>
        </w:rPr>
        <w:t>Ниже представлены определения основным понятиям, необходимым в дальнейшей работе.</w:t>
      </w:r>
    </w:p>
    <w:p w14:paraId="45D98A62" w14:textId="77777777" w:rsidR="00034875" w:rsidRPr="000379E4" w:rsidRDefault="00034875" w:rsidP="00034875">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459EA79F" w14:textId="77777777" w:rsidR="00034875" w:rsidRDefault="00034875" w:rsidP="00034875">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72914651" w14:textId="77777777" w:rsidR="00034875" w:rsidRDefault="00034875" w:rsidP="00034875">
      <w:pPr>
        <w:ind w:firstLine="708"/>
        <w:rPr>
          <w:szCs w:val="28"/>
        </w:rPr>
      </w:pPr>
      <w:r>
        <w:rPr>
          <w:i/>
          <w:szCs w:val="28"/>
        </w:rPr>
        <w:t xml:space="preserve">Отправленное письмо – </w:t>
      </w:r>
      <w:r>
        <w:rPr>
          <w:szCs w:val="28"/>
        </w:rPr>
        <w:t>письмо, переданное сервису доставки.</w:t>
      </w:r>
    </w:p>
    <w:p w14:paraId="4A437D2C" w14:textId="77777777" w:rsidR="00034875" w:rsidRDefault="00034875" w:rsidP="00034875">
      <w:pPr>
        <w:ind w:firstLine="708"/>
        <w:rPr>
          <w:szCs w:val="28"/>
        </w:rPr>
      </w:pPr>
      <w:r>
        <w:rPr>
          <w:i/>
          <w:iCs/>
          <w:szCs w:val="28"/>
        </w:rPr>
        <w:t xml:space="preserve">Получатель </w:t>
      </w:r>
      <w:r>
        <w:rPr>
          <w:szCs w:val="28"/>
        </w:rPr>
        <w:t>– лицо, которому адресовано отправляемое сообщение.</w:t>
      </w:r>
    </w:p>
    <w:p w14:paraId="1A25E29E" w14:textId="77777777" w:rsidR="00034875" w:rsidRPr="00187B83" w:rsidRDefault="00034875" w:rsidP="00034875">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3A7394E0" w14:textId="77777777" w:rsidR="00034875" w:rsidRDefault="00034875" w:rsidP="00034875">
      <w:pPr>
        <w:ind w:firstLine="708"/>
        <w:rPr>
          <w:szCs w:val="28"/>
        </w:rPr>
      </w:pPr>
      <w:r>
        <w:rPr>
          <w:i/>
          <w:iCs/>
          <w:szCs w:val="28"/>
        </w:rPr>
        <w:t>Отправитель</w:t>
      </w:r>
      <w:r>
        <w:rPr>
          <w:szCs w:val="28"/>
        </w:rPr>
        <w:t xml:space="preserve"> – лицо, запрашивающее отправку сообщения.</w:t>
      </w:r>
    </w:p>
    <w:p w14:paraId="7F23282B" w14:textId="77777777" w:rsidR="00034875" w:rsidRDefault="00034875" w:rsidP="00034875">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02C8EED0" w14:textId="06D25634" w:rsidR="00034875" w:rsidRDefault="00034875" w:rsidP="00034875">
      <w:pPr>
        <w:ind w:firstLine="708"/>
        <w:rPr>
          <w:szCs w:val="28"/>
        </w:rPr>
      </w:pPr>
      <w:r>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r w:rsidRPr="00FB3F13">
        <w:rPr>
          <w:szCs w:val="28"/>
        </w:rPr>
        <w:t xml:space="preserve">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sidRPr="00FB3F13">
        <w:rPr>
          <w:szCs w:val="28"/>
        </w:rPr>
        <w:t>]</w:t>
      </w:r>
      <w:r>
        <w:rPr>
          <w:szCs w:val="28"/>
        </w:rPr>
        <w:t>.</w:t>
      </w:r>
    </w:p>
    <w:p w14:paraId="717E5855" w14:textId="55CB9DCE" w:rsidR="00034875" w:rsidRDefault="00034875" w:rsidP="00034875">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Pr="00FB3F13">
        <w:rPr>
          <w:szCs w:val="28"/>
        </w:rPr>
        <w:t xml:space="preserve">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sidRPr="00FB3F13">
        <w:rPr>
          <w:szCs w:val="28"/>
        </w:rPr>
        <w:t>]</w:t>
      </w:r>
      <w:r>
        <w:rPr>
          <w:szCs w:val="28"/>
        </w:rPr>
        <w:t>.</w:t>
      </w:r>
    </w:p>
    <w:p w14:paraId="170FAC9F" w14:textId="5681EB5F" w:rsidR="00034875" w:rsidRDefault="00034875" w:rsidP="00034875">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Pr="00FB3F13">
        <w:rPr>
          <w:szCs w:val="28"/>
        </w:rPr>
        <w:t xml:space="preserve">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sidRPr="00FB3F13">
        <w:rPr>
          <w:szCs w:val="28"/>
        </w:rPr>
        <w:t>]</w:t>
      </w:r>
      <w:r>
        <w:rPr>
          <w:szCs w:val="28"/>
        </w:rPr>
        <w:t>.</w:t>
      </w:r>
    </w:p>
    <w:p w14:paraId="4F5DFDFE" w14:textId="6B60955F" w:rsidR="00034875" w:rsidRDefault="00034875" w:rsidP="00034875">
      <w:pPr>
        <w:ind w:firstLine="708"/>
        <w:rPr>
          <w:szCs w:val="28"/>
        </w:rPr>
      </w:pPr>
      <w:r w:rsidRPr="004E08BD">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sidRPr="0000703F">
        <w:rPr>
          <w:szCs w:val="28"/>
        </w:rPr>
        <w:t>]</w:t>
      </w:r>
      <w:r>
        <w:rPr>
          <w:szCs w:val="28"/>
        </w:rPr>
        <w:t>.</w:t>
      </w:r>
    </w:p>
    <w:p w14:paraId="63E5D5E2" w14:textId="77777777" w:rsidR="00034875" w:rsidRDefault="00034875" w:rsidP="00866A8C">
      <w:pPr>
        <w:pStyle w:val="3"/>
        <w:rPr>
          <w:b w:val="0"/>
          <w:i w:val="0"/>
        </w:rPr>
      </w:pPr>
      <w:bookmarkStart w:id="11" w:name="_Toc44341646"/>
      <w:bookmarkStart w:id="12" w:name="_Toc68534488"/>
      <w:bookmarkStart w:id="13" w:name="_Toc73436431"/>
      <w:r>
        <w:t xml:space="preserve">Процесс </w:t>
      </w:r>
      <w:bookmarkEnd w:id="11"/>
      <w:r w:rsidRPr="00866A8C">
        <w:t>отправки</w:t>
      </w:r>
      <w:r>
        <w:t xml:space="preserve"> сообщения</w:t>
      </w:r>
      <w:bookmarkEnd w:id="12"/>
      <w:bookmarkEnd w:id="13"/>
    </w:p>
    <w:p w14:paraId="034B2C6D" w14:textId="77777777" w:rsidR="00034875" w:rsidRDefault="00034875" w:rsidP="00866A8C">
      <w:pPr>
        <w:rPr>
          <w:ins w:id="14" w:author="Evgeny Sukharev" w:date="2021-03-27T00:18:00Z"/>
        </w:rPr>
      </w:pPr>
      <w:r>
        <w:t>Процесс отправки сообщения представлен на рис. 1.1.</w:t>
      </w:r>
    </w:p>
    <w:p w14:paraId="75F40598" w14:textId="77777777" w:rsidR="00034875" w:rsidRDefault="00034875">
      <w:pPr>
        <w:rPr>
          <w:moveTo w:id="15" w:author="Evgeny Sukharev" w:date="2021-03-27T00:18:00Z"/>
        </w:rPr>
        <w:pPrChange w:id="16" w:author="Evgeny Sukharev" w:date="2021-03-27T00:20:00Z">
          <w:pPr>
            <w:ind w:firstLine="708"/>
          </w:pPr>
        </w:pPrChange>
      </w:pPr>
      <w:moveToRangeStart w:id="17" w:author="Evgeny Sukharev" w:date="2021-03-27T00:18:00Z" w:name="move67696741"/>
      <w:moveTo w:id="18"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2D879AAC" w14:textId="77777777" w:rsidR="00034875" w:rsidRDefault="00034875">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22" w:author="Evgeny Sukharev" w:date="2021-03-27T00:18:00Z">
        <w:r>
          <w:rPr>
            <w:rFonts w:cs="Times New Roman"/>
          </w:rPr>
          <w:t xml:space="preserve"> кнопку отправить. </w:t>
        </w:r>
      </w:moveTo>
    </w:p>
    <w:p w14:paraId="46458C08" w14:textId="77777777" w:rsidR="00034875" w:rsidRDefault="00034875">
      <w:pPr>
        <w:rPr>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7519D6AF" w14:textId="77777777" w:rsidR="00034875" w:rsidDel="00FB3F13" w:rsidRDefault="00034875">
      <w:pPr>
        <w:rPr>
          <w:del w:id="26" w:author="Evgeny Sukharev" w:date="2021-03-27T00:18:00Z"/>
          <w:moveTo w:id="27" w:author="Evgeny Sukharev" w:date="2021-03-27T00:18:00Z"/>
          <w:rFonts w:cs="Times New Roman"/>
        </w:rPr>
        <w:pPrChange w:id="28" w:author="Evgeny Sukharev" w:date="2021-03-27T00:20:00Z">
          <w:pPr>
            <w:spacing w:before="240"/>
            <w:ind w:firstLine="708"/>
          </w:pPr>
        </w:pPrChange>
      </w:pPr>
      <w:moveTo w:id="29"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7"/>
    <w:p w14:paraId="7B4DF839" w14:textId="77777777" w:rsidR="00034875" w:rsidRDefault="00034875">
      <w:pPr>
        <w:rPr>
          <w:rFonts w:cs="Times New Roman"/>
        </w:rPr>
        <w:pPrChange w:id="30" w:author="Evgeny Sukharev" w:date="2021-03-27T00:20:00Z">
          <w:pPr>
            <w:spacing w:before="240"/>
            <w:ind w:firstLine="708"/>
          </w:pPr>
        </w:pPrChange>
      </w:pPr>
    </w:p>
    <w:p w14:paraId="79389E43" w14:textId="77777777" w:rsidR="00034875" w:rsidRDefault="00034875" w:rsidP="00034875">
      <w:pPr>
        <w:keepNext/>
        <w:ind w:firstLine="0"/>
        <w:jc w:val="center"/>
      </w:pPr>
      <w:r w:rsidRPr="000B2F60">
        <w:rPr>
          <w:noProof/>
          <w:lang w:eastAsia="ru-RU"/>
        </w:rPr>
        <w:lastRenderedPageBreak/>
        <w:drawing>
          <wp:inline distT="0" distB="0" distL="0" distR="0" wp14:anchorId="5C4FEAB6" wp14:editId="00EC3BA9">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0C1C5E6A" w14:textId="77777777" w:rsidR="00034875" w:rsidRDefault="00034875" w:rsidP="00034875">
      <w:pPr>
        <w:pStyle w:val="ad"/>
        <w:spacing w:after="0"/>
        <w:rPr>
          <w:szCs w:val="28"/>
        </w:rPr>
      </w:pPr>
      <w:r>
        <w:t>Рис. 1.1. Процесс отправки сообщения</w:t>
      </w:r>
    </w:p>
    <w:p w14:paraId="375EB58A" w14:textId="77777777" w:rsidR="00034875" w:rsidRPr="00866A8C" w:rsidDel="00FB3F13" w:rsidRDefault="00034875" w:rsidP="00034875">
      <w:pPr>
        <w:ind w:firstLine="708"/>
        <w:rPr>
          <w:moveFrom w:id="31" w:author="Evgeny Sukharev" w:date="2021-03-27T00:18:00Z"/>
        </w:rPr>
      </w:pPr>
      <w:moveFromRangeStart w:id="32" w:author="Evgeny Sukharev" w:date="2021-03-27T00:18:00Z" w:name="move67696741"/>
      <w:moveFrom w:id="33" w:author="Evgeny Sukharev" w:date="2021-03-27T00:18:00Z">
        <w:r w:rsidRPr="00866A8C" w:rsidDel="00FB3F13">
          <w:lastRenderedPageBreak/>
          <w:t>Отправка сообщения происходит асинхронно, т.е. отправитель вовлечен в процесс только до момента подтверждения отправки.</w:t>
        </w:r>
        <w:bookmarkStart w:id="34" w:name="_Toc67699393"/>
        <w:bookmarkStart w:id="35" w:name="_Toc67700137"/>
        <w:bookmarkStart w:id="36" w:name="_Toc68292066"/>
        <w:bookmarkStart w:id="37" w:name="_Toc68292118"/>
        <w:bookmarkStart w:id="38" w:name="_Toc68292172"/>
        <w:bookmarkStart w:id="39" w:name="_Toc68292225"/>
        <w:bookmarkStart w:id="40" w:name="_Toc68293606"/>
        <w:bookmarkStart w:id="41" w:name="_Toc68303816"/>
        <w:bookmarkStart w:id="42" w:name="_Toc68534433"/>
        <w:bookmarkStart w:id="43" w:name="_Toc68534489"/>
        <w:bookmarkStart w:id="44" w:name="_Toc72677313"/>
        <w:bookmarkStart w:id="45" w:name="_Toc72677384"/>
        <w:bookmarkStart w:id="46" w:name="_Toc72677457"/>
        <w:bookmarkStart w:id="47" w:name="_Toc73436432"/>
        <w:bookmarkEnd w:id="34"/>
        <w:bookmarkEnd w:id="35"/>
        <w:bookmarkEnd w:id="36"/>
        <w:bookmarkEnd w:id="37"/>
        <w:bookmarkEnd w:id="38"/>
        <w:bookmarkEnd w:id="39"/>
        <w:bookmarkEnd w:id="40"/>
        <w:bookmarkEnd w:id="41"/>
        <w:bookmarkEnd w:id="42"/>
        <w:bookmarkEnd w:id="43"/>
        <w:bookmarkEnd w:id="44"/>
        <w:bookmarkEnd w:id="45"/>
        <w:bookmarkEnd w:id="46"/>
        <w:bookmarkEnd w:id="47"/>
      </w:moveFrom>
    </w:p>
    <w:p w14:paraId="47674F57" w14:textId="77777777" w:rsidR="00034875" w:rsidRPr="00866A8C" w:rsidDel="00FB3F13" w:rsidRDefault="00034875" w:rsidP="00034875">
      <w:pPr>
        <w:spacing w:before="240"/>
        <w:ind w:firstLine="708"/>
        <w:rPr>
          <w:moveFrom w:id="48" w:author="Evgeny Sukharev" w:date="2021-03-27T00:18:00Z"/>
        </w:rPr>
      </w:pPr>
      <w:moveFrom w:id="49" w:author="Evgeny Sukharev" w:date="2021-03-27T00:18:00Z">
        <w:r w:rsidRPr="00866A8C" w:rsidDel="00FB3F13">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50" w:name="_Toc67699394"/>
        <w:bookmarkStart w:id="51" w:name="_Toc67700138"/>
        <w:bookmarkStart w:id="52" w:name="_Toc68292067"/>
        <w:bookmarkStart w:id="53" w:name="_Toc68292119"/>
        <w:bookmarkStart w:id="54" w:name="_Toc68292173"/>
        <w:bookmarkStart w:id="55" w:name="_Toc68292226"/>
        <w:bookmarkStart w:id="56" w:name="_Toc68293607"/>
        <w:bookmarkStart w:id="57" w:name="_Toc68303817"/>
        <w:bookmarkStart w:id="58" w:name="_Toc68534434"/>
        <w:bookmarkStart w:id="59" w:name="_Toc68534490"/>
        <w:bookmarkStart w:id="60" w:name="_Toc72677314"/>
        <w:bookmarkStart w:id="61" w:name="_Toc72677385"/>
        <w:bookmarkStart w:id="62" w:name="_Toc72677458"/>
        <w:bookmarkStart w:id="63" w:name="_Toc73436433"/>
        <w:bookmarkEnd w:id="50"/>
        <w:bookmarkEnd w:id="51"/>
        <w:bookmarkEnd w:id="52"/>
        <w:bookmarkEnd w:id="53"/>
        <w:bookmarkEnd w:id="54"/>
        <w:bookmarkEnd w:id="55"/>
        <w:bookmarkEnd w:id="56"/>
        <w:bookmarkEnd w:id="57"/>
        <w:bookmarkEnd w:id="58"/>
        <w:bookmarkEnd w:id="59"/>
        <w:bookmarkEnd w:id="60"/>
        <w:bookmarkEnd w:id="61"/>
        <w:bookmarkEnd w:id="62"/>
        <w:bookmarkEnd w:id="63"/>
      </w:moveFrom>
    </w:p>
    <w:p w14:paraId="615B9F22" w14:textId="77777777" w:rsidR="00034875" w:rsidRPr="00866A8C" w:rsidDel="00FB3F13" w:rsidRDefault="00034875" w:rsidP="00034875">
      <w:pPr>
        <w:spacing w:before="240"/>
        <w:ind w:firstLine="708"/>
        <w:rPr>
          <w:moveFrom w:id="64" w:author="Evgeny Sukharev" w:date="2021-03-27T00:18:00Z"/>
        </w:rPr>
      </w:pPr>
      <w:moveFrom w:id="65" w:author="Evgeny Sukharev" w:date="2021-03-27T00:18:00Z">
        <w:r w:rsidRPr="00866A8C" w:rsidDel="00FB3F13">
          <w:t>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66" w:name="_Toc67699395"/>
        <w:bookmarkStart w:id="67" w:name="_Toc67700139"/>
        <w:bookmarkStart w:id="68" w:name="_Toc68292068"/>
        <w:bookmarkStart w:id="69" w:name="_Toc68292120"/>
        <w:bookmarkStart w:id="70" w:name="_Toc68292174"/>
        <w:bookmarkStart w:id="71" w:name="_Toc68292227"/>
        <w:bookmarkStart w:id="72" w:name="_Toc68293608"/>
        <w:bookmarkStart w:id="73" w:name="_Toc68303818"/>
        <w:bookmarkStart w:id="74" w:name="_Toc68534435"/>
        <w:bookmarkStart w:id="75" w:name="_Toc68534491"/>
        <w:bookmarkStart w:id="76" w:name="_Toc72677315"/>
        <w:bookmarkStart w:id="77" w:name="_Toc72677386"/>
        <w:bookmarkStart w:id="78" w:name="_Toc72677459"/>
        <w:bookmarkStart w:id="79" w:name="_Toc73436434"/>
        <w:bookmarkEnd w:id="66"/>
        <w:bookmarkEnd w:id="67"/>
        <w:bookmarkEnd w:id="68"/>
        <w:bookmarkEnd w:id="69"/>
        <w:bookmarkEnd w:id="70"/>
        <w:bookmarkEnd w:id="71"/>
        <w:bookmarkEnd w:id="72"/>
        <w:bookmarkEnd w:id="73"/>
        <w:bookmarkEnd w:id="74"/>
        <w:bookmarkEnd w:id="75"/>
        <w:bookmarkEnd w:id="76"/>
        <w:bookmarkEnd w:id="77"/>
        <w:bookmarkEnd w:id="78"/>
        <w:bookmarkEnd w:id="79"/>
      </w:moveFrom>
    </w:p>
    <w:p w14:paraId="12F4D616" w14:textId="77777777" w:rsidR="00034875" w:rsidRPr="00866A8C" w:rsidDel="00FB3F13" w:rsidRDefault="00034875" w:rsidP="00034875">
      <w:pPr>
        <w:spacing w:before="240"/>
        <w:ind w:firstLine="708"/>
        <w:rPr>
          <w:moveFrom w:id="80" w:author="Evgeny Sukharev" w:date="2021-03-27T00:18:00Z"/>
        </w:rPr>
      </w:pPr>
      <w:moveFrom w:id="81" w:author="Evgeny Sukharev" w:date="2021-03-27T00:18:00Z">
        <w:r w:rsidRPr="00866A8C" w:rsidDel="00FB3F13">
          <w:t>На заключительном этапе формируется подробная информация о доставке. Эта информация заносится в журнал отправителя.</w:t>
        </w:r>
        <w:bookmarkStart w:id="82" w:name="_Toc67699396"/>
        <w:bookmarkStart w:id="83" w:name="_Toc67700140"/>
        <w:bookmarkStart w:id="84" w:name="_Toc68292069"/>
        <w:bookmarkStart w:id="85" w:name="_Toc68292121"/>
        <w:bookmarkStart w:id="86" w:name="_Toc68292175"/>
        <w:bookmarkStart w:id="87" w:name="_Toc68292228"/>
        <w:bookmarkStart w:id="88" w:name="_Toc68293609"/>
        <w:bookmarkStart w:id="89" w:name="_Toc68303819"/>
        <w:bookmarkStart w:id="90" w:name="_Toc68534436"/>
        <w:bookmarkStart w:id="91" w:name="_Toc68534492"/>
        <w:bookmarkStart w:id="92" w:name="_Toc72677316"/>
        <w:bookmarkStart w:id="93" w:name="_Toc72677387"/>
        <w:bookmarkStart w:id="94" w:name="_Toc72677460"/>
        <w:bookmarkStart w:id="95" w:name="_Toc73436435"/>
        <w:bookmarkEnd w:id="82"/>
        <w:bookmarkEnd w:id="83"/>
        <w:bookmarkEnd w:id="84"/>
        <w:bookmarkEnd w:id="85"/>
        <w:bookmarkEnd w:id="86"/>
        <w:bookmarkEnd w:id="87"/>
        <w:bookmarkEnd w:id="88"/>
        <w:bookmarkEnd w:id="89"/>
        <w:bookmarkEnd w:id="90"/>
        <w:bookmarkEnd w:id="91"/>
        <w:bookmarkEnd w:id="92"/>
        <w:bookmarkEnd w:id="93"/>
        <w:bookmarkEnd w:id="94"/>
        <w:bookmarkEnd w:id="95"/>
      </w:moveFrom>
    </w:p>
    <w:p w14:paraId="55C5D1B3" w14:textId="77777777" w:rsidR="00034875" w:rsidRPr="004C7D46" w:rsidRDefault="00034875" w:rsidP="00866A8C">
      <w:pPr>
        <w:pStyle w:val="3"/>
        <w:rPr>
          <w:b w:val="0"/>
          <w:i w:val="0"/>
        </w:rPr>
      </w:pPr>
      <w:bookmarkStart w:id="96" w:name="_Toc68534493"/>
      <w:bookmarkStart w:id="97" w:name="_Toc73436436"/>
      <w:moveFromRangeEnd w:id="32"/>
      <w:r w:rsidRPr="00866A8C">
        <w:t>Основные</w:t>
      </w:r>
      <w:r>
        <w:t xml:space="preserve"> трудности при отправке сообщения</w:t>
      </w:r>
      <w:bookmarkEnd w:id="96"/>
      <w:bookmarkEnd w:id="97"/>
    </w:p>
    <w:p w14:paraId="210A935A" w14:textId="77777777" w:rsidR="00034875" w:rsidRDefault="00034875" w:rsidP="00034875">
      <w:pPr>
        <w:ind w:firstLine="708"/>
        <w:rPr>
          <w:szCs w:val="28"/>
        </w:rPr>
      </w:pPr>
      <w:r>
        <w:rPr>
          <w:szCs w:val="28"/>
        </w:rPr>
        <w:t>Выделим основные, часто встречаемые проблемы, связанные с процессом отправки сообщений.</w:t>
      </w:r>
    </w:p>
    <w:p w14:paraId="2DC39693" w14:textId="77777777" w:rsidR="00034875" w:rsidRDefault="00034875" w:rsidP="00034875">
      <w:pPr>
        <w:ind w:firstLine="708"/>
        <w:rPr>
          <w:szCs w:val="28"/>
        </w:rPr>
      </w:pPr>
      <w:r>
        <w:rPr>
          <w:szCs w:val="28"/>
        </w:rPr>
        <w:t>К техническим проблемам отправки сообщения можно отнести следующие:</w:t>
      </w:r>
    </w:p>
    <w:p w14:paraId="437445B1" w14:textId="77777777" w:rsidR="00034875" w:rsidRDefault="00034875" w:rsidP="00034875">
      <w:pPr>
        <w:pStyle w:val="afa"/>
        <w:numPr>
          <w:ilvl w:val="0"/>
          <w:numId w:val="5"/>
        </w:numPr>
        <w:ind w:left="1418" w:hanging="284"/>
      </w:pPr>
      <w:r>
        <w:t xml:space="preserve">на </w:t>
      </w:r>
      <w:r w:rsidRPr="008C5951">
        <w:t>стороне</w:t>
      </w:r>
      <w:r>
        <w:t xml:space="preserve"> сервера отправителя (указаны неверные реквизиты, сервер не настроен);</w:t>
      </w:r>
    </w:p>
    <w:p w14:paraId="5EA26B4B" w14:textId="77777777" w:rsidR="00034875" w:rsidRDefault="00034875" w:rsidP="00034875">
      <w:pPr>
        <w:pStyle w:val="afa"/>
        <w:numPr>
          <w:ilvl w:val="0"/>
          <w:numId w:val="5"/>
        </w:numPr>
        <w:ind w:left="1418" w:hanging="284"/>
      </w:pPr>
      <w:r>
        <w:t xml:space="preserve">на стороне сервера </w:t>
      </w:r>
      <w:bookmarkStart w:id="98" w:name="_GoBack"/>
      <w:bookmarkEnd w:id="98"/>
      <w:r>
        <w:t>получателя (письмо считается спамом; письмо – не спам, но всё равно было отклонено, несуществующий адрес, почтовый ящик получателя переполнен).</w:t>
      </w:r>
    </w:p>
    <w:p w14:paraId="17FB0DD7" w14:textId="77777777" w:rsidR="00034875" w:rsidRDefault="00034875" w:rsidP="00034875">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154EB2AC" w14:textId="77777777" w:rsidR="00034875" w:rsidRDefault="00034875" w:rsidP="00866A8C">
      <w:pPr>
        <w:pStyle w:val="2"/>
        <w:rPr>
          <w:b w:val="0"/>
        </w:rPr>
      </w:pPr>
      <w:bookmarkStart w:id="99" w:name="_Toc44341647"/>
      <w:bookmarkStart w:id="100" w:name="_Toc68534494"/>
      <w:bookmarkStart w:id="101" w:name="_Toc73436437"/>
      <w:r>
        <w:t xml:space="preserve">Обзор </w:t>
      </w:r>
      <w:r w:rsidRPr="00DC5D62">
        <w:t>программ</w:t>
      </w:r>
      <w:r>
        <w:t>-аналогов</w:t>
      </w:r>
      <w:bookmarkEnd w:id="99"/>
      <w:bookmarkEnd w:id="100"/>
      <w:bookmarkEnd w:id="101"/>
    </w:p>
    <w:p w14:paraId="0729217E" w14:textId="77777777" w:rsidR="00034875" w:rsidRDefault="00034875" w:rsidP="00034875">
      <w:pPr>
        <w:rPr>
          <w:szCs w:val="28"/>
        </w:rPr>
      </w:pPr>
      <w:r>
        <w:rPr>
          <w:szCs w:val="28"/>
        </w:rPr>
        <w:t>В ходе обзора аналогов учитывались следующие функции:</w:t>
      </w:r>
    </w:p>
    <w:p w14:paraId="4FF68A4E" w14:textId="77777777" w:rsidR="00034875" w:rsidRDefault="00034875" w:rsidP="00CF39E7">
      <w:pPr>
        <w:pStyle w:val="a6"/>
        <w:numPr>
          <w:ilvl w:val="0"/>
          <w:numId w:val="6"/>
        </w:numPr>
        <w:ind w:left="1418" w:hanging="425"/>
        <w:rPr>
          <w:szCs w:val="28"/>
        </w:rPr>
      </w:pPr>
      <w:r>
        <w:rPr>
          <w:szCs w:val="28"/>
        </w:rPr>
        <w:t>отправка сообщения;</w:t>
      </w:r>
    </w:p>
    <w:p w14:paraId="4024C0A1" w14:textId="77777777" w:rsidR="00034875" w:rsidRDefault="00034875" w:rsidP="00CF39E7">
      <w:pPr>
        <w:pStyle w:val="a6"/>
        <w:numPr>
          <w:ilvl w:val="0"/>
          <w:numId w:val="6"/>
        </w:numPr>
        <w:ind w:left="1418" w:hanging="425"/>
        <w:rPr>
          <w:szCs w:val="28"/>
        </w:rPr>
      </w:pPr>
      <w:r>
        <w:rPr>
          <w:szCs w:val="28"/>
        </w:rPr>
        <w:t>возможность конфигурирования способа доставки;</w:t>
      </w:r>
    </w:p>
    <w:p w14:paraId="5CFEC8B6" w14:textId="77777777" w:rsidR="00034875" w:rsidRDefault="00034875" w:rsidP="00CF39E7">
      <w:pPr>
        <w:pStyle w:val="a6"/>
        <w:numPr>
          <w:ilvl w:val="0"/>
          <w:numId w:val="6"/>
        </w:numPr>
        <w:ind w:left="1418" w:hanging="425"/>
        <w:rPr>
          <w:szCs w:val="28"/>
        </w:rPr>
      </w:pPr>
      <w:r>
        <w:rPr>
          <w:szCs w:val="28"/>
        </w:rPr>
        <w:t>наличие повторной отправки недоставленного сообщения;</w:t>
      </w:r>
    </w:p>
    <w:p w14:paraId="3566E15C" w14:textId="77777777" w:rsidR="00034875" w:rsidRDefault="00034875" w:rsidP="00CF39E7">
      <w:pPr>
        <w:pStyle w:val="a6"/>
        <w:numPr>
          <w:ilvl w:val="0"/>
          <w:numId w:val="6"/>
        </w:numPr>
        <w:ind w:left="1418" w:hanging="425"/>
        <w:rPr>
          <w:szCs w:val="28"/>
        </w:rPr>
      </w:pPr>
      <w:r>
        <w:rPr>
          <w:szCs w:val="28"/>
        </w:rPr>
        <w:t>наличие и объем информации о доставке.</w:t>
      </w:r>
    </w:p>
    <w:p w14:paraId="46E047D6" w14:textId="77777777" w:rsidR="00034875" w:rsidRDefault="00034875" w:rsidP="00034875">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2530A62D" w14:textId="693414BE" w:rsidR="00034875" w:rsidRDefault="00034875" w:rsidP="00CF39E7">
      <w:pPr>
        <w:pStyle w:val="a6"/>
        <w:numPr>
          <w:ilvl w:val="0"/>
          <w:numId w:val="12"/>
        </w:numPr>
        <w:ind w:left="1418" w:hanging="425"/>
        <w:rPr>
          <w:szCs w:val="28"/>
          <w:lang w:val="en-US"/>
        </w:rPr>
      </w:pPr>
      <w:r w:rsidRPr="000B41E6">
        <w:rPr>
          <w:szCs w:val="28"/>
          <w:lang w:val="en-US"/>
        </w:rPr>
        <w:t>Amazon Simple Email Service</w:t>
      </w:r>
      <w:r>
        <w:rPr>
          <w:szCs w:val="28"/>
          <w:lang w:val="en-US"/>
        </w:rPr>
        <w:t xml:space="preserve"> [</w:t>
      </w:r>
      <w:r>
        <w:rPr>
          <w:szCs w:val="28"/>
          <w:lang w:val="en-US"/>
        </w:rPr>
        <w:fldChar w:fldCharType="begin"/>
      </w:r>
      <w:r>
        <w:rPr>
          <w:szCs w:val="28"/>
          <w:lang w:val="en-US"/>
        </w:rPr>
        <w:instrText xml:space="preserve"> REF _Ref72674905 \r \h </w:instrText>
      </w:r>
      <w:r>
        <w:rPr>
          <w:szCs w:val="28"/>
          <w:lang w:val="en-US"/>
        </w:rPr>
      </w:r>
      <w:r>
        <w:rPr>
          <w:szCs w:val="28"/>
          <w:lang w:val="en-US"/>
        </w:rPr>
        <w:fldChar w:fldCharType="separate"/>
      </w:r>
      <w:r>
        <w:rPr>
          <w:szCs w:val="28"/>
          <w:lang w:val="en-US"/>
        </w:rPr>
        <w:t>5</w:t>
      </w:r>
      <w:r>
        <w:rPr>
          <w:szCs w:val="28"/>
          <w:lang w:val="en-US"/>
        </w:rPr>
        <w:fldChar w:fldCharType="end"/>
      </w:r>
      <w:r>
        <w:rPr>
          <w:szCs w:val="28"/>
          <w:lang w:val="en-US"/>
        </w:rPr>
        <w:t>]</w:t>
      </w:r>
      <w:r w:rsidRPr="000B41E6">
        <w:rPr>
          <w:szCs w:val="28"/>
          <w:lang w:val="en-US"/>
        </w:rPr>
        <w:t>;</w:t>
      </w:r>
    </w:p>
    <w:p w14:paraId="5663C01F" w14:textId="12B47C4C" w:rsidR="00034875" w:rsidRDefault="00034875" w:rsidP="00CF39E7">
      <w:pPr>
        <w:pStyle w:val="a6"/>
        <w:numPr>
          <w:ilvl w:val="0"/>
          <w:numId w:val="12"/>
        </w:numPr>
        <w:ind w:left="1418" w:hanging="425"/>
        <w:rPr>
          <w:szCs w:val="28"/>
          <w:lang w:val="en-US"/>
        </w:rPr>
      </w:pPr>
      <w:proofErr w:type="spellStart"/>
      <w:r>
        <w:rPr>
          <w:szCs w:val="28"/>
          <w:lang w:val="en-US"/>
        </w:rPr>
        <w:t>SendGrid</w:t>
      </w:r>
      <w:proofErr w:type="spellEnd"/>
      <w:r>
        <w:rPr>
          <w:szCs w:val="28"/>
          <w:lang w:val="en-US"/>
        </w:rPr>
        <w:t xml:space="preserve"> [</w:t>
      </w:r>
      <w:r>
        <w:rPr>
          <w:szCs w:val="28"/>
          <w:lang w:val="en-US"/>
        </w:rPr>
        <w:fldChar w:fldCharType="begin"/>
      </w:r>
      <w:r>
        <w:rPr>
          <w:szCs w:val="28"/>
          <w:lang w:val="en-US"/>
        </w:rPr>
        <w:instrText xml:space="preserve"> REF _Ref72674918 \r \h </w:instrText>
      </w:r>
      <w:r>
        <w:rPr>
          <w:szCs w:val="28"/>
          <w:lang w:val="en-US"/>
        </w:rPr>
      </w:r>
      <w:r>
        <w:rPr>
          <w:szCs w:val="28"/>
          <w:lang w:val="en-US"/>
        </w:rPr>
        <w:fldChar w:fldCharType="separate"/>
      </w:r>
      <w:r>
        <w:rPr>
          <w:szCs w:val="28"/>
          <w:lang w:val="en-US"/>
        </w:rPr>
        <w:t>6</w:t>
      </w:r>
      <w:r>
        <w:rPr>
          <w:szCs w:val="28"/>
          <w:lang w:val="en-US"/>
        </w:rPr>
        <w:fldChar w:fldCharType="end"/>
      </w:r>
      <w:r>
        <w:rPr>
          <w:szCs w:val="28"/>
          <w:lang w:val="en-US"/>
        </w:rPr>
        <w:t>];</w:t>
      </w:r>
    </w:p>
    <w:p w14:paraId="4BCE52CE" w14:textId="7279A44D" w:rsidR="00034875" w:rsidRPr="00577E0D" w:rsidRDefault="00034875" w:rsidP="00CF39E7">
      <w:pPr>
        <w:pStyle w:val="a6"/>
        <w:numPr>
          <w:ilvl w:val="0"/>
          <w:numId w:val="12"/>
        </w:numPr>
        <w:ind w:left="1418" w:hanging="425"/>
        <w:rPr>
          <w:szCs w:val="28"/>
          <w:lang w:val="en-US"/>
        </w:rPr>
      </w:pPr>
      <w:r>
        <w:rPr>
          <w:szCs w:val="28"/>
          <w:lang w:val="en-US"/>
        </w:rPr>
        <w:t>Tin-cat [</w:t>
      </w:r>
      <w:r>
        <w:rPr>
          <w:szCs w:val="28"/>
          <w:lang w:val="en-US"/>
        </w:rPr>
        <w:fldChar w:fldCharType="begin"/>
      </w:r>
      <w:r>
        <w:rPr>
          <w:szCs w:val="28"/>
          <w:lang w:val="en-US"/>
        </w:rPr>
        <w:instrText xml:space="preserve"> REF _Ref72674930 \r \h </w:instrText>
      </w:r>
      <w:r>
        <w:rPr>
          <w:szCs w:val="28"/>
          <w:lang w:val="en-US"/>
        </w:rPr>
      </w:r>
      <w:r>
        <w:rPr>
          <w:szCs w:val="28"/>
          <w:lang w:val="en-US"/>
        </w:rPr>
        <w:fldChar w:fldCharType="separate"/>
      </w:r>
      <w:r>
        <w:rPr>
          <w:szCs w:val="28"/>
          <w:lang w:val="en-US"/>
        </w:rPr>
        <w:t>7</w:t>
      </w:r>
      <w:r>
        <w:rPr>
          <w:szCs w:val="28"/>
          <w:lang w:val="en-US"/>
        </w:rPr>
        <w:fldChar w:fldCharType="end"/>
      </w:r>
      <w:r>
        <w:rPr>
          <w:szCs w:val="28"/>
          <w:lang w:val="en-US"/>
        </w:rPr>
        <w:t>]</w:t>
      </w:r>
      <w:r>
        <w:rPr>
          <w:szCs w:val="28"/>
        </w:rPr>
        <w:t>.</w:t>
      </w:r>
    </w:p>
    <w:p w14:paraId="454B981B" w14:textId="77777777" w:rsidR="00034875" w:rsidRPr="000379E4" w:rsidRDefault="00034875" w:rsidP="00866A8C">
      <w:pPr>
        <w:pStyle w:val="3"/>
      </w:pPr>
      <w:bookmarkStart w:id="102" w:name="_Toc68534495"/>
      <w:bookmarkStart w:id="103" w:name="_Toc73436438"/>
      <w:proofErr w:type="spellStart"/>
      <w:r w:rsidRPr="00D83368">
        <w:t>Amazon</w:t>
      </w:r>
      <w:proofErr w:type="spellEnd"/>
      <w:r w:rsidRPr="000379E4">
        <w:t xml:space="preserve"> </w:t>
      </w:r>
      <w:r w:rsidRPr="00866A8C">
        <w:t>SES</w:t>
      </w:r>
      <w:bookmarkEnd w:id="102"/>
      <w:bookmarkEnd w:id="103"/>
    </w:p>
    <w:p w14:paraId="00171389" w14:textId="540EADB3" w:rsidR="00034875" w:rsidRDefault="00034875" w:rsidP="00034875">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2B4C32">
        <w:rPr>
          <w:szCs w:val="28"/>
        </w:rPr>
        <w:t xml:space="preserve"> </w:t>
      </w:r>
      <w:r>
        <w:rPr>
          <w:szCs w:val="28"/>
          <w:lang w:val="en-US"/>
        </w:rPr>
        <w:t>SES</w:t>
      </w:r>
      <w:r w:rsidRPr="002B4C32">
        <w:rPr>
          <w:szCs w:val="28"/>
        </w:rPr>
        <w:t xml:space="preserve"> </w:t>
      </w:r>
      <w:r>
        <w:rPr>
          <w:szCs w:val="28"/>
        </w:rPr>
        <w:lastRenderedPageBreak/>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Pr>
          <w:szCs w:val="28"/>
        </w:rPr>
        <w:t>вой рассылки.</w:t>
      </w:r>
    </w:p>
    <w:p w14:paraId="10552C70" w14:textId="77777777" w:rsidR="00034875" w:rsidRDefault="00034875" w:rsidP="00034875">
      <w:pPr>
        <w:rPr>
          <w:szCs w:val="28"/>
        </w:rPr>
      </w:pPr>
      <w:r>
        <w:rPr>
          <w:szCs w:val="28"/>
          <w:lang w:val="en-US"/>
        </w:rPr>
        <w:t>Amazon</w:t>
      </w:r>
      <w:r w:rsidRPr="00857DB0">
        <w:rPr>
          <w:szCs w:val="28"/>
        </w:rPr>
        <w:t xml:space="preserve"> </w:t>
      </w:r>
      <w:r>
        <w:rPr>
          <w:szCs w:val="28"/>
          <w:lang w:val="en-US"/>
        </w:rPr>
        <w:t>SES</w:t>
      </w:r>
      <w:r>
        <w:rPr>
          <w:szCs w:val="28"/>
        </w:rPr>
        <w:t xml:space="preserve"> обладает целым рядом сильных сторон:</w:t>
      </w:r>
    </w:p>
    <w:p w14:paraId="2E968AF9" w14:textId="77777777" w:rsidR="00034875" w:rsidRDefault="00034875" w:rsidP="00CF39E7">
      <w:pPr>
        <w:pStyle w:val="a6"/>
        <w:numPr>
          <w:ilvl w:val="0"/>
          <w:numId w:val="13"/>
        </w:numPr>
        <w:ind w:left="1418" w:hanging="425"/>
        <w:rPr>
          <w:szCs w:val="28"/>
        </w:rPr>
      </w:pPr>
      <w:r>
        <w:rPr>
          <w:szCs w:val="28"/>
        </w:rPr>
        <w:t>быстрая интеграция;</w:t>
      </w:r>
    </w:p>
    <w:p w14:paraId="605E421F" w14:textId="77777777" w:rsidR="00034875" w:rsidRDefault="00034875" w:rsidP="00CF39E7">
      <w:pPr>
        <w:pStyle w:val="a6"/>
        <w:numPr>
          <w:ilvl w:val="0"/>
          <w:numId w:val="13"/>
        </w:numPr>
        <w:ind w:left="1418" w:hanging="425"/>
        <w:rPr>
          <w:szCs w:val="28"/>
        </w:rPr>
      </w:pPr>
      <w:r>
        <w:rPr>
          <w:szCs w:val="28"/>
        </w:rPr>
        <w:t>эффективная отправка сообщений;</w:t>
      </w:r>
    </w:p>
    <w:p w14:paraId="1B1B9AD2" w14:textId="77777777" w:rsidR="00034875" w:rsidRDefault="00034875" w:rsidP="00CF39E7">
      <w:pPr>
        <w:pStyle w:val="a6"/>
        <w:numPr>
          <w:ilvl w:val="0"/>
          <w:numId w:val="13"/>
        </w:numPr>
        <w:ind w:left="1418" w:hanging="425"/>
        <w:rPr>
          <w:szCs w:val="28"/>
        </w:rPr>
      </w:pPr>
      <w:r>
        <w:rPr>
          <w:szCs w:val="28"/>
        </w:rPr>
        <w:t>оптимизация доставки;</w:t>
      </w:r>
    </w:p>
    <w:p w14:paraId="0D0F31ED" w14:textId="77777777" w:rsidR="00034875" w:rsidRDefault="00034875" w:rsidP="00CF39E7">
      <w:pPr>
        <w:pStyle w:val="a6"/>
        <w:numPr>
          <w:ilvl w:val="0"/>
          <w:numId w:val="13"/>
        </w:numPr>
        <w:ind w:left="1418" w:hanging="425"/>
        <w:rPr>
          <w:szCs w:val="28"/>
        </w:rPr>
      </w:pPr>
      <w:r>
        <w:rPr>
          <w:szCs w:val="28"/>
        </w:rPr>
        <w:t>безопасное масш</w:t>
      </w:r>
      <w:r w:rsidRPr="0048155B">
        <w:rPr>
          <w:szCs w:val="28"/>
        </w:rPr>
        <w:t>т</w:t>
      </w:r>
      <w:r>
        <w:rPr>
          <w:szCs w:val="28"/>
        </w:rPr>
        <w:t>а</w:t>
      </w:r>
      <w:r w:rsidRPr="0048155B">
        <w:rPr>
          <w:szCs w:val="28"/>
        </w:rPr>
        <w:t>бирование.</w:t>
      </w:r>
    </w:p>
    <w:p w14:paraId="1AFAF717" w14:textId="77777777" w:rsidR="00034875" w:rsidRDefault="00034875" w:rsidP="00034875">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28E5E45B" w14:textId="77777777" w:rsidR="00034875" w:rsidRDefault="00034875" w:rsidP="00034875">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Pr>
          <w:szCs w:val="28"/>
        </w:rPr>
        <w:t xml:space="preserve"> не лишен недостатков:</w:t>
      </w:r>
    </w:p>
    <w:p w14:paraId="167636FA" w14:textId="77777777" w:rsidR="00034875" w:rsidRPr="00D12573" w:rsidRDefault="00034875" w:rsidP="00CF39E7">
      <w:pPr>
        <w:pStyle w:val="a6"/>
        <w:numPr>
          <w:ilvl w:val="0"/>
          <w:numId w:val="14"/>
        </w:numPr>
        <w:ind w:left="1418"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5027C5F9" w14:textId="77777777" w:rsidR="00034875" w:rsidRPr="00D12573" w:rsidRDefault="00034875" w:rsidP="00CF39E7">
      <w:pPr>
        <w:pStyle w:val="a6"/>
        <w:numPr>
          <w:ilvl w:val="0"/>
          <w:numId w:val="14"/>
        </w:numPr>
        <w:ind w:left="1418" w:hanging="425"/>
        <w:rPr>
          <w:szCs w:val="28"/>
        </w:rPr>
      </w:pPr>
      <w:r>
        <w:rPr>
          <w:szCs w:val="28"/>
        </w:rPr>
        <w:t>относительная н</w:t>
      </w:r>
      <w:r w:rsidRPr="00D12573">
        <w:rPr>
          <w:szCs w:val="28"/>
        </w:rPr>
        <w:t>енадежность (</w:t>
      </w:r>
      <w:r>
        <w:rPr>
          <w:szCs w:val="28"/>
        </w:rPr>
        <w:t>в случае неудачной доставки сервис лишь попытается поменять маршрут доставки</w:t>
      </w:r>
      <w:r w:rsidRPr="00D12573">
        <w:rPr>
          <w:szCs w:val="28"/>
        </w:rPr>
        <w:t>).</w:t>
      </w:r>
    </w:p>
    <w:p w14:paraId="20E2C14B" w14:textId="77777777" w:rsidR="00034875" w:rsidRPr="000379E4" w:rsidRDefault="00034875" w:rsidP="00866A8C">
      <w:pPr>
        <w:pStyle w:val="3"/>
        <w:rPr>
          <w:lang w:val="en-US"/>
        </w:rPr>
      </w:pPr>
      <w:bookmarkStart w:id="104" w:name="_Toc68534496"/>
      <w:bookmarkStart w:id="105" w:name="_Toc73436439"/>
      <w:proofErr w:type="spellStart"/>
      <w:r w:rsidRPr="00866A8C">
        <w:t>Sendgrid</w:t>
      </w:r>
      <w:bookmarkEnd w:id="104"/>
      <w:bookmarkEnd w:id="105"/>
      <w:proofErr w:type="spellEnd"/>
    </w:p>
    <w:p w14:paraId="361E19F0" w14:textId="237E94AE" w:rsidR="00034875" w:rsidRDefault="00034875" w:rsidP="00034875">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3BD5CECD" w14:textId="77777777" w:rsidR="00034875" w:rsidRPr="002072EB" w:rsidRDefault="00034875" w:rsidP="00034875">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146B544F" w14:textId="77777777" w:rsidR="00034875" w:rsidRPr="002072EB" w:rsidRDefault="00034875" w:rsidP="00CF39E7">
      <w:pPr>
        <w:pStyle w:val="afa"/>
        <w:numPr>
          <w:ilvl w:val="0"/>
          <w:numId w:val="5"/>
        </w:numPr>
        <w:ind w:left="1418" w:hanging="425"/>
      </w:pPr>
      <w:r>
        <w:t>п</w:t>
      </w:r>
      <w:r w:rsidRPr="002072EB">
        <w:t>артнёрам агентства предоставляются инструменты для управления почтовыми программами клиентов с одной платфо</w:t>
      </w:r>
      <w:r>
        <w:t>р</w:t>
      </w:r>
      <w:r w:rsidRPr="002072EB">
        <w:t>мы;</w:t>
      </w:r>
    </w:p>
    <w:p w14:paraId="748E1943" w14:textId="77777777" w:rsidR="00034875" w:rsidRPr="002072EB" w:rsidRDefault="00034875" w:rsidP="00CF39E7">
      <w:pPr>
        <w:pStyle w:val="afa"/>
        <w:numPr>
          <w:ilvl w:val="0"/>
          <w:numId w:val="5"/>
        </w:numPr>
        <w:ind w:left="1418" w:hanging="425"/>
      </w:pPr>
      <w:r>
        <w:t>п</w:t>
      </w:r>
      <w:r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A6C12E2" w14:textId="77777777" w:rsidR="00034875" w:rsidRPr="002072EB" w:rsidRDefault="00034875" w:rsidP="00CF39E7">
      <w:pPr>
        <w:pStyle w:val="afa"/>
        <w:numPr>
          <w:ilvl w:val="0"/>
          <w:numId w:val="5"/>
        </w:numPr>
        <w:ind w:left="1418" w:hanging="425"/>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F1D1F2C" w14:textId="77777777" w:rsidR="00034875" w:rsidRDefault="00034875" w:rsidP="00CF39E7">
      <w:pPr>
        <w:pStyle w:val="afa"/>
        <w:numPr>
          <w:ilvl w:val="0"/>
          <w:numId w:val="5"/>
        </w:numPr>
        <w:ind w:left="1418" w:hanging="425"/>
      </w:pPr>
      <w:r>
        <w:t>п</w:t>
      </w:r>
      <w:r w:rsidRPr="002072EB">
        <w:t xml:space="preserve">артнёры-посредники занимаются перепродажей услуг </w:t>
      </w:r>
      <w:proofErr w:type="spellStart"/>
      <w:r>
        <w:rPr>
          <w:lang w:val="en-US"/>
        </w:rPr>
        <w:t>Sendgrid</w:t>
      </w:r>
      <w:proofErr w:type="spellEnd"/>
      <w:r w:rsidRPr="002072EB">
        <w:t xml:space="preserve"> своим пользователям, экономя собственные ресурсы.</w:t>
      </w:r>
    </w:p>
    <w:p w14:paraId="4B41C83B" w14:textId="77777777" w:rsidR="00034875" w:rsidRPr="002072EB" w:rsidRDefault="00034875" w:rsidP="00034875">
      <w:pPr>
        <w:rPr>
          <w:szCs w:val="28"/>
        </w:rPr>
      </w:pPr>
      <w:r w:rsidRPr="002072EB">
        <w:rPr>
          <w:szCs w:val="28"/>
        </w:rPr>
        <w:lastRenderedPageBreak/>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35AB52FB" w14:textId="77777777" w:rsidR="00034875" w:rsidRPr="002072EB" w:rsidRDefault="00034875" w:rsidP="00034875">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089B2EF8" w14:textId="77777777" w:rsidR="00034875" w:rsidRPr="002072EB" w:rsidRDefault="00034875" w:rsidP="00034875">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4659405" w14:textId="77777777" w:rsidR="00034875" w:rsidRPr="002072EB" w:rsidRDefault="00034875" w:rsidP="00034875">
      <w:pPr>
        <w:ind w:firstLine="708"/>
        <w:rPr>
          <w:szCs w:val="28"/>
        </w:rPr>
      </w:pPr>
      <w:r w:rsidRPr="002072EB">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07EC58F0" w14:textId="77777777" w:rsidR="00034875" w:rsidRDefault="00034875" w:rsidP="00034875">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111CAFDB" w14:textId="77777777" w:rsidR="00034875" w:rsidRDefault="00034875" w:rsidP="00034875">
      <w:pPr>
        <w:ind w:firstLine="708"/>
        <w:rPr>
          <w:szCs w:val="28"/>
        </w:rPr>
      </w:pPr>
      <w:r>
        <w:rPr>
          <w:szCs w:val="28"/>
        </w:rPr>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4930EAC" w14:textId="77777777" w:rsidR="00034875" w:rsidRPr="000379E4" w:rsidRDefault="00034875" w:rsidP="00034875">
      <w:pPr>
        <w:pStyle w:val="3"/>
        <w:rPr>
          <w:lang w:val="en-US"/>
        </w:rPr>
      </w:pPr>
      <w:bookmarkStart w:id="106" w:name="_Toc68534497"/>
      <w:bookmarkStart w:id="107" w:name="_Toc73436440"/>
      <w:r w:rsidRPr="000379E4">
        <w:rPr>
          <w:lang w:val="en-US"/>
        </w:rPr>
        <w:t>Tin-cat email queue</w:t>
      </w:r>
      <w:bookmarkEnd w:id="106"/>
      <w:bookmarkEnd w:id="107"/>
    </w:p>
    <w:p w14:paraId="68A6931B" w14:textId="6B859EF9" w:rsidR="00034875" w:rsidRDefault="00034875" w:rsidP="00034875">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59665C9B" w14:textId="77777777" w:rsidR="00034875" w:rsidRDefault="00034875" w:rsidP="00034875">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46FB926E" w14:textId="77777777" w:rsidR="00034875" w:rsidRDefault="00034875" w:rsidP="00034875">
      <w:pPr>
        <w:ind w:firstLine="708"/>
        <w:rPr>
          <w:szCs w:val="28"/>
        </w:rPr>
      </w:pPr>
      <w:r>
        <w:rPr>
          <w:szCs w:val="28"/>
        </w:rPr>
        <w:t xml:space="preserve">Данная система является примером асинхронной отправки сообщений. </w:t>
      </w:r>
    </w:p>
    <w:p w14:paraId="3C2D63EC" w14:textId="77777777" w:rsidR="00034875" w:rsidRPr="007723D8" w:rsidRDefault="00034875" w:rsidP="00034875">
      <w:pPr>
        <w:ind w:firstLine="708"/>
        <w:rPr>
          <w:szCs w:val="28"/>
        </w:rPr>
      </w:pPr>
      <w:r>
        <w:rPr>
          <w:szCs w:val="28"/>
        </w:rPr>
        <w:t xml:space="preserve">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w:t>
      </w:r>
      <w:r>
        <w:rPr>
          <w:szCs w:val="28"/>
        </w:rPr>
        <w:lastRenderedPageBreak/>
        <w:t>конфигурацию данного сервиса (например, невозможность, регулировать интервал отправки сообщений).</w:t>
      </w:r>
    </w:p>
    <w:p w14:paraId="345F2608" w14:textId="77777777" w:rsidR="00034875" w:rsidRDefault="00034875" w:rsidP="00866A8C">
      <w:pPr>
        <w:pStyle w:val="3"/>
      </w:pPr>
      <w:bookmarkStart w:id="108" w:name="_Toc68534498"/>
      <w:bookmarkStart w:id="109" w:name="_Toc73436441"/>
      <w:r w:rsidRPr="00866A8C">
        <w:t>Сравнение</w:t>
      </w:r>
      <w:bookmarkEnd w:id="108"/>
      <w:bookmarkEnd w:id="109"/>
    </w:p>
    <w:p w14:paraId="4142DDD1" w14:textId="77777777" w:rsidR="00034875" w:rsidRDefault="00034875" w:rsidP="00034875">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3D447DC2" w14:textId="77777777" w:rsidR="00034875" w:rsidRDefault="00034875" w:rsidP="00034875">
      <w:r>
        <w:t>Итоговое сравнение программ-аналогов представлено в таблице 1.1.</w:t>
      </w:r>
    </w:p>
    <w:p w14:paraId="0799455C" w14:textId="77777777" w:rsidR="00034875" w:rsidRDefault="00034875" w:rsidP="00034875">
      <w:r>
        <w:t xml:space="preserve">Знаком «+» обозначены преимущества соответствующих программ-аналогов, а знаком «-» недостатки (в рамках темы курсовой работы). </w:t>
      </w:r>
    </w:p>
    <w:p w14:paraId="1E0691A5" w14:textId="77777777" w:rsidR="00034875" w:rsidRDefault="00034875" w:rsidP="00034875">
      <w:pPr>
        <w:jc w:val="right"/>
      </w:pPr>
      <w:r>
        <w:t>Таблица 1.1.</w:t>
      </w:r>
    </w:p>
    <w:p w14:paraId="7D0E3BC2" w14:textId="77777777" w:rsidR="00034875" w:rsidRPr="0011203E" w:rsidRDefault="00034875" w:rsidP="00034875">
      <w:pPr>
        <w:jc w:val="center"/>
        <w:rPr>
          <w:b/>
          <w:i/>
        </w:rPr>
      </w:pPr>
      <w:r w:rsidRPr="0011203E">
        <w:rPr>
          <w:b/>
          <w:i/>
        </w:rPr>
        <w:t>Сравнение программ-аналогов</w:t>
      </w:r>
    </w:p>
    <w:tbl>
      <w:tblPr>
        <w:tblStyle w:val="af5"/>
        <w:tblW w:w="0" w:type="auto"/>
        <w:tblInd w:w="0" w:type="dxa"/>
        <w:tblLook w:val="04A0" w:firstRow="1" w:lastRow="0" w:firstColumn="1" w:lastColumn="0" w:noHBand="0" w:noVBand="1"/>
      </w:tblPr>
      <w:tblGrid>
        <w:gridCol w:w="2407"/>
        <w:gridCol w:w="2407"/>
        <w:gridCol w:w="2407"/>
        <w:gridCol w:w="2407"/>
      </w:tblGrid>
      <w:tr w:rsidR="00034875" w14:paraId="7B9F5B5F" w14:textId="77777777" w:rsidTr="00034875">
        <w:tc>
          <w:tcPr>
            <w:tcW w:w="2407" w:type="dxa"/>
          </w:tcPr>
          <w:p w14:paraId="261772FF" w14:textId="77777777" w:rsidR="00034875" w:rsidRDefault="00034875" w:rsidP="00034875">
            <w:pPr>
              <w:ind w:firstLine="0"/>
              <w:jc w:val="center"/>
            </w:pPr>
            <w:r>
              <w:t>Критерий</w:t>
            </w:r>
          </w:p>
        </w:tc>
        <w:tc>
          <w:tcPr>
            <w:tcW w:w="2407" w:type="dxa"/>
          </w:tcPr>
          <w:p w14:paraId="6CA35B4E" w14:textId="77777777" w:rsidR="00034875" w:rsidRPr="00E5089D" w:rsidRDefault="00034875" w:rsidP="00034875">
            <w:pPr>
              <w:ind w:firstLine="0"/>
              <w:jc w:val="center"/>
              <w:rPr>
                <w:lang w:val="en-US"/>
              </w:rPr>
            </w:pPr>
            <w:r>
              <w:rPr>
                <w:lang w:val="en-US"/>
              </w:rPr>
              <w:t>Amazon SES</w:t>
            </w:r>
          </w:p>
        </w:tc>
        <w:tc>
          <w:tcPr>
            <w:tcW w:w="2407" w:type="dxa"/>
          </w:tcPr>
          <w:p w14:paraId="51F2A1CA" w14:textId="77777777" w:rsidR="00034875" w:rsidRPr="00E5089D" w:rsidRDefault="00034875" w:rsidP="00034875">
            <w:pPr>
              <w:ind w:firstLine="0"/>
              <w:jc w:val="center"/>
              <w:rPr>
                <w:lang w:val="en-US"/>
              </w:rPr>
            </w:pPr>
            <w:proofErr w:type="spellStart"/>
            <w:r>
              <w:rPr>
                <w:lang w:val="en-US"/>
              </w:rPr>
              <w:t>Sendgrid</w:t>
            </w:r>
            <w:proofErr w:type="spellEnd"/>
          </w:p>
        </w:tc>
        <w:tc>
          <w:tcPr>
            <w:tcW w:w="2407" w:type="dxa"/>
          </w:tcPr>
          <w:p w14:paraId="6435B64C" w14:textId="77777777" w:rsidR="00034875" w:rsidRPr="00E5089D" w:rsidRDefault="00034875" w:rsidP="00034875">
            <w:pPr>
              <w:ind w:firstLine="0"/>
              <w:jc w:val="center"/>
              <w:rPr>
                <w:lang w:val="en-US"/>
              </w:rPr>
            </w:pPr>
            <w:r>
              <w:rPr>
                <w:lang w:val="en-US"/>
              </w:rPr>
              <w:t>Tin-cat email queue</w:t>
            </w:r>
          </w:p>
        </w:tc>
      </w:tr>
      <w:tr w:rsidR="00034875" w14:paraId="6D1C1FC4" w14:textId="77777777" w:rsidTr="00034875">
        <w:tc>
          <w:tcPr>
            <w:tcW w:w="2407" w:type="dxa"/>
          </w:tcPr>
          <w:p w14:paraId="2B813C95" w14:textId="77777777" w:rsidR="00034875" w:rsidRDefault="00034875" w:rsidP="00034875">
            <w:pPr>
              <w:ind w:firstLine="0"/>
            </w:pPr>
            <w:r>
              <w:t>Цена</w:t>
            </w:r>
          </w:p>
        </w:tc>
        <w:tc>
          <w:tcPr>
            <w:tcW w:w="2407" w:type="dxa"/>
          </w:tcPr>
          <w:p w14:paraId="17FDD75B" w14:textId="77777777" w:rsidR="00034875" w:rsidRDefault="00034875" w:rsidP="00034875">
            <w:pPr>
              <w:ind w:firstLine="0"/>
              <w:jc w:val="center"/>
            </w:pPr>
            <w:r>
              <w:t>+</w:t>
            </w:r>
          </w:p>
        </w:tc>
        <w:tc>
          <w:tcPr>
            <w:tcW w:w="2407" w:type="dxa"/>
          </w:tcPr>
          <w:p w14:paraId="003B6C85" w14:textId="77777777" w:rsidR="00034875" w:rsidRDefault="00034875" w:rsidP="00034875">
            <w:pPr>
              <w:ind w:firstLine="0"/>
              <w:jc w:val="center"/>
            </w:pPr>
            <w:r>
              <w:t>-</w:t>
            </w:r>
          </w:p>
        </w:tc>
        <w:tc>
          <w:tcPr>
            <w:tcW w:w="2407" w:type="dxa"/>
          </w:tcPr>
          <w:p w14:paraId="02BECF1C" w14:textId="77777777" w:rsidR="00034875" w:rsidRDefault="00034875" w:rsidP="00034875">
            <w:pPr>
              <w:ind w:firstLine="0"/>
              <w:jc w:val="center"/>
            </w:pPr>
            <w:r>
              <w:t>+</w:t>
            </w:r>
          </w:p>
        </w:tc>
      </w:tr>
      <w:tr w:rsidR="00034875" w14:paraId="6E2B2CB1" w14:textId="77777777" w:rsidTr="00034875">
        <w:tc>
          <w:tcPr>
            <w:tcW w:w="2407" w:type="dxa"/>
          </w:tcPr>
          <w:p w14:paraId="6AFB8C10" w14:textId="77777777" w:rsidR="00034875" w:rsidRDefault="00034875" w:rsidP="00034875">
            <w:pPr>
              <w:ind w:firstLine="0"/>
            </w:pPr>
            <w:r>
              <w:t>Асинхронная отправка</w:t>
            </w:r>
          </w:p>
        </w:tc>
        <w:tc>
          <w:tcPr>
            <w:tcW w:w="2407" w:type="dxa"/>
          </w:tcPr>
          <w:p w14:paraId="4F393520" w14:textId="77777777" w:rsidR="00034875" w:rsidRDefault="00034875" w:rsidP="00034875">
            <w:pPr>
              <w:ind w:firstLine="0"/>
              <w:jc w:val="center"/>
            </w:pPr>
            <w:r>
              <w:t>+</w:t>
            </w:r>
          </w:p>
        </w:tc>
        <w:tc>
          <w:tcPr>
            <w:tcW w:w="2407" w:type="dxa"/>
          </w:tcPr>
          <w:p w14:paraId="60B7FB71" w14:textId="77777777" w:rsidR="00034875" w:rsidRDefault="00034875" w:rsidP="00034875">
            <w:pPr>
              <w:ind w:firstLine="0"/>
              <w:jc w:val="center"/>
            </w:pPr>
            <w:r>
              <w:t>+</w:t>
            </w:r>
          </w:p>
        </w:tc>
        <w:tc>
          <w:tcPr>
            <w:tcW w:w="2407" w:type="dxa"/>
          </w:tcPr>
          <w:p w14:paraId="0D3610B2" w14:textId="77777777" w:rsidR="00034875" w:rsidRDefault="00034875" w:rsidP="00034875">
            <w:pPr>
              <w:ind w:firstLine="0"/>
              <w:jc w:val="center"/>
            </w:pPr>
            <w:r>
              <w:t>+</w:t>
            </w:r>
          </w:p>
        </w:tc>
      </w:tr>
      <w:tr w:rsidR="00034875" w14:paraId="6CC9F0A3" w14:textId="77777777" w:rsidTr="00034875">
        <w:tc>
          <w:tcPr>
            <w:tcW w:w="2407" w:type="dxa"/>
          </w:tcPr>
          <w:p w14:paraId="095E6CB4" w14:textId="77777777" w:rsidR="00034875" w:rsidRDefault="00034875" w:rsidP="00034875">
            <w:pPr>
              <w:ind w:firstLine="0"/>
            </w:pPr>
            <w:r>
              <w:t>Гибкость</w:t>
            </w:r>
          </w:p>
        </w:tc>
        <w:tc>
          <w:tcPr>
            <w:tcW w:w="2407" w:type="dxa"/>
          </w:tcPr>
          <w:p w14:paraId="067CE62C" w14:textId="77777777" w:rsidR="00034875" w:rsidRDefault="00034875" w:rsidP="00034875">
            <w:pPr>
              <w:ind w:firstLine="0"/>
              <w:jc w:val="center"/>
            </w:pPr>
            <w:r>
              <w:t>+</w:t>
            </w:r>
          </w:p>
        </w:tc>
        <w:tc>
          <w:tcPr>
            <w:tcW w:w="2407" w:type="dxa"/>
          </w:tcPr>
          <w:p w14:paraId="0096E2FB" w14:textId="77777777" w:rsidR="00034875" w:rsidRDefault="00034875" w:rsidP="00034875">
            <w:pPr>
              <w:ind w:firstLine="0"/>
              <w:jc w:val="center"/>
            </w:pPr>
            <w:r>
              <w:t>+</w:t>
            </w:r>
          </w:p>
        </w:tc>
        <w:tc>
          <w:tcPr>
            <w:tcW w:w="2407" w:type="dxa"/>
          </w:tcPr>
          <w:p w14:paraId="378E651E" w14:textId="77777777" w:rsidR="00034875" w:rsidRDefault="00034875" w:rsidP="00034875">
            <w:pPr>
              <w:ind w:firstLine="0"/>
              <w:jc w:val="center"/>
            </w:pPr>
            <w:r>
              <w:t>-</w:t>
            </w:r>
          </w:p>
        </w:tc>
      </w:tr>
      <w:tr w:rsidR="00034875" w14:paraId="4752EEC7" w14:textId="77777777" w:rsidTr="00034875">
        <w:tc>
          <w:tcPr>
            <w:tcW w:w="2407" w:type="dxa"/>
          </w:tcPr>
          <w:p w14:paraId="1A21801F" w14:textId="77777777" w:rsidR="00034875" w:rsidRPr="00E5089D" w:rsidRDefault="00034875" w:rsidP="00034875">
            <w:pPr>
              <w:ind w:firstLine="0"/>
            </w:pPr>
            <w:r>
              <w:t>Надежность</w:t>
            </w:r>
          </w:p>
        </w:tc>
        <w:tc>
          <w:tcPr>
            <w:tcW w:w="2407" w:type="dxa"/>
          </w:tcPr>
          <w:p w14:paraId="123CF61D" w14:textId="77777777" w:rsidR="00034875" w:rsidRDefault="00034875" w:rsidP="00034875">
            <w:pPr>
              <w:ind w:firstLine="0"/>
              <w:jc w:val="center"/>
            </w:pPr>
            <w:r>
              <w:t>-</w:t>
            </w:r>
          </w:p>
        </w:tc>
        <w:tc>
          <w:tcPr>
            <w:tcW w:w="2407" w:type="dxa"/>
          </w:tcPr>
          <w:p w14:paraId="47BA69A3" w14:textId="77777777" w:rsidR="00034875" w:rsidRDefault="00034875" w:rsidP="00034875">
            <w:pPr>
              <w:ind w:firstLine="0"/>
              <w:jc w:val="center"/>
            </w:pPr>
            <w:r>
              <w:t>-</w:t>
            </w:r>
          </w:p>
        </w:tc>
        <w:tc>
          <w:tcPr>
            <w:tcW w:w="2407" w:type="dxa"/>
          </w:tcPr>
          <w:p w14:paraId="55736768" w14:textId="77777777" w:rsidR="00034875" w:rsidRDefault="00034875" w:rsidP="00034875">
            <w:pPr>
              <w:ind w:firstLine="0"/>
              <w:jc w:val="center"/>
            </w:pPr>
            <w:r>
              <w:t>-</w:t>
            </w:r>
          </w:p>
        </w:tc>
      </w:tr>
    </w:tbl>
    <w:p w14:paraId="539F14A5" w14:textId="77777777" w:rsidR="00034875" w:rsidRDefault="00034875" w:rsidP="00034875">
      <w:pPr>
        <w:ind w:firstLine="708"/>
        <w:rPr>
          <w:szCs w:val="28"/>
        </w:rPr>
      </w:pPr>
    </w:p>
    <w:p w14:paraId="18E7DB4E" w14:textId="77777777" w:rsidR="00034875" w:rsidRDefault="00034875" w:rsidP="00034875">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11D4FF41" w14:textId="1BA56E88" w:rsidR="00034875" w:rsidRDefault="0040189C" w:rsidP="00866A8C">
      <w:pPr>
        <w:pStyle w:val="2"/>
      </w:pPr>
      <w:bookmarkStart w:id="110" w:name="_Toc68534499"/>
      <w:bookmarkStart w:id="111" w:name="_Toc73436442"/>
      <w:r>
        <w:lastRenderedPageBreak/>
        <w:t>Диаграмма вариантов использования</w:t>
      </w:r>
      <w:bookmarkEnd w:id="110"/>
      <w:bookmarkEnd w:id="111"/>
    </w:p>
    <w:p w14:paraId="335111C4" w14:textId="77777777" w:rsidR="00034875" w:rsidRDefault="00034875" w:rsidP="00034875">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48236C09" w14:textId="77777777" w:rsidR="00034875" w:rsidRDefault="00034875" w:rsidP="00034875">
      <w:pPr>
        <w:pStyle w:val="3"/>
      </w:pPr>
      <w:bookmarkStart w:id="112" w:name="_Toc68534500"/>
      <w:bookmarkStart w:id="113" w:name="_Toc73436443"/>
      <w:r>
        <w:t>Оператор</w:t>
      </w:r>
      <w:bookmarkEnd w:id="112"/>
      <w:bookmarkEnd w:id="113"/>
    </w:p>
    <w:p w14:paraId="11F47B53" w14:textId="77777777" w:rsidR="00034875" w:rsidRDefault="00034875" w:rsidP="00034875">
      <w:pPr>
        <w:rPr>
          <w:rFonts w:cs="Times New Roman"/>
        </w:rPr>
      </w:pPr>
      <w:r>
        <w:rPr>
          <w:rFonts w:cs="Times New Roman"/>
        </w:rPr>
        <w:t>Оператору доступны отправка сообщения и просмотр истории сообщений.</w:t>
      </w:r>
    </w:p>
    <w:p w14:paraId="6B2BE1C3" w14:textId="77777777" w:rsidR="00034875" w:rsidRDefault="00034875" w:rsidP="00034875">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0D80E20A" w14:textId="77777777" w:rsidR="00034875" w:rsidRDefault="00034875" w:rsidP="00034875">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6C5833" w14:textId="77777777" w:rsidR="00034875" w:rsidRPr="00B55A47" w:rsidRDefault="00034875" w:rsidP="00034875">
      <w:pPr>
        <w:pStyle w:val="3"/>
      </w:pPr>
      <w:bookmarkStart w:id="114" w:name="_Toc68534501"/>
      <w:bookmarkStart w:id="115" w:name="_Toc73436444"/>
      <w:r>
        <w:t>Администратор</w:t>
      </w:r>
      <w:bookmarkEnd w:id="114"/>
      <w:bookmarkEnd w:id="115"/>
    </w:p>
    <w:p w14:paraId="6B8069B3" w14:textId="77777777" w:rsidR="00034875" w:rsidRDefault="00034875" w:rsidP="00034875">
      <w:r>
        <w:t>Администратор наследуется от оператора, т.е. ему доступен весь доступный оператору функционал.</w:t>
      </w:r>
    </w:p>
    <w:p w14:paraId="3863FBAD" w14:textId="77777777" w:rsidR="00034875" w:rsidRDefault="00034875" w:rsidP="00034875">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6EBAFB3B" w14:textId="2324A460" w:rsidR="00034875" w:rsidRDefault="00034875" w:rsidP="00034875">
      <w:pPr>
        <w:rPr>
          <w:rFonts w:cs="Times New Roman"/>
        </w:rPr>
      </w:pPr>
      <w:r>
        <w:rPr>
          <w:rFonts w:cs="Times New Roman"/>
        </w:rPr>
        <w:t>Составлена диаграмма вариантов использования, представленная на рис. 1.2.</w:t>
      </w:r>
    </w:p>
    <w:tbl>
      <w:tblPr>
        <w:tblStyle w:val="af5"/>
        <w:tblpPr w:leftFromText="180" w:rightFromText="180" w:vertAnchor="page" w:horzAnchor="margin" w:tblpXSpec="right" w:tblpY="2122"/>
        <w:tblW w:w="0" w:type="auto"/>
        <w:tblInd w:w="0" w:type="dxa"/>
        <w:tblLook w:val="04A0" w:firstRow="1" w:lastRow="0" w:firstColumn="1" w:lastColumn="0" w:noHBand="0" w:noVBand="1"/>
      </w:tblPr>
      <w:tblGrid>
        <w:gridCol w:w="1254"/>
      </w:tblGrid>
      <w:tr w:rsidR="00866A8C" w14:paraId="713BF08B" w14:textId="77777777" w:rsidTr="00866A8C">
        <w:trPr>
          <w:cantSplit/>
          <w:trHeight w:val="14034"/>
        </w:trPr>
        <w:tc>
          <w:tcPr>
            <w:tcW w:w="1254" w:type="dxa"/>
            <w:tcBorders>
              <w:top w:val="nil"/>
              <w:left w:val="nil"/>
              <w:bottom w:val="nil"/>
              <w:right w:val="nil"/>
            </w:tcBorders>
            <w:textDirection w:val="btLr"/>
          </w:tcPr>
          <w:p w14:paraId="6FDFA14D" w14:textId="32E2F93B" w:rsidR="00866A8C" w:rsidRPr="00866A8C" w:rsidRDefault="00866A8C" w:rsidP="00866A8C">
            <w:pPr>
              <w:pStyle w:val="af3"/>
              <w:spacing w:after="0"/>
              <w:rPr>
                <w:lang w:val="en-US"/>
              </w:rPr>
            </w:pPr>
            <w:r>
              <w:lastRenderedPageBreak/>
              <w:t>Рис. 1.2. Диаграмма вариантов использования</w:t>
            </w:r>
          </w:p>
        </w:tc>
      </w:tr>
    </w:tbl>
    <w:p w14:paraId="23880227" w14:textId="7A1F7E83" w:rsidR="00866A8C" w:rsidRDefault="00866A8C" w:rsidP="00866A8C">
      <w:pPr>
        <w:ind w:firstLine="0"/>
        <w:jc w:val="left"/>
      </w:pPr>
      <w:r w:rsidRPr="0083389D">
        <w:rPr>
          <w:rFonts w:cs="Times New Roman"/>
          <w:noProof/>
          <w:lang w:eastAsia="ru-RU"/>
        </w:rPr>
        <w:drawing>
          <wp:inline distT="0" distB="0" distL="0" distR="0" wp14:anchorId="254550B7" wp14:editId="34723E55">
            <wp:extent cx="7896426" cy="5164056"/>
            <wp:effectExtent l="0" t="5397" r="4127" b="4128"/>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917156" cy="5177613"/>
                    </a:xfrm>
                    <a:prstGeom prst="rect">
                      <a:avLst/>
                    </a:prstGeom>
                  </pic:spPr>
                </pic:pic>
              </a:graphicData>
            </a:graphic>
          </wp:inline>
        </w:drawing>
      </w:r>
    </w:p>
    <w:p w14:paraId="33C75D2C" w14:textId="77777777" w:rsidR="00866A8C" w:rsidRDefault="00866A8C" w:rsidP="00866A8C">
      <w:pPr>
        <w:spacing w:after="160" w:line="259" w:lineRule="auto"/>
        <w:ind w:firstLine="0"/>
        <w:jc w:val="left"/>
      </w:pPr>
      <w:r>
        <w:br w:type="page"/>
      </w:r>
    </w:p>
    <w:p w14:paraId="43E4B70B" w14:textId="77777777" w:rsidR="00034875" w:rsidRDefault="00034875" w:rsidP="00866A8C">
      <w:pPr>
        <w:pStyle w:val="2"/>
      </w:pPr>
      <w:bookmarkStart w:id="116" w:name="_Toc68534530"/>
      <w:bookmarkStart w:id="117" w:name="_Toc73436445"/>
      <w:r w:rsidRPr="00E61341">
        <w:rPr>
          <w:lang w:val="en-US"/>
        </w:rPr>
        <w:lastRenderedPageBreak/>
        <w:t>IDEF0-</w:t>
      </w:r>
      <w:r w:rsidRPr="00866A8C">
        <w:t>Диаграмма</w:t>
      </w:r>
      <w:bookmarkEnd w:id="116"/>
      <w:bookmarkEnd w:id="117"/>
    </w:p>
    <w:p w14:paraId="384EF4D7" w14:textId="77777777" w:rsidR="00034875" w:rsidRDefault="00034875" w:rsidP="00034875">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4813BFC3" w14:textId="6701CCF8" w:rsidR="00034875" w:rsidRDefault="00034875" w:rsidP="00034875">
      <w:r>
        <w:t xml:space="preserve">На контекстной диаграмме (рис. </w:t>
      </w:r>
      <w:r w:rsidRPr="00034875">
        <w:t>1</w:t>
      </w:r>
      <w:r>
        <w:t>.3) определен функциональный блок «Отправить сообщение через систему», механизм, предписание, входные и выходные данные.</w:t>
      </w:r>
    </w:p>
    <w:p w14:paraId="38B065A5" w14:textId="76DF20FC" w:rsidR="00034875" w:rsidRDefault="00034875" w:rsidP="00034875">
      <w:pPr>
        <w:rPr>
          <w:noProof/>
          <w:lang w:eastAsia="ru-RU"/>
        </w:rPr>
      </w:pPr>
      <w:r>
        <w:t xml:space="preserve">На диаграмме первого уровня (рис. </w:t>
      </w:r>
      <w:r w:rsidRPr="00034875">
        <w:t>1</w:t>
      </w:r>
      <w:r>
        <w:t xml:space="preserve">.4)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Pr="00034875">
        <w:t>1</w:t>
      </w:r>
      <w:r>
        <w:t>.5) и «Инициировать отправку сообщения» (рис. </w:t>
      </w:r>
      <w:r w:rsidRPr="00007156">
        <w:t>1</w:t>
      </w:r>
      <w:r>
        <w:t>.6)</w:t>
      </w:r>
    </w:p>
    <w:p w14:paraId="6238418F" w14:textId="77777777" w:rsidR="00034875" w:rsidRDefault="00034875" w:rsidP="00034875">
      <w:pPr>
        <w:rPr>
          <w:noProof/>
          <w:lang w:eastAsia="ru-RU"/>
        </w:rPr>
      </w:pPr>
    </w:p>
    <w:p w14:paraId="2337E3E4" w14:textId="77777777" w:rsidR="00034875" w:rsidRDefault="00034875" w:rsidP="00034875">
      <w:pPr>
        <w:keepNext/>
        <w:ind w:firstLine="0"/>
        <w:jc w:val="center"/>
      </w:pPr>
      <w:r w:rsidRPr="00AB7007">
        <w:rPr>
          <w:noProof/>
          <w:lang w:eastAsia="ru-RU"/>
        </w:rPr>
        <w:drawing>
          <wp:inline distT="0" distB="0" distL="0" distR="0" wp14:anchorId="397FCE6F" wp14:editId="771F4F76">
            <wp:extent cx="5438775" cy="37148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2650" cy="3717469"/>
                    </a:xfrm>
                    <a:prstGeom prst="rect">
                      <a:avLst/>
                    </a:prstGeom>
                  </pic:spPr>
                </pic:pic>
              </a:graphicData>
            </a:graphic>
          </wp:inline>
        </w:drawing>
      </w:r>
    </w:p>
    <w:p w14:paraId="322E6C9C" w14:textId="77777777" w:rsidR="00034875" w:rsidRDefault="00034875" w:rsidP="00034875">
      <w:pPr>
        <w:pStyle w:val="af3"/>
        <w:spacing w:after="0"/>
      </w:pPr>
      <w:r>
        <w:t xml:space="preserve">Рис. </w:t>
      </w:r>
      <w:r>
        <w:rPr>
          <w:noProof/>
        </w:rPr>
        <w:t>1.3</w:t>
      </w:r>
      <w:r>
        <w:t>. Контекстная диаграмма функциональной модели «Поиск объектов»</w:t>
      </w:r>
    </w:p>
    <w:p w14:paraId="3A095ACA" w14:textId="77777777" w:rsidR="00034875" w:rsidRPr="00FF37AD" w:rsidRDefault="00034875" w:rsidP="00034875"/>
    <w:p w14:paraId="13ECC11E" w14:textId="77777777" w:rsidR="00034875" w:rsidRDefault="00034875" w:rsidP="00034875">
      <w:pPr>
        <w:rPr>
          <w:noProof/>
          <w:lang w:eastAsia="ru-RU"/>
        </w:rPr>
      </w:pPr>
    </w:p>
    <w:p w14:paraId="7CB9452E" w14:textId="77777777" w:rsidR="00034875" w:rsidRDefault="00034875" w:rsidP="00034875">
      <w:pPr>
        <w:keepNext/>
        <w:ind w:firstLine="0"/>
        <w:jc w:val="center"/>
      </w:pPr>
      <w:r w:rsidRPr="00AB7007">
        <w:rPr>
          <w:noProof/>
          <w:lang w:eastAsia="ru-RU"/>
        </w:rPr>
        <w:lastRenderedPageBreak/>
        <w:drawing>
          <wp:inline distT="0" distB="0" distL="0" distR="0" wp14:anchorId="07386B97" wp14:editId="1A842DF0">
            <wp:extent cx="5410200" cy="3722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758" cy="3731578"/>
                    </a:xfrm>
                    <a:prstGeom prst="rect">
                      <a:avLst/>
                    </a:prstGeom>
                  </pic:spPr>
                </pic:pic>
              </a:graphicData>
            </a:graphic>
          </wp:inline>
        </w:drawing>
      </w:r>
    </w:p>
    <w:p w14:paraId="6A9FF922" w14:textId="77777777" w:rsidR="00034875" w:rsidRDefault="00034875" w:rsidP="00034875">
      <w:pPr>
        <w:pStyle w:val="af3"/>
        <w:spacing w:after="0"/>
      </w:pPr>
      <w:r>
        <w:t xml:space="preserve">Рис. </w:t>
      </w:r>
      <w:r>
        <w:rPr>
          <w:noProof/>
        </w:rPr>
        <w:t>1.4</w:t>
      </w:r>
      <w:r>
        <w:t>. Диаграмма первого уровня функциональной модели</w:t>
      </w:r>
    </w:p>
    <w:p w14:paraId="16257E45" w14:textId="77777777" w:rsidR="00034875" w:rsidRDefault="00034875" w:rsidP="00034875">
      <w:pPr>
        <w:keepNext/>
        <w:ind w:firstLine="0"/>
        <w:jc w:val="center"/>
      </w:pPr>
      <w:r w:rsidRPr="00AB7007">
        <w:rPr>
          <w:noProof/>
          <w:lang w:eastAsia="ru-RU"/>
        </w:rPr>
        <w:drawing>
          <wp:inline distT="0" distB="0" distL="0" distR="0" wp14:anchorId="5BE31EDC" wp14:editId="3323D37C">
            <wp:extent cx="5490280" cy="3752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069" cy="3756807"/>
                    </a:xfrm>
                    <a:prstGeom prst="rect">
                      <a:avLst/>
                    </a:prstGeom>
                  </pic:spPr>
                </pic:pic>
              </a:graphicData>
            </a:graphic>
          </wp:inline>
        </w:drawing>
      </w:r>
    </w:p>
    <w:p w14:paraId="3769ECA4" w14:textId="77777777" w:rsidR="00034875" w:rsidRPr="005C6C9A" w:rsidRDefault="00034875" w:rsidP="00034875">
      <w:pPr>
        <w:pStyle w:val="af3"/>
        <w:spacing w:after="0"/>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75A825AB" w14:textId="77777777" w:rsidR="00034875" w:rsidRDefault="00034875" w:rsidP="00034875">
      <w:pPr>
        <w:rPr>
          <w:noProof/>
          <w:lang w:eastAsia="ru-RU"/>
        </w:rPr>
      </w:pPr>
    </w:p>
    <w:p w14:paraId="4EBA0602" w14:textId="77777777" w:rsidR="00034875" w:rsidRDefault="00034875" w:rsidP="00034875">
      <w:pPr>
        <w:keepNext/>
        <w:ind w:firstLine="0"/>
        <w:jc w:val="center"/>
      </w:pPr>
      <w:r w:rsidRPr="00AB7007">
        <w:rPr>
          <w:noProof/>
          <w:lang w:eastAsia="ru-RU"/>
        </w:rPr>
        <w:lastRenderedPageBreak/>
        <w:drawing>
          <wp:inline distT="0" distB="0" distL="0" distR="0" wp14:anchorId="007515AA" wp14:editId="26CCD787">
            <wp:extent cx="5804535" cy="3953203"/>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9050" cy="3956278"/>
                    </a:xfrm>
                    <a:prstGeom prst="rect">
                      <a:avLst/>
                    </a:prstGeom>
                  </pic:spPr>
                </pic:pic>
              </a:graphicData>
            </a:graphic>
          </wp:inline>
        </w:drawing>
      </w:r>
    </w:p>
    <w:p w14:paraId="5185625A" w14:textId="6C0CE32C" w:rsidR="00034875" w:rsidRDefault="00034875" w:rsidP="00034875">
      <w:pPr>
        <w:pStyle w:val="af3"/>
        <w:spacing w:after="0"/>
        <w:rPr>
          <w:noProof/>
        </w:rPr>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0F32A4E0" w14:textId="77777777" w:rsidR="00A737C6" w:rsidRDefault="00A737C6" w:rsidP="00A737C6">
      <w:pPr>
        <w:pStyle w:val="2"/>
        <w:rPr>
          <w:lang w:val="en-US"/>
        </w:rPr>
      </w:pPr>
      <w:bookmarkStart w:id="118" w:name="_Toc68534531"/>
      <w:bookmarkStart w:id="119" w:name="_Toc73436446"/>
      <w:r>
        <w:rPr>
          <w:lang w:val="en-US"/>
        </w:rPr>
        <w:t>BPMN</w:t>
      </w:r>
      <w:bookmarkEnd w:id="118"/>
      <w:bookmarkEnd w:id="119"/>
    </w:p>
    <w:p w14:paraId="09BC7469" w14:textId="77777777" w:rsidR="00A737C6" w:rsidRDefault="00A737C6" w:rsidP="00A737C6">
      <w:r>
        <w:t>В качестве бизнес-процесса был рассмотрен процесс отправки сообщения.</w:t>
      </w:r>
    </w:p>
    <w:p w14:paraId="1DCA9499" w14:textId="77777777" w:rsidR="00A737C6" w:rsidRDefault="00A737C6" w:rsidP="00A737C6">
      <w:r>
        <w:t>В данном процессе участвуют четыре исполнителя:</w:t>
      </w:r>
    </w:p>
    <w:p w14:paraId="7FB36AC0" w14:textId="77777777" w:rsidR="00A737C6" w:rsidRDefault="00A737C6" w:rsidP="00A737C6">
      <w:pPr>
        <w:pStyle w:val="a6"/>
        <w:numPr>
          <w:ilvl w:val="0"/>
          <w:numId w:val="45"/>
        </w:numPr>
        <w:ind w:left="1418" w:hanging="425"/>
      </w:pPr>
      <w:r>
        <w:t>пользователь как инициатор процесса;</w:t>
      </w:r>
    </w:p>
    <w:p w14:paraId="2113384B" w14:textId="77777777" w:rsidR="00A737C6" w:rsidRDefault="00A737C6" w:rsidP="00A737C6">
      <w:pPr>
        <w:pStyle w:val="a6"/>
        <w:numPr>
          <w:ilvl w:val="0"/>
          <w:numId w:val="45"/>
        </w:numPr>
        <w:ind w:left="1418" w:hanging="425"/>
      </w:pPr>
      <w:r>
        <w:t>клиентская часть, обрабатывающая введенные пользователем данные и отправляющая запрос на сервер;</w:t>
      </w:r>
    </w:p>
    <w:p w14:paraId="7963687D" w14:textId="77777777" w:rsidR="00A737C6" w:rsidRDefault="00A737C6" w:rsidP="00A737C6">
      <w:pPr>
        <w:pStyle w:val="a6"/>
        <w:numPr>
          <w:ilvl w:val="0"/>
          <w:numId w:val="45"/>
        </w:numPr>
        <w:ind w:left="1418" w:hanging="425"/>
      </w:pPr>
      <w:r>
        <w:t>серверная часть принимает запрос от клиентской части, формирует письмо, заносит его в базу данных и отправляет письмо в очередь;</w:t>
      </w:r>
    </w:p>
    <w:p w14:paraId="75AC7C0B" w14:textId="77777777" w:rsidR="00A737C6" w:rsidRDefault="00A737C6" w:rsidP="00A737C6">
      <w:pPr>
        <w:pStyle w:val="a6"/>
        <w:numPr>
          <w:ilvl w:val="0"/>
          <w:numId w:val="45"/>
        </w:numPr>
        <w:ind w:left="1418" w:hanging="425"/>
      </w:pPr>
      <w:r>
        <w:t>сторонние сервисы доставки.</w:t>
      </w:r>
    </w:p>
    <w:p w14:paraId="751F9CEA" w14:textId="77777777" w:rsidR="00A737C6" w:rsidRDefault="00A737C6" w:rsidP="00A737C6">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8D3C500" w14:textId="77777777" w:rsidR="00A737C6" w:rsidRDefault="00A737C6" w:rsidP="00A737C6">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F3984EA" w14:textId="77777777" w:rsidR="00A737C6" w:rsidRDefault="00A737C6" w:rsidP="00A737C6">
      <w:r>
        <w:lastRenderedPageBreak/>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6CACDEC5" w14:textId="75A7527F" w:rsidR="00A737C6" w:rsidRPr="00244EA4" w:rsidRDefault="00A737C6" w:rsidP="00A737C6">
      <w:r>
        <w:t xml:space="preserve">Фрагменты модели бизнес-процесса представлены на рис. </w:t>
      </w:r>
      <w:r w:rsidRPr="00A737C6">
        <w:t>1.7</w:t>
      </w:r>
      <w:r>
        <w:t>-1.8.</w:t>
      </w:r>
    </w:p>
    <w:p w14:paraId="3EEB1CA2" w14:textId="525AA26A" w:rsidR="00A737C6" w:rsidRDefault="00A71FE8" w:rsidP="00A737C6">
      <w:pPr>
        <w:ind w:firstLine="0"/>
        <w:jc w:val="center"/>
      </w:pPr>
      <w:r>
        <w:rPr>
          <w:noProof/>
          <w:lang w:eastAsia="ru-RU"/>
        </w:rPr>
        <w:drawing>
          <wp:inline distT="0" distB="0" distL="0" distR="0" wp14:anchorId="7A15A1BC" wp14:editId="171E903B">
            <wp:extent cx="6120130" cy="56851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685155"/>
                    </a:xfrm>
                    <a:prstGeom prst="rect">
                      <a:avLst/>
                    </a:prstGeom>
                  </pic:spPr>
                </pic:pic>
              </a:graphicData>
            </a:graphic>
          </wp:inline>
        </w:drawing>
      </w:r>
    </w:p>
    <w:p w14:paraId="457406B8" w14:textId="7EA3A1F7" w:rsidR="00A737C6" w:rsidRDefault="00A737C6" w:rsidP="00A737C6">
      <w:pPr>
        <w:ind w:firstLine="0"/>
        <w:jc w:val="center"/>
        <w:rPr>
          <w:b/>
          <w:i/>
        </w:rPr>
      </w:pPr>
      <w:r w:rsidRPr="00DD036B">
        <w:rPr>
          <w:b/>
          <w:i/>
        </w:rPr>
        <w:t xml:space="preserve">Рис. </w:t>
      </w:r>
      <w:r w:rsidRPr="00A737C6">
        <w:rPr>
          <w:b/>
          <w:i/>
        </w:rPr>
        <w:t>1.7</w:t>
      </w:r>
      <w:r>
        <w:rPr>
          <w:b/>
          <w:i/>
        </w:rPr>
        <w:t>.</w:t>
      </w:r>
      <w:r w:rsidRPr="00DD036B">
        <w:rPr>
          <w:b/>
          <w:i/>
        </w:rPr>
        <w:t xml:space="preserve"> </w:t>
      </w:r>
      <w:r>
        <w:rPr>
          <w:b/>
          <w:i/>
        </w:rPr>
        <w:t>Фрагмент диаграммы</w:t>
      </w:r>
      <w:r w:rsidRPr="00DD036B">
        <w:rPr>
          <w:b/>
          <w:i/>
        </w:rPr>
        <w:t xml:space="preserve"> модели бизнес-процесса</w:t>
      </w:r>
    </w:p>
    <w:p w14:paraId="66897C49" w14:textId="6245E9E4" w:rsidR="00A737C6" w:rsidRDefault="00A71FE8" w:rsidP="00A737C6">
      <w:pPr>
        <w:ind w:firstLine="0"/>
        <w:jc w:val="center"/>
      </w:pPr>
      <w:r w:rsidRPr="00A71FE8">
        <w:rPr>
          <w:noProof/>
          <w:lang w:eastAsia="ru-RU"/>
        </w:rPr>
        <w:lastRenderedPageBreak/>
        <w:drawing>
          <wp:inline distT="0" distB="0" distL="0" distR="0" wp14:anchorId="2F2AC6AA" wp14:editId="6472342D">
            <wp:extent cx="6120130" cy="50990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99050"/>
                    </a:xfrm>
                    <a:prstGeom prst="rect">
                      <a:avLst/>
                    </a:prstGeom>
                  </pic:spPr>
                </pic:pic>
              </a:graphicData>
            </a:graphic>
          </wp:inline>
        </w:drawing>
      </w:r>
    </w:p>
    <w:p w14:paraId="3838F231" w14:textId="79306C82" w:rsidR="00A737C6" w:rsidRPr="00A737C6" w:rsidRDefault="00A737C6" w:rsidP="00A737C6">
      <w:pPr>
        <w:ind w:firstLine="0"/>
        <w:jc w:val="center"/>
        <w:rPr>
          <w:b/>
          <w:i/>
        </w:rPr>
      </w:pPr>
      <w:r w:rsidRPr="00A737C6">
        <w:rPr>
          <w:b/>
          <w:i/>
        </w:rPr>
        <w:t>Рис. 1.8. Фрагмент диаграммы модели бизнес-процесса</w:t>
      </w:r>
    </w:p>
    <w:p w14:paraId="638888A8" w14:textId="0C785C9E" w:rsidR="00A737C6" w:rsidRPr="00A737C6" w:rsidRDefault="00034875" w:rsidP="003C0CFD">
      <w:pPr>
        <w:pStyle w:val="2"/>
      </w:pPr>
      <w:bookmarkStart w:id="120" w:name="_Toc68534502"/>
      <w:bookmarkStart w:id="121" w:name="_Toc73436447"/>
      <w:r w:rsidRPr="00007156">
        <w:t>Выводы</w:t>
      </w:r>
      <w:bookmarkEnd w:id="120"/>
      <w:bookmarkEnd w:id="121"/>
    </w:p>
    <w:p w14:paraId="76BE1B9A" w14:textId="77777777" w:rsidR="00034875" w:rsidRDefault="00034875" w:rsidP="0003487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7635CFBD" w14:textId="77777777" w:rsidR="00034875" w:rsidRDefault="00034875" w:rsidP="0003487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96F7BFA" w14:textId="77777777" w:rsidR="00034875" w:rsidRDefault="00034875" w:rsidP="00034875">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14F3D21B" w14:textId="77777777" w:rsidR="00034875" w:rsidRDefault="00034875" w:rsidP="0003487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w:t>
      </w:r>
      <w:r>
        <w:lastRenderedPageBreak/>
        <w:t>последующего внедрения в системы, требующие повышенной надежности отправки.</w:t>
      </w:r>
    </w:p>
    <w:p w14:paraId="68D016B2" w14:textId="77777777" w:rsidR="00034875" w:rsidRDefault="00034875" w:rsidP="00034875">
      <w:r>
        <w:t xml:space="preserve">Поставленная цель достигается путем решения следующих основных </w:t>
      </w:r>
      <w:r w:rsidRPr="0053030A">
        <w:rPr>
          <w:b/>
        </w:rPr>
        <w:t>задач</w:t>
      </w:r>
      <w:r>
        <w:t>:</w:t>
      </w:r>
    </w:p>
    <w:p w14:paraId="1203900C" w14:textId="77777777" w:rsidR="00034875" w:rsidRDefault="00034875" w:rsidP="00CF39E7">
      <w:pPr>
        <w:pStyle w:val="a6"/>
        <w:numPr>
          <w:ilvl w:val="0"/>
          <w:numId w:val="41"/>
        </w:numPr>
        <w:tabs>
          <w:tab w:val="left" w:pos="993"/>
        </w:tabs>
        <w:ind w:left="1418" w:hanging="425"/>
      </w:pPr>
      <w:r>
        <w:t>анализ процесса отправки электронного письма;</w:t>
      </w:r>
    </w:p>
    <w:p w14:paraId="2DB9C69F" w14:textId="77777777" w:rsidR="00034875" w:rsidRDefault="00034875" w:rsidP="00CF39E7">
      <w:pPr>
        <w:pStyle w:val="a6"/>
        <w:numPr>
          <w:ilvl w:val="0"/>
          <w:numId w:val="41"/>
        </w:numPr>
        <w:tabs>
          <w:tab w:val="left" w:pos="993"/>
        </w:tabs>
        <w:ind w:left="1418" w:hanging="425"/>
      </w:pPr>
      <w:r>
        <w:t>сравнительный анализ уже имеющихся систем и платформ для обучения;</w:t>
      </w:r>
    </w:p>
    <w:p w14:paraId="4B058652" w14:textId="77777777" w:rsidR="00034875" w:rsidRDefault="00034875" w:rsidP="00CF39E7">
      <w:pPr>
        <w:pStyle w:val="a6"/>
        <w:numPr>
          <w:ilvl w:val="0"/>
          <w:numId w:val="41"/>
        </w:numPr>
        <w:tabs>
          <w:tab w:val="left" w:pos="993"/>
        </w:tabs>
        <w:ind w:left="1418" w:hanging="425"/>
      </w:pPr>
      <w:r>
        <w:t>разработка и анализ требований;</w:t>
      </w:r>
    </w:p>
    <w:p w14:paraId="2DFED959" w14:textId="77777777" w:rsidR="00034875" w:rsidRDefault="00034875" w:rsidP="00CF39E7">
      <w:pPr>
        <w:pStyle w:val="a6"/>
        <w:numPr>
          <w:ilvl w:val="0"/>
          <w:numId w:val="41"/>
        </w:numPr>
        <w:tabs>
          <w:tab w:val="left" w:pos="993"/>
        </w:tabs>
        <w:ind w:left="1418" w:hanging="425"/>
      </w:pPr>
      <w:r>
        <w:t>проектирование программного комплекса;</w:t>
      </w:r>
    </w:p>
    <w:p w14:paraId="24E4F1D7" w14:textId="77777777" w:rsidR="00034875" w:rsidRDefault="00034875" w:rsidP="00CF39E7">
      <w:pPr>
        <w:pStyle w:val="a6"/>
        <w:numPr>
          <w:ilvl w:val="0"/>
          <w:numId w:val="41"/>
        </w:numPr>
        <w:tabs>
          <w:tab w:val="left" w:pos="993"/>
        </w:tabs>
        <w:ind w:left="1418" w:hanging="425"/>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E1E9C05" w14:textId="77777777" w:rsidR="00034875" w:rsidRDefault="00034875" w:rsidP="00CF39E7">
      <w:pPr>
        <w:pStyle w:val="a6"/>
        <w:numPr>
          <w:ilvl w:val="0"/>
          <w:numId w:val="41"/>
        </w:numPr>
        <w:tabs>
          <w:tab w:val="left" w:pos="993"/>
        </w:tabs>
        <w:ind w:left="1418" w:hanging="425"/>
      </w:pPr>
      <w:r>
        <w:t>тестирование разработанного программного комплекса;</w:t>
      </w:r>
    </w:p>
    <w:p w14:paraId="775460A0" w14:textId="77777777" w:rsidR="00034875" w:rsidRDefault="00034875" w:rsidP="00CF39E7">
      <w:pPr>
        <w:pStyle w:val="a6"/>
        <w:numPr>
          <w:ilvl w:val="0"/>
          <w:numId w:val="41"/>
        </w:numPr>
        <w:tabs>
          <w:tab w:val="left" w:pos="993"/>
        </w:tabs>
        <w:ind w:left="1418" w:hanging="425"/>
      </w:pPr>
      <w:r>
        <w:t xml:space="preserve">внедрение в существующую информационную систему. </w:t>
      </w:r>
    </w:p>
    <w:p w14:paraId="7B0BE138" w14:textId="77777777" w:rsidR="00034875" w:rsidRDefault="00034875" w:rsidP="00034875">
      <w:r w:rsidRPr="004F5357">
        <w:rPr>
          <w:b/>
        </w:rPr>
        <w:t>Объектом</w:t>
      </w:r>
      <w:r>
        <w:t xml:space="preserve"> исследования является процесс рассылки электронных сообщений.</w:t>
      </w:r>
    </w:p>
    <w:p w14:paraId="11CC0E5E" w14:textId="77777777" w:rsidR="00034875" w:rsidRPr="003E5DE5" w:rsidRDefault="00034875" w:rsidP="0003487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2B07CA11" w14:textId="23234B0A" w:rsidR="007F1A92" w:rsidRDefault="00007156" w:rsidP="00034875">
      <w:pPr>
        <w:pStyle w:val="1"/>
      </w:pPr>
      <w:bookmarkStart w:id="122" w:name="_Toc73436448"/>
      <w:r w:rsidRPr="002E3C6F">
        <w:rPr>
          <w:caps w:val="0"/>
        </w:rPr>
        <w:lastRenderedPageBreak/>
        <w:t>ТЕХНИЧЕСКОЕ</w:t>
      </w:r>
      <w:r>
        <w:rPr>
          <w:caps w:val="0"/>
        </w:rPr>
        <w:t xml:space="preserve"> ЗАДАНИЕ</w:t>
      </w:r>
      <w:bookmarkEnd w:id="122"/>
    </w:p>
    <w:p w14:paraId="64DFAFA9" w14:textId="77777777" w:rsidR="007F1A92" w:rsidRDefault="007F1A92" w:rsidP="00034875">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66ADCBEE" w14:textId="77777777" w:rsidR="004A67CC" w:rsidRDefault="007F1A92" w:rsidP="00034875">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bookmarkStart w:id="123" w:name="_Toc44341655"/>
    </w:p>
    <w:p w14:paraId="0FCB1D8D" w14:textId="7A569562" w:rsidR="007F1A92" w:rsidRPr="004A67CC" w:rsidRDefault="007F1A92" w:rsidP="00034875">
      <w:pPr>
        <w:pStyle w:val="2"/>
        <w:rPr>
          <w:szCs w:val="28"/>
        </w:rPr>
      </w:pPr>
      <w:bookmarkStart w:id="124" w:name="_Toc73436449"/>
      <w:r w:rsidRPr="00941DD3">
        <w:t>Основание</w:t>
      </w:r>
      <w:r w:rsidRPr="00856834">
        <w:t xml:space="preserve"> для разработки</w:t>
      </w:r>
      <w:bookmarkEnd w:id="123"/>
      <w:bookmarkEnd w:id="124"/>
    </w:p>
    <w:p w14:paraId="7E3971C7" w14:textId="0990FC4B" w:rsidR="007F1A92" w:rsidRPr="00BA1786" w:rsidRDefault="007F1A92" w:rsidP="00034875">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proofErr w:type="spellStart"/>
      <w:r w:rsidR="00420C76" w:rsidRPr="00420C76">
        <w:t>Трубаковым</w:t>
      </w:r>
      <w:proofErr w:type="spellEnd"/>
      <w:r w:rsidR="00420C76">
        <w:t> </w:t>
      </w:r>
      <w:r w:rsidRPr="00420C76">
        <w:t>А</w:t>
      </w:r>
      <w:r>
        <w:rPr>
          <w:szCs w:val="28"/>
        </w:rPr>
        <w:t>.О.</w:t>
      </w:r>
    </w:p>
    <w:p w14:paraId="7CCECB09" w14:textId="77777777" w:rsidR="007F1A92" w:rsidRPr="00856834" w:rsidRDefault="007F1A92" w:rsidP="00034875">
      <w:pPr>
        <w:pStyle w:val="2"/>
      </w:pPr>
      <w:bookmarkStart w:id="125" w:name="_Toc5910833"/>
      <w:bookmarkStart w:id="126" w:name="_Toc44341656"/>
      <w:bookmarkStart w:id="127" w:name="_Toc73436450"/>
      <w:r w:rsidRPr="00941DD3">
        <w:t>Назначение</w:t>
      </w:r>
      <w:r w:rsidRPr="00856834">
        <w:t xml:space="preserve"> </w:t>
      </w:r>
      <w:bookmarkEnd w:id="125"/>
      <w:bookmarkEnd w:id="126"/>
      <w:r>
        <w:t>и область применения</w:t>
      </w:r>
      <w:bookmarkEnd w:id="127"/>
    </w:p>
    <w:p w14:paraId="24502044" w14:textId="77777777" w:rsidR="007F1A92" w:rsidRPr="00BA1786" w:rsidRDefault="007F1A92" w:rsidP="00034875">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CF39E7">
      <w:pPr>
        <w:pStyle w:val="a6"/>
        <w:numPr>
          <w:ilvl w:val="0"/>
          <w:numId w:val="7"/>
        </w:numPr>
        <w:ind w:left="1418" w:hanging="425"/>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2C793278" w:rsidR="007F1A92" w:rsidRDefault="007F1A92" w:rsidP="00CF39E7">
      <w:pPr>
        <w:pStyle w:val="a6"/>
        <w:numPr>
          <w:ilvl w:val="0"/>
          <w:numId w:val="7"/>
        </w:numPr>
        <w:ind w:left="1418" w:hanging="425"/>
        <w:rPr>
          <w:szCs w:val="28"/>
        </w:rPr>
      </w:pPr>
      <w:r>
        <w:rPr>
          <w:szCs w:val="28"/>
        </w:rPr>
        <w:t xml:space="preserve">обеспечение </w:t>
      </w:r>
      <w:r w:rsidR="00465A6E">
        <w:rPr>
          <w:szCs w:val="28"/>
        </w:rPr>
        <w:t xml:space="preserve">повышенной </w:t>
      </w:r>
      <w:r>
        <w:rPr>
          <w:szCs w:val="28"/>
        </w:rPr>
        <w:t>надежности доставки;</w:t>
      </w:r>
    </w:p>
    <w:p w14:paraId="3BDE3CF1" w14:textId="72F1896E" w:rsidR="007F1A92" w:rsidRDefault="00420C76" w:rsidP="00CF39E7">
      <w:pPr>
        <w:pStyle w:val="a6"/>
        <w:numPr>
          <w:ilvl w:val="0"/>
          <w:numId w:val="7"/>
        </w:numPr>
        <w:ind w:left="1418" w:hanging="425"/>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 xml:space="preserve">о </w:t>
      </w:r>
      <w:r w:rsidR="00465A6E">
        <w:rPr>
          <w:szCs w:val="28"/>
        </w:rPr>
        <w:t>статусе доставки</w:t>
      </w:r>
      <w:r w:rsidR="007F1A92">
        <w:rPr>
          <w:szCs w:val="28"/>
        </w:rPr>
        <w:t xml:space="preserve"> сообщения.</w:t>
      </w:r>
    </w:p>
    <w:p w14:paraId="57D4C70F" w14:textId="7A39663F" w:rsidR="007F1A92" w:rsidRDefault="007F1A92" w:rsidP="00034875">
      <w:pPr>
        <w:pStyle w:val="2"/>
      </w:pPr>
      <w:bookmarkStart w:id="128" w:name="_Toc44341657"/>
      <w:bookmarkStart w:id="129" w:name="_Toc73436451"/>
      <w:r w:rsidRPr="00941DD3">
        <w:t>Требование</w:t>
      </w:r>
      <w:r>
        <w:t xml:space="preserve"> к программному комплексу</w:t>
      </w:r>
      <w:bookmarkEnd w:id="128"/>
      <w:bookmarkEnd w:id="129"/>
    </w:p>
    <w:p w14:paraId="18E57EAA" w14:textId="6ADA3A0F" w:rsidR="007F1A92" w:rsidRDefault="007F1A92" w:rsidP="00034875">
      <w:pPr>
        <w:pStyle w:val="3"/>
        <w:rPr>
          <w:b w:val="0"/>
          <w:i w:val="0"/>
        </w:rPr>
      </w:pPr>
      <w:bookmarkStart w:id="130" w:name="_Toc44341658"/>
      <w:bookmarkStart w:id="131" w:name="_Toc73436452"/>
      <w:r w:rsidRPr="00D83368">
        <w:t>Требования</w:t>
      </w:r>
      <w:r>
        <w:t xml:space="preserve"> к функциональным характеристикам</w:t>
      </w:r>
      <w:bookmarkEnd w:id="130"/>
      <w:bookmarkEnd w:id="131"/>
    </w:p>
    <w:p w14:paraId="37390F08" w14:textId="77777777" w:rsidR="007F1A92" w:rsidRDefault="007F1A92" w:rsidP="00034875">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034875">
      <w:pPr>
        <w:pStyle w:val="a6"/>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034875">
      <w:pPr>
        <w:pStyle w:val="a6"/>
        <w:ind w:left="1134" w:firstLine="0"/>
        <w:rPr>
          <w:szCs w:val="28"/>
        </w:rPr>
      </w:pPr>
      <w:r>
        <w:rPr>
          <w:szCs w:val="28"/>
        </w:rPr>
        <w:t>Роли:</w:t>
      </w:r>
    </w:p>
    <w:p w14:paraId="7A5D16FF" w14:textId="77777777" w:rsidR="007F1A92" w:rsidRPr="008141F3" w:rsidRDefault="007F1A92" w:rsidP="00CF39E7">
      <w:pPr>
        <w:pStyle w:val="a6"/>
        <w:numPr>
          <w:ilvl w:val="0"/>
          <w:numId w:val="15"/>
        </w:numPr>
        <w:ind w:left="1843" w:hanging="425"/>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4324C990" w:rsidR="007F1A92" w:rsidRPr="008141F3" w:rsidRDefault="007F1A92" w:rsidP="00CF39E7">
      <w:pPr>
        <w:pStyle w:val="a6"/>
        <w:numPr>
          <w:ilvl w:val="0"/>
          <w:numId w:val="15"/>
        </w:numPr>
        <w:ind w:left="1843" w:hanging="425"/>
        <w:rPr>
          <w:szCs w:val="28"/>
        </w:rPr>
      </w:pPr>
      <w:r w:rsidRPr="008141F3">
        <w:rPr>
          <w:szCs w:val="28"/>
        </w:rPr>
        <w:t>Администратор – имеет все возможности оператора, но также может п</w:t>
      </w:r>
      <w:r w:rsidR="00C121CB">
        <w:rPr>
          <w:szCs w:val="28"/>
        </w:rPr>
        <w:t xml:space="preserve">росматривать список операторов, создавать новых </w:t>
      </w:r>
      <w:r w:rsidRPr="008141F3">
        <w:rPr>
          <w:szCs w:val="28"/>
        </w:rPr>
        <w:t>операторов</w:t>
      </w:r>
      <w:r w:rsidR="00C121CB">
        <w:rPr>
          <w:szCs w:val="28"/>
        </w:rPr>
        <w:t xml:space="preserve"> и удалять существующих</w:t>
      </w:r>
      <w:r w:rsidRPr="008141F3">
        <w:rPr>
          <w:szCs w:val="28"/>
        </w:rPr>
        <w:t>.</w:t>
      </w:r>
    </w:p>
    <w:p w14:paraId="139B7D04" w14:textId="46BE3C43" w:rsidR="00007156" w:rsidRPr="00007156" w:rsidRDefault="00116700" w:rsidP="00007156">
      <w:pPr>
        <w:pStyle w:val="a6"/>
        <w:numPr>
          <w:ilvl w:val="0"/>
          <w:numId w:val="8"/>
        </w:numPr>
        <w:ind w:left="1134" w:hanging="425"/>
        <w:rPr>
          <w:szCs w:val="28"/>
        </w:rPr>
      </w:pPr>
      <w:r>
        <w:rPr>
          <w:szCs w:val="28"/>
        </w:rPr>
        <w:t>После осуществления входа в программный комплекс</w:t>
      </w:r>
      <w:r w:rsidR="007F1A92">
        <w:rPr>
          <w:szCs w:val="28"/>
        </w:rPr>
        <w:t xml:space="preserve"> </w:t>
      </w:r>
      <w:r w:rsidR="001122BD">
        <w:rPr>
          <w:szCs w:val="28"/>
        </w:rPr>
        <w:t>пользователь может</w:t>
      </w:r>
      <w:r w:rsidR="007F1A92">
        <w:rPr>
          <w:szCs w:val="28"/>
        </w:rPr>
        <w:t>:</w:t>
      </w:r>
    </w:p>
    <w:p w14:paraId="6347C226" w14:textId="30D54C60" w:rsidR="007F1A92" w:rsidRPr="008141F3" w:rsidRDefault="007F1A92" w:rsidP="00CF39E7">
      <w:pPr>
        <w:pStyle w:val="a6"/>
        <w:numPr>
          <w:ilvl w:val="0"/>
          <w:numId w:val="16"/>
        </w:numPr>
        <w:ind w:hanging="436"/>
        <w:rPr>
          <w:szCs w:val="28"/>
        </w:rPr>
      </w:pPr>
      <w:r w:rsidRPr="008141F3">
        <w:rPr>
          <w:szCs w:val="28"/>
        </w:rPr>
        <w:lastRenderedPageBreak/>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CF39E7">
      <w:pPr>
        <w:pStyle w:val="a6"/>
        <w:numPr>
          <w:ilvl w:val="0"/>
          <w:numId w:val="16"/>
        </w:numPr>
        <w:ind w:hanging="436"/>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1C7508E6" w14:textId="0E40E4C7" w:rsidR="00007156" w:rsidRDefault="00007156" w:rsidP="00CF39E7">
      <w:pPr>
        <w:pStyle w:val="a6"/>
        <w:numPr>
          <w:ilvl w:val="0"/>
          <w:numId w:val="16"/>
        </w:numPr>
        <w:ind w:hanging="436"/>
        <w:rPr>
          <w:szCs w:val="28"/>
        </w:rPr>
      </w:pPr>
      <w:r>
        <w:rPr>
          <w:szCs w:val="28"/>
        </w:rPr>
        <w:t xml:space="preserve">подключить свою электронную почту, чтобы получить возможность отправлять сообщения через соответствующий </w:t>
      </w:r>
      <w:r>
        <w:rPr>
          <w:szCs w:val="28"/>
          <w:lang w:val="en-US"/>
        </w:rPr>
        <w:t>SMTP</w:t>
      </w:r>
      <w:r w:rsidRPr="00007156">
        <w:rPr>
          <w:szCs w:val="28"/>
        </w:rPr>
        <w:t>-</w:t>
      </w:r>
      <w:r>
        <w:rPr>
          <w:szCs w:val="28"/>
        </w:rPr>
        <w:t>сервер;</w:t>
      </w:r>
    </w:p>
    <w:p w14:paraId="4F5BFBC8" w14:textId="0B1AC144" w:rsidR="007E212D" w:rsidRPr="008141F3" w:rsidRDefault="007E212D" w:rsidP="00CF39E7">
      <w:pPr>
        <w:pStyle w:val="a6"/>
        <w:numPr>
          <w:ilvl w:val="0"/>
          <w:numId w:val="16"/>
        </w:numPr>
        <w:ind w:hanging="436"/>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CF39E7">
      <w:pPr>
        <w:pStyle w:val="a6"/>
        <w:numPr>
          <w:ilvl w:val="0"/>
          <w:numId w:val="16"/>
        </w:numPr>
        <w:ind w:hanging="436"/>
        <w:rPr>
          <w:szCs w:val="28"/>
        </w:rPr>
      </w:pPr>
      <w:r w:rsidRPr="008141F3">
        <w:rPr>
          <w:szCs w:val="28"/>
        </w:rPr>
        <w:t>организовывать отправку сообщений по расписанию;</w:t>
      </w:r>
    </w:p>
    <w:p w14:paraId="36B7BC17" w14:textId="7F34C155" w:rsidR="007F1A92" w:rsidRPr="008141F3" w:rsidRDefault="007F1A92" w:rsidP="00CF39E7">
      <w:pPr>
        <w:pStyle w:val="a6"/>
        <w:numPr>
          <w:ilvl w:val="0"/>
          <w:numId w:val="16"/>
        </w:numPr>
        <w:ind w:hanging="436"/>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26159CAC" w:rsidR="007F1A92" w:rsidRDefault="007F1A92" w:rsidP="00034875">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26282D15" w14:textId="0F7EB2D8" w:rsidR="00745503" w:rsidRDefault="00007156" w:rsidP="00CF39E7">
      <w:pPr>
        <w:pStyle w:val="a6"/>
        <w:numPr>
          <w:ilvl w:val="0"/>
          <w:numId w:val="17"/>
        </w:numPr>
        <w:ind w:hanging="437"/>
        <w:rPr>
          <w:szCs w:val="28"/>
        </w:rPr>
      </w:pPr>
      <w:r>
        <w:rPr>
          <w:szCs w:val="28"/>
        </w:rPr>
        <w:t>в</w:t>
      </w:r>
      <w:r w:rsidR="00745503" w:rsidRPr="00745503">
        <w:rPr>
          <w:szCs w:val="28"/>
        </w:rPr>
        <w:t xml:space="preserve">озможность подключить почтовый ящик </w:t>
      </w:r>
      <w:r>
        <w:rPr>
          <w:szCs w:val="28"/>
        </w:rPr>
        <w:t xml:space="preserve">пользователя </w:t>
      </w:r>
      <w:r w:rsidR="00745503" w:rsidRPr="00745503">
        <w:rPr>
          <w:szCs w:val="28"/>
        </w:rPr>
        <w:t>и отправлять сообщения через доступный SMTP-сервер;</w:t>
      </w:r>
    </w:p>
    <w:p w14:paraId="3F7E6DCE" w14:textId="05274DA1" w:rsidR="00745503" w:rsidRPr="00745503" w:rsidRDefault="00745503" w:rsidP="00CF39E7">
      <w:pPr>
        <w:pStyle w:val="a6"/>
        <w:numPr>
          <w:ilvl w:val="0"/>
          <w:numId w:val="17"/>
        </w:numPr>
        <w:ind w:hanging="437"/>
      </w:pPr>
      <w:r>
        <w:t xml:space="preserve">если пользователь подключил свой почтовый ящик, то по умолчанию в первую очередь </w:t>
      </w:r>
      <w:r w:rsidR="00007156">
        <w:t>осуществлять попытку</w:t>
      </w:r>
      <w:r>
        <w:t xml:space="preserve"> отправлять сообщение с помощью </w:t>
      </w:r>
      <w:r>
        <w:rPr>
          <w:lang w:val="en-US"/>
        </w:rPr>
        <w:t>SMTP</w:t>
      </w:r>
      <w:r w:rsidRPr="00B71931">
        <w:t>-</w:t>
      </w:r>
      <w:r>
        <w:t>сервера;</w:t>
      </w:r>
    </w:p>
    <w:p w14:paraId="388AC80A" w14:textId="4317C127" w:rsidR="007F1A92" w:rsidRPr="008141F3" w:rsidRDefault="0098108B" w:rsidP="00CF39E7">
      <w:pPr>
        <w:pStyle w:val="a6"/>
        <w:numPr>
          <w:ilvl w:val="0"/>
          <w:numId w:val="17"/>
        </w:numPr>
        <w:ind w:hanging="437"/>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CF39E7">
      <w:pPr>
        <w:pStyle w:val="a6"/>
        <w:numPr>
          <w:ilvl w:val="0"/>
          <w:numId w:val="17"/>
        </w:numPr>
        <w:ind w:hanging="437"/>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CF39E7">
      <w:pPr>
        <w:pStyle w:val="a6"/>
        <w:numPr>
          <w:ilvl w:val="0"/>
          <w:numId w:val="17"/>
        </w:numPr>
        <w:ind w:hanging="437"/>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CF39E7">
      <w:pPr>
        <w:pStyle w:val="a6"/>
        <w:numPr>
          <w:ilvl w:val="0"/>
          <w:numId w:val="17"/>
        </w:numPr>
        <w:ind w:hanging="437"/>
        <w:rPr>
          <w:szCs w:val="28"/>
        </w:rPr>
      </w:pPr>
      <w:r>
        <w:t>возможность прикреплять файлы к сообщению;</w:t>
      </w:r>
    </w:p>
    <w:p w14:paraId="409D7F97" w14:textId="749BCAD5" w:rsidR="007F1A92" w:rsidRPr="008141F3" w:rsidRDefault="007F1A92" w:rsidP="00CF39E7">
      <w:pPr>
        <w:pStyle w:val="a6"/>
        <w:numPr>
          <w:ilvl w:val="0"/>
          <w:numId w:val="17"/>
        </w:numPr>
        <w:ind w:hanging="437"/>
        <w:rPr>
          <w:szCs w:val="28"/>
        </w:rPr>
      </w:pPr>
      <w:r>
        <w:t xml:space="preserve">возможность хранить историю сообщений, т.е. хранить </w:t>
      </w:r>
      <w:r w:rsidR="00007156">
        <w:t>ранее отправленные</w:t>
      </w:r>
      <w:r>
        <w:t xml:space="preserve"> сообщени</w:t>
      </w:r>
      <w:r w:rsidR="00007156">
        <w:t>я</w:t>
      </w:r>
      <w:r w:rsidR="007E212D">
        <w:t xml:space="preserve"> и давать доступ к просмотру информации об их доставке</w:t>
      </w:r>
      <w:r>
        <w:t>;</w:t>
      </w:r>
    </w:p>
    <w:p w14:paraId="75349EAB" w14:textId="1FFC1439" w:rsidR="007F1A92" w:rsidRPr="008141F3" w:rsidRDefault="0098108B" w:rsidP="00CF39E7">
      <w:pPr>
        <w:pStyle w:val="a6"/>
        <w:numPr>
          <w:ilvl w:val="0"/>
          <w:numId w:val="17"/>
        </w:numPr>
        <w:ind w:hanging="437"/>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w:t>
      </w:r>
      <w:r w:rsidR="00E83C97">
        <w:t>й</w:t>
      </w:r>
      <w:r w:rsidR="007F1A92">
        <w:t xml:space="preserve">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w:t>
      </w:r>
      <w:r w:rsidR="007E212D">
        <w:lastRenderedPageBreak/>
        <w:t>прочтении доставленного сообщения)</w:t>
      </w:r>
      <w:r>
        <w:t>, хранить эту информацию и давать возможность ее просматривать</w:t>
      </w:r>
      <w:r w:rsidR="007E212D">
        <w:t>.</w:t>
      </w:r>
    </w:p>
    <w:p w14:paraId="588E7841" w14:textId="59EBA863" w:rsidR="00B50DC1" w:rsidRPr="00007156" w:rsidRDefault="007F1A92" w:rsidP="00007156">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007156">
        <w:rPr>
          <w:szCs w:val="28"/>
        </w:rPr>
        <w:t>: к</w:t>
      </w:r>
      <w:r w:rsidRPr="00007156">
        <w:rPr>
          <w:szCs w:val="28"/>
        </w:rPr>
        <w:t xml:space="preserve">огда оператор или администратор отправляет сообщение, сообщение отправляется </w:t>
      </w:r>
      <w:r w:rsidR="009E4583" w:rsidRPr="00007156">
        <w:rPr>
          <w:szCs w:val="28"/>
        </w:rPr>
        <w:t>в</w:t>
      </w:r>
      <w:r w:rsidRPr="00007156">
        <w:rPr>
          <w:szCs w:val="28"/>
        </w:rPr>
        <w:t xml:space="preserve"> очередь на удаленном сервере. Система </w:t>
      </w:r>
      <w:r w:rsidR="0060063E" w:rsidRPr="00007156">
        <w:rPr>
          <w:szCs w:val="28"/>
        </w:rPr>
        <w:t>с настраиваемой периодичностью</w:t>
      </w:r>
      <w:r w:rsidRPr="00007156">
        <w:rPr>
          <w:szCs w:val="28"/>
        </w:rPr>
        <w:t xml:space="preserve"> проверяет эту очередь и</w:t>
      </w:r>
      <w:r w:rsidR="00DC609F" w:rsidRPr="00007156">
        <w:rPr>
          <w:szCs w:val="28"/>
        </w:rPr>
        <w:t xml:space="preserve"> </w:t>
      </w:r>
      <w:r w:rsidRPr="00007156">
        <w:rPr>
          <w:szCs w:val="28"/>
        </w:rPr>
        <w:t>передает сообщения со</w:t>
      </w:r>
      <w:r w:rsidR="00DC609F" w:rsidRPr="00007156">
        <w:rPr>
          <w:szCs w:val="28"/>
        </w:rPr>
        <w:t>ответствующим сервисам доставки</w:t>
      </w:r>
      <w:r w:rsidRPr="00007156">
        <w:rPr>
          <w:szCs w:val="28"/>
        </w:rPr>
        <w:t>.</w:t>
      </w:r>
    </w:p>
    <w:p w14:paraId="59691AC6" w14:textId="57DA9A15" w:rsidR="00B50DC1" w:rsidRPr="00B50DC1" w:rsidRDefault="00B50DC1" w:rsidP="00034875">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034875">
      <w:pPr>
        <w:pStyle w:val="a6"/>
        <w:numPr>
          <w:ilvl w:val="0"/>
          <w:numId w:val="8"/>
        </w:numPr>
        <w:ind w:left="1134" w:hanging="425"/>
      </w:pPr>
      <w:r w:rsidRPr="00F6240A">
        <w:t>Требования к интерфейсу</w:t>
      </w:r>
    </w:p>
    <w:p w14:paraId="623A7CCA" w14:textId="77777777" w:rsidR="007F1A92" w:rsidRDefault="007F1A92" w:rsidP="00034875">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CF39E7">
      <w:pPr>
        <w:pStyle w:val="a6"/>
        <w:numPr>
          <w:ilvl w:val="0"/>
          <w:numId w:val="18"/>
        </w:numPr>
        <w:ind w:hanging="436"/>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CF39E7">
      <w:pPr>
        <w:pStyle w:val="a6"/>
        <w:numPr>
          <w:ilvl w:val="0"/>
          <w:numId w:val="18"/>
        </w:numPr>
        <w:ind w:hanging="436"/>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CF39E7">
      <w:pPr>
        <w:pStyle w:val="a6"/>
        <w:numPr>
          <w:ilvl w:val="0"/>
          <w:numId w:val="18"/>
        </w:numPr>
        <w:ind w:hanging="436"/>
        <w:rPr>
          <w:rFonts w:cs="Times New Roman"/>
          <w:szCs w:val="28"/>
        </w:rPr>
      </w:pPr>
      <w:r>
        <w:t>цв</w:t>
      </w:r>
      <w:r w:rsidR="007F1A92">
        <w:t>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7318D6A9" w14:textId="77777777" w:rsidR="007F1A92" w:rsidRPr="008141F3" w:rsidRDefault="007F1A92" w:rsidP="00CF39E7">
      <w:pPr>
        <w:pStyle w:val="a6"/>
        <w:numPr>
          <w:ilvl w:val="0"/>
          <w:numId w:val="18"/>
        </w:numPr>
        <w:ind w:hanging="436"/>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CF39E7">
      <w:pPr>
        <w:pStyle w:val="a6"/>
        <w:numPr>
          <w:ilvl w:val="0"/>
          <w:numId w:val="18"/>
        </w:numPr>
        <w:ind w:hanging="436"/>
        <w:rPr>
          <w:rFonts w:cs="Times New Roman"/>
          <w:szCs w:val="28"/>
        </w:rPr>
      </w:pPr>
      <w:r>
        <w:lastRenderedPageBreak/>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034875">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CF39E7">
      <w:pPr>
        <w:pStyle w:val="a6"/>
        <w:numPr>
          <w:ilvl w:val="0"/>
          <w:numId w:val="42"/>
        </w:numPr>
        <w:ind w:left="1843" w:hanging="425"/>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CF39E7">
      <w:pPr>
        <w:pStyle w:val="a6"/>
        <w:numPr>
          <w:ilvl w:val="0"/>
          <w:numId w:val="42"/>
        </w:numPr>
        <w:ind w:left="1843" w:hanging="425"/>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CF39E7">
      <w:pPr>
        <w:pStyle w:val="a6"/>
        <w:numPr>
          <w:ilvl w:val="0"/>
          <w:numId w:val="42"/>
        </w:numPr>
        <w:ind w:left="1843" w:hanging="425"/>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CF39E7">
      <w:pPr>
        <w:pStyle w:val="a6"/>
        <w:numPr>
          <w:ilvl w:val="0"/>
          <w:numId w:val="42"/>
        </w:numPr>
        <w:ind w:left="1843" w:hanging="425"/>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CF39E7">
      <w:pPr>
        <w:pStyle w:val="a6"/>
        <w:numPr>
          <w:ilvl w:val="0"/>
          <w:numId w:val="42"/>
        </w:numPr>
        <w:ind w:left="1843" w:hanging="425"/>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CF39E7">
      <w:pPr>
        <w:pStyle w:val="a6"/>
        <w:numPr>
          <w:ilvl w:val="0"/>
          <w:numId w:val="42"/>
        </w:numPr>
        <w:ind w:left="1843" w:hanging="425"/>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034875">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034875">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034875">
      <w:pPr>
        <w:pStyle w:val="3"/>
      </w:pPr>
      <w:bookmarkStart w:id="132" w:name="_Toc73436453"/>
      <w:r w:rsidRPr="00D83368">
        <w:t>Требования</w:t>
      </w:r>
      <w:r>
        <w:t xml:space="preserve"> к надежности</w:t>
      </w:r>
      <w:bookmarkEnd w:id="132"/>
    </w:p>
    <w:p w14:paraId="6DD1425E" w14:textId="77777777" w:rsidR="007F1A92" w:rsidRPr="00524815" w:rsidRDefault="007F1A92" w:rsidP="00034875">
      <w:pPr>
        <w:pStyle w:val="a6"/>
        <w:numPr>
          <w:ilvl w:val="3"/>
          <w:numId w:val="8"/>
        </w:numPr>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034875">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CF39E7">
      <w:pPr>
        <w:pStyle w:val="a6"/>
        <w:numPr>
          <w:ilvl w:val="0"/>
          <w:numId w:val="19"/>
        </w:numPr>
        <w:ind w:hanging="436"/>
        <w:rPr>
          <w:lang w:eastAsia="ru-RU"/>
        </w:rPr>
      </w:pPr>
      <w:r>
        <w:rPr>
          <w:lang w:eastAsia="ru-RU"/>
        </w:rPr>
        <w:t>организацией бесперебойного питания технических средств;</w:t>
      </w:r>
    </w:p>
    <w:p w14:paraId="1BFD2E86" w14:textId="6D8941E1" w:rsidR="007F1A92" w:rsidRDefault="007F1A92" w:rsidP="00CF39E7">
      <w:pPr>
        <w:pStyle w:val="a6"/>
        <w:numPr>
          <w:ilvl w:val="0"/>
          <w:numId w:val="19"/>
        </w:numPr>
        <w:ind w:hanging="436"/>
        <w:rPr>
          <w:lang w:eastAsia="ru-RU"/>
        </w:rPr>
      </w:pPr>
      <w:r>
        <w:rPr>
          <w:lang w:eastAsia="ru-RU"/>
        </w:rPr>
        <w:t>использованием лицензионного программного обеспечения;</w:t>
      </w:r>
    </w:p>
    <w:p w14:paraId="09F1DBA3" w14:textId="6B24DEBF" w:rsidR="007F1A92" w:rsidRDefault="007F1A92" w:rsidP="00CF39E7">
      <w:pPr>
        <w:pStyle w:val="a6"/>
        <w:numPr>
          <w:ilvl w:val="0"/>
          <w:numId w:val="19"/>
        </w:numPr>
        <w:ind w:hanging="436"/>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CF39E7">
      <w:pPr>
        <w:pStyle w:val="a6"/>
        <w:numPr>
          <w:ilvl w:val="0"/>
          <w:numId w:val="19"/>
        </w:numPr>
        <w:ind w:hanging="436"/>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034875">
      <w:pPr>
        <w:pStyle w:val="a6"/>
        <w:numPr>
          <w:ilvl w:val="3"/>
          <w:numId w:val="8"/>
        </w:numPr>
        <w:ind w:left="1134" w:hanging="425"/>
        <w:jc w:val="left"/>
        <w:rPr>
          <w:lang w:eastAsia="ru-RU"/>
        </w:rPr>
      </w:pPr>
      <w:r w:rsidRPr="00F64667">
        <w:rPr>
          <w:lang w:eastAsia="ru-RU"/>
        </w:rPr>
        <w:lastRenderedPageBreak/>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034875">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034875">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034875">
      <w:pPr>
        <w:pStyle w:val="a6"/>
        <w:numPr>
          <w:ilvl w:val="3"/>
          <w:numId w:val="8"/>
        </w:numPr>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034875">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034875">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034875">
      <w:pPr>
        <w:pStyle w:val="2"/>
        <w:rPr>
          <w:b w:val="0"/>
        </w:rPr>
      </w:pPr>
      <w:bookmarkStart w:id="133" w:name="_Toc44341660"/>
      <w:bookmarkStart w:id="134" w:name="_Toc8643079"/>
      <w:bookmarkStart w:id="135" w:name="_Toc73436454"/>
      <w:r w:rsidRPr="00941DD3">
        <w:t>Условия</w:t>
      </w:r>
      <w:r>
        <w:t xml:space="preserve"> </w:t>
      </w:r>
      <w:r w:rsidRPr="00850F38">
        <w:t>эксплуатации</w:t>
      </w:r>
      <w:bookmarkEnd w:id="133"/>
      <w:bookmarkEnd w:id="134"/>
      <w:bookmarkEnd w:id="135"/>
    </w:p>
    <w:p w14:paraId="5AE3AFCE" w14:textId="77777777" w:rsidR="007F1A92" w:rsidRDefault="007F1A92" w:rsidP="00034875">
      <w:pPr>
        <w:pStyle w:val="3"/>
        <w:rPr>
          <w:b w:val="0"/>
          <w:i w:val="0"/>
        </w:rPr>
      </w:pPr>
      <w:bookmarkStart w:id="136" w:name="_Toc73436455"/>
      <w:r w:rsidRPr="00D83368">
        <w:t>Климатические</w:t>
      </w:r>
      <w:r>
        <w:t xml:space="preserve"> </w:t>
      </w:r>
      <w:r w:rsidRPr="00941DD3">
        <w:t>условия</w:t>
      </w:r>
      <w:r>
        <w:t xml:space="preserve"> </w:t>
      </w:r>
      <w:r w:rsidRPr="00D83368">
        <w:t>эксплуатации</w:t>
      </w:r>
      <w:bookmarkEnd w:id="136"/>
    </w:p>
    <w:p w14:paraId="00359C28" w14:textId="5A6C3B61" w:rsidR="007F1A92" w:rsidRPr="00B0212B" w:rsidRDefault="007F1A92" w:rsidP="00034875">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034875">
      <w:pPr>
        <w:pStyle w:val="3"/>
        <w:rPr>
          <w:b w:val="0"/>
          <w:i w:val="0"/>
        </w:rPr>
      </w:pPr>
      <w:bookmarkStart w:id="137" w:name="_Toc44341661"/>
      <w:bookmarkStart w:id="138" w:name="_Toc8643080"/>
      <w:bookmarkStart w:id="139" w:name="_Toc73436456"/>
      <w:r w:rsidRPr="00D83368">
        <w:t>Требования</w:t>
      </w:r>
      <w:r w:rsidRPr="00A17316">
        <w:t xml:space="preserve"> к </w:t>
      </w:r>
      <w:r w:rsidRPr="00941DD3">
        <w:t>квалификации</w:t>
      </w:r>
      <w:r w:rsidRPr="00A17316">
        <w:t xml:space="preserve"> и численности персонал</w:t>
      </w:r>
      <w:r>
        <w:t>а</w:t>
      </w:r>
      <w:bookmarkEnd w:id="139"/>
    </w:p>
    <w:p w14:paraId="5B19B24B" w14:textId="390C651C" w:rsidR="007F1A92" w:rsidRPr="00A17316" w:rsidRDefault="007F1A92" w:rsidP="00034875">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034875">
      <w:pPr>
        <w:pStyle w:val="3"/>
        <w:rPr>
          <w:b w:val="0"/>
          <w:i w:val="0"/>
        </w:rPr>
      </w:pPr>
      <w:bookmarkStart w:id="140" w:name="_Toc73436457"/>
      <w:bookmarkEnd w:id="137"/>
      <w:bookmarkEnd w:id="138"/>
      <w:r w:rsidRPr="00D83368">
        <w:t>Требования</w:t>
      </w:r>
      <w:r w:rsidRPr="005F028B">
        <w:t xml:space="preserve"> к </w:t>
      </w:r>
      <w:r w:rsidRPr="00941DD3">
        <w:t>составу</w:t>
      </w:r>
      <w:r w:rsidRPr="005F028B">
        <w:t xml:space="preserve"> и параметрам технических средств</w:t>
      </w:r>
      <w:bookmarkEnd w:id="140"/>
    </w:p>
    <w:p w14:paraId="55AE6532" w14:textId="73DB86F0" w:rsidR="007F1A92" w:rsidRDefault="00116700" w:rsidP="00034875">
      <w:pPr>
        <w:pStyle w:val="af"/>
        <w:spacing w:after="0"/>
        <w:ind w:firstLine="708"/>
        <w:rPr>
          <w:color w:val="000000" w:themeColor="text1"/>
        </w:rPr>
      </w:pPr>
      <w:r>
        <w:t>Программный комплекс</w:t>
      </w:r>
      <w:r w:rsidR="007F1A92">
        <w:t xml:space="preserve"> </w:t>
      </w:r>
      <w:r w:rsidR="007F1A92">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CF39E7">
      <w:pPr>
        <w:pStyle w:val="af"/>
        <w:numPr>
          <w:ilvl w:val="0"/>
          <w:numId w:val="9"/>
        </w:numPr>
        <w:spacing w:after="0"/>
        <w:ind w:left="1418" w:hanging="425"/>
        <w:rPr>
          <w:rFonts w:cs="Times New Roman"/>
          <w:color w:val="000000" w:themeColor="text1"/>
          <w:lang w:val="en-US"/>
        </w:rPr>
      </w:pPr>
      <w:r>
        <w:rPr>
          <w:rFonts w:cs="Times New Roman"/>
          <w:color w:val="000000" w:themeColor="text1"/>
        </w:rPr>
        <w:lastRenderedPageBreak/>
        <w:t xml:space="preserve">наличие веб-сервера </w:t>
      </w:r>
      <w:r>
        <w:rPr>
          <w:rFonts w:cs="Times New Roman"/>
          <w:color w:val="000000" w:themeColor="text1"/>
          <w:lang w:val="en-US"/>
        </w:rPr>
        <w:t>IIS.</w:t>
      </w:r>
    </w:p>
    <w:p w14:paraId="6BD672E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CF39E7">
      <w:pPr>
        <w:pStyle w:val="af"/>
        <w:numPr>
          <w:ilvl w:val="0"/>
          <w:numId w:val="10"/>
        </w:numPr>
        <w:spacing w:after="0"/>
        <w:ind w:left="1418"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034875">
      <w:pPr>
        <w:pStyle w:val="3"/>
        <w:rPr>
          <w:b w:val="0"/>
          <w:i w:val="0"/>
        </w:rPr>
      </w:pPr>
      <w:bookmarkStart w:id="141" w:name="_Toc44341664"/>
      <w:bookmarkStart w:id="142" w:name="_Toc8643083"/>
      <w:bookmarkStart w:id="143" w:name="_Toc73436458"/>
      <w:r>
        <w:t xml:space="preserve">Требования к </w:t>
      </w:r>
      <w:r w:rsidRPr="00D83368">
        <w:t>информационной</w:t>
      </w:r>
      <w:r>
        <w:t xml:space="preserve"> и программной совместимости</w:t>
      </w:r>
      <w:bookmarkEnd w:id="141"/>
      <w:bookmarkEnd w:id="142"/>
      <w:bookmarkEnd w:id="143"/>
    </w:p>
    <w:p w14:paraId="268BBFE4" w14:textId="77777777" w:rsidR="007F1A92" w:rsidRDefault="007F1A92" w:rsidP="00034875">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CF39E7">
      <w:pPr>
        <w:pStyle w:val="a6"/>
        <w:numPr>
          <w:ilvl w:val="0"/>
          <w:numId w:val="11"/>
        </w:numPr>
        <w:ind w:left="1418"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E53BE48" w:rsidR="007F1A92" w:rsidRDefault="007F1A92" w:rsidP="00CF39E7">
      <w:pPr>
        <w:numPr>
          <w:ilvl w:val="0"/>
          <w:numId w:val="11"/>
        </w:numPr>
        <w:ind w:left="1418"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6DB7CB90" w14:textId="06D445CD" w:rsidR="00D76D34" w:rsidRDefault="00D76D34" w:rsidP="00CF39E7">
      <w:pPr>
        <w:numPr>
          <w:ilvl w:val="0"/>
          <w:numId w:val="11"/>
        </w:numPr>
        <w:ind w:left="1418" w:hanging="425"/>
        <w:rPr>
          <w:szCs w:val="28"/>
          <w:lang w:val="en-US"/>
        </w:rPr>
      </w:pPr>
      <w:r>
        <w:rPr>
          <w:szCs w:val="28"/>
        </w:rPr>
        <w:t>СУБД</w:t>
      </w:r>
      <w:r w:rsidRPr="00D76D34">
        <w:rPr>
          <w:szCs w:val="28"/>
          <w:lang w:val="en-US"/>
        </w:rPr>
        <w:t xml:space="preserve"> </w:t>
      </w:r>
      <w:r>
        <w:rPr>
          <w:szCs w:val="28"/>
          <w:lang w:val="en-US"/>
        </w:rPr>
        <w:t>«SQL Server Management Studio»</w:t>
      </w:r>
      <w:r w:rsidR="00115972">
        <w:rPr>
          <w:szCs w:val="28"/>
          <w:lang w:val="en-US"/>
        </w:rPr>
        <w:t>;</w:t>
      </w:r>
    </w:p>
    <w:p w14:paraId="106DDE9C" w14:textId="3197FF31" w:rsidR="007F1A92" w:rsidRPr="00115972" w:rsidRDefault="00115972" w:rsidP="00CF39E7">
      <w:pPr>
        <w:pStyle w:val="a6"/>
        <w:numPr>
          <w:ilvl w:val="0"/>
          <w:numId w:val="11"/>
        </w:numPr>
        <w:ind w:left="1418" w:hanging="425"/>
        <w:rPr>
          <w:szCs w:val="28"/>
          <w:lang w:val="en-US"/>
        </w:rPr>
      </w:pPr>
      <w:r>
        <w:rPr>
          <w:szCs w:val="28"/>
          <w:lang w:val="en-US"/>
        </w:rPr>
        <w:t>w</w:t>
      </w:r>
      <w:r w:rsidRPr="00115972">
        <w:rPr>
          <w:szCs w:val="28"/>
          <w:lang w:val="en-US"/>
        </w:rPr>
        <w:t>eb-</w:t>
      </w:r>
      <w:proofErr w:type="spellStart"/>
      <w:r w:rsidRPr="00115972">
        <w:rPr>
          <w:szCs w:val="28"/>
          <w:lang w:val="en-US"/>
        </w:rPr>
        <w:t>браузер</w:t>
      </w:r>
      <w:proofErr w:type="spellEnd"/>
      <w:r w:rsidR="007F1A92"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6201C0BD" w14:textId="77777777" w:rsidR="007F1A92" w:rsidRDefault="007F1A92" w:rsidP="00CF39E7">
      <w:pPr>
        <w:numPr>
          <w:ilvl w:val="0"/>
          <w:numId w:val="11"/>
        </w:numPr>
        <w:ind w:left="1418" w:hanging="425"/>
        <w:rPr>
          <w:szCs w:val="28"/>
          <w:lang w:val="en-US"/>
        </w:rPr>
      </w:pPr>
      <w:r>
        <w:rPr>
          <w:szCs w:val="28"/>
        </w:rPr>
        <w:t>антивирусное программное обеспечение.</w:t>
      </w:r>
    </w:p>
    <w:p w14:paraId="784C0A18" w14:textId="77777777" w:rsidR="007F1A92" w:rsidRDefault="007F1A92" w:rsidP="00034875">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034875">
      <w:pPr>
        <w:pStyle w:val="2"/>
      </w:pPr>
      <w:bookmarkStart w:id="144" w:name="_Toc73436459"/>
      <w:r w:rsidRPr="00850F38">
        <w:t>Программная</w:t>
      </w:r>
      <w:r>
        <w:t xml:space="preserve"> документация</w:t>
      </w:r>
      <w:bookmarkEnd w:id="144"/>
    </w:p>
    <w:p w14:paraId="71312042" w14:textId="0C90FA0C" w:rsidR="007F1A92" w:rsidRPr="004C3D99" w:rsidRDefault="007F1A92" w:rsidP="00034875">
      <w:pPr>
        <w:pStyle w:val="3"/>
      </w:pPr>
      <w:bookmarkStart w:id="145" w:name="_Toc73436460"/>
      <w:r w:rsidRPr="00D83368">
        <w:t>Предварительный</w:t>
      </w:r>
      <w:r w:rsidRPr="004C3D99">
        <w:t xml:space="preserve"> состав программной документации</w:t>
      </w:r>
      <w:bookmarkEnd w:id="145"/>
    </w:p>
    <w:p w14:paraId="04AF7A11" w14:textId="1DE2D68A" w:rsidR="007F1A92" w:rsidRPr="004C3D99" w:rsidRDefault="007F1A92" w:rsidP="00034875">
      <w:pPr>
        <w:ind w:firstLine="708"/>
        <w:rPr>
          <w:szCs w:val="28"/>
        </w:rPr>
      </w:pPr>
      <w:r w:rsidRPr="004C3D99">
        <w:rPr>
          <w:szCs w:val="28"/>
        </w:rPr>
        <w:t>Состав программной документации:</w:t>
      </w:r>
    </w:p>
    <w:p w14:paraId="5AEA9BD7" w14:textId="77777777" w:rsidR="007F1A92" w:rsidRPr="00DC5D62" w:rsidRDefault="007F1A92" w:rsidP="00CF39E7">
      <w:pPr>
        <w:pStyle w:val="a6"/>
        <w:numPr>
          <w:ilvl w:val="0"/>
          <w:numId w:val="36"/>
        </w:numPr>
        <w:ind w:left="1418" w:hanging="425"/>
        <w:rPr>
          <w:szCs w:val="28"/>
        </w:rPr>
      </w:pPr>
      <w:r w:rsidRPr="00DC5D62">
        <w:rPr>
          <w:szCs w:val="28"/>
        </w:rPr>
        <w:t>техническое задание;</w:t>
      </w:r>
    </w:p>
    <w:p w14:paraId="756973C0" w14:textId="24BD9029" w:rsidR="007F1A92" w:rsidRPr="00DC5D62" w:rsidRDefault="007F1A92" w:rsidP="00CF39E7">
      <w:pPr>
        <w:pStyle w:val="a6"/>
        <w:numPr>
          <w:ilvl w:val="0"/>
          <w:numId w:val="36"/>
        </w:numPr>
        <w:ind w:left="1418" w:hanging="425"/>
        <w:rPr>
          <w:szCs w:val="28"/>
        </w:rPr>
      </w:pPr>
      <w:r w:rsidRPr="00DC5D62">
        <w:rPr>
          <w:szCs w:val="28"/>
        </w:rPr>
        <w:t>программ</w:t>
      </w:r>
      <w:r w:rsidR="00F3688D" w:rsidRPr="00DC5D62">
        <w:rPr>
          <w:szCs w:val="28"/>
        </w:rPr>
        <w:t xml:space="preserve">а </w:t>
      </w:r>
      <w:r w:rsidRPr="00DC5D62">
        <w:rPr>
          <w:szCs w:val="28"/>
        </w:rPr>
        <w:t>и методики испытаний;</w:t>
      </w:r>
    </w:p>
    <w:p w14:paraId="698A751F" w14:textId="77777777" w:rsidR="007F1A92" w:rsidRPr="00DC5D62" w:rsidRDefault="007F1A92" w:rsidP="00CF39E7">
      <w:pPr>
        <w:pStyle w:val="a6"/>
        <w:numPr>
          <w:ilvl w:val="0"/>
          <w:numId w:val="36"/>
        </w:numPr>
        <w:ind w:left="1418" w:hanging="425"/>
        <w:rPr>
          <w:szCs w:val="28"/>
        </w:rPr>
      </w:pPr>
      <w:r w:rsidRPr="00DC5D62">
        <w:rPr>
          <w:szCs w:val="28"/>
        </w:rPr>
        <w:t>руководство оператора.</w:t>
      </w:r>
    </w:p>
    <w:p w14:paraId="7FBC2782" w14:textId="77777777" w:rsidR="007F1A92" w:rsidRDefault="007F1A92" w:rsidP="00034875">
      <w:pPr>
        <w:pStyle w:val="2"/>
        <w:rPr>
          <w:b w:val="0"/>
        </w:rPr>
      </w:pPr>
      <w:bookmarkStart w:id="146" w:name="_Toc44341665"/>
      <w:bookmarkStart w:id="147" w:name="_Toc73436461"/>
      <w:r w:rsidRPr="00850F38">
        <w:t>Стадии</w:t>
      </w:r>
      <w:r>
        <w:rPr>
          <w:b w:val="0"/>
        </w:rPr>
        <w:t xml:space="preserve"> </w:t>
      </w:r>
      <w:r w:rsidRPr="00941DD3">
        <w:t>и этапы</w:t>
      </w:r>
      <w:r>
        <w:t xml:space="preserve"> разработки</w:t>
      </w:r>
      <w:bookmarkEnd w:id="146"/>
      <w:bookmarkEnd w:id="147"/>
    </w:p>
    <w:p w14:paraId="7044B317" w14:textId="4C73F00B" w:rsidR="007F1A92" w:rsidRDefault="007F1A92" w:rsidP="00034875">
      <w:pPr>
        <w:pStyle w:val="3"/>
        <w:rPr>
          <w:b w:val="0"/>
          <w:i w:val="0"/>
        </w:rPr>
      </w:pPr>
      <w:bookmarkStart w:id="148" w:name="_Toc44341666"/>
      <w:bookmarkStart w:id="149" w:name="_Toc8643085"/>
      <w:bookmarkStart w:id="150" w:name="_Toc73436462"/>
      <w:r w:rsidRPr="00D83368">
        <w:t>Стадии</w:t>
      </w:r>
      <w:r>
        <w:t xml:space="preserve"> </w:t>
      </w:r>
      <w:r w:rsidRPr="00941DD3">
        <w:t>разработки</w:t>
      </w:r>
      <w:bookmarkEnd w:id="148"/>
      <w:bookmarkEnd w:id="149"/>
      <w:bookmarkEnd w:id="150"/>
    </w:p>
    <w:p w14:paraId="169765C8" w14:textId="7360AF40" w:rsidR="007F1A92" w:rsidRDefault="007F1A92" w:rsidP="00034875">
      <w:pPr>
        <w:rPr>
          <w:rFonts w:cs="Times New Roman"/>
          <w:szCs w:val="28"/>
        </w:rPr>
      </w:pPr>
      <w:r>
        <w:rPr>
          <w:szCs w:val="28"/>
        </w:rPr>
        <w:t>Разработка подсистемы состоит из</w:t>
      </w:r>
      <w:r w:rsidR="00B77F3A">
        <w:rPr>
          <w:szCs w:val="28"/>
        </w:rPr>
        <w:t xml:space="preserve"> </w:t>
      </w:r>
      <w:r w:rsidR="007E5C67">
        <w:rPr>
          <w:szCs w:val="28"/>
        </w:rPr>
        <w:t>следующих</w:t>
      </w:r>
      <w:r>
        <w:rPr>
          <w:szCs w:val="28"/>
        </w:rPr>
        <w:t xml:space="preserve"> этапов:</w:t>
      </w:r>
    </w:p>
    <w:p w14:paraId="492856D6" w14:textId="77777777" w:rsidR="007F1A92" w:rsidRPr="008141F3" w:rsidRDefault="007F1A92" w:rsidP="00CF39E7">
      <w:pPr>
        <w:pStyle w:val="a6"/>
        <w:numPr>
          <w:ilvl w:val="0"/>
          <w:numId w:val="37"/>
        </w:numPr>
        <w:ind w:left="1418" w:hanging="425"/>
        <w:rPr>
          <w:szCs w:val="28"/>
        </w:rPr>
      </w:pPr>
      <w:r w:rsidRPr="008141F3">
        <w:rPr>
          <w:szCs w:val="28"/>
        </w:rPr>
        <w:lastRenderedPageBreak/>
        <w:t>разработка технического задания;</w:t>
      </w:r>
    </w:p>
    <w:p w14:paraId="2B983DE3" w14:textId="7AAC03FA" w:rsidR="007F1A92" w:rsidRDefault="007F1A92" w:rsidP="00CF39E7">
      <w:pPr>
        <w:pStyle w:val="a6"/>
        <w:numPr>
          <w:ilvl w:val="0"/>
          <w:numId w:val="37"/>
        </w:numPr>
        <w:ind w:left="1418" w:hanging="425"/>
        <w:rPr>
          <w:szCs w:val="28"/>
        </w:rPr>
      </w:pPr>
      <w:r w:rsidRPr="008141F3">
        <w:rPr>
          <w:szCs w:val="28"/>
        </w:rPr>
        <w:t>проектирование программного комплекса;</w:t>
      </w:r>
    </w:p>
    <w:p w14:paraId="3421961E" w14:textId="71D654A8" w:rsidR="00B77F3A" w:rsidRDefault="00B77F3A" w:rsidP="00CF39E7">
      <w:pPr>
        <w:pStyle w:val="a6"/>
        <w:numPr>
          <w:ilvl w:val="0"/>
          <w:numId w:val="37"/>
        </w:numPr>
        <w:ind w:left="1418" w:hanging="425"/>
        <w:rPr>
          <w:szCs w:val="28"/>
        </w:rPr>
      </w:pPr>
      <w:r>
        <w:rPr>
          <w:szCs w:val="28"/>
        </w:rPr>
        <w:t>разработка программного комплекса;</w:t>
      </w:r>
    </w:p>
    <w:p w14:paraId="467AAD30" w14:textId="33D1752F" w:rsidR="00B77F3A" w:rsidRDefault="00B77F3A" w:rsidP="00CF39E7">
      <w:pPr>
        <w:pStyle w:val="a6"/>
        <w:numPr>
          <w:ilvl w:val="0"/>
          <w:numId w:val="37"/>
        </w:numPr>
        <w:ind w:left="1418" w:hanging="425"/>
        <w:rPr>
          <w:szCs w:val="28"/>
        </w:rPr>
      </w:pPr>
      <w:r>
        <w:rPr>
          <w:szCs w:val="28"/>
        </w:rPr>
        <w:t>тестирование разработанного программного комплекса;</w:t>
      </w:r>
    </w:p>
    <w:p w14:paraId="05896851" w14:textId="04AF3FB8" w:rsidR="00853044" w:rsidRPr="008141F3" w:rsidRDefault="00853044" w:rsidP="00CF39E7">
      <w:pPr>
        <w:pStyle w:val="a6"/>
        <w:numPr>
          <w:ilvl w:val="0"/>
          <w:numId w:val="37"/>
        </w:numPr>
        <w:ind w:left="1418" w:hanging="425"/>
        <w:rPr>
          <w:szCs w:val="28"/>
        </w:rPr>
      </w:pPr>
      <w:r>
        <w:rPr>
          <w:szCs w:val="28"/>
        </w:rPr>
        <w:t>написание программной документации;</w:t>
      </w:r>
    </w:p>
    <w:p w14:paraId="0A8B07C2" w14:textId="76EBDAC9" w:rsidR="007F1A92" w:rsidRPr="008141F3" w:rsidRDefault="007F1A92" w:rsidP="00CF39E7">
      <w:pPr>
        <w:pStyle w:val="a6"/>
        <w:numPr>
          <w:ilvl w:val="0"/>
          <w:numId w:val="37"/>
        </w:numPr>
        <w:ind w:left="1418" w:hanging="425"/>
        <w:rPr>
          <w:szCs w:val="28"/>
        </w:rPr>
      </w:pPr>
      <w:r w:rsidRPr="008141F3">
        <w:rPr>
          <w:szCs w:val="28"/>
        </w:rPr>
        <w:t xml:space="preserve">внедрение разработанного </w:t>
      </w:r>
      <w:r w:rsidR="00116700">
        <w:rPr>
          <w:szCs w:val="28"/>
        </w:rPr>
        <w:t>программного комплекса</w:t>
      </w:r>
      <w:r w:rsidRPr="008141F3">
        <w:rPr>
          <w:szCs w:val="28"/>
        </w:rPr>
        <w:t>.</w:t>
      </w:r>
    </w:p>
    <w:p w14:paraId="7F589FC9" w14:textId="77777777" w:rsidR="007F1A92" w:rsidRDefault="007F1A92" w:rsidP="00034875">
      <w:pPr>
        <w:pStyle w:val="3"/>
        <w:rPr>
          <w:b w:val="0"/>
          <w:i w:val="0"/>
        </w:rPr>
      </w:pPr>
      <w:bookmarkStart w:id="151" w:name="_Toc44341668"/>
      <w:bookmarkStart w:id="152" w:name="_Toc8643087"/>
      <w:bookmarkStart w:id="153" w:name="_Toc73436463"/>
      <w:r w:rsidRPr="00D83368">
        <w:t>Содержание</w:t>
      </w:r>
      <w:r>
        <w:t xml:space="preserve"> работ по этапам</w:t>
      </w:r>
      <w:bookmarkEnd w:id="151"/>
      <w:bookmarkEnd w:id="152"/>
      <w:bookmarkEnd w:id="153"/>
    </w:p>
    <w:p w14:paraId="05F6E659" w14:textId="77777777" w:rsidR="007F1A92" w:rsidRDefault="007F1A92" w:rsidP="00034875">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DE377F" w:rsidRDefault="007F1A92" w:rsidP="00CF39E7">
      <w:pPr>
        <w:pStyle w:val="a6"/>
        <w:numPr>
          <w:ilvl w:val="0"/>
          <w:numId w:val="38"/>
        </w:numPr>
        <w:ind w:left="1418" w:hanging="425"/>
        <w:jc w:val="left"/>
        <w:rPr>
          <w:szCs w:val="28"/>
        </w:rPr>
      </w:pPr>
      <w:r w:rsidRPr="00DE377F">
        <w:rPr>
          <w:szCs w:val="28"/>
        </w:rPr>
        <w:t>постановка задачи;</w:t>
      </w:r>
    </w:p>
    <w:p w14:paraId="605DC05B"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и уточнение требований к техническим средствам;</w:t>
      </w:r>
    </w:p>
    <w:p w14:paraId="07A93DCD"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требований к программе;</w:t>
      </w:r>
    </w:p>
    <w:p w14:paraId="02B493AE" w14:textId="77777777" w:rsidR="007F1A92" w:rsidRPr="00DE377F" w:rsidRDefault="007F1A92" w:rsidP="00CF39E7">
      <w:pPr>
        <w:pStyle w:val="a6"/>
        <w:numPr>
          <w:ilvl w:val="0"/>
          <w:numId w:val="38"/>
        </w:numPr>
        <w:ind w:left="1418" w:hanging="425"/>
        <w:jc w:val="left"/>
        <w:rPr>
          <w:szCs w:val="28"/>
        </w:rPr>
      </w:pPr>
      <w:r w:rsidRPr="00DE377F">
        <w:rPr>
          <w:szCs w:val="28"/>
        </w:rPr>
        <w:t>определение стадий, этапов и сроков разработки программы;</w:t>
      </w:r>
    </w:p>
    <w:p w14:paraId="64922225" w14:textId="77777777" w:rsidR="007F1A92" w:rsidRPr="00DE377F" w:rsidRDefault="007F1A92" w:rsidP="00CF39E7">
      <w:pPr>
        <w:pStyle w:val="a6"/>
        <w:numPr>
          <w:ilvl w:val="0"/>
          <w:numId w:val="38"/>
        </w:numPr>
        <w:ind w:left="1418" w:hanging="425"/>
        <w:jc w:val="left"/>
        <w:rPr>
          <w:szCs w:val="28"/>
        </w:rPr>
      </w:pPr>
      <w:r w:rsidRPr="00DE377F">
        <w:rPr>
          <w:szCs w:val="28"/>
        </w:rPr>
        <w:t xml:space="preserve">согласование и утверждение технического задания. </w:t>
      </w:r>
    </w:p>
    <w:p w14:paraId="5534DE87" w14:textId="0AF297A8" w:rsidR="007F1A92" w:rsidRDefault="007F1A92" w:rsidP="00034875">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17B0B9F0" w14:textId="081492AD" w:rsidR="00B04BCD" w:rsidRDefault="00B04BCD" w:rsidP="00034875">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84BA7EE" w14:textId="528F2C4E" w:rsidR="00EB409C" w:rsidRPr="004C3D99" w:rsidRDefault="00EB409C" w:rsidP="00034875">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w:t>
      </w:r>
      <w:r w:rsidR="00B96465">
        <w:rPr>
          <w:szCs w:val="28"/>
        </w:rPr>
        <w:t xml:space="preserve"> Результатом данного заключительного этапа является подписанный </w:t>
      </w:r>
      <w:r w:rsidR="000344BC">
        <w:rPr>
          <w:szCs w:val="28"/>
        </w:rPr>
        <w:t>Заказчиком</w:t>
      </w:r>
      <w:r w:rsidR="00B96465">
        <w:rPr>
          <w:szCs w:val="28"/>
        </w:rPr>
        <w:t xml:space="preserve"> акт о внедрении.</w:t>
      </w:r>
    </w:p>
    <w:p w14:paraId="6849BFE6" w14:textId="77777777" w:rsidR="007F1A92" w:rsidRDefault="007F1A92" w:rsidP="00034875">
      <w:pPr>
        <w:pStyle w:val="2"/>
      </w:pPr>
      <w:bookmarkStart w:id="154" w:name="_Toc73436464"/>
      <w:r w:rsidRPr="00850F38">
        <w:t>Порядок</w:t>
      </w:r>
      <w:r>
        <w:t xml:space="preserve"> контроля и приемки</w:t>
      </w:r>
      <w:bookmarkEnd w:id="154"/>
    </w:p>
    <w:p w14:paraId="7053D91B" w14:textId="59215B42" w:rsidR="007F1A92" w:rsidRDefault="007F1A92" w:rsidP="00034875">
      <w:pPr>
        <w:pStyle w:val="3"/>
        <w:rPr>
          <w:lang w:eastAsia="ru-RU"/>
        </w:rPr>
      </w:pPr>
      <w:bookmarkStart w:id="155" w:name="_Toc73436465"/>
      <w:r w:rsidRPr="00D83368">
        <w:t>Виды</w:t>
      </w:r>
      <w:r w:rsidRPr="004C3D99">
        <w:rPr>
          <w:lang w:eastAsia="ru-RU"/>
        </w:rPr>
        <w:t xml:space="preserve"> испытаний</w:t>
      </w:r>
      <w:bookmarkEnd w:id="155"/>
    </w:p>
    <w:p w14:paraId="6FB6DAE6" w14:textId="3108BCC3" w:rsidR="00EE06C3" w:rsidRDefault="00EE06C3" w:rsidP="00034875">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1C481EE1" w14:textId="445B2FC1" w:rsidR="00EE06C3" w:rsidRDefault="00CF39E7" w:rsidP="00CF39E7">
      <w:pPr>
        <w:pStyle w:val="a6"/>
        <w:numPr>
          <w:ilvl w:val="0"/>
          <w:numId w:val="30"/>
        </w:numPr>
        <w:ind w:left="1418" w:hanging="425"/>
        <w:rPr>
          <w:lang w:eastAsia="ru-RU"/>
        </w:rPr>
      </w:pPr>
      <w:r>
        <w:rPr>
          <w:lang w:eastAsia="ru-RU"/>
        </w:rPr>
        <w:t>т</w:t>
      </w:r>
      <w:r w:rsidR="00EE06C3">
        <w:rPr>
          <w:lang w:eastAsia="ru-RU"/>
        </w:rPr>
        <w:t xml:space="preserve">естирование </w:t>
      </w:r>
      <w:r w:rsidR="00EE06C3">
        <w:rPr>
          <w:lang w:val="en-US" w:eastAsia="ru-RU"/>
        </w:rPr>
        <w:t>WEB</w:t>
      </w:r>
      <w:r w:rsidR="00EE06C3" w:rsidRPr="00EE06C3">
        <w:rPr>
          <w:lang w:eastAsia="ru-RU"/>
        </w:rPr>
        <w:t>-</w:t>
      </w:r>
      <w:r w:rsidR="00EE06C3">
        <w:rPr>
          <w:lang w:val="en-US" w:eastAsia="ru-RU"/>
        </w:rPr>
        <w:t>API</w:t>
      </w:r>
      <w:r w:rsidR="00EE06C3" w:rsidRPr="00EE06C3">
        <w:rPr>
          <w:lang w:eastAsia="ru-RU"/>
        </w:rPr>
        <w:t xml:space="preserve"> </w:t>
      </w:r>
      <w:r w:rsidR="00EE06C3">
        <w:rPr>
          <w:lang w:eastAsia="ru-RU"/>
        </w:rPr>
        <w:t>методом черного ящика;</w:t>
      </w:r>
    </w:p>
    <w:p w14:paraId="7EF0062F" w14:textId="40A6C107" w:rsidR="00EE06C3" w:rsidRDefault="00CF39E7" w:rsidP="00CF39E7">
      <w:pPr>
        <w:pStyle w:val="a6"/>
        <w:numPr>
          <w:ilvl w:val="0"/>
          <w:numId w:val="30"/>
        </w:numPr>
        <w:ind w:left="1418" w:hanging="425"/>
        <w:rPr>
          <w:lang w:eastAsia="ru-RU"/>
        </w:rPr>
      </w:pPr>
      <w:r>
        <w:rPr>
          <w:lang w:eastAsia="ru-RU"/>
        </w:rPr>
        <w:t>м</w:t>
      </w:r>
      <w:r w:rsidR="00EE06C3">
        <w:rPr>
          <w:lang w:eastAsia="ru-RU"/>
        </w:rPr>
        <w:t>одульное тестирование;</w:t>
      </w:r>
    </w:p>
    <w:p w14:paraId="203CEFF2" w14:textId="009A6964" w:rsidR="00EE06C3" w:rsidRDefault="00CF39E7" w:rsidP="00CF39E7">
      <w:pPr>
        <w:pStyle w:val="a6"/>
        <w:numPr>
          <w:ilvl w:val="0"/>
          <w:numId w:val="30"/>
        </w:numPr>
        <w:ind w:left="1418" w:hanging="425"/>
        <w:rPr>
          <w:lang w:eastAsia="ru-RU"/>
        </w:rPr>
      </w:pPr>
      <w:proofErr w:type="spellStart"/>
      <w:r>
        <w:rPr>
          <w:lang w:eastAsia="ru-RU"/>
        </w:rPr>
        <w:t>к</w:t>
      </w:r>
      <w:r w:rsidR="00EE06C3">
        <w:rPr>
          <w:lang w:eastAsia="ru-RU"/>
        </w:rPr>
        <w:t>россбраузерное</w:t>
      </w:r>
      <w:proofErr w:type="spellEnd"/>
      <w:r w:rsidR="00EE06C3">
        <w:rPr>
          <w:lang w:eastAsia="ru-RU"/>
        </w:rPr>
        <w:t xml:space="preserve"> тестирование.</w:t>
      </w:r>
    </w:p>
    <w:p w14:paraId="6F9DF4E7" w14:textId="571793AA" w:rsidR="0046731A" w:rsidRDefault="0046731A" w:rsidP="00034875">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3E88D08D" w14:textId="58DCF177" w:rsidR="0046731A" w:rsidRPr="00EE06C3" w:rsidRDefault="0046731A" w:rsidP="00034875">
      <w:pPr>
        <w:rPr>
          <w:lang w:eastAsia="ru-RU"/>
        </w:rPr>
      </w:pPr>
      <w:proofErr w:type="spellStart"/>
      <w:r>
        <w:rPr>
          <w:lang w:eastAsia="ru-RU"/>
        </w:rPr>
        <w:t>Кроссбраузерное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5BBCD8FE" w14:textId="77777777" w:rsidR="007F1A92" w:rsidRDefault="007F1A92" w:rsidP="00034875">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034875">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034875">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034875">
      <w:pPr>
        <w:pStyle w:val="3"/>
        <w:rPr>
          <w:lang w:eastAsia="ru-RU"/>
        </w:rPr>
      </w:pPr>
      <w:bookmarkStart w:id="156" w:name="_Toc73436466"/>
      <w:r w:rsidRPr="004C3D99">
        <w:rPr>
          <w:lang w:eastAsia="ru-RU"/>
        </w:rPr>
        <w:t xml:space="preserve">Общие </w:t>
      </w:r>
      <w:r w:rsidRPr="00D83368">
        <w:t>требования</w:t>
      </w:r>
      <w:r w:rsidRPr="004C3D99">
        <w:rPr>
          <w:lang w:eastAsia="ru-RU"/>
        </w:rPr>
        <w:t xml:space="preserve"> к приемке работы</w:t>
      </w:r>
      <w:bookmarkEnd w:id="156"/>
    </w:p>
    <w:p w14:paraId="76B248D4" w14:textId="2E943FD4" w:rsidR="007F1A92" w:rsidRPr="005F028B" w:rsidRDefault="007F1A92" w:rsidP="00034875">
      <w:pPr>
        <w:rPr>
          <w:szCs w:val="28"/>
        </w:rPr>
      </w:pPr>
      <w:r>
        <w:rPr>
          <w:lang w:eastAsia="ru-RU"/>
        </w:rPr>
        <w:t xml:space="preserve">На основании Протокола проведения испытаний Исполнитель совместно с Заказчиком подписывает </w:t>
      </w:r>
      <w:r w:rsidR="005B3F01">
        <w:rPr>
          <w:lang w:eastAsia="ru-RU"/>
        </w:rPr>
        <w:t xml:space="preserve">акт </w:t>
      </w:r>
      <w:r w:rsidR="000C45E1">
        <w:rPr>
          <w:lang w:eastAsia="ru-RU"/>
        </w:rPr>
        <w:t xml:space="preserve">о </w:t>
      </w:r>
      <w:r w:rsidR="005B3F01">
        <w:rPr>
          <w:lang w:eastAsia="ru-RU"/>
        </w:rPr>
        <w:t>внедрении</w:t>
      </w:r>
      <w:r>
        <w:rPr>
          <w:lang w:eastAsia="ru-RU"/>
        </w:rPr>
        <w:t>.</w:t>
      </w:r>
    </w:p>
    <w:p w14:paraId="6355028A" w14:textId="77777777" w:rsidR="00B873C6" w:rsidRDefault="00B873C6" w:rsidP="00B873C6">
      <w:pPr>
        <w:pStyle w:val="1"/>
        <w:rPr>
          <w:caps w:val="0"/>
        </w:rPr>
      </w:pPr>
      <w:bookmarkStart w:id="157" w:name="_Toc68534523"/>
      <w:bookmarkStart w:id="158" w:name="_Toc354615885"/>
      <w:bookmarkStart w:id="159" w:name="_Toc354616161"/>
      <w:bookmarkStart w:id="160" w:name="_Toc354659791"/>
      <w:bookmarkStart w:id="161" w:name="_Toc354666752"/>
      <w:bookmarkStart w:id="162" w:name="_Toc359344423"/>
      <w:bookmarkStart w:id="163" w:name="_Toc73436467"/>
      <w:r>
        <w:rPr>
          <w:caps w:val="0"/>
        </w:rPr>
        <w:lastRenderedPageBreak/>
        <w:t>ПРОЕКТИРОВАНИЕ</w:t>
      </w:r>
      <w:bookmarkEnd w:id="157"/>
      <w:bookmarkEnd w:id="163"/>
    </w:p>
    <w:p w14:paraId="4F4F4D23" w14:textId="77777777" w:rsidR="00B873C6" w:rsidRPr="00B107DE" w:rsidRDefault="00B873C6" w:rsidP="00B873C6">
      <w:pPr>
        <w:pStyle w:val="2"/>
        <w:spacing w:line="240" w:lineRule="auto"/>
      </w:pPr>
      <w:bookmarkStart w:id="164" w:name="_Toc68534524"/>
      <w:bookmarkStart w:id="165" w:name="_Toc73436468"/>
      <w:r>
        <w:t>Проектирование архитектуры</w:t>
      </w:r>
      <w:bookmarkEnd w:id="164"/>
      <w:bookmarkEnd w:id="165"/>
    </w:p>
    <w:p w14:paraId="304F0BDC" w14:textId="77777777" w:rsidR="00B873C6" w:rsidRPr="00CC1F90" w:rsidRDefault="00B873C6" w:rsidP="00B873C6">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6386D016" w14:textId="77777777" w:rsidR="00B873C6" w:rsidRDefault="00B873C6" w:rsidP="00B873C6">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45E9BBAD" w14:textId="05EA2A90" w:rsidR="00B873C6" w:rsidRDefault="00B873C6" w:rsidP="00B873C6">
      <w:r>
        <w:t xml:space="preserve">Схема архитектуры ПС представлена на рис. </w:t>
      </w:r>
      <w:r w:rsidR="00866A8C" w:rsidRPr="00866A8C">
        <w:t>3</w:t>
      </w:r>
      <w:r>
        <w:t>.1.</w:t>
      </w:r>
    </w:p>
    <w:p w14:paraId="32D1B3F7" w14:textId="77777777" w:rsidR="00B873C6" w:rsidRDefault="00B873C6" w:rsidP="00B873C6">
      <w:pPr>
        <w:pStyle w:val="3"/>
      </w:pPr>
      <w:bookmarkStart w:id="166" w:name="_Toc68534525"/>
      <w:bookmarkStart w:id="167" w:name="_Toc73436469"/>
      <w:r w:rsidRPr="00077A04">
        <w:t>Клиентская</w:t>
      </w:r>
      <w:r>
        <w:t xml:space="preserve"> часть</w:t>
      </w:r>
      <w:bookmarkEnd w:id="166"/>
      <w:bookmarkEnd w:id="167"/>
    </w:p>
    <w:p w14:paraId="31F1D596" w14:textId="77777777" w:rsidR="00B873C6" w:rsidRDefault="00B873C6" w:rsidP="00B873C6">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259BA094" w14:textId="68031AB1" w:rsidR="00B873C6" w:rsidRDefault="00B873C6" w:rsidP="00CF39E7">
      <w:pPr>
        <w:pStyle w:val="a6"/>
        <w:numPr>
          <w:ilvl w:val="0"/>
          <w:numId w:val="22"/>
        </w:numPr>
        <w:ind w:left="1418" w:hanging="425"/>
      </w:pPr>
      <w:r w:rsidRPr="00A36635">
        <w:rPr>
          <w:lang w:val="en-US"/>
        </w:rPr>
        <w:t>React</w:t>
      </w:r>
      <w:r>
        <w:t xml:space="preserve"> </w:t>
      </w:r>
      <w:r>
        <w:rPr>
          <w:lang w:val="en-US"/>
        </w:rPr>
        <w:t>[</w:t>
      </w:r>
      <w:r w:rsidR="006544EA">
        <w:rPr>
          <w:lang w:val="en-US"/>
        </w:rPr>
        <w:fldChar w:fldCharType="begin"/>
      </w:r>
      <w:r w:rsidR="006544EA">
        <w:rPr>
          <w:lang w:val="en-US"/>
        </w:rPr>
        <w:instrText xml:space="preserve"> REF _Ref72677078 \r \h </w:instrText>
      </w:r>
      <w:r w:rsidR="006544EA">
        <w:rPr>
          <w:lang w:val="en-US"/>
        </w:rPr>
      </w:r>
      <w:r w:rsidR="006544EA">
        <w:rPr>
          <w:lang w:val="en-US"/>
        </w:rPr>
        <w:fldChar w:fldCharType="separate"/>
      </w:r>
      <w:r w:rsidR="006544EA">
        <w:rPr>
          <w:lang w:val="en-US"/>
        </w:rPr>
        <w:t>18</w:t>
      </w:r>
      <w:r w:rsidR="006544EA">
        <w:rPr>
          <w:lang w:val="en-US"/>
        </w:rPr>
        <w:fldChar w:fldCharType="end"/>
      </w:r>
      <w:r>
        <w:rPr>
          <w:lang w:val="en-US"/>
        </w:rPr>
        <w:t>]</w:t>
      </w:r>
      <w:r>
        <w:t>;</w:t>
      </w:r>
    </w:p>
    <w:p w14:paraId="5E6C135F" w14:textId="3373A291" w:rsidR="00B873C6" w:rsidRPr="00A36635" w:rsidRDefault="00B873C6" w:rsidP="00CF39E7">
      <w:pPr>
        <w:pStyle w:val="a6"/>
        <w:numPr>
          <w:ilvl w:val="0"/>
          <w:numId w:val="22"/>
        </w:numPr>
        <w:ind w:left="1418" w:hanging="425"/>
      </w:pPr>
      <w:r>
        <w:rPr>
          <w:lang w:val="en-US"/>
        </w:rPr>
        <w:t>Angular [</w:t>
      </w:r>
      <w:r w:rsidR="006544EA">
        <w:rPr>
          <w:lang w:val="en-US"/>
        </w:rPr>
        <w:fldChar w:fldCharType="begin"/>
      </w:r>
      <w:r w:rsidR="006544EA">
        <w:rPr>
          <w:lang w:val="en-US"/>
        </w:rPr>
        <w:instrText xml:space="preserve"> REF _Ref72677091 \r \h </w:instrText>
      </w:r>
      <w:r w:rsidR="006544EA">
        <w:rPr>
          <w:lang w:val="en-US"/>
        </w:rPr>
      </w:r>
      <w:r w:rsidR="006544EA">
        <w:rPr>
          <w:lang w:val="en-US"/>
        </w:rPr>
        <w:fldChar w:fldCharType="separate"/>
      </w:r>
      <w:r w:rsidR="006544EA">
        <w:rPr>
          <w:lang w:val="en-US"/>
        </w:rPr>
        <w:t>17</w:t>
      </w:r>
      <w:r w:rsidR="006544EA">
        <w:rPr>
          <w:lang w:val="en-US"/>
        </w:rPr>
        <w:fldChar w:fldCharType="end"/>
      </w:r>
      <w:r>
        <w:rPr>
          <w:lang w:val="en-US"/>
        </w:rPr>
        <w:t>];</w:t>
      </w:r>
    </w:p>
    <w:p w14:paraId="733019E5" w14:textId="619FBDC5" w:rsidR="00B873C6" w:rsidRPr="00A36635" w:rsidRDefault="00B873C6" w:rsidP="00CF39E7">
      <w:pPr>
        <w:pStyle w:val="a6"/>
        <w:numPr>
          <w:ilvl w:val="0"/>
          <w:numId w:val="22"/>
        </w:numPr>
        <w:ind w:left="1418" w:hanging="425"/>
      </w:pPr>
      <w:proofErr w:type="spellStart"/>
      <w:r>
        <w:rPr>
          <w:lang w:val="en-US"/>
        </w:rPr>
        <w:t>Vue</w:t>
      </w:r>
      <w:proofErr w:type="spellEnd"/>
      <w:r>
        <w:rPr>
          <w:lang w:val="en-US"/>
        </w:rPr>
        <w:t xml:space="preserve"> [</w:t>
      </w:r>
      <w:r w:rsidR="006544EA">
        <w:rPr>
          <w:lang w:val="en-US"/>
        </w:rPr>
        <w:fldChar w:fldCharType="begin"/>
      </w:r>
      <w:r w:rsidR="006544EA">
        <w:rPr>
          <w:lang w:val="en-US"/>
        </w:rPr>
        <w:instrText xml:space="preserve"> REF _Ref72677425 \r \h </w:instrText>
      </w:r>
      <w:r w:rsidR="006544EA">
        <w:rPr>
          <w:lang w:val="en-US"/>
        </w:rPr>
      </w:r>
      <w:r w:rsidR="006544EA">
        <w:rPr>
          <w:lang w:val="en-US"/>
        </w:rPr>
        <w:fldChar w:fldCharType="separate"/>
      </w:r>
      <w:r w:rsidR="006544EA">
        <w:rPr>
          <w:lang w:val="en-US"/>
        </w:rPr>
        <w:t>19</w:t>
      </w:r>
      <w:r w:rsidR="006544EA">
        <w:rPr>
          <w:lang w:val="en-US"/>
        </w:rPr>
        <w:fldChar w:fldCharType="end"/>
      </w:r>
      <w:r>
        <w:rPr>
          <w:lang w:val="en-US"/>
        </w:rPr>
        <w:t>].</w:t>
      </w:r>
    </w:p>
    <w:p w14:paraId="0D584CA8" w14:textId="5890B595" w:rsidR="00B873C6" w:rsidRDefault="00B873C6" w:rsidP="0008697A">
      <w:r>
        <w:t xml:space="preserve">Среди выбранных </w:t>
      </w:r>
      <w:proofErr w:type="spellStart"/>
      <w:r>
        <w:t>фреймворков</w:t>
      </w:r>
      <w:proofErr w:type="spellEnd"/>
      <w:r>
        <w:t xml:space="preserve">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263F12">
        <w:t xml:space="preserve"> </w:t>
      </w:r>
      <w:r>
        <w:t>из коробки</w:t>
      </w:r>
      <w:r w:rsidRPr="007C20C0">
        <w:t xml:space="preserve"> [</w:t>
      </w:r>
      <w:r w:rsidR="006544EA">
        <w:fldChar w:fldCharType="begin"/>
      </w:r>
      <w:r w:rsidR="006544EA">
        <w:instrText xml:space="preserve"> REF _Ref72677091 \r \h </w:instrText>
      </w:r>
      <w:r w:rsidR="006544EA">
        <w:fldChar w:fldCharType="separate"/>
      </w:r>
      <w:r w:rsidR="006544EA">
        <w:t>17</w:t>
      </w:r>
      <w:r w:rsidR="006544EA">
        <w:fldChar w:fldCharType="end"/>
      </w:r>
      <w:r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proofErr w:type="spellStart"/>
      <w:r>
        <w:rPr>
          <w:lang w:val="en-US"/>
        </w:rPr>
        <w:t>TypeScript</w:t>
      </w:r>
      <w:proofErr w:type="spellEnd"/>
      <w:r w:rsidRPr="00772925">
        <w:t xml:space="preserve"> [</w:t>
      </w:r>
      <w:r w:rsidR="006544EA">
        <w:fldChar w:fldCharType="begin"/>
      </w:r>
      <w:r w:rsidR="006544EA">
        <w:instrText xml:space="preserve"> REF _Ref72677115 \r \h </w:instrText>
      </w:r>
      <w:r w:rsidR="006544EA">
        <w:fldChar w:fldCharType="separate"/>
      </w:r>
      <w:r w:rsidR="006544EA">
        <w:t>21</w:t>
      </w:r>
      <w:r w:rsidR="006544EA">
        <w:fldChar w:fldCharType="end"/>
      </w:r>
      <w:r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Pr="00772925">
        <w:t xml:space="preserve"> [</w:t>
      </w:r>
      <w:r w:rsidR="006544EA">
        <w:fldChar w:fldCharType="begin"/>
      </w:r>
      <w:r w:rsidR="006544EA">
        <w:instrText xml:space="preserve"> REF _Ref72677065 \r \h </w:instrText>
      </w:r>
      <w:r w:rsidR="006544EA">
        <w:fldChar w:fldCharType="separate"/>
      </w:r>
      <w:r w:rsidR="006544EA">
        <w:t>20</w:t>
      </w:r>
      <w:r w:rsidR="006544EA">
        <w:fldChar w:fldCharType="end"/>
      </w:r>
      <w:r w:rsidR="006544EA" w:rsidRPr="006544EA">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w:t>
      </w:r>
      <w:r w:rsidR="0008697A">
        <w:t>льно подключать их не требуется</w:t>
      </w:r>
    </w:p>
    <w:tbl>
      <w:tblPr>
        <w:tblStyle w:val="af5"/>
        <w:tblpPr w:leftFromText="180" w:rightFromText="180" w:vertAnchor="page" w:horzAnchor="margin" w:tblpXSpec="right" w:tblpY="2007"/>
        <w:tblW w:w="0" w:type="auto"/>
        <w:tblInd w:w="0" w:type="dxa"/>
        <w:tblLook w:val="04A0" w:firstRow="1" w:lastRow="0" w:firstColumn="1" w:lastColumn="0" w:noHBand="0" w:noVBand="1"/>
      </w:tblPr>
      <w:tblGrid>
        <w:gridCol w:w="1254"/>
      </w:tblGrid>
      <w:tr w:rsidR="00B873C6" w14:paraId="75A0B840" w14:textId="77777777" w:rsidTr="0008697A">
        <w:trPr>
          <w:cantSplit/>
          <w:trHeight w:val="14034"/>
        </w:trPr>
        <w:tc>
          <w:tcPr>
            <w:tcW w:w="1254" w:type="dxa"/>
            <w:tcBorders>
              <w:top w:val="nil"/>
              <w:left w:val="nil"/>
              <w:bottom w:val="nil"/>
              <w:right w:val="nil"/>
            </w:tcBorders>
            <w:textDirection w:val="btLr"/>
          </w:tcPr>
          <w:p w14:paraId="0F817CE3" w14:textId="664B5B7B" w:rsidR="00B873C6" w:rsidRPr="0037490B" w:rsidRDefault="00B873C6" w:rsidP="00866A8C">
            <w:pPr>
              <w:ind w:left="113" w:right="113" w:firstLine="0"/>
              <w:jc w:val="center"/>
              <w:rPr>
                <w:b/>
                <w:i/>
              </w:rPr>
            </w:pPr>
            <w:r w:rsidRPr="0037490B">
              <w:rPr>
                <w:b/>
                <w:i/>
              </w:rPr>
              <w:lastRenderedPageBreak/>
              <w:t xml:space="preserve">Рис. </w:t>
            </w:r>
            <w:r w:rsidR="00866A8C">
              <w:rPr>
                <w:b/>
                <w:i/>
                <w:lang w:val="en-US"/>
              </w:rPr>
              <w:t>3</w:t>
            </w:r>
            <w:r w:rsidRPr="0037490B">
              <w:rPr>
                <w:b/>
                <w:i/>
              </w:rPr>
              <w:t>.1. Схема архитектуры ПС</w:t>
            </w:r>
          </w:p>
        </w:tc>
      </w:tr>
    </w:tbl>
    <w:p w14:paraId="31C95A66" w14:textId="3015C463" w:rsidR="0008697A" w:rsidRDefault="001D58A0" w:rsidP="00B873C6">
      <w:pPr>
        <w:ind w:firstLine="0"/>
        <w:jc w:val="left"/>
      </w:pPr>
      <w:r>
        <w:rPr>
          <w:noProof/>
          <w:lang w:eastAsia="ru-RU"/>
        </w:rPr>
        <w:drawing>
          <wp:inline distT="0" distB="0" distL="0" distR="0" wp14:anchorId="4E1BDDA9" wp14:editId="1F8565E0">
            <wp:extent cx="8604461" cy="5153928"/>
            <wp:effectExtent l="0" t="8255"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616350" cy="5161049"/>
                    </a:xfrm>
                    <a:prstGeom prst="rect">
                      <a:avLst/>
                    </a:prstGeom>
                  </pic:spPr>
                </pic:pic>
              </a:graphicData>
            </a:graphic>
          </wp:inline>
        </w:drawing>
      </w:r>
    </w:p>
    <w:p w14:paraId="73402919" w14:textId="77777777" w:rsidR="0008697A" w:rsidRDefault="0008697A">
      <w:pPr>
        <w:spacing w:after="160" w:line="259" w:lineRule="auto"/>
        <w:ind w:firstLine="0"/>
        <w:jc w:val="left"/>
      </w:pPr>
      <w:r>
        <w:br w:type="page"/>
      </w:r>
    </w:p>
    <w:p w14:paraId="229B7049" w14:textId="77777777" w:rsidR="00B873C6" w:rsidRPr="0037490B" w:rsidRDefault="00B873C6" w:rsidP="00B873C6">
      <w:pPr>
        <w:ind w:firstLine="0"/>
        <w:jc w:val="left"/>
      </w:pPr>
    </w:p>
    <w:p w14:paraId="149DCB4E" w14:textId="77777777" w:rsidR="00B873C6" w:rsidRDefault="00B873C6" w:rsidP="00B873C6">
      <w:pPr>
        <w:pStyle w:val="3"/>
      </w:pPr>
      <w:bookmarkStart w:id="168" w:name="_Toc68534526"/>
      <w:bookmarkStart w:id="169" w:name="_Toc73436470"/>
      <w:r w:rsidRPr="00077A04">
        <w:t>Серверная</w:t>
      </w:r>
      <w:r>
        <w:t xml:space="preserve"> часть</w:t>
      </w:r>
      <w:bookmarkEnd w:id="168"/>
      <w:bookmarkEnd w:id="169"/>
    </w:p>
    <w:p w14:paraId="048D376C" w14:textId="77777777" w:rsidR="00B873C6" w:rsidRDefault="00B873C6" w:rsidP="00B873C6">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3893D3AC" w14:textId="77777777" w:rsidR="00B873C6" w:rsidRDefault="00B873C6" w:rsidP="00B873C6">
      <w:r>
        <w:t>Серверная часть условно поделена на ряд модулей:</w:t>
      </w:r>
    </w:p>
    <w:p w14:paraId="1A2C321F" w14:textId="77777777" w:rsidR="00B873C6" w:rsidRPr="003A575D" w:rsidRDefault="00B873C6" w:rsidP="000D04AF">
      <w:pPr>
        <w:pStyle w:val="a6"/>
        <w:numPr>
          <w:ilvl w:val="0"/>
          <w:numId w:val="25"/>
        </w:numPr>
        <w:ind w:left="1560" w:hanging="426"/>
        <w:rPr>
          <w:lang w:val="en-US"/>
        </w:rPr>
      </w:pPr>
      <w:r>
        <w:rPr>
          <w:lang w:val="en-US"/>
        </w:rPr>
        <w:t xml:space="preserve">web </w:t>
      </w:r>
      <w:r w:rsidRPr="003A575D">
        <w:rPr>
          <w:lang w:val="en-US"/>
        </w:rPr>
        <w:t>API;</w:t>
      </w:r>
    </w:p>
    <w:p w14:paraId="2C8B916D" w14:textId="77777777" w:rsidR="00B873C6" w:rsidRPr="003A575D" w:rsidRDefault="00B873C6" w:rsidP="000D04AF">
      <w:pPr>
        <w:pStyle w:val="a6"/>
        <w:numPr>
          <w:ilvl w:val="0"/>
          <w:numId w:val="25"/>
        </w:numPr>
        <w:ind w:left="1560" w:hanging="426"/>
        <w:rPr>
          <w:lang w:val="en-US"/>
        </w:rPr>
      </w:pPr>
      <w:r>
        <w:t>модуль авторизации;</w:t>
      </w:r>
    </w:p>
    <w:p w14:paraId="0156C4FD" w14:textId="77777777" w:rsidR="00B873C6" w:rsidRPr="003A575D" w:rsidRDefault="00B873C6" w:rsidP="000D04AF">
      <w:pPr>
        <w:pStyle w:val="a6"/>
        <w:numPr>
          <w:ilvl w:val="0"/>
          <w:numId w:val="25"/>
        </w:numPr>
        <w:ind w:left="1560" w:hanging="426"/>
        <w:rPr>
          <w:lang w:val="en-US"/>
        </w:rPr>
      </w:pPr>
      <w:r>
        <w:t>модуль балансировки нагрузки;</w:t>
      </w:r>
    </w:p>
    <w:p w14:paraId="78CFCED6" w14:textId="77777777" w:rsidR="00B873C6" w:rsidRPr="003A575D" w:rsidRDefault="00B873C6" w:rsidP="000D04AF">
      <w:pPr>
        <w:pStyle w:val="a6"/>
        <w:numPr>
          <w:ilvl w:val="0"/>
          <w:numId w:val="25"/>
        </w:numPr>
        <w:ind w:left="1560" w:hanging="426"/>
        <w:rPr>
          <w:lang w:val="en-US"/>
        </w:rPr>
      </w:pPr>
      <w:r>
        <w:t>модуль асинхронной отправки писем;</w:t>
      </w:r>
    </w:p>
    <w:p w14:paraId="573ED909" w14:textId="77777777" w:rsidR="00B873C6" w:rsidRPr="003A575D" w:rsidRDefault="00B873C6" w:rsidP="000D04AF">
      <w:pPr>
        <w:pStyle w:val="a6"/>
        <w:numPr>
          <w:ilvl w:val="0"/>
          <w:numId w:val="25"/>
        </w:numPr>
        <w:ind w:left="1560" w:hanging="426"/>
      </w:pPr>
      <w:r>
        <w:t>модуль взаимодействия с базой данных.</w:t>
      </w:r>
    </w:p>
    <w:p w14:paraId="211905DD" w14:textId="22863A15" w:rsidR="00B873C6" w:rsidRPr="003A575D" w:rsidRDefault="00B873C6" w:rsidP="00B873C6">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rsidR="006544EA">
        <w:fldChar w:fldCharType="begin"/>
      </w:r>
      <w:r w:rsidR="006544EA">
        <w:instrText xml:space="preserve"> REF _Ref72677494 \r \h </w:instrText>
      </w:r>
      <w:r w:rsidR="006544EA">
        <w:fldChar w:fldCharType="separate"/>
      </w:r>
      <w:r w:rsidR="006544EA">
        <w:t>8</w:t>
      </w:r>
      <w:r w:rsidR="006544EA">
        <w:fldChar w:fldCharType="end"/>
      </w:r>
      <w:r w:rsidRPr="00A754B2">
        <w:t>]</w:t>
      </w:r>
      <w:r>
        <w:t>.</w:t>
      </w:r>
    </w:p>
    <w:p w14:paraId="5802AFB9" w14:textId="77777777" w:rsidR="00B873C6" w:rsidRDefault="00B873C6" w:rsidP="00B873C6">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7A1C2E23" w14:textId="77777777" w:rsidR="00B873C6" w:rsidRDefault="00B873C6" w:rsidP="00B873C6">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622DE11" w14:textId="77777777" w:rsidR="00B873C6" w:rsidRDefault="00B873C6" w:rsidP="00B873C6">
      <w:r>
        <w:t>Модуль асинхронной отправки писем служит для взаимодействия с доступными сервисами доставки и организации отправки писем.</w:t>
      </w:r>
    </w:p>
    <w:p w14:paraId="22ADF4A4" w14:textId="77777777" w:rsidR="00B873C6" w:rsidRPr="002D5737" w:rsidRDefault="00B873C6" w:rsidP="00B873C6">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068EEF7A" w14:textId="353724FC" w:rsidR="00B873C6" w:rsidRDefault="00B873C6" w:rsidP="00B873C6">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lastRenderedPageBreak/>
        <w:t>C</w:t>
      </w:r>
      <w:r w:rsidRPr="00ED26B0">
        <w:t>#</w:t>
      </w:r>
      <w:r w:rsidR="0008697A">
        <w:rPr>
          <w:lang w:val="en-US"/>
        </w:rPr>
        <w:t> </w:t>
      </w:r>
      <w:r w:rsidR="0008697A" w:rsidRPr="0008697A">
        <w:t>[</w:t>
      </w:r>
      <w:r w:rsidR="0008697A">
        <w:fldChar w:fldCharType="begin"/>
      </w:r>
      <w:r w:rsidR="0008697A">
        <w:instrText xml:space="preserve"> REF _Ref72677592 \r \h </w:instrText>
      </w:r>
      <w:r w:rsidR="0008697A">
        <w:fldChar w:fldCharType="separate"/>
      </w:r>
      <w:r w:rsidR="0008697A">
        <w:t>22</w:t>
      </w:r>
      <w:r w:rsidR="0008697A">
        <w:fldChar w:fldCharType="end"/>
      </w:r>
      <w:r w:rsidR="0008697A" w:rsidRPr="0008697A">
        <w:t>]</w:t>
      </w:r>
      <w:r>
        <w:t>, а также благодаря детальной технической документации от официального разработчика [</w:t>
      </w:r>
      <w:r w:rsidR="006544EA">
        <w:fldChar w:fldCharType="begin"/>
      </w:r>
      <w:r w:rsidR="006544EA">
        <w:instrText xml:space="preserve"> REF _Ref72677513 \r \h </w:instrText>
      </w:r>
      <w:r w:rsidR="006544EA">
        <w:fldChar w:fldCharType="separate"/>
      </w:r>
      <w:r w:rsidR="006544EA">
        <w:t>9</w:t>
      </w:r>
      <w:r w:rsidR="006544EA">
        <w:fldChar w:fldCharType="end"/>
      </w:r>
      <w:r w:rsidRPr="000613BA">
        <w:t>]</w:t>
      </w:r>
      <w:r>
        <w:t>.</w:t>
      </w:r>
    </w:p>
    <w:p w14:paraId="3485E221" w14:textId="77777777" w:rsidR="00B873C6" w:rsidRDefault="00B873C6" w:rsidP="00B873C6">
      <w:pPr>
        <w:pStyle w:val="3"/>
      </w:pPr>
      <w:bookmarkStart w:id="170" w:name="_Toc68534527"/>
      <w:bookmarkStart w:id="171" w:name="_Toc73436471"/>
      <w:r>
        <w:t>Сервер СУБД</w:t>
      </w:r>
      <w:bookmarkEnd w:id="170"/>
      <w:bookmarkEnd w:id="171"/>
    </w:p>
    <w:p w14:paraId="0F40D86B" w14:textId="77777777" w:rsidR="00B873C6" w:rsidRDefault="00B873C6" w:rsidP="00B873C6">
      <w:r>
        <w:t>В ходе работы был проанализирован ряд различных СУБД, а именно:</w:t>
      </w:r>
    </w:p>
    <w:p w14:paraId="45BB3ED6" w14:textId="0631924A" w:rsidR="00B873C6" w:rsidRDefault="00B873C6" w:rsidP="000D04AF">
      <w:pPr>
        <w:pStyle w:val="a6"/>
        <w:numPr>
          <w:ilvl w:val="0"/>
          <w:numId w:val="23"/>
        </w:numPr>
        <w:ind w:left="1560" w:hanging="426"/>
        <w:rPr>
          <w:lang w:val="en-US"/>
        </w:rPr>
      </w:pPr>
      <w:r w:rsidRPr="00ED26B0">
        <w:rPr>
          <w:lang w:val="en-US"/>
        </w:rPr>
        <w:t>MySQL</w:t>
      </w:r>
      <w:r>
        <w:rPr>
          <w:lang w:val="en-US"/>
        </w:rPr>
        <w:t xml:space="preserve"> [</w:t>
      </w:r>
      <w:r w:rsidR="006544EA">
        <w:rPr>
          <w:lang w:val="en-US"/>
        </w:rPr>
        <w:fldChar w:fldCharType="begin"/>
      </w:r>
      <w:r w:rsidR="006544EA">
        <w:rPr>
          <w:lang w:val="en-US"/>
        </w:rPr>
        <w:instrText xml:space="preserve"> REF _Ref72677548 \r \h </w:instrText>
      </w:r>
      <w:r w:rsidR="006544EA">
        <w:rPr>
          <w:lang w:val="en-US"/>
        </w:rPr>
      </w:r>
      <w:r w:rsidR="006544EA">
        <w:rPr>
          <w:lang w:val="en-US"/>
        </w:rPr>
        <w:fldChar w:fldCharType="separate"/>
      </w:r>
      <w:r w:rsidR="006544EA">
        <w:rPr>
          <w:lang w:val="en-US"/>
        </w:rPr>
        <w:t>25</w:t>
      </w:r>
      <w:r w:rsidR="006544EA">
        <w:rPr>
          <w:lang w:val="en-US"/>
        </w:rPr>
        <w:fldChar w:fldCharType="end"/>
      </w:r>
      <w:r>
        <w:rPr>
          <w:lang w:val="en-US"/>
        </w:rPr>
        <w:t>];</w:t>
      </w:r>
    </w:p>
    <w:p w14:paraId="3B6679E6" w14:textId="70E2D8E5" w:rsidR="00B873C6" w:rsidRDefault="00B873C6" w:rsidP="000D04AF">
      <w:pPr>
        <w:pStyle w:val="a6"/>
        <w:numPr>
          <w:ilvl w:val="0"/>
          <w:numId w:val="23"/>
        </w:numPr>
        <w:ind w:left="1560" w:hanging="426"/>
        <w:rPr>
          <w:lang w:val="en-US"/>
        </w:rPr>
      </w:pPr>
      <w:r>
        <w:rPr>
          <w:lang w:val="en-US"/>
        </w:rPr>
        <w:t>MS SQL [</w:t>
      </w:r>
      <w:r w:rsidR="006544EA">
        <w:rPr>
          <w:lang w:val="en-US"/>
        </w:rPr>
        <w:fldChar w:fldCharType="begin"/>
      </w:r>
      <w:r w:rsidR="006544EA">
        <w:rPr>
          <w:lang w:val="en-US"/>
        </w:rPr>
        <w:instrText xml:space="preserve"> REF _Ref72677526 \r \h </w:instrText>
      </w:r>
      <w:r w:rsidR="006544EA">
        <w:rPr>
          <w:lang w:val="en-US"/>
        </w:rPr>
      </w:r>
      <w:r w:rsidR="006544EA">
        <w:rPr>
          <w:lang w:val="en-US"/>
        </w:rPr>
        <w:fldChar w:fldCharType="separate"/>
      </w:r>
      <w:r w:rsidR="006544EA">
        <w:rPr>
          <w:lang w:val="en-US"/>
        </w:rPr>
        <w:t>24</w:t>
      </w:r>
      <w:r w:rsidR="006544EA">
        <w:rPr>
          <w:lang w:val="en-US"/>
        </w:rPr>
        <w:fldChar w:fldCharType="end"/>
      </w:r>
      <w:r>
        <w:rPr>
          <w:lang w:val="en-US"/>
        </w:rPr>
        <w:t>];</w:t>
      </w:r>
    </w:p>
    <w:p w14:paraId="655F4472" w14:textId="3D8BB11A" w:rsidR="00B873C6" w:rsidRDefault="00B873C6" w:rsidP="000D04AF">
      <w:pPr>
        <w:pStyle w:val="a6"/>
        <w:numPr>
          <w:ilvl w:val="0"/>
          <w:numId w:val="23"/>
        </w:numPr>
        <w:ind w:left="1560" w:hanging="426"/>
        <w:rPr>
          <w:lang w:val="en-US"/>
        </w:rPr>
      </w:pPr>
      <w:r>
        <w:rPr>
          <w:lang w:val="en-US"/>
        </w:rPr>
        <w:t>PostgreSQL</w:t>
      </w:r>
      <w:r w:rsidR="006544EA">
        <w:rPr>
          <w:lang w:val="en-US"/>
        </w:rPr>
        <w:t xml:space="preserve"> [</w:t>
      </w:r>
      <w:r w:rsidR="006544EA">
        <w:rPr>
          <w:lang w:val="en-US"/>
        </w:rPr>
        <w:fldChar w:fldCharType="begin"/>
      </w:r>
      <w:r w:rsidR="006544EA">
        <w:rPr>
          <w:lang w:val="en-US"/>
        </w:rPr>
        <w:instrText xml:space="preserve"> REF _Ref72677556 \r \h </w:instrText>
      </w:r>
      <w:r w:rsidR="006544EA">
        <w:rPr>
          <w:lang w:val="en-US"/>
        </w:rPr>
      </w:r>
      <w:r w:rsidR="006544EA">
        <w:rPr>
          <w:lang w:val="en-US"/>
        </w:rPr>
        <w:fldChar w:fldCharType="separate"/>
      </w:r>
      <w:r w:rsidR="006544EA">
        <w:rPr>
          <w:lang w:val="en-US"/>
        </w:rPr>
        <w:t>26</w:t>
      </w:r>
      <w:r w:rsidR="006544EA">
        <w:rPr>
          <w:lang w:val="en-US"/>
        </w:rPr>
        <w:fldChar w:fldCharType="end"/>
      </w:r>
      <w:r>
        <w:rPr>
          <w:lang w:val="en-US"/>
        </w:rPr>
        <w:t>].</w:t>
      </w:r>
    </w:p>
    <w:p w14:paraId="12D1A5BB" w14:textId="27C7F213" w:rsidR="00B873C6" w:rsidRDefault="00B873C6" w:rsidP="00B873C6">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Pr="005E4F3A">
        <w:t xml:space="preserve"> [</w:t>
      </w:r>
      <w:r w:rsidR="0008697A">
        <w:fldChar w:fldCharType="begin"/>
      </w:r>
      <w:r w:rsidR="0008697A">
        <w:instrText xml:space="preserve"> REF _Ref72677526 \r \h </w:instrText>
      </w:r>
      <w:r w:rsidR="0008697A">
        <w:fldChar w:fldCharType="separate"/>
      </w:r>
      <w:r w:rsidR="0008697A">
        <w:t>24</w:t>
      </w:r>
      <w:r w:rsidR="0008697A">
        <w:fldChar w:fldCharType="end"/>
      </w:r>
      <w:r w:rsidRPr="005E4F3A">
        <w:t>]</w:t>
      </w:r>
      <w:r>
        <w:t>.</w:t>
      </w:r>
    </w:p>
    <w:p w14:paraId="3C9E8E81" w14:textId="75671990" w:rsidR="00487369" w:rsidRDefault="00487369" w:rsidP="00B873C6">
      <w:r>
        <w:t>База данных условно разделена на ряд модулей:</w:t>
      </w:r>
    </w:p>
    <w:p w14:paraId="0F4CA59F" w14:textId="6103630F" w:rsidR="00487369" w:rsidRDefault="00487369" w:rsidP="00487369">
      <w:pPr>
        <w:pStyle w:val="a6"/>
        <w:numPr>
          <w:ilvl w:val="0"/>
          <w:numId w:val="46"/>
        </w:numPr>
        <w:ind w:left="1418" w:hanging="425"/>
      </w:pPr>
      <w:r>
        <w:t>модуль бизнес-логики;</w:t>
      </w:r>
    </w:p>
    <w:p w14:paraId="59FC305B" w14:textId="0F5DBB16" w:rsidR="00487369" w:rsidRDefault="00487369" w:rsidP="00487369">
      <w:pPr>
        <w:pStyle w:val="a6"/>
        <w:numPr>
          <w:ilvl w:val="0"/>
          <w:numId w:val="46"/>
        </w:numPr>
        <w:ind w:left="1418" w:hanging="425"/>
      </w:pPr>
      <w:r>
        <w:t>модуль авторизации;</w:t>
      </w:r>
    </w:p>
    <w:p w14:paraId="19DF022D" w14:textId="72EAE669" w:rsidR="00487369" w:rsidRDefault="00487369" w:rsidP="00487369">
      <w:pPr>
        <w:pStyle w:val="a6"/>
        <w:numPr>
          <w:ilvl w:val="0"/>
          <w:numId w:val="46"/>
        </w:numPr>
        <w:ind w:left="1418" w:hanging="425"/>
      </w:pPr>
      <w:r>
        <w:t>модуль балансировки.</w:t>
      </w:r>
    </w:p>
    <w:p w14:paraId="0FCFA205" w14:textId="77777777" w:rsidR="00B873C6" w:rsidRDefault="00B873C6" w:rsidP="00B873C6">
      <w:r>
        <w:t>В базе данных будут храниться все основные сущности системы:</w:t>
      </w:r>
    </w:p>
    <w:p w14:paraId="2B875E4D" w14:textId="77777777" w:rsidR="00B873C6" w:rsidRDefault="00B873C6" w:rsidP="000D04AF">
      <w:pPr>
        <w:pStyle w:val="a6"/>
        <w:numPr>
          <w:ilvl w:val="0"/>
          <w:numId w:val="24"/>
        </w:numPr>
        <w:ind w:left="1560" w:hanging="426"/>
      </w:pPr>
      <w:r>
        <w:t>сообщения;</w:t>
      </w:r>
    </w:p>
    <w:p w14:paraId="03398A91" w14:textId="77777777" w:rsidR="00B873C6" w:rsidRDefault="00B873C6" w:rsidP="000D04AF">
      <w:pPr>
        <w:pStyle w:val="a6"/>
        <w:numPr>
          <w:ilvl w:val="0"/>
          <w:numId w:val="24"/>
        </w:numPr>
        <w:ind w:left="1560" w:hanging="426"/>
      </w:pPr>
      <w:r>
        <w:t>пользователи;</w:t>
      </w:r>
      <w:r w:rsidRPr="00736019">
        <w:t xml:space="preserve"> </w:t>
      </w:r>
    </w:p>
    <w:p w14:paraId="518580F1" w14:textId="77777777" w:rsidR="00B873C6" w:rsidRDefault="00B873C6" w:rsidP="000D04AF">
      <w:pPr>
        <w:pStyle w:val="a6"/>
        <w:numPr>
          <w:ilvl w:val="0"/>
          <w:numId w:val="24"/>
        </w:numPr>
        <w:ind w:left="1560" w:hanging="426"/>
      </w:pPr>
      <w:r>
        <w:t xml:space="preserve">ссылки на прикрепленные файлы; </w:t>
      </w:r>
    </w:p>
    <w:p w14:paraId="5162A5B1" w14:textId="0DAAF5F6" w:rsidR="00B873C6" w:rsidRDefault="00B873C6" w:rsidP="000D04AF">
      <w:pPr>
        <w:pStyle w:val="a6"/>
        <w:numPr>
          <w:ilvl w:val="0"/>
          <w:numId w:val="24"/>
        </w:numPr>
        <w:ind w:left="1560" w:hanging="426"/>
      </w:pPr>
      <w:r>
        <w:t>контакты пользователей;</w:t>
      </w:r>
    </w:p>
    <w:p w14:paraId="507B637F" w14:textId="77777777" w:rsidR="00B873C6" w:rsidRDefault="00B873C6" w:rsidP="000D04AF">
      <w:pPr>
        <w:pStyle w:val="a6"/>
        <w:numPr>
          <w:ilvl w:val="0"/>
          <w:numId w:val="24"/>
        </w:numPr>
        <w:ind w:left="1560" w:hanging="426"/>
      </w:pPr>
      <w:r>
        <w:t>очереди доставки;</w:t>
      </w:r>
    </w:p>
    <w:p w14:paraId="28A4E411" w14:textId="77777777" w:rsidR="00B873C6" w:rsidRDefault="00B873C6" w:rsidP="000D04AF">
      <w:pPr>
        <w:pStyle w:val="a6"/>
        <w:numPr>
          <w:ilvl w:val="0"/>
          <w:numId w:val="24"/>
        </w:numPr>
        <w:ind w:left="1560" w:hanging="426"/>
      </w:pPr>
      <w:r>
        <w:t>доступы пользователей;</w:t>
      </w:r>
    </w:p>
    <w:p w14:paraId="58CE2D5A" w14:textId="77777777" w:rsidR="00B873C6" w:rsidRDefault="00B873C6" w:rsidP="000D04AF">
      <w:pPr>
        <w:pStyle w:val="a6"/>
        <w:numPr>
          <w:ilvl w:val="0"/>
          <w:numId w:val="24"/>
        </w:numPr>
        <w:ind w:left="1560" w:hanging="426"/>
      </w:pPr>
      <w:r>
        <w:t>тарифы;</w:t>
      </w:r>
    </w:p>
    <w:p w14:paraId="78AEB2FA" w14:textId="77777777" w:rsidR="00B873C6" w:rsidRDefault="00B873C6" w:rsidP="000D04AF">
      <w:pPr>
        <w:pStyle w:val="a6"/>
        <w:numPr>
          <w:ilvl w:val="0"/>
          <w:numId w:val="24"/>
        </w:numPr>
        <w:ind w:left="1560" w:hanging="426"/>
      </w:pPr>
      <w:r>
        <w:t>скидки.</w:t>
      </w:r>
    </w:p>
    <w:p w14:paraId="6115267E" w14:textId="77777777" w:rsidR="00B873C6" w:rsidRDefault="00B873C6" w:rsidP="00B873C6">
      <w:r>
        <w:t>Также для осуществления отношения «многие ко многим» необходимы промежуточные таблицы для взаимодействия следующих таблиц:</w:t>
      </w:r>
    </w:p>
    <w:p w14:paraId="03728B6A" w14:textId="77777777" w:rsidR="00B873C6" w:rsidRDefault="00B873C6" w:rsidP="000D04AF">
      <w:pPr>
        <w:pStyle w:val="a6"/>
        <w:numPr>
          <w:ilvl w:val="0"/>
          <w:numId w:val="43"/>
        </w:numPr>
      </w:pPr>
      <w:r>
        <w:t>Сообщения – Файлы;</w:t>
      </w:r>
    </w:p>
    <w:p w14:paraId="5C5B1A9A" w14:textId="77777777" w:rsidR="00B873C6" w:rsidRDefault="00B873C6" w:rsidP="000D04AF">
      <w:pPr>
        <w:pStyle w:val="a6"/>
        <w:numPr>
          <w:ilvl w:val="0"/>
          <w:numId w:val="43"/>
        </w:numPr>
      </w:pPr>
      <w:r>
        <w:t>Пользователи – Доступы;</w:t>
      </w:r>
    </w:p>
    <w:p w14:paraId="2E186F85" w14:textId="6822DDF6" w:rsidR="00B873C6" w:rsidRDefault="00B873C6" w:rsidP="000D04AF">
      <w:pPr>
        <w:pStyle w:val="a6"/>
        <w:numPr>
          <w:ilvl w:val="0"/>
          <w:numId w:val="43"/>
        </w:numPr>
      </w:pPr>
      <w:r>
        <w:t>Тарифы – Скидки.</w:t>
      </w:r>
    </w:p>
    <w:p w14:paraId="1F470976" w14:textId="77777777" w:rsidR="00913477" w:rsidRDefault="00913477" w:rsidP="00913477">
      <w:r>
        <w:t>Модуль бизнес-логики включает в себя таблицы основных бизнес-сущностей (таких как сообщения, файлы и другие) и отношения между ними.</w:t>
      </w:r>
    </w:p>
    <w:p w14:paraId="0342A3D3" w14:textId="77777777" w:rsidR="00913477" w:rsidRDefault="00913477" w:rsidP="00913477">
      <w:r>
        <w:lastRenderedPageBreak/>
        <w:t>Модуль авторизации включает в себя таблицы, в которых хранится информация о зарегистрированных пользователях, их ролях и доступах.</w:t>
      </w:r>
    </w:p>
    <w:p w14:paraId="2E9392B8" w14:textId="77777777" w:rsidR="00913477" w:rsidRDefault="00913477" w:rsidP="00913477">
      <w:r>
        <w:t>Модуль балансировки состоит из таблиц доступных серверов и их приоритетов.</w:t>
      </w:r>
    </w:p>
    <w:p w14:paraId="1CAA1F14" w14:textId="77777777" w:rsidR="00913477" w:rsidRDefault="00913477" w:rsidP="00913477"/>
    <w:p w14:paraId="7A7B1888" w14:textId="77777777" w:rsidR="00B873C6" w:rsidRPr="00B107DE" w:rsidRDefault="00B873C6" w:rsidP="00913477">
      <w:pPr>
        <w:pStyle w:val="2"/>
      </w:pPr>
      <w:bookmarkStart w:id="172" w:name="_Toc68534528"/>
      <w:bookmarkStart w:id="173" w:name="_Toc73436472"/>
      <w:r>
        <w:t xml:space="preserve">Низкоуровневое </w:t>
      </w:r>
      <w:r w:rsidRPr="00913477">
        <w:t>проектирование</w:t>
      </w:r>
      <w:bookmarkEnd w:id="172"/>
      <w:bookmarkEnd w:id="173"/>
    </w:p>
    <w:p w14:paraId="5F6903BA" w14:textId="77777777" w:rsidR="00B873C6" w:rsidRDefault="00B873C6" w:rsidP="00B873C6">
      <w:pPr>
        <w:pStyle w:val="3"/>
      </w:pPr>
      <w:bookmarkStart w:id="174" w:name="_Toc68534529"/>
      <w:bookmarkStart w:id="175" w:name="_Toc73436473"/>
      <w:r>
        <w:rPr>
          <w:lang w:val="en-US"/>
        </w:rPr>
        <w:t>ER-</w:t>
      </w:r>
      <w:r w:rsidRPr="00B107DE">
        <w:t>диаграмма</w:t>
      </w:r>
      <w:bookmarkEnd w:id="174"/>
      <w:bookmarkEnd w:id="175"/>
    </w:p>
    <w:p w14:paraId="5AC0ED2E" w14:textId="77777777" w:rsidR="00B873C6" w:rsidRPr="0045557F" w:rsidRDefault="00B873C6" w:rsidP="00B873C6">
      <w:r w:rsidRPr="0045557F">
        <w:t>Разработана модель данных для программного комплекса управления рассылкой электронных сообщений.</w:t>
      </w:r>
    </w:p>
    <w:p w14:paraId="3657EC28" w14:textId="77777777" w:rsidR="00B873C6" w:rsidRDefault="00B873C6" w:rsidP="00B873C6">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660B8A54" w14:textId="77777777" w:rsidR="00B873C6" w:rsidRDefault="00B873C6" w:rsidP="00B873C6">
      <w:r>
        <w:t>В результате анализа процесс обучения можно обозначить несколько сущностей. Вот описание некоторых основных сущностей:</w:t>
      </w:r>
    </w:p>
    <w:p w14:paraId="63C6A383" w14:textId="77777777" w:rsidR="00B873C6" w:rsidRPr="00122C8F" w:rsidRDefault="00B873C6" w:rsidP="00B873C6">
      <w:pPr>
        <w:pStyle w:val="10"/>
      </w:pPr>
      <w:r w:rsidRPr="00122C8F">
        <w:rPr>
          <w:lang w:val="en-US"/>
        </w:rPr>
        <w:t>Messages</w:t>
      </w:r>
      <w:r w:rsidRPr="00122C8F">
        <w:t xml:space="preserve"> – таблица для хранения сообщений</w:t>
      </w:r>
    </w:p>
    <w:p w14:paraId="567BC11D" w14:textId="77777777" w:rsidR="00B873C6" w:rsidRPr="00D60EEF" w:rsidRDefault="00B873C6" w:rsidP="003F4B7B">
      <w:pPr>
        <w:pStyle w:val="10"/>
        <w:numPr>
          <w:ilvl w:val="1"/>
          <w:numId w:val="3"/>
        </w:numPr>
        <w:ind w:left="1418" w:hanging="425"/>
      </w:pPr>
      <w:r>
        <w:rPr>
          <w:lang w:val="en-US"/>
        </w:rPr>
        <w:t>id</w:t>
      </w:r>
      <w:r w:rsidRPr="00D60EEF">
        <w:t xml:space="preserve"> (</w:t>
      </w:r>
      <w:r>
        <w:rPr>
          <w:lang w:val="en-US"/>
        </w:rPr>
        <w:t>long</w:t>
      </w:r>
      <w:r w:rsidRPr="00D60EEF">
        <w:t xml:space="preserve">) – суррогатный </w:t>
      </w:r>
      <w:r>
        <w:t>первичный ключ;</w:t>
      </w:r>
    </w:p>
    <w:p w14:paraId="64AC5E48" w14:textId="77777777" w:rsidR="00B873C6" w:rsidRPr="00D60EEF" w:rsidRDefault="00B873C6" w:rsidP="003F4B7B">
      <w:pPr>
        <w:pStyle w:val="10"/>
        <w:numPr>
          <w:ilvl w:val="1"/>
          <w:numId w:val="3"/>
        </w:numPr>
        <w:ind w:left="1418" w:hanging="425"/>
      </w:pPr>
      <w:proofErr w:type="spellStart"/>
      <w:r>
        <w:rPr>
          <w:lang w:val="en-US"/>
        </w:rPr>
        <w:t>userId</w:t>
      </w:r>
      <w:proofErr w:type="spellEnd"/>
      <w:r>
        <w:rPr>
          <w:lang w:val="en-US"/>
        </w:rPr>
        <w:t xml:space="preserve"> (long)</w:t>
      </w:r>
      <w:r w:rsidRPr="00D60EEF">
        <w:t xml:space="preserve"> –</w:t>
      </w:r>
      <w:r>
        <w:t xml:space="preserve"> </w:t>
      </w:r>
      <w:r>
        <w:rPr>
          <w:lang w:val="en-US"/>
        </w:rPr>
        <w:t>id</w:t>
      </w:r>
      <w:r>
        <w:t xml:space="preserve"> отправителя;</w:t>
      </w:r>
    </w:p>
    <w:p w14:paraId="43A9EDD0" w14:textId="77777777" w:rsidR="00B873C6" w:rsidRPr="00D60EEF" w:rsidRDefault="00B873C6" w:rsidP="003F4B7B">
      <w:pPr>
        <w:pStyle w:val="10"/>
        <w:numPr>
          <w:ilvl w:val="1"/>
          <w:numId w:val="3"/>
        </w:numPr>
        <w:ind w:left="1418" w:hanging="425"/>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69150F7D" w14:textId="77777777" w:rsidR="00B873C6" w:rsidRPr="00D60EEF" w:rsidRDefault="00B873C6" w:rsidP="003F4B7B">
      <w:pPr>
        <w:pStyle w:val="10"/>
        <w:numPr>
          <w:ilvl w:val="1"/>
          <w:numId w:val="3"/>
        </w:numPr>
        <w:ind w:left="1418" w:hanging="425"/>
      </w:pPr>
      <w:r>
        <w:rPr>
          <w:lang w:val="en-US"/>
        </w:rPr>
        <w:t>theme</w:t>
      </w:r>
      <w:r>
        <w:t xml:space="preserve"> (</w:t>
      </w:r>
      <w:proofErr w:type="spellStart"/>
      <w:r>
        <w:rPr>
          <w:lang w:val="en-US"/>
        </w:rPr>
        <w:t>nvarchar</w:t>
      </w:r>
      <w:proofErr w:type="spellEnd"/>
      <w:r>
        <w:t>(</w:t>
      </w:r>
      <w:r>
        <w:rPr>
          <w:lang w:val="en-US"/>
        </w:rPr>
        <w:t>max</w:t>
      </w:r>
      <w:r>
        <w:t xml:space="preserve">)) </w:t>
      </w:r>
      <w:r w:rsidRPr="00D60EEF">
        <w:t xml:space="preserve">– </w:t>
      </w:r>
      <w:r>
        <w:t>тема сообщения;</w:t>
      </w:r>
    </w:p>
    <w:p w14:paraId="680020D3" w14:textId="77777777" w:rsidR="00B873C6" w:rsidRPr="00D60EEF" w:rsidRDefault="00B873C6" w:rsidP="003F4B7B">
      <w:pPr>
        <w:pStyle w:val="10"/>
        <w:numPr>
          <w:ilvl w:val="1"/>
          <w:numId w:val="3"/>
        </w:numPr>
        <w:ind w:left="1418" w:hanging="425"/>
      </w:pPr>
      <w:r>
        <w:rPr>
          <w:lang w:val="en-US"/>
        </w:rPr>
        <w:t>body</w:t>
      </w:r>
      <w:r>
        <w:t xml:space="preserve"> (</w:t>
      </w:r>
      <w:r>
        <w:rPr>
          <w:lang w:val="en-US"/>
        </w:rPr>
        <w:t>text</w:t>
      </w:r>
      <w:r>
        <w:t>) – тело сообщения;</w:t>
      </w:r>
    </w:p>
    <w:p w14:paraId="67F82680" w14:textId="77777777" w:rsidR="00B873C6" w:rsidRDefault="00B873C6" w:rsidP="003F4B7B">
      <w:pPr>
        <w:pStyle w:val="10"/>
        <w:numPr>
          <w:ilvl w:val="1"/>
          <w:numId w:val="3"/>
        </w:numPr>
        <w:ind w:left="1418" w:hanging="425"/>
      </w:pPr>
      <w:r>
        <w:rPr>
          <w:lang w:val="en-US"/>
        </w:rPr>
        <w:t>size</w:t>
      </w:r>
      <w:r w:rsidRPr="00CF4869">
        <w:t xml:space="preserve"> (</w:t>
      </w:r>
      <w:proofErr w:type="spellStart"/>
      <w:r>
        <w:rPr>
          <w:lang w:val="en-US"/>
        </w:rPr>
        <w:t>int</w:t>
      </w:r>
      <w:proofErr w:type="spellEnd"/>
      <w:r w:rsidRPr="00CF4869">
        <w:t>)</w:t>
      </w:r>
      <w:r>
        <w:t xml:space="preserve"> – размер сообщения в единицах (байт);</w:t>
      </w:r>
    </w:p>
    <w:p w14:paraId="35E9F343" w14:textId="77777777" w:rsidR="00B873C6" w:rsidRDefault="00B873C6" w:rsidP="003F4B7B">
      <w:pPr>
        <w:pStyle w:val="10"/>
        <w:numPr>
          <w:ilvl w:val="1"/>
          <w:numId w:val="3"/>
        </w:numPr>
        <w:ind w:left="1418" w:hanging="425"/>
      </w:pPr>
      <w:proofErr w:type="spellStart"/>
      <w:r>
        <w:rPr>
          <w:lang w:val="en-US"/>
        </w:rPr>
        <w:t>isScheduled</w:t>
      </w:r>
      <w:proofErr w:type="spellEnd"/>
      <w:r w:rsidRPr="00CF4869">
        <w:t xml:space="preserve"> (</w:t>
      </w:r>
      <w:proofErr w:type="spellStart"/>
      <w:r>
        <w:rPr>
          <w:lang w:val="en-US"/>
        </w:rPr>
        <w:t>int</w:t>
      </w:r>
      <w:proofErr w:type="spellEnd"/>
      <w:r w:rsidRPr="00CF4869">
        <w:t xml:space="preserve">) – </w:t>
      </w:r>
      <w:r>
        <w:t>логическое поле – запланирована ли отправка сообщения;</w:t>
      </w:r>
    </w:p>
    <w:p w14:paraId="6B26275B" w14:textId="77777777" w:rsidR="00B873C6" w:rsidRDefault="00B873C6" w:rsidP="003F4B7B">
      <w:pPr>
        <w:pStyle w:val="10"/>
        <w:numPr>
          <w:ilvl w:val="1"/>
          <w:numId w:val="3"/>
        </w:numPr>
        <w:ind w:left="1418" w:hanging="425"/>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31C0BBFB" w14:textId="77777777" w:rsidR="00B873C6" w:rsidRDefault="00B873C6" w:rsidP="003F4B7B">
      <w:pPr>
        <w:pStyle w:val="10"/>
        <w:numPr>
          <w:ilvl w:val="1"/>
          <w:numId w:val="3"/>
        </w:numPr>
        <w:ind w:left="1418" w:hanging="425"/>
      </w:pPr>
      <w:proofErr w:type="spellStart"/>
      <w:r>
        <w:rPr>
          <w:lang w:val="en-US"/>
        </w:rPr>
        <w:t>isSent</w:t>
      </w:r>
      <w:proofErr w:type="spellEnd"/>
      <w:r w:rsidRPr="00650F96">
        <w:t xml:space="preserve"> (</w:t>
      </w:r>
      <w:proofErr w:type="spellStart"/>
      <w:r>
        <w:rPr>
          <w:lang w:val="en-US"/>
        </w:rPr>
        <w:t>int</w:t>
      </w:r>
      <w:proofErr w:type="spellEnd"/>
      <w:r w:rsidRPr="00650F96">
        <w:t xml:space="preserve">) – </w:t>
      </w:r>
      <w:r>
        <w:t>логическое поле – успешно ли доставлено сообщение;</w:t>
      </w:r>
    </w:p>
    <w:p w14:paraId="49F851A4" w14:textId="77777777" w:rsidR="00B873C6" w:rsidRDefault="00B873C6" w:rsidP="003F4B7B">
      <w:pPr>
        <w:pStyle w:val="10"/>
        <w:numPr>
          <w:ilvl w:val="1"/>
          <w:numId w:val="3"/>
        </w:numPr>
        <w:ind w:left="1418" w:hanging="425"/>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которой содержится данное сообщение.</w:t>
      </w:r>
    </w:p>
    <w:p w14:paraId="5660E907" w14:textId="77777777" w:rsidR="00B873C6" w:rsidRPr="00122C8F" w:rsidRDefault="00B873C6" w:rsidP="00B873C6">
      <w:pPr>
        <w:pStyle w:val="10"/>
      </w:pPr>
      <w:proofErr w:type="spellStart"/>
      <w:r w:rsidRPr="00122C8F">
        <w:rPr>
          <w:lang w:val="en-US"/>
        </w:rPr>
        <w:t>MessagesAttachedFiles</w:t>
      </w:r>
      <w:proofErr w:type="spellEnd"/>
      <w:r>
        <w:t xml:space="preserve"> – таблица для связи таблиц сообщений и прикрепленных файлов</w:t>
      </w:r>
    </w:p>
    <w:p w14:paraId="5ED89353" w14:textId="77777777" w:rsidR="00B873C6" w:rsidRPr="00BD1CB1" w:rsidRDefault="00B873C6" w:rsidP="003F4B7B">
      <w:pPr>
        <w:pStyle w:val="10"/>
        <w:numPr>
          <w:ilvl w:val="1"/>
          <w:numId w:val="3"/>
        </w:numPr>
        <w:ind w:left="1418" w:hanging="422"/>
      </w:pPr>
      <w:proofErr w:type="spellStart"/>
      <w:r>
        <w:rPr>
          <w:lang w:val="en-US"/>
        </w:rPr>
        <w:t>messageId</w:t>
      </w:r>
      <w:proofErr w:type="spellEnd"/>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3598B291" w14:textId="77777777" w:rsidR="00B873C6" w:rsidRDefault="00B873C6" w:rsidP="003F4B7B">
      <w:pPr>
        <w:pStyle w:val="10"/>
        <w:numPr>
          <w:ilvl w:val="1"/>
          <w:numId w:val="3"/>
        </w:numPr>
        <w:ind w:left="1418" w:hanging="422"/>
      </w:pPr>
      <w:proofErr w:type="spellStart"/>
      <w:proofErr w:type="gramStart"/>
      <w:r>
        <w:rPr>
          <w:lang w:val="en-US"/>
        </w:rPr>
        <w:lastRenderedPageBreak/>
        <w:t>attachedFileId</w:t>
      </w:r>
      <w:proofErr w:type="spellEnd"/>
      <w:proofErr w:type="gramEnd"/>
      <w:r w:rsidRPr="00D87257">
        <w:t xml:space="preserve"> (</w:t>
      </w:r>
      <w:r>
        <w:rPr>
          <w:lang w:val="en-US"/>
        </w:rPr>
        <w:t>long</w:t>
      </w:r>
      <w:r w:rsidRPr="00D87257">
        <w:t xml:space="preserve">) – </w:t>
      </w:r>
      <w:r>
        <w:t>суррогатный первичный ключ файла</w:t>
      </w:r>
      <w:r w:rsidRPr="008202F4">
        <w:t>.</w:t>
      </w:r>
    </w:p>
    <w:p w14:paraId="3E072F3B" w14:textId="77777777" w:rsidR="00B873C6" w:rsidRPr="00122C8F" w:rsidRDefault="00B873C6" w:rsidP="00B873C6">
      <w:pPr>
        <w:pStyle w:val="10"/>
      </w:pPr>
      <w:proofErr w:type="spellStart"/>
      <w:r w:rsidRPr="00122C8F">
        <w:rPr>
          <w:lang w:val="en-US"/>
        </w:rPr>
        <w:t>AttachedFiles</w:t>
      </w:r>
      <w:proofErr w:type="spellEnd"/>
      <w:r>
        <w:t xml:space="preserve"> – таблица для хранения ссылок на прикрепленные файлы</w:t>
      </w:r>
    </w:p>
    <w:p w14:paraId="34ABBA02" w14:textId="77777777" w:rsidR="00B873C6" w:rsidRPr="00BD1CB1" w:rsidRDefault="00B873C6" w:rsidP="003F4B7B">
      <w:pPr>
        <w:pStyle w:val="10"/>
        <w:numPr>
          <w:ilvl w:val="1"/>
          <w:numId w:val="3"/>
        </w:numPr>
        <w:ind w:left="1418" w:hanging="425"/>
      </w:pPr>
      <w:proofErr w:type="spellStart"/>
      <w:r>
        <w:rPr>
          <w:lang w:val="en-US"/>
        </w:rPr>
        <w:t>attachedFileId</w:t>
      </w:r>
      <w:proofErr w:type="spellEnd"/>
      <w:r w:rsidRPr="00D87257">
        <w:t xml:space="preserve"> </w:t>
      </w:r>
      <w:r w:rsidRPr="00BD1CB1">
        <w:t>(</w:t>
      </w:r>
      <w:r>
        <w:rPr>
          <w:lang w:val="en-US"/>
        </w:rPr>
        <w:t>long</w:t>
      </w:r>
      <w:r w:rsidRPr="00BD1CB1">
        <w:t>) – суррогатный первичный ключ;</w:t>
      </w:r>
    </w:p>
    <w:p w14:paraId="3B0BB4D2" w14:textId="77777777" w:rsidR="00B873C6" w:rsidRPr="00BD1CB1" w:rsidRDefault="00B873C6" w:rsidP="003F4B7B">
      <w:pPr>
        <w:pStyle w:val="10"/>
        <w:numPr>
          <w:ilvl w:val="1"/>
          <w:numId w:val="3"/>
        </w:numPr>
        <w:ind w:left="1418" w:hanging="425"/>
      </w:pPr>
      <w:r>
        <w:rPr>
          <w:lang w:val="en-US"/>
        </w:rPr>
        <w:t>line</w:t>
      </w:r>
      <w:r w:rsidRPr="00BD1CB1">
        <w:t xml:space="preserve"> (</w:t>
      </w:r>
      <w:proofErr w:type="spellStart"/>
      <w:r>
        <w:rPr>
          <w:lang w:val="en-US"/>
        </w:rPr>
        <w:t>nvarchar</w:t>
      </w:r>
      <w:proofErr w:type="spellEnd"/>
      <w:r w:rsidRPr="008202F4">
        <w:t>(</w:t>
      </w:r>
      <w:r>
        <w:rPr>
          <w:lang w:val="en-US"/>
        </w:rPr>
        <w:t>max</w:t>
      </w:r>
      <w:r w:rsidRPr="008202F4">
        <w:t>)</w:t>
      </w:r>
      <w:r w:rsidRPr="00BD1CB1">
        <w:t xml:space="preserve">) – </w:t>
      </w:r>
      <w:r>
        <w:t>ссылка на файл, хранящийся на сервере</w:t>
      </w:r>
      <w:r w:rsidRPr="00BD1CB1">
        <w:t>;</w:t>
      </w:r>
    </w:p>
    <w:p w14:paraId="4B24AAD0" w14:textId="77777777" w:rsidR="00B873C6" w:rsidRDefault="00B873C6" w:rsidP="003F4B7B">
      <w:pPr>
        <w:pStyle w:val="10"/>
        <w:numPr>
          <w:ilvl w:val="1"/>
          <w:numId w:val="3"/>
        </w:numPr>
        <w:ind w:left="1418" w:hanging="425"/>
      </w:pPr>
      <w:r>
        <w:rPr>
          <w:lang w:val="en-US"/>
        </w:rPr>
        <w:t>size</w:t>
      </w:r>
      <w:r w:rsidRPr="00BD1CB1">
        <w:t xml:space="preserve"> (</w:t>
      </w:r>
      <w:proofErr w:type="spellStart"/>
      <w:r>
        <w:rPr>
          <w:lang w:val="en-US"/>
        </w:rPr>
        <w:t>int</w:t>
      </w:r>
      <w:proofErr w:type="spellEnd"/>
      <w:r w:rsidRPr="00BD1CB1">
        <w:t>) –</w:t>
      </w:r>
      <w:r w:rsidRPr="008202F4">
        <w:t xml:space="preserve"> </w:t>
      </w:r>
      <w:r>
        <w:t xml:space="preserve">размер файла, на который указывает ссылка в поле </w:t>
      </w:r>
      <w:r>
        <w:rPr>
          <w:lang w:val="en-US"/>
        </w:rPr>
        <w:t>link</w:t>
      </w:r>
      <w:r w:rsidRPr="008202F4">
        <w:t>;</w:t>
      </w:r>
    </w:p>
    <w:p w14:paraId="58B9D530" w14:textId="77777777" w:rsidR="00B873C6" w:rsidRPr="00D60EEF" w:rsidRDefault="00B873C6" w:rsidP="003F4B7B">
      <w:pPr>
        <w:pStyle w:val="10"/>
        <w:numPr>
          <w:ilvl w:val="1"/>
          <w:numId w:val="3"/>
        </w:numPr>
        <w:ind w:left="1418" w:hanging="425"/>
      </w:pPr>
      <w:proofErr w:type="spellStart"/>
      <w:proofErr w:type="gramStart"/>
      <w:r>
        <w:rPr>
          <w:lang w:val="en-US"/>
        </w:rPr>
        <w:t>typeId</w:t>
      </w:r>
      <w:proofErr w:type="spellEnd"/>
      <w:proofErr w:type="gramEnd"/>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C34744B" w14:textId="77777777" w:rsidR="00B873C6" w:rsidRPr="00122C8F" w:rsidRDefault="00B873C6" w:rsidP="00B873C6">
      <w:pPr>
        <w:pStyle w:val="10"/>
      </w:pPr>
      <w:r w:rsidRPr="00122C8F">
        <w:rPr>
          <w:lang w:val="en-US"/>
        </w:rPr>
        <w:t>Users</w:t>
      </w:r>
      <w:r>
        <w:t xml:space="preserve"> – таблица для хранения информации о пользователях</w:t>
      </w:r>
    </w:p>
    <w:p w14:paraId="335E43A1"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42553DFF" w14:textId="77777777" w:rsidR="00B873C6" w:rsidRPr="00D60EEF" w:rsidRDefault="00B873C6" w:rsidP="003F4B7B">
      <w:pPr>
        <w:pStyle w:val="10"/>
        <w:numPr>
          <w:ilvl w:val="1"/>
          <w:numId w:val="3"/>
        </w:numPr>
        <w:ind w:left="1418" w:hanging="425"/>
      </w:pPr>
      <w:proofErr w:type="spellStart"/>
      <w:r>
        <w:rPr>
          <w:lang w:val="en-US"/>
        </w:rPr>
        <w:t>userName</w:t>
      </w:r>
      <w:proofErr w:type="spellEnd"/>
      <w:r>
        <w:t xml:space="preserve"> (</w:t>
      </w:r>
      <w:proofErr w:type="spellStart"/>
      <w:r>
        <w:rPr>
          <w:lang w:val="en-US"/>
        </w:rPr>
        <w:t>nvarchar</w:t>
      </w:r>
      <w:proofErr w:type="spellEnd"/>
      <w:r>
        <w:rPr>
          <w:lang w:val="en-US"/>
        </w:rPr>
        <w:t xml:space="preserve">(max)) – </w:t>
      </w:r>
      <w:r>
        <w:t>имя пользователя;</w:t>
      </w:r>
    </w:p>
    <w:p w14:paraId="5B38368D" w14:textId="77777777" w:rsidR="00B873C6" w:rsidRPr="00D60EEF" w:rsidRDefault="00B873C6" w:rsidP="003F4B7B">
      <w:pPr>
        <w:pStyle w:val="10"/>
        <w:numPr>
          <w:ilvl w:val="1"/>
          <w:numId w:val="3"/>
        </w:numPr>
        <w:ind w:left="1418" w:hanging="425"/>
      </w:pPr>
      <w:r>
        <w:rPr>
          <w:lang w:val="en-US"/>
        </w:rPr>
        <w:t>email</w:t>
      </w:r>
      <w:r>
        <w:t xml:space="preserve"> (</w:t>
      </w:r>
      <w:proofErr w:type="spellStart"/>
      <w:r>
        <w:rPr>
          <w:lang w:val="en-US"/>
        </w:rPr>
        <w:t>nvarchar</w:t>
      </w:r>
      <w:proofErr w:type="spellEnd"/>
      <w:r>
        <w:t>(</w:t>
      </w:r>
      <w:proofErr w:type="spellStart"/>
      <w:r>
        <w:t>max</w:t>
      </w:r>
      <w:proofErr w:type="spellEnd"/>
      <w:r w:rsidRPr="00650F96">
        <w:t xml:space="preserve">)) – </w:t>
      </w:r>
      <w:r>
        <w:t>почтовый адрес пользователя;</w:t>
      </w:r>
    </w:p>
    <w:p w14:paraId="1691B40A" w14:textId="77777777" w:rsidR="00B873C6" w:rsidRPr="00D60EEF" w:rsidRDefault="00B873C6" w:rsidP="003F4B7B">
      <w:pPr>
        <w:pStyle w:val="10"/>
        <w:numPr>
          <w:ilvl w:val="1"/>
          <w:numId w:val="3"/>
        </w:numPr>
        <w:ind w:left="1418" w:hanging="425"/>
      </w:pPr>
      <w:proofErr w:type="spellStart"/>
      <w:r>
        <w:rPr>
          <w:lang w:val="en-US"/>
        </w:rPr>
        <w:t>passwordHash</w:t>
      </w:r>
      <w:proofErr w:type="spellEnd"/>
      <w:r>
        <w:t xml:space="preserve"> (</w:t>
      </w:r>
      <w:proofErr w:type="spellStart"/>
      <w:r>
        <w:rPr>
          <w:lang w:val="en-US"/>
        </w:rPr>
        <w:t>nvarchar</w:t>
      </w:r>
      <w:proofErr w:type="spellEnd"/>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6EB49DED" w14:textId="77777777" w:rsidR="00B873C6" w:rsidRDefault="00B873C6" w:rsidP="003F4B7B">
      <w:pPr>
        <w:pStyle w:val="10"/>
        <w:numPr>
          <w:ilvl w:val="1"/>
          <w:numId w:val="3"/>
        </w:numPr>
        <w:ind w:left="1418" w:hanging="425"/>
      </w:pPr>
      <w:proofErr w:type="spellStart"/>
      <w:r>
        <w:rPr>
          <w:lang w:val="en-US"/>
        </w:rPr>
        <w:t>isActive</w:t>
      </w:r>
      <w:proofErr w:type="spellEnd"/>
      <w:r>
        <w:t xml:space="preserve"> (</w:t>
      </w:r>
      <w:proofErr w:type="spellStart"/>
      <w:r>
        <w:rPr>
          <w:lang w:val="en-US"/>
        </w:rPr>
        <w:t>int</w:t>
      </w:r>
      <w:proofErr w:type="spellEnd"/>
      <w:r w:rsidRPr="00650F96">
        <w:t xml:space="preserve">) </w:t>
      </w:r>
      <w:r>
        <w:t>–</w:t>
      </w:r>
      <w:r w:rsidRPr="00650F96">
        <w:t xml:space="preserve"> </w:t>
      </w:r>
      <w:r>
        <w:t>логическое поле – статус доступа пользователя;</w:t>
      </w:r>
    </w:p>
    <w:p w14:paraId="221B7314" w14:textId="77777777" w:rsidR="00B873C6" w:rsidRDefault="00B873C6" w:rsidP="003F4B7B">
      <w:pPr>
        <w:pStyle w:val="10"/>
        <w:numPr>
          <w:ilvl w:val="1"/>
          <w:numId w:val="3"/>
        </w:numPr>
        <w:ind w:left="1418" w:hanging="425"/>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121A81FD" w14:textId="77777777" w:rsidR="00B873C6" w:rsidRPr="00D60EEF" w:rsidRDefault="00B873C6" w:rsidP="00B873C6">
      <w:pPr>
        <w:pStyle w:val="10"/>
        <w:rPr>
          <w:b/>
        </w:rPr>
      </w:pPr>
      <w:proofErr w:type="spellStart"/>
      <w:r w:rsidRPr="00122C8F">
        <w:rPr>
          <w:lang w:val="en-US"/>
        </w:rPr>
        <w:t>UsersAccesses</w:t>
      </w:r>
      <w:proofErr w:type="spellEnd"/>
      <w:r>
        <w:t xml:space="preserve"> – таблица для связи таблиц пользователей и доступов</w:t>
      </w:r>
    </w:p>
    <w:p w14:paraId="1DF97179" w14:textId="77777777" w:rsidR="00B873C6" w:rsidRDefault="00B873C6" w:rsidP="003F4B7B">
      <w:pPr>
        <w:pStyle w:val="10"/>
        <w:numPr>
          <w:ilvl w:val="1"/>
          <w:numId w:val="3"/>
        </w:numPr>
        <w:ind w:left="1418" w:hanging="425"/>
      </w:pPr>
      <w:proofErr w:type="spellStart"/>
      <w:r>
        <w:rPr>
          <w:lang w:val="en-US"/>
        </w:rPr>
        <w:t>userId</w:t>
      </w:r>
      <w:proofErr w:type="spellEnd"/>
      <w:r w:rsidRPr="00650F96">
        <w:t xml:space="preserve"> </w:t>
      </w:r>
      <w:r w:rsidRPr="0060308A">
        <w:t>(</w:t>
      </w:r>
      <w:r>
        <w:rPr>
          <w:lang w:val="en-US"/>
        </w:rPr>
        <w:t>long</w:t>
      </w:r>
      <w:r w:rsidRPr="0060308A">
        <w:t xml:space="preserve">) – суррогатный </w:t>
      </w:r>
      <w:r>
        <w:t>первичный ключ пользователя;</w:t>
      </w:r>
    </w:p>
    <w:p w14:paraId="0582E908" w14:textId="77777777" w:rsidR="00B873C6" w:rsidRDefault="00B873C6" w:rsidP="003F4B7B">
      <w:pPr>
        <w:pStyle w:val="10"/>
        <w:numPr>
          <w:ilvl w:val="1"/>
          <w:numId w:val="3"/>
        </w:numPr>
        <w:ind w:left="1418" w:hanging="425"/>
      </w:pPr>
      <w:proofErr w:type="spellStart"/>
      <w:r>
        <w:rPr>
          <w:lang w:val="en-US"/>
        </w:rPr>
        <w:t>accessId</w:t>
      </w:r>
      <w:proofErr w:type="spellEnd"/>
      <w:r w:rsidRPr="00F07B99">
        <w:t xml:space="preserve"> (</w:t>
      </w:r>
      <w:r>
        <w:rPr>
          <w:lang w:val="en-US"/>
        </w:rPr>
        <w:t>long</w:t>
      </w:r>
      <w:r w:rsidRPr="00F07B99">
        <w:t xml:space="preserve">) – </w:t>
      </w:r>
      <w:r>
        <w:t xml:space="preserve">суррогатный первичный ключ доступа </w:t>
      </w:r>
    </w:p>
    <w:p w14:paraId="0A32829E" w14:textId="77777777" w:rsidR="00B873C6" w:rsidRPr="00122C8F" w:rsidRDefault="00B873C6" w:rsidP="00B873C6">
      <w:pPr>
        <w:pStyle w:val="10"/>
      </w:pPr>
      <w:r w:rsidRPr="00122C8F">
        <w:rPr>
          <w:lang w:val="en-US"/>
        </w:rPr>
        <w:t>Accesses</w:t>
      </w:r>
      <w:r>
        <w:t xml:space="preserve"> – таблица для хранения информации о доступах</w:t>
      </w:r>
    </w:p>
    <w:p w14:paraId="4EC9AF67" w14:textId="77777777" w:rsidR="00B873C6" w:rsidRDefault="00B873C6" w:rsidP="003F4B7B">
      <w:pPr>
        <w:pStyle w:val="10"/>
        <w:numPr>
          <w:ilvl w:val="1"/>
          <w:numId w:val="3"/>
        </w:numPr>
        <w:ind w:left="1418" w:hanging="425"/>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5AF19D" w14:textId="77777777" w:rsidR="00B873C6" w:rsidRPr="0060308A" w:rsidRDefault="00B873C6" w:rsidP="003F4B7B">
      <w:pPr>
        <w:pStyle w:val="10"/>
        <w:numPr>
          <w:ilvl w:val="1"/>
          <w:numId w:val="3"/>
        </w:numPr>
        <w:ind w:left="1418" w:hanging="425"/>
      </w:pPr>
      <w:proofErr w:type="spellStart"/>
      <w:r>
        <w:rPr>
          <w:lang w:val="en-US"/>
        </w:rPr>
        <w:t>userId</w:t>
      </w:r>
      <w:proofErr w:type="spellEnd"/>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7DF3DCC9" w14:textId="77777777" w:rsidR="00B873C6" w:rsidRPr="0060308A" w:rsidRDefault="00B873C6" w:rsidP="003F4B7B">
      <w:pPr>
        <w:pStyle w:val="10"/>
        <w:numPr>
          <w:ilvl w:val="1"/>
          <w:numId w:val="3"/>
        </w:numPr>
        <w:ind w:left="1418" w:hanging="425"/>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0F6A1989" w14:textId="77777777" w:rsidR="00B873C6" w:rsidRPr="0060308A" w:rsidRDefault="00B873C6" w:rsidP="003F4B7B">
      <w:pPr>
        <w:pStyle w:val="10"/>
        <w:numPr>
          <w:ilvl w:val="1"/>
          <w:numId w:val="3"/>
        </w:numPr>
        <w:ind w:left="1418" w:hanging="425"/>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746262D3" w14:textId="77777777" w:rsidR="00B873C6" w:rsidRDefault="00B873C6" w:rsidP="003F4B7B">
      <w:pPr>
        <w:pStyle w:val="10"/>
        <w:numPr>
          <w:ilvl w:val="1"/>
          <w:numId w:val="3"/>
        </w:numPr>
        <w:ind w:left="1418" w:hanging="425"/>
      </w:pPr>
      <w:proofErr w:type="spellStart"/>
      <w:proofErr w:type="gramStart"/>
      <w:r w:rsidRPr="00650F96">
        <w:rPr>
          <w:lang w:val="en-US"/>
        </w:rPr>
        <w:t>tariffId</w:t>
      </w:r>
      <w:proofErr w:type="spellEnd"/>
      <w:proofErr w:type="gramEnd"/>
      <w:r w:rsidRPr="00650F96">
        <w:t xml:space="preserve"> </w:t>
      </w:r>
      <w:r>
        <w:t>(</w:t>
      </w:r>
      <w:proofErr w:type="spellStart"/>
      <w:r w:rsidRPr="00650F96">
        <w:rPr>
          <w:lang w:val="en-US"/>
        </w:rPr>
        <w:t>int</w:t>
      </w:r>
      <w:proofErr w:type="spellEnd"/>
      <w:r w:rsidRPr="00650F96">
        <w:t>)</w:t>
      </w:r>
      <w:r>
        <w:t xml:space="preserve"> –</w:t>
      </w:r>
      <w:r w:rsidRPr="00650F96">
        <w:t xml:space="preserve"> </w:t>
      </w:r>
      <w:r w:rsidRPr="00650F96">
        <w:rPr>
          <w:lang w:val="en-US"/>
        </w:rPr>
        <w:t>id</w:t>
      </w:r>
      <w:r w:rsidRPr="00650F96">
        <w:t xml:space="preserve"> </w:t>
      </w:r>
      <w:r>
        <w:t>тарифа пользователя.</w:t>
      </w:r>
    </w:p>
    <w:p w14:paraId="7D76327B" w14:textId="77777777" w:rsidR="00B873C6" w:rsidRPr="00612A1C" w:rsidRDefault="00B873C6" w:rsidP="00B873C6">
      <w:pPr>
        <w:pStyle w:val="10"/>
      </w:pPr>
      <w:r w:rsidRPr="00612A1C">
        <w:rPr>
          <w:lang w:val="en-US"/>
        </w:rPr>
        <w:t>Contacts</w:t>
      </w:r>
      <w:r>
        <w:t xml:space="preserve"> – таблица для хранения контактов пользователей</w:t>
      </w:r>
    </w:p>
    <w:p w14:paraId="3A7BA660" w14:textId="77777777" w:rsidR="00B873C6" w:rsidRPr="00D60EEF" w:rsidRDefault="00B873C6" w:rsidP="003F4B7B">
      <w:pPr>
        <w:pStyle w:val="10"/>
        <w:numPr>
          <w:ilvl w:val="1"/>
          <w:numId w:val="3"/>
        </w:numPr>
        <w:ind w:left="1418" w:hanging="425"/>
      </w:pPr>
      <w:r>
        <w:rPr>
          <w:lang w:val="en-US"/>
        </w:rPr>
        <w:t>id</w:t>
      </w:r>
      <w:r>
        <w:t xml:space="preserve"> (</w:t>
      </w:r>
      <w:r>
        <w:rPr>
          <w:lang w:val="en-US"/>
        </w:rPr>
        <w:t>long</w:t>
      </w:r>
      <w:r>
        <w:t>) – суррогатный первичный ключ;</w:t>
      </w:r>
    </w:p>
    <w:p w14:paraId="34AA76EF" w14:textId="77777777" w:rsidR="00B873C6" w:rsidRDefault="00B873C6" w:rsidP="003F4B7B">
      <w:pPr>
        <w:pStyle w:val="10"/>
        <w:numPr>
          <w:ilvl w:val="1"/>
          <w:numId w:val="3"/>
        </w:numPr>
        <w:ind w:left="1418" w:hanging="425"/>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AA1824C" w14:textId="77777777" w:rsidR="00B873C6" w:rsidRPr="00DC4774" w:rsidRDefault="00B873C6" w:rsidP="003F4B7B">
      <w:pPr>
        <w:pStyle w:val="10"/>
        <w:numPr>
          <w:ilvl w:val="1"/>
          <w:numId w:val="3"/>
        </w:numPr>
        <w:ind w:left="1418" w:hanging="425"/>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71105E6B" w14:textId="77777777" w:rsidR="00B873C6" w:rsidRPr="00650F96" w:rsidRDefault="00B873C6" w:rsidP="003F4B7B">
      <w:pPr>
        <w:pStyle w:val="10"/>
        <w:numPr>
          <w:ilvl w:val="1"/>
          <w:numId w:val="3"/>
        </w:numPr>
        <w:ind w:left="1418" w:hanging="425"/>
      </w:pPr>
      <w:proofErr w:type="spellStart"/>
      <w:proofErr w:type="gramStart"/>
      <w:r>
        <w:rPr>
          <w:lang w:val="en-US"/>
        </w:rPr>
        <w:t>userId</w:t>
      </w:r>
      <w:proofErr w:type="spellEnd"/>
      <w:proofErr w:type="gramEnd"/>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52B4EC2" w14:textId="77777777" w:rsidR="00B873C6" w:rsidRPr="00150E1C" w:rsidRDefault="00B873C6" w:rsidP="00B873C6">
      <w:pPr>
        <w:pStyle w:val="10"/>
      </w:pPr>
      <w:proofErr w:type="spellStart"/>
      <w:r w:rsidRPr="00150E1C">
        <w:rPr>
          <w:lang w:val="en-US"/>
        </w:rPr>
        <w:lastRenderedPageBreak/>
        <w:t>DeliveryQueues</w:t>
      </w:r>
      <w:proofErr w:type="spellEnd"/>
      <w:r>
        <w:t xml:space="preserve"> – таблица для хранения информации об очередях</w:t>
      </w:r>
    </w:p>
    <w:p w14:paraId="5979446A" w14:textId="77777777" w:rsidR="00B873C6" w:rsidRPr="00BD1CB1" w:rsidRDefault="00B873C6" w:rsidP="003F4B7B">
      <w:pPr>
        <w:pStyle w:val="10"/>
        <w:numPr>
          <w:ilvl w:val="1"/>
          <w:numId w:val="3"/>
        </w:numPr>
        <w:ind w:left="1418" w:hanging="425"/>
      </w:pPr>
      <w:r>
        <w:rPr>
          <w:lang w:val="en-US"/>
        </w:rPr>
        <w:t>id</w:t>
      </w:r>
      <w:r w:rsidRPr="008202F4">
        <w:t xml:space="preserve"> </w:t>
      </w:r>
      <w:r w:rsidRPr="00BD1CB1">
        <w:t>(</w:t>
      </w:r>
      <w:proofErr w:type="spellStart"/>
      <w:r w:rsidRPr="00BD1CB1">
        <w:rPr>
          <w:lang w:val="en-US"/>
        </w:rPr>
        <w:t>int</w:t>
      </w:r>
      <w:proofErr w:type="spellEnd"/>
      <w:r w:rsidRPr="00BD1CB1">
        <w:t>) – суррогатный первичный ключ;</w:t>
      </w:r>
    </w:p>
    <w:p w14:paraId="1C426B7B" w14:textId="77777777" w:rsidR="00B873C6" w:rsidRDefault="00B873C6" w:rsidP="003F4B7B">
      <w:pPr>
        <w:pStyle w:val="10"/>
        <w:numPr>
          <w:ilvl w:val="1"/>
          <w:numId w:val="3"/>
        </w:numPr>
        <w:ind w:left="1418" w:hanging="425"/>
      </w:pPr>
      <w:proofErr w:type="spellStart"/>
      <w:proofErr w:type="gramStart"/>
      <w:r>
        <w:rPr>
          <w:lang w:val="en-US"/>
        </w:rPr>
        <w:t>sendingIntervalSec</w:t>
      </w:r>
      <w:proofErr w:type="spellEnd"/>
      <w:proofErr w:type="gramEnd"/>
      <w:r w:rsidRPr="00BD1CB1">
        <w:t xml:space="preserve"> (</w:t>
      </w:r>
      <w:proofErr w:type="spellStart"/>
      <w:r>
        <w:rPr>
          <w:lang w:val="en-US"/>
        </w:rPr>
        <w:t>int</w:t>
      </w:r>
      <w:proofErr w:type="spellEnd"/>
      <w:r w:rsidRPr="00BD1CB1">
        <w:t>) –</w:t>
      </w:r>
      <w:r w:rsidRPr="00B36E2C">
        <w:t xml:space="preserve"> </w:t>
      </w:r>
      <w:r>
        <w:t>интервал отправки сообщений.</w:t>
      </w:r>
    </w:p>
    <w:p w14:paraId="3B220069" w14:textId="77777777" w:rsidR="00B873C6" w:rsidRPr="00150E1C" w:rsidRDefault="00B873C6" w:rsidP="00B873C6">
      <w:pPr>
        <w:pStyle w:val="10"/>
      </w:pPr>
      <w:r w:rsidRPr="00150E1C">
        <w:rPr>
          <w:lang w:val="en-US"/>
        </w:rPr>
        <w:t>Tariffs</w:t>
      </w:r>
      <w:r>
        <w:t xml:space="preserve"> – таблица для хранения информации о тарифах</w:t>
      </w:r>
    </w:p>
    <w:p w14:paraId="227694DD" w14:textId="77777777" w:rsidR="00B873C6" w:rsidRPr="00BD1CB1" w:rsidRDefault="00B873C6" w:rsidP="003F4B7B">
      <w:pPr>
        <w:pStyle w:val="10"/>
        <w:numPr>
          <w:ilvl w:val="1"/>
          <w:numId w:val="3"/>
        </w:numPr>
        <w:ind w:left="1418" w:hanging="425"/>
      </w:pPr>
      <w:r>
        <w:rPr>
          <w:lang w:val="en-US"/>
        </w:rPr>
        <w:t>id</w:t>
      </w:r>
      <w:r w:rsidRPr="00DD5DF7">
        <w:t xml:space="preserve"> </w:t>
      </w:r>
      <w:r w:rsidRPr="00BD1CB1">
        <w:t>(</w:t>
      </w:r>
      <w:proofErr w:type="spellStart"/>
      <w:r w:rsidRPr="00BD1CB1">
        <w:rPr>
          <w:lang w:val="en-US"/>
        </w:rPr>
        <w:t>int</w:t>
      </w:r>
      <w:proofErr w:type="spellEnd"/>
      <w:r w:rsidRPr="00BD1CB1">
        <w:t>) – суррогатный первичный ключ;</w:t>
      </w:r>
    </w:p>
    <w:p w14:paraId="3A399829" w14:textId="77777777" w:rsidR="00B873C6" w:rsidRPr="00BD1CB1" w:rsidRDefault="00B873C6" w:rsidP="003F4B7B">
      <w:pPr>
        <w:pStyle w:val="10"/>
        <w:numPr>
          <w:ilvl w:val="1"/>
          <w:numId w:val="3"/>
        </w:numPr>
        <w:ind w:left="1418" w:hanging="425"/>
      </w:pPr>
      <w:proofErr w:type="spellStart"/>
      <w:r>
        <w:rPr>
          <w:lang w:val="en-US"/>
        </w:rPr>
        <w:t>tariffName</w:t>
      </w:r>
      <w:proofErr w:type="spellEnd"/>
      <w:r w:rsidRPr="00BD1CB1">
        <w:t xml:space="preserve"> (</w:t>
      </w:r>
      <w:proofErr w:type="spellStart"/>
      <w:r>
        <w:rPr>
          <w:lang w:val="en-US"/>
        </w:rPr>
        <w:t>nvarchar</w:t>
      </w:r>
      <w:proofErr w:type="spellEnd"/>
      <w:r>
        <w:rPr>
          <w:lang w:val="en-US"/>
        </w:rPr>
        <w:t>(255)</w:t>
      </w:r>
      <w:r w:rsidRPr="00BD1CB1">
        <w:rPr>
          <w:lang w:val="en-US"/>
        </w:rPr>
        <w:t>)</w:t>
      </w:r>
      <w:r w:rsidRPr="00BD1CB1">
        <w:t xml:space="preserve"> – название </w:t>
      </w:r>
      <w:r>
        <w:t>тарифа</w:t>
      </w:r>
      <w:r w:rsidRPr="00BD1CB1">
        <w:t>;</w:t>
      </w:r>
    </w:p>
    <w:p w14:paraId="4E8F275F" w14:textId="77777777" w:rsidR="00B873C6" w:rsidRDefault="00B873C6" w:rsidP="003F4B7B">
      <w:pPr>
        <w:pStyle w:val="10"/>
        <w:numPr>
          <w:ilvl w:val="1"/>
          <w:numId w:val="3"/>
        </w:numPr>
        <w:ind w:left="1418" w:hanging="425"/>
      </w:pPr>
      <w:proofErr w:type="gramStart"/>
      <w:r>
        <w:rPr>
          <w:lang w:val="en-US"/>
        </w:rPr>
        <w:t>cost</w:t>
      </w:r>
      <w:proofErr w:type="gramEnd"/>
      <w:r w:rsidRPr="00BD1CB1">
        <w:t xml:space="preserve"> (</w:t>
      </w:r>
      <w:proofErr w:type="spellStart"/>
      <w:r>
        <w:rPr>
          <w:lang w:val="en-US"/>
        </w:rPr>
        <w:t>int</w:t>
      </w:r>
      <w:proofErr w:type="spellEnd"/>
      <w:r w:rsidRPr="00BD1CB1">
        <w:rPr>
          <w:lang w:val="en-US"/>
        </w:rPr>
        <w:t>)</w:t>
      </w:r>
      <w:r w:rsidRPr="00BD1CB1">
        <w:t xml:space="preserve"> – </w:t>
      </w:r>
      <w:r>
        <w:t>стоимость тарифа</w:t>
      </w:r>
      <w:r w:rsidRPr="00BD1CB1">
        <w:t>.</w:t>
      </w:r>
    </w:p>
    <w:p w14:paraId="64E6567B" w14:textId="77777777" w:rsidR="00B873C6" w:rsidRPr="00150E1C" w:rsidRDefault="00B873C6" w:rsidP="00B873C6">
      <w:pPr>
        <w:pStyle w:val="10"/>
      </w:pPr>
      <w:proofErr w:type="spellStart"/>
      <w:r w:rsidRPr="00150E1C">
        <w:rPr>
          <w:lang w:val="en-US"/>
        </w:rPr>
        <w:t>TariffsSales</w:t>
      </w:r>
      <w:proofErr w:type="spellEnd"/>
      <w:r>
        <w:t xml:space="preserve"> – таблица для связи таблиц тарифов и скидок</w:t>
      </w:r>
    </w:p>
    <w:p w14:paraId="739086E5" w14:textId="77777777" w:rsidR="00B873C6" w:rsidRPr="00BD1CB1" w:rsidRDefault="00B873C6" w:rsidP="003F4B7B">
      <w:pPr>
        <w:pStyle w:val="10"/>
        <w:numPr>
          <w:ilvl w:val="1"/>
          <w:numId w:val="3"/>
        </w:numPr>
        <w:ind w:left="1418" w:hanging="425"/>
      </w:pPr>
      <w:proofErr w:type="spellStart"/>
      <w:r>
        <w:rPr>
          <w:lang w:val="en-US"/>
        </w:rPr>
        <w:t>tariffId</w:t>
      </w:r>
      <w:proofErr w:type="spellEnd"/>
      <w:r w:rsidRPr="00DD5DF7">
        <w:t xml:space="preserve"> </w:t>
      </w:r>
      <w:r w:rsidRPr="00BD1CB1">
        <w:t>(</w:t>
      </w:r>
      <w:proofErr w:type="spellStart"/>
      <w:r w:rsidRPr="00BD1CB1">
        <w:rPr>
          <w:lang w:val="en-US"/>
        </w:rPr>
        <w:t>int</w:t>
      </w:r>
      <w:proofErr w:type="spellEnd"/>
      <w:r w:rsidRPr="00BD1CB1">
        <w:t>) – суррогатный первичный ключ</w:t>
      </w:r>
      <w:r w:rsidRPr="008838CB">
        <w:t xml:space="preserve"> </w:t>
      </w:r>
      <w:r>
        <w:t>тарифа</w:t>
      </w:r>
      <w:r w:rsidRPr="00BD1CB1">
        <w:t>;</w:t>
      </w:r>
    </w:p>
    <w:p w14:paraId="0A93F3B5" w14:textId="77777777" w:rsidR="00B873C6" w:rsidRPr="00BD1CB1" w:rsidRDefault="00B873C6" w:rsidP="003F4B7B">
      <w:pPr>
        <w:pStyle w:val="10"/>
        <w:numPr>
          <w:ilvl w:val="1"/>
          <w:numId w:val="3"/>
        </w:numPr>
        <w:ind w:left="1418" w:hanging="425"/>
      </w:pPr>
      <w:proofErr w:type="spellStart"/>
      <w:proofErr w:type="gramStart"/>
      <w:r>
        <w:rPr>
          <w:lang w:val="en-US"/>
        </w:rPr>
        <w:t>saleId</w:t>
      </w:r>
      <w:proofErr w:type="spellEnd"/>
      <w:proofErr w:type="gramEnd"/>
      <w:r w:rsidRPr="00BD1CB1">
        <w:t xml:space="preserve"> (</w:t>
      </w:r>
      <w:proofErr w:type="spellStart"/>
      <w:r>
        <w:rPr>
          <w:lang w:val="en-US"/>
        </w:rPr>
        <w:t>int</w:t>
      </w:r>
      <w:proofErr w:type="spellEnd"/>
      <w:r w:rsidRPr="008838CB">
        <w:t>)</w:t>
      </w:r>
      <w:r w:rsidRPr="00BD1CB1">
        <w:t xml:space="preserve"> –</w:t>
      </w:r>
      <w:r w:rsidRPr="008838CB">
        <w:t xml:space="preserve"> </w:t>
      </w:r>
      <w:r>
        <w:t>суррогатный первичный /ключ скидки.</w:t>
      </w:r>
    </w:p>
    <w:p w14:paraId="68F92B9C" w14:textId="77777777" w:rsidR="00B873C6" w:rsidRPr="00150E1C" w:rsidRDefault="00B873C6" w:rsidP="00B873C6">
      <w:pPr>
        <w:pStyle w:val="10"/>
      </w:pPr>
      <w:r w:rsidRPr="00150E1C">
        <w:rPr>
          <w:lang w:val="en-US"/>
        </w:rPr>
        <w:t>Sales</w:t>
      </w:r>
      <w:r>
        <w:t xml:space="preserve"> – таблица для хранения информации о скидках</w:t>
      </w:r>
    </w:p>
    <w:p w14:paraId="3A0AFD1A" w14:textId="77777777" w:rsidR="00B873C6" w:rsidRPr="00BD1CB1" w:rsidRDefault="00B873C6" w:rsidP="003F4B7B">
      <w:pPr>
        <w:pStyle w:val="10"/>
        <w:numPr>
          <w:ilvl w:val="1"/>
          <w:numId w:val="3"/>
        </w:numPr>
        <w:ind w:left="1418" w:hanging="425"/>
      </w:pPr>
      <w:r>
        <w:rPr>
          <w:lang w:val="en-US"/>
        </w:rPr>
        <w:t>id</w:t>
      </w:r>
      <w:r w:rsidRPr="00BD1CB1">
        <w:t xml:space="preserve"> (</w:t>
      </w:r>
      <w:proofErr w:type="spellStart"/>
      <w:r w:rsidRPr="00BD1CB1">
        <w:rPr>
          <w:lang w:val="en-US"/>
        </w:rPr>
        <w:t>int</w:t>
      </w:r>
      <w:proofErr w:type="spellEnd"/>
      <w:r w:rsidRPr="00BD1CB1">
        <w:t>) – суррогатный первичный ключ;</w:t>
      </w:r>
    </w:p>
    <w:p w14:paraId="529CAAD5" w14:textId="77777777" w:rsidR="00B873C6" w:rsidRPr="00BD1CB1" w:rsidRDefault="00B873C6" w:rsidP="003F4B7B">
      <w:pPr>
        <w:pStyle w:val="10"/>
        <w:numPr>
          <w:ilvl w:val="1"/>
          <w:numId w:val="3"/>
        </w:numPr>
        <w:ind w:left="1418" w:hanging="425"/>
      </w:pPr>
      <w:r>
        <w:rPr>
          <w:lang w:val="en-US"/>
        </w:rPr>
        <w:t>name</w:t>
      </w:r>
      <w:r w:rsidRPr="00BD1CB1">
        <w:t xml:space="preserve"> (</w:t>
      </w:r>
      <w:proofErr w:type="spellStart"/>
      <w:r>
        <w:rPr>
          <w:lang w:val="en-US"/>
        </w:rPr>
        <w:t>nvarchar</w:t>
      </w:r>
      <w:proofErr w:type="spellEnd"/>
      <w:r w:rsidRPr="008202F4">
        <w:t>(255)</w:t>
      </w:r>
      <w:r w:rsidRPr="00BD1CB1">
        <w:t xml:space="preserve">) – </w:t>
      </w:r>
      <w:r>
        <w:t>название скидки на тариф</w:t>
      </w:r>
      <w:r w:rsidRPr="00BD1CB1">
        <w:t>;</w:t>
      </w:r>
    </w:p>
    <w:p w14:paraId="5F5285CB" w14:textId="77777777" w:rsidR="00B873C6" w:rsidRDefault="00B873C6" w:rsidP="003F4B7B">
      <w:pPr>
        <w:pStyle w:val="10"/>
        <w:numPr>
          <w:ilvl w:val="1"/>
          <w:numId w:val="3"/>
        </w:numPr>
        <w:ind w:left="1418" w:hanging="425"/>
      </w:pPr>
      <w:proofErr w:type="gramStart"/>
      <w:r>
        <w:rPr>
          <w:lang w:val="en-US"/>
        </w:rPr>
        <w:t>value</w:t>
      </w:r>
      <w:proofErr w:type="gramEnd"/>
      <w:r w:rsidRPr="00BD1CB1">
        <w:t xml:space="preserve"> (</w:t>
      </w:r>
      <w:proofErr w:type="spellStart"/>
      <w:r>
        <w:rPr>
          <w:lang w:val="en-US"/>
        </w:rPr>
        <w:t>int</w:t>
      </w:r>
      <w:proofErr w:type="spellEnd"/>
      <w:r w:rsidRPr="00BD1CB1">
        <w:t xml:space="preserve">) – </w:t>
      </w:r>
      <w:r>
        <w:t>размер скидки на тариф.</w:t>
      </w:r>
    </w:p>
    <w:p w14:paraId="7BE3A378" w14:textId="77777777" w:rsidR="00B873C6" w:rsidRDefault="00B873C6" w:rsidP="00B873C6">
      <w:r w:rsidRPr="00363028">
        <w:t>ER</w:t>
      </w:r>
      <w:r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4D2F79DA" w14:textId="730E9B45" w:rsidR="0008697A" w:rsidRDefault="00B873C6" w:rsidP="0008697A">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t xml:space="preserve"> </w:t>
      </w:r>
      <w:r w:rsidRPr="00817899">
        <w:t>[</w:t>
      </w:r>
      <w:r w:rsidR="0008697A">
        <w:fldChar w:fldCharType="begin"/>
      </w:r>
      <w:r w:rsidR="0008697A">
        <w:instrText xml:space="preserve"> REF _Ref72677847 \r \h </w:instrText>
      </w:r>
      <w:r w:rsidR="0008697A">
        <w:fldChar w:fldCharType="separate"/>
      </w:r>
      <w:r w:rsidR="0008697A">
        <w:t>10</w:t>
      </w:r>
      <w:r w:rsidR="0008697A">
        <w:fldChar w:fldCharType="end"/>
      </w:r>
      <w:r w:rsidRPr="00817899">
        <w:t>]</w:t>
      </w:r>
      <w:r w:rsidRPr="008A6A7D">
        <w:t>.</w:t>
      </w:r>
      <w:r>
        <w:t xml:space="preserve"> </w:t>
      </w:r>
      <w:r>
        <w:rPr>
          <w:lang w:val="en-US"/>
        </w:rPr>
        <w:t>ER</w:t>
      </w:r>
      <w:r>
        <w:t xml:space="preserve"> диаграмма представлена на рис. </w:t>
      </w:r>
      <w:r w:rsidR="00866A8C">
        <w:rPr>
          <w:lang w:val="en-US"/>
        </w:rPr>
        <w:t>3</w:t>
      </w:r>
      <w:r>
        <w:t>.2.</w:t>
      </w:r>
    </w:p>
    <w:p w14:paraId="35208B83" w14:textId="42AF17D7" w:rsidR="00B873C6" w:rsidRDefault="0008697A" w:rsidP="003F4B7B">
      <w:pPr>
        <w:spacing w:after="160" w:line="259" w:lineRule="auto"/>
        <w:ind w:firstLine="0"/>
        <w:jc w:val="left"/>
      </w:pPr>
      <w:r>
        <w:br w:type="page"/>
      </w: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rsidRPr="00740318" w14:paraId="384177B0" w14:textId="77777777" w:rsidTr="003F4B7B">
        <w:trPr>
          <w:cantSplit/>
          <w:trHeight w:val="3172"/>
        </w:trPr>
        <w:tc>
          <w:tcPr>
            <w:tcW w:w="709" w:type="dxa"/>
            <w:textDirection w:val="btLr"/>
          </w:tcPr>
          <w:p w14:paraId="3C94EC7E" w14:textId="2D0C3AB2" w:rsidR="00B873C6" w:rsidRPr="00740318" w:rsidRDefault="00B873C6" w:rsidP="00866A8C">
            <w:pPr>
              <w:ind w:left="113" w:right="113" w:firstLine="0"/>
              <w:jc w:val="center"/>
              <w:rPr>
                <w:b/>
                <w:i/>
              </w:rPr>
            </w:pPr>
            <w:r w:rsidRPr="00740318">
              <w:rPr>
                <w:b/>
                <w:i/>
              </w:rPr>
              <w:lastRenderedPageBreak/>
              <w:t xml:space="preserve">Рис. </w:t>
            </w:r>
            <w:r w:rsidR="00866A8C">
              <w:rPr>
                <w:b/>
                <w:i/>
                <w:lang w:val="en-US"/>
              </w:rPr>
              <w:t>3</w:t>
            </w:r>
            <w:r w:rsidRPr="00740318">
              <w:rPr>
                <w:b/>
                <w:i/>
              </w:rPr>
              <w:t>.</w:t>
            </w:r>
            <w:r>
              <w:rPr>
                <w:b/>
                <w:i/>
              </w:rPr>
              <w:t>2</w:t>
            </w:r>
            <w:r w:rsidRPr="00740318">
              <w:rPr>
                <w:b/>
                <w:i/>
              </w:rPr>
              <w:t xml:space="preserve">. </w:t>
            </w:r>
            <w:r w:rsidRPr="00740318">
              <w:rPr>
                <w:b/>
                <w:i/>
                <w:lang w:val="en-US"/>
              </w:rPr>
              <w:t xml:space="preserve">ER </w:t>
            </w:r>
            <w:r w:rsidRPr="00740318">
              <w:rPr>
                <w:b/>
                <w:i/>
              </w:rPr>
              <w:t>диаграмма</w:t>
            </w:r>
          </w:p>
        </w:tc>
      </w:tr>
    </w:tbl>
    <w:p w14:paraId="42997394" w14:textId="3BE7C61A" w:rsidR="00B873C6" w:rsidRPr="00DB7826" w:rsidRDefault="00866A8C" w:rsidP="00B873C6">
      <w:r w:rsidRPr="00D020F0">
        <w:rPr>
          <w:noProof/>
          <w:lang w:eastAsia="ru-RU"/>
        </w:rPr>
        <w:drawing>
          <wp:anchor distT="0" distB="0" distL="114300" distR="114300" simplePos="0" relativeHeight="251659264" behindDoc="0" locked="0" layoutInCell="1" allowOverlap="1" wp14:anchorId="54E15952" wp14:editId="495421DC">
            <wp:simplePos x="0" y="0"/>
            <wp:positionH relativeFrom="column">
              <wp:posOffset>-1577975</wp:posOffset>
            </wp:positionH>
            <wp:positionV relativeFrom="paragraph">
              <wp:posOffset>2039620</wp:posOffset>
            </wp:positionV>
            <wp:extent cx="8859520" cy="5400675"/>
            <wp:effectExtent l="0" t="4128" r="0" b="0"/>
            <wp:wrapSquare wrapText="r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537CC006" w14:textId="27AED632" w:rsidR="00B873C6" w:rsidRDefault="00B873C6" w:rsidP="00B873C6">
      <w:pPr>
        <w:pStyle w:val="2"/>
        <w:numPr>
          <w:ilvl w:val="0"/>
          <w:numId w:val="0"/>
        </w:numPr>
        <w:jc w:val="both"/>
      </w:pPr>
      <w:r>
        <w:br w:type="page"/>
      </w:r>
    </w:p>
    <w:p w14:paraId="5794F1C8" w14:textId="798D92C7" w:rsidR="00866A8C" w:rsidRDefault="00866A8C" w:rsidP="00913477">
      <w:pPr>
        <w:pStyle w:val="3"/>
      </w:pPr>
      <w:bookmarkStart w:id="176" w:name="_Toc73436474"/>
      <w:r>
        <w:lastRenderedPageBreak/>
        <w:t>Диаграмма потоков данных</w:t>
      </w:r>
      <w:bookmarkEnd w:id="176"/>
    </w:p>
    <w:p w14:paraId="080C772D" w14:textId="77777777" w:rsidR="00866A8C" w:rsidRDefault="00866A8C" w:rsidP="00866A8C">
      <w:bookmarkStart w:id="177"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144B3F1" w14:textId="7E4D66C1" w:rsidR="00866A8C" w:rsidRDefault="00866A8C" w:rsidP="00866A8C">
      <w:r>
        <w:t xml:space="preserve">На контекстной диаграмме </w:t>
      </w:r>
      <w:bookmarkEnd w:id="177"/>
      <w:r>
        <w:t>(рис. 3.</w:t>
      </w:r>
      <w:r w:rsidRPr="00866A8C">
        <w:t>3</w:t>
      </w:r>
      <w:r>
        <w:t>)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23B8000A" w14:textId="60536AD8" w:rsidR="00866A8C" w:rsidRPr="00000672" w:rsidRDefault="00866A8C" w:rsidP="00866A8C">
      <w:r>
        <w:t>На диаграмме первого уровня (рис. 3.</w:t>
      </w:r>
      <w:r w:rsidRPr="00866A8C">
        <w:t>4</w:t>
      </w:r>
      <w:r>
        <w:t xml:space="preserve">) выполнена декомпозиция базового процесса на три </w:t>
      </w:r>
      <w:proofErr w:type="spellStart"/>
      <w:r>
        <w:t>подпроцесса</w:t>
      </w:r>
      <w:proofErr w:type="spellEnd"/>
      <w:r>
        <w:t>. На диаграмме второго уровня проведена детализация процесса «Инициировать отправку письма» (рис. 3.</w:t>
      </w:r>
      <w:r w:rsidRPr="00866A8C">
        <w:t>5</w:t>
      </w:r>
      <w:r>
        <w:t>). На диаграммах третьего уровня проведена детализация процесса «Отправить письмо» (рис. 3.</w:t>
      </w:r>
      <w:r w:rsidRPr="00866A8C">
        <w:t>6</w:t>
      </w:r>
      <w:r>
        <w:t>).</w:t>
      </w:r>
    </w:p>
    <w:p w14:paraId="64E65127" w14:textId="77777777" w:rsidR="00866A8C" w:rsidRDefault="00866A8C" w:rsidP="00866A8C">
      <w:pPr>
        <w:rPr>
          <w:noProof/>
          <w:lang w:eastAsia="ru-RU"/>
        </w:rPr>
      </w:pPr>
    </w:p>
    <w:p w14:paraId="72C436FB" w14:textId="77777777" w:rsidR="00866A8C" w:rsidRDefault="00866A8C" w:rsidP="00866A8C">
      <w:pPr>
        <w:keepNext/>
        <w:ind w:firstLine="0"/>
        <w:jc w:val="center"/>
      </w:pPr>
      <w:r w:rsidRPr="0026796C">
        <w:rPr>
          <w:noProof/>
          <w:lang w:eastAsia="ru-RU"/>
        </w:rPr>
        <w:drawing>
          <wp:inline distT="0" distB="0" distL="0" distR="0" wp14:anchorId="1A20AAFD" wp14:editId="724C7A82">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78935"/>
                    </a:xfrm>
                    <a:prstGeom prst="rect">
                      <a:avLst/>
                    </a:prstGeom>
                  </pic:spPr>
                </pic:pic>
              </a:graphicData>
            </a:graphic>
          </wp:inline>
        </w:drawing>
      </w:r>
    </w:p>
    <w:p w14:paraId="6C7E3803" w14:textId="7D2EBF06" w:rsidR="00866A8C" w:rsidRPr="007C2E03" w:rsidRDefault="00866A8C" w:rsidP="00866A8C">
      <w:pPr>
        <w:pStyle w:val="af3"/>
        <w:spacing w:after="0"/>
      </w:pPr>
      <w:r>
        <w:t>Рис. 3.</w:t>
      </w:r>
      <w:r>
        <w:rPr>
          <w:lang w:val="en-US"/>
        </w:rPr>
        <w:t>3</w:t>
      </w:r>
      <w:r>
        <w:t>. Контекстная диаграмма</w:t>
      </w:r>
    </w:p>
    <w:p w14:paraId="4137BC9B" w14:textId="77777777" w:rsidR="00866A8C" w:rsidRDefault="00866A8C" w:rsidP="00866A8C">
      <w:pPr>
        <w:rPr>
          <w:noProof/>
          <w:lang w:eastAsia="ru-RU"/>
        </w:rPr>
      </w:pPr>
    </w:p>
    <w:p w14:paraId="124B6758" w14:textId="77777777" w:rsidR="00866A8C" w:rsidRDefault="00866A8C" w:rsidP="00866A8C">
      <w:pPr>
        <w:keepNext/>
        <w:ind w:firstLine="0"/>
        <w:jc w:val="center"/>
      </w:pPr>
      <w:r w:rsidRPr="0026796C">
        <w:rPr>
          <w:noProof/>
          <w:lang w:eastAsia="ru-RU"/>
        </w:rPr>
        <w:lastRenderedPageBreak/>
        <w:drawing>
          <wp:inline distT="0" distB="0" distL="0" distR="0" wp14:anchorId="7B04BBD1" wp14:editId="7FA64505">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497" cy="3928230"/>
                    </a:xfrm>
                    <a:prstGeom prst="rect">
                      <a:avLst/>
                    </a:prstGeom>
                  </pic:spPr>
                </pic:pic>
              </a:graphicData>
            </a:graphic>
          </wp:inline>
        </w:drawing>
      </w:r>
    </w:p>
    <w:p w14:paraId="71C8570F" w14:textId="409F0A9A" w:rsidR="00866A8C" w:rsidRDefault="00866A8C" w:rsidP="00866A8C">
      <w:pPr>
        <w:pStyle w:val="af3"/>
        <w:spacing w:after="0"/>
      </w:pPr>
      <w:r>
        <w:t xml:space="preserve">Рис. </w:t>
      </w:r>
      <w:r>
        <w:rPr>
          <w:noProof/>
        </w:rPr>
        <w:t>3.</w:t>
      </w:r>
      <w:r w:rsidRPr="00866A8C">
        <w:rPr>
          <w:noProof/>
        </w:rPr>
        <w:t>4</w:t>
      </w:r>
      <w:r>
        <w:rPr>
          <w:noProof/>
        </w:rPr>
        <w:t>.</w:t>
      </w:r>
      <w:r>
        <w:t xml:space="preserve"> Диаграмма первого уровня модели потоков данных</w:t>
      </w:r>
    </w:p>
    <w:p w14:paraId="30668E23" w14:textId="77777777" w:rsidR="00866A8C" w:rsidRPr="00866A8C" w:rsidRDefault="00866A8C" w:rsidP="00866A8C"/>
    <w:p w14:paraId="2DC0CE37" w14:textId="77777777" w:rsidR="00866A8C" w:rsidRDefault="00866A8C" w:rsidP="00866A8C">
      <w:pPr>
        <w:keepNext/>
        <w:ind w:firstLine="0"/>
        <w:jc w:val="center"/>
      </w:pPr>
      <w:r w:rsidRPr="0026796C">
        <w:rPr>
          <w:noProof/>
          <w:lang w:eastAsia="ru-RU"/>
        </w:rPr>
        <w:drawing>
          <wp:inline distT="0" distB="0" distL="0" distR="0" wp14:anchorId="28B2DA03" wp14:editId="70626F0B">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8612" cy="3965019"/>
                    </a:xfrm>
                    <a:prstGeom prst="rect">
                      <a:avLst/>
                    </a:prstGeom>
                  </pic:spPr>
                </pic:pic>
              </a:graphicData>
            </a:graphic>
          </wp:inline>
        </w:drawing>
      </w:r>
    </w:p>
    <w:p w14:paraId="58B3DFE2" w14:textId="170815CF" w:rsidR="00866A8C" w:rsidRDefault="00866A8C" w:rsidP="00866A8C">
      <w:pPr>
        <w:pStyle w:val="af3"/>
        <w:spacing w:after="0"/>
        <w:rPr>
          <w:noProof/>
          <w:lang w:eastAsia="ru-RU"/>
        </w:rPr>
      </w:pPr>
      <w:r>
        <w:t xml:space="preserve">Рис. </w:t>
      </w:r>
      <w:r>
        <w:rPr>
          <w:noProof/>
        </w:rPr>
        <w:t>3.</w:t>
      </w:r>
      <w:r w:rsidRPr="00866A8C">
        <w:rPr>
          <w:noProof/>
        </w:rPr>
        <w:t>5</w:t>
      </w:r>
      <w:r>
        <w:t>. Диаграмма второго уровня модели потоков данных. Процесс «Инициировать отправку письма»</w:t>
      </w:r>
    </w:p>
    <w:p w14:paraId="07A0BB05" w14:textId="77777777" w:rsidR="00866A8C" w:rsidRDefault="00866A8C" w:rsidP="00866A8C">
      <w:pPr>
        <w:keepNext/>
        <w:ind w:firstLine="0"/>
        <w:jc w:val="center"/>
      </w:pPr>
      <w:r w:rsidRPr="0026796C">
        <w:rPr>
          <w:noProof/>
          <w:lang w:eastAsia="ru-RU"/>
        </w:rPr>
        <w:lastRenderedPageBreak/>
        <w:drawing>
          <wp:inline distT="0" distB="0" distL="0" distR="0" wp14:anchorId="0B4ADD8E" wp14:editId="52223B12">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3374" cy="3996024"/>
                    </a:xfrm>
                    <a:prstGeom prst="rect">
                      <a:avLst/>
                    </a:prstGeom>
                  </pic:spPr>
                </pic:pic>
              </a:graphicData>
            </a:graphic>
          </wp:inline>
        </w:drawing>
      </w:r>
    </w:p>
    <w:p w14:paraId="3C336118" w14:textId="15A38280" w:rsidR="00866A8C" w:rsidRDefault="00866A8C" w:rsidP="00866A8C">
      <w:pPr>
        <w:pStyle w:val="ad"/>
        <w:spacing w:after="0"/>
      </w:pPr>
      <w:r w:rsidRPr="002E3C6F">
        <w:t xml:space="preserve">Рис. </w:t>
      </w:r>
      <w:r w:rsidRPr="002E3C6F">
        <w:rPr>
          <w:noProof/>
        </w:rPr>
        <w:t>3.</w:t>
      </w:r>
      <w:r w:rsidRPr="00866A8C">
        <w:rPr>
          <w:noProof/>
        </w:rPr>
        <w:t>6</w:t>
      </w:r>
      <w:r w:rsidRPr="002E3C6F">
        <w:t>. Диаграмма третьего уровня потоков данных. Процесс «Отправить письмо»</w:t>
      </w:r>
    </w:p>
    <w:p w14:paraId="3CD23454" w14:textId="3AF9DB30" w:rsidR="009E6DC6" w:rsidRDefault="009E6DC6" w:rsidP="009E6DC6">
      <w:pPr>
        <w:pStyle w:val="3"/>
      </w:pPr>
      <w:bookmarkStart w:id="178" w:name="_Toc73436475"/>
      <w:r>
        <w:t>Диаграмма классов для службы отправки сообщений</w:t>
      </w:r>
      <w:bookmarkEnd w:id="178"/>
    </w:p>
    <w:p w14:paraId="795BF362" w14:textId="464BF75E" w:rsidR="00866A8C" w:rsidRDefault="009E6DC6" w:rsidP="00866A8C">
      <w:r>
        <w:t>Служба отправки сообщений разрабатываемого программного комплекса представляет собой фоновый процесс, запущенный на сервере.</w:t>
      </w:r>
    </w:p>
    <w:p w14:paraId="6B5DAC1C" w14:textId="587553ED" w:rsidR="009E6DC6" w:rsidRDefault="009E6DC6" w:rsidP="00866A8C">
      <w:r>
        <w:t xml:space="preserve">Этот процесс циклически получает из базы данных сообщение из очереди и пытается отправить его с помощью интерфейса </w:t>
      </w:r>
      <w:proofErr w:type="spellStart"/>
      <w:r>
        <w:rPr>
          <w:lang w:val="en-US"/>
        </w:rPr>
        <w:t>ISenderService</w:t>
      </w:r>
      <w:proofErr w:type="spellEnd"/>
      <w:r>
        <w:t xml:space="preserve">. Класс </w:t>
      </w:r>
      <w:proofErr w:type="spellStart"/>
      <w:r>
        <w:rPr>
          <w:lang w:val="en-US"/>
        </w:rPr>
        <w:t>SenderService</w:t>
      </w:r>
      <w:proofErr w:type="spellEnd"/>
      <w:r w:rsidRPr="009E6DC6">
        <w:t xml:space="preserve"> </w:t>
      </w:r>
      <w:r>
        <w:t xml:space="preserve">реализует указанный интерфейс и последовательно передает сообщение классам через интерфейс </w:t>
      </w:r>
      <w:proofErr w:type="spellStart"/>
      <w:r>
        <w:rPr>
          <w:lang w:val="en-US"/>
        </w:rPr>
        <w:t>ISender</w:t>
      </w:r>
      <w:proofErr w:type="spellEnd"/>
      <w:r w:rsidRPr="009E6DC6">
        <w:t>.</w:t>
      </w:r>
    </w:p>
    <w:p w14:paraId="28219041" w14:textId="04D79DF2" w:rsidR="009E6DC6" w:rsidRDefault="009E6DC6" w:rsidP="00866A8C">
      <w:pPr>
        <w:rPr>
          <w:lang w:val="en-US"/>
        </w:rPr>
      </w:pPr>
      <w:r>
        <w:t>Классы</w:t>
      </w:r>
      <w:r w:rsidRPr="009E6DC6">
        <w:rPr>
          <w:lang w:val="en-US"/>
        </w:rPr>
        <w:t xml:space="preserve">, </w:t>
      </w:r>
      <w:r>
        <w:t>реализующие</w:t>
      </w:r>
      <w:r w:rsidRPr="009E6DC6">
        <w:rPr>
          <w:lang w:val="en-US"/>
        </w:rPr>
        <w:t xml:space="preserve"> </w:t>
      </w:r>
      <w:proofErr w:type="spellStart"/>
      <w:r>
        <w:rPr>
          <w:lang w:val="en-US"/>
        </w:rPr>
        <w:t>ISender</w:t>
      </w:r>
      <w:proofErr w:type="spellEnd"/>
      <w:r>
        <w:rPr>
          <w:lang w:val="en-US"/>
        </w:rPr>
        <w:t>:</w:t>
      </w:r>
    </w:p>
    <w:p w14:paraId="5ED2F85F" w14:textId="744515A4" w:rsidR="009E6DC6" w:rsidRPr="009E6DC6" w:rsidRDefault="009E6DC6" w:rsidP="009E6DC6">
      <w:pPr>
        <w:pStyle w:val="a6"/>
        <w:numPr>
          <w:ilvl w:val="0"/>
          <w:numId w:val="47"/>
        </w:numPr>
        <w:ind w:left="1418" w:hanging="425"/>
        <w:rPr>
          <w:lang w:val="en-US"/>
        </w:rPr>
      </w:pPr>
      <w:proofErr w:type="spellStart"/>
      <w:r w:rsidRPr="009E6DC6">
        <w:rPr>
          <w:lang w:val="en-US"/>
        </w:rPr>
        <w:t>SmtpSender</w:t>
      </w:r>
      <w:proofErr w:type="spellEnd"/>
      <w:r w:rsidRPr="009E6DC6">
        <w:rPr>
          <w:lang w:val="en-US"/>
        </w:rPr>
        <w:t>;</w:t>
      </w:r>
    </w:p>
    <w:p w14:paraId="195C24E6" w14:textId="58976274" w:rsidR="009E6DC6" w:rsidRPr="009E6DC6" w:rsidRDefault="009E6DC6" w:rsidP="009E6DC6">
      <w:pPr>
        <w:pStyle w:val="a6"/>
        <w:numPr>
          <w:ilvl w:val="0"/>
          <w:numId w:val="47"/>
        </w:numPr>
        <w:ind w:left="1418" w:hanging="425"/>
        <w:rPr>
          <w:lang w:val="en-US"/>
        </w:rPr>
      </w:pPr>
      <w:proofErr w:type="spellStart"/>
      <w:r w:rsidRPr="009E6DC6">
        <w:rPr>
          <w:lang w:val="en-US"/>
        </w:rPr>
        <w:t>SendpulseSender</w:t>
      </w:r>
      <w:proofErr w:type="spellEnd"/>
      <w:r w:rsidRPr="009E6DC6">
        <w:rPr>
          <w:lang w:val="en-US"/>
        </w:rPr>
        <w:t>;</w:t>
      </w:r>
    </w:p>
    <w:p w14:paraId="42A8E50A" w14:textId="67A0CC99" w:rsidR="009E6DC6" w:rsidRPr="009E6DC6" w:rsidRDefault="009E6DC6" w:rsidP="009E6DC6">
      <w:pPr>
        <w:pStyle w:val="a6"/>
        <w:numPr>
          <w:ilvl w:val="0"/>
          <w:numId w:val="47"/>
        </w:numPr>
        <w:ind w:left="1418" w:hanging="425"/>
        <w:rPr>
          <w:lang w:val="en-US"/>
        </w:rPr>
      </w:pPr>
      <w:proofErr w:type="spellStart"/>
      <w:r w:rsidRPr="009E6DC6">
        <w:rPr>
          <w:lang w:val="en-US"/>
        </w:rPr>
        <w:t>SendGrideSender</w:t>
      </w:r>
      <w:proofErr w:type="spellEnd"/>
      <w:r w:rsidRPr="009E6DC6">
        <w:rPr>
          <w:lang w:val="en-US"/>
        </w:rPr>
        <w:t>.</w:t>
      </w:r>
    </w:p>
    <w:p w14:paraId="1ED5F94D" w14:textId="6FC421C9" w:rsidR="009E6DC6" w:rsidRDefault="00A5537D" w:rsidP="00866A8C">
      <w:r>
        <w:t xml:space="preserve">В зависимости от результата </w:t>
      </w:r>
      <w:proofErr w:type="spellStart"/>
      <w:r>
        <w:rPr>
          <w:lang w:val="en-US"/>
        </w:rPr>
        <w:t>SenderService</w:t>
      </w:r>
      <w:proofErr w:type="spellEnd"/>
      <w:r>
        <w:t xml:space="preserve"> формирует и возвращает</w:t>
      </w:r>
      <w:r w:rsidR="007F047C">
        <w:t xml:space="preserve"> соответств</w:t>
      </w:r>
      <w:r>
        <w:t>у</w:t>
      </w:r>
      <w:r w:rsidR="007F047C">
        <w:t xml:space="preserve">ющий </w:t>
      </w:r>
      <w:r w:rsidR="00D92AFB">
        <w:t xml:space="preserve">объект класса </w:t>
      </w:r>
      <w:proofErr w:type="spellStart"/>
      <w:r w:rsidR="007F047C">
        <w:rPr>
          <w:lang w:val="en-US"/>
        </w:rPr>
        <w:t>SendingResult</w:t>
      </w:r>
      <w:proofErr w:type="spellEnd"/>
      <w:r w:rsidR="007F047C">
        <w:t>.</w:t>
      </w:r>
    </w:p>
    <w:p w14:paraId="52511A6C" w14:textId="4AA8580E" w:rsidR="00D92AFB" w:rsidRPr="00D92AFB" w:rsidRDefault="00D92AFB" w:rsidP="00866A8C">
      <w:r>
        <w:t xml:space="preserve">Если результат положительный, то </w:t>
      </w:r>
      <w:proofErr w:type="spellStart"/>
      <w:r>
        <w:rPr>
          <w:lang w:val="en-US"/>
        </w:rPr>
        <w:t>WorkerMain</w:t>
      </w:r>
      <w:proofErr w:type="spellEnd"/>
      <w:r w:rsidRPr="00D92AFB">
        <w:t xml:space="preserve"> </w:t>
      </w:r>
      <w:r>
        <w:t>обновляет письмо: удаляет его из очереди и меняет его статус.</w:t>
      </w:r>
    </w:p>
    <w:p w14:paraId="6F95C063" w14:textId="4F4B4FA1" w:rsidR="009E6DC6" w:rsidRDefault="00A5537D" w:rsidP="009E6DC6">
      <w:pPr>
        <w:keepNext/>
        <w:ind w:firstLine="0"/>
      </w:pPr>
      <w:r w:rsidRPr="00A5537D">
        <w:rPr>
          <w:noProof/>
          <w:lang w:eastAsia="ru-RU"/>
        </w:rPr>
        <w:lastRenderedPageBreak/>
        <w:drawing>
          <wp:inline distT="0" distB="0" distL="0" distR="0" wp14:anchorId="507CBC98" wp14:editId="0BA71012">
            <wp:extent cx="6120130" cy="2839479"/>
            <wp:effectExtent l="0" t="0" r="0" b="0"/>
            <wp:docPr id="11" name="Рисунок 11" descr="D:\Eugene\Дипломная работа\MessageDeliveryService\Схемы, диаграммы\UML\Sending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gene\Дипломная работа\MessageDeliveryService\Схемы, диаграммы\UML\SendingServiceClass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39479"/>
                    </a:xfrm>
                    <a:prstGeom prst="rect">
                      <a:avLst/>
                    </a:prstGeom>
                    <a:noFill/>
                    <a:ln>
                      <a:noFill/>
                    </a:ln>
                  </pic:spPr>
                </pic:pic>
              </a:graphicData>
            </a:graphic>
          </wp:inline>
        </w:drawing>
      </w:r>
    </w:p>
    <w:p w14:paraId="09EBFC5B" w14:textId="306207AA" w:rsidR="009E6DC6" w:rsidRPr="009E6DC6" w:rsidRDefault="009E6DC6" w:rsidP="009E6DC6">
      <w:pPr>
        <w:pStyle w:val="af7"/>
      </w:pPr>
      <w:r>
        <w:t xml:space="preserve">Рис. </w:t>
      </w:r>
      <w:r w:rsidRPr="007F047C">
        <w:t xml:space="preserve">3.7. </w:t>
      </w:r>
      <w:r>
        <w:t>Диаграмма классов</w:t>
      </w:r>
    </w:p>
    <w:p w14:paraId="73DF8A0E" w14:textId="77777777" w:rsidR="00B873C6" w:rsidRDefault="00B873C6" w:rsidP="00B873C6">
      <w:pPr>
        <w:pStyle w:val="2"/>
        <w:spacing w:line="240" w:lineRule="auto"/>
      </w:pPr>
      <w:bookmarkStart w:id="179" w:name="_Toc68534532"/>
      <w:bookmarkStart w:id="180" w:name="_Toc73436476"/>
      <w:r>
        <w:t>Проектирование интерфейса</w:t>
      </w:r>
      <w:bookmarkEnd w:id="179"/>
      <w:bookmarkEnd w:id="180"/>
    </w:p>
    <w:p w14:paraId="61C04028" w14:textId="77777777" w:rsidR="00B873C6" w:rsidRDefault="00B873C6" w:rsidP="00B873C6">
      <w:pPr>
        <w:rPr>
          <w:color w:val="auto"/>
        </w:rPr>
      </w:pPr>
      <w:r>
        <w:t>При проектировании интерфейса должны быть учтены следующие критерии эргономики:</w:t>
      </w:r>
    </w:p>
    <w:p w14:paraId="276A2F26" w14:textId="77777777" w:rsidR="00B873C6" w:rsidRDefault="00B873C6" w:rsidP="004A2C61">
      <w:pPr>
        <w:pStyle w:val="a6"/>
        <w:numPr>
          <w:ilvl w:val="0"/>
          <w:numId w:val="44"/>
        </w:numPr>
        <w:ind w:hanging="436"/>
      </w:pPr>
      <w:r>
        <w:t>скорость работы пользователя.</w:t>
      </w:r>
    </w:p>
    <w:p w14:paraId="2F9F9EDF" w14:textId="77777777" w:rsidR="00B873C6" w:rsidRDefault="00B873C6" w:rsidP="004A2C61">
      <w:pPr>
        <w:pStyle w:val="a6"/>
        <w:numPr>
          <w:ilvl w:val="0"/>
          <w:numId w:val="44"/>
        </w:numPr>
        <w:ind w:hanging="436"/>
      </w:pPr>
      <w:r>
        <w:t>количество человеческих ошибок.</w:t>
      </w:r>
    </w:p>
    <w:p w14:paraId="199E913A" w14:textId="77777777" w:rsidR="00B873C6" w:rsidRDefault="00B873C6" w:rsidP="004A2C61">
      <w:pPr>
        <w:pStyle w:val="a6"/>
        <w:numPr>
          <w:ilvl w:val="0"/>
          <w:numId w:val="44"/>
        </w:numPr>
        <w:ind w:hanging="436"/>
      </w:pPr>
      <w:r>
        <w:t>скорость обучения.</w:t>
      </w:r>
    </w:p>
    <w:p w14:paraId="73362B18" w14:textId="77777777" w:rsidR="00B873C6" w:rsidRDefault="00B873C6" w:rsidP="004A2C61">
      <w:pPr>
        <w:pStyle w:val="a6"/>
        <w:numPr>
          <w:ilvl w:val="0"/>
          <w:numId w:val="44"/>
        </w:numPr>
        <w:ind w:hanging="436"/>
      </w:pPr>
      <w:r>
        <w:t>субъективная удовлетворенность пользователя.</w:t>
      </w:r>
    </w:p>
    <w:p w14:paraId="00202D6F" w14:textId="0F4A9D2F" w:rsidR="004A2C61" w:rsidRDefault="00B873C6" w:rsidP="00B873C6">
      <w:r>
        <w:t xml:space="preserve">Макеты интерфейсов </w:t>
      </w:r>
      <w:r w:rsidR="004A2C61">
        <w:t xml:space="preserve">создания сообщения, списка сообщений и списка доступных сервисов доставки </w:t>
      </w:r>
      <w:r>
        <w:t xml:space="preserve">представлены на рис. </w:t>
      </w:r>
      <w:r w:rsidR="00866A8C" w:rsidRPr="00866A8C">
        <w:t>3</w:t>
      </w:r>
      <w:r w:rsidR="00FD5D7E">
        <w:t>.</w:t>
      </w:r>
      <w:r w:rsidR="00A737C6">
        <w:t>3</w:t>
      </w:r>
      <w:r>
        <w:t>-</w:t>
      </w:r>
      <w:r w:rsidR="00866A8C" w:rsidRPr="00866A8C">
        <w:t>3</w:t>
      </w:r>
      <w:r w:rsidR="00FD5D7E">
        <w:t>.</w:t>
      </w:r>
      <w:r w:rsidR="00A737C6">
        <w:t>5</w:t>
      </w:r>
      <w:r>
        <w:t>.</w:t>
      </w:r>
    </w:p>
    <w:p w14:paraId="597C964E" w14:textId="0C47485D" w:rsidR="00B873C6" w:rsidRDefault="004A2C61" w:rsidP="004A2C61">
      <w:pPr>
        <w:spacing w:after="160" w:line="259" w:lineRule="auto"/>
        <w:ind w:firstLine="0"/>
        <w:jc w:val="left"/>
      </w:pP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8004329" w14:textId="77777777" w:rsidTr="004A2C61">
        <w:trPr>
          <w:cantSplit/>
          <w:trHeight w:val="14034"/>
        </w:trPr>
        <w:tc>
          <w:tcPr>
            <w:tcW w:w="1254" w:type="dxa"/>
            <w:tcBorders>
              <w:top w:val="nil"/>
              <w:left w:val="nil"/>
              <w:bottom w:val="nil"/>
              <w:right w:val="nil"/>
            </w:tcBorders>
            <w:textDirection w:val="btLr"/>
          </w:tcPr>
          <w:p w14:paraId="6B2510BE" w14:textId="1A8D178F" w:rsidR="004A2C61" w:rsidRPr="0037490B" w:rsidRDefault="004A2C61" w:rsidP="00866A8C">
            <w:pPr>
              <w:ind w:left="113" w:right="113" w:firstLine="0"/>
              <w:jc w:val="center"/>
              <w:rPr>
                <w:b/>
                <w:i/>
              </w:rPr>
            </w:pPr>
            <w:r w:rsidRPr="004A2C61">
              <w:rPr>
                <w:b/>
                <w:i/>
              </w:rPr>
              <w:lastRenderedPageBreak/>
              <w:t xml:space="preserve">Рис. </w:t>
            </w:r>
            <w:r w:rsidR="00866A8C">
              <w:rPr>
                <w:b/>
                <w:i/>
                <w:lang w:val="en-US"/>
              </w:rPr>
              <w:t>3</w:t>
            </w:r>
            <w:r w:rsidR="00FD5D7E">
              <w:rPr>
                <w:b/>
                <w:i/>
              </w:rPr>
              <w:t>.</w:t>
            </w:r>
            <w:r w:rsidR="00A737C6">
              <w:rPr>
                <w:b/>
                <w:i/>
              </w:rPr>
              <w:t>3</w:t>
            </w:r>
            <w:r w:rsidRPr="004A2C61">
              <w:rPr>
                <w:b/>
                <w:i/>
              </w:rPr>
              <w:t>. Форма создания письма</w:t>
            </w:r>
          </w:p>
        </w:tc>
      </w:tr>
    </w:tbl>
    <w:p w14:paraId="6B51296D" w14:textId="5DE54B62" w:rsidR="004A2C61" w:rsidRDefault="004A2C61" w:rsidP="004A2C61">
      <w:pPr>
        <w:ind w:firstLine="0"/>
        <w:jc w:val="left"/>
      </w:pPr>
      <w:r>
        <w:rPr>
          <w:noProof/>
          <w:lang w:eastAsia="ru-RU"/>
        </w:rPr>
        <w:drawing>
          <wp:inline distT="0" distB="0" distL="0" distR="0" wp14:anchorId="651DB560" wp14:editId="6BFC94AC">
            <wp:extent cx="9180328" cy="5165816"/>
            <wp:effectExtent l="6985" t="0" r="8890" b="8890"/>
            <wp:docPr id="21" name="Рисунок 21"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9199696" cy="5176714"/>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03C9CDC0" w14:textId="77777777" w:rsidTr="00A71FE8">
        <w:trPr>
          <w:cantSplit/>
          <w:trHeight w:val="14034"/>
        </w:trPr>
        <w:tc>
          <w:tcPr>
            <w:tcW w:w="1254" w:type="dxa"/>
            <w:tcBorders>
              <w:top w:val="nil"/>
              <w:left w:val="nil"/>
              <w:bottom w:val="nil"/>
              <w:right w:val="nil"/>
            </w:tcBorders>
            <w:textDirection w:val="btLr"/>
          </w:tcPr>
          <w:p w14:paraId="2C0FA4BA" w14:textId="3755A34A" w:rsidR="004A2C61" w:rsidRDefault="004A2C61" w:rsidP="004A2C61">
            <w:pPr>
              <w:pStyle w:val="af3"/>
            </w:pPr>
            <w:r>
              <w:lastRenderedPageBreak/>
              <w:t xml:space="preserve">Рис. </w:t>
            </w:r>
            <w:r w:rsidR="00866A8C" w:rsidRPr="00866A8C">
              <w:t>3</w:t>
            </w:r>
            <w:r w:rsidR="00FD5D7E">
              <w:t>.</w:t>
            </w:r>
            <w:r w:rsidR="00A737C6">
              <w:t>4</w:t>
            </w:r>
            <w:r>
              <w:t>. Страница с доступными сервисами доставки</w:t>
            </w:r>
          </w:p>
          <w:p w14:paraId="03342DB3" w14:textId="2C6B5103" w:rsidR="004A2C61" w:rsidRPr="0037490B" w:rsidRDefault="004A2C61" w:rsidP="00A71FE8">
            <w:pPr>
              <w:ind w:left="113" w:right="113" w:firstLine="0"/>
              <w:jc w:val="center"/>
              <w:rPr>
                <w:b/>
                <w:i/>
              </w:rPr>
            </w:pPr>
          </w:p>
        </w:tc>
      </w:tr>
    </w:tbl>
    <w:p w14:paraId="6FE6E82F" w14:textId="14634B97" w:rsidR="004A2C61" w:rsidRDefault="004A2C61" w:rsidP="004A2C61">
      <w:pPr>
        <w:ind w:firstLine="0"/>
        <w:jc w:val="left"/>
      </w:pPr>
      <w:r>
        <w:rPr>
          <w:noProof/>
          <w:lang w:eastAsia="ru-RU"/>
        </w:rPr>
        <w:drawing>
          <wp:inline distT="0" distB="0" distL="0" distR="0" wp14:anchorId="405799DA" wp14:editId="25DBC7DF">
            <wp:extent cx="9181161" cy="5165951"/>
            <wp:effectExtent l="7302" t="0" r="8573" b="8572"/>
            <wp:docPr id="32" name="Рисунок 32"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9198097" cy="5175480"/>
                    </a:xfrm>
                    <a:prstGeom prst="rect">
                      <a:avLst/>
                    </a:prstGeom>
                    <a:noFill/>
                    <a:ln>
                      <a:noFill/>
                    </a:ln>
                  </pic:spPr>
                </pic:pic>
              </a:graphicData>
            </a:graphic>
          </wp:inline>
        </w:drawing>
      </w:r>
      <w:r>
        <w:br w:type="page"/>
      </w:r>
    </w:p>
    <w:tbl>
      <w:tblPr>
        <w:tblStyle w:val="af5"/>
        <w:tblpPr w:leftFromText="180" w:rightFromText="180" w:vertAnchor="page" w:horzAnchor="margin" w:tblpXSpec="right" w:tblpY="1235"/>
        <w:tblW w:w="0" w:type="auto"/>
        <w:tblInd w:w="0" w:type="dxa"/>
        <w:tblLook w:val="04A0" w:firstRow="1" w:lastRow="0" w:firstColumn="1" w:lastColumn="0" w:noHBand="0" w:noVBand="1"/>
      </w:tblPr>
      <w:tblGrid>
        <w:gridCol w:w="1254"/>
      </w:tblGrid>
      <w:tr w:rsidR="004A2C61" w14:paraId="30FFF222" w14:textId="77777777" w:rsidTr="00A71FE8">
        <w:trPr>
          <w:cantSplit/>
          <w:trHeight w:val="14034"/>
        </w:trPr>
        <w:tc>
          <w:tcPr>
            <w:tcW w:w="1254" w:type="dxa"/>
            <w:tcBorders>
              <w:top w:val="nil"/>
              <w:left w:val="nil"/>
              <w:bottom w:val="nil"/>
              <w:right w:val="nil"/>
            </w:tcBorders>
            <w:textDirection w:val="btLr"/>
          </w:tcPr>
          <w:p w14:paraId="5E3BA398" w14:textId="49D50CF5" w:rsidR="004A2C61" w:rsidRPr="004A2C61" w:rsidRDefault="004A2C61" w:rsidP="00866A8C">
            <w:pPr>
              <w:pStyle w:val="af3"/>
            </w:pPr>
            <w:r>
              <w:lastRenderedPageBreak/>
              <w:t xml:space="preserve">Рис. </w:t>
            </w:r>
            <w:r w:rsidR="00866A8C">
              <w:rPr>
                <w:lang w:val="en-US"/>
              </w:rPr>
              <w:t>3</w:t>
            </w:r>
            <w:r w:rsidR="00FD5D7E">
              <w:t>.</w:t>
            </w:r>
            <w:r w:rsidR="00A737C6">
              <w:t>5</w:t>
            </w:r>
            <w:r>
              <w:t>. Журнал сообщений</w:t>
            </w:r>
          </w:p>
        </w:tc>
      </w:tr>
    </w:tbl>
    <w:p w14:paraId="65F8DC1D" w14:textId="79DA05F4" w:rsidR="004A2C61" w:rsidRDefault="004A2C61" w:rsidP="004A2C61">
      <w:pPr>
        <w:ind w:firstLine="0"/>
        <w:jc w:val="left"/>
      </w:pPr>
      <w:r>
        <w:rPr>
          <w:noProof/>
          <w:lang w:eastAsia="ru-RU"/>
        </w:rPr>
        <w:drawing>
          <wp:inline distT="0" distB="0" distL="0" distR="0" wp14:anchorId="3C236BCF" wp14:editId="0806EFF2">
            <wp:extent cx="9187053" cy="5169267"/>
            <wp:effectExtent l="8573" t="0" r="4127" b="4128"/>
            <wp:docPr id="34" name="Рисунок 34"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9201791" cy="5177560"/>
                    </a:xfrm>
                    <a:prstGeom prst="rect">
                      <a:avLst/>
                    </a:prstGeom>
                    <a:noFill/>
                    <a:ln>
                      <a:noFill/>
                    </a:ln>
                  </pic:spPr>
                </pic:pic>
              </a:graphicData>
            </a:graphic>
          </wp:inline>
        </w:drawing>
      </w:r>
      <w:r>
        <w:br w:type="page"/>
      </w:r>
    </w:p>
    <w:p w14:paraId="00D18E26" w14:textId="2A5D1F9B" w:rsidR="004E1D4D" w:rsidRDefault="00007156" w:rsidP="00034875">
      <w:pPr>
        <w:pStyle w:val="1"/>
      </w:pPr>
      <w:bookmarkStart w:id="181" w:name="_Toc73436477"/>
      <w:r>
        <w:rPr>
          <w:caps w:val="0"/>
        </w:rPr>
        <w:lastRenderedPageBreak/>
        <w:t>ТЕХНИКО-ЭКОНОМИЧЕСКАЯ ЧАСТЬ</w:t>
      </w:r>
      <w:bookmarkEnd w:id="158"/>
      <w:bookmarkEnd w:id="159"/>
      <w:bookmarkEnd w:id="160"/>
      <w:bookmarkEnd w:id="161"/>
      <w:bookmarkEnd w:id="162"/>
      <w:bookmarkEnd w:id="181"/>
    </w:p>
    <w:p w14:paraId="02470493" w14:textId="77777777" w:rsidR="004E1D4D" w:rsidRDefault="004E1D4D" w:rsidP="00034875">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79873ACA" w14:textId="77777777" w:rsidR="004E1D4D" w:rsidRDefault="004E1D4D" w:rsidP="00034875">
      <w:pPr>
        <w:pStyle w:val="2"/>
      </w:pPr>
      <w:bookmarkStart w:id="182" w:name="_Toc322893641"/>
      <w:bookmarkStart w:id="183" w:name="_Toc359344425"/>
      <w:bookmarkStart w:id="184" w:name="_Toc73436478"/>
      <w:r>
        <w:t>Организационная структура проекта</w:t>
      </w:r>
      <w:bookmarkEnd w:id="184"/>
    </w:p>
    <w:p w14:paraId="53E75658" w14:textId="26CF19C7" w:rsidR="004E1D4D" w:rsidRDefault="004E1D4D" w:rsidP="00034875">
      <w:r>
        <w:t xml:space="preserve">Организационная структура проекта </w:t>
      </w:r>
      <w:r w:rsidRPr="001E18AD">
        <w:t>(</w:t>
      </w:r>
      <w:r>
        <w:rPr>
          <w:lang w:val="en-US"/>
        </w:rPr>
        <w:t>OBS</w:t>
      </w:r>
      <w:r w:rsidRPr="001E18AD">
        <w:t>)</w:t>
      </w:r>
      <w:r>
        <w:t xml:space="preserve"> приведена на рис. </w:t>
      </w:r>
      <w:r w:rsidR="00A71FE8">
        <w:t>4</w:t>
      </w:r>
      <w:r>
        <w:t>.1.</w:t>
      </w:r>
    </w:p>
    <w:p w14:paraId="6CE86254" w14:textId="77777777" w:rsidR="004E1D4D" w:rsidRDefault="004E1D4D" w:rsidP="00034875">
      <w:pPr>
        <w:ind w:firstLine="0"/>
        <w:jc w:val="center"/>
      </w:pPr>
      <w:r w:rsidRPr="009A4CA0">
        <w:rPr>
          <w:noProof/>
          <w:lang w:eastAsia="ru-RU"/>
        </w:rPr>
        <w:drawing>
          <wp:inline distT="0" distB="0" distL="0" distR="0" wp14:anchorId="0F9F37C1" wp14:editId="6A2A91AC">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2A113417" w14:textId="1DEBBE17" w:rsidR="004E1D4D" w:rsidRDefault="004E1D4D" w:rsidP="00034875">
      <w:pPr>
        <w:pStyle w:val="ad"/>
        <w:spacing w:after="0"/>
      </w:pPr>
      <w:r>
        <w:t xml:space="preserve">Рис. </w:t>
      </w:r>
      <w:r w:rsidR="00A71FE8">
        <w:t>4</w:t>
      </w:r>
      <w:r>
        <w:t>.1. Организационная структура проекта</w:t>
      </w:r>
    </w:p>
    <w:p w14:paraId="71082EB1" w14:textId="77777777" w:rsidR="004E1D4D" w:rsidRDefault="004E1D4D" w:rsidP="00034875">
      <w:pPr>
        <w:pStyle w:val="2"/>
      </w:pPr>
      <w:bookmarkStart w:id="185" w:name="_Toc73436479"/>
      <w:bookmarkEnd w:id="182"/>
      <w:bookmarkEnd w:id="183"/>
      <w:r w:rsidRPr="00FC1972">
        <w:t>Календарный</w:t>
      </w:r>
      <w:r>
        <w:t xml:space="preserve"> план проекта</w:t>
      </w:r>
      <w:bookmarkEnd w:id="185"/>
    </w:p>
    <w:p w14:paraId="61F4426C" w14:textId="77777777" w:rsidR="004E1D4D" w:rsidRPr="001E5905" w:rsidRDefault="004E1D4D" w:rsidP="00034875">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72A50877" w14:textId="77777777" w:rsidR="004E1D4D" w:rsidRDefault="004E1D4D" w:rsidP="00034875">
      <w:pPr>
        <w:contextualSpacing/>
        <w:rPr>
          <w:rFonts w:eastAsia="Times New Roman"/>
        </w:rPr>
      </w:pPr>
      <w:r>
        <w:rPr>
          <w:rFonts w:eastAsia="Times New Roman"/>
        </w:rPr>
        <w:t>Для реализации проекта необходимо выполнить следующие работы:</w:t>
      </w:r>
    </w:p>
    <w:p w14:paraId="4042B843"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Сбор требований Заказчика к разрабатываемому ПО.</w:t>
      </w:r>
    </w:p>
    <w:p w14:paraId="5AA3C6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57F27150" w14:textId="77777777" w:rsidR="004E1D4D" w:rsidRPr="00884CEC" w:rsidRDefault="004E1D4D" w:rsidP="000D04AF">
      <w:pPr>
        <w:pStyle w:val="a6"/>
        <w:numPr>
          <w:ilvl w:val="0"/>
          <w:numId w:val="31"/>
        </w:numPr>
        <w:ind w:left="1560" w:hanging="426"/>
        <w:rPr>
          <w:rFonts w:eastAsia="Times New Roman"/>
        </w:rPr>
      </w:pPr>
      <w:bookmarkStart w:id="186" w:name="_Ref72674830"/>
      <w:r w:rsidRPr="00884CEC">
        <w:rPr>
          <w:rFonts w:eastAsia="Times New Roman"/>
        </w:rPr>
        <w:t>Разработка технического проекта.</w:t>
      </w:r>
      <w:bookmarkEnd w:id="186"/>
    </w:p>
    <w:p w14:paraId="0AF1DC90" w14:textId="77777777" w:rsidR="004E1D4D" w:rsidRDefault="004E1D4D" w:rsidP="000D04AF">
      <w:pPr>
        <w:pStyle w:val="a6"/>
        <w:numPr>
          <w:ilvl w:val="0"/>
          <w:numId w:val="31"/>
        </w:numPr>
        <w:ind w:left="1560" w:hanging="426"/>
        <w:rPr>
          <w:rFonts w:eastAsia="Times New Roman"/>
        </w:rPr>
      </w:pPr>
      <w:r w:rsidRPr="00884CEC">
        <w:rPr>
          <w:rFonts w:eastAsia="Times New Roman"/>
        </w:rPr>
        <w:t>Разработка моделей бизнес-процессов.</w:t>
      </w:r>
    </w:p>
    <w:p w14:paraId="7BA73343" w14:textId="77777777" w:rsidR="004E1D4D" w:rsidRPr="00884CEC" w:rsidRDefault="004E1D4D" w:rsidP="000D04AF">
      <w:pPr>
        <w:pStyle w:val="a6"/>
        <w:numPr>
          <w:ilvl w:val="0"/>
          <w:numId w:val="31"/>
        </w:numPr>
        <w:ind w:left="1560" w:hanging="426"/>
        <w:rPr>
          <w:rFonts w:eastAsia="Times New Roman"/>
        </w:rPr>
      </w:pPr>
      <w:r>
        <w:rPr>
          <w:rFonts w:eastAsia="Times New Roman"/>
        </w:rPr>
        <w:t>Проектирование интерфейсов.</w:t>
      </w:r>
    </w:p>
    <w:p w14:paraId="58667E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иерархии пользовательских интерфейсов.</w:t>
      </w:r>
    </w:p>
    <w:p w14:paraId="6F21735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архитектуры серверной части.</w:t>
      </w:r>
    </w:p>
    <w:p w14:paraId="7151BCFE"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Определение методов WEB API и их сигнатур. </w:t>
      </w:r>
    </w:p>
    <w:p w14:paraId="67CC63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lastRenderedPageBreak/>
        <w:t>Разработка тестов для серверной части.</w:t>
      </w:r>
    </w:p>
    <w:p w14:paraId="27017AB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клиентской части.</w:t>
      </w:r>
    </w:p>
    <w:p w14:paraId="7ECC80E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серверной части.</w:t>
      </w:r>
    </w:p>
    <w:p w14:paraId="067A55B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клиентской части.</w:t>
      </w:r>
    </w:p>
    <w:p w14:paraId="1E373D0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серверной части.</w:t>
      </w:r>
    </w:p>
    <w:p w14:paraId="482DE0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231BEA8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работы клиентской части.</w:t>
      </w:r>
    </w:p>
    <w:p w14:paraId="0101EB02" w14:textId="4F1EF1DD" w:rsidR="004E1D4D" w:rsidRPr="00884CEC" w:rsidRDefault="004E1D4D" w:rsidP="000D04AF">
      <w:pPr>
        <w:pStyle w:val="a6"/>
        <w:numPr>
          <w:ilvl w:val="0"/>
          <w:numId w:val="31"/>
        </w:numPr>
        <w:ind w:left="1560" w:hanging="426"/>
        <w:rPr>
          <w:rFonts w:eastAsia="Times New Roman"/>
        </w:rPr>
      </w:pPr>
      <w:proofErr w:type="spellStart"/>
      <w:r>
        <w:rPr>
          <w:rFonts w:eastAsia="Times New Roman"/>
        </w:rPr>
        <w:t>Кросс</w:t>
      </w:r>
      <w:r w:rsidRPr="00884CEC">
        <w:rPr>
          <w:rFonts w:eastAsia="Times New Roman"/>
        </w:rPr>
        <w:t>браузерное</w:t>
      </w:r>
      <w:proofErr w:type="spellEnd"/>
      <w:r w:rsidRPr="00884CEC">
        <w:rPr>
          <w:rFonts w:eastAsia="Times New Roman"/>
        </w:rPr>
        <w:t xml:space="preserve"> тестирование интерфейсов.</w:t>
      </w:r>
    </w:p>
    <w:p w14:paraId="41A15FA7" w14:textId="77777777" w:rsidR="004E1D4D" w:rsidRDefault="004E1D4D" w:rsidP="000D04AF">
      <w:pPr>
        <w:pStyle w:val="a6"/>
        <w:numPr>
          <w:ilvl w:val="0"/>
          <w:numId w:val="31"/>
        </w:numPr>
        <w:ind w:left="1560" w:hanging="426"/>
        <w:rPr>
          <w:rFonts w:eastAsia="Times New Roman"/>
        </w:rPr>
      </w:pPr>
      <w:r w:rsidRPr="003B7302">
        <w:rPr>
          <w:rFonts w:eastAsia="Times New Roman"/>
        </w:rPr>
        <w:t xml:space="preserve">Разработка пользовательской документации. </w:t>
      </w:r>
    </w:p>
    <w:p w14:paraId="66DF5EC9" w14:textId="77777777" w:rsidR="004E1D4D" w:rsidRPr="003B7302" w:rsidRDefault="004E1D4D" w:rsidP="000D04AF">
      <w:pPr>
        <w:pStyle w:val="a6"/>
        <w:numPr>
          <w:ilvl w:val="0"/>
          <w:numId w:val="31"/>
        </w:numPr>
        <w:ind w:left="1560" w:hanging="426"/>
        <w:rPr>
          <w:rFonts w:eastAsia="Times New Roman"/>
        </w:rPr>
      </w:pPr>
      <w:r w:rsidRPr="003B7302">
        <w:rPr>
          <w:rFonts w:eastAsia="Times New Roman"/>
        </w:rPr>
        <w:t>Внедрение ПО.</w:t>
      </w:r>
    </w:p>
    <w:p w14:paraId="22443783" w14:textId="3CA5F0B3" w:rsidR="004E1D4D" w:rsidRDefault="004E1D4D" w:rsidP="00034875">
      <w:pPr>
        <w:contextualSpacing/>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1972">
        <w:rPr>
          <w:rFonts w:eastAsia="Times New Roman"/>
        </w:rPr>
        <w:t>5</w:t>
      </w:r>
      <w:r>
        <w:rPr>
          <w:rFonts w:eastAsia="Times New Roman"/>
        </w:rPr>
        <w:t>.1.</w:t>
      </w:r>
    </w:p>
    <w:p w14:paraId="2E12650C" w14:textId="034494A4" w:rsidR="004E1D4D" w:rsidRPr="00661D92" w:rsidRDefault="004E1D4D" w:rsidP="00034875">
      <w:pPr>
        <w:pStyle w:val="a6"/>
        <w:ind w:left="1429" w:firstLine="695"/>
        <w:jc w:val="right"/>
        <w:rPr>
          <w:rFonts w:eastAsia="Times New Roman"/>
          <w:b/>
        </w:rPr>
      </w:pPr>
      <w:r w:rsidRPr="00661D92">
        <w:rPr>
          <w:rFonts w:eastAsia="Times New Roman"/>
          <w:b/>
        </w:rPr>
        <w:t xml:space="preserve">Таблица </w:t>
      </w:r>
      <w:r w:rsidR="00A71FE8">
        <w:rPr>
          <w:rFonts w:eastAsia="Times New Roman"/>
          <w:b/>
        </w:rPr>
        <w:t>4</w:t>
      </w:r>
      <w:r w:rsidRPr="00661D92">
        <w:rPr>
          <w:rFonts w:eastAsia="Times New Roman"/>
          <w:b/>
        </w:rPr>
        <w:t>.1</w:t>
      </w:r>
    </w:p>
    <w:p w14:paraId="12BB49A4" w14:textId="77777777" w:rsidR="004E1D4D" w:rsidRPr="009E5292" w:rsidRDefault="004E1D4D" w:rsidP="00034875">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4E1D4D" w:rsidRPr="00F364AC" w14:paraId="11146A09" w14:textId="77777777" w:rsidTr="0083324B">
        <w:trPr>
          <w:trHeight w:val="834"/>
          <w:tblHeader/>
        </w:trPr>
        <w:tc>
          <w:tcPr>
            <w:tcW w:w="448" w:type="pct"/>
            <w:vAlign w:val="center"/>
          </w:tcPr>
          <w:p w14:paraId="3604C89C"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w:t>
            </w:r>
          </w:p>
          <w:p w14:paraId="7090CCB4"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54" w:type="pct"/>
            <w:vAlign w:val="center"/>
          </w:tcPr>
          <w:p w14:paraId="7E0A12E4"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6383BE9F"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5034B519"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4E1D4D" w:rsidRPr="00F364AC" w14:paraId="05E8F181" w14:textId="77777777" w:rsidTr="0083324B">
        <w:trPr>
          <w:trHeight w:val="294"/>
        </w:trPr>
        <w:tc>
          <w:tcPr>
            <w:tcW w:w="448" w:type="pct"/>
            <w:vAlign w:val="center"/>
          </w:tcPr>
          <w:p w14:paraId="5734889A"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54" w:type="pct"/>
            <w:vAlign w:val="center"/>
          </w:tcPr>
          <w:p w14:paraId="156951A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046EB8CF"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B48CB5"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0" w:type="pct"/>
            <w:vAlign w:val="center"/>
          </w:tcPr>
          <w:p w14:paraId="7786B55F"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4E1D4D" w:rsidRPr="00F364AC" w14:paraId="1BDD5BF4" w14:textId="77777777" w:rsidTr="0083324B">
        <w:trPr>
          <w:trHeight w:val="344"/>
        </w:trPr>
        <w:tc>
          <w:tcPr>
            <w:tcW w:w="448" w:type="pct"/>
            <w:vAlign w:val="center"/>
          </w:tcPr>
          <w:p w14:paraId="54859C3B"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54" w:type="pct"/>
            <w:vAlign w:val="center"/>
          </w:tcPr>
          <w:p w14:paraId="24C77062" w14:textId="77777777" w:rsidR="004E1D4D" w:rsidRPr="00F364AC" w:rsidRDefault="004E1D4D" w:rsidP="00034875">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22F1720"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396F0F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40A6A1A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0" w:type="pct"/>
            <w:vAlign w:val="center"/>
          </w:tcPr>
          <w:p w14:paraId="539525F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4E1D4D" w:rsidRPr="00F364AC" w14:paraId="3E9774CF" w14:textId="77777777" w:rsidTr="0083324B">
        <w:trPr>
          <w:trHeight w:val="422"/>
        </w:trPr>
        <w:tc>
          <w:tcPr>
            <w:tcW w:w="448" w:type="pct"/>
            <w:vAlign w:val="center"/>
          </w:tcPr>
          <w:p w14:paraId="161D6B79"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54" w:type="pct"/>
            <w:vAlign w:val="center"/>
          </w:tcPr>
          <w:p w14:paraId="01B0AD8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71FE63E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74B1D16"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27A7BE1E"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0" w:type="pct"/>
            <w:vAlign w:val="center"/>
          </w:tcPr>
          <w:p w14:paraId="693558AB"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4E1D4D" w:rsidRPr="00F364AC" w14:paraId="31A8CBEF" w14:textId="77777777" w:rsidTr="0083324B">
        <w:tc>
          <w:tcPr>
            <w:tcW w:w="448" w:type="pct"/>
            <w:vAlign w:val="center"/>
          </w:tcPr>
          <w:p w14:paraId="5368F720"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54" w:type="pct"/>
            <w:vAlign w:val="center"/>
          </w:tcPr>
          <w:p w14:paraId="7CDD5CDD"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53408D1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0" w:type="pct"/>
            <w:vAlign w:val="center"/>
          </w:tcPr>
          <w:p w14:paraId="6E724AB4"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4E1D4D" w:rsidRPr="00F364AC" w14:paraId="5AEB6C41" w14:textId="77777777" w:rsidTr="0083324B">
        <w:trPr>
          <w:trHeight w:val="281"/>
        </w:trPr>
        <w:tc>
          <w:tcPr>
            <w:tcW w:w="448" w:type="pct"/>
            <w:vAlign w:val="center"/>
          </w:tcPr>
          <w:p w14:paraId="33A46312"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54" w:type="pct"/>
            <w:vAlign w:val="center"/>
          </w:tcPr>
          <w:p w14:paraId="44797BCF"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38F9EFA" w14:textId="77777777" w:rsidR="004E1D4D"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37D28A14"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2307F00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0" w:type="pct"/>
            <w:vAlign w:val="center"/>
          </w:tcPr>
          <w:p w14:paraId="028F9FA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4E1D4D" w:rsidRPr="00F364AC" w14:paraId="3F14FEC7" w14:textId="77777777" w:rsidTr="0083324B">
        <w:trPr>
          <w:trHeight w:val="281"/>
        </w:trPr>
        <w:tc>
          <w:tcPr>
            <w:tcW w:w="448" w:type="pct"/>
            <w:vAlign w:val="center"/>
          </w:tcPr>
          <w:p w14:paraId="14A4DD20"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54" w:type="pct"/>
            <w:vAlign w:val="center"/>
          </w:tcPr>
          <w:p w14:paraId="13C3C123" w14:textId="77777777" w:rsidR="004E1D4D" w:rsidRPr="00B24746" w:rsidRDefault="004E1D4D" w:rsidP="00034875">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7D50B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319637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009514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0" w:type="pct"/>
            <w:vAlign w:val="center"/>
          </w:tcPr>
          <w:p w14:paraId="207EE49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F9317F9" w14:textId="77777777" w:rsidTr="0083324B">
        <w:trPr>
          <w:trHeight w:val="281"/>
        </w:trPr>
        <w:tc>
          <w:tcPr>
            <w:tcW w:w="448" w:type="pct"/>
            <w:vAlign w:val="center"/>
          </w:tcPr>
          <w:p w14:paraId="2D40EBEA" w14:textId="77777777" w:rsidR="00A71FE8" w:rsidRPr="00B24746" w:rsidRDefault="00A71FE8" w:rsidP="00A71FE8">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54" w:type="pct"/>
            <w:vAlign w:val="center"/>
          </w:tcPr>
          <w:p w14:paraId="2EA73D7C" w14:textId="77777777" w:rsidR="00A71FE8" w:rsidRPr="00B24746" w:rsidRDefault="00A71FE8" w:rsidP="00A71FE8">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60EE90D7"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B377D4B"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0" w:type="pct"/>
            <w:vAlign w:val="center"/>
          </w:tcPr>
          <w:p w14:paraId="5ACE836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bl>
    <w:p w14:paraId="332FBCF9" w14:textId="77777777" w:rsidR="00A71FE8" w:rsidRDefault="00A71FE8"/>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843"/>
        <w:gridCol w:w="2172"/>
        <w:gridCol w:w="4569"/>
        <w:gridCol w:w="1826"/>
      </w:tblGrid>
      <w:tr w:rsidR="00A71FE8" w:rsidRPr="00F364AC" w14:paraId="7E1931D3" w14:textId="77777777" w:rsidTr="0083324B">
        <w:trPr>
          <w:trHeight w:val="281"/>
        </w:trPr>
        <w:tc>
          <w:tcPr>
            <w:tcW w:w="448" w:type="pct"/>
            <w:vAlign w:val="center"/>
          </w:tcPr>
          <w:p w14:paraId="5BED5267" w14:textId="77777777" w:rsidR="00A71FE8" w:rsidRPr="00F364AC" w:rsidRDefault="00A71FE8" w:rsidP="00A71FE8">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090B8F57" w14:textId="2A94DA71"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w:t>
            </w:r>
            <w:r>
              <w:rPr>
                <w:rFonts w:eastAsia="Times New Roman"/>
                <w:b/>
                <w:sz w:val="24"/>
                <w:szCs w:val="24"/>
              </w:rPr>
              <w:t>а</w:t>
            </w:r>
          </w:p>
        </w:tc>
        <w:tc>
          <w:tcPr>
            <w:tcW w:w="1154" w:type="pct"/>
            <w:vAlign w:val="center"/>
          </w:tcPr>
          <w:p w14:paraId="1B86B4F4" w14:textId="59F519F9" w:rsidR="00A71FE8" w:rsidRPr="00E544F1"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Этап работ</w:t>
            </w:r>
          </w:p>
        </w:tc>
        <w:tc>
          <w:tcPr>
            <w:tcW w:w="2428" w:type="pct"/>
            <w:vAlign w:val="center"/>
          </w:tcPr>
          <w:p w14:paraId="2B203142" w14:textId="2AD4D3E3" w:rsidR="00A71FE8" w:rsidRPr="00180AEC" w:rsidRDefault="00A71FE8" w:rsidP="00A71FE8">
            <w:pPr>
              <w:pStyle w:val="a6"/>
              <w:keepNext/>
              <w:keepLines/>
              <w:tabs>
                <w:tab w:val="left" w:pos="459"/>
              </w:tabs>
              <w:spacing w:line="240" w:lineRule="auto"/>
              <w:ind w:left="175" w:firstLine="0"/>
              <w:jc w:val="center"/>
              <w:rPr>
                <w:rFonts w:eastAsia="Times New Roman"/>
                <w:sz w:val="24"/>
                <w:szCs w:val="24"/>
              </w:rPr>
            </w:pPr>
            <w:r w:rsidRPr="00F364AC">
              <w:rPr>
                <w:rFonts w:eastAsia="Times New Roman"/>
                <w:b/>
                <w:sz w:val="24"/>
                <w:szCs w:val="24"/>
              </w:rPr>
              <w:t>Ответственные исполнители (занятость на этапе)</w:t>
            </w:r>
          </w:p>
        </w:tc>
        <w:tc>
          <w:tcPr>
            <w:tcW w:w="970" w:type="pct"/>
            <w:vAlign w:val="center"/>
          </w:tcPr>
          <w:p w14:paraId="0D0E7132" w14:textId="1A227EFB" w:rsidR="00A71FE8" w:rsidRPr="00B24746" w:rsidRDefault="00A71FE8" w:rsidP="00A71FE8">
            <w:pPr>
              <w:keepNext/>
              <w:keepLines/>
              <w:spacing w:line="240" w:lineRule="auto"/>
              <w:ind w:firstLine="0"/>
              <w:contextualSpacing/>
              <w:jc w:val="center"/>
              <w:rPr>
                <w:rFonts w:eastAsia="Times New Roman"/>
                <w:sz w:val="24"/>
                <w:szCs w:val="28"/>
              </w:rPr>
            </w:pPr>
            <w:r w:rsidRPr="00F364AC">
              <w:rPr>
                <w:rFonts w:eastAsia="Times New Roman"/>
                <w:b/>
                <w:sz w:val="24"/>
                <w:szCs w:val="24"/>
              </w:rPr>
              <w:t>Длительность, дней</w:t>
            </w:r>
          </w:p>
        </w:tc>
      </w:tr>
      <w:tr w:rsidR="00A71FE8" w:rsidRPr="00F364AC" w14:paraId="13CE7F9A" w14:textId="77777777" w:rsidTr="0083324B">
        <w:trPr>
          <w:trHeight w:val="281"/>
        </w:trPr>
        <w:tc>
          <w:tcPr>
            <w:tcW w:w="448" w:type="pct"/>
            <w:vAlign w:val="center"/>
          </w:tcPr>
          <w:p w14:paraId="5BC5D877" w14:textId="2B9C89EA"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54" w:type="pct"/>
            <w:vAlign w:val="center"/>
          </w:tcPr>
          <w:p w14:paraId="500E3322" w14:textId="2F63AA61" w:rsidR="00A71FE8" w:rsidRPr="009A4CA0"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1D8C12F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BCC7A64" w14:textId="21BFA13D" w:rsidR="00A71FE8"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7E801C66" w14:textId="4F995409"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A71FE8" w:rsidRPr="00F364AC" w14:paraId="3744ADEB" w14:textId="77777777" w:rsidTr="0083324B">
        <w:trPr>
          <w:trHeight w:val="281"/>
        </w:trPr>
        <w:tc>
          <w:tcPr>
            <w:tcW w:w="448" w:type="pct"/>
            <w:vAlign w:val="center"/>
          </w:tcPr>
          <w:p w14:paraId="2799615E"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54" w:type="pct"/>
            <w:vAlign w:val="center"/>
          </w:tcPr>
          <w:p w14:paraId="4239146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22D0E201"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427AFC62"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0331020A"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0" w:type="pct"/>
            <w:vAlign w:val="center"/>
          </w:tcPr>
          <w:p w14:paraId="0A27E339"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13658F7F" w14:textId="77777777" w:rsidTr="0083324B">
        <w:trPr>
          <w:trHeight w:val="281"/>
        </w:trPr>
        <w:tc>
          <w:tcPr>
            <w:tcW w:w="448" w:type="pct"/>
            <w:vAlign w:val="center"/>
          </w:tcPr>
          <w:p w14:paraId="60D0E148"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54" w:type="pct"/>
            <w:vAlign w:val="center"/>
          </w:tcPr>
          <w:p w14:paraId="485F7EAB"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128B3519"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0180C4CC"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440A68E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0" w:type="pct"/>
            <w:vAlign w:val="center"/>
          </w:tcPr>
          <w:p w14:paraId="5E663E01"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54D8767A" w14:textId="77777777" w:rsidTr="0083324B">
        <w:trPr>
          <w:trHeight w:val="281"/>
        </w:trPr>
        <w:tc>
          <w:tcPr>
            <w:tcW w:w="448" w:type="pct"/>
            <w:vAlign w:val="center"/>
          </w:tcPr>
          <w:p w14:paraId="3A3EBA8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54" w:type="pct"/>
            <w:vAlign w:val="center"/>
          </w:tcPr>
          <w:p w14:paraId="13869A26"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2DD453C3"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E1CE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0" w:type="pct"/>
            <w:vAlign w:val="center"/>
          </w:tcPr>
          <w:p w14:paraId="5DC7CB8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A71FE8" w:rsidRPr="00F364AC" w14:paraId="4B5D287D" w14:textId="77777777" w:rsidTr="0083324B">
        <w:trPr>
          <w:trHeight w:val="281"/>
        </w:trPr>
        <w:tc>
          <w:tcPr>
            <w:tcW w:w="448" w:type="pct"/>
            <w:vAlign w:val="center"/>
          </w:tcPr>
          <w:p w14:paraId="0F45FE2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54" w:type="pct"/>
            <w:vAlign w:val="center"/>
          </w:tcPr>
          <w:p w14:paraId="0B335A10"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4C12C70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769CEEE"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0" w:type="pct"/>
            <w:vAlign w:val="center"/>
          </w:tcPr>
          <w:p w14:paraId="0134383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A71FE8" w:rsidRPr="00F364AC" w14:paraId="0F3B65BB" w14:textId="77777777" w:rsidTr="0083324B">
        <w:trPr>
          <w:trHeight w:val="281"/>
        </w:trPr>
        <w:tc>
          <w:tcPr>
            <w:tcW w:w="448" w:type="pct"/>
            <w:vAlign w:val="center"/>
          </w:tcPr>
          <w:p w14:paraId="4FE71814"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54" w:type="pct"/>
            <w:vAlign w:val="center"/>
          </w:tcPr>
          <w:p w14:paraId="6F93A64F"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0E6005E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CE7935"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500CB261"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0" w:type="pct"/>
            <w:vAlign w:val="center"/>
          </w:tcPr>
          <w:p w14:paraId="1224220F"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4E138E84" w14:textId="77777777" w:rsidTr="0083324B">
        <w:trPr>
          <w:trHeight w:val="281"/>
        </w:trPr>
        <w:tc>
          <w:tcPr>
            <w:tcW w:w="448" w:type="pct"/>
            <w:vAlign w:val="center"/>
          </w:tcPr>
          <w:p w14:paraId="74BA66F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54" w:type="pct"/>
            <w:vAlign w:val="center"/>
          </w:tcPr>
          <w:p w14:paraId="2E0CD5C4"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3D719758"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9C7EE53"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tc>
        <w:tc>
          <w:tcPr>
            <w:tcW w:w="970" w:type="pct"/>
            <w:vAlign w:val="center"/>
          </w:tcPr>
          <w:p w14:paraId="160EBA73"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A71FE8" w:rsidRPr="00F364AC" w14:paraId="27562039" w14:textId="77777777" w:rsidTr="0083324B">
        <w:trPr>
          <w:trHeight w:val="281"/>
        </w:trPr>
        <w:tc>
          <w:tcPr>
            <w:tcW w:w="448" w:type="pct"/>
            <w:vAlign w:val="center"/>
          </w:tcPr>
          <w:p w14:paraId="5F4F3565"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54" w:type="pct"/>
            <w:vAlign w:val="center"/>
          </w:tcPr>
          <w:p w14:paraId="7CC03C8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75DFFDC2"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D16E427"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623B7C90"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1F269CB2"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A6DB9A3" w14:textId="77777777" w:rsidTr="0083324B">
        <w:trPr>
          <w:trHeight w:val="281"/>
        </w:trPr>
        <w:tc>
          <w:tcPr>
            <w:tcW w:w="448" w:type="pct"/>
            <w:vAlign w:val="center"/>
          </w:tcPr>
          <w:p w14:paraId="2E1EF018"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16</w:t>
            </w:r>
          </w:p>
        </w:tc>
        <w:tc>
          <w:tcPr>
            <w:tcW w:w="1154" w:type="pct"/>
            <w:vAlign w:val="center"/>
          </w:tcPr>
          <w:p w14:paraId="73ED83D6" w14:textId="77777777" w:rsidR="00A71FE8" w:rsidRPr="00E544F1" w:rsidRDefault="00A71FE8" w:rsidP="00A71FE8">
            <w:pPr>
              <w:keepNext/>
              <w:keepLines/>
              <w:spacing w:line="240" w:lineRule="auto"/>
              <w:ind w:firstLine="0"/>
              <w:contextualSpacing/>
              <w:jc w:val="left"/>
              <w:rPr>
                <w:rFonts w:eastAsia="Times New Roman"/>
                <w:sz w:val="24"/>
                <w:szCs w:val="28"/>
              </w:rPr>
            </w:pPr>
            <w:proofErr w:type="spellStart"/>
            <w:r w:rsidRPr="009A4CA0">
              <w:rPr>
                <w:rFonts w:eastAsia="Times New Roman"/>
                <w:sz w:val="24"/>
                <w:szCs w:val="28"/>
              </w:rPr>
              <w:t>Кроссбраузерное</w:t>
            </w:r>
            <w:proofErr w:type="spellEnd"/>
            <w:r w:rsidRPr="009A4CA0">
              <w:rPr>
                <w:rFonts w:eastAsia="Times New Roman"/>
                <w:sz w:val="24"/>
                <w:szCs w:val="28"/>
              </w:rPr>
              <w:t xml:space="preserve"> тестирование интерфейсов</w:t>
            </w:r>
          </w:p>
        </w:tc>
        <w:tc>
          <w:tcPr>
            <w:tcW w:w="2428" w:type="pct"/>
            <w:vAlign w:val="center"/>
          </w:tcPr>
          <w:p w14:paraId="79E78EA4"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3582AFB"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2875AD56"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0" w:type="pct"/>
            <w:vAlign w:val="center"/>
          </w:tcPr>
          <w:p w14:paraId="45878107"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A71FE8" w:rsidRPr="00F364AC" w14:paraId="778D0C54" w14:textId="77777777" w:rsidTr="0083324B">
        <w:trPr>
          <w:trHeight w:val="281"/>
        </w:trPr>
        <w:tc>
          <w:tcPr>
            <w:tcW w:w="448" w:type="pct"/>
            <w:vAlign w:val="center"/>
          </w:tcPr>
          <w:p w14:paraId="5E77A916"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54" w:type="pct"/>
            <w:vAlign w:val="center"/>
          </w:tcPr>
          <w:p w14:paraId="2F9E8909"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6FFBE227"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D1FE1BD" w14:textId="77777777" w:rsidR="00A71FE8" w:rsidRPr="00F32440"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B23D4F8"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0" w:type="pct"/>
            <w:vAlign w:val="center"/>
          </w:tcPr>
          <w:p w14:paraId="68AE089B"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A71FE8" w:rsidRPr="00F364AC" w14:paraId="1744A843" w14:textId="77777777" w:rsidTr="0083324B">
        <w:trPr>
          <w:trHeight w:val="281"/>
        </w:trPr>
        <w:tc>
          <w:tcPr>
            <w:tcW w:w="448" w:type="pct"/>
            <w:vAlign w:val="center"/>
          </w:tcPr>
          <w:p w14:paraId="791EF38A" w14:textId="77777777" w:rsidR="00A71FE8"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54" w:type="pct"/>
            <w:vAlign w:val="center"/>
          </w:tcPr>
          <w:p w14:paraId="3371ED3E" w14:textId="77777777" w:rsidR="00A71FE8" w:rsidRPr="00E544F1" w:rsidRDefault="00A71FE8" w:rsidP="00A71FE8">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34A743F5" w14:textId="77777777" w:rsidR="00A71FE8" w:rsidRPr="00B9601F"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0FE6DF14" w14:textId="77777777" w:rsidR="00A71FE8" w:rsidRPr="00180AEC" w:rsidRDefault="00A71FE8" w:rsidP="00A71FE8">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0" w:type="pct"/>
            <w:vAlign w:val="center"/>
          </w:tcPr>
          <w:p w14:paraId="2708CA46" w14:textId="77777777" w:rsidR="00A71FE8" w:rsidRPr="00B24746" w:rsidRDefault="00A71FE8" w:rsidP="00A71FE8">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15D5125" w14:textId="77777777" w:rsidR="004E1D4D" w:rsidRPr="00661D92" w:rsidRDefault="004E1D4D" w:rsidP="00034875">
      <w:pPr>
        <w:pStyle w:val="a6"/>
        <w:ind w:left="1429" w:firstLine="0"/>
        <w:jc w:val="right"/>
        <w:rPr>
          <w:rFonts w:eastAsia="Times New Roman"/>
          <w:b/>
        </w:rPr>
      </w:pPr>
    </w:p>
    <w:p w14:paraId="73FEA16D" w14:textId="3D8F315A" w:rsidR="004E1D4D" w:rsidRDefault="004E1D4D" w:rsidP="00034875">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w:t>
      </w:r>
      <w:r w:rsidR="00A71FE8">
        <w:rPr>
          <w:rFonts w:eastAsia="Times New Roman"/>
        </w:rPr>
        <w:t>4</w:t>
      </w:r>
      <w:r>
        <w:rPr>
          <w:rFonts w:eastAsia="Times New Roman"/>
        </w:rPr>
        <w:t>.2.</w:t>
      </w:r>
      <w:r w:rsidR="006A4450">
        <w:rPr>
          <w:rFonts w:eastAsia="Times New Roman"/>
        </w:rPr>
        <w:t xml:space="preserve"> Графическое представление диаграммы </w:t>
      </w:r>
      <w:proofErr w:type="spellStart"/>
      <w:r w:rsidR="006A4450">
        <w:rPr>
          <w:rFonts w:eastAsia="Times New Roman"/>
        </w:rPr>
        <w:t>Ганта</w:t>
      </w:r>
      <w:proofErr w:type="spellEnd"/>
      <w:r w:rsidR="006A4450">
        <w:rPr>
          <w:rFonts w:eastAsia="Times New Roman"/>
        </w:rPr>
        <w:t xml:space="preserve"> показано на рис. </w:t>
      </w:r>
      <w:r w:rsidR="00A71FE8">
        <w:rPr>
          <w:rFonts w:eastAsia="Times New Roman"/>
        </w:rPr>
        <w:t>4</w:t>
      </w:r>
      <w:r w:rsidR="006A4450">
        <w:rPr>
          <w:rFonts w:eastAsia="Times New Roman"/>
        </w:rPr>
        <w:t>.3.</w:t>
      </w:r>
    </w:p>
    <w:p w14:paraId="0A83BA27" w14:textId="77777777" w:rsidR="004E1D4D" w:rsidRPr="006A4450"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7E2353EA" wp14:editId="2C572F72">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5868219"/>
                    </a:xfrm>
                    <a:prstGeom prst="rect">
                      <a:avLst/>
                    </a:prstGeom>
                  </pic:spPr>
                </pic:pic>
              </a:graphicData>
            </a:graphic>
          </wp:inline>
        </w:drawing>
      </w:r>
    </w:p>
    <w:p w14:paraId="7A892A3A" w14:textId="6A9A3A86" w:rsidR="004E1D4D" w:rsidRPr="00983622" w:rsidRDefault="004E1D4D" w:rsidP="00034875">
      <w:pPr>
        <w:pStyle w:val="ad"/>
        <w:spacing w:after="0"/>
      </w:pPr>
      <w:r w:rsidRPr="00983622">
        <w:t xml:space="preserve">Рис. </w:t>
      </w:r>
      <w:r w:rsidR="00A71FE8">
        <w:t>4</w:t>
      </w:r>
      <w:r w:rsidRPr="00983622">
        <w:t xml:space="preserve">.2. </w:t>
      </w:r>
      <w:r>
        <w:t xml:space="preserve">Табличное представление Диаграммы </w:t>
      </w:r>
      <w:proofErr w:type="spellStart"/>
      <w:r w:rsidRPr="00983622">
        <w:t>Ганта</w:t>
      </w:r>
      <w:proofErr w:type="spellEnd"/>
    </w:p>
    <w:p w14:paraId="7B25FEE2" w14:textId="77777777" w:rsidR="004E1D4D"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27C3F092" wp14:editId="22F0E7CF">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53485"/>
                    </a:xfrm>
                    <a:prstGeom prst="rect">
                      <a:avLst/>
                    </a:prstGeom>
                  </pic:spPr>
                </pic:pic>
              </a:graphicData>
            </a:graphic>
          </wp:inline>
        </w:drawing>
      </w:r>
    </w:p>
    <w:p w14:paraId="7BB02234" w14:textId="129375AB" w:rsidR="004E1D4D" w:rsidRPr="00983622" w:rsidRDefault="004E1D4D" w:rsidP="00034875">
      <w:pPr>
        <w:pStyle w:val="ad"/>
        <w:spacing w:after="0"/>
      </w:pPr>
      <w:r>
        <w:t xml:space="preserve">Рис. </w:t>
      </w:r>
      <w:r w:rsidR="00A71FE8">
        <w:t>4</w:t>
      </w:r>
      <w:r>
        <w:t>.3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2F1D19B5" w14:textId="77777777" w:rsidR="004E1D4D" w:rsidRDefault="004E1D4D" w:rsidP="00034875">
      <w:pPr>
        <w:contextualSpacing/>
        <w:rPr>
          <w:rFonts w:eastAsia="Times New Roman"/>
        </w:rPr>
      </w:pPr>
    </w:p>
    <w:p w14:paraId="0A6FEF20" w14:textId="632D9EF3" w:rsidR="004E1D4D" w:rsidRDefault="004E1D4D" w:rsidP="00034875">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w:t>
      </w:r>
      <w:r w:rsidR="0092331E">
        <w:rPr>
          <w:rFonts w:eastAsia="Times New Roman"/>
        </w:rPr>
        <w:t>5</w:t>
      </w:r>
      <w:r>
        <w:rPr>
          <w:rFonts w:eastAsia="Times New Roman"/>
        </w:rPr>
        <w:t>.2).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4E1D4D" w14:paraId="3ACE20D1" w14:textId="77777777" w:rsidTr="00D7318A">
        <w:trPr>
          <w:trHeight w:val="556"/>
        </w:trPr>
        <w:tc>
          <w:tcPr>
            <w:tcW w:w="346" w:type="pct"/>
            <w:vAlign w:val="center"/>
          </w:tcPr>
          <w:p w14:paraId="03356536"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32788024"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53D8AF6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4E1D4D" w14:paraId="00257537" w14:textId="77777777" w:rsidTr="00D7318A">
        <w:trPr>
          <w:trHeight w:val="417"/>
        </w:trPr>
        <w:tc>
          <w:tcPr>
            <w:tcW w:w="346" w:type="pct"/>
            <w:vAlign w:val="center"/>
          </w:tcPr>
          <w:p w14:paraId="10CDCB52"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41FDB0A7"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1963" w:type="pct"/>
          </w:tcPr>
          <w:p w14:paraId="3C6EC26C" w14:textId="77777777" w:rsidR="004E1D4D" w:rsidRPr="00A2676E" w:rsidRDefault="004E1D4D" w:rsidP="00034875">
            <w:pPr>
              <w:pStyle w:val="ac"/>
              <w:spacing w:before="0" w:beforeAutospacing="0" w:after="0" w:afterAutospacing="0"/>
              <w:rPr>
                <w:szCs w:val="28"/>
              </w:rPr>
            </w:pPr>
            <w:r w:rsidRPr="00A2676E">
              <w:rPr>
                <w:szCs w:val="28"/>
              </w:rPr>
              <w:t>280,</w:t>
            </w:r>
            <w:r>
              <w:rPr>
                <w:szCs w:val="28"/>
              </w:rPr>
              <w:t>4</w:t>
            </w:r>
          </w:p>
        </w:tc>
      </w:tr>
      <w:tr w:rsidR="004E1D4D" w14:paraId="427D3A1D" w14:textId="77777777" w:rsidTr="00D7318A">
        <w:trPr>
          <w:trHeight w:val="417"/>
        </w:trPr>
        <w:tc>
          <w:tcPr>
            <w:tcW w:w="346" w:type="pct"/>
            <w:vAlign w:val="center"/>
          </w:tcPr>
          <w:p w14:paraId="380E7980"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1E57F80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1963" w:type="pct"/>
          </w:tcPr>
          <w:p w14:paraId="2FD2BBD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230,4</w:t>
            </w:r>
          </w:p>
        </w:tc>
      </w:tr>
      <w:tr w:rsidR="004E1D4D" w14:paraId="3C6558E3" w14:textId="77777777" w:rsidTr="00D7318A">
        <w:trPr>
          <w:trHeight w:val="417"/>
        </w:trPr>
        <w:tc>
          <w:tcPr>
            <w:tcW w:w="346" w:type="pct"/>
            <w:vAlign w:val="center"/>
          </w:tcPr>
          <w:p w14:paraId="592B52E9"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6E188F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3F445B0A" w14:textId="77777777" w:rsidR="004E1D4D" w:rsidRPr="00A2676E" w:rsidRDefault="004E1D4D" w:rsidP="00034875">
            <w:pPr>
              <w:pStyle w:val="ac"/>
              <w:spacing w:before="0" w:beforeAutospacing="0" w:after="0" w:afterAutospacing="0"/>
              <w:rPr>
                <w:szCs w:val="28"/>
              </w:rPr>
            </w:pPr>
            <w:r>
              <w:rPr>
                <w:color w:val="000000" w:themeColor="text1"/>
                <w:szCs w:val="28"/>
                <w:lang w:val="en-US"/>
              </w:rPr>
              <w:t>144</w:t>
            </w:r>
          </w:p>
        </w:tc>
      </w:tr>
      <w:tr w:rsidR="004E1D4D" w14:paraId="7D184BBA" w14:textId="77777777" w:rsidTr="00D7318A">
        <w:trPr>
          <w:trHeight w:val="417"/>
        </w:trPr>
        <w:tc>
          <w:tcPr>
            <w:tcW w:w="346" w:type="pct"/>
            <w:vAlign w:val="center"/>
          </w:tcPr>
          <w:p w14:paraId="170FD68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55A5DF9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5780A3C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256</w:t>
            </w:r>
          </w:p>
        </w:tc>
      </w:tr>
      <w:tr w:rsidR="004E1D4D" w14:paraId="041AAE5C" w14:textId="77777777" w:rsidTr="00D7318A">
        <w:trPr>
          <w:trHeight w:val="417"/>
        </w:trPr>
        <w:tc>
          <w:tcPr>
            <w:tcW w:w="346" w:type="pct"/>
            <w:vAlign w:val="center"/>
          </w:tcPr>
          <w:p w14:paraId="281E2C7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289D6C1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3A485611" w14:textId="77777777" w:rsidR="004E1D4D" w:rsidRPr="00A2676E" w:rsidRDefault="004E1D4D" w:rsidP="00034875">
            <w:pPr>
              <w:pStyle w:val="ac"/>
              <w:spacing w:before="0" w:beforeAutospacing="0" w:after="0" w:afterAutospacing="0"/>
              <w:rPr>
                <w:szCs w:val="28"/>
              </w:rPr>
            </w:pPr>
            <w:r>
              <w:rPr>
                <w:color w:val="000000" w:themeColor="text1"/>
                <w:szCs w:val="28"/>
                <w:lang w:val="en-US"/>
              </w:rPr>
              <w:t>80</w:t>
            </w:r>
          </w:p>
        </w:tc>
      </w:tr>
      <w:tr w:rsidR="004E1D4D" w14:paraId="2745EAE3" w14:textId="77777777" w:rsidTr="00D7318A">
        <w:trPr>
          <w:trHeight w:val="417"/>
        </w:trPr>
        <w:tc>
          <w:tcPr>
            <w:tcW w:w="346" w:type="pct"/>
            <w:vAlign w:val="center"/>
          </w:tcPr>
          <w:p w14:paraId="0E9FAD4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EC75CE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6144CBA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48</w:t>
            </w:r>
          </w:p>
        </w:tc>
      </w:tr>
      <w:tr w:rsidR="004E1D4D" w14:paraId="20A72B31" w14:textId="77777777" w:rsidTr="00D7318A">
        <w:trPr>
          <w:trHeight w:val="417"/>
        </w:trPr>
        <w:tc>
          <w:tcPr>
            <w:tcW w:w="346" w:type="pct"/>
            <w:vAlign w:val="center"/>
          </w:tcPr>
          <w:p w14:paraId="4050CDC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76F3E1F3"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05301520" w14:textId="77777777" w:rsidR="004E1D4D" w:rsidRPr="00A2676E" w:rsidRDefault="004E1D4D" w:rsidP="00034875">
            <w:pPr>
              <w:pStyle w:val="ac"/>
              <w:spacing w:before="0" w:beforeAutospacing="0" w:after="0" w:afterAutospacing="0"/>
              <w:rPr>
                <w:szCs w:val="28"/>
              </w:rPr>
            </w:pPr>
            <w:r>
              <w:rPr>
                <w:color w:val="000000" w:themeColor="text1"/>
                <w:szCs w:val="28"/>
                <w:lang w:val="en-US"/>
              </w:rPr>
              <w:t>348</w:t>
            </w:r>
          </w:p>
        </w:tc>
      </w:tr>
      <w:tr w:rsidR="004E1D4D" w14:paraId="5BEC7C89" w14:textId="77777777" w:rsidTr="00D7318A">
        <w:trPr>
          <w:trHeight w:val="417"/>
        </w:trPr>
        <w:tc>
          <w:tcPr>
            <w:tcW w:w="346" w:type="pct"/>
            <w:vAlign w:val="center"/>
          </w:tcPr>
          <w:p w14:paraId="4830C3FA"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11DB2B1C" w14:textId="77777777" w:rsidR="004E1D4D" w:rsidRPr="00A2676E" w:rsidRDefault="004E1D4D" w:rsidP="00034875">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20118A1F"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260</w:t>
            </w:r>
          </w:p>
        </w:tc>
      </w:tr>
    </w:tbl>
    <w:p w14:paraId="1A72733B" w14:textId="4D9DB298" w:rsidR="004E1D4D" w:rsidRPr="00A906AA" w:rsidRDefault="004E1D4D" w:rsidP="00034875">
      <w:pPr>
        <w:contextualSpacing/>
        <w:jc w:val="right"/>
        <w:rPr>
          <w:rFonts w:eastAsia="Times New Roman"/>
          <w:b/>
        </w:rPr>
      </w:pPr>
      <w:r w:rsidRPr="00A906AA">
        <w:rPr>
          <w:rFonts w:eastAsia="Times New Roman"/>
          <w:b/>
        </w:rPr>
        <w:t xml:space="preserve">Таблица </w:t>
      </w:r>
      <w:r w:rsidR="00A71FE8">
        <w:rPr>
          <w:rFonts w:eastAsia="Times New Roman"/>
          <w:b/>
        </w:rPr>
        <w:t>4</w:t>
      </w:r>
      <w:r w:rsidRPr="00A906AA">
        <w:rPr>
          <w:rFonts w:eastAsia="Times New Roman"/>
          <w:b/>
        </w:rPr>
        <w:t>.2</w:t>
      </w:r>
    </w:p>
    <w:p w14:paraId="33BB61A5" w14:textId="77777777" w:rsidR="004E1D4D" w:rsidRDefault="004E1D4D" w:rsidP="00034875">
      <w:pPr>
        <w:pStyle w:val="ad"/>
        <w:spacing w:after="0"/>
      </w:pPr>
      <w:r>
        <w:t>Трудозатраты членов проектной команды</w:t>
      </w:r>
    </w:p>
    <w:p w14:paraId="369DCE29" w14:textId="77777777" w:rsidR="004E1D4D" w:rsidRDefault="004E1D4D" w:rsidP="00034875">
      <w:pPr>
        <w:pStyle w:val="2"/>
      </w:pPr>
      <w:bookmarkStart w:id="187" w:name="_Toc322893642"/>
      <w:bookmarkStart w:id="188" w:name="_Toc359344426"/>
      <w:bookmarkStart w:id="189" w:name="_Toc73436480"/>
      <w:r>
        <w:lastRenderedPageBreak/>
        <w:t>Расчёт затрат на разработку продукта</w:t>
      </w:r>
      <w:bookmarkEnd w:id="187"/>
      <w:bookmarkEnd w:id="188"/>
      <w:bookmarkEnd w:id="189"/>
    </w:p>
    <w:p w14:paraId="5EFABEDA" w14:textId="77777777" w:rsidR="004E1D4D" w:rsidRPr="007662B2" w:rsidRDefault="004E1D4D" w:rsidP="00034875">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5478A7BB" w14:textId="77777777" w:rsidR="004E1D4D" w:rsidRPr="009E5292" w:rsidRDefault="004E1D4D" w:rsidP="000D04AF">
      <w:pPr>
        <w:pStyle w:val="a6"/>
        <w:numPr>
          <w:ilvl w:val="0"/>
          <w:numId w:val="39"/>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33C79869" w14:textId="77777777" w:rsidR="004E1D4D" w:rsidRPr="00A2676E" w:rsidRDefault="004E1D4D" w:rsidP="000D04AF">
      <w:pPr>
        <w:pStyle w:val="a6"/>
        <w:numPr>
          <w:ilvl w:val="0"/>
          <w:numId w:val="39"/>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0B2EC811" w14:textId="77777777" w:rsidR="004E1D4D" w:rsidRPr="009E5292" w:rsidRDefault="004E1D4D" w:rsidP="000D04AF">
      <w:pPr>
        <w:pStyle w:val="a6"/>
        <w:numPr>
          <w:ilvl w:val="0"/>
          <w:numId w:val="39"/>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1CBDF870" w14:textId="77777777" w:rsidR="004E1D4D" w:rsidRPr="009E5292" w:rsidRDefault="004E1D4D" w:rsidP="000D04AF">
      <w:pPr>
        <w:pStyle w:val="a6"/>
        <w:numPr>
          <w:ilvl w:val="0"/>
          <w:numId w:val="39"/>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3EF0A65F" w14:textId="77777777" w:rsidR="004E1D4D" w:rsidRPr="009E5292" w:rsidRDefault="004E1D4D" w:rsidP="000D04AF">
      <w:pPr>
        <w:pStyle w:val="a6"/>
        <w:numPr>
          <w:ilvl w:val="0"/>
          <w:numId w:val="39"/>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312B6181" w14:textId="77777777" w:rsidR="004E1D4D" w:rsidRPr="009E5292" w:rsidRDefault="004E1D4D" w:rsidP="000D04AF">
      <w:pPr>
        <w:pStyle w:val="a6"/>
        <w:numPr>
          <w:ilvl w:val="0"/>
          <w:numId w:val="39"/>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68486748" w14:textId="77777777" w:rsidR="004E1D4D" w:rsidRPr="009E5292" w:rsidRDefault="004E1D4D" w:rsidP="000D04AF">
      <w:pPr>
        <w:pStyle w:val="a6"/>
        <w:numPr>
          <w:ilvl w:val="0"/>
          <w:numId w:val="39"/>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3CAF11B1" w14:textId="77777777" w:rsidR="004E1D4D" w:rsidRPr="009E5292" w:rsidRDefault="004E1D4D" w:rsidP="000D04AF">
      <w:pPr>
        <w:pStyle w:val="a6"/>
        <w:numPr>
          <w:ilvl w:val="0"/>
          <w:numId w:val="39"/>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234699A8" w14:textId="77777777" w:rsidR="004E1D4D" w:rsidRPr="009E5292" w:rsidRDefault="004E1D4D" w:rsidP="000D04AF">
      <w:pPr>
        <w:pStyle w:val="a6"/>
        <w:numPr>
          <w:ilvl w:val="0"/>
          <w:numId w:val="39"/>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66817A27" w14:textId="77777777" w:rsidR="004E1D4D" w:rsidRPr="009E5292" w:rsidRDefault="004E1D4D" w:rsidP="000D04AF">
      <w:pPr>
        <w:pStyle w:val="a6"/>
        <w:numPr>
          <w:ilvl w:val="0"/>
          <w:numId w:val="39"/>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103805E2" w14:textId="77777777" w:rsidR="004E1D4D" w:rsidRPr="007662B2" w:rsidRDefault="004E1D4D" w:rsidP="00034875">
      <w:pPr>
        <w:pStyle w:val="3"/>
      </w:pPr>
      <w:bookmarkStart w:id="190" w:name="_Toc322893643"/>
      <w:bookmarkStart w:id="191" w:name="_Toc359344427"/>
      <w:bookmarkStart w:id="192" w:name="_Toc73436481"/>
      <w:r>
        <w:t>Расчёт заработной платы исполнителей работ по созданию программного продукта</w:t>
      </w:r>
      <w:bookmarkEnd w:id="190"/>
      <w:bookmarkEnd w:id="191"/>
      <w:bookmarkEnd w:id="192"/>
    </w:p>
    <w:p w14:paraId="50466F2A" w14:textId="77777777" w:rsidR="004E1D4D" w:rsidRDefault="004E1D4D" w:rsidP="00034875">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E1D4D" w:rsidRPr="00597F0A" w14:paraId="5181AB84" w14:textId="77777777" w:rsidTr="00D7318A">
        <w:trPr>
          <w:jc w:val="center"/>
        </w:trPr>
        <w:tc>
          <w:tcPr>
            <w:tcW w:w="8647" w:type="dxa"/>
            <w:shd w:val="clear" w:color="auto" w:fill="auto"/>
          </w:tcPr>
          <w:p w14:paraId="392383B6" w14:textId="77777777" w:rsidR="004E1D4D" w:rsidRPr="00CF1FD3" w:rsidRDefault="00550840"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2280B4B6" w14:textId="3E503267" w:rsidR="004E1D4D" w:rsidRPr="00026619" w:rsidRDefault="004E1D4D" w:rsidP="00034875">
            <w:pPr>
              <w:ind w:firstLine="0"/>
              <w:jc w:val="right"/>
              <w:rPr>
                <w:sz w:val="16"/>
                <w:szCs w:val="16"/>
              </w:rPr>
            </w:pPr>
          </w:p>
          <w:p w14:paraId="3EA16A8E" w14:textId="7467146F" w:rsidR="004E1D4D" w:rsidRPr="00597F0A" w:rsidRDefault="004E1D4D" w:rsidP="00A71FE8">
            <w:pPr>
              <w:ind w:right="34" w:firstLine="0"/>
              <w:jc w:val="right"/>
              <w:rPr>
                <w:lang w:val="en-US"/>
              </w:rPr>
            </w:pPr>
            <w:r w:rsidRPr="004329B1">
              <w:rPr>
                <w:position w:val="-12"/>
              </w:rPr>
              <w:t>(</w:t>
            </w:r>
            <w:r w:rsidR="00A71FE8">
              <w:rPr>
                <w:position w:val="-12"/>
              </w:rPr>
              <w:t>4</w:t>
            </w:r>
            <w:r w:rsidRPr="004329B1">
              <w:rPr>
                <w:position w:val="-12"/>
              </w:rPr>
              <w:t>.</w:t>
            </w:r>
            <w:r>
              <w:rPr>
                <w:position w:val="-12"/>
              </w:rPr>
              <w:t>1</w:t>
            </w:r>
            <w:r w:rsidRPr="004329B1">
              <w:rPr>
                <w:position w:val="-12"/>
              </w:rPr>
              <w:t>)</w:t>
            </w:r>
          </w:p>
        </w:tc>
      </w:tr>
    </w:tbl>
    <w:p w14:paraId="769DD04D" w14:textId="77777777" w:rsidR="004E1D4D" w:rsidRDefault="004E1D4D" w:rsidP="00034875">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402A90">
        <w:t>8</w:t>
      </w:r>
      <w:r>
        <w:rPr>
          <w:i/>
        </w:rPr>
        <w:t>ч</w:t>
      </w:r>
      <w:r w:rsidRPr="00402A90">
        <w:t xml:space="preserve">, </w:t>
      </w:r>
      <w:r>
        <w:rPr>
          <w:i/>
        </w:rPr>
        <w:t>П</w:t>
      </w:r>
      <w:r>
        <w:t xml:space="preserve">=0. </w:t>
      </w:r>
    </w:p>
    <w:p w14:paraId="1F4D02A6" w14:textId="498F8017" w:rsidR="004E1D4D" w:rsidRDefault="004E1D4D" w:rsidP="00034875">
      <w:pPr>
        <w:contextualSpacing/>
        <w:rPr>
          <w:rFonts w:eastAsia="Times New Roman"/>
        </w:rPr>
      </w:pPr>
      <w:r>
        <w:rPr>
          <w:rFonts w:eastAsia="Times New Roman"/>
        </w:rPr>
        <w:t xml:space="preserve">Значение месячной заработной платы (М), суммарные трудозатраты членов, а также рассчитанная по формуле </w:t>
      </w:r>
      <w:r w:rsidR="00A71FE8">
        <w:rPr>
          <w:rFonts w:eastAsia="Times New Roman"/>
        </w:rPr>
        <w:t>4</w:t>
      </w:r>
      <w:r>
        <w:rPr>
          <w:rFonts w:eastAsia="Times New Roman"/>
        </w:rPr>
        <w:t xml:space="preserve">.1 основная заработная плата проектной команды приведены в табл. </w:t>
      </w:r>
      <w:r w:rsidR="00A71FE8">
        <w:rPr>
          <w:rFonts w:eastAsia="Times New Roman"/>
        </w:rPr>
        <w:t>4</w:t>
      </w:r>
      <w:r>
        <w:rPr>
          <w:rFonts w:eastAsia="Times New Roman"/>
        </w:rPr>
        <w:t>.3.</w:t>
      </w:r>
    </w:p>
    <w:p w14:paraId="686B6AB3" w14:textId="77777777" w:rsidR="004E1D4D" w:rsidRDefault="004E1D4D" w:rsidP="00034875">
      <w:pPr>
        <w:spacing w:line="276" w:lineRule="auto"/>
        <w:ind w:firstLine="0"/>
        <w:jc w:val="left"/>
        <w:rPr>
          <w:rFonts w:eastAsia="Times New Roman"/>
          <w:b/>
        </w:rPr>
      </w:pPr>
      <w:r>
        <w:rPr>
          <w:rFonts w:eastAsia="Times New Roman"/>
          <w:b/>
        </w:rPr>
        <w:br w:type="page"/>
      </w:r>
    </w:p>
    <w:p w14:paraId="7BE95168" w14:textId="4D1092EA" w:rsidR="004E1D4D" w:rsidRPr="00A906AA" w:rsidRDefault="004E1D4D" w:rsidP="00034875">
      <w:pPr>
        <w:contextualSpacing/>
        <w:jc w:val="right"/>
        <w:rPr>
          <w:rFonts w:eastAsia="Times New Roman"/>
          <w:b/>
        </w:rPr>
      </w:pPr>
      <w:r w:rsidRPr="00A906AA">
        <w:rPr>
          <w:rFonts w:eastAsia="Times New Roman"/>
          <w:b/>
        </w:rPr>
        <w:lastRenderedPageBreak/>
        <w:t xml:space="preserve">Таблица </w:t>
      </w:r>
      <w:r w:rsidR="00A71FE8">
        <w:rPr>
          <w:rFonts w:eastAsia="Times New Roman"/>
          <w:b/>
        </w:rPr>
        <w:t>4</w:t>
      </w:r>
      <w:r w:rsidRPr="00A906AA">
        <w:rPr>
          <w:rFonts w:eastAsia="Times New Roman"/>
          <w:b/>
        </w:rPr>
        <w:t>.3</w:t>
      </w:r>
    </w:p>
    <w:p w14:paraId="40E4F0B4" w14:textId="77777777" w:rsidR="004E1D4D" w:rsidRDefault="004E1D4D" w:rsidP="00034875">
      <w:pPr>
        <w:pStyle w:val="ad"/>
        <w:spacing w:after="0"/>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4E1D4D" w:rsidRPr="00B70B40" w14:paraId="6A283026" w14:textId="77777777" w:rsidTr="00D7318A">
        <w:trPr>
          <w:trHeight w:val="834"/>
        </w:trPr>
        <w:tc>
          <w:tcPr>
            <w:tcW w:w="418" w:type="pct"/>
            <w:vAlign w:val="center"/>
          </w:tcPr>
          <w:p w14:paraId="29F2EEDA"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C1E348"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143922F1"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6EFE2C9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2801DA80" w14:textId="77777777" w:rsidR="004E1D4D" w:rsidRDefault="00550840" w:rsidP="00034875">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004E1D4D" w:rsidRPr="008443A7">
              <w:rPr>
                <w:rFonts w:eastAsia="Times New Roman"/>
                <w:b/>
                <w:sz w:val="24"/>
                <w:szCs w:val="24"/>
              </w:rPr>
              <w:t>, руб.</w:t>
            </w:r>
          </w:p>
        </w:tc>
      </w:tr>
      <w:tr w:rsidR="004E1D4D" w:rsidRPr="00B70B40" w14:paraId="795455BB" w14:textId="77777777" w:rsidTr="00D7318A">
        <w:trPr>
          <w:trHeight w:val="417"/>
        </w:trPr>
        <w:tc>
          <w:tcPr>
            <w:tcW w:w="418" w:type="pct"/>
            <w:vAlign w:val="center"/>
          </w:tcPr>
          <w:p w14:paraId="22CBFEDE"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06FD550E"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769" w:type="pct"/>
          </w:tcPr>
          <w:p w14:paraId="3FB4BB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1392868B" w14:textId="77777777" w:rsidR="004E1D4D" w:rsidRPr="00A2676E" w:rsidRDefault="004E1D4D" w:rsidP="00034875">
            <w:pPr>
              <w:pStyle w:val="ac"/>
              <w:spacing w:before="0" w:beforeAutospacing="0" w:after="0" w:afterAutospacing="0"/>
              <w:jc w:val="center"/>
              <w:rPr>
                <w:szCs w:val="28"/>
              </w:rPr>
            </w:pPr>
            <w:r w:rsidRPr="00A2676E">
              <w:rPr>
                <w:szCs w:val="28"/>
              </w:rPr>
              <w:t>280,</w:t>
            </w:r>
            <w:r>
              <w:rPr>
                <w:szCs w:val="28"/>
              </w:rPr>
              <w:t>4</w:t>
            </w:r>
          </w:p>
        </w:tc>
        <w:tc>
          <w:tcPr>
            <w:tcW w:w="910" w:type="pct"/>
          </w:tcPr>
          <w:p w14:paraId="77405045"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4E1D4D" w:rsidRPr="00B70B40" w14:paraId="0D541C6B" w14:textId="77777777" w:rsidTr="00D7318A">
        <w:trPr>
          <w:trHeight w:val="417"/>
        </w:trPr>
        <w:tc>
          <w:tcPr>
            <w:tcW w:w="418" w:type="pct"/>
            <w:vAlign w:val="center"/>
          </w:tcPr>
          <w:p w14:paraId="3369F21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278A896"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769" w:type="pct"/>
          </w:tcPr>
          <w:p w14:paraId="69E82242"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9773EC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230,4</w:t>
            </w:r>
          </w:p>
        </w:tc>
        <w:tc>
          <w:tcPr>
            <w:tcW w:w="910" w:type="pct"/>
          </w:tcPr>
          <w:p w14:paraId="3EB0525A"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4E1D4D" w:rsidRPr="00B70B40" w14:paraId="7BC9DD88" w14:textId="77777777" w:rsidTr="00D7318A">
        <w:trPr>
          <w:trHeight w:val="417"/>
        </w:trPr>
        <w:tc>
          <w:tcPr>
            <w:tcW w:w="418" w:type="pct"/>
            <w:vAlign w:val="center"/>
          </w:tcPr>
          <w:p w14:paraId="6ED2E08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2AFD7D75"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9C2AB46"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1C3177FF"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144</w:t>
            </w:r>
          </w:p>
        </w:tc>
        <w:tc>
          <w:tcPr>
            <w:tcW w:w="910" w:type="pct"/>
          </w:tcPr>
          <w:p w14:paraId="30D523C4"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4E1D4D" w:rsidRPr="00B70B40" w14:paraId="14E6DA8A" w14:textId="77777777" w:rsidTr="00D7318A">
        <w:trPr>
          <w:trHeight w:val="417"/>
        </w:trPr>
        <w:tc>
          <w:tcPr>
            <w:tcW w:w="418" w:type="pct"/>
            <w:vAlign w:val="center"/>
          </w:tcPr>
          <w:p w14:paraId="0A44A79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6DEF998"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331A019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07BC526E"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256</w:t>
            </w:r>
          </w:p>
        </w:tc>
        <w:tc>
          <w:tcPr>
            <w:tcW w:w="910" w:type="pct"/>
          </w:tcPr>
          <w:p w14:paraId="5EB30580"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4E1D4D" w:rsidRPr="00B70B40" w14:paraId="2806AE4F" w14:textId="77777777" w:rsidTr="00D7318A">
        <w:trPr>
          <w:trHeight w:val="417"/>
        </w:trPr>
        <w:tc>
          <w:tcPr>
            <w:tcW w:w="418" w:type="pct"/>
            <w:vAlign w:val="center"/>
          </w:tcPr>
          <w:p w14:paraId="775AAE3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6CDA0B6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03F5759F"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7AAE1592"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80</w:t>
            </w:r>
          </w:p>
        </w:tc>
        <w:tc>
          <w:tcPr>
            <w:tcW w:w="910" w:type="pct"/>
          </w:tcPr>
          <w:p w14:paraId="037E86D1"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4E1D4D" w:rsidRPr="00B70B40" w14:paraId="1D3E32CE" w14:textId="77777777" w:rsidTr="00D7318A">
        <w:trPr>
          <w:trHeight w:val="417"/>
        </w:trPr>
        <w:tc>
          <w:tcPr>
            <w:tcW w:w="418" w:type="pct"/>
            <w:vAlign w:val="center"/>
          </w:tcPr>
          <w:p w14:paraId="2359D0E3"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47AF532E" w14:textId="77777777" w:rsidR="004E1D4D" w:rsidRPr="00A2676E" w:rsidRDefault="004E1D4D" w:rsidP="00034875">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2C16E6D3" w14:textId="77777777" w:rsidR="004E1D4D" w:rsidRDefault="004E1D4D" w:rsidP="00034875">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05A201B3"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48</w:t>
            </w:r>
          </w:p>
        </w:tc>
        <w:tc>
          <w:tcPr>
            <w:tcW w:w="910" w:type="pct"/>
          </w:tcPr>
          <w:p w14:paraId="3327E9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4E1D4D" w:rsidRPr="00B70B40" w14:paraId="1E4C06D0" w14:textId="77777777" w:rsidTr="00D7318A">
        <w:trPr>
          <w:trHeight w:val="417"/>
        </w:trPr>
        <w:tc>
          <w:tcPr>
            <w:tcW w:w="418" w:type="pct"/>
            <w:vAlign w:val="center"/>
          </w:tcPr>
          <w:p w14:paraId="762FBF15"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20C275F4"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5F33C5B7"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034E08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348</w:t>
            </w:r>
          </w:p>
        </w:tc>
        <w:tc>
          <w:tcPr>
            <w:tcW w:w="910" w:type="pct"/>
          </w:tcPr>
          <w:p w14:paraId="6796C68D"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4E1D4D" w:rsidRPr="00B70B40" w14:paraId="0317C822" w14:textId="77777777" w:rsidTr="00D7318A">
        <w:trPr>
          <w:trHeight w:val="417"/>
        </w:trPr>
        <w:tc>
          <w:tcPr>
            <w:tcW w:w="418" w:type="pct"/>
            <w:vAlign w:val="center"/>
          </w:tcPr>
          <w:p w14:paraId="65AE0924" w14:textId="77777777" w:rsidR="004E1D4D" w:rsidRPr="00A2676E"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60A19107" w14:textId="77777777" w:rsidR="004E1D4D" w:rsidRPr="00A2676E" w:rsidRDefault="004E1D4D" w:rsidP="00034875">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3145A96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58810240"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68403AAC"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42656631" w14:textId="77777777" w:rsidR="004E1D4D" w:rsidRPr="00C12383" w:rsidRDefault="004E1D4D" w:rsidP="00034875">
      <w:pPr>
        <w:contextualSpacing/>
        <w:rPr>
          <w:rFonts w:eastAsia="Times New Roman"/>
        </w:rPr>
      </w:pPr>
    </w:p>
    <w:p w14:paraId="470E353A" w14:textId="77777777" w:rsidR="004E1D4D" w:rsidRDefault="004E1D4D" w:rsidP="00034875">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071CD13C" w14:textId="77777777" w:rsidR="004E1D4D" w:rsidRDefault="004E1D4D" w:rsidP="00034875">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77939222" w14:textId="77777777" w:rsidR="004E1D4D" w:rsidRPr="00B95FF2" w:rsidRDefault="004E1D4D" w:rsidP="00034875">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735A0A0D" w14:textId="77777777" w:rsidR="004E1D4D" w:rsidRPr="00162554" w:rsidRDefault="004E1D4D" w:rsidP="000D04AF">
      <w:pPr>
        <w:pStyle w:val="3"/>
        <w:numPr>
          <w:ilvl w:val="2"/>
          <w:numId w:val="28"/>
        </w:numPr>
        <w:tabs>
          <w:tab w:val="left" w:pos="709"/>
        </w:tabs>
        <w:spacing w:before="120"/>
        <w:ind w:left="0" w:firstLine="0"/>
      </w:pPr>
      <w:bookmarkStart w:id="193" w:name="_Toc322893644"/>
      <w:bookmarkStart w:id="194" w:name="_Toc359344428"/>
      <w:bookmarkStart w:id="195" w:name="_Toc73436482"/>
      <w:r>
        <w:t xml:space="preserve">Расчёт </w:t>
      </w:r>
      <w:bookmarkEnd w:id="193"/>
      <w:bookmarkEnd w:id="194"/>
      <w:r>
        <w:t>отчислений на социальные нужды (страховые взносы)</w:t>
      </w:r>
      <w:bookmarkEnd w:id="195"/>
    </w:p>
    <w:p w14:paraId="60407D8C" w14:textId="07D0989A" w:rsidR="004E1D4D" w:rsidRDefault="004E1D4D" w:rsidP="00034875">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 xml:space="preserve">Структура отчислений на социальные нужды (страховые взносы) приведена в табл. </w:t>
      </w:r>
      <w:r w:rsidR="00A71FE8">
        <w:rPr>
          <w:rFonts w:eastAsia="Times New Roman"/>
        </w:rPr>
        <w:t>4</w:t>
      </w:r>
      <w:r>
        <w:rPr>
          <w:rFonts w:eastAsia="Times New Roman"/>
        </w:rPr>
        <w:t>.4.</w:t>
      </w:r>
      <w:r>
        <w:rPr>
          <w:b/>
          <w:i/>
        </w:rPr>
        <w:br w:type="page"/>
      </w:r>
    </w:p>
    <w:p w14:paraId="251D4232" w14:textId="732BCCF1" w:rsidR="004E1D4D" w:rsidRPr="00AB0B20" w:rsidRDefault="004E1D4D" w:rsidP="00034875">
      <w:pPr>
        <w:pStyle w:val="af6"/>
        <w:rPr>
          <w:b/>
          <w:i w:val="0"/>
        </w:rPr>
      </w:pPr>
      <w:r w:rsidRPr="00AB0B20">
        <w:rPr>
          <w:b/>
          <w:i w:val="0"/>
        </w:rPr>
        <w:lastRenderedPageBreak/>
        <w:t xml:space="preserve">Таблица </w:t>
      </w:r>
      <w:r w:rsidR="00A71FE8">
        <w:rPr>
          <w:b/>
          <w:i w:val="0"/>
        </w:rPr>
        <w:t>4</w:t>
      </w:r>
      <w:r w:rsidRPr="00AB0B20">
        <w:rPr>
          <w:b/>
          <w:i w:val="0"/>
        </w:rPr>
        <w:t>.4</w:t>
      </w:r>
    </w:p>
    <w:p w14:paraId="6E8145F0" w14:textId="77777777" w:rsidR="004E1D4D" w:rsidRPr="00710B33" w:rsidRDefault="004E1D4D" w:rsidP="00034875">
      <w:pPr>
        <w:pStyle w:val="ad"/>
        <w:spacing w:after="0"/>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4E1D4D" w:rsidRPr="002C39BA" w14:paraId="169C0CEC" w14:textId="77777777" w:rsidTr="00D7318A">
        <w:tc>
          <w:tcPr>
            <w:tcW w:w="7668" w:type="dxa"/>
            <w:tcMar>
              <w:top w:w="0" w:type="dxa"/>
              <w:left w:w="108" w:type="dxa"/>
              <w:bottom w:w="0" w:type="dxa"/>
              <w:right w:w="108" w:type="dxa"/>
            </w:tcMar>
            <w:hideMark/>
          </w:tcPr>
          <w:p w14:paraId="7064F6DB" w14:textId="77777777" w:rsidR="004E1D4D" w:rsidRPr="002C39BA" w:rsidRDefault="004E1D4D" w:rsidP="00034875">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6C5F1456" w14:textId="77777777" w:rsidR="004E1D4D" w:rsidRPr="002C39BA" w:rsidRDefault="004E1D4D" w:rsidP="00034875">
            <w:pPr>
              <w:spacing w:line="240" w:lineRule="auto"/>
              <w:ind w:firstLine="0"/>
              <w:jc w:val="center"/>
              <w:rPr>
                <w:rFonts w:ascii="Calibri" w:hAnsi="Calibri"/>
                <w:sz w:val="24"/>
                <w:szCs w:val="24"/>
              </w:rPr>
            </w:pPr>
            <w:r w:rsidRPr="002C39BA">
              <w:rPr>
                <w:bCs/>
              </w:rPr>
              <w:t>8,0</w:t>
            </w:r>
            <w:r>
              <w:t>%</w:t>
            </w:r>
          </w:p>
        </w:tc>
      </w:tr>
      <w:tr w:rsidR="004E1D4D" w:rsidRPr="002C39BA" w14:paraId="7FC092EF" w14:textId="77777777" w:rsidTr="00D7318A">
        <w:tc>
          <w:tcPr>
            <w:tcW w:w="7668" w:type="dxa"/>
            <w:tcMar>
              <w:top w:w="0" w:type="dxa"/>
              <w:left w:w="108" w:type="dxa"/>
              <w:bottom w:w="0" w:type="dxa"/>
              <w:right w:w="108" w:type="dxa"/>
            </w:tcMar>
            <w:hideMark/>
          </w:tcPr>
          <w:p w14:paraId="7BA87FF0"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0A4121F6" w14:textId="77777777" w:rsidR="004E1D4D" w:rsidRPr="002C39BA" w:rsidRDefault="004E1D4D" w:rsidP="00034875">
            <w:pPr>
              <w:spacing w:line="240" w:lineRule="auto"/>
              <w:jc w:val="center"/>
              <w:rPr>
                <w:rFonts w:ascii="Calibri" w:hAnsi="Calibri"/>
                <w:sz w:val="24"/>
                <w:szCs w:val="24"/>
              </w:rPr>
            </w:pPr>
          </w:p>
        </w:tc>
      </w:tr>
      <w:tr w:rsidR="004E1D4D" w:rsidRPr="002C39BA" w14:paraId="2D13CE5A" w14:textId="77777777" w:rsidTr="00D7318A">
        <w:tc>
          <w:tcPr>
            <w:tcW w:w="7668" w:type="dxa"/>
            <w:tcMar>
              <w:top w:w="0" w:type="dxa"/>
              <w:left w:w="108" w:type="dxa"/>
              <w:bottom w:w="0" w:type="dxa"/>
              <w:right w:w="108" w:type="dxa"/>
            </w:tcMar>
            <w:hideMark/>
          </w:tcPr>
          <w:p w14:paraId="19D1E059"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398842F" w14:textId="77777777" w:rsidR="004E1D4D" w:rsidRPr="002C39BA" w:rsidRDefault="004E1D4D" w:rsidP="00034875">
            <w:pPr>
              <w:spacing w:line="240" w:lineRule="auto"/>
              <w:ind w:firstLine="0"/>
              <w:jc w:val="center"/>
              <w:rPr>
                <w:rFonts w:ascii="Calibri" w:hAnsi="Calibri"/>
                <w:sz w:val="24"/>
                <w:szCs w:val="24"/>
              </w:rPr>
            </w:pPr>
            <w:r w:rsidRPr="002C39BA">
              <w:t>8,0</w:t>
            </w:r>
            <w:r>
              <w:t>%</w:t>
            </w:r>
          </w:p>
        </w:tc>
      </w:tr>
      <w:tr w:rsidR="004E1D4D" w:rsidRPr="002C39BA" w14:paraId="28DD1B95" w14:textId="77777777" w:rsidTr="00D7318A">
        <w:tc>
          <w:tcPr>
            <w:tcW w:w="7668" w:type="dxa"/>
            <w:tcMar>
              <w:top w:w="0" w:type="dxa"/>
              <w:left w:w="108" w:type="dxa"/>
              <w:bottom w:w="0" w:type="dxa"/>
              <w:right w:w="108" w:type="dxa"/>
            </w:tcMar>
            <w:hideMark/>
          </w:tcPr>
          <w:p w14:paraId="6BE00CEA"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0D5C4C05" w14:textId="77777777" w:rsidR="004E1D4D" w:rsidRPr="002C39BA" w:rsidRDefault="004E1D4D" w:rsidP="00034875">
            <w:pPr>
              <w:spacing w:line="240" w:lineRule="auto"/>
              <w:jc w:val="center"/>
              <w:rPr>
                <w:rFonts w:ascii="Calibri" w:hAnsi="Calibri"/>
                <w:sz w:val="24"/>
                <w:szCs w:val="24"/>
              </w:rPr>
            </w:pPr>
          </w:p>
        </w:tc>
      </w:tr>
      <w:tr w:rsidR="004E1D4D" w:rsidRPr="002C39BA" w14:paraId="12258152" w14:textId="77777777" w:rsidTr="00D7318A">
        <w:tc>
          <w:tcPr>
            <w:tcW w:w="7668" w:type="dxa"/>
            <w:tcMar>
              <w:top w:w="0" w:type="dxa"/>
              <w:left w:w="108" w:type="dxa"/>
              <w:bottom w:w="0" w:type="dxa"/>
              <w:right w:w="108" w:type="dxa"/>
            </w:tcMar>
            <w:hideMark/>
          </w:tcPr>
          <w:p w14:paraId="4577ECB5"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4C0C3D5" w14:textId="77777777" w:rsidR="004E1D4D" w:rsidRPr="002C39BA" w:rsidRDefault="004E1D4D" w:rsidP="00034875">
            <w:pPr>
              <w:spacing w:line="240" w:lineRule="auto"/>
              <w:ind w:firstLine="0"/>
              <w:jc w:val="center"/>
              <w:rPr>
                <w:rFonts w:ascii="Calibri" w:hAnsi="Calibri"/>
                <w:sz w:val="24"/>
                <w:szCs w:val="24"/>
              </w:rPr>
            </w:pPr>
            <w:r w:rsidRPr="002C39BA">
              <w:t>2,0</w:t>
            </w:r>
            <w:r>
              <w:t>%</w:t>
            </w:r>
          </w:p>
        </w:tc>
      </w:tr>
      <w:tr w:rsidR="004E1D4D" w:rsidRPr="002C39BA" w14:paraId="55188FE6" w14:textId="77777777" w:rsidTr="00D7318A">
        <w:tc>
          <w:tcPr>
            <w:tcW w:w="7668" w:type="dxa"/>
            <w:tcMar>
              <w:top w:w="0" w:type="dxa"/>
              <w:left w:w="108" w:type="dxa"/>
              <w:bottom w:w="0" w:type="dxa"/>
              <w:right w:w="108" w:type="dxa"/>
            </w:tcMar>
            <w:hideMark/>
          </w:tcPr>
          <w:p w14:paraId="43DEF072" w14:textId="77777777" w:rsidR="004E1D4D" w:rsidRPr="002C39BA" w:rsidRDefault="004E1D4D" w:rsidP="00034875">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5ABB0E18" w14:textId="77777777" w:rsidR="004E1D4D" w:rsidRPr="002C39BA" w:rsidRDefault="004E1D4D" w:rsidP="00034875">
            <w:pPr>
              <w:spacing w:line="240" w:lineRule="auto"/>
              <w:ind w:firstLine="0"/>
              <w:jc w:val="center"/>
              <w:rPr>
                <w:rFonts w:ascii="Calibri" w:hAnsi="Calibri"/>
                <w:sz w:val="24"/>
                <w:szCs w:val="24"/>
              </w:rPr>
            </w:pPr>
            <w:r w:rsidRPr="002C39BA">
              <w:t>6,0</w:t>
            </w:r>
            <w:r>
              <w:t>%</w:t>
            </w:r>
          </w:p>
        </w:tc>
      </w:tr>
      <w:tr w:rsidR="004E1D4D" w:rsidRPr="002C39BA" w14:paraId="2F6B5244" w14:textId="77777777" w:rsidTr="00D7318A">
        <w:tc>
          <w:tcPr>
            <w:tcW w:w="7668" w:type="dxa"/>
            <w:tcMar>
              <w:top w:w="0" w:type="dxa"/>
              <w:left w:w="108" w:type="dxa"/>
              <w:bottom w:w="0" w:type="dxa"/>
              <w:right w:w="108" w:type="dxa"/>
            </w:tcMar>
            <w:hideMark/>
          </w:tcPr>
          <w:p w14:paraId="2A555AF3" w14:textId="77777777" w:rsidR="004E1D4D" w:rsidRPr="002C39BA" w:rsidRDefault="004E1D4D" w:rsidP="00034875">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278EE170" w14:textId="77777777" w:rsidR="004E1D4D" w:rsidRPr="002C39BA" w:rsidRDefault="004E1D4D" w:rsidP="00034875">
            <w:pPr>
              <w:spacing w:line="240" w:lineRule="auto"/>
              <w:ind w:firstLine="0"/>
              <w:jc w:val="center"/>
              <w:rPr>
                <w:rFonts w:ascii="Calibri" w:hAnsi="Calibri"/>
                <w:sz w:val="24"/>
                <w:szCs w:val="24"/>
              </w:rPr>
            </w:pPr>
            <w:r w:rsidRPr="002C39BA">
              <w:rPr>
                <w:bCs/>
              </w:rPr>
              <w:t>2,0</w:t>
            </w:r>
            <w:r>
              <w:rPr>
                <w:bCs/>
              </w:rPr>
              <w:t>%</w:t>
            </w:r>
          </w:p>
        </w:tc>
      </w:tr>
      <w:tr w:rsidR="004E1D4D" w:rsidRPr="002C39BA" w14:paraId="6E691D58" w14:textId="77777777" w:rsidTr="00D7318A">
        <w:tc>
          <w:tcPr>
            <w:tcW w:w="7668" w:type="dxa"/>
            <w:tcMar>
              <w:top w:w="0" w:type="dxa"/>
              <w:left w:w="108" w:type="dxa"/>
              <w:bottom w:w="0" w:type="dxa"/>
              <w:right w:w="108" w:type="dxa"/>
            </w:tcMar>
            <w:hideMark/>
          </w:tcPr>
          <w:p w14:paraId="433FC69B" w14:textId="77777777" w:rsidR="004E1D4D" w:rsidRPr="002C39BA" w:rsidRDefault="004E1D4D" w:rsidP="00034875">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00B3023A" w14:textId="77777777" w:rsidR="004E1D4D" w:rsidRPr="002C39BA" w:rsidRDefault="004E1D4D" w:rsidP="00034875">
            <w:pPr>
              <w:spacing w:line="240" w:lineRule="auto"/>
              <w:ind w:firstLine="0"/>
              <w:jc w:val="center"/>
              <w:rPr>
                <w:rFonts w:ascii="Calibri" w:hAnsi="Calibri"/>
                <w:sz w:val="24"/>
                <w:szCs w:val="24"/>
              </w:rPr>
            </w:pPr>
            <w:r w:rsidRPr="002C39BA">
              <w:rPr>
                <w:bCs/>
              </w:rPr>
              <w:t>4,0</w:t>
            </w:r>
            <w:r>
              <w:t>%</w:t>
            </w:r>
          </w:p>
        </w:tc>
      </w:tr>
    </w:tbl>
    <w:p w14:paraId="5197B49A" w14:textId="77777777" w:rsidR="004E1D4D" w:rsidRDefault="004E1D4D" w:rsidP="00034875">
      <w:pPr>
        <w:widowControl w:val="0"/>
        <w:ind w:firstLine="0"/>
      </w:pPr>
    </w:p>
    <w:p w14:paraId="43F85216" w14:textId="77777777" w:rsidR="004E1D4D" w:rsidRPr="00E43FBE" w:rsidRDefault="004E1D4D" w:rsidP="00034875">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2871DD2D" w14:textId="77777777" w:rsidR="004E1D4D" w:rsidRDefault="004E1D4D" w:rsidP="00034875">
      <w:pPr>
        <w:pStyle w:val="3"/>
      </w:pPr>
      <w:bookmarkStart w:id="196" w:name="_Toc322893645"/>
      <w:bookmarkStart w:id="197" w:name="_Toc359344429"/>
      <w:bookmarkStart w:id="198" w:name="_Toc73436483"/>
      <w:r w:rsidRPr="00AB0B20">
        <w:t>Арендные платежи за производственные (офисные) помещения</w:t>
      </w:r>
      <w:bookmarkEnd w:id="196"/>
      <w:bookmarkEnd w:id="197"/>
      <w:bookmarkEnd w:id="198"/>
    </w:p>
    <w:p w14:paraId="333ED041" w14:textId="77777777" w:rsidR="004E1D4D" w:rsidRPr="00916B3A" w:rsidRDefault="004E1D4D" w:rsidP="00034875">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0BC81D57" w14:textId="77777777" w:rsidR="004E1D4D" w:rsidRDefault="004E1D4D" w:rsidP="00034875">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171A5046" w14:textId="77777777" w:rsidR="004E1D4D" w:rsidRDefault="004E1D4D" w:rsidP="00034875">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78653B6" w14:textId="77777777" w:rsidR="004E1D4D" w:rsidRDefault="004E1D4D" w:rsidP="00034875">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2746557E" w14:textId="77777777" w:rsidR="004E1D4D" w:rsidRPr="00976259" w:rsidRDefault="004E1D4D" w:rsidP="00034875">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04A9D96" w14:textId="77777777" w:rsidR="004E1D4D" w:rsidRPr="00A87F24" w:rsidRDefault="004E1D4D" w:rsidP="00A71FE8">
      <w:pPr>
        <w:pStyle w:val="3"/>
      </w:pPr>
      <w:bookmarkStart w:id="199" w:name="_Toc73436484"/>
      <w:r w:rsidRPr="00A71FE8">
        <w:t>Амортизация</w:t>
      </w:r>
      <w:r w:rsidRPr="00A87F24">
        <w:t xml:space="preserve"> используемых основных средств и нематериальных активов</w:t>
      </w:r>
      <w:bookmarkEnd w:id="199"/>
    </w:p>
    <w:p w14:paraId="598C6306"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79BFCDB8" w14:textId="77777777" w:rsidR="004E1D4D" w:rsidRPr="008D1B26" w:rsidRDefault="004E1D4D" w:rsidP="000D04AF">
      <w:pPr>
        <w:pStyle w:val="a6"/>
        <w:numPr>
          <w:ilvl w:val="0"/>
          <w:numId w:val="40"/>
        </w:numPr>
      </w:pPr>
      <w:r w:rsidRPr="008D1B26">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4E44054D" w14:textId="77777777" w:rsidR="004E1D4D" w:rsidRDefault="004E1D4D" w:rsidP="000D04AF">
      <w:pPr>
        <w:pStyle w:val="a6"/>
        <w:numPr>
          <w:ilvl w:val="0"/>
          <w:numId w:val="40"/>
        </w:numPr>
      </w:pPr>
      <w:r w:rsidRPr="008D1B26">
        <w:t xml:space="preserve">1 </w:t>
      </w:r>
      <w:r>
        <w:t>персональный компьютер в сборе первоначальной стоимостью 60 000 (руб.)</w:t>
      </w:r>
    </w:p>
    <w:p w14:paraId="228C45BF" w14:textId="77777777" w:rsidR="004E1D4D" w:rsidRDefault="004E1D4D" w:rsidP="000D04AF">
      <w:pPr>
        <w:pStyle w:val="a6"/>
        <w:numPr>
          <w:ilvl w:val="0"/>
          <w:numId w:val="40"/>
        </w:numPr>
      </w:pPr>
      <w:r>
        <w:lastRenderedPageBreak/>
        <w:t>Срок полезного использования для задействованных в проекте основных средств определен в 3 года. Метод начисления амортизации – линейный.</w:t>
      </w:r>
    </w:p>
    <w:p w14:paraId="7A5C8401" w14:textId="77777777" w:rsidR="004E1D4D" w:rsidRDefault="004E1D4D" w:rsidP="00034875">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4A410F7A" w14:textId="77777777" w:rsidR="004E1D4D" w:rsidRDefault="004E1D4D" w:rsidP="00034875">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3CFB9190" w14:textId="77777777" w:rsidR="004E1D4D" w:rsidRDefault="004E1D4D" w:rsidP="00034875">
      <w:pPr>
        <w:ind w:firstLine="0"/>
        <w:contextualSpacing/>
        <w:jc w:val="center"/>
        <w:rPr>
          <w:rFonts w:eastAsia="Times New Roman"/>
        </w:rPr>
      </w:pPr>
      <w:r>
        <w:rPr>
          <w:rFonts w:eastAsia="Times New Roman"/>
        </w:rPr>
        <w:t>И</w:t>
      </w:r>
    </w:p>
    <w:p w14:paraId="1A0C1DC7" w14:textId="77777777" w:rsidR="004E1D4D" w:rsidRDefault="004E1D4D" w:rsidP="00034875">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DDF1450" w14:textId="77777777" w:rsidR="004E1D4D" w:rsidRDefault="004E1D4D" w:rsidP="00034875">
      <w:pPr>
        <w:contextualSpacing/>
        <w:rPr>
          <w:rFonts w:eastAsia="Times New Roman"/>
        </w:rPr>
      </w:pPr>
      <w:r>
        <w:rPr>
          <w:rFonts w:eastAsia="Times New Roman"/>
        </w:rPr>
        <w:t>Амортизационные отчисления по ОС, относящиеся на проект составят:</w:t>
      </w:r>
    </w:p>
    <w:p w14:paraId="521B23AB" w14:textId="77777777" w:rsidR="004E1D4D" w:rsidRDefault="00550840" w:rsidP="00034875">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4E1D4D">
        <w:rPr>
          <w:i/>
        </w:rPr>
        <w:t xml:space="preserve"> (руб.).</w:t>
      </w:r>
    </w:p>
    <w:p w14:paraId="76343275" w14:textId="77777777" w:rsidR="004E1D4D" w:rsidRPr="0088089F" w:rsidRDefault="004E1D4D" w:rsidP="00034875">
      <w:r w:rsidRPr="0088089F">
        <w:t>Данное ПО принимается Компанией к учету как расходы будущих периодов со сроком списания 3 года. Метод списания – линейный.</w:t>
      </w:r>
    </w:p>
    <w:p w14:paraId="4B809C74" w14:textId="77777777" w:rsidR="004E1D4D" w:rsidRPr="0088089F" w:rsidRDefault="004E1D4D" w:rsidP="00034875">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1FFEE1FD" w14:textId="77777777" w:rsidR="004E1D4D" w:rsidRDefault="004E1D4D" w:rsidP="00034875">
      <w:pPr>
        <w:contextualSpacing/>
        <w:rPr>
          <w:rFonts w:eastAsia="Times New Roman"/>
        </w:rPr>
      </w:pPr>
      <w:r>
        <w:rPr>
          <w:rFonts w:eastAsia="Times New Roman"/>
        </w:rPr>
        <w:t>Амортизационные отчисления по РБП, относящиеся на проект составят:</w:t>
      </w:r>
    </w:p>
    <w:p w14:paraId="10306434" w14:textId="77777777" w:rsidR="004E1D4D" w:rsidRDefault="00550840" w:rsidP="00034875">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4E1D4D">
        <w:rPr>
          <w:i/>
        </w:rPr>
        <w:t xml:space="preserve"> (руб.).</w:t>
      </w:r>
    </w:p>
    <w:p w14:paraId="2B80E8B2" w14:textId="77777777" w:rsidR="004E1D4D" w:rsidRDefault="004E1D4D" w:rsidP="00034875">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0B6BCB49" w14:textId="77777777" w:rsidR="004E1D4D" w:rsidRPr="00A87F24" w:rsidRDefault="004E1D4D" w:rsidP="00034875">
      <w:pPr>
        <w:pStyle w:val="3"/>
      </w:pPr>
      <w:bookmarkStart w:id="200" w:name="_Toc73436485"/>
      <w:r w:rsidRPr="00A87F24">
        <w:t xml:space="preserve">Расходы на </w:t>
      </w:r>
      <w:r w:rsidRPr="00EF5D25">
        <w:t>модернизацию</w:t>
      </w:r>
      <w:r w:rsidRPr="00A87F24">
        <w:t xml:space="preserve"> и приобретение основных средств</w:t>
      </w:r>
      <w:bookmarkEnd w:id="200"/>
    </w:p>
    <w:p w14:paraId="41626219"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65A23DC" w14:textId="77777777" w:rsidR="004E1D4D" w:rsidRPr="00A87F24" w:rsidRDefault="004E1D4D" w:rsidP="00034875">
      <w:pPr>
        <w:pStyle w:val="3"/>
      </w:pPr>
      <w:bookmarkStart w:id="201" w:name="_Toc73436486"/>
      <w:r w:rsidRPr="00A87F24">
        <w:t xml:space="preserve">Расходы на </w:t>
      </w:r>
      <w:r w:rsidRPr="00EF5D25">
        <w:t>приобретение</w:t>
      </w:r>
      <w:r w:rsidRPr="00A87F24">
        <w:t xml:space="preserve"> необходимого ПО</w:t>
      </w:r>
      <w:bookmarkEnd w:id="201"/>
    </w:p>
    <w:p w14:paraId="7B1E9366" w14:textId="77777777" w:rsidR="004E1D4D" w:rsidRDefault="004E1D4D" w:rsidP="00034875">
      <w:pPr>
        <w:contextualSpacing/>
        <w:rPr>
          <w:rFonts w:eastAsia="Times New Roman"/>
        </w:rPr>
      </w:pPr>
      <w:r>
        <w:rPr>
          <w:rFonts w:eastAsia="Times New Roman"/>
        </w:rPr>
        <w:t>При реализации проекта не планируется приобретение ПО.</w:t>
      </w:r>
    </w:p>
    <w:p w14:paraId="5F09A039" w14:textId="77777777" w:rsidR="004E1D4D" w:rsidRPr="00A87F24" w:rsidRDefault="004E1D4D" w:rsidP="00A71FE8">
      <w:pPr>
        <w:pStyle w:val="3"/>
      </w:pPr>
      <w:bookmarkStart w:id="202" w:name="_Toc73436487"/>
      <w:r w:rsidRPr="00A87F24">
        <w:t>Расходы на интернет и связь</w:t>
      </w:r>
      <w:bookmarkEnd w:id="202"/>
    </w:p>
    <w:p w14:paraId="0F548167" w14:textId="77777777" w:rsidR="004E1D4D" w:rsidRPr="00D60DA1" w:rsidRDefault="004E1D4D" w:rsidP="00034875">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37F505F7" w14:textId="77777777" w:rsidR="004E1D4D" w:rsidRPr="00A87F24" w:rsidRDefault="004E1D4D" w:rsidP="00034875">
      <w:pPr>
        <w:pStyle w:val="3"/>
      </w:pPr>
      <w:bookmarkStart w:id="203" w:name="_Toc73436488"/>
      <w:r w:rsidRPr="00A87F24">
        <w:lastRenderedPageBreak/>
        <w:t>Расходы на канцелярские товары и расходные материалы</w:t>
      </w:r>
      <w:bookmarkEnd w:id="203"/>
    </w:p>
    <w:p w14:paraId="4DF29B63" w14:textId="77777777" w:rsidR="004E1D4D" w:rsidRPr="0048268B" w:rsidRDefault="004E1D4D" w:rsidP="00034875">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6F4009D1" w14:textId="77777777" w:rsidR="004E1D4D" w:rsidRPr="00A87F24" w:rsidRDefault="004E1D4D" w:rsidP="00034875">
      <w:pPr>
        <w:pStyle w:val="3"/>
      </w:pPr>
      <w:bookmarkStart w:id="204" w:name="_Toc73436489"/>
      <w:r w:rsidRPr="00A87F24">
        <w:t xml:space="preserve">Прочие </w:t>
      </w:r>
      <w:r w:rsidRPr="00EF5D25">
        <w:t>расходы</w:t>
      </w:r>
      <w:bookmarkEnd w:id="204"/>
    </w:p>
    <w:p w14:paraId="06C58380" w14:textId="77777777" w:rsidR="004E1D4D" w:rsidRPr="002C54D5" w:rsidRDefault="004E1D4D" w:rsidP="00034875">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E1D4D" w:rsidRPr="00597F0A" w14:paraId="007A4C04" w14:textId="77777777" w:rsidTr="00D7318A">
        <w:tc>
          <w:tcPr>
            <w:tcW w:w="8539" w:type="dxa"/>
            <w:shd w:val="clear" w:color="auto" w:fill="auto"/>
          </w:tcPr>
          <w:p w14:paraId="6252809E" w14:textId="77777777" w:rsidR="004E1D4D" w:rsidRPr="009E5292" w:rsidRDefault="00550840"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shd w:val="clear" w:color="auto" w:fill="auto"/>
          </w:tcPr>
          <w:p w14:paraId="121D134E" w14:textId="400E0FFC" w:rsidR="004E1D4D" w:rsidRPr="00DC5D62" w:rsidRDefault="004E1D4D" w:rsidP="00034875">
            <w:pPr>
              <w:tabs>
                <w:tab w:val="left" w:pos="884"/>
              </w:tabs>
              <w:ind w:right="34" w:firstLine="0"/>
              <w:jc w:val="right"/>
            </w:pPr>
          </w:p>
        </w:tc>
      </w:tr>
    </w:tbl>
    <w:p w14:paraId="6EC2DD2A" w14:textId="77777777" w:rsidR="004E1D4D" w:rsidRPr="00803A87" w:rsidRDefault="004E1D4D" w:rsidP="00034875">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44AB7870" w14:textId="77777777" w:rsidR="004E1D4D" w:rsidRDefault="004E1D4D" w:rsidP="00034875">
      <w:pPr>
        <w:pStyle w:val="3"/>
      </w:pPr>
      <w:bookmarkStart w:id="205" w:name="_Toc322893646"/>
      <w:bookmarkStart w:id="206" w:name="_Toc359344430"/>
      <w:bookmarkStart w:id="207" w:name="_Toc73436490"/>
      <w:r>
        <w:t>Расчёт себестоимости программного продукта</w:t>
      </w:r>
      <w:bookmarkEnd w:id="205"/>
      <w:bookmarkEnd w:id="206"/>
      <w:bookmarkEnd w:id="207"/>
    </w:p>
    <w:p w14:paraId="11EA4321" w14:textId="3116EB7C" w:rsidR="004E1D4D" w:rsidRPr="00F41E06" w:rsidRDefault="004E1D4D" w:rsidP="00A71FE8">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r w:rsidR="00A71FE8">
        <w:rPr>
          <w:rFonts w:eastAsia="Times New Roman"/>
          <w:szCs w:val="24"/>
        </w:rPr>
        <w:t xml:space="preserve"> В итоге</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r w:rsidRPr="00F41E06">
        <w:rPr>
          <w:rFonts w:eastAsia="Times New Roman"/>
        </w:rPr>
        <w:t xml:space="preserve">Структура себестоимости программного продукта отражена в табл. </w:t>
      </w:r>
      <w:r w:rsidR="00A71FE8">
        <w:rPr>
          <w:rFonts w:eastAsia="Times New Roman"/>
        </w:rPr>
        <w:t>4</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 xml:space="preserve">рис. </w:t>
      </w:r>
      <w:r w:rsidR="00A71FE8">
        <w:rPr>
          <w:rFonts w:eastAsia="Times New Roman"/>
        </w:rPr>
        <w:t>4</w:t>
      </w:r>
      <w:r>
        <w:rPr>
          <w:rFonts w:eastAsia="Times New Roman"/>
        </w:rPr>
        <w:t>.4</w:t>
      </w:r>
      <w:r w:rsidRPr="00F41E06">
        <w:rPr>
          <w:rFonts w:eastAsia="Times New Roman"/>
        </w:rPr>
        <w:t>.</w:t>
      </w:r>
    </w:p>
    <w:p w14:paraId="631DF3EC" w14:textId="1DB374A8" w:rsidR="004E1D4D" w:rsidRPr="00990DF1" w:rsidRDefault="004E1D4D" w:rsidP="00034875">
      <w:pPr>
        <w:ind w:firstLine="0"/>
        <w:jc w:val="right"/>
        <w:rPr>
          <w:rFonts w:eastAsia="Times New Roman"/>
          <w:b/>
        </w:rPr>
      </w:pPr>
      <w:bookmarkStart w:id="208" w:name="_Ref291088159"/>
      <w:r w:rsidRPr="00990DF1">
        <w:rPr>
          <w:rFonts w:eastAsia="Times New Roman"/>
          <w:b/>
        </w:rPr>
        <w:t xml:space="preserve">Таблица </w:t>
      </w:r>
      <w:r w:rsidR="00A71FE8">
        <w:rPr>
          <w:rFonts w:eastAsia="Times New Roman"/>
          <w:b/>
        </w:rPr>
        <w:t>4</w:t>
      </w:r>
      <w:r w:rsidRPr="00990DF1">
        <w:rPr>
          <w:rFonts w:eastAsia="Times New Roman"/>
          <w:b/>
        </w:rPr>
        <w:t>.</w:t>
      </w:r>
      <w:bookmarkEnd w:id="208"/>
      <w:r w:rsidRPr="00990DF1">
        <w:rPr>
          <w:rFonts w:eastAsia="Times New Roman"/>
          <w:b/>
        </w:rPr>
        <w:t>5</w:t>
      </w:r>
    </w:p>
    <w:p w14:paraId="0F2381A6" w14:textId="77777777" w:rsidR="004E1D4D" w:rsidRPr="00F41E06" w:rsidRDefault="004E1D4D" w:rsidP="00034875">
      <w:pPr>
        <w:pStyle w:val="ad"/>
        <w:spacing w:after="0"/>
      </w:pPr>
      <w:r w:rsidRPr="00F41E06">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4E1D4D" w:rsidRPr="00F41E06" w14:paraId="6576CE42" w14:textId="77777777" w:rsidTr="00A838B1">
        <w:trPr>
          <w:trHeight w:val="1007"/>
          <w:jc w:val="center"/>
        </w:trPr>
        <w:tc>
          <w:tcPr>
            <w:tcW w:w="622" w:type="dxa"/>
            <w:vAlign w:val="center"/>
          </w:tcPr>
          <w:p w14:paraId="603179C5"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5196ACF"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B2364CA"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37DE47D7"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E1D4D" w:rsidRPr="00F41E06" w14:paraId="0DCA1DC2" w14:textId="77777777" w:rsidTr="00A838B1">
        <w:trPr>
          <w:trHeight w:val="271"/>
          <w:jc w:val="center"/>
        </w:trPr>
        <w:tc>
          <w:tcPr>
            <w:tcW w:w="622" w:type="dxa"/>
          </w:tcPr>
          <w:p w14:paraId="19D39AF0"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65EB9E4F" w14:textId="77777777" w:rsidR="004E1D4D" w:rsidRPr="004D6782" w:rsidRDefault="004E1D4D" w:rsidP="00034875">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7D5F29F1" w14:textId="6FB4D684" w:rsidR="004E1D4D" w:rsidRPr="004D6782" w:rsidRDefault="004E1D4D" w:rsidP="00034875">
            <w:pPr>
              <w:ind w:firstLine="10"/>
              <w:jc w:val="center"/>
              <w:rPr>
                <w:rFonts w:eastAsia="Times New Roman"/>
                <w:sz w:val="24"/>
                <w:szCs w:val="24"/>
              </w:rPr>
            </w:pPr>
            <w:r w:rsidRPr="00976259">
              <w:t>786 125</w:t>
            </w:r>
          </w:p>
        </w:tc>
        <w:tc>
          <w:tcPr>
            <w:tcW w:w="2188" w:type="dxa"/>
            <w:vAlign w:val="center"/>
          </w:tcPr>
          <w:p w14:paraId="46D8FF62" w14:textId="77777777" w:rsidR="004E1D4D" w:rsidRPr="00A56CA4" w:rsidRDefault="004E1D4D" w:rsidP="00034875">
            <w:pPr>
              <w:ind w:firstLine="0"/>
              <w:jc w:val="center"/>
              <w:rPr>
                <w:rFonts w:eastAsia="Times New Roman"/>
              </w:rPr>
            </w:pPr>
            <w:r w:rsidRPr="00A56CA4">
              <w:t>56,20</w:t>
            </w:r>
          </w:p>
        </w:tc>
      </w:tr>
      <w:tr w:rsidR="004E1D4D" w:rsidRPr="00F41E06" w14:paraId="11ACDC09" w14:textId="77777777" w:rsidTr="00D7318A">
        <w:trPr>
          <w:jc w:val="center"/>
        </w:trPr>
        <w:tc>
          <w:tcPr>
            <w:tcW w:w="622" w:type="dxa"/>
          </w:tcPr>
          <w:p w14:paraId="1DE45613"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5BC6CC06"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748DFA10" w14:textId="440F0761" w:rsidR="004E1D4D" w:rsidRPr="004D6782" w:rsidRDefault="004E1D4D" w:rsidP="00034875">
            <w:pPr>
              <w:ind w:firstLine="10"/>
              <w:jc w:val="center"/>
            </w:pPr>
            <w:r>
              <w:t>95 702</w:t>
            </w:r>
          </w:p>
        </w:tc>
        <w:tc>
          <w:tcPr>
            <w:tcW w:w="2188" w:type="dxa"/>
            <w:vAlign w:val="center"/>
          </w:tcPr>
          <w:p w14:paraId="05BF29A2" w14:textId="77777777" w:rsidR="004E1D4D" w:rsidRPr="00A56CA4" w:rsidRDefault="004E1D4D" w:rsidP="00034875">
            <w:pPr>
              <w:ind w:firstLine="0"/>
              <w:jc w:val="center"/>
            </w:pPr>
            <w:r w:rsidRPr="00A56CA4">
              <w:t>6,84</w:t>
            </w:r>
          </w:p>
        </w:tc>
      </w:tr>
      <w:tr w:rsidR="004E1D4D" w:rsidRPr="00F41E06" w14:paraId="5BECE5E3" w14:textId="77777777" w:rsidTr="00D7318A">
        <w:trPr>
          <w:jc w:val="center"/>
        </w:trPr>
        <w:tc>
          <w:tcPr>
            <w:tcW w:w="622" w:type="dxa"/>
          </w:tcPr>
          <w:p w14:paraId="2F81F0E1"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2702B6A4"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2E256F52" w14:textId="77777777" w:rsidR="004E1D4D" w:rsidRPr="004D6782" w:rsidRDefault="004E1D4D" w:rsidP="00034875">
            <w:pPr>
              <w:ind w:firstLine="10"/>
              <w:jc w:val="center"/>
            </w:pPr>
            <w:r>
              <w:t>134 572</w:t>
            </w:r>
          </w:p>
        </w:tc>
        <w:tc>
          <w:tcPr>
            <w:tcW w:w="2188" w:type="dxa"/>
            <w:vAlign w:val="center"/>
          </w:tcPr>
          <w:p w14:paraId="6D2C6A0A" w14:textId="77777777" w:rsidR="004E1D4D" w:rsidRPr="00A56CA4" w:rsidRDefault="004E1D4D" w:rsidP="00034875">
            <w:pPr>
              <w:ind w:firstLine="0"/>
              <w:jc w:val="center"/>
            </w:pPr>
            <w:r w:rsidRPr="00A56CA4">
              <w:t>9,62</w:t>
            </w:r>
          </w:p>
        </w:tc>
      </w:tr>
      <w:tr w:rsidR="004E1D4D" w:rsidRPr="00F41E06" w14:paraId="2AD602C2" w14:textId="77777777" w:rsidTr="00D7318A">
        <w:trPr>
          <w:jc w:val="center"/>
        </w:trPr>
        <w:tc>
          <w:tcPr>
            <w:tcW w:w="622" w:type="dxa"/>
          </w:tcPr>
          <w:p w14:paraId="2A3C10CE"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5D5D726B"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64FB6CED" w14:textId="77777777" w:rsidR="004E1D4D" w:rsidRPr="00B105A9" w:rsidRDefault="004E1D4D" w:rsidP="00034875">
            <w:pPr>
              <w:ind w:firstLine="10"/>
              <w:jc w:val="center"/>
            </w:pPr>
            <w:r>
              <w:t>78 986</w:t>
            </w:r>
          </w:p>
        </w:tc>
        <w:tc>
          <w:tcPr>
            <w:tcW w:w="2188" w:type="dxa"/>
            <w:vAlign w:val="center"/>
          </w:tcPr>
          <w:p w14:paraId="1C8EBC2E" w14:textId="77777777" w:rsidR="004E1D4D" w:rsidRPr="00A56CA4" w:rsidRDefault="004E1D4D" w:rsidP="00034875">
            <w:pPr>
              <w:ind w:firstLine="0"/>
              <w:jc w:val="center"/>
            </w:pPr>
            <w:r w:rsidRPr="00A56CA4">
              <w:t>5,65</w:t>
            </w:r>
          </w:p>
        </w:tc>
      </w:tr>
      <w:tr w:rsidR="004E1D4D" w:rsidRPr="00F41E06" w14:paraId="32D48129" w14:textId="77777777" w:rsidTr="00D7318A">
        <w:trPr>
          <w:jc w:val="center"/>
        </w:trPr>
        <w:tc>
          <w:tcPr>
            <w:tcW w:w="622" w:type="dxa"/>
          </w:tcPr>
          <w:p w14:paraId="6F34A25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5144E9F3"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5BD00357" w14:textId="77777777" w:rsidR="004E1D4D" w:rsidRPr="00B105A9" w:rsidRDefault="004E1D4D" w:rsidP="00034875">
            <w:pPr>
              <w:ind w:firstLine="10"/>
              <w:jc w:val="center"/>
            </w:pPr>
            <w:r>
              <w:t>-</w:t>
            </w:r>
          </w:p>
        </w:tc>
        <w:tc>
          <w:tcPr>
            <w:tcW w:w="2188" w:type="dxa"/>
            <w:vAlign w:val="center"/>
          </w:tcPr>
          <w:p w14:paraId="561D084E" w14:textId="77777777" w:rsidR="004E1D4D" w:rsidRPr="00B105A9" w:rsidRDefault="004E1D4D" w:rsidP="00034875">
            <w:pPr>
              <w:ind w:firstLine="0"/>
              <w:jc w:val="center"/>
            </w:pPr>
            <w:r>
              <w:t>-</w:t>
            </w:r>
          </w:p>
        </w:tc>
      </w:tr>
      <w:tr w:rsidR="004E1D4D" w:rsidRPr="00F41E06" w14:paraId="075CF9F5" w14:textId="77777777" w:rsidTr="00D7318A">
        <w:trPr>
          <w:jc w:val="center"/>
        </w:trPr>
        <w:tc>
          <w:tcPr>
            <w:tcW w:w="622" w:type="dxa"/>
          </w:tcPr>
          <w:p w14:paraId="1D6BE02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4E832557"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183C4709" w14:textId="77777777" w:rsidR="004E1D4D" w:rsidRPr="00B105A9" w:rsidRDefault="004E1D4D" w:rsidP="00034875">
            <w:pPr>
              <w:ind w:firstLine="10"/>
              <w:jc w:val="center"/>
            </w:pPr>
            <w:r>
              <w:t>-</w:t>
            </w:r>
          </w:p>
        </w:tc>
        <w:tc>
          <w:tcPr>
            <w:tcW w:w="2188" w:type="dxa"/>
            <w:vAlign w:val="center"/>
          </w:tcPr>
          <w:p w14:paraId="5B7DE23C" w14:textId="77777777" w:rsidR="004E1D4D" w:rsidRPr="00B105A9" w:rsidRDefault="004E1D4D" w:rsidP="00034875">
            <w:pPr>
              <w:ind w:firstLine="0"/>
              <w:jc w:val="center"/>
            </w:pPr>
            <w:r>
              <w:t>-</w:t>
            </w:r>
          </w:p>
        </w:tc>
      </w:tr>
      <w:tr w:rsidR="004E1D4D" w:rsidRPr="00F41E06" w14:paraId="73FC5F85" w14:textId="77777777" w:rsidTr="00D7318A">
        <w:trPr>
          <w:jc w:val="center"/>
        </w:trPr>
        <w:tc>
          <w:tcPr>
            <w:tcW w:w="622" w:type="dxa"/>
          </w:tcPr>
          <w:p w14:paraId="14EDDD89"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045886B9"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5335124A" w14:textId="77777777" w:rsidR="004E1D4D" w:rsidRPr="004D6782" w:rsidRDefault="004E1D4D" w:rsidP="00034875">
            <w:pPr>
              <w:ind w:firstLine="10"/>
              <w:jc w:val="center"/>
            </w:pPr>
            <w:r>
              <w:t>-</w:t>
            </w:r>
          </w:p>
        </w:tc>
        <w:tc>
          <w:tcPr>
            <w:tcW w:w="2188" w:type="dxa"/>
            <w:vAlign w:val="center"/>
          </w:tcPr>
          <w:p w14:paraId="360B8BBB" w14:textId="77777777" w:rsidR="004E1D4D" w:rsidRPr="004D6782" w:rsidRDefault="004E1D4D" w:rsidP="00034875">
            <w:pPr>
              <w:ind w:firstLine="0"/>
              <w:jc w:val="center"/>
            </w:pPr>
            <w:r>
              <w:t>-</w:t>
            </w:r>
          </w:p>
        </w:tc>
      </w:tr>
      <w:tr w:rsidR="004E1D4D" w:rsidRPr="00F41E06" w14:paraId="182BB760" w14:textId="77777777" w:rsidTr="00D7318A">
        <w:trPr>
          <w:jc w:val="center"/>
        </w:trPr>
        <w:tc>
          <w:tcPr>
            <w:tcW w:w="622" w:type="dxa"/>
          </w:tcPr>
          <w:p w14:paraId="33E9624F"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1B6D473E"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4A52E77F" w14:textId="77777777" w:rsidR="004E1D4D" w:rsidRPr="004D6782" w:rsidRDefault="004E1D4D" w:rsidP="00034875">
            <w:pPr>
              <w:ind w:firstLine="10"/>
              <w:jc w:val="center"/>
            </w:pPr>
            <w:r>
              <w:t>4 200</w:t>
            </w:r>
          </w:p>
        </w:tc>
        <w:tc>
          <w:tcPr>
            <w:tcW w:w="2188" w:type="dxa"/>
            <w:vAlign w:val="center"/>
          </w:tcPr>
          <w:p w14:paraId="6987C209" w14:textId="77777777" w:rsidR="004E1D4D" w:rsidRPr="00A56CA4" w:rsidRDefault="004E1D4D" w:rsidP="00034875">
            <w:pPr>
              <w:ind w:firstLine="0"/>
              <w:jc w:val="center"/>
            </w:pPr>
            <w:r w:rsidRPr="00A56CA4">
              <w:t>0,30</w:t>
            </w:r>
          </w:p>
        </w:tc>
      </w:tr>
      <w:tr w:rsidR="004E1D4D" w:rsidRPr="00F41E06" w14:paraId="54AD961C" w14:textId="77777777" w:rsidTr="00D7318A">
        <w:trPr>
          <w:jc w:val="center"/>
        </w:trPr>
        <w:tc>
          <w:tcPr>
            <w:tcW w:w="622" w:type="dxa"/>
          </w:tcPr>
          <w:p w14:paraId="6026AB20"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467FCEE1" w14:textId="77777777" w:rsidR="004E1D4D" w:rsidRPr="004D6782" w:rsidRDefault="004E1D4D" w:rsidP="00034875">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303068ED" w14:textId="77777777" w:rsidR="004E1D4D" w:rsidRPr="004D6782" w:rsidRDefault="004E1D4D" w:rsidP="00034875">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4C36281C" w14:textId="77777777" w:rsidR="004E1D4D" w:rsidRPr="00A56CA4" w:rsidRDefault="004E1D4D" w:rsidP="00034875">
            <w:pPr>
              <w:ind w:firstLine="0"/>
              <w:jc w:val="center"/>
              <w:rPr>
                <w:sz w:val="24"/>
              </w:rPr>
            </w:pPr>
            <w:r w:rsidRPr="00A56CA4">
              <w:rPr>
                <w:sz w:val="24"/>
              </w:rPr>
              <w:t>21,39</w:t>
            </w:r>
          </w:p>
        </w:tc>
      </w:tr>
      <w:tr w:rsidR="004E1D4D" w:rsidRPr="00F41E06" w14:paraId="1C0EE87B" w14:textId="77777777" w:rsidTr="00D7318A">
        <w:trPr>
          <w:jc w:val="center"/>
        </w:trPr>
        <w:tc>
          <w:tcPr>
            <w:tcW w:w="5537" w:type="dxa"/>
            <w:gridSpan w:val="2"/>
          </w:tcPr>
          <w:p w14:paraId="22648525" w14:textId="77777777" w:rsidR="004E1D4D" w:rsidRPr="009E5292" w:rsidRDefault="004E1D4D" w:rsidP="00034875">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05548F2C" w14:textId="77777777" w:rsidR="004E1D4D" w:rsidRPr="00976259" w:rsidRDefault="004E1D4D" w:rsidP="00034875">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18053D57" w14:textId="77777777" w:rsidR="004E1D4D" w:rsidRPr="009E5292" w:rsidRDefault="004E1D4D" w:rsidP="00034875">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02F9812B" w14:textId="77777777" w:rsidR="004E1D4D" w:rsidRPr="00955DA0" w:rsidRDefault="004E1D4D" w:rsidP="00034875"/>
    <w:p w14:paraId="38DCF0DD" w14:textId="77777777" w:rsidR="004E1D4D" w:rsidRDefault="004E1D4D" w:rsidP="00034875">
      <w:pPr>
        <w:ind w:firstLine="0"/>
        <w:jc w:val="center"/>
      </w:pPr>
      <w:r w:rsidRPr="006E242E">
        <w:rPr>
          <w:noProof/>
          <w:lang w:eastAsia="ru-RU"/>
        </w:rPr>
        <w:lastRenderedPageBreak/>
        <w:drawing>
          <wp:inline distT="0" distB="0" distL="0" distR="0" wp14:anchorId="0EF9B0B7" wp14:editId="1BFD1F05">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797" cy="3829584"/>
                    </a:xfrm>
                    <a:prstGeom prst="rect">
                      <a:avLst/>
                    </a:prstGeom>
                  </pic:spPr>
                </pic:pic>
              </a:graphicData>
            </a:graphic>
          </wp:inline>
        </w:drawing>
      </w:r>
    </w:p>
    <w:p w14:paraId="0F112881" w14:textId="51B1A960" w:rsidR="004E1D4D" w:rsidRPr="00D0163F" w:rsidRDefault="004E1D4D" w:rsidP="00034875">
      <w:pPr>
        <w:pStyle w:val="ad"/>
        <w:spacing w:after="0"/>
      </w:pPr>
      <w:r w:rsidRPr="00D0163F">
        <w:t xml:space="preserve">Рис. </w:t>
      </w:r>
      <w:r w:rsidR="00A71FE8">
        <w:t>4</w:t>
      </w:r>
      <w:r w:rsidRPr="00D0163F">
        <w:t>.</w:t>
      </w:r>
      <w:r>
        <w:t>4</w:t>
      </w:r>
      <w:r w:rsidRPr="00D0163F">
        <w:t>. Структура себестоимости программного продукта</w:t>
      </w:r>
    </w:p>
    <w:p w14:paraId="204B9BA8" w14:textId="77777777" w:rsidR="004E1D4D" w:rsidRDefault="004E1D4D" w:rsidP="00034875"/>
    <w:p w14:paraId="06315AEF" w14:textId="78A22E27" w:rsidR="001F6E62" w:rsidRPr="00D0163F" w:rsidRDefault="001F6E62" w:rsidP="00034875">
      <w:pPr>
        <w:ind w:firstLine="0"/>
        <w:jc w:val="center"/>
        <w:rPr>
          <w:b/>
          <w:i/>
          <w:sz w:val="24"/>
          <w:szCs w:val="24"/>
        </w:rPr>
      </w:pPr>
    </w:p>
    <w:p w14:paraId="2E7A24B1" w14:textId="77777777" w:rsidR="001F6E62" w:rsidRDefault="001F6E62" w:rsidP="00034875"/>
    <w:p w14:paraId="4A5715BE" w14:textId="77777777" w:rsidR="001F6E62" w:rsidRPr="001F6E62" w:rsidRDefault="001F6E62" w:rsidP="00034875"/>
    <w:p w14:paraId="72B06382" w14:textId="37B70E8A" w:rsidR="00C4738B" w:rsidRDefault="00007156" w:rsidP="00034875">
      <w:pPr>
        <w:pStyle w:val="1"/>
      </w:pPr>
      <w:bookmarkStart w:id="209" w:name="_Toc73436491"/>
      <w:r w:rsidRPr="00D163D5">
        <w:rPr>
          <w:caps w:val="0"/>
        </w:rPr>
        <w:lastRenderedPageBreak/>
        <w:t>РАЗРАБОТКА</w:t>
      </w:r>
      <w:r>
        <w:rPr>
          <w:caps w:val="0"/>
        </w:rPr>
        <w:t xml:space="preserve"> ПРОГРАММНОГО ПРОДУКТА</w:t>
      </w:r>
      <w:bookmarkEnd w:id="209"/>
    </w:p>
    <w:p w14:paraId="6EA40A4F" w14:textId="5638EDD3" w:rsidR="00520CCA" w:rsidRDefault="00007156" w:rsidP="00034875">
      <w:pPr>
        <w:pStyle w:val="1"/>
      </w:pPr>
      <w:bookmarkStart w:id="210" w:name="_Toc73436492"/>
      <w:r w:rsidRPr="00520CCA">
        <w:rPr>
          <w:caps w:val="0"/>
        </w:rPr>
        <w:lastRenderedPageBreak/>
        <w:t>ЭКСПЕРИМЕНТАЛЬНАЯ</w:t>
      </w:r>
      <w:r>
        <w:rPr>
          <w:caps w:val="0"/>
        </w:rPr>
        <w:t xml:space="preserve"> ЧАСТЬ</w:t>
      </w:r>
      <w:bookmarkEnd w:id="210"/>
    </w:p>
    <w:p w14:paraId="262C6CD7" w14:textId="77777777" w:rsidR="00520CCA" w:rsidRDefault="00520CCA" w:rsidP="00034875">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11583C90" w14:textId="77777777" w:rsidR="00520CCA" w:rsidRDefault="00520CCA" w:rsidP="000D04AF">
      <w:pPr>
        <w:pStyle w:val="a6"/>
        <w:numPr>
          <w:ilvl w:val="0"/>
          <w:numId w:val="26"/>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01182C98" w14:textId="77777777" w:rsidR="00520CCA" w:rsidRDefault="00520CCA" w:rsidP="000D04AF">
      <w:pPr>
        <w:pStyle w:val="a6"/>
        <w:numPr>
          <w:ilvl w:val="0"/>
          <w:numId w:val="26"/>
        </w:numPr>
      </w:pPr>
      <w:r>
        <w:t>модульное тестирование;</w:t>
      </w:r>
    </w:p>
    <w:p w14:paraId="17737340" w14:textId="77777777" w:rsidR="00520CCA" w:rsidRDefault="00520CCA" w:rsidP="000D04AF">
      <w:pPr>
        <w:pStyle w:val="a6"/>
        <w:numPr>
          <w:ilvl w:val="0"/>
          <w:numId w:val="26"/>
        </w:numPr>
      </w:pPr>
      <w:proofErr w:type="spellStart"/>
      <w:r>
        <w:t>кроссбраузерное</w:t>
      </w:r>
      <w:proofErr w:type="spellEnd"/>
      <w:r>
        <w:t xml:space="preserve"> тестирование интерфейсов пользовательской части.</w:t>
      </w:r>
    </w:p>
    <w:p w14:paraId="43192249" w14:textId="77777777" w:rsidR="00520CCA" w:rsidRDefault="00520CCA" w:rsidP="000D04AF">
      <w:pPr>
        <w:pStyle w:val="2"/>
        <w:numPr>
          <w:ilvl w:val="1"/>
          <w:numId w:val="27"/>
        </w:numPr>
      </w:pPr>
      <w:bookmarkStart w:id="211" w:name="_Toc73436493"/>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211"/>
    </w:p>
    <w:p w14:paraId="36452D2A" w14:textId="2F4FB8CE" w:rsidR="00520CCA" w:rsidRDefault="00520CCA" w:rsidP="00034875">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rsidR="0083324B">
        <w:fldChar w:fldCharType="begin"/>
      </w:r>
      <w:r w:rsidR="0083324B">
        <w:instrText xml:space="preserve"> REF _Ref72687001 \r \h </w:instrText>
      </w:r>
      <w:r w:rsidR="0083324B">
        <w:fldChar w:fldCharType="separate"/>
      </w:r>
      <w:r w:rsidR="0083324B">
        <w:t>12</w:t>
      </w:r>
      <w:r w:rsidR="0083324B">
        <w:fldChar w:fldCharType="end"/>
      </w:r>
      <w:r w:rsidR="00B873C6">
        <w:fldChar w:fldCharType="begin"/>
      </w:r>
      <w:r w:rsidR="00B873C6">
        <w:instrText xml:space="preserve"> REF _Ref72675731 \r \h </w:instrText>
      </w:r>
      <w:r w:rsidR="00B873C6">
        <w:fldChar w:fldCharType="end"/>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16E26FF0" w14:textId="77777777" w:rsidR="00520CCA" w:rsidRDefault="00520CCA" w:rsidP="00034875">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07ED0F33" w14:textId="77777777" w:rsidR="00520CCA" w:rsidRDefault="00520CCA" w:rsidP="000D04AF">
      <w:pPr>
        <w:pStyle w:val="a6"/>
        <w:numPr>
          <w:ilvl w:val="0"/>
          <w:numId w:val="34"/>
        </w:numPr>
        <w:ind w:left="1560" w:hanging="426"/>
        <w:rPr>
          <w:lang w:val="en-US"/>
        </w:rPr>
      </w:pPr>
      <w:r>
        <w:rPr>
          <w:lang w:val="en-US"/>
        </w:rPr>
        <w:t>m</w:t>
      </w:r>
      <w:r w:rsidRPr="00305B80">
        <w:rPr>
          <w:lang w:val="en-US"/>
        </w:rPr>
        <w:t>essages;</w:t>
      </w:r>
    </w:p>
    <w:p w14:paraId="2C6CD62B" w14:textId="77777777" w:rsidR="00520CCA" w:rsidRDefault="00520CCA" w:rsidP="000D04AF">
      <w:pPr>
        <w:pStyle w:val="a6"/>
        <w:numPr>
          <w:ilvl w:val="0"/>
          <w:numId w:val="34"/>
        </w:numPr>
        <w:ind w:left="1560" w:hanging="426"/>
        <w:rPr>
          <w:lang w:val="en-US"/>
        </w:rPr>
      </w:pPr>
      <w:r>
        <w:rPr>
          <w:lang w:val="en-US"/>
        </w:rPr>
        <w:t>users;</w:t>
      </w:r>
    </w:p>
    <w:p w14:paraId="666103C3" w14:textId="77777777" w:rsidR="00520CCA" w:rsidRDefault="00520CCA" w:rsidP="000D04AF">
      <w:pPr>
        <w:pStyle w:val="a6"/>
        <w:numPr>
          <w:ilvl w:val="0"/>
          <w:numId w:val="34"/>
        </w:numPr>
        <w:ind w:left="1560" w:hanging="426"/>
        <w:rPr>
          <w:lang w:val="en-US"/>
        </w:rPr>
      </w:pPr>
      <w:r>
        <w:rPr>
          <w:lang w:val="en-US"/>
        </w:rPr>
        <w:t>contacts;</w:t>
      </w:r>
    </w:p>
    <w:p w14:paraId="32DA4F5E" w14:textId="77777777" w:rsidR="00520CCA" w:rsidRDefault="00520CCA" w:rsidP="000D04AF">
      <w:pPr>
        <w:pStyle w:val="a6"/>
        <w:numPr>
          <w:ilvl w:val="0"/>
          <w:numId w:val="34"/>
        </w:numPr>
        <w:ind w:left="1560" w:hanging="426"/>
        <w:rPr>
          <w:lang w:val="en-US"/>
        </w:rPr>
      </w:pPr>
      <w:r>
        <w:rPr>
          <w:lang w:val="en-US"/>
        </w:rPr>
        <w:t>files;</w:t>
      </w:r>
    </w:p>
    <w:p w14:paraId="7C23A8D4" w14:textId="77777777" w:rsidR="00520CCA" w:rsidRDefault="00520CCA" w:rsidP="000D04AF">
      <w:pPr>
        <w:pStyle w:val="a6"/>
        <w:numPr>
          <w:ilvl w:val="0"/>
          <w:numId w:val="34"/>
        </w:numPr>
        <w:ind w:left="1560" w:hanging="426"/>
        <w:rPr>
          <w:lang w:val="en-US"/>
        </w:rPr>
      </w:pPr>
      <w:r>
        <w:rPr>
          <w:lang w:val="en-US"/>
        </w:rPr>
        <w:t>delivery-services;</w:t>
      </w:r>
    </w:p>
    <w:p w14:paraId="7F10CB7E" w14:textId="77777777" w:rsidR="00520CCA" w:rsidRDefault="00520CCA" w:rsidP="000D04AF">
      <w:pPr>
        <w:pStyle w:val="a6"/>
        <w:numPr>
          <w:ilvl w:val="0"/>
          <w:numId w:val="34"/>
        </w:numPr>
        <w:ind w:left="1560" w:hanging="426"/>
        <w:rPr>
          <w:lang w:val="en-US"/>
        </w:rPr>
      </w:pPr>
      <w:r>
        <w:rPr>
          <w:lang w:val="en-US"/>
        </w:rPr>
        <w:t>delivery-queues;</w:t>
      </w:r>
    </w:p>
    <w:p w14:paraId="425B91FE" w14:textId="77777777" w:rsidR="00520CCA" w:rsidRDefault="00520CCA" w:rsidP="000D04AF">
      <w:pPr>
        <w:pStyle w:val="a6"/>
        <w:numPr>
          <w:ilvl w:val="0"/>
          <w:numId w:val="34"/>
        </w:numPr>
        <w:ind w:left="1560" w:hanging="426"/>
        <w:rPr>
          <w:lang w:val="en-US"/>
        </w:rPr>
      </w:pPr>
      <w:r>
        <w:rPr>
          <w:lang w:val="en-US"/>
        </w:rPr>
        <w:t>accesses;</w:t>
      </w:r>
    </w:p>
    <w:p w14:paraId="4DFC826F" w14:textId="77777777" w:rsidR="00520CCA" w:rsidRPr="00305B80" w:rsidRDefault="00520CCA" w:rsidP="000D04AF">
      <w:pPr>
        <w:pStyle w:val="a6"/>
        <w:numPr>
          <w:ilvl w:val="0"/>
          <w:numId w:val="34"/>
        </w:numPr>
        <w:ind w:left="1560" w:hanging="426"/>
      </w:pPr>
      <w:r>
        <w:rPr>
          <w:lang w:val="en-US"/>
        </w:rPr>
        <w:t>sales.</w:t>
      </w:r>
    </w:p>
    <w:p w14:paraId="6B24A8E6" w14:textId="02F47CA9" w:rsidR="00520CCA" w:rsidRDefault="00520CCA" w:rsidP="00034875">
      <w:r>
        <w:t>Пример тестов представлены в таблице 7.1.</w:t>
      </w:r>
      <w:r>
        <w:br w:type="page"/>
      </w:r>
    </w:p>
    <w:p w14:paraId="787071D1" w14:textId="321B07A4" w:rsidR="00520CCA" w:rsidRDefault="00520CCA" w:rsidP="00034875">
      <w:pPr>
        <w:jc w:val="right"/>
        <w:rPr>
          <w:b/>
        </w:rPr>
      </w:pPr>
      <w:r w:rsidRPr="00520CCA">
        <w:rPr>
          <w:b/>
        </w:rPr>
        <w:lastRenderedPageBreak/>
        <w:t>Таблица 7.1.</w:t>
      </w:r>
    </w:p>
    <w:p w14:paraId="5200DE6B" w14:textId="4DEB66A2" w:rsidR="00520CCA" w:rsidRDefault="00520CCA" w:rsidP="00034875">
      <w:pPr>
        <w:pStyle w:val="ad"/>
        <w:spacing w:after="0"/>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B873C6" w14:paraId="21A6D354" w14:textId="77777777" w:rsidTr="0083324B">
        <w:tc>
          <w:tcPr>
            <w:tcW w:w="988" w:type="dxa"/>
            <w:vAlign w:val="center"/>
          </w:tcPr>
          <w:p w14:paraId="0DAA40C9" w14:textId="3CEEAC67" w:rsidR="00B873C6" w:rsidRPr="0083324B" w:rsidRDefault="0083324B" w:rsidP="003F4B7B">
            <w:pPr>
              <w:ind w:firstLine="0"/>
              <w:jc w:val="center"/>
              <w:rPr>
                <w:b/>
              </w:rPr>
            </w:pPr>
            <w:r>
              <w:rPr>
                <w:b/>
              </w:rPr>
              <w:t>№</w:t>
            </w:r>
            <w:r w:rsidR="00B873C6" w:rsidRPr="0083324B">
              <w:rPr>
                <w:b/>
              </w:rPr>
              <w:t xml:space="preserve"> теста</w:t>
            </w:r>
          </w:p>
        </w:tc>
        <w:tc>
          <w:tcPr>
            <w:tcW w:w="1559" w:type="dxa"/>
            <w:vAlign w:val="center"/>
          </w:tcPr>
          <w:p w14:paraId="578413B1" w14:textId="77777777" w:rsidR="00B873C6" w:rsidRPr="0083324B" w:rsidRDefault="00B873C6" w:rsidP="003F4B7B">
            <w:pPr>
              <w:ind w:firstLine="0"/>
              <w:jc w:val="center"/>
              <w:rPr>
                <w:b/>
              </w:rPr>
            </w:pPr>
            <w:r w:rsidRPr="0083324B">
              <w:rPr>
                <w:b/>
              </w:rPr>
              <w:t>Входные данные</w:t>
            </w:r>
          </w:p>
        </w:tc>
        <w:tc>
          <w:tcPr>
            <w:tcW w:w="4819" w:type="dxa"/>
            <w:vAlign w:val="center"/>
          </w:tcPr>
          <w:p w14:paraId="00F461BE" w14:textId="77777777" w:rsidR="00B873C6" w:rsidRPr="0083324B" w:rsidRDefault="00B873C6" w:rsidP="003F4B7B">
            <w:pPr>
              <w:ind w:firstLine="0"/>
              <w:jc w:val="center"/>
              <w:rPr>
                <w:b/>
              </w:rPr>
            </w:pPr>
            <w:r w:rsidRPr="0083324B">
              <w:rPr>
                <w:b/>
              </w:rPr>
              <w:t>Ожидаемый результат</w:t>
            </w:r>
          </w:p>
        </w:tc>
        <w:tc>
          <w:tcPr>
            <w:tcW w:w="1979" w:type="dxa"/>
            <w:vAlign w:val="center"/>
          </w:tcPr>
          <w:p w14:paraId="3A5673D7" w14:textId="77777777" w:rsidR="00B873C6" w:rsidRPr="0083324B" w:rsidRDefault="00B873C6" w:rsidP="003F4B7B">
            <w:pPr>
              <w:ind w:firstLine="0"/>
              <w:jc w:val="center"/>
              <w:rPr>
                <w:b/>
              </w:rPr>
            </w:pPr>
            <w:r w:rsidRPr="0083324B">
              <w:rPr>
                <w:b/>
              </w:rPr>
              <w:t>Соответствие полученного результата ожидаемому</w:t>
            </w:r>
          </w:p>
        </w:tc>
      </w:tr>
      <w:tr w:rsidR="00B873C6" w:rsidRPr="004546A3" w14:paraId="7DB5EC75" w14:textId="77777777" w:rsidTr="0083324B">
        <w:tc>
          <w:tcPr>
            <w:tcW w:w="988" w:type="dxa"/>
          </w:tcPr>
          <w:p w14:paraId="180602C1" w14:textId="77777777" w:rsidR="00B873C6" w:rsidRDefault="00B873C6" w:rsidP="003F4B7B">
            <w:pPr>
              <w:ind w:firstLine="0"/>
              <w:jc w:val="center"/>
            </w:pPr>
            <w:r>
              <w:t>1</w:t>
            </w:r>
          </w:p>
        </w:tc>
        <w:tc>
          <w:tcPr>
            <w:tcW w:w="1559" w:type="dxa"/>
          </w:tcPr>
          <w:p w14:paraId="39A4534C" w14:textId="77777777" w:rsidR="00B873C6" w:rsidRPr="004546A3" w:rsidRDefault="00B873C6" w:rsidP="003F4B7B">
            <w:pPr>
              <w:ind w:firstLine="0"/>
              <w:jc w:val="center"/>
              <w:rPr>
                <w:lang w:val="en-US"/>
              </w:rPr>
            </w:pPr>
            <w:r>
              <w:t xml:space="preserve">Запрос: </w:t>
            </w:r>
            <w:r w:rsidRPr="004546A3">
              <w:rPr>
                <w:lang w:val="en-US"/>
              </w:rPr>
              <w:t>GET https://localhost:44306/api/messages/list HTTP/1.1</w:t>
            </w:r>
          </w:p>
        </w:tc>
        <w:tc>
          <w:tcPr>
            <w:tcW w:w="4819" w:type="dxa"/>
          </w:tcPr>
          <w:p w14:paraId="701C5263" w14:textId="77777777" w:rsidR="00B873C6" w:rsidRPr="002C7A78" w:rsidRDefault="00B873C6" w:rsidP="003F4B7B">
            <w:pPr>
              <w:spacing w:line="240" w:lineRule="auto"/>
              <w:ind w:firstLine="0"/>
              <w:jc w:val="left"/>
              <w:rPr>
                <w:sz w:val="24"/>
                <w:lang w:val="en-US"/>
              </w:rPr>
            </w:pPr>
            <w:r w:rsidRPr="002C7A78">
              <w:rPr>
                <w:sz w:val="24"/>
                <w:lang w:val="en-US"/>
              </w:rPr>
              <w:t>{</w:t>
            </w:r>
          </w:p>
          <w:p w14:paraId="0991A0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attachedFiles</w:t>
            </w:r>
            <w:proofErr w:type="spellEnd"/>
            <w:r w:rsidRPr="002C7A78">
              <w:rPr>
                <w:sz w:val="24"/>
                <w:lang w:val="en-US"/>
              </w:rPr>
              <w:t>": null,</w:t>
            </w:r>
          </w:p>
          <w:p w14:paraId="32CBA29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492968D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54A83F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59ABB3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2C0D399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1268604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494263A0"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12F4D72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55EFC25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69FEAFF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6AB23B7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52A0847F" w14:textId="77777777" w:rsidR="00B873C6" w:rsidRPr="002C7A78" w:rsidRDefault="00B873C6" w:rsidP="003F4B7B">
            <w:pPr>
              <w:spacing w:line="240" w:lineRule="auto"/>
              <w:ind w:firstLine="0"/>
              <w:jc w:val="left"/>
              <w:rPr>
                <w:sz w:val="24"/>
                <w:lang w:val="en-US"/>
              </w:rPr>
            </w:pPr>
            <w:r w:rsidRPr="002C7A78">
              <w:rPr>
                <w:sz w:val="24"/>
                <w:lang w:val="en-US"/>
              </w:rPr>
              <w:t xml:space="preserve">      "user": {</w:t>
            </w:r>
          </w:p>
          <w:p w14:paraId="7307D96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0F2CE38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48222722" w14:textId="77777777" w:rsidR="00B873C6" w:rsidRPr="002C7A78" w:rsidRDefault="00B873C6" w:rsidP="003F4B7B">
            <w:pPr>
              <w:spacing w:line="240" w:lineRule="auto"/>
              <w:ind w:firstLine="0"/>
              <w:jc w:val="left"/>
              <w:rPr>
                <w:sz w:val="24"/>
                <w:lang w:val="en-US"/>
              </w:rPr>
            </w:pPr>
            <w:r w:rsidRPr="002C7A78">
              <w:rPr>
                <w:sz w:val="24"/>
                <w:lang w:val="en-US"/>
              </w:rPr>
              <w:t xml:space="preserve">        "email": "r0bari@yandex.ru",</w:t>
            </w:r>
          </w:p>
          <w:p w14:paraId="614422CF"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0DF848C7" w14:textId="77777777" w:rsidR="00B873C6" w:rsidRPr="002C7A78" w:rsidRDefault="00B873C6" w:rsidP="003F4B7B">
            <w:pPr>
              <w:spacing w:line="240" w:lineRule="auto"/>
              <w:ind w:firstLine="0"/>
              <w:jc w:val="left"/>
              <w:rPr>
                <w:sz w:val="24"/>
                <w:lang w:val="en-US"/>
              </w:rPr>
            </w:pPr>
            <w:r w:rsidRPr="002C7A78">
              <w:rPr>
                <w:sz w:val="24"/>
                <w:lang w:val="en-US"/>
              </w:rPr>
              <w:t xml:space="preserve">        "role": 2</w:t>
            </w:r>
          </w:p>
          <w:p w14:paraId="090CAB26"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
          <w:p w14:paraId="460E94C4"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386DF361" w14:textId="77777777" w:rsidR="00B873C6" w:rsidRPr="002C7A78" w:rsidRDefault="00B873C6" w:rsidP="003F4B7B">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D1E9159" w14:textId="77777777" w:rsidR="00B873C6" w:rsidRPr="002C7A78" w:rsidRDefault="00B873C6" w:rsidP="003F4B7B">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48BAFD9D"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48A05AA8"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4AC2CB14" w14:textId="77777777" w:rsidR="00B873C6" w:rsidRPr="002C7A78" w:rsidRDefault="00B873C6" w:rsidP="003F4B7B">
            <w:pPr>
              <w:spacing w:line="240" w:lineRule="auto"/>
              <w:ind w:firstLine="0"/>
              <w:jc w:val="left"/>
              <w:rPr>
                <w:sz w:val="24"/>
                <w:lang w:val="en-US"/>
              </w:rPr>
            </w:pPr>
            <w:r w:rsidRPr="002C7A78">
              <w:rPr>
                <w:sz w:val="24"/>
                <w:lang w:val="en-US"/>
              </w:rPr>
              <w:t xml:space="preserve">      "size": 50,</w:t>
            </w:r>
          </w:p>
          <w:p w14:paraId="2DF5954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416BDA65"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61A6313A"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3FBB646C"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130861B9"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99AB8E"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79574D02"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2532518B" w14:textId="77777777" w:rsidR="00B873C6" w:rsidRPr="002C7A78" w:rsidRDefault="00B873C6" w:rsidP="003F4B7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66F193D" w14:textId="77777777" w:rsidR="00B873C6" w:rsidRPr="002C7A78" w:rsidRDefault="00B873C6" w:rsidP="003F4B7B">
            <w:pPr>
              <w:spacing w:line="240" w:lineRule="auto"/>
              <w:ind w:firstLine="0"/>
              <w:jc w:val="left"/>
              <w:rPr>
                <w:sz w:val="24"/>
                <w:lang w:val="en-US"/>
              </w:rPr>
            </w:pPr>
            <w:r w:rsidRPr="002C7A78">
              <w:rPr>
                <w:sz w:val="24"/>
                <w:lang w:val="en-US"/>
              </w:rPr>
              <w:t>}</w:t>
            </w:r>
          </w:p>
        </w:tc>
        <w:tc>
          <w:tcPr>
            <w:tcW w:w="1979" w:type="dxa"/>
          </w:tcPr>
          <w:p w14:paraId="3F280789" w14:textId="77777777" w:rsidR="00B873C6" w:rsidRPr="002C7A78" w:rsidRDefault="00B873C6" w:rsidP="003F4B7B">
            <w:pPr>
              <w:spacing w:line="240" w:lineRule="auto"/>
              <w:ind w:firstLine="0"/>
              <w:jc w:val="center"/>
              <w:rPr>
                <w:lang w:val="en-US"/>
              </w:rPr>
            </w:pPr>
            <w:r>
              <w:t>Да</w:t>
            </w:r>
          </w:p>
        </w:tc>
      </w:tr>
    </w:tbl>
    <w:p w14:paraId="3580BA9F" w14:textId="7383D6FD" w:rsidR="0083324B" w:rsidRDefault="0083324B"/>
    <w:p w14:paraId="71A21EC8" w14:textId="5F63235A" w:rsidR="0083324B" w:rsidRDefault="0083324B" w:rsidP="0083324B">
      <w:pPr>
        <w:spacing w:after="160" w:line="259" w:lineRule="auto"/>
        <w:ind w:firstLine="0"/>
        <w:jc w:val="left"/>
      </w:pPr>
      <w:r>
        <w:br w:type="page"/>
      </w:r>
    </w:p>
    <w:tbl>
      <w:tblPr>
        <w:tblStyle w:val="af5"/>
        <w:tblW w:w="0" w:type="auto"/>
        <w:tblInd w:w="0" w:type="dxa"/>
        <w:tblLayout w:type="fixed"/>
        <w:tblLook w:val="04A0" w:firstRow="1" w:lastRow="0" w:firstColumn="1" w:lastColumn="0" w:noHBand="0" w:noVBand="1"/>
      </w:tblPr>
      <w:tblGrid>
        <w:gridCol w:w="988"/>
        <w:gridCol w:w="1559"/>
        <w:gridCol w:w="4819"/>
        <w:gridCol w:w="1979"/>
      </w:tblGrid>
      <w:tr w:rsidR="0083324B" w:rsidRPr="002C7A78" w14:paraId="35961FE1" w14:textId="77777777" w:rsidTr="0083324B">
        <w:tc>
          <w:tcPr>
            <w:tcW w:w="988" w:type="dxa"/>
            <w:vAlign w:val="center"/>
          </w:tcPr>
          <w:p w14:paraId="473D2E9A" w14:textId="540C0632" w:rsidR="0083324B" w:rsidRPr="0083324B" w:rsidRDefault="0083324B" w:rsidP="0083324B">
            <w:pPr>
              <w:ind w:firstLine="0"/>
              <w:jc w:val="center"/>
              <w:rPr>
                <w:b/>
              </w:rPr>
            </w:pPr>
            <w:r>
              <w:rPr>
                <w:b/>
              </w:rPr>
              <w:lastRenderedPageBreak/>
              <w:t>№</w:t>
            </w:r>
            <w:r w:rsidRPr="0083324B">
              <w:rPr>
                <w:b/>
              </w:rPr>
              <w:t xml:space="preserve"> теста</w:t>
            </w:r>
          </w:p>
        </w:tc>
        <w:tc>
          <w:tcPr>
            <w:tcW w:w="1559" w:type="dxa"/>
            <w:vAlign w:val="center"/>
          </w:tcPr>
          <w:p w14:paraId="01C1605C" w14:textId="0F979BE5" w:rsidR="0083324B" w:rsidRPr="0083324B" w:rsidRDefault="0083324B" w:rsidP="0083324B">
            <w:pPr>
              <w:spacing w:line="240" w:lineRule="auto"/>
              <w:ind w:firstLine="0"/>
              <w:jc w:val="left"/>
              <w:rPr>
                <w:b/>
                <w:lang w:val="en-US"/>
              </w:rPr>
            </w:pPr>
            <w:r w:rsidRPr="0083324B">
              <w:rPr>
                <w:b/>
              </w:rPr>
              <w:t>Входные данные</w:t>
            </w:r>
          </w:p>
        </w:tc>
        <w:tc>
          <w:tcPr>
            <w:tcW w:w="4819" w:type="dxa"/>
            <w:vAlign w:val="center"/>
          </w:tcPr>
          <w:p w14:paraId="4B56C7BA" w14:textId="4644626E" w:rsidR="0083324B" w:rsidRPr="0083324B" w:rsidRDefault="0083324B" w:rsidP="0083324B">
            <w:pPr>
              <w:spacing w:line="240" w:lineRule="auto"/>
              <w:ind w:firstLine="0"/>
              <w:jc w:val="left"/>
              <w:rPr>
                <w:b/>
                <w:sz w:val="24"/>
                <w:lang w:val="en-US"/>
              </w:rPr>
            </w:pPr>
            <w:r w:rsidRPr="0083324B">
              <w:rPr>
                <w:b/>
              </w:rPr>
              <w:t>Ожидаемый результат</w:t>
            </w:r>
          </w:p>
        </w:tc>
        <w:tc>
          <w:tcPr>
            <w:tcW w:w="1979" w:type="dxa"/>
            <w:vAlign w:val="center"/>
          </w:tcPr>
          <w:p w14:paraId="5B390588" w14:textId="4880DF51" w:rsidR="0083324B" w:rsidRPr="0083324B" w:rsidRDefault="0083324B" w:rsidP="0083324B">
            <w:pPr>
              <w:ind w:firstLine="0"/>
              <w:jc w:val="center"/>
              <w:rPr>
                <w:b/>
              </w:rPr>
            </w:pPr>
            <w:r w:rsidRPr="0083324B">
              <w:rPr>
                <w:b/>
              </w:rPr>
              <w:t>Соответствие полученного результата ожидаемому</w:t>
            </w:r>
          </w:p>
        </w:tc>
      </w:tr>
      <w:tr w:rsidR="0083324B" w:rsidRPr="002C7A78" w14:paraId="3AEE486C" w14:textId="77777777" w:rsidTr="0083324B">
        <w:tc>
          <w:tcPr>
            <w:tcW w:w="988" w:type="dxa"/>
          </w:tcPr>
          <w:p w14:paraId="05EB100B" w14:textId="2B6FD789" w:rsidR="0083324B" w:rsidRDefault="0083324B" w:rsidP="0083324B">
            <w:pPr>
              <w:ind w:firstLine="0"/>
              <w:jc w:val="center"/>
            </w:pPr>
            <w:r>
              <w:t>2</w:t>
            </w:r>
          </w:p>
        </w:tc>
        <w:tc>
          <w:tcPr>
            <w:tcW w:w="1559" w:type="dxa"/>
          </w:tcPr>
          <w:p w14:paraId="7CAC7051" w14:textId="77777777" w:rsidR="0083324B" w:rsidRPr="00F255FF" w:rsidRDefault="0083324B" w:rsidP="0083324B">
            <w:pPr>
              <w:ind w:firstLine="0"/>
              <w:jc w:val="left"/>
            </w:pPr>
            <w:r w:rsidRPr="00C34277">
              <w:t>Запрос</w:t>
            </w:r>
            <w:r w:rsidRPr="00F255FF">
              <w:t xml:space="preserve">: </w:t>
            </w:r>
            <w:r w:rsidRPr="00C34277">
              <w:rPr>
                <w:lang w:val="en-US"/>
              </w:rPr>
              <w:t>POST</w:t>
            </w:r>
            <w:r w:rsidRPr="00F255FF">
              <w:t xml:space="preserve"> </w:t>
            </w:r>
            <w:hyperlink r:id="rId32" w:history="1">
              <w:r w:rsidRPr="00C34277">
                <w:rPr>
                  <w:rStyle w:val="a8"/>
                  <w:lang w:val="en-US"/>
                </w:rPr>
                <w:t>https</w:t>
              </w:r>
              <w:r w:rsidRPr="00F255FF">
                <w:rPr>
                  <w:rStyle w:val="a8"/>
                </w:rPr>
                <w:t>://</w:t>
              </w:r>
              <w:r w:rsidRPr="00C34277">
                <w:rPr>
                  <w:rStyle w:val="a8"/>
                  <w:lang w:val="en-US"/>
                </w:rPr>
                <w:t>localhost</w:t>
              </w:r>
              <w:r w:rsidRPr="00F255FF">
                <w:rPr>
                  <w:rStyle w:val="a8"/>
                </w:rPr>
                <w:t>:44306/</w:t>
              </w:r>
              <w:proofErr w:type="spellStart"/>
              <w:r w:rsidRPr="00C34277">
                <w:rPr>
                  <w:rStyle w:val="a8"/>
                  <w:lang w:val="en-US"/>
                </w:rPr>
                <w:t>api</w:t>
              </w:r>
              <w:proofErr w:type="spellEnd"/>
              <w:r w:rsidRPr="00F255FF">
                <w:rPr>
                  <w:rStyle w:val="a8"/>
                </w:rPr>
                <w:t>/</w:t>
              </w:r>
              <w:proofErr w:type="spellStart"/>
              <w:r w:rsidRPr="00C34277">
                <w:rPr>
                  <w:rStyle w:val="a8"/>
                  <w:lang w:val="en-US"/>
                </w:rPr>
                <w:t>auth</w:t>
              </w:r>
              <w:proofErr w:type="spellEnd"/>
              <w:r w:rsidRPr="00F255FF">
                <w:rPr>
                  <w:rStyle w:val="a8"/>
                </w:rPr>
                <w:t>/</w:t>
              </w:r>
              <w:r w:rsidRPr="00C34277">
                <w:rPr>
                  <w:rStyle w:val="a8"/>
                  <w:lang w:val="en-US"/>
                </w:rPr>
                <w:t>sign</w:t>
              </w:r>
              <w:r w:rsidRPr="00F255FF">
                <w:rPr>
                  <w:rStyle w:val="a8"/>
                </w:rPr>
                <w:t>-</w:t>
              </w:r>
              <w:r w:rsidRPr="00C34277">
                <w:rPr>
                  <w:rStyle w:val="a8"/>
                  <w:lang w:val="en-US"/>
                </w:rPr>
                <w:t>in</w:t>
              </w:r>
            </w:hyperlink>
          </w:p>
          <w:p w14:paraId="7E5DD38D" w14:textId="77777777" w:rsidR="0083324B" w:rsidRPr="00C34277" w:rsidRDefault="0083324B" w:rsidP="0083324B">
            <w:pPr>
              <w:ind w:firstLine="0"/>
              <w:jc w:val="left"/>
              <w:rPr>
                <w:lang w:val="en-US"/>
              </w:rPr>
            </w:pPr>
            <w:r w:rsidRPr="00C34277">
              <w:rPr>
                <w:lang w:val="en-US"/>
              </w:rPr>
              <w:t>Body:</w:t>
            </w:r>
          </w:p>
          <w:p w14:paraId="7089B970" w14:textId="77777777" w:rsidR="0083324B" w:rsidRPr="00C34277" w:rsidRDefault="0083324B" w:rsidP="0083324B">
            <w:pPr>
              <w:spacing w:line="240" w:lineRule="auto"/>
              <w:ind w:firstLine="0"/>
              <w:jc w:val="left"/>
              <w:rPr>
                <w:sz w:val="24"/>
                <w:lang w:val="en-US"/>
              </w:rPr>
            </w:pPr>
            <w:r w:rsidRPr="00C34277">
              <w:rPr>
                <w:sz w:val="24"/>
                <w:lang w:val="en-US"/>
              </w:rPr>
              <w:t>{</w:t>
            </w:r>
          </w:p>
          <w:p w14:paraId="6E9BE935" w14:textId="77777777" w:rsidR="0083324B" w:rsidRPr="00C34277" w:rsidRDefault="0083324B" w:rsidP="0083324B">
            <w:pPr>
              <w:spacing w:line="240" w:lineRule="auto"/>
              <w:ind w:firstLine="0"/>
              <w:jc w:val="left"/>
              <w:rPr>
                <w:sz w:val="24"/>
                <w:lang w:val="en-US"/>
              </w:rPr>
            </w:pPr>
            <w:r w:rsidRPr="00C34277">
              <w:rPr>
                <w:sz w:val="24"/>
                <w:lang w:val="en-US"/>
              </w:rPr>
              <w:t xml:space="preserve">    "email": "r0bari@yandex.ru",</w:t>
            </w:r>
          </w:p>
          <w:p w14:paraId="6E4E8944" w14:textId="77777777" w:rsidR="0083324B" w:rsidRPr="00C34277" w:rsidRDefault="0083324B" w:rsidP="0083324B">
            <w:pPr>
              <w:spacing w:line="240" w:lineRule="auto"/>
              <w:ind w:firstLine="0"/>
              <w:jc w:val="left"/>
              <w:rPr>
                <w:sz w:val="24"/>
                <w:lang w:val="en-US"/>
              </w:rPr>
            </w:pPr>
            <w:r w:rsidRPr="00C34277">
              <w:rPr>
                <w:sz w:val="24"/>
                <w:lang w:val="en-US"/>
              </w:rPr>
              <w:t xml:space="preserve">    "password": "Eviguf@77"</w:t>
            </w:r>
          </w:p>
          <w:p w14:paraId="25D32594" w14:textId="55F4EF03" w:rsidR="0083324B" w:rsidRPr="00C34277" w:rsidRDefault="0083324B" w:rsidP="0083324B">
            <w:pPr>
              <w:ind w:firstLine="0"/>
              <w:jc w:val="left"/>
            </w:pPr>
            <w:r w:rsidRPr="00C34277">
              <w:rPr>
                <w:sz w:val="24"/>
                <w:lang w:val="en-US"/>
              </w:rPr>
              <w:t>}</w:t>
            </w:r>
          </w:p>
        </w:tc>
        <w:tc>
          <w:tcPr>
            <w:tcW w:w="4819" w:type="dxa"/>
          </w:tcPr>
          <w:p w14:paraId="308222ED" w14:textId="77777777" w:rsidR="0083324B" w:rsidRPr="002C7A78" w:rsidRDefault="0083324B" w:rsidP="0083324B">
            <w:pPr>
              <w:spacing w:line="240" w:lineRule="auto"/>
              <w:ind w:firstLine="0"/>
              <w:jc w:val="left"/>
              <w:rPr>
                <w:sz w:val="24"/>
                <w:lang w:val="en-US"/>
              </w:rPr>
            </w:pPr>
            <w:r w:rsidRPr="002C7A78">
              <w:rPr>
                <w:sz w:val="24"/>
                <w:lang w:val="en-US"/>
              </w:rPr>
              <w:t>{</w:t>
            </w:r>
          </w:p>
          <w:p w14:paraId="0B82B9F7"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3124E05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EC0535B"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634AC8C3"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4704C0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C606C8A"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3A30ACBF"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785FE137"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1150064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30555F5B" w14:textId="460D78AE" w:rsidR="0083324B" w:rsidRPr="002C7A78" w:rsidRDefault="0083324B" w:rsidP="0083324B">
            <w:pPr>
              <w:spacing w:line="240" w:lineRule="auto"/>
              <w:ind w:firstLine="0"/>
              <w:jc w:val="left"/>
              <w:rPr>
                <w:sz w:val="24"/>
                <w:lang w:val="en-US"/>
              </w:rPr>
            </w:pPr>
            <w:r w:rsidRPr="002C7A78">
              <w:rPr>
                <w:sz w:val="24"/>
                <w:lang w:val="en-US"/>
              </w:rPr>
              <w:t>}</w:t>
            </w:r>
          </w:p>
        </w:tc>
        <w:tc>
          <w:tcPr>
            <w:tcW w:w="1979" w:type="dxa"/>
          </w:tcPr>
          <w:p w14:paraId="5637EF90" w14:textId="0DDB8F78" w:rsidR="0083324B" w:rsidRDefault="0083324B" w:rsidP="0083324B">
            <w:pPr>
              <w:ind w:firstLine="0"/>
              <w:jc w:val="center"/>
            </w:pPr>
            <w:r>
              <w:t>Да</w:t>
            </w:r>
          </w:p>
        </w:tc>
      </w:tr>
      <w:tr w:rsidR="0083324B" w14:paraId="6D7D6268" w14:textId="77777777" w:rsidTr="0083324B">
        <w:tc>
          <w:tcPr>
            <w:tcW w:w="988" w:type="dxa"/>
          </w:tcPr>
          <w:p w14:paraId="5B51BCAD" w14:textId="77777777" w:rsidR="0083324B" w:rsidRDefault="0083324B" w:rsidP="0083324B">
            <w:pPr>
              <w:ind w:firstLine="0"/>
              <w:jc w:val="center"/>
            </w:pPr>
            <w:r>
              <w:t>3</w:t>
            </w:r>
          </w:p>
        </w:tc>
        <w:tc>
          <w:tcPr>
            <w:tcW w:w="1559" w:type="dxa"/>
          </w:tcPr>
          <w:p w14:paraId="69C00CB1" w14:textId="77777777" w:rsidR="0083324B" w:rsidRPr="00C34277" w:rsidRDefault="0083324B" w:rsidP="0083324B">
            <w:pPr>
              <w:ind w:firstLine="0"/>
              <w:jc w:val="left"/>
            </w:pPr>
            <w:r w:rsidRPr="00C34277">
              <w:t xml:space="preserve">Запрос: </w:t>
            </w:r>
            <w:r w:rsidRPr="00C34277">
              <w:rPr>
                <w:lang w:val="en-US"/>
              </w:rPr>
              <w:t>GET</w:t>
            </w:r>
            <w:r w:rsidRPr="00C34277">
              <w:t xml:space="preserve"> </w:t>
            </w:r>
            <w:hyperlink r:id="rId33" w:history="1">
              <w:r w:rsidRPr="00C34277">
                <w:rPr>
                  <w:rStyle w:val="a8"/>
                </w:rPr>
                <w:t>https://localhost:44306/api/contacts/3</w:t>
              </w:r>
            </w:hyperlink>
          </w:p>
        </w:tc>
        <w:tc>
          <w:tcPr>
            <w:tcW w:w="4819" w:type="dxa"/>
          </w:tcPr>
          <w:p w14:paraId="07B3C5F6" w14:textId="77777777" w:rsidR="0083324B" w:rsidRPr="002C7A78" w:rsidRDefault="0083324B" w:rsidP="0083324B">
            <w:pPr>
              <w:spacing w:line="240" w:lineRule="auto"/>
              <w:ind w:firstLine="0"/>
              <w:jc w:val="left"/>
              <w:rPr>
                <w:sz w:val="24"/>
                <w:lang w:val="en-US"/>
              </w:rPr>
            </w:pPr>
            <w:r w:rsidRPr="002C7A78">
              <w:rPr>
                <w:sz w:val="24"/>
                <w:lang w:val="en-US"/>
              </w:rPr>
              <w:t>{</w:t>
            </w:r>
          </w:p>
          <w:p w14:paraId="16BE11D0" w14:textId="77777777" w:rsidR="0083324B" w:rsidRPr="002C7A78" w:rsidRDefault="0083324B" w:rsidP="0083324B">
            <w:pPr>
              <w:spacing w:line="240" w:lineRule="auto"/>
              <w:ind w:firstLine="0"/>
              <w:jc w:val="left"/>
              <w:rPr>
                <w:sz w:val="24"/>
                <w:lang w:val="en-US"/>
              </w:rPr>
            </w:pPr>
            <w:r w:rsidRPr="002C7A78">
              <w:rPr>
                <w:sz w:val="24"/>
                <w:lang w:val="en-US"/>
              </w:rPr>
              <w:t xml:space="preserve">    "data": {</w:t>
            </w:r>
          </w:p>
          <w:p w14:paraId="14BE08D2" w14:textId="77777777" w:rsidR="0083324B" w:rsidRPr="002C7A78" w:rsidRDefault="0083324B" w:rsidP="0083324B">
            <w:pPr>
              <w:spacing w:line="240" w:lineRule="auto"/>
              <w:ind w:firstLine="0"/>
              <w:jc w:val="left"/>
              <w:rPr>
                <w:sz w:val="24"/>
                <w:lang w:val="en-US"/>
              </w:rPr>
            </w:pPr>
            <w:r w:rsidRPr="002C7A78">
              <w:rPr>
                <w:sz w:val="24"/>
                <w:lang w:val="en-US"/>
              </w:rPr>
              <w:t xml:space="preserve">        "user": {</w:t>
            </w:r>
          </w:p>
          <w:p w14:paraId="596512D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591996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0DB7CF14" w14:textId="77777777" w:rsidR="0083324B" w:rsidRPr="002C7A78" w:rsidRDefault="0083324B" w:rsidP="0083324B">
            <w:pPr>
              <w:spacing w:line="240" w:lineRule="auto"/>
              <w:ind w:firstLine="0"/>
              <w:jc w:val="left"/>
              <w:rPr>
                <w:sz w:val="24"/>
                <w:lang w:val="en-US"/>
              </w:rPr>
            </w:pPr>
            <w:r w:rsidRPr="002C7A78">
              <w:rPr>
                <w:sz w:val="24"/>
                <w:lang w:val="en-US"/>
              </w:rPr>
              <w:t xml:space="preserve">            "email": "r0bari@yandex.ru",</w:t>
            </w:r>
          </w:p>
          <w:p w14:paraId="5F8FFBFE"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31C33549" w14:textId="77777777" w:rsidR="0083324B" w:rsidRPr="002C7A78" w:rsidRDefault="0083324B" w:rsidP="0083324B">
            <w:pPr>
              <w:spacing w:line="240" w:lineRule="auto"/>
              <w:ind w:firstLine="0"/>
              <w:jc w:val="left"/>
              <w:rPr>
                <w:sz w:val="24"/>
                <w:lang w:val="en-US"/>
              </w:rPr>
            </w:pPr>
            <w:r w:rsidRPr="002C7A78">
              <w:rPr>
                <w:sz w:val="24"/>
                <w:lang w:val="en-US"/>
              </w:rPr>
              <w:t xml:space="preserve">            "role": 2</w:t>
            </w:r>
          </w:p>
          <w:p w14:paraId="28E00E95"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369C348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21982D69"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6612CD1D"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7A53C5AC"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7AD34626"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
          <w:p w14:paraId="16372AF3" w14:textId="77777777" w:rsidR="0083324B" w:rsidRPr="002C7A78" w:rsidRDefault="0083324B" w:rsidP="0083324B">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5D776B97" w14:textId="77777777" w:rsidR="0083324B" w:rsidRPr="002C7A78" w:rsidRDefault="0083324B" w:rsidP="0083324B">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49676C5A" w14:textId="77777777" w:rsidR="0083324B" w:rsidRPr="002C7A78" w:rsidRDefault="0083324B" w:rsidP="0083324B">
            <w:pPr>
              <w:spacing w:line="240" w:lineRule="auto"/>
              <w:ind w:firstLine="0"/>
              <w:jc w:val="left"/>
              <w:rPr>
                <w:sz w:val="24"/>
              </w:rPr>
            </w:pPr>
            <w:r w:rsidRPr="002C7A78">
              <w:rPr>
                <w:sz w:val="24"/>
              </w:rPr>
              <w:t>}</w:t>
            </w:r>
          </w:p>
        </w:tc>
        <w:tc>
          <w:tcPr>
            <w:tcW w:w="1979" w:type="dxa"/>
          </w:tcPr>
          <w:p w14:paraId="1FB49323" w14:textId="77777777" w:rsidR="0083324B" w:rsidRDefault="0083324B" w:rsidP="0083324B">
            <w:pPr>
              <w:ind w:firstLine="0"/>
              <w:jc w:val="center"/>
            </w:pPr>
            <w:r>
              <w:t>Да</w:t>
            </w:r>
          </w:p>
        </w:tc>
      </w:tr>
    </w:tbl>
    <w:p w14:paraId="5ACD3655" w14:textId="77777777" w:rsidR="00B873C6" w:rsidRPr="00520CCA" w:rsidRDefault="00B873C6" w:rsidP="00034875">
      <w:pPr>
        <w:pStyle w:val="ad"/>
        <w:spacing w:after="0"/>
      </w:pPr>
    </w:p>
    <w:p w14:paraId="1764B0AC" w14:textId="77777777" w:rsidR="00520CCA" w:rsidRDefault="00520CCA" w:rsidP="000D04AF">
      <w:pPr>
        <w:pStyle w:val="2"/>
        <w:numPr>
          <w:ilvl w:val="1"/>
          <w:numId w:val="27"/>
        </w:numPr>
      </w:pPr>
      <w:bookmarkStart w:id="212" w:name="_Toc73436494"/>
      <w:r w:rsidRPr="00520CCA">
        <w:lastRenderedPageBreak/>
        <w:t>Модульное</w:t>
      </w:r>
      <w:r>
        <w:t xml:space="preserve"> тестирование</w:t>
      </w:r>
      <w:bookmarkEnd w:id="212"/>
    </w:p>
    <w:p w14:paraId="0CDA6F82" w14:textId="4FE7C3E7" w:rsidR="00520CCA" w:rsidRDefault="00520CCA" w:rsidP="00034875">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Pr="00A467AC">
        <w:t>[</w:t>
      </w:r>
      <w:r w:rsidR="0083324B">
        <w:fldChar w:fldCharType="begin"/>
      </w:r>
      <w:r w:rsidR="0083324B">
        <w:instrText xml:space="preserve"> REF _Ref72686972 \r \h </w:instrText>
      </w:r>
      <w:r w:rsidR="0083324B">
        <w:fldChar w:fldCharType="separate"/>
      </w:r>
      <w:r w:rsidR="0083324B">
        <w:t>13</w:t>
      </w:r>
      <w:r w:rsidR="0083324B">
        <w:fldChar w:fldCharType="end"/>
      </w:r>
      <w:r w:rsidRPr="00A467AC">
        <w:t>]</w:t>
      </w:r>
      <w:r>
        <w:t>.</w:t>
      </w:r>
    </w:p>
    <w:p w14:paraId="32F48A78" w14:textId="77777777" w:rsidR="00520CCA" w:rsidRDefault="00520CCA" w:rsidP="00034875">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A70F8EE" w14:textId="77777777" w:rsidR="00520CCA" w:rsidRDefault="00520CCA" w:rsidP="00034875">
      <w:r>
        <w:t xml:space="preserve">В рамках модульного тестирования будут созданы новые проекты </w:t>
      </w:r>
      <w:proofErr w:type="spellStart"/>
      <w:r>
        <w:rPr>
          <w:lang w:val="en-US"/>
        </w:rPr>
        <w:t>DeliveryRely</w:t>
      </w:r>
      <w:proofErr w:type="spellEnd"/>
      <w:r w:rsidRPr="00A25F99">
        <w:t>.</w:t>
      </w:r>
      <w:proofErr w:type="spellStart"/>
      <w:r>
        <w:rPr>
          <w:lang w:val="en-US"/>
        </w:rPr>
        <w:t>ServiceLayer</w:t>
      </w:r>
      <w:proofErr w:type="spellEnd"/>
      <w:r>
        <w:t>.</w:t>
      </w:r>
      <w:r>
        <w:rPr>
          <w:lang w:val="en-US"/>
        </w:rPr>
        <w:t>Tests</w:t>
      </w:r>
      <w:r w:rsidRPr="00A25F99">
        <w:t xml:space="preserve"> </w:t>
      </w:r>
      <w:r>
        <w:t xml:space="preserve">и </w:t>
      </w:r>
      <w:proofErr w:type="spellStart"/>
      <w:r>
        <w:rPr>
          <w:lang w:val="en-US"/>
        </w:rPr>
        <w:t>DeliveryRely</w:t>
      </w:r>
      <w:proofErr w:type="spellEnd"/>
      <w:r w:rsidRPr="00A25F99">
        <w:t>.</w:t>
      </w:r>
      <w:r>
        <w:rPr>
          <w:lang w:val="en-US"/>
        </w:rPr>
        <w:t>Domain</w:t>
      </w:r>
      <w:r>
        <w:t>.</w:t>
      </w:r>
      <w:r>
        <w:rPr>
          <w:lang w:val="en-US"/>
        </w:rPr>
        <w:t>Tests</w:t>
      </w:r>
      <w:r>
        <w:t>.</w:t>
      </w:r>
    </w:p>
    <w:p w14:paraId="0B0AAC6A" w14:textId="77777777" w:rsidR="00520CCA" w:rsidRDefault="00520CCA" w:rsidP="00034875">
      <w:r>
        <w:t>В</w:t>
      </w:r>
      <w:r w:rsidRPr="000D1A57">
        <w:t xml:space="preserve"> </w:t>
      </w:r>
      <w:r>
        <w:t>проекте</w:t>
      </w:r>
      <w:r w:rsidRPr="000D1A57">
        <w:t xml:space="preserve"> </w:t>
      </w:r>
      <w:r>
        <w:rPr>
          <w:lang w:val="en-US"/>
        </w:rPr>
        <w:t>Delivery</w:t>
      </w:r>
      <w:r w:rsidRPr="000D1A57">
        <w:t>.</w:t>
      </w:r>
      <w:r>
        <w:rPr>
          <w:lang w:val="en-US"/>
        </w:rPr>
        <w:t>Domain</w:t>
      </w:r>
      <w:r w:rsidRPr="000D1A57">
        <w:t>.</w:t>
      </w:r>
      <w:proofErr w:type="spellStart"/>
      <w:r>
        <w:rPr>
          <w:lang w:val="en-US"/>
        </w:rPr>
        <w:t>ServiceLayer</w:t>
      </w:r>
      <w:proofErr w:type="spellEnd"/>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rsidRPr="000D1A57">
        <w:t>.</w:t>
      </w:r>
      <w:r>
        <w:t xml:space="preserve"> Пример модульного теста из данного проекта представлен в листинге 1.</w:t>
      </w:r>
    </w:p>
    <w:p w14:paraId="33850BD7" w14:textId="532A52EF" w:rsidR="00520CCA" w:rsidRDefault="00520CCA" w:rsidP="00034875">
      <w:pPr>
        <w:jc w:val="right"/>
      </w:pPr>
      <w:r>
        <w:t xml:space="preserve">Листинг </w:t>
      </w:r>
      <w:r w:rsidR="003B3841">
        <w:t>7.</w:t>
      </w:r>
      <w:r>
        <w:t xml:space="preserve">1. Модульный тест механизма </w:t>
      </w:r>
      <w:proofErr w:type="spellStart"/>
      <w:r>
        <w:t>хэширования</w:t>
      </w:r>
      <w:proofErr w:type="spellEnd"/>
    </w:p>
    <w:tbl>
      <w:tblPr>
        <w:tblStyle w:val="af5"/>
        <w:tblW w:w="0" w:type="auto"/>
        <w:tblInd w:w="0" w:type="dxa"/>
        <w:tblLook w:val="04A0" w:firstRow="1" w:lastRow="0" w:firstColumn="1" w:lastColumn="0" w:noHBand="0" w:noVBand="1"/>
      </w:tblPr>
      <w:tblGrid>
        <w:gridCol w:w="9345"/>
      </w:tblGrid>
      <w:tr w:rsidR="00520CCA" w14:paraId="51E1065A" w14:textId="77777777" w:rsidTr="00D7318A">
        <w:tc>
          <w:tcPr>
            <w:tcW w:w="9345" w:type="dxa"/>
          </w:tcPr>
          <w:p w14:paraId="12240CD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Microsoft.VisualStudio.TestTools.UnitTesting</w:t>
            </w:r>
            <w:proofErr w:type="spellEnd"/>
            <w:r w:rsidRPr="009B622F">
              <w:rPr>
                <w:rFonts w:ascii="Consolas" w:hAnsi="Consolas" w:cs="Consolas"/>
                <w:color w:val="000000"/>
                <w:sz w:val="19"/>
                <w:szCs w:val="19"/>
                <w:lang w:val="en-US"/>
              </w:rPr>
              <w:t>;</w:t>
            </w:r>
          </w:p>
          <w:p w14:paraId="0C0CCCB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6215C4E5"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DeliveryRely.ServiceLayer.Tests</w:t>
            </w:r>
            <w:proofErr w:type="spellEnd"/>
          </w:p>
          <w:p w14:paraId="782F652C"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4D493CF9"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DB4FD3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7362076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2C2187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3B323DD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
          <w:p w14:paraId="117A3C9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9723EA6"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4EDA341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240CD1F0"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ADEA288"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6A0DF3A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44A1D7F"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spellStart"/>
            <w:r w:rsidRPr="009B622F">
              <w:rPr>
                <w:rFonts w:ascii="Consolas" w:hAnsi="Consolas" w:cs="Consolas"/>
                <w:color w:val="000000"/>
                <w:sz w:val="19"/>
                <w:szCs w:val="19"/>
                <w:lang w:val="en-US"/>
              </w:rPr>
              <w:t>MakeHash</w:t>
            </w:r>
            <w:proofErr w:type="spellEnd"/>
            <w:r w:rsidRPr="009B622F">
              <w:rPr>
                <w:rFonts w:ascii="Consolas" w:hAnsi="Consolas" w:cs="Consolas"/>
                <w:color w:val="000000"/>
                <w:sz w:val="19"/>
                <w:szCs w:val="19"/>
                <w:lang w:val="en-US"/>
              </w:rPr>
              <w:t>(password);</w:t>
            </w:r>
          </w:p>
          <w:p w14:paraId="1A5A6F5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1A6D82FE"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71AD2"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CCE3F" w14:textId="77777777" w:rsidR="00520CCA" w:rsidRDefault="00520CCA" w:rsidP="00034875">
            <w:pPr>
              <w:autoSpaceDE w:val="0"/>
              <w:autoSpaceDN w:val="0"/>
              <w:adjustRightInd w:val="0"/>
              <w:spacing w:line="240" w:lineRule="auto"/>
              <w:ind w:firstLine="0"/>
              <w:jc w:val="left"/>
            </w:pPr>
            <w:r>
              <w:rPr>
                <w:rFonts w:ascii="Consolas" w:hAnsi="Consolas" w:cs="Consolas"/>
                <w:color w:val="000000"/>
                <w:sz w:val="19"/>
                <w:szCs w:val="19"/>
              </w:rPr>
              <w:t>}</w:t>
            </w:r>
          </w:p>
        </w:tc>
      </w:tr>
    </w:tbl>
    <w:p w14:paraId="40BD7EC4" w14:textId="77777777" w:rsidR="00520CCA" w:rsidRPr="000D1A57" w:rsidRDefault="00520CCA" w:rsidP="00034875"/>
    <w:p w14:paraId="40B4F766" w14:textId="45EE3E03" w:rsidR="00520CCA" w:rsidRDefault="00520CCA" w:rsidP="00034875">
      <w:r>
        <w:t xml:space="preserve">В проекте </w:t>
      </w:r>
      <w:proofErr w:type="spellStart"/>
      <w:r>
        <w:rPr>
          <w:lang w:val="en-US"/>
        </w:rPr>
        <w:t>DeliveryRely</w:t>
      </w:r>
      <w:proofErr w:type="spellEnd"/>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proofErr w:type="spellStart"/>
      <w:r>
        <w:rPr>
          <w:lang w:val="en-US"/>
        </w:rPr>
        <w:t>EFRepository</w:t>
      </w:r>
      <w:proofErr w:type="spellEnd"/>
      <w:r w:rsidRPr="00305B80">
        <w:t>.</w:t>
      </w:r>
      <w:r>
        <w:t xml:space="preserve"> Пример теста представлен в листинге </w:t>
      </w:r>
      <w:r w:rsidRPr="000D1A57">
        <w:t>2</w:t>
      </w:r>
      <w:r>
        <w:t>.</w:t>
      </w:r>
    </w:p>
    <w:p w14:paraId="5FCDD387" w14:textId="77777777" w:rsidR="00520CCA" w:rsidRDefault="00520CCA" w:rsidP="00034875">
      <w:pPr>
        <w:spacing w:line="259" w:lineRule="auto"/>
        <w:ind w:firstLine="0"/>
        <w:jc w:val="left"/>
      </w:pPr>
      <w:r>
        <w:br w:type="page"/>
      </w:r>
    </w:p>
    <w:p w14:paraId="7E05F754" w14:textId="77777777" w:rsidR="00520CCA" w:rsidRDefault="00520CCA" w:rsidP="00034875"/>
    <w:p w14:paraId="7D0D2617" w14:textId="607A1E32" w:rsidR="00B873C6" w:rsidRDefault="00520CCA" w:rsidP="00034875">
      <w:pPr>
        <w:jc w:val="right"/>
        <w:rPr>
          <w:lang w:val="en-US"/>
        </w:rPr>
      </w:pPr>
      <w:r>
        <w:t>Листинг</w:t>
      </w:r>
      <w:r w:rsidRPr="003975A7">
        <w:rPr>
          <w:lang w:val="en-US"/>
        </w:rPr>
        <w:t xml:space="preserve"> </w:t>
      </w:r>
      <w:r w:rsidR="00B873C6">
        <w:rPr>
          <w:lang w:val="en-US"/>
        </w:rPr>
        <w:t>2</w:t>
      </w:r>
    </w:p>
    <w:p w14:paraId="7983E7DB" w14:textId="00CE1520" w:rsidR="00520CCA" w:rsidRPr="00B873C6" w:rsidRDefault="00520CCA" w:rsidP="00B873C6">
      <w:pPr>
        <w:ind w:firstLine="0"/>
        <w:jc w:val="center"/>
        <w:rPr>
          <w:b/>
        </w:rPr>
      </w:pPr>
      <w:r w:rsidRPr="00B873C6">
        <w:rPr>
          <w:b/>
        </w:rPr>
        <w:t>Модульный тест контактов</w:t>
      </w:r>
    </w:p>
    <w:tbl>
      <w:tblPr>
        <w:tblStyle w:val="af5"/>
        <w:tblW w:w="0" w:type="auto"/>
        <w:tblInd w:w="0" w:type="dxa"/>
        <w:tblLook w:val="04A0" w:firstRow="1" w:lastRow="0" w:firstColumn="1" w:lastColumn="0" w:noHBand="0" w:noVBand="1"/>
      </w:tblPr>
      <w:tblGrid>
        <w:gridCol w:w="9345"/>
      </w:tblGrid>
      <w:tr w:rsidR="00520CCA" w14:paraId="71EED6B1" w14:textId="77777777" w:rsidTr="00D7318A">
        <w:tc>
          <w:tcPr>
            <w:tcW w:w="9345" w:type="dxa"/>
          </w:tcPr>
          <w:p w14:paraId="5462BAA9"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Domain.Models.Contacts</w:t>
            </w:r>
            <w:proofErr w:type="spellEnd"/>
            <w:r w:rsidRPr="003975A7">
              <w:rPr>
                <w:rFonts w:ascii="Consolas" w:hAnsi="Consolas" w:cs="Consolas"/>
                <w:color w:val="000000"/>
                <w:sz w:val="19"/>
                <w:szCs w:val="19"/>
                <w:lang w:val="en-US"/>
              </w:rPr>
              <w:t>;</w:t>
            </w:r>
          </w:p>
          <w:p w14:paraId="6A9FDA3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Domain.Models.Users</w:t>
            </w:r>
            <w:proofErr w:type="spellEnd"/>
            <w:r w:rsidRPr="003975A7">
              <w:rPr>
                <w:rFonts w:ascii="Consolas" w:hAnsi="Consolas" w:cs="Consolas"/>
                <w:color w:val="000000"/>
                <w:sz w:val="19"/>
                <w:szCs w:val="19"/>
                <w:lang w:val="en-US"/>
              </w:rPr>
              <w:t>;</w:t>
            </w:r>
          </w:p>
          <w:p w14:paraId="118303E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Microsoft.VisualStudio.TestTools.UnitTesting</w:t>
            </w:r>
            <w:proofErr w:type="spellEnd"/>
            <w:r w:rsidRPr="003975A7">
              <w:rPr>
                <w:rFonts w:ascii="Consolas" w:hAnsi="Consolas" w:cs="Consolas"/>
                <w:color w:val="000000"/>
                <w:sz w:val="19"/>
                <w:szCs w:val="19"/>
                <w:lang w:val="en-US"/>
              </w:rPr>
              <w:t>;</w:t>
            </w:r>
          </w:p>
          <w:p w14:paraId="6A39E79F"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4A77A0C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DeliveryRely.Domain.Tests</w:t>
            </w:r>
            <w:proofErr w:type="spellEnd"/>
          </w:p>
          <w:p w14:paraId="6A5F6F8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6A4625DE"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2027ACB6"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2D198DA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85BD06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0555E0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
          <w:p w14:paraId="4A83D8A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F1B853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1DD357B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FD7F5AB"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2AF88F3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1C9A1E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5F82648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8566927"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160CD12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4C1037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BAF93F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19CC8ED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79006B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contact.ContactName</w:t>
            </w:r>
            <w:proofErr w:type="spellEnd"/>
            <w:r w:rsidRPr="003975A7">
              <w:rPr>
                <w:rFonts w:ascii="Consolas" w:hAnsi="Consolas" w:cs="Consolas"/>
                <w:color w:val="000000"/>
                <w:sz w:val="19"/>
                <w:szCs w:val="19"/>
                <w:lang w:val="en-US"/>
              </w:rPr>
              <w:t>);</w:t>
            </w:r>
          </w:p>
          <w:p w14:paraId="4B5DD6E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contact.ContactEmail</w:t>
            </w:r>
            <w:proofErr w:type="spellEnd"/>
            <w:r w:rsidRPr="003975A7">
              <w:rPr>
                <w:rFonts w:ascii="Consolas" w:hAnsi="Consolas" w:cs="Consolas"/>
                <w:color w:val="000000"/>
                <w:sz w:val="19"/>
                <w:szCs w:val="19"/>
                <w:lang w:val="en-US"/>
              </w:rPr>
              <w:t>);</w:t>
            </w:r>
          </w:p>
          <w:p w14:paraId="6A09EF2C"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r w:rsidRPr="003975A7">
              <w:rPr>
                <w:rFonts w:ascii="Consolas" w:hAnsi="Consolas" w:cs="Consolas"/>
                <w:color w:val="000000"/>
                <w:sz w:val="19"/>
                <w:szCs w:val="19"/>
                <w:lang w:val="en-US"/>
              </w:rPr>
              <w:t>contact.UserId</w:t>
            </w:r>
            <w:proofErr w:type="spellEnd"/>
            <w:r w:rsidRPr="003975A7">
              <w:rPr>
                <w:rFonts w:ascii="Consolas" w:hAnsi="Consolas" w:cs="Consolas"/>
                <w:color w:val="000000"/>
                <w:sz w:val="19"/>
                <w:szCs w:val="19"/>
                <w:lang w:val="en-US"/>
              </w:rPr>
              <w:t>);</w:t>
            </w:r>
          </w:p>
          <w:p w14:paraId="1A295EF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contact.User.Email</w:t>
            </w:r>
            <w:proofErr w:type="spellEnd"/>
            <w:r w:rsidRPr="003975A7">
              <w:rPr>
                <w:rFonts w:ascii="Consolas" w:hAnsi="Consolas" w:cs="Consolas"/>
                <w:color w:val="000000"/>
                <w:sz w:val="19"/>
                <w:szCs w:val="19"/>
                <w:lang w:val="en-US"/>
              </w:rPr>
              <w:t>);</w:t>
            </w:r>
          </w:p>
          <w:p w14:paraId="402D5731"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2676B96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B2C27D"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BDBFFBD" w14:textId="77777777" w:rsidR="00520CCA" w:rsidRDefault="00520CCA" w:rsidP="00034875">
            <w:pPr>
              <w:ind w:firstLine="0"/>
              <w:rPr>
                <w:lang w:val="en-US"/>
              </w:rPr>
            </w:pPr>
          </w:p>
        </w:tc>
      </w:tr>
    </w:tbl>
    <w:p w14:paraId="72AF26D4" w14:textId="77777777" w:rsidR="00520CCA" w:rsidRPr="009B622F" w:rsidRDefault="00520CCA" w:rsidP="00034875">
      <w:pPr>
        <w:rPr>
          <w:lang w:val="en-US"/>
        </w:rPr>
      </w:pPr>
    </w:p>
    <w:p w14:paraId="44718DD3" w14:textId="77777777" w:rsidR="00520CCA" w:rsidRDefault="00520CCA" w:rsidP="000D04AF">
      <w:pPr>
        <w:pStyle w:val="2"/>
        <w:numPr>
          <w:ilvl w:val="1"/>
          <w:numId w:val="27"/>
        </w:numPr>
      </w:pPr>
      <w:bookmarkStart w:id="213" w:name="_Toc73436495"/>
      <w:proofErr w:type="spellStart"/>
      <w:r>
        <w:t>Кроссбраузерное</w:t>
      </w:r>
      <w:proofErr w:type="spellEnd"/>
      <w:r>
        <w:t xml:space="preserve"> </w:t>
      </w:r>
      <w:r w:rsidRPr="00520CCA">
        <w:t>тестирование</w:t>
      </w:r>
      <w:r>
        <w:t xml:space="preserve"> интерфейсов пользовательской части</w:t>
      </w:r>
      <w:bookmarkEnd w:id="213"/>
    </w:p>
    <w:p w14:paraId="535AA667" w14:textId="3E88C4BA" w:rsidR="00520CCA" w:rsidRDefault="00520CCA" w:rsidP="00034875">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rsidR="00B873C6">
        <w:fldChar w:fldCharType="begin"/>
      </w:r>
      <w:r w:rsidR="00B873C6">
        <w:instrText xml:space="preserve"> REF _Ref72675909 \r \h </w:instrText>
      </w:r>
      <w:r w:rsidR="00B873C6">
        <w:fldChar w:fldCharType="separate"/>
      </w:r>
      <w:r w:rsidR="00B873C6">
        <w:t>14</w:t>
      </w:r>
      <w:r w:rsidR="00B873C6">
        <w:fldChar w:fldCharType="end"/>
      </w:r>
      <w:r w:rsidRPr="00A467AC">
        <w:t>]</w:t>
      </w:r>
      <w:r>
        <w:t>.</w:t>
      </w:r>
    </w:p>
    <w:p w14:paraId="57AE9396" w14:textId="77777777" w:rsidR="00520CCA" w:rsidRDefault="00520CCA" w:rsidP="00034875">
      <w:r>
        <w:t>В рамках данного тестирования в самых распространенных браузерах были проверены основные интерфейсы клиентской части.</w:t>
      </w:r>
    </w:p>
    <w:p w14:paraId="5F60B6FC" w14:textId="77777777" w:rsidR="00520CCA" w:rsidRDefault="00520CCA" w:rsidP="00034875">
      <w:r>
        <w:t>Список проверяемых браузеров:</w:t>
      </w:r>
    </w:p>
    <w:p w14:paraId="1C58C50E" w14:textId="77777777" w:rsidR="00520CCA" w:rsidRPr="00964848" w:rsidRDefault="00520CCA" w:rsidP="000D04AF">
      <w:pPr>
        <w:pStyle w:val="a6"/>
        <w:numPr>
          <w:ilvl w:val="0"/>
          <w:numId w:val="32"/>
        </w:numPr>
      </w:pPr>
      <w:r>
        <w:rPr>
          <w:lang w:val="en-US"/>
        </w:rPr>
        <w:t>Google</w:t>
      </w:r>
      <w:r w:rsidRPr="009636CE">
        <w:t xml:space="preserve"> </w:t>
      </w:r>
      <w:r>
        <w:rPr>
          <w:lang w:val="en-US"/>
        </w:rPr>
        <w:t>Chrome</w:t>
      </w:r>
      <w:r w:rsidRPr="009636CE">
        <w:t xml:space="preserve"> 89.0;</w:t>
      </w:r>
    </w:p>
    <w:p w14:paraId="148C65F5" w14:textId="77777777" w:rsidR="00520CCA" w:rsidRPr="00964848" w:rsidRDefault="00520CCA" w:rsidP="000D04AF">
      <w:pPr>
        <w:pStyle w:val="a6"/>
        <w:numPr>
          <w:ilvl w:val="0"/>
          <w:numId w:val="32"/>
        </w:numPr>
      </w:pPr>
      <w:r>
        <w:rPr>
          <w:lang w:val="en-US"/>
        </w:rPr>
        <w:t>Safari</w:t>
      </w:r>
      <w:r w:rsidRPr="009636CE">
        <w:t xml:space="preserve"> 14;</w:t>
      </w:r>
    </w:p>
    <w:p w14:paraId="6930207F" w14:textId="77777777" w:rsidR="00520CCA" w:rsidRPr="00964848" w:rsidRDefault="00520CCA" w:rsidP="000D04AF">
      <w:pPr>
        <w:pStyle w:val="a6"/>
        <w:numPr>
          <w:ilvl w:val="0"/>
          <w:numId w:val="32"/>
        </w:numPr>
      </w:pPr>
      <w:r>
        <w:rPr>
          <w:lang w:val="en-US"/>
        </w:rPr>
        <w:t>Mozilla</w:t>
      </w:r>
      <w:r w:rsidRPr="009636CE">
        <w:t xml:space="preserve"> </w:t>
      </w:r>
      <w:r>
        <w:rPr>
          <w:lang w:val="en-US"/>
        </w:rPr>
        <w:t>Firefox</w:t>
      </w:r>
      <w:r w:rsidRPr="009636CE">
        <w:t xml:space="preserve"> 91.6 </w:t>
      </w:r>
      <w:r>
        <w:rPr>
          <w:lang w:val="en-US"/>
        </w:rPr>
        <w:t>ESR</w:t>
      </w:r>
      <w:r w:rsidRPr="009636CE">
        <w:t>;</w:t>
      </w:r>
    </w:p>
    <w:p w14:paraId="765BA6B0" w14:textId="77777777" w:rsidR="00520CCA" w:rsidRPr="00964848" w:rsidRDefault="00520CCA" w:rsidP="000D04AF">
      <w:pPr>
        <w:pStyle w:val="a6"/>
        <w:numPr>
          <w:ilvl w:val="0"/>
          <w:numId w:val="32"/>
        </w:numPr>
      </w:pPr>
      <w:r>
        <w:rPr>
          <w:lang w:val="en-US"/>
        </w:rPr>
        <w:t>Opera</w:t>
      </w:r>
      <w:r w:rsidRPr="009636CE">
        <w:t xml:space="preserve"> 12.</w:t>
      </w:r>
    </w:p>
    <w:p w14:paraId="3516A620" w14:textId="77777777" w:rsidR="00520CCA" w:rsidRDefault="00520CCA" w:rsidP="00034875">
      <w:r>
        <w:lastRenderedPageBreak/>
        <w:t>Список сравниваемых интерфейсов:</w:t>
      </w:r>
    </w:p>
    <w:p w14:paraId="40EFDA97" w14:textId="77777777" w:rsidR="00520CCA" w:rsidRDefault="00520CCA" w:rsidP="000D04AF">
      <w:pPr>
        <w:pStyle w:val="a6"/>
        <w:numPr>
          <w:ilvl w:val="0"/>
          <w:numId w:val="33"/>
        </w:numPr>
      </w:pPr>
      <w:r>
        <w:t>страница авторизации;</w:t>
      </w:r>
    </w:p>
    <w:p w14:paraId="4CA198D7" w14:textId="77777777" w:rsidR="00520CCA" w:rsidRDefault="00520CCA" w:rsidP="000D04AF">
      <w:pPr>
        <w:pStyle w:val="a6"/>
        <w:numPr>
          <w:ilvl w:val="0"/>
          <w:numId w:val="33"/>
        </w:numPr>
      </w:pPr>
      <w:r>
        <w:t>главная страница;</w:t>
      </w:r>
    </w:p>
    <w:p w14:paraId="6E713C9B" w14:textId="77777777" w:rsidR="00520CCA" w:rsidRDefault="00520CCA" w:rsidP="000D04AF">
      <w:pPr>
        <w:pStyle w:val="a6"/>
        <w:numPr>
          <w:ilvl w:val="0"/>
          <w:numId w:val="33"/>
        </w:numPr>
      </w:pPr>
      <w:r>
        <w:t>список сервисов доставки;</w:t>
      </w:r>
    </w:p>
    <w:p w14:paraId="092EF19C" w14:textId="77777777" w:rsidR="00520CCA" w:rsidRDefault="00520CCA" w:rsidP="000D04AF">
      <w:pPr>
        <w:pStyle w:val="a6"/>
        <w:numPr>
          <w:ilvl w:val="0"/>
          <w:numId w:val="33"/>
        </w:numPr>
      </w:pPr>
      <w:r>
        <w:t>список сообщений;</w:t>
      </w:r>
    </w:p>
    <w:p w14:paraId="68F7A557" w14:textId="77777777" w:rsidR="00520CCA" w:rsidRDefault="00520CCA" w:rsidP="000D04AF">
      <w:pPr>
        <w:pStyle w:val="a6"/>
        <w:numPr>
          <w:ilvl w:val="0"/>
          <w:numId w:val="33"/>
        </w:numPr>
      </w:pPr>
      <w:r>
        <w:t>список контактов;</w:t>
      </w:r>
    </w:p>
    <w:p w14:paraId="7F8EF93B" w14:textId="77777777" w:rsidR="00520CCA" w:rsidRDefault="00520CCA" w:rsidP="000D04AF">
      <w:pPr>
        <w:pStyle w:val="a6"/>
        <w:numPr>
          <w:ilvl w:val="0"/>
          <w:numId w:val="33"/>
        </w:numPr>
      </w:pPr>
      <w:r>
        <w:t>страница создания сообщения.</w:t>
      </w:r>
    </w:p>
    <w:p w14:paraId="2AFC4B97" w14:textId="3667D4FB" w:rsidR="00520CCA" w:rsidRDefault="00520CCA" w:rsidP="00034875">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278C5">
        <w:t>7.</w:t>
      </w:r>
      <w:r>
        <w:t xml:space="preserve">1) и </w:t>
      </w:r>
      <w:r>
        <w:rPr>
          <w:lang w:val="en-US"/>
        </w:rPr>
        <w:t>Opera</w:t>
      </w:r>
      <w:r>
        <w:t xml:space="preserve"> </w:t>
      </w:r>
      <w:r w:rsidRPr="00F0663D">
        <w:t>(</w:t>
      </w:r>
      <w:r>
        <w:t xml:space="preserve">рис. </w:t>
      </w:r>
      <w:r w:rsidR="007278C5">
        <w:t>7.</w:t>
      </w:r>
      <w:r>
        <w:t>2).</w:t>
      </w:r>
    </w:p>
    <w:p w14:paraId="2BEC9CC6" w14:textId="77777777" w:rsidR="00520CCA" w:rsidRDefault="00520CCA" w:rsidP="00034875">
      <w:pPr>
        <w:keepNext/>
        <w:ind w:firstLine="0"/>
      </w:pPr>
      <w:r w:rsidRPr="00F0663D">
        <w:rPr>
          <w:noProof/>
          <w:lang w:eastAsia="ru-RU"/>
        </w:rPr>
        <w:drawing>
          <wp:inline distT="0" distB="0" distL="0" distR="0" wp14:anchorId="7C09CA95" wp14:editId="1EADB4E9">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04210"/>
                    </a:xfrm>
                    <a:prstGeom prst="rect">
                      <a:avLst/>
                    </a:prstGeom>
                  </pic:spPr>
                </pic:pic>
              </a:graphicData>
            </a:graphic>
          </wp:inline>
        </w:drawing>
      </w:r>
    </w:p>
    <w:p w14:paraId="2F472542" w14:textId="68261347" w:rsidR="00520CCA" w:rsidRPr="00520CCA" w:rsidRDefault="00520CCA" w:rsidP="00034875">
      <w:pPr>
        <w:pStyle w:val="ad"/>
        <w:spacing w:after="0"/>
        <w:rPr>
          <w:b w:val="0"/>
          <w:i w:val="0"/>
        </w:rPr>
      </w:pPr>
      <w:r w:rsidRPr="00F0663D">
        <w:t>Рис.</w:t>
      </w:r>
      <w:r>
        <w:rPr>
          <w:b w:val="0"/>
          <w:i w:val="0"/>
        </w:rPr>
        <w:t xml:space="preserve"> </w:t>
      </w:r>
      <w:r w:rsidRPr="00311EEC">
        <w:t>7.1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76D19D6" w14:textId="77777777" w:rsidR="00520CCA" w:rsidRDefault="00520CCA" w:rsidP="00034875">
      <w:pPr>
        <w:pStyle w:val="ad"/>
        <w:keepNext/>
        <w:spacing w:after="0"/>
      </w:pPr>
      <w:r w:rsidRPr="00F0663D">
        <w:rPr>
          <w:b w:val="0"/>
          <w:i w:val="0"/>
          <w:noProof/>
          <w:lang w:eastAsia="ru-RU"/>
        </w:rPr>
        <w:lastRenderedPageBreak/>
        <w:drawing>
          <wp:inline distT="0" distB="0" distL="0" distR="0" wp14:anchorId="09020F03" wp14:editId="2F069AB1">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07385"/>
                    </a:xfrm>
                    <a:prstGeom prst="rect">
                      <a:avLst/>
                    </a:prstGeom>
                  </pic:spPr>
                </pic:pic>
              </a:graphicData>
            </a:graphic>
          </wp:inline>
        </w:drawing>
      </w:r>
    </w:p>
    <w:p w14:paraId="0F84FDD0" w14:textId="6159F6AC" w:rsidR="00520CCA" w:rsidRPr="007278C5" w:rsidRDefault="00520CCA" w:rsidP="00034875">
      <w:pPr>
        <w:pStyle w:val="ad"/>
        <w:spacing w:after="0"/>
        <w:rPr>
          <w:b w:val="0"/>
          <w:i w:val="0"/>
        </w:rPr>
      </w:pPr>
      <w:r w:rsidRPr="00F0663D">
        <w:t>Рис</w:t>
      </w:r>
      <w:r w:rsidRPr="00311EEC">
        <w:t>.7.2</w:t>
      </w:r>
      <w:r w:rsidRPr="00F0663D">
        <w:t xml:space="preserve">. Страница </w:t>
      </w:r>
      <w:r w:rsidRPr="00FC2119">
        <w:t>сообщений</w:t>
      </w:r>
      <w:r w:rsidRPr="00F0663D">
        <w:t xml:space="preserve"> в </w:t>
      </w:r>
      <w:r w:rsidRPr="00F0663D">
        <w:rPr>
          <w:lang w:val="en-US"/>
        </w:rPr>
        <w:t>Opera</w:t>
      </w:r>
    </w:p>
    <w:p w14:paraId="348B6B24" w14:textId="355DE842" w:rsidR="002D5737" w:rsidRDefault="002D5737" w:rsidP="00034875"/>
    <w:p w14:paraId="081E877F" w14:textId="77777777" w:rsidR="00994073" w:rsidRPr="00994073" w:rsidRDefault="00994073" w:rsidP="00034875"/>
    <w:p w14:paraId="69E361BD" w14:textId="57E50F83" w:rsidR="00C4738B" w:rsidRDefault="00007156" w:rsidP="00034875">
      <w:pPr>
        <w:pStyle w:val="1"/>
      </w:pPr>
      <w:bookmarkStart w:id="214" w:name="_Toc73436496"/>
      <w:r w:rsidRPr="00520CCA">
        <w:rPr>
          <w:caps w:val="0"/>
        </w:rPr>
        <w:lastRenderedPageBreak/>
        <w:t>ОРГАНИЗАЦИОННАЯ</w:t>
      </w:r>
      <w:r>
        <w:rPr>
          <w:caps w:val="0"/>
        </w:rPr>
        <w:t xml:space="preserve"> ЧАСТЬ</w:t>
      </w:r>
      <w:bookmarkEnd w:id="214"/>
    </w:p>
    <w:p w14:paraId="1F60ED87" w14:textId="77777777" w:rsidR="00034875" w:rsidRDefault="00034875" w:rsidP="00034875">
      <w:pPr>
        <w:pStyle w:val="1"/>
        <w:numPr>
          <w:ilvl w:val="0"/>
          <w:numId w:val="0"/>
        </w:numPr>
      </w:pPr>
      <w:bookmarkStart w:id="215" w:name="_Toc68534538"/>
      <w:bookmarkStart w:id="216" w:name="_Toc73436497"/>
      <w:r w:rsidRPr="00D163D5">
        <w:rPr>
          <w:caps w:val="0"/>
        </w:rPr>
        <w:lastRenderedPageBreak/>
        <w:t>СПИСОК</w:t>
      </w:r>
      <w:r>
        <w:rPr>
          <w:caps w:val="0"/>
        </w:rPr>
        <w:t xml:space="preserve"> ЛИТЕРАТУРЫ</w:t>
      </w:r>
      <w:bookmarkEnd w:id="215"/>
      <w:bookmarkEnd w:id="216"/>
    </w:p>
    <w:p w14:paraId="06AA0793" w14:textId="77777777" w:rsidR="006544EA" w:rsidRPr="00EE4B70" w:rsidRDefault="006544EA" w:rsidP="006544EA">
      <w:pPr>
        <w:pStyle w:val="a6"/>
        <w:numPr>
          <w:ilvl w:val="0"/>
          <w:numId w:val="2"/>
        </w:numPr>
        <w:rPr>
          <w:color w:val="auto"/>
        </w:rPr>
      </w:pPr>
      <w:r>
        <w:rPr>
          <w:color w:val="auto"/>
        </w:rPr>
        <w:t xml:space="preserve">Что такое </w:t>
      </w:r>
      <w:r>
        <w:rPr>
          <w:color w:val="auto"/>
          <w:lang w:val="en-US"/>
        </w:rPr>
        <w:t>web</w:t>
      </w:r>
      <w:r w:rsidRPr="00DA64AC">
        <w:rPr>
          <w:color w:val="auto"/>
        </w:rPr>
        <w:t>-</w:t>
      </w:r>
      <w:r>
        <w:rPr>
          <w:color w:val="auto"/>
        </w:rPr>
        <w:t xml:space="preserve">интерфейс: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6" w:history="1">
        <w:r w:rsidRPr="00EE4B70">
          <w:rPr>
            <w:rStyle w:val="a8"/>
            <w:lang w:val="en-US"/>
          </w:rPr>
          <w:t>https</w:t>
        </w:r>
        <w:r w:rsidRPr="00EE4B70">
          <w:rPr>
            <w:rStyle w:val="a8"/>
          </w:rPr>
          <w:t>://</w:t>
        </w:r>
        <w:proofErr w:type="spellStart"/>
        <w:r w:rsidRPr="00EE4B70">
          <w:rPr>
            <w:rStyle w:val="a8"/>
            <w:lang w:val="en-US"/>
          </w:rPr>
          <w:t>semantica</w:t>
        </w:r>
        <w:proofErr w:type="spellEnd"/>
        <w:r w:rsidRPr="00EE4B70">
          <w:rPr>
            <w:rStyle w:val="a8"/>
          </w:rPr>
          <w:t>.</w:t>
        </w:r>
        <w:r w:rsidRPr="00EE4B70">
          <w:rPr>
            <w:rStyle w:val="a8"/>
            <w:lang w:val="en-US"/>
          </w:rPr>
          <w:t>in</w:t>
        </w:r>
        <w:r w:rsidRPr="00EE4B70">
          <w:rPr>
            <w:rStyle w:val="a8"/>
          </w:rPr>
          <w:t>/</w:t>
        </w:r>
        <w:r w:rsidRPr="00EE4B70">
          <w:rPr>
            <w:rStyle w:val="a8"/>
            <w:lang w:val="en-US"/>
          </w:rPr>
          <w:t>blog</w:t>
        </w:r>
        <w:r w:rsidRPr="00EE4B70">
          <w:rPr>
            <w:rStyle w:val="a8"/>
          </w:rPr>
          <w:t>/</w:t>
        </w:r>
        <w:proofErr w:type="spellStart"/>
        <w:r w:rsidRPr="00EE4B70">
          <w:rPr>
            <w:rStyle w:val="a8"/>
            <w:lang w:val="en-US"/>
          </w:rPr>
          <w:t>veb</w:t>
        </w:r>
        <w:proofErr w:type="spellEnd"/>
        <w:r w:rsidRPr="00EE4B70">
          <w:rPr>
            <w:rStyle w:val="a8"/>
          </w:rPr>
          <w:t>-</w:t>
        </w:r>
        <w:proofErr w:type="spellStart"/>
        <w:r w:rsidRPr="00EE4B70">
          <w:rPr>
            <w:rStyle w:val="a8"/>
            <w:lang w:val="en-US"/>
          </w:rPr>
          <w:t>interfejs</w:t>
        </w:r>
        <w:proofErr w:type="spellEnd"/>
        <w:r w:rsidRPr="00EE4B70">
          <w:rPr>
            <w:rStyle w:val="a8"/>
          </w:rPr>
          <w:t>.</w:t>
        </w:r>
        <w:r w:rsidRPr="00EE4B70">
          <w:rPr>
            <w:rStyle w:val="a8"/>
            <w:lang w:val="en-US"/>
          </w:rPr>
          <w:t>html</w:t>
        </w:r>
        <w:r w:rsidRPr="00EE4B70">
          <w:rPr>
            <w:rStyle w:val="a8"/>
          </w:rPr>
          <w:t>/</w:t>
        </w:r>
      </w:hyperlink>
      <w:r w:rsidRPr="00EE4B70">
        <w:rPr>
          <w:color w:val="auto"/>
        </w:rPr>
        <w:t xml:space="preserve">. </w:t>
      </w:r>
    </w:p>
    <w:p w14:paraId="43F13D43" w14:textId="77777777" w:rsidR="006544EA" w:rsidRPr="006A1DC2" w:rsidRDefault="006544EA" w:rsidP="006544EA">
      <w:pPr>
        <w:pStyle w:val="a6"/>
        <w:numPr>
          <w:ilvl w:val="0"/>
          <w:numId w:val="2"/>
        </w:numPr>
        <w:rPr>
          <w:color w:val="auto"/>
          <w:lang w:val="en-US"/>
        </w:rPr>
      </w:pPr>
      <w:r>
        <w:rPr>
          <w:color w:val="auto"/>
        </w:rPr>
        <w:t xml:space="preserve">Что такое </w:t>
      </w:r>
      <w:r>
        <w:rPr>
          <w:color w:val="auto"/>
          <w:lang w:val="en-US"/>
        </w:rPr>
        <w:t>API</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7" w:history="1">
        <w:r w:rsidRPr="006A1DC2">
          <w:rPr>
            <w:rStyle w:val="a8"/>
            <w:lang w:val="en-US"/>
          </w:rPr>
          <w:t>https://skillbox.ru/media/code/chto_takoe_api/</w:t>
        </w:r>
      </w:hyperlink>
      <w:r w:rsidRPr="006A1DC2">
        <w:rPr>
          <w:color w:val="auto"/>
          <w:lang w:val="en-US"/>
        </w:rPr>
        <w:t>.</w:t>
      </w:r>
    </w:p>
    <w:p w14:paraId="18C80949" w14:textId="77777777" w:rsidR="006544EA" w:rsidRDefault="006544EA" w:rsidP="006544EA">
      <w:pPr>
        <w:pStyle w:val="a6"/>
        <w:numPr>
          <w:ilvl w:val="0"/>
          <w:numId w:val="2"/>
        </w:numPr>
        <w:rPr>
          <w:color w:val="auto"/>
          <w:lang w:val="en-US"/>
        </w:rPr>
      </w:pPr>
      <w:r>
        <w:rPr>
          <w:color w:val="auto"/>
        </w:rPr>
        <w:t xml:space="preserve">Виды электронных подписей: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8" w:history="1">
        <w:r w:rsidRPr="00F54671">
          <w:rPr>
            <w:rStyle w:val="a8"/>
            <w:lang w:val="en-US"/>
          </w:rPr>
          <w:t>http://www.consultant.ru/document/cons_doc_LAW_112701/d9cd621c949a3c9efef51c2884c247e18ab9908b/</w:t>
        </w:r>
      </w:hyperlink>
      <w:r w:rsidRPr="006A1DC2">
        <w:rPr>
          <w:color w:val="auto"/>
          <w:lang w:val="en-US"/>
        </w:rPr>
        <w:t>.</w:t>
      </w:r>
    </w:p>
    <w:p w14:paraId="4D18F61B" w14:textId="77777777" w:rsidR="006544EA" w:rsidRPr="006A1DC2" w:rsidRDefault="006544EA" w:rsidP="006544EA">
      <w:pPr>
        <w:pStyle w:val="a6"/>
        <w:numPr>
          <w:ilvl w:val="0"/>
          <w:numId w:val="2"/>
        </w:numPr>
        <w:rPr>
          <w:color w:val="auto"/>
          <w:lang w:val="en-US"/>
        </w:rPr>
      </w:pPr>
      <w:r>
        <w:rPr>
          <w:color w:val="auto"/>
        </w:rPr>
        <w:t xml:space="preserve">Сертификат ключа подписи: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https://uc.iitrust.ru/articles/chto-takoe-sertifikat-klyucha-proverki-elektronnoy-podpisi/.</w:t>
      </w:r>
    </w:p>
    <w:p w14:paraId="51A659AD" w14:textId="77777777" w:rsidR="006544EA" w:rsidRPr="00102FEC" w:rsidRDefault="006544EA" w:rsidP="006544EA">
      <w:pPr>
        <w:pStyle w:val="a6"/>
        <w:numPr>
          <w:ilvl w:val="0"/>
          <w:numId w:val="2"/>
        </w:numPr>
        <w:rPr>
          <w:color w:val="auto"/>
          <w:lang w:val="en-US"/>
        </w:rPr>
      </w:pPr>
      <w:r>
        <w:t xml:space="preserve">Официальный сайт </w:t>
      </w:r>
      <w:r>
        <w:rPr>
          <w:lang w:val="en-US"/>
        </w:rPr>
        <w:t>Amazon</w:t>
      </w:r>
      <w:r w:rsidRPr="00292899">
        <w:t xml:space="preserve"> </w:t>
      </w:r>
      <w:r>
        <w:rPr>
          <w:lang w:val="en-US"/>
        </w:rPr>
        <w:t>SES</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102FEC">
        <w:rPr>
          <w:color w:val="auto"/>
          <w:lang w:val="en-US"/>
        </w:rPr>
        <w:t>:</w:t>
      </w:r>
      <w:r>
        <w:rPr>
          <w:lang w:val="en-US"/>
        </w:rPr>
        <w:t> </w:t>
      </w:r>
      <w:r w:rsidRPr="00102FEC">
        <w:rPr>
          <w:lang w:val="en-US"/>
        </w:rPr>
        <w:t xml:space="preserve"> </w:t>
      </w:r>
      <w:r w:rsidRPr="00102FEC">
        <w:rPr>
          <w:szCs w:val="28"/>
          <w:u w:val="single"/>
          <w:lang w:val="en-US"/>
        </w:rPr>
        <w:t>https://aws.amazon.com/ru/ses/</w:t>
      </w:r>
      <w:r w:rsidRPr="00102FEC">
        <w:rPr>
          <w:color w:val="auto"/>
          <w:lang w:val="en-US"/>
        </w:rPr>
        <w:t>.</w:t>
      </w:r>
    </w:p>
    <w:p w14:paraId="75CB22F4" w14:textId="77777777" w:rsidR="006544EA" w:rsidRPr="004924A2" w:rsidRDefault="006544EA" w:rsidP="006544EA">
      <w:pPr>
        <w:pStyle w:val="a6"/>
        <w:numPr>
          <w:ilvl w:val="0"/>
          <w:numId w:val="2"/>
        </w:numPr>
        <w:rPr>
          <w:color w:val="auto"/>
        </w:rPr>
      </w:pPr>
      <w:r>
        <w:rPr>
          <w:color w:val="auto"/>
        </w:rPr>
        <w:t xml:space="preserve">Официальный сайт </w:t>
      </w:r>
      <w:proofErr w:type="spellStart"/>
      <w:r>
        <w:rPr>
          <w:color w:val="auto"/>
          <w:lang w:val="en-US"/>
        </w:rPr>
        <w:t>Sendgrid</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r w:rsidRPr="00292899">
        <w:rPr>
          <w:szCs w:val="28"/>
          <w:u w:val="single"/>
        </w:rPr>
        <w:t>https://sendgrid.com</w:t>
      </w:r>
      <w:r>
        <w:rPr>
          <w:color w:val="auto"/>
        </w:rPr>
        <w:t>.</w:t>
      </w:r>
    </w:p>
    <w:p w14:paraId="0D08D411" w14:textId="77777777" w:rsidR="006544EA" w:rsidRDefault="006544EA" w:rsidP="006544EA">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hyperlink r:id="rId39" w:history="1">
        <w:r w:rsidRPr="00292899">
          <w:rPr>
            <w:rStyle w:val="a8"/>
            <w:color w:val="000000" w:themeColor="text1"/>
            <w:szCs w:val="28"/>
            <w:lang w:val="en-US"/>
          </w:rPr>
          <w:t>https</w:t>
        </w:r>
        <w:r w:rsidRPr="00292899">
          <w:rPr>
            <w:rStyle w:val="a8"/>
            <w:color w:val="000000" w:themeColor="text1"/>
            <w:szCs w:val="28"/>
          </w:rPr>
          <w:t>://</w:t>
        </w:r>
        <w:proofErr w:type="spellStart"/>
        <w:r w:rsidRPr="00292899">
          <w:rPr>
            <w:rStyle w:val="a8"/>
            <w:color w:val="000000" w:themeColor="text1"/>
            <w:szCs w:val="28"/>
            <w:lang w:val="en-US"/>
          </w:rPr>
          <w:t>github</w:t>
        </w:r>
        <w:proofErr w:type="spellEnd"/>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proofErr w:type="spellStart"/>
        <w:r w:rsidRPr="00292899">
          <w:rPr>
            <w:rStyle w:val="a8"/>
            <w:color w:val="000000" w:themeColor="text1"/>
            <w:szCs w:val="28"/>
            <w:lang w:val="en-US"/>
          </w:rPr>
          <w:t>emailqueue</w:t>
        </w:r>
        <w:proofErr w:type="spellEnd"/>
      </w:hyperlink>
      <w:r>
        <w:t>.</w:t>
      </w:r>
    </w:p>
    <w:p w14:paraId="26BC5988" w14:textId="77777777" w:rsidR="006544EA" w:rsidRDefault="006544EA" w:rsidP="006544EA">
      <w:pPr>
        <w:pStyle w:val="a6"/>
        <w:numPr>
          <w:ilvl w:val="0"/>
          <w:numId w:val="2"/>
        </w:numPr>
        <w:rPr>
          <w:lang w:val="en-US"/>
        </w:rPr>
      </w:pPr>
      <w:bookmarkStart w:id="217" w:name="_Ref72677494"/>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40" w:history="1">
        <w:r w:rsidRPr="00F47C4A">
          <w:rPr>
            <w:rStyle w:val="a8"/>
            <w:lang w:val="en-US"/>
          </w:rPr>
          <w:t>https://metanit.com/sharp/mvc/12.1.php</w:t>
        </w:r>
      </w:hyperlink>
      <w:r>
        <w:rPr>
          <w:lang w:val="en-US"/>
        </w:rPr>
        <w:t>.</w:t>
      </w:r>
      <w:bookmarkEnd w:id="217"/>
    </w:p>
    <w:p w14:paraId="22C38994" w14:textId="77777777" w:rsidR="006544EA" w:rsidRDefault="006544EA" w:rsidP="006544EA">
      <w:pPr>
        <w:pStyle w:val="a6"/>
        <w:numPr>
          <w:ilvl w:val="0"/>
          <w:numId w:val="2"/>
        </w:numPr>
        <w:rPr>
          <w:lang w:val="en-US"/>
        </w:rPr>
      </w:pPr>
      <w:bookmarkStart w:id="218" w:name="_Ref72677513"/>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41" w:history="1">
        <w:r w:rsidRPr="00F54671">
          <w:rPr>
            <w:rStyle w:val="a8"/>
            <w:lang w:val="en-US"/>
          </w:rPr>
          <w:t>https://docs.microsoft.com/ru-ru/aspnet/core/?view=aspnetcore-3.1</w:t>
        </w:r>
      </w:hyperlink>
      <w:r>
        <w:rPr>
          <w:lang w:val="en-US"/>
        </w:rPr>
        <w:t>.</w:t>
      </w:r>
      <w:bookmarkEnd w:id="218"/>
    </w:p>
    <w:p w14:paraId="4281BE12" w14:textId="77777777" w:rsidR="006544EA" w:rsidRDefault="006544EA" w:rsidP="006544EA">
      <w:pPr>
        <w:pStyle w:val="a6"/>
        <w:numPr>
          <w:ilvl w:val="0"/>
          <w:numId w:val="2"/>
        </w:numPr>
      </w:pPr>
      <w:bookmarkStart w:id="219" w:name="_Ref72677847"/>
      <w:r>
        <w:rPr>
          <w:color w:val="auto"/>
        </w:rPr>
        <w:t xml:space="preserve">Нормализация сущностей: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2" w:history="1">
        <w:r w:rsidRPr="00A43E6B">
          <w:rPr>
            <w:rStyle w:val="a8"/>
          </w:rPr>
          <w:t>https://habr.com/ru/post/254773</w:t>
        </w:r>
      </w:hyperlink>
      <w:r>
        <w:t>.</w:t>
      </w:r>
      <w:bookmarkEnd w:id="219"/>
    </w:p>
    <w:p w14:paraId="06658113" w14:textId="77777777" w:rsidR="006544EA" w:rsidRPr="00F47C4A" w:rsidRDefault="006544EA" w:rsidP="006544EA">
      <w:pPr>
        <w:pStyle w:val="a6"/>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43" w:history="1">
        <w:r w:rsidRPr="00F54671">
          <w:rPr>
            <w:rStyle w:val="a8"/>
            <w:lang w:val="en-US"/>
          </w:rPr>
          <w:t>https://pro-prof.com/archives/2594</w:t>
        </w:r>
      </w:hyperlink>
      <w:r>
        <w:rPr>
          <w:lang w:val="en-US"/>
        </w:rPr>
        <w:t>.</w:t>
      </w:r>
    </w:p>
    <w:p w14:paraId="7F1562C8" w14:textId="77777777" w:rsidR="006544EA" w:rsidRPr="00FE06EF" w:rsidRDefault="006544EA" w:rsidP="006544EA">
      <w:pPr>
        <w:pStyle w:val="a6"/>
        <w:numPr>
          <w:ilvl w:val="0"/>
          <w:numId w:val="2"/>
        </w:numPr>
        <w:rPr>
          <w:lang w:val="en-US"/>
        </w:rPr>
      </w:pPr>
      <w:bookmarkStart w:id="220" w:name="_Ref72687001"/>
      <w:r>
        <w:rPr>
          <w:color w:val="auto"/>
        </w:rPr>
        <w:t xml:space="preserve">Тестирование методом черного ящика: </w:t>
      </w:r>
      <w:r w:rsidRPr="00EE4B70">
        <w:rPr>
          <w:color w:val="auto"/>
        </w:rPr>
        <w:t>[</w:t>
      </w:r>
      <w:r>
        <w:rPr>
          <w:color w:val="auto"/>
        </w:rPr>
        <w:t>Электронный ресурс</w:t>
      </w:r>
      <w:r w:rsidRPr="00EE4B70">
        <w:rPr>
          <w:color w:val="auto"/>
        </w:rPr>
        <w:t xml:space="preserve">]. </w:t>
      </w:r>
      <w:r>
        <w:rPr>
          <w:color w:val="auto"/>
          <w:lang w:val="en-US"/>
        </w:rPr>
        <w:t>URL</w:t>
      </w:r>
      <w:r w:rsidRPr="00FE06EF">
        <w:rPr>
          <w:color w:val="auto"/>
          <w:lang w:val="en-US"/>
        </w:rPr>
        <w:t>:</w:t>
      </w:r>
      <w:r>
        <w:rPr>
          <w:lang w:val="en-US"/>
        </w:rPr>
        <w:t> </w:t>
      </w:r>
      <w:r w:rsidRPr="00FE06EF">
        <w:rPr>
          <w:lang w:val="en-US"/>
        </w:rPr>
        <w:t xml:space="preserve"> </w:t>
      </w:r>
      <w:hyperlink r:id="rId44" w:history="1">
        <w:r w:rsidRPr="00FE06EF">
          <w:rPr>
            <w:rStyle w:val="a8"/>
            <w:lang w:val="en-US"/>
          </w:rPr>
          <w:t>https://habr.com/ru/post/462837/</w:t>
        </w:r>
      </w:hyperlink>
      <w:r w:rsidRPr="00FE06EF">
        <w:rPr>
          <w:lang w:val="en-US"/>
        </w:rPr>
        <w:t>.</w:t>
      </w:r>
      <w:bookmarkEnd w:id="220"/>
    </w:p>
    <w:p w14:paraId="727B8B4A" w14:textId="77777777" w:rsidR="006544EA" w:rsidRDefault="006544EA" w:rsidP="006544EA">
      <w:pPr>
        <w:pStyle w:val="a6"/>
        <w:numPr>
          <w:ilvl w:val="0"/>
          <w:numId w:val="2"/>
        </w:numPr>
      </w:pPr>
      <w:bookmarkStart w:id="221" w:name="_Ref72686972"/>
      <w:r>
        <w:rPr>
          <w:color w:val="auto"/>
        </w:rPr>
        <w:t>Модульное тестирование или юнит</w:t>
      </w:r>
      <w:r w:rsidRPr="006D2582">
        <w:t>-</w:t>
      </w:r>
      <w:r>
        <w:t>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t xml:space="preserve"> </w:t>
      </w:r>
      <w:hyperlink r:id="rId45" w:history="1">
        <w:r w:rsidRPr="005B7EB4">
          <w:rPr>
            <w:rStyle w:val="a8"/>
          </w:rPr>
          <w:t>https://habr.com/ru/post/169381/</w:t>
        </w:r>
      </w:hyperlink>
      <w:r>
        <w:t>.</w:t>
      </w:r>
      <w:bookmarkEnd w:id="221"/>
    </w:p>
    <w:p w14:paraId="089B80CF" w14:textId="77777777" w:rsidR="006544EA" w:rsidRDefault="006544EA" w:rsidP="006544EA">
      <w:pPr>
        <w:pStyle w:val="a6"/>
        <w:numPr>
          <w:ilvl w:val="0"/>
          <w:numId w:val="2"/>
        </w:numPr>
        <w:rPr>
          <w:lang w:val="en-US"/>
        </w:rPr>
      </w:pPr>
      <w:bookmarkStart w:id="222" w:name="_Ref72676344"/>
      <w:r>
        <w:rPr>
          <w:color w:val="auto"/>
        </w:rPr>
        <w:lastRenderedPageBreak/>
        <w:t>Кросс</w:t>
      </w:r>
      <w:r w:rsidRPr="006D2582">
        <w:t>-</w:t>
      </w:r>
      <w:proofErr w:type="spellStart"/>
      <w:r>
        <w:t>браузерное</w:t>
      </w:r>
      <w:proofErr w:type="spellEnd"/>
      <w:r>
        <w:t xml:space="preserve"> 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AF724D">
        <w:rPr>
          <w:color w:val="auto"/>
          <w:lang w:val="en-US"/>
        </w:rPr>
        <w:t>:</w:t>
      </w:r>
      <w:r>
        <w:rPr>
          <w:lang w:val="en-US"/>
        </w:rPr>
        <w:t> </w:t>
      </w:r>
      <w:r w:rsidRPr="00AF724D">
        <w:rPr>
          <w:lang w:val="en-US"/>
        </w:rPr>
        <w:t xml:space="preserve"> </w:t>
      </w:r>
      <w:hyperlink r:id="rId46" w:history="1">
        <w:r w:rsidRPr="00AF724D">
          <w:rPr>
            <w:rStyle w:val="a8"/>
            <w:lang w:val="en-US"/>
          </w:rPr>
          <w:t>https://imajor.ru/razrabotka/verstka/krossbrauzernost-sayta</w:t>
        </w:r>
      </w:hyperlink>
      <w:r w:rsidRPr="00AF724D">
        <w:rPr>
          <w:lang w:val="en-US"/>
        </w:rPr>
        <w:t>.</w:t>
      </w:r>
      <w:bookmarkEnd w:id="222"/>
    </w:p>
    <w:p w14:paraId="50A94078" w14:textId="77777777" w:rsidR="006544EA" w:rsidRPr="00D31E17" w:rsidRDefault="006544EA" w:rsidP="006544EA">
      <w:pPr>
        <w:pStyle w:val="a6"/>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081B0913" w14:textId="77777777" w:rsidR="006544EA" w:rsidRDefault="006544EA" w:rsidP="006544EA">
      <w:pPr>
        <w:pStyle w:val="a6"/>
        <w:numPr>
          <w:ilvl w:val="0"/>
          <w:numId w:val="2"/>
        </w:numPr>
      </w:pPr>
      <w:r>
        <w:t>Документация по C#</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7" w:history="1">
        <w:r w:rsidRPr="00A43E6B">
          <w:rPr>
            <w:rStyle w:val="a8"/>
          </w:rPr>
          <w:t>https://docs.microsoft.com/ru-ru/dotnet/csharp/</w:t>
        </w:r>
      </w:hyperlink>
    </w:p>
    <w:p w14:paraId="1037CA57" w14:textId="77777777" w:rsidR="006544EA" w:rsidRDefault="006544EA" w:rsidP="006544EA">
      <w:pPr>
        <w:pStyle w:val="a6"/>
        <w:numPr>
          <w:ilvl w:val="0"/>
          <w:numId w:val="2"/>
        </w:numPr>
      </w:pPr>
      <w:bookmarkStart w:id="223" w:name="_Ref72677091"/>
      <w:r>
        <w:t xml:space="preserve">Официальная страница </w:t>
      </w:r>
      <w:proofErr w:type="spellStart"/>
      <w:r w:rsidRPr="00EE4B70">
        <w:t>Angular</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8" w:history="1">
        <w:r w:rsidRPr="00A43E6B">
          <w:rPr>
            <w:rStyle w:val="a8"/>
          </w:rPr>
          <w:t>https://angular.io/?developerstash</w:t>
        </w:r>
      </w:hyperlink>
      <w:r>
        <w:t>.</w:t>
      </w:r>
      <w:bookmarkEnd w:id="223"/>
    </w:p>
    <w:p w14:paraId="475A1411" w14:textId="77777777" w:rsidR="006544EA" w:rsidRDefault="006544EA" w:rsidP="006544EA">
      <w:pPr>
        <w:pStyle w:val="a6"/>
        <w:numPr>
          <w:ilvl w:val="0"/>
          <w:numId w:val="2"/>
        </w:numPr>
      </w:pPr>
      <w:bookmarkStart w:id="224" w:name="_Ref72677078"/>
      <w:r>
        <w:rPr>
          <w:lang w:val="en-US"/>
        </w:rPr>
        <w:t>React</w:t>
      </w:r>
      <w:r w:rsidRPr="005E6245">
        <w:t xml:space="preserve"> </w:t>
      </w:r>
      <w:r>
        <w:t xml:space="preserve">в действии: </w:t>
      </w:r>
      <w:r w:rsidRPr="005E6245">
        <w:t>[</w:t>
      </w:r>
      <w:r>
        <w:t>Текст</w:t>
      </w:r>
      <w:r w:rsidRPr="005E6245">
        <w:t xml:space="preserve">] / </w:t>
      </w:r>
      <w:r>
        <w:t xml:space="preserve">Марк </w:t>
      </w:r>
      <w:proofErr w:type="spellStart"/>
      <w:r>
        <w:t>Тиленс</w:t>
      </w:r>
      <w:proofErr w:type="spellEnd"/>
      <w:r>
        <w:t xml:space="preserve"> Томас – СПб.: Питер, 2019.</w:t>
      </w:r>
      <w:bookmarkEnd w:id="224"/>
    </w:p>
    <w:p w14:paraId="65C0AD4F" w14:textId="77777777" w:rsidR="006544EA" w:rsidRDefault="006544EA" w:rsidP="006544EA">
      <w:pPr>
        <w:pStyle w:val="a6"/>
        <w:numPr>
          <w:ilvl w:val="0"/>
          <w:numId w:val="2"/>
        </w:numPr>
      </w:pPr>
      <w:bookmarkStart w:id="225" w:name="_Ref72677425"/>
      <w:proofErr w:type="spellStart"/>
      <w:r>
        <w:rPr>
          <w:lang w:val="en-US"/>
        </w:rPr>
        <w:t>Vue</w:t>
      </w:r>
      <w:proofErr w:type="spellEnd"/>
      <w:r w:rsidRPr="005E6245">
        <w:t>.</w:t>
      </w:r>
      <w:proofErr w:type="spellStart"/>
      <w:r>
        <w:rPr>
          <w:lang w:val="en-US"/>
        </w:rPr>
        <w:t>js</w:t>
      </w:r>
      <w:proofErr w:type="spellEnd"/>
      <w:r w:rsidRPr="005E6245">
        <w:t xml:space="preserve"> </w:t>
      </w:r>
      <w:r>
        <w:t xml:space="preserve">в действии </w:t>
      </w:r>
      <w:r w:rsidRPr="005E6245">
        <w:t>[</w:t>
      </w:r>
      <w:r>
        <w:t>Текст</w:t>
      </w:r>
      <w:r w:rsidRPr="005E6245">
        <w:t xml:space="preserve">] / </w:t>
      </w:r>
      <w:r>
        <w:t xml:space="preserve">Эрик </w:t>
      </w:r>
      <w:proofErr w:type="spellStart"/>
      <w:r>
        <w:t>Хэнчетт</w:t>
      </w:r>
      <w:proofErr w:type="spellEnd"/>
      <w:r>
        <w:t xml:space="preserve">, Бенджамин </w:t>
      </w:r>
      <w:proofErr w:type="spellStart"/>
      <w:r>
        <w:t>Листоун</w:t>
      </w:r>
      <w:proofErr w:type="spellEnd"/>
      <w:r>
        <w:t xml:space="preserve"> – СПб: Питер, 2019.</w:t>
      </w:r>
      <w:bookmarkEnd w:id="225"/>
    </w:p>
    <w:p w14:paraId="2BC5A770" w14:textId="77777777" w:rsidR="006544EA" w:rsidRDefault="006544EA" w:rsidP="006544EA">
      <w:pPr>
        <w:pStyle w:val="a6"/>
        <w:numPr>
          <w:ilvl w:val="0"/>
          <w:numId w:val="2"/>
        </w:numPr>
      </w:pPr>
      <w:bookmarkStart w:id="226" w:name="_Ref72677065"/>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 </w:t>
      </w:r>
      <w:r w:rsidRPr="005E6245">
        <w:t>СПб.: Питер, 2016</w:t>
      </w:r>
      <w:r>
        <w:rPr>
          <w:rFonts w:ascii="Arial" w:hAnsi="Arial" w:cs="Arial"/>
          <w:sz w:val="23"/>
          <w:szCs w:val="23"/>
          <w:shd w:val="clear" w:color="auto" w:fill="FFFFFF"/>
        </w:rPr>
        <w:t>.</w:t>
      </w:r>
      <w:bookmarkEnd w:id="226"/>
    </w:p>
    <w:p w14:paraId="58B53134" w14:textId="77777777" w:rsidR="006544EA" w:rsidRPr="009E40C6" w:rsidRDefault="006544EA" w:rsidP="006544EA">
      <w:pPr>
        <w:pStyle w:val="a6"/>
        <w:numPr>
          <w:ilvl w:val="0"/>
          <w:numId w:val="2"/>
        </w:numPr>
        <w:rPr>
          <w:rStyle w:val="a8"/>
          <w:color w:val="000000" w:themeColor="text1"/>
          <w:u w:val="none"/>
          <w:lang w:val="en-US"/>
        </w:rPr>
      </w:pPr>
      <w:bookmarkStart w:id="227" w:name="_Ref72677115"/>
      <w:r w:rsidRPr="00EE4B70">
        <w:t xml:space="preserve">Современный учебник </w:t>
      </w:r>
      <w:proofErr w:type="spellStart"/>
      <w:r w:rsidRPr="00EE4B70">
        <w:t>JavaScript</w:t>
      </w:r>
      <w:proofErr w:type="spellEnd"/>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D31E17">
        <w:rPr>
          <w:color w:val="auto"/>
          <w:lang w:val="en-US"/>
        </w:rPr>
        <w:t xml:space="preserve">: </w:t>
      </w:r>
      <w:hyperlink r:id="rId49" w:history="1">
        <w:r w:rsidRPr="00A43E6B">
          <w:rPr>
            <w:rStyle w:val="a8"/>
            <w:lang w:val="en-US"/>
          </w:rPr>
          <w:t>https://learn.javascript.ru/</w:t>
        </w:r>
      </w:hyperlink>
      <w:bookmarkEnd w:id="227"/>
    </w:p>
    <w:p w14:paraId="3A2D769A" w14:textId="77777777" w:rsidR="006544EA" w:rsidRDefault="006544EA" w:rsidP="006544EA">
      <w:pPr>
        <w:pStyle w:val="a6"/>
        <w:numPr>
          <w:ilvl w:val="0"/>
          <w:numId w:val="2"/>
        </w:numPr>
      </w:pPr>
      <w:bookmarkStart w:id="228" w:name="_Ref72677592"/>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bookmarkEnd w:id="228"/>
    </w:p>
    <w:p w14:paraId="7D2BBC32" w14:textId="77777777" w:rsidR="006544EA" w:rsidRDefault="006544EA" w:rsidP="006544EA">
      <w:pPr>
        <w:pStyle w:val="a6"/>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11DFCA98" w14:textId="5F093878" w:rsidR="006544EA" w:rsidRPr="0008697A" w:rsidRDefault="0008697A" w:rsidP="006544EA">
      <w:pPr>
        <w:pStyle w:val="a6"/>
        <w:numPr>
          <w:ilvl w:val="0"/>
          <w:numId w:val="2"/>
        </w:numPr>
        <w:rPr>
          <w:rStyle w:val="a8"/>
          <w:color w:val="000000" w:themeColor="text1"/>
          <w:u w:val="none"/>
        </w:rPr>
      </w:pPr>
      <w:bookmarkStart w:id="229" w:name="_Ref72677526"/>
      <w:r>
        <w:rPr>
          <w:lang w:val="en-US"/>
        </w:rPr>
        <w:t>Microsoft</w:t>
      </w:r>
      <w:r w:rsidRPr="0008697A">
        <w:t xml:space="preserve"> </w:t>
      </w:r>
      <w:r w:rsidR="006544EA">
        <w:rPr>
          <w:lang w:val="en-US"/>
        </w:rPr>
        <w:t>SQL</w:t>
      </w:r>
      <w:r w:rsidR="006544EA" w:rsidRPr="0008697A">
        <w:t xml:space="preserve"> </w:t>
      </w:r>
      <w:r w:rsidR="006544EA">
        <w:rPr>
          <w:lang w:val="en-US"/>
        </w:rPr>
        <w:t>Server</w:t>
      </w:r>
      <w:r w:rsidR="006544EA" w:rsidRPr="0008697A">
        <w:t>: [</w:t>
      </w:r>
      <w:r>
        <w:t>Текст</w:t>
      </w:r>
      <w:r w:rsidRPr="0008697A">
        <w:t>] /</w:t>
      </w:r>
      <w:bookmarkEnd w:id="229"/>
      <w:r w:rsidRPr="0008697A">
        <w:t xml:space="preserve"> </w:t>
      </w:r>
      <w:proofErr w:type="spellStart"/>
      <w:r>
        <w:t>Душан</w:t>
      </w:r>
      <w:proofErr w:type="spellEnd"/>
      <w:r>
        <w:t xml:space="preserve"> Петкович – Санкт-Петербург «БХВ-Петербург» – 2013.</w:t>
      </w:r>
    </w:p>
    <w:p w14:paraId="516BE995" w14:textId="77777777" w:rsidR="006544EA" w:rsidRPr="00EF5DAB" w:rsidRDefault="006544EA" w:rsidP="006544EA">
      <w:pPr>
        <w:pStyle w:val="a6"/>
        <w:numPr>
          <w:ilvl w:val="0"/>
          <w:numId w:val="2"/>
        </w:numPr>
        <w:rPr>
          <w:lang w:val="en-US"/>
        </w:rPr>
      </w:pPr>
      <w:bookmarkStart w:id="230" w:name="_Ref72677548"/>
      <w:r>
        <w:t xml:space="preserve">Техническая документация по </w:t>
      </w:r>
      <w:r>
        <w:rPr>
          <w:lang w:val="en-US"/>
        </w:rPr>
        <w:t>MySQL</w:t>
      </w:r>
      <w:r w:rsidRPr="00341177">
        <w:t>: [</w:t>
      </w:r>
      <w:r>
        <w:t>Электронный ресурс</w:t>
      </w:r>
      <w:r w:rsidRPr="00341177">
        <w:t xml:space="preserve">]. </w:t>
      </w:r>
      <w:r>
        <w:rPr>
          <w:lang w:val="en-US"/>
        </w:rPr>
        <w:t>URL</w:t>
      </w:r>
      <w:r w:rsidRPr="003F4B7B">
        <w:rPr>
          <w:lang w:val="en-US"/>
        </w:rPr>
        <w:t xml:space="preserve">: </w:t>
      </w:r>
      <w:hyperlink r:id="rId50" w:history="1">
        <w:r w:rsidRPr="0015057D">
          <w:rPr>
            <w:rStyle w:val="a8"/>
            <w:lang w:val="en-US"/>
          </w:rPr>
          <w:t>https</w:t>
        </w:r>
        <w:r w:rsidRPr="003F4B7B">
          <w:rPr>
            <w:rStyle w:val="a8"/>
            <w:lang w:val="en-US"/>
          </w:rPr>
          <w:t>://</w:t>
        </w:r>
        <w:r w:rsidRPr="0015057D">
          <w:rPr>
            <w:rStyle w:val="a8"/>
            <w:lang w:val="en-US"/>
          </w:rPr>
          <w:t>dev</w:t>
        </w:r>
        <w:r w:rsidRPr="003F4B7B">
          <w:rPr>
            <w:rStyle w:val="a8"/>
            <w:lang w:val="en-US"/>
          </w:rPr>
          <w:t>.</w:t>
        </w:r>
        <w:r w:rsidRPr="0015057D">
          <w:rPr>
            <w:rStyle w:val="a8"/>
            <w:lang w:val="en-US"/>
          </w:rPr>
          <w:t>mysql</w:t>
        </w:r>
        <w:r w:rsidRPr="003F4B7B">
          <w:rPr>
            <w:rStyle w:val="a8"/>
            <w:lang w:val="en-US"/>
          </w:rPr>
          <w:t>.</w:t>
        </w:r>
        <w:r w:rsidRPr="0015057D">
          <w:rPr>
            <w:rStyle w:val="a8"/>
            <w:lang w:val="en-US"/>
          </w:rPr>
          <w:t>com/doc/</w:t>
        </w:r>
      </w:hyperlink>
      <w:bookmarkEnd w:id="230"/>
    </w:p>
    <w:p w14:paraId="3E6E4263" w14:textId="6A115CDF" w:rsidR="00034875" w:rsidRPr="006544EA" w:rsidRDefault="006544EA" w:rsidP="006544EA">
      <w:pPr>
        <w:pStyle w:val="a6"/>
        <w:numPr>
          <w:ilvl w:val="0"/>
          <w:numId w:val="2"/>
        </w:numPr>
        <w:rPr>
          <w:lang w:val="en-US"/>
        </w:rPr>
      </w:pPr>
      <w:bookmarkStart w:id="231" w:name="_Ref72677556"/>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51" w:history="1">
        <w:r w:rsidRPr="0015057D">
          <w:rPr>
            <w:rStyle w:val="a8"/>
            <w:lang w:val="en-US"/>
          </w:rPr>
          <w:t>https://postgrespro.ru/docs/postgresql</w:t>
        </w:r>
      </w:hyperlink>
      <w:bookmarkEnd w:id="231"/>
    </w:p>
    <w:sectPr w:rsidR="00034875" w:rsidRPr="006544EA"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91C8ED" w14:textId="77777777" w:rsidR="00550840" w:rsidRDefault="00550840" w:rsidP="00295EE3">
      <w:pPr>
        <w:spacing w:line="240" w:lineRule="auto"/>
      </w:pPr>
      <w:r>
        <w:separator/>
      </w:r>
    </w:p>
  </w:endnote>
  <w:endnote w:type="continuationSeparator" w:id="0">
    <w:p w14:paraId="0D5758C2" w14:textId="77777777" w:rsidR="00550840" w:rsidRDefault="00550840"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B3434" w14:textId="77777777" w:rsidR="00550840" w:rsidRDefault="00550840" w:rsidP="00295EE3">
      <w:pPr>
        <w:spacing w:line="240" w:lineRule="auto"/>
      </w:pPr>
      <w:r>
        <w:separator/>
      </w:r>
    </w:p>
  </w:footnote>
  <w:footnote w:type="continuationSeparator" w:id="0">
    <w:p w14:paraId="2E00F80D" w14:textId="77777777" w:rsidR="00550840" w:rsidRDefault="00550840"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745862"/>
      <w:docPartObj>
        <w:docPartGallery w:val="Page Numbers (Top of Page)"/>
        <w:docPartUnique/>
      </w:docPartObj>
    </w:sdtPr>
    <w:sdtEndPr/>
    <w:sdtContent>
      <w:p w14:paraId="0C46D8DA" w14:textId="21D43638" w:rsidR="00A71FE8" w:rsidRDefault="00A71FE8">
        <w:pPr>
          <w:pStyle w:val="af1"/>
          <w:jc w:val="center"/>
        </w:pPr>
        <w:r>
          <w:fldChar w:fldCharType="begin"/>
        </w:r>
        <w:r>
          <w:instrText>PAGE   \* MERGEFORMAT</w:instrText>
        </w:r>
        <w:r>
          <w:fldChar w:fldCharType="separate"/>
        </w:r>
        <w:r w:rsidR="00D82BBC">
          <w:rPr>
            <w:noProof/>
          </w:rPr>
          <w:t>16</w:t>
        </w:r>
        <w:r>
          <w:fldChar w:fldCharType="end"/>
        </w:r>
      </w:p>
    </w:sdtContent>
  </w:sdt>
  <w:p w14:paraId="4F749C68" w14:textId="77777777" w:rsidR="00A71FE8" w:rsidRDefault="00A71FE8">
    <w:pPr>
      <w:pStyle w:val="af1"/>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055202"/>
      <w:docPartObj>
        <w:docPartGallery w:val="Page Numbers (Top of Page)"/>
        <w:docPartUnique/>
      </w:docPartObj>
    </w:sdtPr>
    <w:sdtEndPr/>
    <w:sdtContent>
      <w:p w14:paraId="764540B6" w14:textId="3D7D91B9" w:rsidR="00A71FE8" w:rsidRDefault="00550840">
        <w:pPr>
          <w:pStyle w:val="af1"/>
          <w:jc w:val="center"/>
        </w:pPr>
      </w:p>
    </w:sdtContent>
  </w:sdt>
  <w:p w14:paraId="3DA42E9F" w14:textId="77777777" w:rsidR="00A71FE8" w:rsidRDefault="00A71FE8">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340FB"/>
    <w:multiLevelType w:val="hybridMultilevel"/>
    <w:tmpl w:val="359269E8"/>
    <w:lvl w:ilvl="0" w:tplc="04190011">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B4D64"/>
    <w:multiLevelType w:val="hybridMultilevel"/>
    <w:tmpl w:val="81F88BF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5"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BE508EB"/>
    <w:multiLevelType w:val="hybridMultilevel"/>
    <w:tmpl w:val="89F63E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6"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7" w15:restartNumberingAfterBreak="0">
    <w:nsid w:val="44D729CD"/>
    <w:multiLevelType w:val="hybridMultilevel"/>
    <w:tmpl w:val="AFE69E5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1" w15:restartNumberingAfterBreak="0">
    <w:nsid w:val="4C68689A"/>
    <w:multiLevelType w:val="multilevel"/>
    <w:tmpl w:val="DEDA07DC"/>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2"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FAE1E9E"/>
    <w:multiLevelType w:val="hybridMultilevel"/>
    <w:tmpl w:val="83D4FDC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05104C1"/>
    <w:multiLevelType w:val="multilevel"/>
    <w:tmpl w:val="144616E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5"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0"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4"/>
  </w:num>
  <w:num w:numId="2">
    <w:abstractNumId w:val="36"/>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40"/>
  </w:num>
  <w:num w:numId="7">
    <w:abstractNumId w:val="42"/>
  </w:num>
  <w:num w:numId="8">
    <w:abstractNumId w:val="5"/>
  </w:num>
  <w:num w:numId="9">
    <w:abstractNumId w:val="30"/>
  </w:num>
  <w:num w:numId="10">
    <w:abstractNumId w:val="38"/>
  </w:num>
  <w:num w:numId="11">
    <w:abstractNumId w:val="26"/>
  </w:num>
  <w:num w:numId="12">
    <w:abstractNumId w:val="19"/>
  </w:num>
  <w:num w:numId="13">
    <w:abstractNumId w:val="2"/>
  </w:num>
  <w:num w:numId="14">
    <w:abstractNumId w:val="35"/>
  </w:num>
  <w:num w:numId="15">
    <w:abstractNumId w:val="0"/>
  </w:num>
  <w:num w:numId="16">
    <w:abstractNumId w:val="1"/>
  </w:num>
  <w:num w:numId="17">
    <w:abstractNumId w:val="14"/>
  </w:num>
  <w:num w:numId="18">
    <w:abstractNumId w:val="25"/>
  </w:num>
  <w:num w:numId="19">
    <w:abstractNumId w:val="29"/>
  </w:num>
  <w:num w:numId="20">
    <w:abstractNumId w:val="11"/>
  </w:num>
  <w:num w:numId="21">
    <w:abstractNumId w:val="3"/>
  </w:num>
  <w:num w:numId="22">
    <w:abstractNumId w:val="32"/>
  </w:num>
  <w:num w:numId="23">
    <w:abstractNumId w:val="4"/>
  </w:num>
  <w:num w:numId="24">
    <w:abstractNumId w:val="24"/>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29">
    <w:abstractNumId w:val="18"/>
  </w:num>
  <w:num w:numId="30">
    <w:abstractNumId w:val="8"/>
  </w:num>
  <w:num w:numId="31">
    <w:abstractNumId w:val="20"/>
  </w:num>
  <w:num w:numId="32">
    <w:abstractNumId w:val="21"/>
  </w:num>
  <w:num w:numId="33">
    <w:abstractNumId w:val="6"/>
  </w:num>
  <w:num w:numId="34">
    <w:abstractNumId w:val="39"/>
  </w:num>
  <w:num w:numId="35">
    <w:abstractNumId w:val="41"/>
  </w:num>
  <w:num w:numId="36">
    <w:abstractNumId w:val="28"/>
  </w:num>
  <w:num w:numId="37">
    <w:abstractNumId w:val="7"/>
  </w:num>
  <w:num w:numId="38">
    <w:abstractNumId w:val="23"/>
  </w:num>
  <w:num w:numId="39">
    <w:abstractNumId w:val="13"/>
  </w:num>
  <w:num w:numId="40">
    <w:abstractNumId w:val="10"/>
  </w:num>
  <w:num w:numId="41">
    <w:abstractNumId w:val="12"/>
  </w:num>
  <w:num w:numId="42">
    <w:abstractNumId w:val="9"/>
  </w:num>
  <w:num w:numId="43">
    <w:abstractNumId w:val="43"/>
  </w:num>
  <w:num w:numId="44">
    <w:abstractNumId w:val="44"/>
  </w:num>
  <w:num w:numId="45">
    <w:abstractNumId w:val="27"/>
  </w:num>
  <w:num w:numId="46">
    <w:abstractNumId w:val="33"/>
  </w:num>
  <w:num w:numId="47">
    <w:abstractNumId w:val="22"/>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156"/>
    <w:rsid w:val="000344BC"/>
    <w:rsid w:val="00034875"/>
    <w:rsid w:val="000354E5"/>
    <w:rsid w:val="000379E4"/>
    <w:rsid w:val="00054332"/>
    <w:rsid w:val="00064F66"/>
    <w:rsid w:val="00073A29"/>
    <w:rsid w:val="0008697A"/>
    <w:rsid w:val="000937BC"/>
    <w:rsid w:val="000B045B"/>
    <w:rsid w:val="000B2F60"/>
    <w:rsid w:val="000B31A3"/>
    <w:rsid w:val="000B37FC"/>
    <w:rsid w:val="000C45E1"/>
    <w:rsid w:val="000D04AF"/>
    <w:rsid w:val="000E258C"/>
    <w:rsid w:val="001031AE"/>
    <w:rsid w:val="001122BD"/>
    <w:rsid w:val="00115972"/>
    <w:rsid w:val="00116700"/>
    <w:rsid w:val="001167B6"/>
    <w:rsid w:val="00135465"/>
    <w:rsid w:val="0013591C"/>
    <w:rsid w:val="00154DF5"/>
    <w:rsid w:val="00177AB6"/>
    <w:rsid w:val="001933F6"/>
    <w:rsid w:val="001A4E2F"/>
    <w:rsid w:val="001A655A"/>
    <w:rsid w:val="001B1D73"/>
    <w:rsid w:val="001B1DEA"/>
    <w:rsid w:val="001B521A"/>
    <w:rsid w:val="001C3C55"/>
    <w:rsid w:val="001D58A0"/>
    <w:rsid w:val="001E2FF8"/>
    <w:rsid w:val="001F6E62"/>
    <w:rsid w:val="00207851"/>
    <w:rsid w:val="00220633"/>
    <w:rsid w:val="00224A74"/>
    <w:rsid w:val="00237ADA"/>
    <w:rsid w:val="002415D1"/>
    <w:rsid w:val="0024499E"/>
    <w:rsid w:val="00256DF5"/>
    <w:rsid w:val="002631F3"/>
    <w:rsid w:val="00286431"/>
    <w:rsid w:val="00292899"/>
    <w:rsid w:val="00295EE3"/>
    <w:rsid w:val="002B04D9"/>
    <w:rsid w:val="002B088A"/>
    <w:rsid w:val="002D5737"/>
    <w:rsid w:val="002E3C6F"/>
    <w:rsid w:val="002F3535"/>
    <w:rsid w:val="00311EEC"/>
    <w:rsid w:val="003172F9"/>
    <w:rsid w:val="003210A3"/>
    <w:rsid w:val="00321D03"/>
    <w:rsid w:val="00327201"/>
    <w:rsid w:val="00343A6F"/>
    <w:rsid w:val="00344354"/>
    <w:rsid w:val="00345894"/>
    <w:rsid w:val="00352DD4"/>
    <w:rsid w:val="00370AB2"/>
    <w:rsid w:val="003728B1"/>
    <w:rsid w:val="0037632D"/>
    <w:rsid w:val="00396CB0"/>
    <w:rsid w:val="0039735A"/>
    <w:rsid w:val="003A575D"/>
    <w:rsid w:val="003B3841"/>
    <w:rsid w:val="003C0CFD"/>
    <w:rsid w:val="003D02F4"/>
    <w:rsid w:val="003F4B7B"/>
    <w:rsid w:val="0040189C"/>
    <w:rsid w:val="00420C76"/>
    <w:rsid w:val="0042155B"/>
    <w:rsid w:val="00422B67"/>
    <w:rsid w:val="00440E35"/>
    <w:rsid w:val="0044709C"/>
    <w:rsid w:val="0045024C"/>
    <w:rsid w:val="004534B5"/>
    <w:rsid w:val="00465A6E"/>
    <w:rsid w:val="004663F2"/>
    <w:rsid w:val="0046731A"/>
    <w:rsid w:val="00487369"/>
    <w:rsid w:val="004924A2"/>
    <w:rsid w:val="004A2C61"/>
    <w:rsid w:val="004A67CC"/>
    <w:rsid w:val="004B18AB"/>
    <w:rsid w:val="004C06A3"/>
    <w:rsid w:val="004E08BD"/>
    <w:rsid w:val="004E1D4D"/>
    <w:rsid w:val="004F2AFF"/>
    <w:rsid w:val="004F5604"/>
    <w:rsid w:val="00511DA8"/>
    <w:rsid w:val="00513F9F"/>
    <w:rsid w:val="00520CCA"/>
    <w:rsid w:val="00550840"/>
    <w:rsid w:val="00556A4D"/>
    <w:rsid w:val="00560607"/>
    <w:rsid w:val="00573821"/>
    <w:rsid w:val="00587DBF"/>
    <w:rsid w:val="0059444C"/>
    <w:rsid w:val="005A2140"/>
    <w:rsid w:val="005B3F01"/>
    <w:rsid w:val="0060063E"/>
    <w:rsid w:val="0062731A"/>
    <w:rsid w:val="00633539"/>
    <w:rsid w:val="006356D0"/>
    <w:rsid w:val="006544EA"/>
    <w:rsid w:val="006605C0"/>
    <w:rsid w:val="00667146"/>
    <w:rsid w:val="006817CC"/>
    <w:rsid w:val="00685954"/>
    <w:rsid w:val="0069192E"/>
    <w:rsid w:val="006A4450"/>
    <w:rsid w:val="006E0911"/>
    <w:rsid w:val="007278C5"/>
    <w:rsid w:val="00745503"/>
    <w:rsid w:val="00754973"/>
    <w:rsid w:val="00762E6A"/>
    <w:rsid w:val="00772D17"/>
    <w:rsid w:val="0078105A"/>
    <w:rsid w:val="0078268B"/>
    <w:rsid w:val="00794724"/>
    <w:rsid w:val="007B6FDF"/>
    <w:rsid w:val="007C68A7"/>
    <w:rsid w:val="007E13C6"/>
    <w:rsid w:val="007E212D"/>
    <w:rsid w:val="007E5C67"/>
    <w:rsid w:val="007F047C"/>
    <w:rsid w:val="007F1A92"/>
    <w:rsid w:val="007F3C7B"/>
    <w:rsid w:val="007F62E6"/>
    <w:rsid w:val="008141F3"/>
    <w:rsid w:val="0082288A"/>
    <w:rsid w:val="0082686A"/>
    <w:rsid w:val="0083324B"/>
    <w:rsid w:val="008506CB"/>
    <w:rsid w:val="0085083E"/>
    <w:rsid w:val="00850F38"/>
    <w:rsid w:val="00853044"/>
    <w:rsid w:val="0085622A"/>
    <w:rsid w:val="00866A8C"/>
    <w:rsid w:val="008838CB"/>
    <w:rsid w:val="008C6496"/>
    <w:rsid w:val="008F2BD8"/>
    <w:rsid w:val="008F6FFC"/>
    <w:rsid w:val="009013C3"/>
    <w:rsid w:val="00911F17"/>
    <w:rsid w:val="00913477"/>
    <w:rsid w:val="0092331E"/>
    <w:rsid w:val="00930C90"/>
    <w:rsid w:val="00935486"/>
    <w:rsid w:val="00941DD3"/>
    <w:rsid w:val="00945D51"/>
    <w:rsid w:val="00946CEF"/>
    <w:rsid w:val="009522A1"/>
    <w:rsid w:val="00955553"/>
    <w:rsid w:val="00960E3C"/>
    <w:rsid w:val="0098108B"/>
    <w:rsid w:val="00994073"/>
    <w:rsid w:val="009A69B1"/>
    <w:rsid w:val="009B4772"/>
    <w:rsid w:val="009D114D"/>
    <w:rsid w:val="009E4583"/>
    <w:rsid w:val="009E691F"/>
    <w:rsid w:val="009E6DC6"/>
    <w:rsid w:val="009F5BD3"/>
    <w:rsid w:val="00A01237"/>
    <w:rsid w:val="00A4577C"/>
    <w:rsid w:val="00A5537D"/>
    <w:rsid w:val="00A71FE8"/>
    <w:rsid w:val="00A737C6"/>
    <w:rsid w:val="00A748B0"/>
    <w:rsid w:val="00A838B1"/>
    <w:rsid w:val="00AC157E"/>
    <w:rsid w:val="00AD7F6D"/>
    <w:rsid w:val="00AE2B5D"/>
    <w:rsid w:val="00AE52C3"/>
    <w:rsid w:val="00B0212B"/>
    <w:rsid w:val="00B03F29"/>
    <w:rsid w:val="00B04BCD"/>
    <w:rsid w:val="00B214B1"/>
    <w:rsid w:val="00B32BFA"/>
    <w:rsid w:val="00B36941"/>
    <w:rsid w:val="00B36E2C"/>
    <w:rsid w:val="00B50DC1"/>
    <w:rsid w:val="00B77F3A"/>
    <w:rsid w:val="00B80DA4"/>
    <w:rsid w:val="00B82C6C"/>
    <w:rsid w:val="00B83003"/>
    <w:rsid w:val="00B847BD"/>
    <w:rsid w:val="00B873C6"/>
    <w:rsid w:val="00B92403"/>
    <w:rsid w:val="00B96465"/>
    <w:rsid w:val="00BA192E"/>
    <w:rsid w:val="00BA202F"/>
    <w:rsid w:val="00BE0629"/>
    <w:rsid w:val="00BE1337"/>
    <w:rsid w:val="00BE2669"/>
    <w:rsid w:val="00BF6605"/>
    <w:rsid w:val="00C03C0A"/>
    <w:rsid w:val="00C121CB"/>
    <w:rsid w:val="00C1744D"/>
    <w:rsid w:val="00C2161E"/>
    <w:rsid w:val="00C377FD"/>
    <w:rsid w:val="00C4738B"/>
    <w:rsid w:val="00C57F04"/>
    <w:rsid w:val="00CA6DF1"/>
    <w:rsid w:val="00CC430E"/>
    <w:rsid w:val="00CD0A6A"/>
    <w:rsid w:val="00CE7D10"/>
    <w:rsid w:val="00CE7E91"/>
    <w:rsid w:val="00CF39E7"/>
    <w:rsid w:val="00D020F0"/>
    <w:rsid w:val="00D12573"/>
    <w:rsid w:val="00D163D5"/>
    <w:rsid w:val="00D1712B"/>
    <w:rsid w:val="00D25AB6"/>
    <w:rsid w:val="00D27755"/>
    <w:rsid w:val="00D54DC9"/>
    <w:rsid w:val="00D64C45"/>
    <w:rsid w:val="00D7318A"/>
    <w:rsid w:val="00D75DD0"/>
    <w:rsid w:val="00D769E9"/>
    <w:rsid w:val="00D76D34"/>
    <w:rsid w:val="00D8010D"/>
    <w:rsid w:val="00D82BBC"/>
    <w:rsid w:val="00D83368"/>
    <w:rsid w:val="00D87257"/>
    <w:rsid w:val="00D92AFB"/>
    <w:rsid w:val="00DA73E0"/>
    <w:rsid w:val="00DB18CD"/>
    <w:rsid w:val="00DB47B0"/>
    <w:rsid w:val="00DB5B15"/>
    <w:rsid w:val="00DB6521"/>
    <w:rsid w:val="00DB70D6"/>
    <w:rsid w:val="00DC4774"/>
    <w:rsid w:val="00DC5D62"/>
    <w:rsid w:val="00DC609F"/>
    <w:rsid w:val="00DE377F"/>
    <w:rsid w:val="00DE76A5"/>
    <w:rsid w:val="00DF6EA6"/>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33F59"/>
    <w:rsid w:val="00F3688D"/>
    <w:rsid w:val="00F8558C"/>
    <w:rsid w:val="00FA3BDC"/>
    <w:rsid w:val="00FA5ADA"/>
    <w:rsid w:val="00FC1972"/>
    <w:rsid w:val="00FC2119"/>
    <w:rsid w:val="00FC551A"/>
    <w:rsid w:val="00FD5D7E"/>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866A8C"/>
    <w:pPr>
      <w:keepNext/>
      <w:keepLines/>
      <w:pageBreakBefore/>
      <w:numPr>
        <w:numId w:val="1"/>
      </w:numPr>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866A8C"/>
    <w:pPr>
      <w:keepNext/>
      <w:keepLines/>
      <w:numPr>
        <w:ilvl w:val="1"/>
        <w:numId w:val="1"/>
      </w:numPr>
      <w:jc w:val="center"/>
      <w:outlineLvl w:val="1"/>
    </w:pPr>
    <w:rPr>
      <w:rFonts w:eastAsiaTheme="majorEastAsia" w:cstheme="majorBidi"/>
      <w:b/>
      <w:szCs w:val="26"/>
    </w:rPr>
  </w:style>
  <w:style w:type="paragraph" w:styleId="3">
    <w:name w:val="heading 3"/>
    <w:basedOn w:val="a0"/>
    <w:next w:val="a0"/>
    <w:link w:val="30"/>
    <w:uiPriority w:val="9"/>
    <w:unhideWhenUsed/>
    <w:qFormat/>
    <w:rsid w:val="00866A8C"/>
    <w:pPr>
      <w:keepNext/>
      <w:keepLines/>
      <w:numPr>
        <w:ilvl w:val="2"/>
        <w:numId w:val="1"/>
      </w:numPr>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866A8C"/>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866A8C"/>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866A8C"/>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866A8C"/>
    <w:pPr>
      <w:tabs>
        <w:tab w:val="right" w:leader="dot" w:pos="9628"/>
      </w:tabs>
      <w:ind w:left="278"/>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35"/>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customStyle="1" w:styleId="afa">
    <w:name w:val="Список с точкой"/>
    <w:basedOn w:val="a6"/>
    <w:link w:val="afb"/>
    <w:qFormat/>
    <w:rsid w:val="00034875"/>
    <w:pPr>
      <w:ind w:left="1418" w:hanging="284"/>
    </w:pPr>
    <w:rPr>
      <w:szCs w:val="28"/>
    </w:rPr>
  </w:style>
  <w:style w:type="character" w:customStyle="1" w:styleId="afb">
    <w:name w:val="Список с точкой Знак"/>
    <w:basedOn w:val="a7"/>
    <w:link w:val="afa"/>
    <w:rsid w:val="00034875"/>
    <w:rPr>
      <w:rFonts w:ascii="Times New Roman" w:hAnsi="Times New Roman"/>
      <w:color w:val="000000" w:themeColor="text1"/>
      <w:sz w:val="28"/>
      <w:szCs w:val="28"/>
    </w:rPr>
  </w:style>
  <w:style w:type="paragraph" w:styleId="afc">
    <w:name w:val="Balloon Text"/>
    <w:basedOn w:val="a0"/>
    <w:link w:val="afd"/>
    <w:uiPriority w:val="99"/>
    <w:semiHidden/>
    <w:unhideWhenUsed/>
    <w:rsid w:val="00034875"/>
    <w:pPr>
      <w:spacing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03487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488324908">
      <w:bodyDiv w:val="1"/>
      <w:marLeft w:val="0"/>
      <w:marRight w:val="0"/>
      <w:marTop w:val="0"/>
      <w:marBottom w:val="0"/>
      <w:divBdr>
        <w:top w:val="none" w:sz="0" w:space="0" w:color="auto"/>
        <w:left w:val="none" w:sz="0" w:space="0" w:color="auto"/>
        <w:bottom w:val="none" w:sz="0" w:space="0" w:color="auto"/>
        <w:right w:val="none" w:sz="0" w:space="0" w:color="auto"/>
      </w:divBdr>
      <w:divsChild>
        <w:div w:id="323247411">
          <w:marLeft w:val="0"/>
          <w:marRight w:val="0"/>
          <w:marTop w:val="0"/>
          <w:marBottom w:val="0"/>
          <w:divBdr>
            <w:top w:val="none" w:sz="0" w:space="0" w:color="auto"/>
            <w:left w:val="none" w:sz="0" w:space="0" w:color="auto"/>
            <w:bottom w:val="none" w:sz="0" w:space="0" w:color="auto"/>
            <w:right w:val="none" w:sz="0" w:space="0" w:color="auto"/>
          </w:divBdr>
        </w:div>
      </w:divsChild>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github.com/tin-cat/emailqueue"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habr.com/ru/post/254773" TargetMode="External"/><Relationship Id="rId47" Type="http://schemas.openxmlformats.org/officeDocument/2006/relationships/hyperlink" Target="https://docs.microsoft.com/ru-ru/dotnet/csharp/" TargetMode="External"/><Relationship Id="rId50"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localhost:44306/api/auth/sign-in" TargetMode="External"/><Relationship Id="rId37" Type="http://schemas.openxmlformats.org/officeDocument/2006/relationships/hyperlink" Target="https://skillbox.ru/media/code/chto_takoe_api/" TargetMode="External"/><Relationship Id="rId40" Type="http://schemas.openxmlformats.org/officeDocument/2006/relationships/hyperlink" Target="https://metanit.com/sharp/mvc/12.1.php" TargetMode="External"/><Relationship Id="rId45" Type="http://schemas.openxmlformats.org/officeDocument/2006/relationships/hyperlink" Target="https://habr.com/ru/post/169381/"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abr.com/ru/post/46283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pro-prof.com/archives/2594" TargetMode="External"/><Relationship Id="rId48" Type="http://schemas.openxmlformats.org/officeDocument/2006/relationships/hyperlink" Target="https://angular.io/?developerstash" TargetMode="External"/><Relationship Id="rId8" Type="http://schemas.openxmlformats.org/officeDocument/2006/relationships/header" Target="header1.xml"/><Relationship Id="rId51" Type="http://schemas.openxmlformats.org/officeDocument/2006/relationships/hyperlink" Target="https://postgrespro.ru/docs/postgre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localhost:44306/api/contacts/3" TargetMode="External"/><Relationship Id="rId38" Type="http://schemas.openxmlformats.org/officeDocument/2006/relationships/hyperlink" Target="http://www.consultant.ru/document/cons_doc_LAW_112701/d9cd621c949a3c9efef51c2884c247e18ab9908b/" TargetMode="External"/><Relationship Id="rId46" Type="http://schemas.openxmlformats.org/officeDocument/2006/relationships/hyperlink" Target="https://imajor.ru/razrabotka/verstka/krossbrauzernost-sayta" TargetMode="External"/><Relationship Id="rId20" Type="http://schemas.openxmlformats.org/officeDocument/2006/relationships/image" Target="media/image11.png"/><Relationship Id="rId41" Type="http://schemas.openxmlformats.org/officeDocument/2006/relationships/hyperlink" Target="https://docs.microsoft.com/ru-ru/aspnet/core/?view=aspnetcore-3.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emantica.in/blog/veb-interfejs.html/" TargetMode="External"/><Relationship Id="rId49" Type="http://schemas.openxmlformats.org/officeDocument/2006/relationships/hyperlink" Target="https://learn.javascrip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3FA4A-46FC-4EC2-BA3A-41A963EF9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68</Pages>
  <Words>10574</Words>
  <Characters>60274</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178</cp:revision>
  <dcterms:created xsi:type="dcterms:W3CDTF">2020-10-17T10:37:00Z</dcterms:created>
  <dcterms:modified xsi:type="dcterms:W3CDTF">2021-06-01T07:40:00Z</dcterms:modified>
</cp:coreProperties>
</file>