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0472A6" w14:textId="77777777" w:rsidR="0078268B" w:rsidRPr="00F73B10" w:rsidRDefault="0078268B" w:rsidP="00034875">
      <w:pPr>
        <w:ind w:firstLine="0"/>
        <w:jc w:val="center"/>
        <w:rPr>
          <w:rFonts w:eastAsia="Times New Roman" w:cs="Times New Roman"/>
          <w:b/>
          <w:caps/>
          <w:sz w:val="36"/>
          <w:szCs w:val="20"/>
          <w:lang w:eastAsia="ru-RU"/>
        </w:rPr>
      </w:pPr>
      <w:r w:rsidRPr="00F73B10">
        <w:rPr>
          <w:rFonts w:eastAsia="Times New Roman" w:cs="Times New Roman"/>
          <w:b/>
          <w:caps/>
          <w:sz w:val="36"/>
          <w:szCs w:val="20"/>
          <w:lang w:eastAsia="ru-RU"/>
        </w:rPr>
        <w:t>МИНИСТЕРСТВО НАУКИ И ВЫСШЕГО ОБРАЗОВАНИЯ</w:t>
      </w:r>
      <w:r>
        <w:rPr>
          <w:rFonts w:eastAsia="Times New Roman" w:cs="Times New Roman"/>
          <w:b/>
          <w:caps/>
          <w:sz w:val="36"/>
          <w:szCs w:val="20"/>
          <w:lang w:eastAsia="ru-RU"/>
        </w:rPr>
        <w:t xml:space="preserve"> РФ </w:t>
      </w:r>
    </w:p>
    <w:p w14:paraId="3FAF1DDA" w14:textId="77777777" w:rsidR="0078268B" w:rsidRPr="00F73B10" w:rsidRDefault="0078268B" w:rsidP="00034875">
      <w:pPr>
        <w:ind w:firstLine="0"/>
        <w:jc w:val="center"/>
        <w:rPr>
          <w:rFonts w:eastAsia="Times New Roman" w:cs="Times New Roman"/>
          <w:b/>
          <w:szCs w:val="28"/>
          <w:lang w:eastAsia="ru-RU"/>
        </w:rPr>
      </w:pPr>
      <w:r w:rsidRPr="00F73B10">
        <w:rPr>
          <w:rFonts w:eastAsia="Times New Roman" w:cs="Times New Roman"/>
          <w:b/>
          <w:szCs w:val="28"/>
          <w:lang w:eastAsia="ru-RU"/>
        </w:rPr>
        <w:t>ФГБОУ ВО</w:t>
      </w:r>
      <w:r w:rsidRPr="00F73B10">
        <w:rPr>
          <w:rFonts w:eastAsia="Times New Roman" w:cs="Times New Roman"/>
          <w:b/>
          <w:szCs w:val="28"/>
          <w:lang w:eastAsia="ru-RU"/>
        </w:rPr>
        <w:br/>
        <w:t>«БРЯНСКИЙ ГОСУДАРСТВЕННЫЙ ТЕХНИЧЕСКИЙ УНИВЕРСИТЕТ»</w:t>
      </w:r>
    </w:p>
    <w:p w14:paraId="3C18FBFA" w14:textId="77777777" w:rsidR="0078268B" w:rsidRPr="00F73B10" w:rsidRDefault="0078268B" w:rsidP="00034875">
      <w:pPr>
        <w:ind w:firstLine="0"/>
        <w:jc w:val="center"/>
        <w:rPr>
          <w:rFonts w:eastAsia="Times New Roman" w:cs="Times New Roman"/>
          <w:b/>
          <w:sz w:val="32"/>
          <w:szCs w:val="32"/>
          <w:lang w:eastAsia="ru-RU"/>
        </w:rPr>
      </w:pPr>
      <w:r w:rsidRPr="00F73B10">
        <w:rPr>
          <w:rFonts w:eastAsia="Times New Roman" w:cs="Times New Roman"/>
          <w:b/>
          <w:sz w:val="32"/>
          <w:szCs w:val="32"/>
          <w:lang w:eastAsia="ru-RU"/>
        </w:rPr>
        <w:t>ФАКУЛЬТЕТ ИНФОРМАЦИОННЫХ ТЕХНОЛОГИЙ</w:t>
      </w:r>
    </w:p>
    <w:p w14:paraId="2587801C" w14:textId="77777777" w:rsidR="0078268B" w:rsidRPr="00F73B10" w:rsidRDefault="0078268B" w:rsidP="00034875">
      <w:pPr>
        <w:ind w:firstLine="0"/>
        <w:jc w:val="center"/>
        <w:rPr>
          <w:b/>
          <w:lang w:eastAsia="ru-RU"/>
        </w:rPr>
      </w:pPr>
      <w:r w:rsidRPr="00F73B10">
        <w:rPr>
          <w:b/>
          <w:lang w:eastAsia="ru-RU"/>
        </w:rPr>
        <w:t>Кафедра «Информатика и программное обеспечение»</w:t>
      </w:r>
    </w:p>
    <w:p w14:paraId="5A4A874A" w14:textId="77777777" w:rsidR="0078268B" w:rsidRPr="00F73B10" w:rsidRDefault="0078268B" w:rsidP="00034875">
      <w:pPr>
        <w:spacing w:line="240" w:lineRule="auto"/>
        <w:ind w:firstLine="0"/>
        <w:jc w:val="left"/>
        <w:rPr>
          <w:rFonts w:eastAsia="Times New Roman" w:cs="Times New Roman"/>
          <w:szCs w:val="20"/>
          <w:lang w:eastAsia="ru-RU"/>
        </w:rPr>
      </w:pPr>
    </w:p>
    <w:p w14:paraId="783508E8" w14:textId="77777777" w:rsidR="0078268B" w:rsidRPr="00F73B10" w:rsidRDefault="0078268B" w:rsidP="00034875">
      <w:pPr>
        <w:spacing w:line="240" w:lineRule="auto"/>
        <w:ind w:firstLine="0"/>
        <w:jc w:val="left"/>
        <w:rPr>
          <w:rFonts w:eastAsia="Times New Roman" w:cs="Times New Roman"/>
          <w:szCs w:val="20"/>
          <w:lang w:eastAsia="ru-RU"/>
        </w:rPr>
      </w:pPr>
    </w:p>
    <w:p w14:paraId="25A3A31F"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«У Т В Е Р Ж Д А Ю»</w:t>
      </w:r>
    </w:p>
    <w:p w14:paraId="11B5930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Зав. кафедрой «И и ПО», к.т.н., доцент</w:t>
      </w:r>
    </w:p>
    <w:p w14:paraId="7DD691A3"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_____________________ Подвесовский А.Г.</w:t>
      </w:r>
    </w:p>
    <w:p w14:paraId="2B9E247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 «____» ______________ </w:t>
      </w:r>
      <w:r>
        <w:rPr>
          <w:rFonts w:eastAsia="Times New Roman" w:cs="Times New Roman"/>
          <w:szCs w:val="20"/>
          <w:lang w:eastAsia="ru-RU"/>
        </w:rPr>
        <w:t>2021</w:t>
      </w:r>
      <w:r w:rsidRPr="00F73B10">
        <w:rPr>
          <w:rFonts w:eastAsia="Times New Roman" w:cs="Times New Roman"/>
          <w:szCs w:val="20"/>
          <w:lang w:eastAsia="ru-RU"/>
        </w:rPr>
        <w:t xml:space="preserve"> г.</w:t>
      </w:r>
    </w:p>
    <w:p w14:paraId="6CE97B49"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542B971B" w14:textId="77777777" w:rsidR="0078268B" w:rsidRPr="00F73B10" w:rsidRDefault="0078268B" w:rsidP="00034875">
      <w:pPr>
        <w:spacing w:line="240" w:lineRule="auto"/>
        <w:ind w:firstLine="0"/>
        <w:jc w:val="left"/>
        <w:rPr>
          <w:rFonts w:eastAsia="Times New Roman" w:cs="Times New Roman"/>
          <w:sz w:val="20"/>
          <w:szCs w:val="20"/>
          <w:lang w:eastAsia="ru-RU"/>
        </w:rPr>
      </w:pPr>
    </w:p>
    <w:p w14:paraId="10B601E7" w14:textId="77777777" w:rsidR="002631F3" w:rsidRDefault="002631F3" w:rsidP="00034875">
      <w:pPr>
        <w:spacing w:line="240" w:lineRule="auto"/>
        <w:ind w:firstLine="0"/>
        <w:jc w:val="center"/>
        <w:rPr>
          <w:b/>
          <w:sz w:val="32"/>
          <w:szCs w:val="32"/>
          <w:lang w:eastAsia="ru-RU"/>
        </w:rPr>
      </w:pPr>
      <w:r w:rsidRPr="002631F3">
        <w:rPr>
          <w:b/>
          <w:sz w:val="32"/>
          <w:szCs w:val="32"/>
          <w:lang w:eastAsia="ru-RU"/>
        </w:rPr>
        <w:t xml:space="preserve">ПОДСИСТЕМА УПРАВЛЕНИЯ НАДЕЖНОСТЬЮ ОТПРАВКИ ЭЛЕКТРОННЫХ ПИСЕМ </w:t>
      </w:r>
    </w:p>
    <w:p w14:paraId="5F65F8B3" w14:textId="0E3B36E7" w:rsidR="0078268B" w:rsidRPr="00FC5A4C" w:rsidRDefault="0078268B" w:rsidP="00034875">
      <w:pPr>
        <w:spacing w:line="240" w:lineRule="auto"/>
        <w:ind w:firstLine="0"/>
        <w:jc w:val="center"/>
        <w:rPr>
          <w:b/>
          <w:spacing w:val="100"/>
          <w:lang w:eastAsia="ru-RU"/>
        </w:rPr>
      </w:pPr>
      <w:r w:rsidRPr="00FC5A4C">
        <w:rPr>
          <w:b/>
          <w:spacing w:val="100"/>
          <w:lang w:eastAsia="ru-RU"/>
        </w:rPr>
        <w:t>ДИПЛОМНАЯ РАБОТА</w:t>
      </w:r>
    </w:p>
    <w:p w14:paraId="6602DAE5" w14:textId="77777777" w:rsidR="0078268B" w:rsidRPr="00F73B10" w:rsidRDefault="0078268B" w:rsidP="00034875">
      <w:pPr>
        <w:spacing w:line="240" w:lineRule="auto"/>
        <w:ind w:firstLine="0"/>
        <w:jc w:val="center"/>
        <w:rPr>
          <w:rFonts w:eastAsia="Times New Roman" w:cs="Times New Roman"/>
          <w:b/>
          <w:sz w:val="32"/>
          <w:szCs w:val="20"/>
          <w:lang w:eastAsia="ru-RU"/>
        </w:rPr>
      </w:pPr>
    </w:p>
    <w:p w14:paraId="1694644D" w14:textId="77777777" w:rsidR="0078268B" w:rsidRPr="00F73B10" w:rsidRDefault="0078268B" w:rsidP="00034875">
      <w:pPr>
        <w:spacing w:line="240" w:lineRule="auto"/>
        <w:ind w:firstLine="0"/>
        <w:jc w:val="center"/>
        <w:rPr>
          <w:lang w:eastAsia="ru-RU"/>
        </w:rPr>
      </w:pPr>
      <w:r w:rsidRPr="00F73B10">
        <w:rPr>
          <w:lang w:eastAsia="ru-RU"/>
        </w:rPr>
        <w:t>Документы текстовые</w:t>
      </w:r>
    </w:p>
    <w:p w14:paraId="55D8A108" w14:textId="77777777" w:rsidR="0078268B" w:rsidRPr="00F73B10" w:rsidRDefault="0078268B" w:rsidP="00034875">
      <w:pPr>
        <w:spacing w:line="240" w:lineRule="auto"/>
        <w:ind w:firstLine="0"/>
        <w:jc w:val="center"/>
        <w:rPr>
          <w:rFonts w:eastAsia="Times New Roman" w:cs="Times New Roman"/>
          <w:sz w:val="16"/>
          <w:szCs w:val="20"/>
          <w:lang w:eastAsia="ru-RU"/>
        </w:rPr>
      </w:pPr>
    </w:p>
    <w:p w14:paraId="72A69F8C" w14:textId="77777777" w:rsidR="0078268B" w:rsidRPr="00F73B10" w:rsidRDefault="0078268B" w:rsidP="00034875">
      <w:pPr>
        <w:spacing w:line="240" w:lineRule="auto"/>
        <w:ind w:firstLine="0"/>
        <w:jc w:val="center"/>
        <w:rPr>
          <w:lang w:eastAsia="ru-RU"/>
        </w:rPr>
      </w:pPr>
      <w:r w:rsidRPr="00F73B10">
        <w:rPr>
          <w:lang w:eastAsia="ru-RU"/>
        </w:rPr>
        <w:t>Всего ____ листов в папке</w:t>
      </w:r>
    </w:p>
    <w:p w14:paraId="7D43B06C" w14:textId="77777777" w:rsidR="0078268B" w:rsidRPr="00F73B10" w:rsidRDefault="0078268B" w:rsidP="00034875">
      <w:pPr>
        <w:spacing w:line="240" w:lineRule="auto"/>
        <w:ind w:firstLine="0"/>
        <w:jc w:val="left"/>
        <w:rPr>
          <w:rFonts w:eastAsia="Times New Roman" w:cs="Times New Roman"/>
          <w:szCs w:val="20"/>
          <w:lang w:eastAsia="ru-RU"/>
        </w:rPr>
      </w:pPr>
    </w:p>
    <w:p w14:paraId="28D41519" w14:textId="77777777" w:rsidR="0078268B" w:rsidRPr="00F73B10" w:rsidRDefault="0078268B" w:rsidP="00034875">
      <w:pPr>
        <w:spacing w:line="240" w:lineRule="auto"/>
        <w:ind w:left="5103" w:firstLine="0"/>
        <w:rPr>
          <w:b/>
          <w:lang w:eastAsia="ru-RU"/>
        </w:rPr>
      </w:pPr>
      <w:r w:rsidRPr="00F73B10">
        <w:rPr>
          <w:b/>
          <w:lang w:eastAsia="ru-RU"/>
        </w:rPr>
        <w:t>Руководитель</w:t>
      </w:r>
    </w:p>
    <w:p w14:paraId="6B3A2F4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_________________</w:t>
      </w:r>
      <w:r w:rsidRPr="00217F84">
        <w:rPr>
          <w:rFonts w:eastAsia="Times New Roman" w:cs="Times New Roman"/>
          <w:szCs w:val="20"/>
          <w:lang w:eastAsia="ru-RU"/>
        </w:rPr>
        <w:t>_</w:t>
      </w:r>
      <w:r w:rsidRPr="00F73B10">
        <w:rPr>
          <w:rFonts w:eastAsia="Times New Roman" w:cs="Times New Roman"/>
          <w:szCs w:val="20"/>
          <w:lang w:eastAsia="ru-RU"/>
        </w:rPr>
        <w:t xml:space="preserve"> к.т.н., доц. Лагерев Д.Г.</w:t>
      </w:r>
    </w:p>
    <w:p w14:paraId="3234B6C6"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2B5486B3" w14:textId="77777777" w:rsidR="0078268B" w:rsidRPr="00F73B10" w:rsidRDefault="0078268B" w:rsidP="00034875">
      <w:pPr>
        <w:spacing w:line="240" w:lineRule="auto"/>
        <w:ind w:left="5103" w:firstLine="0"/>
        <w:jc w:val="left"/>
        <w:rPr>
          <w:rFonts w:eastAsia="Times New Roman" w:cs="Times New Roman"/>
          <w:b/>
          <w:szCs w:val="20"/>
          <w:lang w:eastAsia="ru-RU"/>
        </w:rPr>
      </w:pPr>
      <w:r w:rsidRPr="00F73B10">
        <w:rPr>
          <w:rFonts w:eastAsia="Times New Roman" w:cs="Times New Roman"/>
          <w:b/>
          <w:szCs w:val="20"/>
          <w:lang w:eastAsia="ru-RU"/>
        </w:rPr>
        <w:t>Консультанты:</w:t>
      </w:r>
    </w:p>
    <w:p w14:paraId="64C0406A"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экономической части </w:t>
      </w:r>
    </w:p>
    <w:p w14:paraId="3E7415F9"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 </w:t>
      </w:r>
    </w:p>
    <w:p w14:paraId="067BC7C7"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5ABDA5C"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по организационной части </w:t>
      </w:r>
    </w:p>
    <w:p w14:paraId="3CE4D6AF"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 xml:space="preserve">____________________ </w:t>
      </w:r>
    </w:p>
    <w:p w14:paraId="320CDA8E"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32295167"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7624B1C2" w14:textId="77777777" w:rsidR="0078268B" w:rsidRPr="00F73B10" w:rsidRDefault="0078268B" w:rsidP="00034875">
      <w:pPr>
        <w:spacing w:line="240" w:lineRule="auto"/>
        <w:ind w:left="5103" w:firstLine="0"/>
        <w:rPr>
          <w:b/>
          <w:lang w:eastAsia="ru-RU"/>
        </w:rPr>
      </w:pPr>
      <w:r w:rsidRPr="00F73B10">
        <w:rPr>
          <w:b/>
          <w:lang w:eastAsia="ru-RU"/>
        </w:rPr>
        <w:t>Нормоконтролер</w:t>
      </w:r>
    </w:p>
    <w:p w14:paraId="78C45B68"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_________________</w:t>
      </w:r>
      <w:r w:rsidRPr="00F73B10">
        <w:rPr>
          <w:rFonts w:eastAsia="Times New Roman" w:cs="Times New Roman"/>
          <w:szCs w:val="20"/>
          <w:lang w:eastAsia="ru-RU"/>
        </w:rPr>
        <w:t xml:space="preserve"> </w:t>
      </w:r>
    </w:p>
    <w:p w14:paraId="1FF38F68" w14:textId="77777777" w:rsidR="0078268B" w:rsidRPr="00F73B10" w:rsidRDefault="0078268B" w:rsidP="00034875">
      <w:pPr>
        <w:spacing w:line="240" w:lineRule="auto"/>
        <w:ind w:left="5103" w:firstLine="0"/>
        <w:jc w:val="left"/>
        <w:rPr>
          <w:rFonts w:eastAsia="Times New Roman" w:cs="Times New Roman"/>
          <w:szCs w:val="20"/>
          <w:lang w:eastAsia="ru-RU"/>
        </w:rPr>
      </w:pPr>
      <w:r w:rsidRPr="00F73B10">
        <w:rPr>
          <w:rFonts w:eastAsia="Times New Roman" w:cs="Times New Roman"/>
          <w:szCs w:val="20"/>
          <w:lang w:eastAsia="ru-RU"/>
        </w:rPr>
        <w:t>«___»____________</w:t>
      </w:r>
      <w:r>
        <w:rPr>
          <w:rFonts w:eastAsia="Times New Roman" w:cs="Times New Roman"/>
          <w:szCs w:val="20"/>
          <w:lang w:eastAsia="ru-RU"/>
        </w:rPr>
        <w:t>2021</w:t>
      </w:r>
      <w:r w:rsidRPr="00F73B10">
        <w:rPr>
          <w:rFonts w:eastAsia="Times New Roman" w:cs="Times New Roman"/>
          <w:szCs w:val="20"/>
          <w:lang w:eastAsia="ru-RU"/>
        </w:rPr>
        <w:t xml:space="preserve"> г.</w:t>
      </w:r>
    </w:p>
    <w:p w14:paraId="5DD14E8A" w14:textId="77777777" w:rsidR="0078268B" w:rsidRPr="00F73B10" w:rsidRDefault="0078268B" w:rsidP="00034875">
      <w:pPr>
        <w:spacing w:line="240" w:lineRule="auto"/>
        <w:ind w:left="5103" w:firstLine="0"/>
        <w:jc w:val="left"/>
        <w:rPr>
          <w:rFonts w:eastAsia="Times New Roman" w:cs="Times New Roman"/>
          <w:szCs w:val="20"/>
          <w:lang w:eastAsia="ru-RU"/>
        </w:rPr>
      </w:pPr>
    </w:p>
    <w:p w14:paraId="41BEE218" w14:textId="77777777" w:rsidR="0078268B" w:rsidRPr="00F73B10" w:rsidRDefault="0078268B" w:rsidP="00034875">
      <w:pPr>
        <w:spacing w:line="240" w:lineRule="auto"/>
        <w:ind w:left="5103" w:firstLine="0"/>
        <w:rPr>
          <w:b/>
          <w:lang w:eastAsia="ru-RU"/>
        </w:rPr>
      </w:pPr>
      <w:r w:rsidRPr="00F73B10">
        <w:rPr>
          <w:b/>
          <w:lang w:eastAsia="ru-RU"/>
        </w:rPr>
        <w:t>Студент</w:t>
      </w:r>
    </w:p>
    <w:p w14:paraId="52F48404"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w:t>
      </w:r>
      <w:r w:rsidRPr="00F73B10">
        <w:rPr>
          <w:rFonts w:eastAsia="Times New Roman" w:cs="Times New Roman"/>
          <w:szCs w:val="20"/>
          <w:lang w:eastAsia="ru-RU"/>
        </w:rPr>
        <w:t xml:space="preserve">________________________ </w:t>
      </w:r>
    </w:p>
    <w:p w14:paraId="09796A5E" w14:textId="77777777" w:rsidR="0078268B" w:rsidRPr="00F73B10" w:rsidRDefault="0078268B" w:rsidP="00034875">
      <w:pPr>
        <w:spacing w:line="240" w:lineRule="auto"/>
        <w:ind w:left="5103" w:firstLine="0"/>
        <w:jc w:val="left"/>
        <w:rPr>
          <w:rFonts w:eastAsia="Times New Roman" w:cs="Times New Roman"/>
          <w:szCs w:val="20"/>
          <w:lang w:eastAsia="ru-RU"/>
        </w:rPr>
      </w:pPr>
      <w:r>
        <w:rPr>
          <w:rFonts w:eastAsia="Times New Roman" w:cs="Times New Roman"/>
          <w:szCs w:val="20"/>
          <w:lang w:eastAsia="ru-RU"/>
        </w:rPr>
        <w:t>«___»____________2021 г.</w:t>
      </w:r>
    </w:p>
    <w:p w14:paraId="11F2549E" w14:textId="77777777" w:rsidR="0078268B" w:rsidRPr="00F73B10" w:rsidRDefault="0078268B" w:rsidP="00034875">
      <w:pPr>
        <w:keepNext/>
        <w:spacing w:line="240" w:lineRule="auto"/>
        <w:ind w:firstLine="0"/>
        <w:jc w:val="left"/>
        <w:outlineLvl w:val="2"/>
        <w:rPr>
          <w:rFonts w:eastAsia="Times New Roman" w:cs="Times New Roman"/>
          <w:szCs w:val="28"/>
          <w:lang w:eastAsia="ru-RU"/>
        </w:rPr>
      </w:pPr>
    </w:p>
    <w:p w14:paraId="18A4FB48" w14:textId="77777777" w:rsidR="0078268B" w:rsidRDefault="0078268B" w:rsidP="00034875">
      <w:pPr>
        <w:spacing w:line="240" w:lineRule="auto"/>
        <w:jc w:val="center"/>
        <w:rPr>
          <w:b/>
          <w:lang w:eastAsia="ru-RU"/>
        </w:rPr>
      </w:pPr>
    </w:p>
    <w:p w14:paraId="0C48B062" w14:textId="77777777" w:rsidR="0078268B" w:rsidRDefault="0078268B" w:rsidP="00034875">
      <w:pPr>
        <w:spacing w:line="240" w:lineRule="auto"/>
        <w:jc w:val="center"/>
        <w:rPr>
          <w:b/>
          <w:lang w:eastAsia="ru-RU"/>
        </w:rPr>
      </w:pPr>
    </w:p>
    <w:p w14:paraId="5BA34E0E" w14:textId="77777777" w:rsidR="0078268B" w:rsidRDefault="0078268B" w:rsidP="00034875">
      <w:pPr>
        <w:spacing w:line="240" w:lineRule="auto"/>
        <w:jc w:val="center"/>
        <w:rPr>
          <w:b/>
          <w:lang w:eastAsia="ru-RU"/>
        </w:rPr>
      </w:pPr>
    </w:p>
    <w:p w14:paraId="22F6609B" w14:textId="77777777" w:rsidR="0078268B" w:rsidRDefault="0078268B" w:rsidP="00034875">
      <w:pPr>
        <w:spacing w:line="240" w:lineRule="auto"/>
        <w:jc w:val="center"/>
        <w:rPr>
          <w:b/>
          <w:lang w:eastAsia="ru-RU"/>
        </w:rPr>
      </w:pPr>
    </w:p>
    <w:p w14:paraId="60E4D4E7" w14:textId="77777777" w:rsidR="0078268B" w:rsidRDefault="0078268B" w:rsidP="00034875">
      <w:pPr>
        <w:spacing w:line="240" w:lineRule="auto"/>
        <w:jc w:val="center"/>
        <w:rPr>
          <w:b/>
          <w:lang w:eastAsia="ru-RU"/>
        </w:rPr>
      </w:pPr>
    </w:p>
    <w:p w14:paraId="45C87D68" w14:textId="77777777" w:rsidR="0078268B" w:rsidRPr="00E626C9" w:rsidRDefault="0078268B" w:rsidP="00034875">
      <w:pPr>
        <w:spacing w:line="240" w:lineRule="auto"/>
        <w:jc w:val="center"/>
        <w:rPr>
          <w:b/>
          <w:lang w:eastAsia="ru-RU"/>
        </w:rPr>
        <w:sectPr w:rsidR="0078268B" w:rsidRPr="00E626C9" w:rsidSect="00D163D5">
          <w:pgSz w:w="11906" w:h="16838"/>
          <w:pgMar w:top="709" w:right="284" w:bottom="425" w:left="964" w:header="709" w:footer="709" w:gutter="0"/>
          <w:cols w:space="708"/>
          <w:titlePg/>
          <w:docGrid w:linePitch="381"/>
        </w:sectPr>
      </w:pPr>
      <w:r>
        <w:rPr>
          <w:b/>
          <w:lang w:eastAsia="ru-RU"/>
        </w:rPr>
        <w:t>БРЯНСК 2021</w:t>
      </w:r>
    </w:p>
    <w:p w14:paraId="4872387D" w14:textId="5E6BBD71" w:rsidR="00352DD4" w:rsidRPr="005A2140" w:rsidRDefault="005A2140" w:rsidP="00034875">
      <w:pPr>
        <w:ind w:firstLine="0"/>
        <w:jc w:val="center"/>
        <w:rPr>
          <w:b/>
          <w:sz w:val="32"/>
        </w:rPr>
      </w:pPr>
      <w:r w:rsidRPr="005A2140">
        <w:rPr>
          <w:b/>
          <w:sz w:val="32"/>
        </w:rPr>
        <w:lastRenderedPageBreak/>
        <w:t>АННОТАЦИЯ</w:t>
      </w:r>
    </w:p>
    <w:p w14:paraId="752E6955" w14:textId="395DD2C8" w:rsidR="005A2140" w:rsidRDefault="0078268B" w:rsidP="00034875">
      <w:r>
        <w:t>Данная дипломная работа посвящена организации создания встраиваемого сервиса, служащего для управления и контроля надежности отправки электронных писем</w:t>
      </w:r>
      <w:r w:rsidR="000B31A3">
        <w:t>.</w:t>
      </w:r>
    </w:p>
    <w:p w14:paraId="5F6C0989" w14:textId="77777777" w:rsidR="005A2140" w:rsidRDefault="005A2140" w:rsidP="00034875">
      <w:pPr>
        <w:spacing w:line="259" w:lineRule="auto"/>
        <w:ind w:firstLine="0"/>
        <w:jc w:val="left"/>
      </w:pPr>
      <w:r>
        <w:br w:type="page"/>
      </w:r>
    </w:p>
    <w:p w14:paraId="119FC539" w14:textId="77777777" w:rsidR="00D163D5" w:rsidRDefault="00D163D5" w:rsidP="00034875"/>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087DBDA0" w14:textId="455F36A0" w:rsidR="00D163D5" w:rsidRPr="005A2140" w:rsidRDefault="005A2140" w:rsidP="00034875">
          <w:pPr>
            <w:pStyle w:val="af4"/>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48538DD5" w14:textId="451D554F" w:rsidR="00FC1972" w:rsidRDefault="00D163D5" w:rsidP="00034875">
          <w:pPr>
            <w:pStyle w:val="14"/>
            <w:tabs>
              <w:tab w:val="right" w:leader="dot" w:pos="9628"/>
            </w:tabs>
            <w:spacing w:after="0"/>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7512661" w:history="1">
            <w:r w:rsidR="00FC1972" w:rsidRPr="00640908">
              <w:rPr>
                <w:rStyle w:val="a8"/>
                <w:noProof/>
              </w:rPr>
              <w:t>Введение</w:t>
            </w:r>
            <w:r w:rsidR="00FC1972">
              <w:rPr>
                <w:noProof/>
                <w:webHidden/>
              </w:rPr>
              <w:tab/>
            </w:r>
            <w:r w:rsidR="00FC1972">
              <w:rPr>
                <w:noProof/>
                <w:webHidden/>
              </w:rPr>
              <w:fldChar w:fldCharType="begin"/>
            </w:r>
            <w:r w:rsidR="00FC1972">
              <w:rPr>
                <w:noProof/>
                <w:webHidden/>
              </w:rPr>
              <w:instrText xml:space="preserve"> PAGEREF _Toc67512661 \h </w:instrText>
            </w:r>
            <w:r w:rsidR="00FC1972">
              <w:rPr>
                <w:noProof/>
                <w:webHidden/>
              </w:rPr>
            </w:r>
            <w:r w:rsidR="00FC1972">
              <w:rPr>
                <w:noProof/>
                <w:webHidden/>
              </w:rPr>
              <w:fldChar w:fldCharType="separate"/>
            </w:r>
            <w:r w:rsidR="00FC1972">
              <w:rPr>
                <w:noProof/>
                <w:webHidden/>
              </w:rPr>
              <w:t>6</w:t>
            </w:r>
            <w:r w:rsidR="00FC1972">
              <w:rPr>
                <w:noProof/>
                <w:webHidden/>
              </w:rPr>
              <w:fldChar w:fldCharType="end"/>
            </w:r>
          </w:hyperlink>
        </w:p>
        <w:p w14:paraId="4874F4C7" w14:textId="752FF420"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662" w:history="1">
            <w:r w:rsidR="00FC1972" w:rsidRPr="00640908">
              <w:rPr>
                <w:rStyle w:val="a8"/>
                <w:noProof/>
              </w:rPr>
              <w:t>1. Анализ требований</w:t>
            </w:r>
            <w:r w:rsidR="00FC1972">
              <w:rPr>
                <w:noProof/>
                <w:webHidden/>
              </w:rPr>
              <w:tab/>
            </w:r>
            <w:r w:rsidR="00FC1972">
              <w:rPr>
                <w:noProof/>
                <w:webHidden/>
              </w:rPr>
              <w:fldChar w:fldCharType="begin"/>
            </w:r>
            <w:r w:rsidR="00FC1972">
              <w:rPr>
                <w:noProof/>
                <w:webHidden/>
              </w:rPr>
              <w:instrText xml:space="preserve"> PAGEREF _Toc67512662 \h </w:instrText>
            </w:r>
            <w:r w:rsidR="00FC1972">
              <w:rPr>
                <w:noProof/>
                <w:webHidden/>
              </w:rPr>
            </w:r>
            <w:r w:rsidR="00FC1972">
              <w:rPr>
                <w:noProof/>
                <w:webHidden/>
              </w:rPr>
              <w:fldChar w:fldCharType="separate"/>
            </w:r>
            <w:r w:rsidR="00FC1972">
              <w:rPr>
                <w:noProof/>
                <w:webHidden/>
              </w:rPr>
              <w:t>8</w:t>
            </w:r>
            <w:r w:rsidR="00FC1972">
              <w:rPr>
                <w:noProof/>
                <w:webHidden/>
              </w:rPr>
              <w:fldChar w:fldCharType="end"/>
            </w:r>
          </w:hyperlink>
        </w:p>
        <w:p w14:paraId="49DF4C4F" w14:textId="7D36DD3E"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63" w:history="1">
            <w:r w:rsidR="00FC1972" w:rsidRPr="00640908">
              <w:rPr>
                <w:rStyle w:val="a8"/>
                <w:rFonts w:cs="Times New Roman"/>
                <w:bCs/>
                <w:noProof/>
              </w:rPr>
              <w:t>1.1. Обзор предметной области</w:t>
            </w:r>
            <w:r w:rsidR="00FC1972">
              <w:rPr>
                <w:noProof/>
                <w:webHidden/>
              </w:rPr>
              <w:tab/>
            </w:r>
            <w:r w:rsidR="00FC1972">
              <w:rPr>
                <w:noProof/>
                <w:webHidden/>
              </w:rPr>
              <w:fldChar w:fldCharType="begin"/>
            </w:r>
            <w:r w:rsidR="00FC1972">
              <w:rPr>
                <w:noProof/>
                <w:webHidden/>
              </w:rPr>
              <w:instrText xml:space="preserve"> PAGEREF _Toc67512663 \h </w:instrText>
            </w:r>
            <w:r w:rsidR="00FC1972">
              <w:rPr>
                <w:noProof/>
                <w:webHidden/>
              </w:rPr>
            </w:r>
            <w:r w:rsidR="00FC1972">
              <w:rPr>
                <w:noProof/>
                <w:webHidden/>
              </w:rPr>
              <w:fldChar w:fldCharType="separate"/>
            </w:r>
            <w:r w:rsidR="00FC1972">
              <w:rPr>
                <w:noProof/>
                <w:webHidden/>
              </w:rPr>
              <w:t>8</w:t>
            </w:r>
            <w:r w:rsidR="00FC1972">
              <w:rPr>
                <w:noProof/>
                <w:webHidden/>
              </w:rPr>
              <w:fldChar w:fldCharType="end"/>
            </w:r>
          </w:hyperlink>
        </w:p>
        <w:p w14:paraId="167F609F" w14:textId="5E51C2C9"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64" w:history="1">
            <w:r w:rsidR="00FC1972" w:rsidRPr="00640908">
              <w:rPr>
                <w:rStyle w:val="a8"/>
                <w:rFonts w:cs="Times New Roman"/>
                <w:noProof/>
                <w14:scene3d>
                  <w14:camera w14:prst="orthographicFront"/>
                  <w14:lightRig w14:rig="threePt" w14:dir="t">
                    <w14:rot w14:lat="0" w14:lon="0" w14:rev="0"/>
                  </w14:lightRig>
                </w14:scene3d>
              </w:rPr>
              <w:t>1.1.1.</w:t>
            </w:r>
            <w:r w:rsidR="00FC1972">
              <w:rPr>
                <w:rFonts w:asciiTheme="minorHAnsi" w:eastAsiaTheme="minorEastAsia" w:hAnsiTheme="minorHAnsi"/>
                <w:noProof/>
                <w:color w:val="auto"/>
                <w:sz w:val="22"/>
                <w:lang w:eastAsia="ru-RU"/>
              </w:rPr>
              <w:tab/>
            </w:r>
            <w:r w:rsidR="00FC1972" w:rsidRPr="00640908">
              <w:rPr>
                <w:rStyle w:val="a8"/>
                <w:noProof/>
              </w:rPr>
              <w:t>Общие сведения</w:t>
            </w:r>
            <w:r w:rsidR="00FC1972">
              <w:rPr>
                <w:noProof/>
                <w:webHidden/>
              </w:rPr>
              <w:tab/>
            </w:r>
            <w:r w:rsidR="00FC1972">
              <w:rPr>
                <w:noProof/>
                <w:webHidden/>
              </w:rPr>
              <w:fldChar w:fldCharType="begin"/>
            </w:r>
            <w:r w:rsidR="00FC1972">
              <w:rPr>
                <w:noProof/>
                <w:webHidden/>
              </w:rPr>
              <w:instrText xml:space="preserve"> PAGEREF _Toc67512664 \h </w:instrText>
            </w:r>
            <w:r w:rsidR="00FC1972">
              <w:rPr>
                <w:noProof/>
                <w:webHidden/>
              </w:rPr>
            </w:r>
            <w:r w:rsidR="00FC1972">
              <w:rPr>
                <w:noProof/>
                <w:webHidden/>
              </w:rPr>
              <w:fldChar w:fldCharType="separate"/>
            </w:r>
            <w:r w:rsidR="00FC1972">
              <w:rPr>
                <w:noProof/>
                <w:webHidden/>
              </w:rPr>
              <w:t>8</w:t>
            </w:r>
            <w:r w:rsidR="00FC1972">
              <w:rPr>
                <w:noProof/>
                <w:webHidden/>
              </w:rPr>
              <w:fldChar w:fldCharType="end"/>
            </w:r>
          </w:hyperlink>
        </w:p>
        <w:p w14:paraId="2FAA7926" w14:textId="0BC7FA23"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65" w:history="1">
            <w:r w:rsidR="00FC1972" w:rsidRPr="00640908">
              <w:rPr>
                <w:rStyle w:val="a8"/>
                <w:rFonts w:cs="Times New Roman"/>
                <w:noProof/>
                <w14:scene3d>
                  <w14:camera w14:prst="orthographicFront"/>
                  <w14:lightRig w14:rig="threePt" w14:dir="t">
                    <w14:rot w14:lat="0" w14:lon="0" w14:rev="0"/>
                  </w14:lightRig>
                </w14:scene3d>
              </w:rPr>
              <w:t>1.1.2.</w:t>
            </w:r>
            <w:r w:rsidR="00FC1972">
              <w:rPr>
                <w:rFonts w:asciiTheme="minorHAnsi" w:eastAsiaTheme="minorEastAsia" w:hAnsiTheme="minorHAnsi"/>
                <w:noProof/>
                <w:color w:val="auto"/>
                <w:sz w:val="22"/>
                <w:lang w:eastAsia="ru-RU"/>
              </w:rPr>
              <w:tab/>
            </w:r>
            <w:r w:rsidR="00FC1972" w:rsidRPr="00640908">
              <w:rPr>
                <w:rStyle w:val="a8"/>
                <w:noProof/>
              </w:rPr>
              <w:t>Основные понятия</w:t>
            </w:r>
            <w:r w:rsidR="00FC1972">
              <w:rPr>
                <w:noProof/>
                <w:webHidden/>
              </w:rPr>
              <w:tab/>
            </w:r>
            <w:r w:rsidR="00FC1972">
              <w:rPr>
                <w:noProof/>
                <w:webHidden/>
              </w:rPr>
              <w:fldChar w:fldCharType="begin"/>
            </w:r>
            <w:r w:rsidR="00FC1972">
              <w:rPr>
                <w:noProof/>
                <w:webHidden/>
              </w:rPr>
              <w:instrText xml:space="preserve"> PAGEREF _Toc67512665 \h </w:instrText>
            </w:r>
            <w:r w:rsidR="00FC1972">
              <w:rPr>
                <w:noProof/>
                <w:webHidden/>
              </w:rPr>
            </w:r>
            <w:r w:rsidR="00FC1972">
              <w:rPr>
                <w:noProof/>
                <w:webHidden/>
              </w:rPr>
              <w:fldChar w:fldCharType="separate"/>
            </w:r>
            <w:r w:rsidR="00FC1972">
              <w:rPr>
                <w:noProof/>
                <w:webHidden/>
              </w:rPr>
              <w:t>8</w:t>
            </w:r>
            <w:r w:rsidR="00FC1972">
              <w:rPr>
                <w:noProof/>
                <w:webHidden/>
              </w:rPr>
              <w:fldChar w:fldCharType="end"/>
            </w:r>
          </w:hyperlink>
        </w:p>
        <w:p w14:paraId="39F661EC" w14:textId="19A8C882"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66" w:history="1">
            <w:r w:rsidR="00FC1972" w:rsidRPr="00640908">
              <w:rPr>
                <w:rStyle w:val="a8"/>
                <w:rFonts w:cs="Times New Roman"/>
                <w:noProof/>
                <w14:scene3d>
                  <w14:camera w14:prst="orthographicFront"/>
                  <w14:lightRig w14:rig="threePt" w14:dir="t">
                    <w14:rot w14:lat="0" w14:lon="0" w14:rev="0"/>
                  </w14:lightRig>
                </w14:scene3d>
              </w:rPr>
              <w:t>1.1.3.</w:t>
            </w:r>
            <w:r w:rsidR="00FC1972">
              <w:rPr>
                <w:rFonts w:asciiTheme="minorHAnsi" w:eastAsiaTheme="minorEastAsia" w:hAnsiTheme="minorHAnsi"/>
                <w:noProof/>
                <w:color w:val="auto"/>
                <w:sz w:val="22"/>
                <w:lang w:eastAsia="ru-RU"/>
              </w:rPr>
              <w:tab/>
            </w:r>
            <w:r w:rsidR="00FC1972" w:rsidRPr="00640908">
              <w:rPr>
                <w:rStyle w:val="a8"/>
                <w:noProof/>
              </w:rPr>
              <w:t>Процесс отправки сообщения</w:t>
            </w:r>
            <w:r w:rsidR="00FC1972">
              <w:rPr>
                <w:noProof/>
                <w:webHidden/>
              </w:rPr>
              <w:tab/>
            </w:r>
            <w:r w:rsidR="00FC1972">
              <w:rPr>
                <w:noProof/>
                <w:webHidden/>
              </w:rPr>
              <w:fldChar w:fldCharType="begin"/>
            </w:r>
            <w:r w:rsidR="00FC1972">
              <w:rPr>
                <w:noProof/>
                <w:webHidden/>
              </w:rPr>
              <w:instrText xml:space="preserve"> PAGEREF _Toc67512666 \h </w:instrText>
            </w:r>
            <w:r w:rsidR="00FC1972">
              <w:rPr>
                <w:noProof/>
                <w:webHidden/>
              </w:rPr>
            </w:r>
            <w:r w:rsidR="00FC1972">
              <w:rPr>
                <w:noProof/>
                <w:webHidden/>
              </w:rPr>
              <w:fldChar w:fldCharType="separate"/>
            </w:r>
            <w:r w:rsidR="00FC1972">
              <w:rPr>
                <w:noProof/>
                <w:webHidden/>
              </w:rPr>
              <w:t>9</w:t>
            </w:r>
            <w:r w:rsidR="00FC1972">
              <w:rPr>
                <w:noProof/>
                <w:webHidden/>
              </w:rPr>
              <w:fldChar w:fldCharType="end"/>
            </w:r>
          </w:hyperlink>
        </w:p>
        <w:p w14:paraId="3C1780A3" w14:textId="48BC49A4"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67" w:history="1">
            <w:r w:rsidR="00FC1972" w:rsidRPr="00640908">
              <w:rPr>
                <w:rStyle w:val="a8"/>
                <w:rFonts w:cs="Times New Roman"/>
                <w:noProof/>
                <w14:scene3d>
                  <w14:camera w14:prst="orthographicFront"/>
                  <w14:lightRig w14:rig="threePt" w14:dir="t">
                    <w14:rot w14:lat="0" w14:lon="0" w14:rev="0"/>
                  </w14:lightRig>
                </w14:scene3d>
              </w:rPr>
              <w:t>1.1.4.</w:t>
            </w:r>
            <w:r w:rsidR="00FC1972">
              <w:rPr>
                <w:rFonts w:asciiTheme="minorHAnsi" w:eastAsiaTheme="minorEastAsia" w:hAnsiTheme="minorHAnsi"/>
                <w:noProof/>
                <w:color w:val="auto"/>
                <w:sz w:val="22"/>
                <w:lang w:eastAsia="ru-RU"/>
              </w:rPr>
              <w:tab/>
            </w:r>
            <w:r w:rsidR="00FC1972" w:rsidRPr="00640908">
              <w:rPr>
                <w:rStyle w:val="a8"/>
                <w:noProof/>
              </w:rPr>
              <w:t>Основные проблемы</w:t>
            </w:r>
            <w:r w:rsidR="00FC1972">
              <w:rPr>
                <w:noProof/>
                <w:webHidden/>
              </w:rPr>
              <w:tab/>
            </w:r>
            <w:r w:rsidR="00FC1972">
              <w:rPr>
                <w:noProof/>
                <w:webHidden/>
              </w:rPr>
              <w:fldChar w:fldCharType="begin"/>
            </w:r>
            <w:r w:rsidR="00FC1972">
              <w:rPr>
                <w:noProof/>
                <w:webHidden/>
              </w:rPr>
              <w:instrText xml:space="preserve"> PAGEREF _Toc67512667 \h </w:instrText>
            </w:r>
            <w:r w:rsidR="00FC1972">
              <w:rPr>
                <w:noProof/>
                <w:webHidden/>
              </w:rPr>
            </w:r>
            <w:r w:rsidR="00FC1972">
              <w:rPr>
                <w:noProof/>
                <w:webHidden/>
              </w:rPr>
              <w:fldChar w:fldCharType="separate"/>
            </w:r>
            <w:r w:rsidR="00FC1972">
              <w:rPr>
                <w:noProof/>
                <w:webHidden/>
              </w:rPr>
              <w:t>11</w:t>
            </w:r>
            <w:r w:rsidR="00FC1972">
              <w:rPr>
                <w:noProof/>
                <w:webHidden/>
              </w:rPr>
              <w:fldChar w:fldCharType="end"/>
            </w:r>
          </w:hyperlink>
        </w:p>
        <w:p w14:paraId="6CAEC840" w14:textId="436CF7EF"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68" w:history="1">
            <w:r w:rsidR="00FC1972" w:rsidRPr="00640908">
              <w:rPr>
                <w:rStyle w:val="a8"/>
                <w:noProof/>
              </w:rPr>
              <w:t>1.2. Обзор программ-аналогов</w:t>
            </w:r>
            <w:r w:rsidR="00FC1972">
              <w:rPr>
                <w:noProof/>
                <w:webHidden/>
              </w:rPr>
              <w:tab/>
            </w:r>
            <w:r w:rsidR="00FC1972">
              <w:rPr>
                <w:noProof/>
                <w:webHidden/>
              </w:rPr>
              <w:fldChar w:fldCharType="begin"/>
            </w:r>
            <w:r w:rsidR="00FC1972">
              <w:rPr>
                <w:noProof/>
                <w:webHidden/>
              </w:rPr>
              <w:instrText xml:space="preserve"> PAGEREF _Toc67512668 \h </w:instrText>
            </w:r>
            <w:r w:rsidR="00FC1972">
              <w:rPr>
                <w:noProof/>
                <w:webHidden/>
              </w:rPr>
            </w:r>
            <w:r w:rsidR="00FC1972">
              <w:rPr>
                <w:noProof/>
                <w:webHidden/>
              </w:rPr>
              <w:fldChar w:fldCharType="separate"/>
            </w:r>
            <w:r w:rsidR="00FC1972">
              <w:rPr>
                <w:noProof/>
                <w:webHidden/>
              </w:rPr>
              <w:t>12</w:t>
            </w:r>
            <w:r w:rsidR="00FC1972">
              <w:rPr>
                <w:noProof/>
                <w:webHidden/>
              </w:rPr>
              <w:fldChar w:fldCharType="end"/>
            </w:r>
          </w:hyperlink>
        </w:p>
        <w:p w14:paraId="084533B1" w14:textId="39FDB53A"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69" w:history="1">
            <w:r w:rsidR="00FC1972" w:rsidRPr="00640908">
              <w:rPr>
                <w:rStyle w:val="a8"/>
                <w:rFonts w:cs="Times New Roman"/>
                <w:noProof/>
                <w14:scene3d>
                  <w14:camera w14:prst="orthographicFront"/>
                  <w14:lightRig w14:rig="threePt" w14:dir="t">
                    <w14:rot w14:lat="0" w14:lon="0" w14:rev="0"/>
                  </w14:lightRig>
                </w14:scene3d>
              </w:rPr>
              <w:t>1.1.5.</w:t>
            </w:r>
            <w:r w:rsidR="00FC1972">
              <w:rPr>
                <w:rFonts w:asciiTheme="minorHAnsi" w:eastAsiaTheme="minorEastAsia" w:hAnsiTheme="minorHAnsi"/>
                <w:noProof/>
                <w:color w:val="auto"/>
                <w:sz w:val="22"/>
                <w:lang w:eastAsia="ru-RU"/>
              </w:rPr>
              <w:tab/>
            </w:r>
            <w:r w:rsidR="00FC1972" w:rsidRPr="00640908">
              <w:rPr>
                <w:rStyle w:val="a8"/>
                <w:noProof/>
              </w:rPr>
              <w:t xml:space="preserve">Amazon </w:t>
            </w:r>
            <w:r w:rsidR="00FC1972" w:rsidRPr="00640908">
              <w:rPr>
                <w:rStyle w:val="a8"/>
                <w:noProof/>
                <w:lang w:val="en-US"/>
              </w:rPr>
              <w:t>SES</w:t>
            </w:r>
            <w:r w:rsidR="00FC1972">
              <w:rPr>
                <w:noProof/>
                <w:webHidden/>
              </w:rPr>
              <w:tab/>
            </w:r>
            <w:r w:rsidR="00FC1972">
              <w:rPr>
                <w:noProof/>
                <w:webHidden/>
              </w:rPr>
              <w:fldChar w:fldCharType="begin"/>
            </w:r>
            <w:r w:rsidR="00FC1972">
              <w:rPr>
                <w:noProof/>
                <w:webHidden/>
              </w:rPr>
              <w:instrText xml:space="preserve"> PAGEREF _Toc67512669 \h </w:instrText>
            </w:r>
            <w:r w:rsidR="00FC1972">
              <w:rPr>
                <w:noProof/>
                <w:webHidden/>
              </w:rPr>
            </w:r>
            <w:r w:rsidR="00FC1972">
              <w:rPr>
                <w:noProof/>
                <w:webHidden/>
              </w:rPr>
              <w:fldChar w:fldCharType="separate"/>
            </w:r>
            <w:r w:rsidR="00FC1972">
              <w:rPr>
                <w:noProof/>
                <w:webHidden/>
              </w:rPr>
              <w:t>12</w:t>
            </w:r>
            <w:r w:rsidR="00FC1972">
              <w:rPr>
                <w:noProof/>
                <w:webHidden/>
              </w:rPr>
              <w:fldChar w:fldCharType="end"/>
            </w:r>
          </w:hyperlink>
        </w:p>
        <w:p w14:paraId="61DCCB44" w14:textId="4070DE89"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70" w:history="1">
            <w:r w:rsidR="00FC1972" w:rsidRPr="00640908">
              <w:rPr>
                <w:rStyle w:val="a8"/>
                <w:rFonts w:cs="Times New Roman"/>
                <w:noProof/>
                <w:lang w:val="en-US"/>
                <w14:scene3d>
                  <w14:camera w14:prst="orthographicFront"/>
                  <w14:lightRig w14:rig="threePt" w14:dir="t">
                    <w14:rot w14:lat="0" w14:lon="0" w14:rev="0"/>
                  </w14:lightRig>
                </w14:scene3d>
              </w:rPr>
              <w:t>1.1.6.</w:t>
            </w:r>
            <w:r w:rsidR="00FC1972">
              <w:rPr>
                <w:rFonts w:asciiTheme="minorHAnsi" w:eastAsiaTheme="minorEastAsia" w:hAnsiTheme="minorHAnsi"/>
                <w:noProof/>
                <w:color w:val="auto"/>
                <w:sz w:val="22"/>
                <w:lang w:eastAsia="ru-RU"/>
              </w:rPr>
              <w:tab/>
            </w:r>
            <w:r w:rsidR="00FC1972" w:rsidRPr="00640908">
              <w:rPr>
                <w:rStyle w:val="a8"/>
                <w:noProof/>
              </w:rPr>
              <w:t>Sendgrid</w:t>
            </w:r>
            <w:r w:rsidR="00FC1972">
              <w:rPr>
                <w:noProof/>
                <w:webHidden/>
              </w:rPr>
              <w:tab/>
            </w:r>
            <w:r w:rsidR="00FC1972">
              <w:rPr>
                <w:noProof/>
                <w:webHidden/>
              </w:rPr>
              <w:fldChar w:fldCharType="begin"/>
            </w:r>
            <w:r w:rsidR="00FC1972">
              <w:rPr>
                <w:noProof/>
                <w:webHidden/>
              </w:rPr>
              <w:instrText xml:space="preserve"> PAGEREF _Toc67512670 \h </w:instrText>
            </w:r>
            <w:r w:rsidR="00FC1972">
              <w:rPr>
                <w:noProof/>
                <w:webHidden/>
              </w:rPr>
            </w:r>
            <w:r w:rsidR="00FC1972">
              <w:rPr>
                <w:noProof/>
                <w:webHidden/>
              </w:rPr>
              <w:fldChar w:fldCharType="separate"/>
            </w:r>
            <w:r w:rsidR="00FC1972">
              <w:rPr>
                <w:noProof/>
                <w:webHidden/>
              </w:rPr>
              <w:t>13</w:t>
            </w:r>
            <w:r w:rsidR="00FC1972">
              <w:rPr>
                <w:noProof/>
                <w:webHidden/>
              </w:rPr>
              <w:fldChar w:fldCharType="end"/>
            </w:r>
          </w:hyperlink>
        </w:p>
        <w:p w14:paraId="6E6ED1DB" w14:textId="4B55931C"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71" w:history="1">
            <w:r w:rsidR="00FC1972" w:rsidRPr="00640908">
              <w:rPr>
                <w:rStyle w:val="a8"/>
                <w:rFonts w:cs="Times New Roman"/>
                <w:noProof/>
                <w:lang w:val="en-US"/>
                <w14:scene3d>
                  <w14:camera w14:prst="orthographicFront"/>
                  <w14:lightRig w14:rig="threePt" w14:dir="t">
                    <w14:rot w14:lat="0" w14:lon="0" w14:rev="0"/>
                  </w14:lightRig>
                </w14:scene3d>
              </w:rPr>
              <w:t>1.1.7.</w:t>
            </w:r>
            <w:r w:rsidR="00FC1972">
              <w:rPr>
                <w:rFonts w:asciiTheme="minorHAnsi" w:eastAsiaTheme="minorEastAsia" w:hAnsiTheme="minorHAnsi"/>
                <w:noProof/>
                <w:color w:val="auto"/>
                <w:sz w:val="22"/>
                <w:lang w:eastAsia="ru-RU"/>
              </w:rPr>
              <w:tab/>
            </w:r>
            <w:r w:rsidR="00FC1972" w:rsidRPr="00640908">
              <w:rPr>
                <w:rStyle w:val="a8"/>
                <w:noProof/>
                <w:lang w:val="en-US"/>
              </w:rPr>
              <w:t>Tin-cat email queue</w:t>
            </w:r>
            <w:r w:rsidR="00FC1972">
              <w:rPr>
                <w:noProof/>
                <w:webHidden/>
              </w:rPr>
              <w:tab/>
            </w:r>
            <w:r w:rsidR="00FC1972">
              <w:rPr>
                <w:noProof/>
                <w:webHidden/>
              </w:rPr>
              <w:fldChar w:fldCharType="begin"/>
            </w:r>
            <w:r w:rsidR="00FC1972">
              <w:rPr>
                <w:noProof/>
                <w:webHidden/>
              </w:rPr>
              <w:instrText xml:space="preserve"> PAGEREF _Toc67512671 \h </w:instrText>
            </w:r>
            <w:r w:rsidR="00FC1972">
              <w:rPr>
                <w:noProof/>
                <w:webHidden/>
              </w:rPr>
            </w:r>
            <w:r w:rsidR="00FC1972">
              <w:rPr>
                <w:noProof/>
                <w:webHidden/>
              </w:rPr>
              <w:fldChar w:fldCharType="separate"/>
            </w:r>
            <w:r w:rsidR="00FC1972">
              <w:rPr>
                <w:noProof/>
                <w:webHidden/>
              </w:rPr>
              <w:t>14</w:t>
            </w:r>
            <w:r w:rsidR="00FC1972">
              <w:rPr>
                <w:noProof/>
                <w:webHidden/>
              </w:rPr>
              <w:fldChar w:fldCharType="end"/>
            </w:r>
          </w:hyperlink>
        </w:p>
        <w:p w14:paraId="2C75BCD0" w14:textId="4AF4EC88"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672" w:history="1">
            <w:r w:rsidR="00FC1972" w:rsidRPr="00640908">
              <w:rPr>
                <w:rStyle w:val="a8"/>
                <w:noProof/>
              </w:rPr>
              <w:t>2. Техническое задание</w:t>
            </w:r>
            <w:r w:rsidR="00FC1972">
              <w:rPr>
                <w:noProof/>
                <w:webHidden/>
              </w:rPr>
              <w:tab/>
            </w:r>
            <w:r w:rsidR="00FC1972">
              <w:rPr>
                <w:noProof/>
                <w:webHidden/>
              </w:rPr>
              <w:fldChar w:fldCharType="begin"/>
            </w:r>
            <w:r w:rsidR="00FC1972">
              <w:rPr>
                <w:noProof/>
                <w:webHidden/>
              </w:rPr>
              <w:instrText xml:space="preserve"> PAGEREF _Toc67512672 \h </w:instrText>
            </w:r>
            <w:r w:rsidR="00FC1972">
              <w:rPr>
                <w:noProof/>
                <w:webHidden/>
              </w:rPr>
            </w:r>
            <w:r w:rsidR="00FC1972">
              <w:rPr>
                <w:noProof/>
                <w:webHidden/>
              </w:rPr>
              <w:fldChar w:fldCharType="separate"/>
            </w:r>
            <w:r w:rsidR="00FC1972">
              <w:rPr>
                <w:noProof/>
                <w:webHidden/>
              </w:rPr>
              <w:t>16</w:t>
            </w:r>
            <w:r w:rsidR="00FC1972">
              <w:rPr>
                <w:noProof/>
                <w:webHidden/>
              </w:rPr>
              <w:fldChar w:fldCharType="end"/>
            </w:r>
          </w:hyperlink>
        </w:p>
        <w:p w14:paraId="3BD953F3" w14:textId="497B618E" w:rsidR="00FC1972" w:rsidRDefault="00034875" w:rsidP="00034875">
          <w:pPr>
            <w:pStyle w:val="21"/>
            <w:tabs>
              <w:tab w:val="left" w:pos="1760"/>
              <w:tab w:val="right" w:leader="dot" w:pos="9628"/>
            </w:tabs>
            <w:spacing w:after="0"/>
            <w:rPr>
              <w:rFonts w:asciiTheme="minorHAnsi" w:eastAsiaTheme="minorEastAsia" w:hAnsiTheme="minorHAnsi"/>
              <w:noProof/>
              <w:color w:val="auto"/>
              <w:sz w:val="22"/>
              <w:lang w:eastAsia="ru-RU"/>
            </w:rPr>
          </w:pPr>
          <w:hyperlink w:anchor="_Toc67512673" w:history="1">
            <w:r w:rsidR="00FC1972" w:rsidRPr="00640908">
              <w:rPr>
                <w:rStyle w:val="a8"/>
                <w:noProof/>
              </w:rPr>
              <w:t>1.2.</w:t>
            </w:r>
            <w:r w:rsidR="00FC1972">
              <w:rPr>
                <w:rFonts w:asciiTheme="minorHAnsi" w:eastAsiaTheme="minorEastAsia" w:hAnsiTheme="minorHAnsi"/>
                <w:noProof/>
                <w:color w:val="auto"/>
                <w:sz w:val="22"/>
                <w:lang w:eastAsia="ru-RU"/>
              </w:rPr>
              <w:tab/>
            </w:r>
            <w:r w:rsidR="00FC1972" w:rsidRPr="00640908">
              <w:rPr>
                <w:rStyle w:val="a8"/>
                <w:noProof/>
              </w:rPr>
              <w:t>Основание для разработки</w:t>
            </w:r>
            <w:r w:rsidR="00FC1972">
              <w:rPr>
                <w:noProof/>
                <w:webHidden/>
              </w:rPr>
              <w:tab/>
            </w:r>
            <w:r w:rsidR="00FC1972">
              <w:rPr>
                <w:noProof/>
                <w:webHidden/>
              </w:rPr>
              <w:fldChar w:fldCharType="begin"/>
            </w:r>
            <w:r w:rsidR="00FC1972">
              <w:rPr>
                <w:noProof/>
                <w:webHidden/>
              </w:rPr>
              <w:instrText xml:space="preserve"> PAGEREF _Toc67512673 \h </w:instrText>
            </w:r>
            <w:r w:rsidR="00FC1972">
              <w:rPr>
                <w:noProof/>
                <w:webHidden/>
              </w:rPr>
            </w:r>
            <w:r w:rsidR="00FC1972">
              <w:rPr>
                <w:noProof/>
                <w:webHidden/>
              </w:rPr>
              <w:fldChar w:fldCharType="separate"/>
            </w:r>
            <w:r w:rsidR="00FC1972">
              <w:rPr>
                <w:noProof/>
                <w:webHidden/>
              </w:rPr>
              <w:t>16</w:t>
            </w:r>
            <w:r w:rsidR="00FC1972">
              <w:rPr>
                <w:noProof/>
                <w:webHidden/>
              </w:rPr>
              <w:fldChar w:fldCharType="end"/>
            </w:r>
          </w:hyperlink>
        </w:p>
        <w:p w14:paraId="1B7669B2" w14:textId="1E952BC2" w:rsidR="00FC1972" w:rsidRDefault="00034875" w:rsidP="00034875">
          <w:pPr>
            <w:pStyle w:val="21"/>
            <w:tabs>
              <w:tab w:val="left" w:pos="1760"/>
              <w:tab w:val="right" w:leader="dot" w:pos="9628"/>
            </w:tabs>
            <w:spacing w:after="0"/>
            <w:rPr>
              <w:rFonts w:asciiTheme="minorHAnsi" w:eastAsiaTheme="minorEastAsia" w:hAnsiTheme="minorHAnsi"/>
              <w:noProof/>
              <w:color w:val="auto"/>
              <w:sz w:val="22"/>
              <w:lang w:eastAsia="ru-RU"/>
            </w:rPr>
          </w:pPr>
          <w:hyperlink w:anchor="_Toc67512674" w:history="1">
            <w:r w:rsidR="00FC1972" w:rsidRPr="00640908">
              <w:rPr>
                <w:rStyle w:val="a8"/>
                <w:noProof/>
              </w:rPr>
              <w:t>1.3.</w:t>
            </w:r>
            <w:r w:rsidR="00FC1972">
              <w:rPr>
                <w:rFonts w:asciiTheme="minorHAnsi" w:eastAsiaTheme="minorEastAsia" w:hAnsiTheme="minorHAnsi"/>
                <w:noProof/>
                <w:color w:val="auto"/>
                <w:sz w:val="22"/>
                <w:lang w:eastAsia="ru-RU"/>
              </w:rPr>
              <w:tab/>
            </w:r>
            <w:r w:rsidR="00FC1972" w:rsidRPr="00640908">
              <w:rPr>
                <w:rStyle w:val="a8"/>
                <w:noProof/>
              </w:rPr>
              <w:t>Назначение и область применения</w:t>
            </w:r>
            <w:r w:rsidR="00FC1972">
              <w:rPr>
                <w:noProof/>
                <w:webHidden/>
              </w:rPr>
              <w:tab/>
            </w:r>
            <w:r w:rsidR="00FC1972">
              <w:rPr>
                <w:noProof/>
                <w:webHidden/>
              </w:rPr>
              <w:fldChar w:fldCharType="begin"/>
            </w:r>
            <w:r w:rsidR="00FC1972">
              <w:rPr>
                <w:noProof/>
                <w:webHidden/>
              </w:rPr>
              <w:instrText xml:space="preserve"> PAGEREF _Toc67512674 \h </w:instrText>
            </w:r>
            <w:r w:rsidR="00FC1972">
              <w:rPr>
                <w:noProof/>
                <w:webHidden/>
              </w:rPr>
            </w:r>
            <w:r w:rsidR="00FC1972">
              <w:rPr>
                <w:noProof/>
                <w:webHidden/>
              </w:rPr>
              <w:fldChar w:fldCharType="separate"/>
            </w:r>
            <w:r w:rsidR="00FC1972">
              <w:rPr>
                <w:noProof/>
                <w:webHidden/>
              </w:rPr>
              <w:t>16</w:t>
            </w:r>
            <w:r w:rsidR="00FC1972">
              <w:rPr>
                <w:noProof/>
                <w:webHidden/>
              </w:rPr>
              <w:fldChar w:fldCharType="end"/>
            </w:r>
          </w:hyperlink>
        </w:p>
        <w:p w14:paraId="28C19207" w14:textId="60336FFF" w:rsidR="00FC1972" w:rsidRDefault="00034875" w:rsidP="00034875">
          <w:pPr>
            <w:pStyle w:val="21"/>
            <w:tabs>
              <w:tab w:val="left" w:pos="1760"/>
              <w:tab w:val="right" w:leader="dot" w:pos="9628"/>
            </w:tabs>
            <w:spacing w:after="0"/>
            <w:rPr>
              <w:rFonts w:asciiTheme="minorHAnsi" w:eastAsiaTheme="minorEastAsia" w:hAnsiTheme="minorHAnsi"/>
              <w:noProof/>
              <w:color w:val="auto"/>
              <w:sz w:val="22"/>
              <w:lang w:eastAsia="ru-RU"/>
            </w:rPr>
          </w:pPr>
          <w:hyperlink w:anchor="_Toc67512675" w:history="1">
            <w:r w:rsidR="00FC1972" w:rsidRPr="00640908">
              <w:rPr>
                <w:rStyle w:val="a8"/>
                <w:noProof/>
              </w:rPr>
              <w:t>1.4.</w:t>
            </w:r>
            <w:r w:rsidR="00FC1972">
              <w:rPr>
                <w:rFonts w:asciiTheme="minorHAnsi" w:eastAsiaTheme="minorEastAsia" w:hAnsiTheme="minorHAnsi"/>
                <w:noProof/>
                <w:color w:val="auto"/>
                <w:sz w:val="22"/>
                <w:lang w:eastAsia="ru-RU"/>
              </w:rPr>
              <w:tab/>
            </w:r>
            <w:r w:rsidR="00FC1972" w:rsidRPr="00640908">
              <w:rPr>
                <w:rStyle w:val="a8"/>
                <w:noProof/>
              </w:rPr>
              <w:t>Требование к программному комплексу</w:t>
            </w:r>
            <w:r w:rsidR="00FC1972">
              <w:rPr>
                <w:noProof/>
                <w:webHidden/>
              </w:rPr>
              <w:tab/>
            </w:r>
            <w:r w:rsidR="00FC1972">
              <w:rPr>
                <w:noProof/>
                <w:webHidden/>
              </w:rPr>
              <w:fldChar w:fldCharType="begin"/>
            </w:r>
            <w:r w:rsidR="00FC1972">
              <w:rPr>
                <w:noProof/>
                <w:webHidden/>
              </w:rPr>
              <w:instrText xml:space="preserve"> PAGEREF _Toc67512675 \h </w:instrText>
            </w:r>
            <w:r w:rsidR="00FC1972">
              <w:rPr>
                <w:noProof/>
                <w:webHidden/>
              </w:rPr>
            </w:r>
            <w:r w:rsidR="00FC1972">
              <w:rPr>
                <w:noProof/>
                <w:webHidden/>
              </w:rPr>
              <w:fldChar w:fldCharType="separate"/>
            </w:r>
            <w:r w:rsidR="00FC1972">
              <w:rPr>
                <w:noProof/>
                <w:webHidden/>
              </w:rPr>
              <w:t>16</w:t>
            </w:r>
            <w:r w:rsidR="00FC1972">
              <w:rPr>
                <w:noProof/>
                <w:webHidden/>
              </w:rPr>
              <w:fldChar w:fldCharType="end"/>
            </w:r>
          </w:hyperlink>
        </w:p>
        <w:p w14:paraId="250BF182" w14:textId="78CBB835"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76" w:history="1">
            <w:r w:rsidR="00FC1972" w:rsidRPr="00640908">
              <w:rPr>
                <w:rStyle w:val="a8"/>
                <w:rFonts w:cs="Times New Roman"/>
                <w:noProof/>
                <w14:scene3d>
                  <w14:camera w14:prst="orthographicFront"/>
                  <w14:lightRig w14:rig="threePt" w14:dir="t">
                    <w14:rot w14:lat="0" w14:lon="0" w14:rev="0"/>
                  </w14:lightRig>
                </w14:scene3d>
              </w:rPr>
              <w:t>2.1.1.</w:t>
            </w:r>
            <w:r w:rsidR="00FC1972">
              <w:rPr>
                <w:rFonts w:asciiTheme="minorHAnsi" w:eastAsiaTheme="minorEastAsia" w:hAnsiTheme="minorHAnsi"/>
                <w:noProof/>
                <w:color w:val="auto"/>
                <w:sz w:val="22"/>
                <w:lang w:eastAsia="ru-RU"/>
              </w:rPr>
              <w:tab/>
            </w:r>
            <w:r w:rsidR="00FC1972" w:rsidRPr="00640908">
              <w:rPr>
                <w:rStyle w:val="a8"/>
                <w:noProof/>
              </w:rPr>
              <w:t>Требования к функциональным характеристикам</w:t>
            </w:r>
            <w:r w:rsidR="00FC1972">
              <w:rPr>
                <w:noProof/>
                <w:webHidden/>
              </w:rPr>
              <w:tab/>
            </w:r>
            <w:r w:rsidR="00FC1972">
              <w:rPr>
                <w:noProof/>
                <w:webHidden/>
              </w:rPr>
              <w:fldChar w:fldCharType="begin"/>
            </w:r>
            <w:r w:rsidR="00FC1972">
              <w:rPr>
                <w:noProof/>
                <w:webHidden/>
              </w:rPr>
              <w:instrText xml:space="preserve"> PAGEREF _Toc67512676 \h </w:instrText>
            </w:r>
            <w:r w:rsidR="00FC1972">
              <w:rPr>
                <w:noProof/>
                <w:webHidden/>
              </w:rPr>
            </w:r>
            <w:r w:rsidR="00FC1972">
              <w:rPr>
                <w:noProof/>
                <w:webHidden/>
              </w:rPr>
              <w:fldChar w:fldCharType="separate"/>
            </w:r>
            <w:r w:rsidR="00FC1972">
              <w:rPr>
                <w:noProof/>
                <w:webHidden/>
              </w:rPr>
              <w:t>16</w:t>
            </w:r>
            <w:r w:rsidR="00FC1972">
              <w:rPr>
                <w:noProof/>
                <w:webHidden/>
              </w:rPr>
              <w:fldChar w:fldCharType="end"/>
            </w:r>
          </w:hyperlink>
        </w:p>
        <w:p w14:paraId="563CCF55" w14:textId="6081B419"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77" w:history="1">
            <w:r w:rsidR="00FC1972" w:rsidRPr="00640908">
              <w:rPr>
                <w:rStyle w:val="a8"/>
                <w:rFonts w:cs="Times New Roman"/>
                <w:noProof/>
                <w14:scene3d>
                  <w14:camera w14:prst="orthographicFront"/>
                  <w14:lightRig w14:rig="threePt" w14:dir="t">
                    <w14:rot w14:lat="0" w14:lon="0" w14:rev="0"/>
                  </w14:lightRig>
                </w14:scene3d>
              </w:rPr>
              <w:t>2.1.2.</w:t>
            </w:r>
            <w:r w:rsidR="00FC1972">
              <w:rPr>
                <w:rFonts w:asciiTheme="minorHAnsi" w:eastAsiaTheme="minorEastAsia" w:hAnsiTheme="minorHAnsi"/>
                <w:noProof/>
                <w:color w:val="auto"/>
                <w:sz w:val="22"/>
                <w:lang w:eastAsia="ru-RU"/>
              </w:rPr>
              <w:tab/>
            </w:r>
            <w:r w:rsidR="00FC1972" w:rsidRPr="00640908">
              <w:rPr>
                <w:rStyle w:val="a8"/>
                <w:noProof/>
              </w:rPr>
              <w:t>Требования к надежности</w:t>
            </w:r>
            <w:r w:rsidR="00FC1972">
              <w:rPr>
                <w:noProof/>
                <w:webHidden/>
              </w:rPr>
              <w:tab/>
            </w:r>
            <w:r w:rsidR="00FC1972">
              <w:rPr>
                <w:noProof/>
                <w:webHidden/>
              </w:rPr>
              <w:fldChar w:fldCharType="begin"/>
            </w:r>
            <w:r w:rsidR="00FC1972">
              <w:rPr>
                <w:noProof/>
                <w:webHidden/>
              </w:rPr>
              <w:instrText xml:space="preserve"> PAGEREF _Toc67512677 \h </w:instrText>
            </w:r>
            <w:r w:rsidR="00FC1972">
              <w:rPr>
                <w:noProof/>
                <w:webHidden/>
              </w:rPr>
            </w:r>
            <w:r w:rsidR="00FC1972">
              <w:rPr>
                <w:noProof/>
                <w:webHidden/>
              </w:rPr>
              <w:fldChar w:fldCharType="separate"/>
            </w:r>
            <w:r w:rsidR="00FC1972">
              <w:rPr>
                <w:noProof/>
                <w:webHidden/>
              </w:rPr>
              <w:t>19</w:t>
            </w:r>
            <w:r w:rsidR="00FC1972">
              <w:rPr>
                <w:noProof/>
                <w:webHidden/>
              </w:rPr>
              <w:fldChar w:fldCharType="end"/>
            </w:r>
          </w:hyperlink>
        </w:p>
        <w:p w14:paraId="75EAD82D" w14:textId="71D151E3"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78" w:history="1">
            <w:r w:rsidR="00FC1972" w:rsidRPr="00640908">
              <w:rPr>
                <w:rStyle w:val="a8"/>
                <w:noProof/>
                <w14:scene3d>
                  <w14:camera w14:prst="orthographicFront"/>
                  <w14:lightRig w14:rig="threePt" w14:dir="t">
                    <w14:rot w14:lat="0" w14:lon="0" w14:rev="0"/>
                  </w14:lightRig>
                </w14:scene3d>
              </w:rPr>
              <w:t>2.2.</w:t>
            </w:r>
            <w:r w:rsidR="00FC1972" w:rsidRPr="00640908">
              <w:rPr>
                <w:rStyle w:val="a8"/>
                <w:noProof/>
              </w:rPr>
              <w:t xml:space="preserve"> Условия эксплуатации</w:t>
            </w:r>
            <w:r w:rsidR="00FC1972">
              <w:rPr>
                <w:noProof/>
                <w:webHidden/>
              </w:rPr>
              <w:tab/>
            </w:r>
            <w:r w:rsidR="00FC1972">
              <w:rPr>
                <w:noProof/>
                <w:webHidden/>
              </w:rPr>
              <w:fldChar w:fldCharType="begin"/>
            </w:r>
            <w:r w:rsidR="00FC1972">
              <w:rPr>
                <w:noProof/>
                <w:webHidden/>
              </w:rPr>
              <w:instrText xml:space="preserve"> PAGEREF _Toc67512678 \h </w:instrText>
            </w:r>
            <w:r w:rsidR="00FC1972">
              <w:rPr>
                <w:noProof/>
                <w:webHidden/>
              </w:rPr>
            </w:r>
            <w:r w:rsidR="00FC1972">
              <w:rPr>
                <w:noProof/>
                <w:webHidden/>
              </w:rPr>
              <w:fldChar w:fldCharType="separate"/>
            </w:r>
            <w:r w:rsidR="00FC1972">
              <w:rPr>
                <w:noProof/>
                <w:webHidden/>
              </w:rPr>
              <w:t>20</w:t>
            </w:r>
            <w:r w:rsidR="00FC1972">
              <w:rPr>
                <w:noProof/>
                <w:webHidden/>
              </w:rPr>
              <w:fldChar w:fldCharType="end"/>
            </w:r>
          </w:hyperlink>
        </w:p>
        <w:p w14:paraId="4D74308E" w14:textId="500474C3"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79" w:history="1">
            <w:r w:rsidR="00FC1972" w:rsidRPr="00640908">
              <w:rPr>
                <w:rStyle w:val="a8"/>
                <w:rFonts w:cs="Times New Roman"/>
                <w:noProof/>
                <w14:scene3d>
                  <w14:camera w14:prst="orthographicFront"/>
                  <w14:lightRig w14:rig="threePt" w14:dir="t">
                    <w14:rot w14:lat="0" w14:lon="0" w14:rev="0"/>
                  </w14:lightRig>
                </w14:scene3d>
              </w:rPr>
              <w:t>2.2.1.</w:t>
            </w:r>
            <w:r w:rsidR="00FC1972">
              <w:rPr>
                <w:rFonts w:asciiTheme="minorHAnsi" w:eastAsiaTheme="minorEastAsia" w:hAnsiTheme="minorHAnsi"/>
                <w:noProof/>
                <w:color w:val="auto"/>
                <w:sz w:val="22"/>
                <w:lang w:eastAsia="ru-RU"/>
              </w:rPr>
              <w:tab/>
            </w:r>
            <w:r w:rsidR="00FC1972" w:rsidRPr="00640908">
              <w:rPr>
                <w:rStyle w:val="a8"/>
                <w:noProof/>
              </w:rPr>
              <w:t>Климатические условия эксплуатации</w:t>
            </w:r>
            <w:r w:rsidR="00FC1972">
              <w:rPr>
                <w:noProof/>
                <w:webHidden/>
              </w:rPr>
              <w:tab/>
            </w:r>
            <w:r w:rsidR="00FC1972">
              <w:rPr>
                <w:noProof/>
                <w:webHidden/>
              </w:rPr>
              <w:fldChar w:fldCharType="begin"/>
            </w:r>
            <w:r w:rsidR="00FC1972">
              <w:rPr>
                <w:noProof/>
                <w:webHidden/>
              </w:rPr>
              <w:instrText xml:space="preserve"> PAGEREF _Toc67512679 \h </w:instrText>
            </w:r>
            <w:r w:rsidR="00FC1972">
              <w:rPr>
                <w:noProof/>
                <w:webHidden/>
              </w:rPr>
            </w:r>
            <w:r w:rsidR="00FC1972">
              <w:rPr>
                <w:noProof/>
                <w:webHidden/>
              </w:rPr>
              <w:fldChar w:fldCharType="separate"/>
            </w:r>
            <w:r w:rsidR="00FC1972">
              <w:rPr>
                <w:noProof/>
                <w:webHidden/>
              </w:rPr>
              <w:t>20</w:t>
            </w:r>
            <w:r w:rsidR="00FC1972">
              <w:rPr>
                <w:noProof/>
                <w:webHidden/>
              </w:rPr>
              <w:fldChar w:fldCharType="end"/>
            </w:r>
          </w:hyperlink>
        </w:p>
        <w:p w14:paraId="7D779B50" w14:textId="1B7A09EF"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0" w:history="1">
            <w:r w:rsidR="00FC1972" w:rsidRPr="00640908">
              <w:rPr>
                <w:rStyle w:val="a8"/>
                <w:rFonts w:cs="Times New Roman"/>
                <w:noProof/>
                <w14:scene3d>
                  <w14:camera w14:prst="orthographicFront"/>
                  <w14:lightRig w14:rig="threePt" w14:dir="t">
                    <w14:rot w14:lat="0" w14:lon="0" w14:rev="0"/>
                  </w14:lightRig>
                </w14:scene3d>
              </w:rPr>
              <w:t>2.2.2.</w:t>
            </w:r>
            <w:r w:rsidR="00FC1972">
              <w:rPr>
                <w:rFonts w:asciiTheme="minorHAnsi" w:eastAsiaTheme="minorEastAsia" w:hAnsiTheme="minorHAnsi"/>
                <w:noProof/>
                <w:color w:val="auto"/>
                <w:sz w:val="22"/>
                <w:lang w:eastAsia="ru-RU"/>
              </w:rPr>
              <w:tab/>
            </w:r>
            <w:r w:rsidR="00FC1972" w:rsidRPr="00640908">
              <w:rPr>
                <w:rStyle w:val="a8"/>
                <w:noProof/>
              </w:rPr>
              <w:t>Требования к квалификации и численности персонала</w:t>
            </w:r>
            <w:r w:rsidR="00FC1972">
              <w:rPr>
                <w:noProof/>
                <w:webHidden/>
              </w:rPr>
              <w:tab/>
            </w:r>
            <w:r w:rsidR="00FC1972">
              <w:rPr>
                <w:noProof/>
                <w:webHidden/>
              </w:rPr>
              <w:fldChar w:fldCharType="begin"/>
            </w:r>
            <w:r w:rsidR="00FC1972">
              <w:rPr>
                <w:noProof/>
                <w:webHidden/>
              </w:rPr>
              <w:instrText xml:space="preserve"> PAGEREF _Toc67512680 \h </w:instrText>
            </w:r>
            <w:r w:rsidR="00FC1972">
              <w:rPr>
                <w:noProof/>
                <w:webHidden/>
              </w:rPr>
            </w:r>
            <w:r w:rsidR="00FC1972">
              <w:rPr>
                <w:noProof/>
                <w:webHidden/>
              </w:rPr>
              <w:fldChar w:fldCharType="separate"/>
            </w:r>
            <w:r w:rsidR="00FC1972">
              <w:rPr>
                <w:noProof/>
                <w:webHidden/>
              </w:rPr>
              <w:t>20</w:t>
            </w:r>
            <w:r w:rsidR="00FC1972">
              <w:rPr>
                <w:noProof/>
                <w:webHidden/>
              </w:rPr>
              <w:fldChar w:fldCharType="end"/>
            </w:r>
          </w:hyperlink>
        </w:p>
        <w:p w14:paraId="708E4332" w14:textId="378E103A"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1" w:history="1">
            <w:r w:rsidR="00FC1972" w:rsidRPr="00640908">
              <w:rPr>
                <w:rStyle w:val="a8"/>
                <w:rFonts w:cs="Times New Roman"/>
                <w:noProof/>
                <w14:scene3d>
                  <w14:camera w14:prst="orthographicFront"/>
                  <w14:lightRig w14:rig="threePt" w14:dir="t">
                    <w14:rot w14:lat="0" w14:lon="0" w14:rev="0"/>
                  </w14:lightRig>
                </w14:scene3d>
              </w:rPr>
              <w:t>2.2.3.</w:t>
            </w:r>
            <w:r w:rsidR="00FC1972">
              <w:rPr>
                <w:rFonts w:asciiTheme="minorHAnsi" w:eastAsiaTheme="minorEastAsia" w:hAnsiTheme="minorHAnsi"/>
                <w:noProof/>
                <w:color w:val="auto"/>
                <w:sz w:val="22"/>
                <w:lang w:eastAsia="ru-RU"/>
              </w:rPr>
              <w:tab/>
            </w:r>
            <w:r w:rsidR="00FC1972" w:rsidRPr="00640908">
              <w:rPr>
                <w:rStyle w:val="a8"/>
                <w:noProof/>
              </w:rPr>
              <w:t>Требования к составу и параметрам технических средств</w:t>
            </w:r>
            <w:r w:rsidR="00FC1972">
              <w:rPr>
                <w:noProof/>
                <w:webHidden/>
              </w:rPr>
              <w:tab/>
            </w:r>
            <w:r w:rsidR="00FC1972">
              <w:rPr>
                <w:noProof/>
                <w:webHidden/>
              </w:rPr>
              <w:fldChar w:fldCharType="begin"/>
            </w:r>
            <w:r w:rsidR="00FC1972">
              <w:rPr>
                <w:noProof/>
                <w:webHidden/>
              </w:rPr>
              <w:instrText xml:space="preserve"> PAGEREF _Toc67512681 \h </w:instrText>
            </w:r>
            <w:r w:rsidR="00FC1972">
              <w:rPr>
                <w:noProof/>
                <w:webHidden/>
              </w:rPr>
            </w:r>
            <w:r w:rsidR="00FC1972">
              <w:rPr>
                <w:noProof/>
                <w:webHidden/>
              </w:rPr>
              <w:fldChar w:fldCharType="separate"/>
            </w:r>
            <w:r w:rsidR="00FC1972">
              <w:rPr>
                <w:noProof/>
                <w:webHidden/>
              </w:rPr>
              <w:t>21</w:t>
            </w:r>
            <w:r w:rsidR="00FC1972">
              <w:rPr>
                <w:noProof/>
                <w:webHidden/>
              </w:rPr>
              <w:fldChar w:fldCharType="end"/>
            </w:r>
          </w:hyperlink>
        </w:p>
        <w:p w14:paraId="1CB4CE2D" w14:textId="4EA76ECC"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2" w:history="1">
            <w:r w:rsidR="00FC1972" w:rsidRPr="00640908">
              <w:rPr>
                <w:rStyle w:val="a8"/>
                <w:rFonts w:cs="Times New Roman"/>
                <w:noProof/>
                <w14:scene3d>
                  <w14:camera w14:prst="orthographicFront"/>
                  <w14:lightRig w14:rig="threePt" w14:dir="t">
                    <w14:rot w14:lat="0" w14:lon="0" w14:rev="0"/>
                  </w14:lightRig>
                </w14:scene3d>
              </w:rPr>
              <w:t>2.2.4.</w:t>
            </w:r>
            <w:r w:rsidR="00FC1972">
              <w:rPr>
                <w:rFonts w:asciiTheme="minorHAnsi" w:eastAsiaTheme="minorEastAsia" w:hAnsiTheme="minorHAnsi"/>
                <w:noProof/>
                <w:color w:val="auto"/>
                <w:sz w:val="22"/>
                <w:lang w:eastAsia="ru-RU"/>
              </w:rPr>
              <w:tab/>
            </w:r>
            <w:r w:rsidR="00FC1972" w:rsidRPr="00640908">
              <w:rPr>
                <w:rStyle w:val="a8"/>
                <w:noProof/>
              </w:rPr>
              <w:t>Требования к информационной и программной совместимости</w:t>
            </w:r>
            <w:r w:rsidR="00FC1972">
              <w:rPr>
                <w:noProof/>
                <w:webHidden/>
              </w:rPr>
              <w:tab/>
            </w:r>
            <w:r w:rsidR="00FC1972">
              <w:rPr>
                <w:noProof/>
                <w:webHidden/>
              </w:rPr>
              <w:fldChar w:fldCharType="begin"/>
            </w:r>
            <w:r w:rsidR="00FC1972">
              <w:rPr>
                <w:noProof/>
                <w:webHidden/>
              </w:rPr>
              <w:instrText xml:space="preserve"> PAGEREF _Toc67512682 \h </w:instrText>
            </w:r>
            <w:r w:rsidR="00FC1972">
              <w:rPr>
                <w:noProof/>
                <w:webHidden/>
              </w:rPr>
            </w:r>
            <w:r w:rsidR="00FC1972">
              <w:rPr>
                <w:noProof/>
                <w:webHidden/>
              </w:rPr>
              <w:fldChar w:fldCharType="separate"/>
            </w:r>
            <w:r w:rsidR="00FC1972">
              <w:rPr>
                <w:noProof/>
                <w:webHidden/>
              </w:rPr>
              <w:t>21</w:t>
            </w:r>
            <w:r w:rsidR="00FC1972">
              <w:rPr>
                <w:noProof/>
                <w:webHidden/>
              </w:rPr>
              <w:fldChar w:fldCharType="end"/>
            </w:r>
          </w:hyperlink>
        </w:p>
        <w:p w14:paraId="5F56554F" w14:textId="12316D71"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83" w:history="1">
            <w:r w:rsidR="00FC1972" w:rsidRPr="00640908">
              <w:rPr>
                <w:rStyle w:val="a8"/>
                <w:noProof/>
                <w14:scene3d>
                  <w14:camera w14:prst="orthographicFront"/>
                  <w14:lightRig w14:rig="threePt" w14:dir="t">
                    <w14:rot w14:lat="0" w14:lon="0" w14:rev="0"/>
                  </w14:lightRig>
                </w14:scene3d>
              </w:rPr>
              <w:t>2.3.</w:t>
            </w:r>
            <w:r w:rsidR="00FC1972" w:rsidRPr="00640908">
              <w:rPr>
                <w:rStyle w:val="a8"/>
                <w:noProof/>
              </w:rPr>
              <w:t xml:space="preserve"> Программная документация</w:t>
            </w:r>
            <w:r w:rsidR="00FC1972">
              <w:rPr>
                <w:noProof/>
                <w:webHidden/>
              </w:rPr>
              <w:tab/>
            </w:r>
            <w:r w:rsidR="00FC1972">
              <w:rPr>
                <w:noProof/>
                <w:webHidden/>
              </w:rPr>
              <w:fldChar w:fldCharType="begin"/>
            </w:r>
            <w:r w:rsidR="00FC1972">
              <w:rPr>
                <w:noProof/>
                <w:webHidden/>
              </w:rPr>
              <w:instrText xml:space="preserve"> PAGEREF _Toc67512683 \h </w:instrText>
            </w:r>
            <w:r w:rsidR="00FC1972">
              <w:rPr>
                <w:noProof/>
                <w:webHidden/>
              </w:rPr>
            </w:r>
            <w:r w:rsidR="00FC1972">
              <w:rPr>
                <w:noProof/>
                <w:webHidden/>
              </w:rPr>
              <w:fldChar w:fldCharType="separate"/>
            </w:r>
            <w:r w:rsidR="00FC1972">
              <w:rPr>
                <w:noProof/>
                <w:webHidden/>
              </w:rPr>
              <w:t>22</w:t>
            </w:r>
            <w:r w:rsidR="00FC1972">
              <w:rPr>
                <w:noProof/>
                <w:webHidden/>
              </w:rPr>
              <w:fldChar w:fldCharType="end"/>
            </w:r>
          </w:hyperlink>
        </w:p>
        <w:p w14:paraId="0E13A40D" w14:textId="5F62F0DC"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4" w:history="1">
            <w:r w:rsidR="00FC1972" w:rsidRPr="00640908">
              <w:rPr>
                <w:rStyle w:val="a8"/>
                <w:rFonts w:cs="Times New Roman"/>
                <w:noProof/>
                <w14:scene3d>
                  <w14:camera w14:prst="orthographicFront"/>
                  <w14:lightRig w14:rig="threePt" w14:dir="t">
                    <w14:rot w14:lat="0" w14:lon="0" w14:rev="0"/>
                  </w14:lightRig>
                </w14:scene3d>
              </w:rPr>
              <w:t>2.3.1.</w:t>
            </w:r>
            <w:r w:rsidR="00FC1972">
              <w:rPr>
                <w:rFonts w:asciiTheme="minorHAnsi" w:eastAsiaTheme="minorEastAsia" w:hAnsiTheme="minorHAnsi"/>
                <w:noProof/>
                <w:color w:val="auto"/>
                <w:sz w:val="22"/>
                <w:lang w:eastAsia="ru-RU"/>
              </w:rPr>
              <w:tab/>
            </w:r>
            <w:r w:rsidR="00FC1972" w:rsidRPr="00640908">
              <w:rPr>
                <w:rStyle w:val="a8"/>
                <w:noProof/>
              </w:rPr>
              <w:t>Предварительный состав программной документации</w:t>
            </w:r>
            <w:r w:rsidR="00FC1972">
              <w:rPr>
                <w:noProof/>
                <w:webHidden/>
              </w:rPr>
              <w:tab/>
            </w:r>
            <w:r w:rsidR="00FC1972">
              <w:rPr>
                <w:noProof/>
                <w:webHidden/>
              </w:rPr>
              <w:fldChar w:fldCharType="begin"/>
            </w:r>
            <w:r w:rsidR="00FC1972">
              <w:rPr>
                <w:noProof/>
                <w:webHidden/>
              </w:rPr>
              <w:instrText xml:space="preserve"> PAGEREF _Toc67512684 \h </w:instrText>
            </w:r>
            <w:r w:rsidR="00FC1972">
              <w:rPr>
                <w:noProof/>
                <w:webHidden/>
              </w:rPr>
            </w:r>
            <w:r w:rsidR="00FC1972">
              <w:rPr>
                <w:noProof/>
                <w:webHidden/>
              </w:rPr>
              <w:fldChar w:fldCharType="separate"/>
            </w:r>
            <w:r w:rsidR="00FC1972">
              <w:rPr>
                <w:noProof/>
                <w:webHidden/>
              </w:rPr>
              <w:t>22</w:t>
            </w:r>
            <w:r w:rsidR="00FC1972">
              <w:rPr>
                <w:noProof/>
                <w:webHidden/>
              </w:rPr>
              <w:fldChar w:fldCharType="end"/>
            </w:r>
          </w:hyperlink>
        </w:p>
        <w:p w14:paraId="22892CDD" w14:textId="216C6663"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85" w:history="1">
            <w:r w:rsidR="00FC1972" w:rsidRPr="00640908">
              <w:rPr>
                <w:rStyle w:val="a8"/>
                <w:noProof/>
                <w14:scene3d>
                  <w14:camera w14:prst="orthographicFront"/>
                  <w14:lightRig w14:rig="threePt" w14:dir="t">
                    <w14:rot w14:lat="0" w14:lon="0" w14:rev="0"/>
                  </w14:lightRig>
                </w14:scene3d>
              </w:rPr>
              <w:t>2.4.</w:t>
            </w:r>
            <w:r w:rsidR="00FC1972" w:rsidRPr="00640908">
              <w:rPr>
                <w:rStyle w:val="a8"/>
                <w:noProof/>
              </w:rPr>
              <w:t xml:space="preserve"> Стадии и этапы разработки</w:t>
            </w:r>
            <w:r w:rsidR="00FC1972">
              <w:rPr>
                <w:noProof/>
                <w:webHidden/>
              </w:rPr>
              <w:tab/>
            </w:r>
            <w:r w:rsidR="00FC1972">
              <w:rPr>
                <w:noProof/>
                <w:webHidden/>
              </w:rPr>
              <w:fldChar w:fldCharType="begin"/>
            </w:r>
            <w:r w:rsidR="00FC1972">
              <w:rPr>
                <w:noProof/>
                <w:webHidden/>
              </w:rPr>
              <w:instrText xml:space="preserve"> PAGEREF _Toc67512685 \h </w:instrText>
            </w:r>
            <w:r w:rsidR="00FC1972">
              <w:rPr>
                <w:noProof/>
                <w:webHidden/>
              </w:rPr>
            </w:r>
            <w:r w:rsidR="00FC1972">
              <w:rPr>
                <w:noProof/>
                <w:webHidden/>
              </w:rPr>
              <w:fldChar w:fldCharType="separate"/>
            </w:r>
            <w:r w:rsidR="00FC1972">
              <w:rPr>
                <w:noProof/>
                <w:webHidden/>
              </w:rPr>
              <w:t>22</w:t>
            </w:r>
            <w:r w:rsidR="00FC1972">
              <w:rPr>
                <w:noProof/>
                <w:webHidden/>
              </w:rPr>
              <w:fldChar w:fldCharType="end"/>
            </w:r>
          </w:hyperlink>
        </w:p>
        <w:p w14:paraId="038ADF39" w14:textId="520295D1"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6" w:history="1">
            <w:r w:rsidR="00FC1972" w:rsidRPr="00640908">
              <w:rPr>
                <w:rStyle w:val="a8"/>
                <w:rFonts w:cs="Times New Roman"/>
                <w:noProof/>
                <w14:scene3d>
                  <w14:camera w14:prst="orthographicFront"/>
                  <w14:lightRig w14:rig="threePt" w14:dir="t">
                    <w14:rot w14:lat="0" w14:lon="0" w14:rev="0"/>
                  </w14:lightRig>
                </w14:scene3d>
              </w:rPr>
              <w:t>2.4.1.</w:t>
            </w:r>
            <w:r w:rsidR="00FC1972">
              <w:rPr>
                <w:rFonts w:asciiTheme="minorHAnsi" w:eastAsiaTheme="minorEastAsia" w:hAnsiTheme="minorHAnsi"/>
                <w:noProof/>
                <w:color w:val="auto"/>
                <w:sz w:val="22"/>
                <w:lang w:eastAsia="ru-RU"/>
              </w:rPr>
              <w:tab/>
            </w:r>
            <w:r w:rsidR="00FC1972" w:rsidRPr="00640908">
              <w:rPr>
                <w:rStyle w:val="a8"/>
                <w:noProof/>
              </w:rPr>
              <w:t>Стадии разработки</w:t>
            </w:r>
            <w:r w:rsidR="00FC1972">
              <w:rPr>
                <w:noProof/>
                <w:webHidden/>
              </w:rPr>
              <w:tab/>
            </w:r>
            <w:r w:rsidR="00FC1972">
              <w:rPr>
                <w:noProof/>
                <w:webHidden/>
              </w:rPr>
              <w:fldChar w:fldCharType="begin"/>
            </w:r>
            <w:r w:rsidR="00FC1972">
              <w:rPr>
                <w:noProof/>
                <w:webHidden/>
              </w:rPr>
              <w:instrText xml:space="preserve"> PAGEREF _Toc67512686 \h </w:instrText>
            </w:r>
            <w:r w:rsidR="00FC1972">
              <w:rPr>
                <w:noProof/>
                <w:webHidden/>
              </w:rPr>
            </w:r>
            <w:r w:rsidR="00FC1972">
              <w:rPr>
                <w:noProof/>
                <w:webHidden/>
              </w:rPr>
              <w:fldChar w:fldCharType="separate"/>
            </w:r>
            <w:r w:rsidR="00FC1972">
              <w:rPr>
                <w:noProof/>
                <w:webHidden/>
              </w:rPr>
              <w:t>22</w:t>
            </w:r>
            <w:r w:rsidR="00FC1972">
              <w:rPr>
                <w:noProof/>
                <w:webHidden/>
              </w:rPr>
              <w:fldChar w:fldCharType="end"/>
            </w:r>
          </w:hyperlink>
        </w:p>
        <w:p w14:paraId="01A24562" w14:textId="19F9CE60"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7" w:history="1">
            <w:r w:rsidR="00FC1972" w:rsidRPr="00640908">
              <w:rPr>
                <w:rStyle w:val="a8"/>
                <w:rFonts w:cs="Times New Roman"/>
                <w:noProof/>
                <w14:scene3d>
                  <w14:camera w14:prst="orthographicFront"/>
                  <w14:lightRig w14:rig="threePt" w14:dir="t">
                    <w14:rot w14:lat="0" w14:lon="0" w14:rev="0"/>
                  </w14:lightRig>
                </w14:scene3d>
              </w:rPr>
              <w:t>2.4.2.</w:t>
            </w:r>
            <w:r w:rsidR="00FC1972">
              <w:rPr>
                <w:rFonts w:asciiTheme="minorHAnsi" w:eastAsiaTheme="minorEastAsia" w:hAnsiTheme="minorHAnsi"/>
                <w:noProof/>
                <w:color w:val="auto"/>
                <w:sz w:val="22"/>
                <w:lang w:eastAsia="ru-RU"/>
              </w:rPr>
              <w:tab/>
            </w:r>
            <w:r w:rsidR="00FC1972" w:rsidRPr="00640908">
              <w:rPr>
                <w:rStyle w:val="a8"/>
                <w:noProof/>
              </w:rPr>
              <w:t>Содержание работ по этапам</w:t>
            </w:r>
            <w:r w:rsidR="00FC1972">
              <w:rPr>
                <w:noProof/>
                <w:webHidden/>
              </w:rPr>
              <w:tab/>
            </w:r>
            <w:r w:rsidR="00FC1972">
              <w:rPr>
                <w:noProof/>
                <w:webHidden/>
              </w:rPr>
              <w:fldChar w:fldCharType="begin"/>
            </w:r>
            <w:r w:rsidR="00FC1972">
              <w:rPr>
                <w:noProof/>
                <w:webHidden/>
              </w:rPr>
              <w:instrText xml:space="preserve"> PAGEREF _Toc67512687 \h </w:instrText>
            </w:r>
            <w:r w:rsidR="00FC1972">
              <w:rPr>
                <w:noProof/>
                <w:webHidden/>
              </w:rPr>
            </w:r>
            <w:r w:rsidR="00FC1972">
              <w:rPr>
                <w:noProof/>
                <w:webHidden/>
              </w:rPr>
              <w:fldChar w:fldCharType="separate"/>
            </w:r>
            <w:r w:rsidR="00FC1972">
              <w:rPr>
                <w:noProof/>
                <w:webHidden/>
              </w:rPr>
              <w:t>22</w:t>
            </w:r>
            <w:r w:rsidR="00FC1972">
              <w:rPr>
                <w:noProof/>
                <w:webHidden/>
              </w:rPr>
              <w:fldChar w:fldCharType="end"/>
            </w:r>
          </w:hyperlink>
        </w:p>
        <w:p w14:paraId="494C7281" w14:textId="1F547B78"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88" w:history="1">
            <w:r w:rsidR="00FC1972" w:rsidRPr="00640908">
              <w:rPr>
                <w:rStyle w:val="a8"/>
                <w:noProof/>
                <w14:scene3d>
                  <w14:camera w14:prst="orthographicFront"/>
                  <w14:lightRig w14:rig="threePt" w14:dir="t">
                    <w14:rot w14:lat="0" w14:lon="0" w14:rev="0"/>
                  </w14:lightRig>
                </w14:scene3d>
              </w:rPr>
              <w:t>2.5.</w:t>
            </w:r>
            <w:r w:rsidR="00FC1972" w:rsidRPr="00640908">
              <w:rPr>
                <w:rStyle w:val="a8"/>
                <w:noProof/>
              </w:rPr>
              <w:t xml:space="preserve"> Порядок контроля и приемки</w:t>
            </w:r>
            <w:r w:rsidR="00FC1972">
              <w:rPr>
                <w:noProof/>
                <w:webHidden/>
              </w:rPr>
              <w:tab/>
            </w:r>
            <w:r w:rsidR="00FC1972">
              <w:rPr>
                <w:noProof/>
                <w:webHidden/>
              </w:rPr>
              <w:fldChar w:fldCharType="begin"/>
            </w:r>
            <w:r w:rsidR="00FC1972">
              <w:rPr>
                <w:noProof/>
                <w:webHidden/>
              </w:rPr>
              <w:instrText xml:space="preserve"> PAGEREF _Toc67512688 \h </w:instrText>
            </w:r>
            <w:r w:rsidR="00FC1972">
              <w:rPr>
                <w:noProof/>
                <w:webHidden/>
              </w:rPr>
            </w:r>
            <w:r w:rsidR="00FC1972">
              <w:rPr>
                <w:noProof/>
                <w:webHidden/>
              </w:rPr>
              <w:fldChar w:fldCharType="separate"/>
            </w:r>
            <w:r w:rsidR="00FC1972">
              <w:rPr>
                <w:noProof/>
                <w:webHidden/>
              </w:rPr>
              <w:t>23</w:t>
            </w:r>
            <w:r w:rsidR="00FC1972">
              <w:rPr>
                <w:noProof/>
                <w:webHidden/>
              </w:rPr>
              <w:fldChar w:fldCharType="end"/>
            </w:r>
          </w:hyperlink>
        </w:p>
        <w:p w14:paraId="14D197A8" w14:textId="7FC51A35"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89" w:history="1">
            <w:r w:rsidR="00FC1972" w:rsidRPr="00640908">
              <w:rPr>
                <w:rStyle w:val="a8"/>
                <w:rFonts w:cs="Times New Roman"/>
                <w:noProof/>
                <w:lang w:eastAsia="ru-RU"/>
                <w14:scene3d>
                  <w14:camera w14:prst="orthographicFront"/>
                  <w14:lightRig w14:rig="threePt" w14:dir="t">
                    <w14:rot w14:lat="0" w14:lon="0" w14:rev="0"/>
                  </w14:lightRig>
                </w14:scene3d>
              </w:rPr>
              <w:t>2.5.1.</w:t>
            </w:r>
            <w:r w:rsidR="00FC1972">
              <w:rPr>
                <w:rFonts w:asciiTheme="minorHAnsi" w:eastAsiaTheme="minorEastAsia" w:hAnsiTheme="minorHAnsi"/>
                <w:noProof/>
                <w:color w:val="auto"/>
                <w:sz w:val="22"/>
                <w:lang w:eastAsia="ru-RU"/>
              </w:rPr>
              <w:tab/>
            </w:r>
            <w:r w:rsidR="00FC1972" w:rsidRPr="00640908">
              <w:rPr>
                <w:rStyle w:val="a8"/>
                <w:noProof/>
              </w:rPr>
              <w:t>Виды</w:t>
            </w:r>
            <w:r w:rsidR="00FC1972" w:rsidRPr="00640908">
              <w:rPr>
                <w:rStyle w:val="a8"/>
                <w:noProof/>
                <w:lang w:eastAsia="ru-RU"/>
              </w:rPr>
              <w:t xml:space="preserve"> испытаний</w:t>
            </w:r>
            <w:r w:rsidR="00FC1972">
              <w:rPr>
                <w:noProof/>
                <w:webHidden/>
              </w:rPr>
              <w:tab/>
            </w:r>
            <w:r w:rsidR="00FC1972">
              <w:rPr>
                <w:noProof/>
                <w:webHidden/>
              </w:rPr>
              <w:fldChar w:fldCharType="begin"/>
            </w:r>
            <w:r w:rsidR="00FC1972">
              <w:rPr>
                <w:noProof/>
                <w:webHidden/>
              </w:rPr>
              <w:instrText xml:space="preserve"> PAGEREF _Toc67512689 \h </w:instrText>
            </w:r>
            <w:r w:rsidR="00FC1972">
              <w:rPr>
                <w:noProof/>
                <w:webHidden/>
              </w:rPr>
            </w:r>
            <w:r w:rsidR="00FC1972">
              <w:rPr>
                <w:noProof/>
                <w:webHidden/>
              </w:rPr>
              <w:fldChar w:fldCharType="separate"/>
            </w:r>
            <w:r w:rsidR="00FC1972">
              <w:rPr>
                <w:noProof/>
                <w:webHidden/>
              </w:rPr>
              <w:t>23</w:t>
            </w:r>
            <w:r w:rsidR="00FC1972">
              <w:rPr>
                <w:noProof/>
                <w:webHidden/>
              </w:rPr>
              <w:fldChar w:fldCharType="end"/>
            </w:r>
          </w:hyperlink>
        </w:p>
        <w:p w14:paraId="47B3D056" w14:textId="61A51546"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90" w:history="1">
            <w:r w:rsidR="00FC1972" w:rsidRPr="00640908">
              <w:rPr>
                <w:rStyle w:val="a8"/>
                <w:rFonts w:cs="Times New Roman"/>
                <w:noProof/>
                <w:lang w:eastAsia="ru-RU"/>
                <w14:scene3d>
                  <w14:camera w14:prst="orthographicFront"/>
                  <w14:lightRig w14:rig="threePt" w14:dir="t">
                    <w14:rot w14:lat="0" w14:lon="0" w14:rev="0"/>
                  </w14:lightRig>
                </w14:scene3d>
              </w:rPr>
              <w:t>2.5.2.</w:t>
            </w:r>
            <w:r w:rsidR="00FC1972">
              <w:rPr>
                <w:rFonts w:asciiTheme="minorHAnsi" w:eastAsiaTheme="minorEastAsia" w:hAnsiTheme="minorHAnsi"/>
                <w:noProof/>
                <w:color w:val="auto"/>
                <w:sz w:val="22"/>
                <w:lang w:eastAsia="ru-RU"/>
              </w:rPr>
              <w:tab/>
            </w:r>
            <w:r w:rsidR="00FC1972" w:rsidRPr="00640908">
              <w:rPr>
                <w:rStyle w:val="a8"/>
                <w:noProof/>
                <w:lang w:eastAsia="ru-RU"/>
              </w:rPr>
              <w:t xml:space="preserve">Общие </w:t>
            </w:r>
            <w:r w:rsidR="00FC1972" w:rsidRPr="00640908">
              <w:rPr>
                <w:rStyle w:val="a8"/>
                <w:noProof/>
              </w:rPr>
              <w:t>требования</w:t>
            </w:r>
            <w:r w:rsidR="00FC1972" w:rsidRPr="00640908">
              <w:rPr>
                <w:rStyle w:val="a8"/>
                <w:noProof/>
                <w:lang w:eastAsia="ru-RU"/>
              </w:rPr>
              <w:t xml:space="preserve"> к приемке работы</w:t>
            </w:r>
            <w:r w:rsidR="00FC1972">
              <w:rPr>
                <w:noProof/>
                <w:webHidden/>
              </w:rPr>
              <w:tab/>
            </w:r>
            <w:r w:rsidR="00FC1972">
              <w:rPr>
                <w:noProof/>
                <w:webHidden/>
              </w:rPr>
              <w:fldChar w:fldCharType="begin"/>
            </w:r>
            <w:r w:rsidR="00FC1972">
              <w:rPr>
                <w:noProof/>
                <w:webHidden/>
              </w:rPr>
              <w:instrText xml:space="preserve"> PAGEREF _Toc67512690 \h </w:instrText>
            </w:r>
            <w:r w:rsidR="00FC1972">
              <w:rPr>
                <w:noProof/>
                <w:webHidden/>
              </w:rPr>
            </w:r>
            <w:r w:rsidR="00FC1972">
              <w:rPr>
                <w:noProof/>
                <w:webHidden/>
              </w:rPr>
              <w:fldChar w:fldCharType="separate"/>
            </w:r>
            <w:r w:rsidR="00FC1972">
              <w:rPr>
                <w:noProof/>
                <w:webHidden/>
              </w:rPr>
              <w:t>24</w:t>
            </w:r>
            <w:r w:rsidR="00FC1972">
              <w:rPr>
                <w:noProof/>
                <w:webHidden/>
              </w:rPr>
              <w:fldChar w:fldCharType="end"/>
            </w:r>
          </w:hyperlink>
        </w:p>
        <w:p w14:paraId="584C57F2" w14:textId="3FFA6E03"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691" w:history="1">
            <w:r w:rsidR="00FC1972" w:rsidRPr="00640908">
              <w:rPr>
                <w:rStyle w:val="a8"/>
                <w:noProof/>
              </w:rPr>
              <w:t>3. Проектирование</w:t>
            </w:r>
            <w:r w:rsidR="00FC1972">
              <w:rPr>
                <w:noProof/>
                <w:webHidden/>
              </w:rPr>
              <w:tab/>
            </w:r>
            <w:r w:rsidR="00FC1972">
              <w:rPr>
                <w:noProof/>
                <w:webHidden/>
              </w:rPr>
              <w:fldChar w:fldCharType="begin"/>
            </w:r>
            <w:r w:rsidR="00FC1972">
              <w:rPr>
                <w:noProof/>
                <w:webHidden/>
              </w:rPr>
              <w:instrText xml:space="preserve"> PAGEREF _Toc67512691 \h </w:instrText>
            </w:r>
            <w:r w:rsidR="00FC1972">
              <w:rPr>
                <w:noProof/>
                <w:webHidden/>
              </w:rPr>
            </w:r>
            <w:r w:rsidR="00FC1972">
              <w:rPr>
                <w:noProof/>
                <w:webHidden/>
              </w:rPr>
              <w:fldChar w:fldCharType="separate"/>
            </w:r>
            <w:r w:rsidR="00FC1972">
              <w:rPr>
                <w:noProof/>
                <w:webHidden/>
              </w:rPr>
              <w:t>25</w:t>
            </w:r>
            <w:r w:rsidR="00FC1972">
              <w:rPr>
                <w:noProof/>
                <w:webHidden/>
              </w:rPr>
              <w:fldChar w:fldCharType="end"/>
            </w:r>
          </w:hyperlink>
        </w:p>
        <w:p w14:paraId="03D6BD8D" w14:textId="1D2CE62F"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92" w:history="1">
            <w:r w:rsidR="00FC1972" w:rsidRPr="00640908">
              <w:rPr>
                <w:rStyle w:val="a8"/>
                <w:noProof/>
                <w14:scene3d>
                  <w14:camera w14:prst="orthographicFront"/>
                  <w14:lightRig w14:rig="threePt" w14:dir="t">
                    <w14:rot w14:lat="0" w14:lon="0" w14:rev="0"/>
                  </w14:lightRig>
                </w14:scene3d>
              </w:rPr>
              <w:t>3.1.</w:t>
            </w:r>
            <w:r w:rsidR="00FC1972" w:rsidRPr="00640908">
              <w:rPr>
                <w:rStyle w:val="a8"/>
                <w:noProof/>
                <w:lang w:val="en-US"/>
              </w:rPr>
              <w:t xml:space="preserve"> ER-</w:t>
            </w:r>
            <w:r w:rsidR="00FC1972" w:rsidRPr="00640908">
              <w:rPr>
                <w:rStyle w:val="a8"/>
                <w:noProof/>
              </w:rPr>
              <w:t>диаграмма</w:t>
            </w:r>
            <w:r w:rsidR="00FC1972">
              <w:rPr>
                <w:noProof/>
                <w:webHidden/>
              </w:rPr>
              <w:tab/>
            </w:r>
            <w:r w:rsidR="00FC1972">
              <w:rPr>
                <w:noProof/>
                <w:webHidden/>
              </w:rPr>
              <w:fldChar w:fldCharType="begin"/>
            </w:r>
            <w:r w:rsidR="00FC1972">
              <w:rPr>
                <w:noProof/>
                <w:webHidden/>
              </w:rPr>
              <w:instrText xml:space="preserve"> PAGEREF _Toc67512692 \h </w:instrText>
            </w:r>
            <w:r w:rsidR="00FC1972">
              <w:rPr>
                <w:noProof/>
                <w:webHidden/>
              </w:rPr>
            </w:r>
            <w:r w:rsidR="00FC1972">
              <w:rPr>
                <w:noProof/>
                <w:webHidden/>
              </w:rPr>
              <w:fldChar w:fldCharType="separate"/>
            </w:r>
            <w:r w:rsidR="00FC1972">
              <w:rPr>
                <w:noProof/>
                <w:webHidden/>
              </w:rPr>
              <w:t>25</w:t>
            </w:r>
            <w:r w:rsidR="00FC1972">
              <w:rPr>
                <w:noProof/>
                <w:webHidden/>
              </w:rPr>
              <w:fldChar w:fldCharType="end"/>
            </w:r>
          </w:hyperlink>
        </w:p>
        <w:p w14:paraId="60328D82" w14:textId="043E1328"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93" w:history="1">
            <w:r w:rsidR="00FC1972" w:rsidRPr="00640908">
              <w:rPr>
                <w:rStyle w:val="a8"/>
                <w:noProof/>
                <w14:scene3d>
                  <w14:camera w14:prst="orthographicFront"/>
                  <w14:lightRig w14:rig="threePt" w14:dir="t">
                    <w14:rot w14:lat="0" w14:lon="0" w14:rev="0"/>
                  </w14:lightRig>
                </w14:scene3d>
              </w:rPr>
              <w:t>3.2.</w:t>
            </w:r>
            <w:r w:rsidR="00FC1972" w:rsidRPr="00640908">
              <w:rPr>
                <w:rStyle w:val="a8"/>
                <w:noProof/>
                <w:lang w:val="en-US"/>
              </w:rPr>
              <w:t xml:space="preserve"> DF-</w:t>
            </w:r>
            <w:r w:rsidR="00FC1972" w:rsidRPr="00640908">
              <w:rPr>
                <w:rStyle w:val="a8"/>
                <w:noProof/>
              </w:rPr>
              <w:t>диаграмма</w:t>
            </w:r>
            <w:r w:rsidR="00FC1972">
              <w:rPr>
                <w:noProof/>
                <w:webHidden/>
              </w:rPr>
              <w:tab/>
            </w:r>
            <w:r w:rsidR="00FC1972">
              <w:rPr>
                <w:noProof/>
                <w:webHidden/>
              </w:rPr>
              <w:fldChar w:fldCharType="begin"/>
            </w:r>
            <w:r w:rsidR="00FC1972">
              <w:rPr>
                <w:noProof/>
                <w:webHidden/>
              </w:rPr>
              <w:instrText xml:space="preserve"> PAGEREF _Toc67512693 \h </w:instrText>
            </w:r>
            <w:r w:rsidR="00FC1972">
              <w:rPr>
                <w:noProof/>
                <w:webHidden/>
              </w:rPr>
            </w:r>
            <w:r w:rsidR="00FC1972">
              <w:rPr>
                <w:noProof/>
                <w:webHidden/>
              </w:rPr>
              <w:fldChar w:fldCharType="separate"/>
            </w:r>
            <w:r w:rsidR="00FC1972">
              <w:rPr>
                <w:noProof/>
                <w:webHidden/>
              </w:rPr>
              <w:t>28</w:t>
            </w:r>
            <w:r w:rsidR="00FC1972">
              <w:rPr>
                <w:noProof/>
                <w:webHidden/>
              </w:rPr>
              <w:fldChar w:fldCharType="end"/>
            </w:r>
          </w:hyperlink>
        </w:p>
        <w:p w14:paraId="0E6B926A" w14:textId="59CBF804"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94" w:history="1">
            <w:r w:rsidR="00FC1972" w:rsidRPr="00640908">
              <w:rPr>
                <w:rStyle w:val="a8"/>
                <w:noProof/>
                <w14:scene3d>
                  <w14:camera w14:prst="orthographicFront"/>
                  <w14:lightRig w14:rig="threePt" w14:dir="t">
                    <w14:rot w14:lat="0" w14:lon="0" w14:rev="0"/>
                  </w14:lightRig>
                </w14:scene3d>
              </w:rPr>
              <w:t>3.3.</w:t>
            </w:r>
            <w:r w:rsidR="00FC1972" w:rsidRPr="00640908">
              <w:rPr>
                <w:rStyle w:val="a8"/>
                <w:noProof/>
                <w:lang w:val="en-US"/>
              </w:rPr>
              <w:t xml:space="preserve"> IDEF0-</w:t>
            </w:r>
            <w:r w:rsidR="00FC1972" w:rsidRPr="00640908">
              <w:rPr>
                <w:rStyle w:val="a8"/>
                <w:noProof/>
              </w:rPr>
              <w:t>Диаграмма</w:t>
            </w:r>
            <w:r w:rsidR="00FC1972">
              <w:rPr>
                <w:noProof/>
                <w:webHidden/>
              </w:rPr>
              <w:tab/>
            </w:r>
            <w:r w:rsidR="00FC1972">
              <w:rPr>
                <w:noProof/>
                <w:webHidden/>
              </w:rPr>
              <w:fldChar w:fldCharType="begin"/>
            </w:r>
            <w:r w:rsidR="00FC1972">
              <w:rPr>
                <w:noProof/>
                <w:webHidden/>
              </w:rPr>
              <w:instrText xml:space="preserve"> PAGEREF _Toc67512694 \h </w:instrText>
            </w:r>
            <w:r w:rsidR="00FC1972">
              <w:rPr>
                <w:noProof/>
                <w:webHidden/>
              </w:rPr>
            </w:r>
            <w:r w:rsidR="00FC1972">
              <w:rPr>
                <w:noProof/>
                <w:webHidden/>
              </w:rPr>
              <w:fldChar w:fldCharType="separate"/>
            </w:r>
            <w:r w:rsidR="00FC1972">
              <w:rPr>
                <w:noProof/>
                <w:webHidden/>
              </w:rPr>
              <w:t>31</w:t>
            </w:r>
            <w:r w:rsidR="00FC1972">
              <w:rPr>
                <w:noProof/>
                <w:webHidden/>
              </w:rPr>
              <w:fldChar w:fldCharType="end"/>
            </w:r>
          </w:hyperlink>
        </w:p>
        <w:p w14:paraId="4FDCAC59" w14:textId="68FA54A5"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695" w:history="1">
            <w:r w:rsidR="00FC1972" w:rsidRPr="00640908">
              <w:rPr>
                <w:rStyle w:val="a8"/>
                <w:noProof/>
                <w:lang w:val="en-US"/>
                <w14:scene3d>
                  <w14:camera w14:prst="orthographicFront"/>
                  <w14:lightRig w14:rig="threePt" w14:dir="t">
                    <w14:rot w14:lat="0" w14:lon="0" w14:rev="0"/>
                  </w14:lightRig>
                </w14:scene3d>
              </w:rPr>
              <w:t>3.4.</w:t>
            </w:r>
            <w:r w:rsidR="00FC1972" w:rsidRPr="00640908">
              <w:rPr>
                <w:rStyle w:val="a8"/>
                <w:noProof/>
                <w:lang w:val="en-US"/>
              </w:rPr>
              <w:t xml:space="preserve"> BPMN</w:t>
            </w:r>
            <w:r w:rsidR="00FC1972">
              <w:rPr>
                <w:noProof/>
                <w:webHidden/>
              </w:rPr>
              <w:tab/>
            </w:r>
            <w:r w:rsidR="00FC1972">
              <w:rPr>
                <w:noProof/>
                <w:webHidden/>
              </w:rPr>
              <w:fldChar w:fldCharType="begin"/>
            </w:r>
            <w:r w:rsidR="00FC1972">
              <w:rPr>
                <w:noProof/>
                <w:webHidden/>
              </w:rPr>
              <w:instrText xml:space="preserve"> PAGEREF _Toc67512695 \h </w:instrText>
            </w:r>
            <w:r w:rsidR="00FC1972">
              <w:rPr>
                <w:noProof/>
                <w:webHidden/>
              </w:rPr>
            </w:r>
            <w:r w:rsidR="00FC1972">
              <w:rPr>
                <w:noProof/>
                <w:webHidden/>
              </w:rPr>
              <w:fldChar w:fldCharType="separate"/>
            </w:r>
            <w:r w:rsidR="00FC1972">
              <w:rPr>
                <w:noProof/>
                <w:webHidden/>
              </w:rPr>
              <w:t>34</w:t>
            </w:r>
            <w:r w:rsidR="00FC1972">
              <w:rPr>
                <w:noProof/>
                <w:webHidden/>
              </w:rPr>
              <w:fldChar w:fldCharType="end"/>
            </w:r>
          </w:hyperlink>
        </w:p>
        <w:p w14:paraId="5FCCA2E1" w14:textId="06A7FF1D"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96" w:history="1">
            <w:r w:rsidR="00FC1972" w:rsidRPr="00640908">
              <w:rPr>
                <w:rStyle w:val="a8"/>
                <w:rFonts w:cs="Times New Roman"/>
                <w:noProof/>
                <w14:scene3d>
                  <w14:camera w14:prst="orthographicFront"/>
                  <w14:lightRig w14:rig="threePt" w14:dir="t">
                    <w14:rot w14:lat="0" w14:lon="0" w14:rev="0"/>
                  </w14:lightRig>
                </w14:scene3d>
              </w:rPr>
              <w:t>3.4.1.</w:t>
            </w:r>
            <w:r w:rsidR="00FC1972">
              <w:rPr>
                <w:rFonts w:asciiTheme="minorHAnsi" w:eastAsiaTheme="minorEastAsia" w:hAnsiTheme="minorHAnsi"/>
                <w:noProof/>
                <w:color w:val="auto"/>
                <w:sz w:val="22"/>
                <w:lang w:eastAsia="ru-RU"/>
              </w:rPr>
              <w:tab/>
            </w:r>
            <w:r w:rsidR="00FC1972" w:rsidRPr="00640908">
              <w:rPr>
                <w:rStyle w:val="a8"/>
                <w:noProof/>
              </w:rPr>
              <w:t>Пользователь и клиентская часть</w:t>
            </w:r>
            <w:r w:rsidR="00FC1972">
              <w:rPr>
                <w:noProof/>
                <w:webHidden/>
              </w:rPr>
              <w:tab/>
            </w:r>
            <w:r w:rsidR="00FC1972">
              <w:rPr>
                <w:noProof/>
                <w:webHidden/>
              </w:rPr>
              <w:fldChar w:fldCharType="begin"/>
            </w:r>
            <w:r w:rsidR="00FC1972">
              <w:rPr>
                <w:noProof/>
                <w:webHidden/>
              </w:rPr>
              <w:instrText xml:space="preserve"> PAGEREF _Toc67512696 \h </w:instrText>
            </w:r>
            <w:r w:rsidR="00FC1972">
              <w:rPr>
                <w:noProof/>
                <w:webHidden/>
              </w:rPr>
            </w:r>
            <w:r w:rsidR="00FC1972">
              <w:rPr>
                <w:noProof/>
                <w:webHidden/>
              </w:rPr>
              <w:fldChar w:fldCharType="separate"/>
            </w:r>
            <w:r w:rsidR="00FC1972">
              <w:rPr>
                <w:noProof/>
                <w:webHidden/>
              </w:rPr>
              <w:t>34</w:t>
            </w:r>
            <w:r w:rsidR="00FC1972">
              <w:rPr>
                <w:noProof/>
                <w:webHidden/>
              </w:rPr>
              <w:fldChar w:fldCharType="end"/>
            </w:r>
          </w:hyperlink>
        </w:p>
        <w:p w14:paraId="489175B1" w14:textId="6187513B"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97" w:history="1">
            <w:r w:rsidR="00FC1972" w:rsidRPr="00640908">
              <w:rPr>
                <w:rStyle w:val="a8"/>
                <w:rFonts w:cs="Times New Roman"/>
                <w:noProof/>
                <w14:scene3d>
                  <w14:camera w14:prst="orthographicFront"/>
                  <w14:lightRig w14:rig="threePt" w14:dir="t">
                    <w14:rot w14:lat="0" w14:lon="0" w14:rev="0"/>
                  </w14:lightRig>
                </w14:scene3d>
              </w:rPr>
              <w:t>3.4.2.</w:t>
            </w:r>
            <w:r w:rsidR="00FC1972">
              <w:rPr>
                <w:rFonts w:asciiTheme="minorHAnsi" w:eastAsiaTheme="minorEastAsia" w:hAnsiTheme="minorHAnsi"/>
                <w:noProof/>
                <w:color w:val="auto"/>
                <w:sz w:val="22"/>
                <w:lang w:eastAsia="ru-RU"/>
              </w:rPr>
              <w:tab/>
            </w:r>
            <w:r w:rsidR="00FC1972" w:rsidRPr="00640908">
              <w:rPr>
                <w:rStyle w:val="a8"/>
                <w:noProof/>
              </w:rPr>
              <w:t>Серверная часть и сервисы доставки</w:t>
            </w:r>
            <w:r w:rsidR="00FC1972">
              <w:rPr>
                <w:noProof/>
                <w:webHidden/>
              </w:rPr>
              <w:tab/>
            </w:r>
            <w:r w:rsidR="00FC1972">
              <w:rPr>
                <w:noProof/>
                <w:webHidden/>
              </w:rPr>
              <w:fldChar w:fldCharType="begin"/>
            </w:r>
            <w:r w:rsidR="00FC1972">
              <w:rPr>
                <w:noProof/>
                <w:webHidden/>
              </w:rPr>
              <w:instrText xml:space="preserve"> PAGEREF _Toc67512697 \h </w:instrText>
            </w:r>
            <w:r w:rsidR="00FC1972">
              <w:rPr>
                <w:noProof/>
                <w:webHidden/>
              </w:rPr>
            </w:r>
            <w:r w:rsidR="00FC1972">
              <w:rPr>
                <w:noProof/>
                <w:webHidden/>
              </w:rPr>
              <w:fldChar w:fldCharType="separate"/>
            </w:r>
            <w:r w:rsidR="00FC1972">
              <w:rPr>
                <w:noProof/>
                <w:webHidden/>
              </w:rPr>
              <w:t>34</w:t>
            </w:r>
            <w:r w:rsidR="00FC1972">
              <w:rPr>
                <w:noProof/>
                <w:webHidden/>
              </w:rPr>
              <w:fldChar w:fldCharType="end"/>
            </w:r>
          </w:hyperlink>
        </w:p>
        <w:p w14:paraId="0F5CECFB" w14:textId="22241C26"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698" w:history="1">
            <w:r w:rsidR="00FC1972" w:rsidRPr="00640908">
              <w:rPr>
                <w:rStyle w:val="a8"/>
                <w:rFonts w:cs="Times New Roman"/>
                <w:noProof/>
                <w14:scene3d>
                  <w14:camera w14:prst="orthographicFront"/>
                  <w14:lightRig w14:rig="threePt" w14:dir="t">
                    <w14:rot w14:lat="0" w14:lon="0" w14:rev="0"/>
                  </w14:lightRig>
                </w14:scene3d>
              </w:rPr>
              <w:t>3.4.3.</w:t>
            </w:r>
            <w:r w:rsidR="00FC1972">
              <w:rPr>
                <w:rFonts w:asciiTheme="minorHAnsi" w:eastAsiaTheme="minorEastAsia" w:hAnsiTheme="minorHAnsi"/>
                <w:noProof/>
                <w:color w:val="auto"/>
                <w:sz w:val="22"/>
                <w:lang w:eastAsia="ru-RU"/>
              </w:rPr>
              <w:tab/>
            </w:r>
            <w:r w:rsidR="00FC1972" w:rsidRPr="00640908">
              <w:rPr>
                <w:rStyle w:val="a8"/>
                <w:noProof/>
              </w:rPr>
              <w:t>Диаграмма модели бизнес-процесса</w:t>
            </w:r>
            <w:r w:rsidR="00FC1972">
              <w:rPr>
                <w:noProof/>
                <w:webHidden/>
              </w:rPr>
              <w:tab/>
            </w:r>
            <w:r w:rsidR="00FC1972">
              <w:rPr>
                <w:noProof/>
                <w:webHidden/>
              </w:rPr>
              <w:fldChar w:fldCharType="begin"/>
            </w:r>
            <w:r w:rsidR="00FC1972">
              <w:rPr>
                <w:noProof/>
                <w:webHidden/>
              </w:rPr>
              <w:instrText xml:space="preserve"> PAGEREF _Toc67512698 \h </w:instrText>
            </w:r>
            <w:r w:rsidR="00FC1972">
              <w:rPr>
                <w:noProof/>
                <w:webHidden/>
              </w:rPr>
            </w:r>
            <w:r w:rsidR="00FC1972">
              <w:rPr>
                <w:noProof/>
                <w:webHidden/>
              </w:rPr>
              <w:fldChar w:fldCharType="separate"/>
            </w:r>
            <w:r w:rsidR="00FC1972">
              <w:rPr>
                <w:noProof/>
                <w:webHidden/>
              </w:rPr>
              <w:t>35</w:t>
            </w:r>
            <w:r w:rsidR="00FC1972">
              <w:rPr>
                <w:noProof/>
                <w:webHidden/>
              </w:rPr>
              <w:fldChar w:fldCharType="end"/>
            </w:r>
          </w:hyperlink>
        </w:p>
        <w:p w14:paraId="7AFC1F50" w14:textId="2425B757"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699" w:history="1">
            <w:r w:rsidR="00FC1972" w:rsidRPr="00640908">
              <w:rPr>
                <w:rStyle w:val="a8"/>
                <w:noProof/>
              </w:rPr>
              <w:t>4. Проектирование архитектуры ПС</w:t>
            </w:r>
            <w:r w:rsidR="00FC1972">
              <w:rPr>
                <w:noProof/>
                <w:webHidden/>
              </w:rPr>
              <w:tab/>
            </w:r>
            <w:r w:rsidR="00FC1972">
              <w:rPr>
                <w:noProof/>
                <w:webHidden/>
              </w:rPr>
              <w:fldChar w:fldCharType="begin"/>
            </w:r>
            <w:r w:rsidR="00FC1972">
              <w:rPr>
                <w:noProof/>
                <w:webHidden/>
              </w:rPr>
              <w:instrText xml:space="preserve"> PAGEREF _Toc67512699 \h </w:instrText>
            </w:r>
            <w:r w:rsidR="00FC1972">
              <w:rPr>
                <w:noProof/>
                <w:webHidden/>
              </w:rPr>
            </w:r>
            <w:r w:rsidR="00FC1972">
              <w:rPr>
                <w:noProof/>
                <w:webHidden/>
              </w:rPr>
              <w:fldChar w:fldCharType="separate"/>
            </w:r>
            <w:r w:rsidR="00FC1972">
              <w:rPr>
                <w:noProof/>
                <w:webHidden/>
              </w:rPr>
              <w:t>36</w:t>
            </w:r>
            <w:r w:rsidR="00FC1972">
              <w:rPr>
                <w:noProof/>
                <w:webHidden/>
              </w:rPr>
              <w:fldChar w:fldCharType="end"/>
            </w:r>
          </w:hyperlink>
        </w:p>
        <w:p w14:paraId="354A40DD" w14:textId="516FEA0B"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0" w:history="1">
            <w:r w:rsidR="00FC1972" w:rsidRPr="00640908">
              <w:rPr>
                <w:rStyle w:val="a8"/>
                <w:noProof/>
                <w14:scene3d>
                  <w14:camera w14:prst="orthographicFront"/>
                  <w14:lightRig w14:rig="threePt" w14:dir="t">
                    <w14:rot w14:lat="0" w14:lon="0" w14:rev="0"/>
                  </w14:lightRig>
                </w14:scene3d>
              </w:rPr>
              <w:t>4.1.</w:t>
            </w:r>
            <w:r w:rsidR="00FC1972" w:rsidRPr="00640908">
              <w:rPr>
                <w:rStyle w:val="a8"/>
                <w:noProof/>
              </w:rPr>
              <w:t xml:space="preserve"> Клиентская часть</w:t>
            </w:r>
            <w:r w:rsidR="00FC1972">
              <w:rPr>
                <w:noProof/>
                <w:webHidden/>
              </w:rPr>
              <w:tab/>
            </w:r>
            <w:r w:rsidR="00FC1972">
              <w:rPr>
                <w:noProof/>
                <w:webHidden/>
              </w:rPr>
              <w:fldChar w:fldCharType="begin"/>
            </w:r>
            <w:r w:rsidR="00FC1972">
              <w:rPr>
                <w:noProof/>
                <w:webHidden/>
              </w:rPr>
              <w:instrText xml:space="preserve"> PAGEREF _Toc67512700 \h </w:instrText>
            </w:r>
            <w:r w:rsidR="00FC1972">
              <w:rPr>
                <w:noProof/>
                <w:webHidden/>
              </w:rPr>
            </w:r>
            <w:r w:rsidR="00FC1972">
              <w:rPr>
                <w:noProof/>
                <w:webHidden/>
              </w:rPr>
              <w:fldChar w:fldCharType="separate"/>
            </w:r>
            <w:r w:rsidR="00FC1972">
              <w:rPr>
                <w:noProof/>
                <w:webHidden/>
              </w:rPr>
              <w:t>38</w:t>
            </w:r>
            <w:r w:rsidR="00FC1972">
              <w:rPr>
                <w:noProof/>
                <w:webHidden/>
              </w:rPr>
              <w:fldChar w:fldCharType="end"/>
            </w:r>
          </w:hyperlink>
        </w:p>
        <w:p w14:paraId="7CA74169" w14:textId="6BDA9E7C"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1" w:history="1">
            <w:r w:rsidR="00FC1972" w:rsidRPr="00640908">
              <w:rPr>
                <w:rStyle w:val="a8"/>
                <w:noProof/>
                <w14:scene3d>
                  <w14:camera w14:prst="orthographicFront"/>
                  <w14:lightRig w14:rig="threePt" w14:dir="t">
                    <w14:rot w14:lat="0" w14:lon="0" w14:rev="0"/>
                  </w14:lightRig>
                </w14:scene3d>
              </w:rPr>
              <w:t>4.2.</w:t>
            </w:r>
            <w:r w:rsidR="00FC1972" w:rsidRPr="00640908">
              <w:rPr>
                <w:rStyle w:val="a8"/>
                <w:noProof/>
              </w:rPr>
              <w:t xml:space="preserve"> Серверная часть</w:t>
            </w:r>
            <w:r w:rsidR="00FC1972">
              <w:rPr>
                <w:noProof/>
                <w:webHidden/>
              </w:rPr>
              <w:tab/>
            </w:r>
            <w:r w:rsidR="00FC1972">
              <w:rPr>
                <w:noProof/>
                <w:webHidden/>
              </w:rPr>
              <w:fldChar w:fldCharType="begin"/>
            </w:r>
            <w:r w:rsidR="00FC1972">
              <w:rPr>
                <w:noProof/>
                <w:webHidden/>
              </w:rPr>
              <w:instrText xml:space="preserve"> PAGEREF _Toc67512701 \h </w:instrText>
            </w:r>
            <w:r w:rsidR="00FC1972">
              <w:rPr>
                <w:noProof/>
                <w:webHidden/>
              </w:rPr>
            </w:r>
            <w:r w:rsidR="00FC1972">
              <w:rPr>
                <w:noProof/>
                <w:webHidden/>
              </w:rPr>
              <w:fldChar w:fldCharType="separate"/>
            </w:r>
            <w:r w:rsidR="00FC1972">
              <w:rPr>
                <w:noProof/>
                <w:webHidden/>
              </w:rPr>
              <w:t>38</w:t>
            </w:r>
            <w:r w:rsidR="00FC1972">
              <w:rPr>
                <w:noProof/>
                <w:webHidden/>
              </w:rPr>
              <w:fldChar w:fldCharType="end"/>
            </w:r>
          </w:hyperlink>
        </w:p>
        <w:p w14:paraId="37856543" w14:textId="737D89F1"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2" w:history="1">
            <w:r w:rsidR="00FC1972" w:rsidRPr="00640908">
              <w:rPr>
                <w:rStyle w:val="a8"/>
                <w:noProof/>
                <w14:scene3d>
                  <w14:camera w14:prst="orthographicFront"/>
                  <w14:lightRig w14:rig="threePt" w14:dir="t">
                    <w14:rot w14:lat="0" w14:lon="0" w14:rev="0"/>
                  </w14:lightRig>
                </w14:scene3d>
              </w:rPr>
              <w:t>4.3.</w:t>
            </w:r>
            <w:r w:rsidR="00FC1972" w:rsidRPr="00640908">
              <w:rPr>
                <w:rStyle w:val="a8"/>
                <w:noProof/>
              </w:rPr>
              <w:t xml:space="preserve"> Хранилище данных</w:t>
            </w:r>
            <w:r w:rsidR="00FC1972">
              <w:rPr>
                <w:noProof/>
                <w:webHidden/>
              </w:rPr>
              <w:tab/>
            </w:r>
            <w:r w:rsidR="00FC1972">
              <w:rPr>
                <w:noProof/>
                <w:webHidden/>
              </w:rPr>
              <w:fldChar w:fldCharType="begin"/>
            </w:r>
            <w:r w:rsidR="00FC1972">
              <w:rPr>
                <w:noProof/>
                <w:webHidden/>
              </w:rPr>
              <w:instrText xml:space="preserve"> PAGEREF _Toc67512702 \h </w:instrText>
            </w:r>
            <w:r w:rsidR="00FC1972">
              <w:rPr>
                <w:noProof/>
                <w:webHidden/>
              </w:rPr>
            </w:r>
            <w:r w:rsidR="00FC1972">
              <w:rPr>
                <w:noProof/>
                <w:webHidden/>
              </w:rPr>
              <w:fldChar w:fldCharType="separate"/>
            </w:r>
            <w:r w:rsidR="00FC1972">
              <w:rPr>
                <w:noProof/>
                <w:webHidden/>
              </w:rPr>
              <w:t>39</w:t>
            </w:r>
            <w:r w:rsidR="00FC1972">
              <w:rPr>
                <w:noProof/>
                <w:webHidden/>
              </w:rPr>
              <w:fldChar w:fldCharType="end"/>
            </w:r>
          </w:hyperlink>
        </w:p>
        <w:p w14:paraId="138A8898" w14:textId="69485294"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3" w:history="1">
            <w:r w:rsidR="00FC1972" w:rsidRPr="00640908">
              <w:rPr>
                <w:rStyle w:val="a8"/>
                <w:noProof/>
              </w:rPr>
              <w:t>1.1. Организационная структура проекта</w:t>
            </w:r>
            <w:r w:rsidR="00FC1972">
              <w:rPr>
                <w:noProof/>
                <w:webHidden/>
              </w:rPr>
              <w:tab/>
            </w:r>
            <w:r w:rsidR="00FC1972">
              <w:rPr>
                <w:noProof/>
                <w:webHidden/>
              </w:rPr>
              <w:fldChar w:fldCharType="begin"/>
            </w:r>
            <w:r w:rsidR="00FC1972">
              <w:rPr>
                <w:noProof/>
                <w:webHidden/>
              </w:rPr>
              <w:instrText xml:space="preserve"> PAGEREF _Toc67512703 \h </w:instrText>
            </w:r>
            <w:r w:rsidR="00FC1972">
              <w:rPr>
                <w:noProof/>
                <w:webHidden/>
              </w:rPr>
            </w:r>
            <w:r w:rsidR="00FC1972">
              <w:rPr>
                <w:noProof/>
                <w:webHidden/>
              </w:rPr>
              <w:fldChar w:fldCharType="separate"/>
            </w:r>
            <w:r w:rsidR="00FC1972">
              <w:rPr>
                <w:noProof/>
                <w:webHidden/>
              </w:rPr>
              <w:t>40</w:t>
            </w:r>
            <w:r w:rsidR="00FC1972">
              <w:rPr>
                <w:noProof/>
                <w:webHidden/>
              </w:rPr>
              <w:fldChar w:fldCharType="end"/>
            </w:r>
          </w:hyperlink>
        </w:p>
        <w:p w14:paraId="44A6ED1C" w14:textId="1630ED21"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4" w:history="1">
            <w:r w:rsidR="00FC1972" w:rsidRPr="00640908">
              <w:rPr>
                <w:rStyle w:val="a8"/>
                <w:noProof/>
              </w:rPr>
              <w:t>1.2. Календарный план проекта</w:t>
            </w:r>
            <w:r w:rsidR="00FC1972">
              <w:rPr>
                <w:noProof/>
                <w:webHidden/>
              </w:rPr>
              <w:tab/>
            </w:r>
            <w:r w:rsidR="00FC1972">
              <w:rPr>
                <w:noProof/>
                <w:webHidden/>
              </w:rPr>
              <w:fldChar w:fldCharType="begin"/>
            </w:r>
            <w:r w:rsidR="00FC1972">
              <w:rPr>
                <w:noProof/>
                <w:webHidden/>
              </w:rPr>
              <w:instrText xml:space="preserve"> PAGEREF _Toc67512704 \h </w:instrText>
            </w:r>
            <w:r w:rsidR="00FC1972">
              <w:rPr>
                <w:noProof/>
                <w:webHidden/>
              </w:rPr>
            </w:r>
            <w:r w:rsidR="00FC1972">
              <w:rPr>
                <w:noProof/>
                <w:webHidden/>
              </w:rPr>
              <w:fldChar w:fldCharType="separate"/>
            </w:r>
            <w:r w:rsidR="00FC1972">
              <w:rPr>
                <w:noProof/>
                <w:webHidden/>
              </w:rPr>
              <w:t>40</w:t>
            </w:r>
            <w:r w:rsidR="00FC1972">
              <w:rPr>
                <w:noProof/>
                <w:webHidden/>
              </w:rPr>
              <w:fldChar w:fldCharType="end"/>
            </w:r>
          </w:hyperlink>
        </w:p>
        <w:p w14:paraId="52E3265C" w14:textId="06A8268B"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05" w:history="1">
            <w:r w:rsidR="00FC1972" w:rsidRPr="00640908">
              <w:rPr>
                <w:rStyle w:val="a8"/>
                <w:noProof/>
              </w:rPr>
              <w:t>1.3. Расчёт затрат на разработку продукта</w:t>
            </w:r>
            <w:r w:rsidR="00FC1972">
              <w:rPr>
                <w:noProof/>
                <w:webHidden/>
              </w:rPr>
              <w:tab/>
            </w:r>
            <w:r w:rsidR="00FC1972">
              <w:rPr>
                <w:noProof/>
                <w:webHidden/>
              </w:rPr>
              <w:fldChar w:fldCharType="begin"/>
            </w:r>
            <w:r w:rsidR="00FC1972">
              <w:rPr>
                <w:noProof/>
                <w:webHidden/>
              </w:rPr>
              <w:instrText xml:space="preserve"> PAGEREF _Toc67512705 \h </w:instrText>
            </w:r>
            <w:r w:rsidR="00FC1972">
              <w:rPr>
                <w:noProof/>
                <w:webHidden/>
              </w:rPr>
            </w:r>
            <w:r w:rsidR="00FC1972">
              <w:rPr>
                <w:noProof/>
                <w:webHidden/>
              </w:rPr>
              <w:fldChar w:fldCharType="separate"/>
            </w:r>
            <w:r w:rsidR="00FC1972">
              <w:rPr>
                <w:noProof/>
                <w:webHidden/>
              </w:rPr>
              <w:t>45</w:t>
            </w:r>
            <w:r w:rsidR="00FC1972">
              <w:rPr>
                <w:noProof/>
                <w:webHidden/>
              </w:rPr>
              <w:fldChar w:fldCharType="end"/>
            </w:r>
          </w:hyperlink>
        </w:p>
        <w:p w14:paraId="6F43736E" w14:textId="2679B6E7"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06" w:history="1">
            <w:r w:rsidR="00FC1972" w:rsidRPr="00640908">
              <w:rPr>
                <w:rStyle w:val="a8"/>
                <w:noProof/>
              </w:rPr>
              <w:t>1.3.1. Расчёт заработной платы исполнителей работ по созданию программного продукта</w:t>
            </w:r>
            <w:r w:rsidR="00FC1972">
              <w:rPr>
                <w:noProof/>
                <w:webHidden/>
              </w:rPr>
              <w:tab/>
            </w:r>
            <w:r w:rsidR="00FC1972">
              <w:rPr>
                <w:noProof/>
                <w:webHidden/>
              </w:rPr>
              <w:fldChar w:fldCharType="begin"/>
            </w:r>
            <w:r w:rsidR="00FC1972">
              <w:rPr>
                <w:noProof/>
                <w:webHidden/>
              </w:rPr>
              <w:instrText xml:space="preserve"> PAGEREF _Toc67512706 \h </w:instrText>
            </w:r>
            <w:r w:rsidR="00FC1972">
              <w:rPr>
                <w:noProof/>
                <w:webHidden/>
              </w:rPr>
            </w:r>
            <w:r w:rsidR="00FC1972">
              <w:rPr>
                <w:noProof/>
                <w:webHidden/>
              </w:rPr>
              <w:fldChar w:fldCharType="separate"/>
            </w:r>
            <w:r w:rsidR="00FC1972">
              <w:rPr>
                <w:noProof/>
                <w:webHidden/>
              </w:rPr>
              <w:t>45</w:t>
            </w:r>
            <w:r w:rsidR="00FC1972">
              <w:rPr>
                <w:noProof/>
                <w:webHidden/>
              </w:rPr>
              <w:fldChar w:fldCharType="end"/>
            </w:r>
          </w:hyperlink>
        </w:p>
        <w:p w14:paraId="09B04544" w14:textId="12764A96"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07" w:history="1">
            <w:r w:rsidR="00FC1972" w:rsidRPr="00640908">
              <w:rPr>
                <w:rStyle w:val="a8"/>
                <w:noProof/>
              </w:rPr>
              <w:t>1.3.2. Расчёт отчислений на социальные нужды (страховые взносы)</w:t>
            </w:r>
            <w:r w:rsidR="00FC1972">
              <w:rPr>
                <w:noProof/>
                <w:webHidden/>
              </w:rPr>
              <w:tab/>
            </w:r>
            <w:r w:rsidR="00FC1972">
              <w:rPr>
                <w:noProof/>
                <w:webHidden/>
              </w:rPr>
              <w:fldChar w:fldCharType="begin"/>
            </w:r>
            <w:r w:rsidR="00FC1972">
              <w:rPr>
                <w:noProof/>
                <w:webHidden/>
              </w:rPr>
              <w:instrText xml:space="preserve"> PAGEREF _Toc67512707 \h </w:instrText>
            </w:r>
            <w:r w:rsidR="00FC1972">
              <w:rPr>
                <w:noProof/>
                <w:webHidden/>
              </w:rPr>
            </w:r>
            <w:r w:rsidR="00FC1972">
              <w:rPr>
                <w:noProof/>
                <w:webHidden/>
              </w:rPr>
              <w:fldChar w:fldCharType="separate"/>
            </w:r>
            <w:r w:rsidR="00FC1972">
              <w:rPr>
                <w:noProof/>
                <w:webHidden/>
              </w:rPr>
              <w:t>46</w:t>
            </w:r>
            <w:r w:rsidR="00FC1972">
              <w:rPr>
                <w:noProof/>
                <w:webHidden/>
              </w:rPr>
              <w:fldChar w:fldCharType="end"/>
            </w:r>
          </w:hyperlink>
        </w:p>
        <w:p w14:paraId="4A5DF062" w14:textId="49DB186F"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08" w:history="1">
            <w:r w:rsidR="00FC1972" w:rsidRPr="00640908">
              <w:rPr>
                <w:rStyle w:val="a8"/>
                <w:noProof/>
              </w:rPr>
              <w:t>1.3.3. Арендные платежи за производственные (офисные) помещения</w:t>
            </w:r>
            <w:r w:rsidR="00FC1972">
              <w:rPr>
                <w:noProof/>
                <w:webHidden/>
              </w:rPr>
              <w:tab/>
            </w:r>
            <w:r w:rsidR="00FC1972">
              <w:rPr>
                <w:noProof/>
                <w:webHidden/>
              </w:rPr>
              <w:fldChar w:fldCharType="begin"/>
            </w:r>
            <w:r w:rsidR="00FC1972">
              <w:rPr>
                <w:noProof/>
                <w:webHidden/>
              </w:rPr>
              <w:instrText xml:space="preserve"> PAGEREF _Toc67512708 \h </w:instrText>
            </w:r>
            <w:r w:rsidR="00FC1972">
              <w:rPr>
                <w:noProof/>
                <w:webHidden/>
              </w:rPr>
            </w:r>
            <w:r w:rsidR="00FC1972">
              <w:rPr>
                <w:noProof/>
                <w:webHidden/>
              </w:rPr>
              <w:fldChar w:fldCharType="separate"/>
            </w:r>
            <w:r w:rsidR="00FC1972">
              <w:rPr>
                <w:noProof/>
                <w:webHidden/>
              </w:rPr>
              <w:t>47</w:t>
            </w:r>
            <w:r w:rsidR="00FC1972">
              <w:rPr>
                <w:noProof/>
                <w:webHidden/>
              </w:rPr>
              <w:fldChar w:fldCharType="end"/>
            </w:r>
          </w:hyperlink>
        </w:p>
        <w:p w14:paraId="10DBBFAA" w14:textId="4A48C070"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09" w:history="1">
            <w:r w:rsidR="00FC1972" w:rsidRPr="00640908">
              <w:rPr>
                <w:rStyle w:val="a8"/>
                <w:noProof/>
              </w:rPr>
              <w:t>1.3.4. Амортизация используемых основных средств и нематериальных активов</w:t>
            </w:r>
            <w:r w:rsidR="00FC1972">
              <w:rPr>
                <w:noProof/>
                <w:webHidden/>
              </w:rPr>
              <w:tab/>
            </w:r>
            <w:r w:rsidR="00FC1972">
              <w:rPr>
                <w:noProof/>
                <w:webHidden/>
              </w:rPr>
              <w:fldChar w:fldCharType="begin"/>
            </w:r>
            <w:r w:rsidR="00FC1972">
              <w:rPr>
                <w:noProof/>
                <w:webHidden/>
              </w:rPr>
              <w:instrText xml:space="preserve"> PAGEREF _Toc67512709 \h </w:instrText>
            </w:r>
            <w:r w:rsidR="00FC1972">
              <w:rPr>
                <w:noProof/>
                <w:webHidden/>
              </w:rPr>
            </w:r>
            <w:r w:rsidR="00FC1972">
              <w:rPr>
                <w:noProof/>
                <w:webHidden/>
              </w:rPr>
              <w:fldChar w:fldCharType="separate"/>
            </w:r>
            <w:r w:rsidR="00FC1972">
              <w:rPr>
                <w:noProof/>
                <w:webHidden/>
              </w:rPr>
              <w:t>47</w:t>
            </w:r>
            <w:r w:rsidR="00FC1972">
              <w:rPr>
                <w:noProof/>
                <w:webHidden/>
              </w:rPr>
              <w:fldChar w:fldCharType="end"/>
            </w:r>
          </w:hyperlink>
        </w:p>
        <w:p w14:paraId="59548AFD" w14:textId="541B9644"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0" w:history="1">
            <w:r w:rsidR="00FC1972" w:rsidRPr="00640908">
              <w:rPr>
                <w:rStyle w:val="a8"/>
                <w:noProof/>
              </w:rPr>
              <w:t>1.3.5. Расходы на модернизацию и приобретение основных средств</w:t>
            </w:r>
            <w:r w:rsidR="00FC1972">
              <w:rPr>
                <w:noProof/>
                <w:webHidden/>
              </w:rPr>
              <w:tab/>
            </w:r>
            <w:r w:rsidR="00FC1972">
              <w:rPr>
                <w:noProof/>
                <w:webHidden/>
              </w:rPr>
              <w:fldChar w:fldCharType="begin"/>
            </w:r>
            <w:r w:rsidR="00FC1972">
              <w:rPr>
                <w:noProof/>
                <w:webHidden/>
              </w:rPr>
              <w:instrText xml:space="preserve"> PAGEREF _Toc67512710 \h </w:instrText>
            </w:r>
            <w:r w:rsidR="00FC1972">
              <w:rPr>
                <w:noProof/>
                <w:webHidden/>
              </w:rPr>
            </w:r>
            <w:r w:rsidR="00FC1972">
              <w:rPr>
                <w:noProof/>
                <w:webHidden/>
              </w:rPr>
              <w:fldChar w:fldCharType="separate"/>
            </w:r>
            <w:r w:rsidR="00FC1972">
              <w:rPr>
                <w:noProof/>
                <w:webHidden/>
              </w:rPr>
              <w:t>48</w:t>
            </w:r>
            <w:r w:rsidR="00FC1972">
              <w:rPr>
                <w:noProof/>
                <w:webHidden/>
              </w:rPr>
              <w:fldChar w:fldCharType="end"/>
            </w:r>
          </w:hyperlink>
        </w:p>
        <w:p w14:paraId="1B64E886" w14:textId="38E54FF9"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1" w:history="1">
            <w:r w:rsidR="00FC1972" w:rsidRPr="00640908">
              <w:rPr>
                <w:rStyle w:val="a8"/>
                <w:noProof/>
              </w:rPr>
              <w:t>1.3.6. Расходы на приобретение необходимого ПО</w:t>
            </w:r>
            <w:r w:rsidR="00FC1972">
              <w:rPr>
                <w:noProof/>
                <w:webHidden/>
              </w:rPr>
              <w:tab/>
            </w:r>
            <w:r w:rsidR="00FC1972">
              <w:rPr>
                <w:noProof/>
                <w:webHidden/>
              </w:rPr>
              <w:fldChar w:fldCharType="begin"/>
            </w:r>
            <w:r w:rsidR="00FC1972">
              <w:rPr>
                <w:noProof/>
                <w:webHidden/>
              </w:rPr>
              <w:instrText xml:space="preserve"> PAGEREF _Toc67512711 \h </w:instrText>
            </w:r>
            <w:r w:rsidR="00FC1972">
              <w:rPr>
                <w:noProof/>
                <w:webHidden/>
              </w:rPr>
            </w:r>
            <w:r w:rsidR="00FC1972">
              <w:rPr>
                <w:noProof/>
                <w:webHidden/>
              </w:rPr>
              <w:fldChar w:fldCharType="separate"/>
            </w:r>
            <w:r w:rsidR="00FC1972">
              <w:rPr>
                <w:noProof/>
                <w:webHidden/>
              </w:rPr>
              <w:t>48</w:t>
            </w:r>
            <w:r w:rsidR="00FC1972">
              <w:rPr>
                <w:noProof/>
                <w:webHidden/>
              </w:rPr>
              <w:fldChar w:fldCharType="end"/>
            </w:r>
          </w:hyperlink>
        </w:p>
        <w:p w14:paraId="093923A4" w14:textId="3AD502AA"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2" w:history="1">
            <w:r w:rsidR="00FC1972" w:rsidRPr="00640908">
              <w:rPr>
                <w:rStyle w:val="a8"/>
                <w:noProof/>
              </w:rPr>
              <w:t>1.3.7. Расходы на интернет и связь</w:t>
            </w:r>
            <w:r w:rsidR="00FC1972">
              <w:rPr>
                <w:noProof/>
                <w:webHidden/>
              </w:rPr>
              <w:tab/>
            </w:r>
            <w:r w:rsidR="00FC1972">
              <w:rPr>
                <w:noProof/>
                <w:webHidden/>
              </w:rPr>
              <w:fldChar w:fldCharType="begin"/>
            </w:r>
            <w:r w:rsidR="00FC1972">
              <w:rPr>
                <w:noProof/>
                <w:webHidden/>
              </w:rPr>
              <w:instrText xml:space="preserve"> PAGEREF _Toc67512712 \h </w:instrText>
            </w:r>
            <w:r w:rsidR="00FC1972">
              <w:rPr>
                <w:noProof/>
                <w:webHidden/>
              </w:rPr>
            </w:r>
            <w:r w:rsidR="00FC1972">
              <w:rPr>
                <w:noProof/>
                <w:webHidden/>
              </w:rPr>
              <w:fldChar w:fldCharType="separate"/>
            </w:r>
            <w:r w:rsidR="00FC1972">
              <w:rPr>
                <w:noProof/>
                <w:webHidden/>
              </w:rPr>
              <w:t>48</w:t>
            </w:r>
            <w:r w:rsidR="00FC1972">
              <w:rPr>
                <w:noProof/>
                <w:webHidden/>
              </w:rPr>
              <w:fldChar w:fldCharType="end"/>
            </w:r>
          </w:hyperlink>
        </w:p>
        <w:p w14:paraId="7018FE93" w14:textId="0E680297"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3" w:history="1">
            <w:r w:rsidR="00FC1972" w:rsidRPr="00640908">
              <w:rPr>
                <w:rStyle w:val="a8"/>
                <w:noProof/>
              </w:rPr>
              <w:t>1.3.8. Расходы на канцелярские товары и расходные материалы</w:t>
            </w:r>
            <w:r w:rsidR="00FC1972">
              <w:rPr>
                <w:noProof/>
                <w:webHidden/>
              </w:rPr>
              <w:tab/>
            </w:r>
            <w:r w:rsidR="00FC1972">
              <w:rPr>
                <w:noProof/>
                <w:webHidden/>
              </w:rPr>
              <w:fldChar w:fldCharType="begin"/>
            </w:r>
            <w:r w:rsidR="00FC1972">
              <w:rPr>
                <w:noProof/>
                <w:webHidden/>
              </w:rPr>
              <w:instrText xml:space="preserve"> PAGEREF _Toc67512713 \h </w:instrText>
            </w:r>
            <w:r w:rsidR="00FC1972">
              <w:rPr>
                <w:noProof/>
                <w:webHidden/>
              </w:rPr>
            </w:r>
            <w:r w:rsidR="00FC1972">
              <w:rPr>
                <w:noProof/>
                <w:webHidden/>
              </w:rPr>
              <w:fldChar w:fldCharType="separate"/>
            </w:r>
            <w:r w:rsidR="00FC1972">
              <w:rPr>
                <w:noProof/>
                <w:webHidden/>
              </w:rPr>
              <w:t>49</w:t>
            </w:r>
            <w:r w:rsidR="00FC1972">
              <w:rPr>
                <w:noProof/>
                <w:webHidden/>
              </w:rPr>
              <w:fldChar w:fldCharType="end"/>
            </w:r>
          </w:hyperlink>
        </w:p>
        <w:p w14:paraId="09EB4FDB" w14:textId="46C1017B"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4" w:history="1">
            <w:r w:rsidR="00FC1972" w:rsidRPr="00640908">
              <w:rPr>
                <w:rStyle w:val="a8"/>
                <w:noProof/>
              </w:rPr>
              <w:t>1.3.9. Прочие расходы</w:t>
            </w:r>
            <w:r w:rsidR="00FC1972">
              <w:rPr>
                <w:noProof/>
                <w:webHidden/>
              </w:rPr>
              <w:tab/>
            </w:r>
            <w:r w:rsidR="00FC1972">
              <w:rPr>
                <w:noProof/>
                <w:webHidden/>
              </w:rPr>
              <w:fldChar w:fldCharType="begin"/>
            </w:r>
            <w:r w:rsidR="00FC1972">
              <w:rPr>
                <w:noProof/>
                <w:webHidden/>
              </w:rPr>
              <w:instrText xml:space="preserve"> PAGEREF _Toc67512714 \h </w:instrText>
            </w:r>
            <w:r w:rsidR="00FC1972">
              <w:rPr>
                <w:noProof/>
                <w:webHidden/>
              </w:rPr>
            </w:r>
            <w:r w:rsidR="00FC1972">
              <w:rPr>
                <w:noProof/>
                <w:webHidden/>
              </w:rPr>
              <w:fldChar w:fldCharType="separate"/>
            </w:r>
            <w:r w:rsidR="00FC1972">
              <w:rPr>
                <w:noProof/>
                <w:webHidden/>
              </w:rPr>
              <w:t>49</w:t>
            </w:r>
            <w:r w:rsidR="00FC1972">
              <w:rPr>
                <w:noProof/>
                <w:webHidden/>
              </w:rPr>
              <w:fldChar w:fldCharType="end"/>
            </w:r>
          </w:hyperlink>
        </w:p>
        <w:p w14:paraId="2363412D" w14:textId="61D6D172" w:rsidR="00FC1972" w:rsidRDefault="00034875" w:rsidP="00034875">
          <w:pPr>
            <w:pStyle w:val="31"/>
            <w:tabs>
              <w:tab w:val="right" w:leader="dot" w:pos="9628"/>
            </w:tabs>
            <w:spacing w:after="0"/>
            <w:rPr>
              <w:rFonts w:asciiTheme="minorHAnsi" w:eastAsiaTheme="minorEastAsia" w:hAnsiTheme="minorHAnsi"/>
              <w:noProof/>
              <w:color w:val="auto"/>
              <w:sz w:val="22"/>
              <w:lang w:eastAsia="ru-RU"/>
            </w:rPr>
          </w:pPr>
          <w:hyperlink w:anchor="_Toc67512715" w:history="1">
            <w:r w:rsidR="00FC1972" w:rsidRPr="00640908">
              <w:rPr>
                <w:rStyle w:val="a8"/>
                <w:noProof/>
              </w:rPr>
              <w:t>1.3.10. Расчёт себестоимости программного продукта</w:t>
            </w:r>
            <w:r w:rsidR="00FC1972">
              <w:rPr>
                <w:noProof/>
                <w:webHidden/>
              </w:rPr>
              <w:tab/>
            </w:r>
            <w:r w:rsidR="00FC1972">
              <w:rPr>
                <w:noProof/>
                <w:webHidden/>
              </w:rPr>
              <w:fldChar w:fldCharType="begin"/>
            </w:r>
            <w:r w:rsidR="00FC1972">
              <w:rPr>
                <w:noProof/>
                <w:webHidden/>
              </w:rPr>
              <w:instrText xml:space="preserve"> PAGEREF _Toc67512715 \h </w:instrText>
            </w:r>
            <w:r w:rsidR="00FC1972">
              <w:rPr>
                <w:noProof/>
                <w:webHidden/>
              </w:rPr>
            </w:r>
            <w:r w:rsidR="00FC1972">
              <w:rPr>
                <w:noProof/>
                <w:webHidden/>
              </w:rPr>
              <w:fldChar w:fldCharType="separate"/>
            </w:r>
            <w:r w:rsidR="00FC1972">
              <w:rPr>
                <w:noProof/>
                <w:webHidden/>
              </w:rPr>
              <w:t>49</w:t>
            </w:r>
            <w:r w:rsidR="00FC1972">
              <w:rPr>
                <w:noProof/>
                <w:webHidden/>
              </w:rPr>
              <w:fldChar w:fldCharType="end"/>
            </w:r>
          </w:hyperlink>
        </w:p>
        <w:p w14:paraId="31C8332A" w14:textId="1E2080D6"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716" w:history="1">
            <w:r w:rsidR="00FC1972" w:rsidRPr="00640908">
              <w:rPr>
                <w:rStyle w:val="a8"/>
                <w:noProof/>
              </w:rPr>
              <w:t>5. Разработка программного продукта</w:t>
            </w:r>
            <w:r w:rsidR="00FC1972">
              <w:rPr>
                <w:noProof/>
                <w:webHidden/>
              </w:rPr>
              <w:tab/>
            </w:r>
            <w:r w:rsidR="00FC1972">
              <w:rPr>
                <w:noProof/>
                <w:webHidden/>
              </w:rPr>
              <w:fldChar w:fldCharType="begin"/>
            </w:r>
            <w:r w:rsidR="00FC1972">
              <w:rPr>
                <w:noProof/>
                <w:webHidden/>
              </w:rPr>
              <w:instrText xml:space="preserve"> PAGEREF _Toc67512716 \h </w:instrText>
            </w:r>
            <w:r w:rsidR="00FC1972">
              <w:rPr>
                <w:noProof/>
                <w:webHidden/>
              </w:rPr>
            </w:r>
            <w:r w:rsidR="00FC1972">
              <w:rPr>
                <w:noProof/>
                <w:webHidden/>
              </w:rPr>
              <w:fldChar w:fldCharType="separate"/>
            </w:r>
            <w:r w:rsidR="00FC1972">
              <w:rPr>
                <w:noProof/>
                <w:webHidden/>
              </w:rPr>
              <w:t>51</w:t>
            </w:r>
            <w:r w:rsidR="00FC1972">
              <w:rPr>
                <w:noProof/>
                <w:webHidden/>
              </w:rPr>
              <w:fldChar w:fldCharType="end"/>
            </w:r>
          </w:hyperlink>
        </w:p>
        <w:p w14:paraId="685FA799" w14:textId="2E43E384"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717" w:history="1">
            <w:r w:rsidR="00FC1972" w:rsidRPr="00640908">
              <w:rPr>
                <w:rStyle w:val="a8"/>
                <w:noProof/>
              </w:rPr>
              <w:t>6. Экспериментальная часть</w:t>
            </w:r>
            <w:r w:rsidR="00FC1972">
              <w:rPr>
                <w:noProof/>
                <w:webHidden/>
              </w:rPr>
              <w:tab/>
            </w:r>
            <w:r w:rsidR="00FC1972">
              <w:rPr>
                <w:noProof/>
                <w:webHidden/>
              </w:rPr>
              <w:fldChar w:fldCharType="begin"/>
            </w:r>
            <w:r w:rsidR="00FC1972">
              <w:rPr>
                <w:noProof/>
                <w:webHidden/>
              </w:rPr>
              <w:instrText xml:space="preserve"> PAGEREF _Toc67512717 \h </w:instrText>
            </w:r>
            <w:r w:rsidR="00FC1972">
              <w:rPr>
                <w:noProof/>
                <w:webHidden/>
              </w:rPr>
            </w:r>
            <w:r w:rsidR="00FC1972">
              <w:rPr>
                <w:noProof/>
                <w:webHidden/>
              </w:rPr>
              <w:fldChar w:fldCharType="separate"/>
            </w:r>
            <w:r w:rsidR="00FC1972">
              <w:rPr>
                <w:noProof/>
                <w:webHidden/>
              </w:rPr>
              <w:t>52</w:t>
            </w:r>
            <w:r w:rsidR="00FC1972">
              <w:rPr>
                <w:noProof/>
                <w:webHidden/>
              </w:rPr>
              <w:fldChar w:fldCharType="end"/>
            </w:r>
          </w:hyperlink>
        </w:p>
        <w:p w14:paraId="38AD9484" w14:textId="3DC14490"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18" w:history="1">
            <w:r w:rsidR="00FC1972" w:rsidRPr="00640908">
              <w:rPr>
                <w:rStyle w:val="a8"/>
                <w:noProof/>
                <w14:scene3d>
                  <w14:camera w14:prst="orthographicFront"/>
                  <w14:lightRig w14:rig="threePt" w14:dir="t">
                    <w14:rot w14:lat="0" w14:lon="0" w14:rev="0"/>
                  </w14:lightRig>
                </w14:scene3d>
              </w:rPr>
              <w:t>6.1.</w:t>
            </w:r>
            <w:r w:rsidR="00FC1972" w:rsidRPr="00640908">
              <w:rPr>
                <w:rStyle w:val="a8"/>
                <w:noProof/>
              </w:rPr>
              <w:t xml:space="preserve"> Тестирование корректности работы </w:t>
            </w:r>
            <w:r w:rsidR="00FC1972" w:rsidRPr="00640908">
              <w:rPr>
                <w:rStyle w:val="a8"/>
                <w:noProof/>
                <w:lang w:val="en-US"/>
              </w:rPr>
              <w:t>WEB</w:t>
            </w:r>
            <w:r w:rsidR="00FC1972" w:rsidRPr="00640908">
              <w:rPr>
                <w:rStyle w:val="a8"/>
                <w:noProof/>
              </w:rPr>
              <w:t xml:space="preserve"> </w:t>
            </w:r>
            <w:r w:rsidR="00FC1972" w:rsidRPr="00640908">
              <w:rPr>
                <w:rStyle w:val="a8"/>
                <w:noProof/>
                <w:lang w:val="en-US"/>
              </w:rPr>
              <w:t>API</w:t>
            </w:r>
            <w:r w:rsidR="00FC1972" w:rsidRPr="00640908">
              <w:rPr>
                <w:rStyle w:val="a8"/>
                <w:noProof/>
              </w:rPr>
              <w:t xml:space="preserve"> методом черного ящика</w:t>
            </w:r>
            <w:r w:rsidR="00FC1972">
              <w:rPr>
                <w:noProof/>
                <w:webHidden/>
              </w:rPr>
              <w:tab/>
            </w:r>
            <w:r w:rsidR="00FC1972">
              <w:rPr>
                <w:noProof/>
                <w:webHidden/>
              </w:rPr>
              <w:fldChar w:fldCharType="begin"/>
            </w:r>
            <w:r w:rsidR="00FC1972">
              <w:rPr>
                <w:noProof/>
                <w:webHidden/>
              </w:rPr>
              <w:instrText xml:space="preserve"> PAGEREF _Toc67512718 \h </w:instrText>
            </w:r>
            <w:r w:rsidR="00FC1972">
              <w:rPr>
                <w:noProof/>
                <w:webHidden/>
              </w:rPr>
            </w:r>
            <w:r w:rsidR="00FC1972">
              <w:rPr>
                <w:noProof/>
                <w:webHidden/>
              </w:rPr>
              <w:fldChar w:fldCharType="separate"/>
            </w:r>
            <w:r w:rsidR="00FC1972">
              <w:rPr>
                <w:noProof/>
                <w:webHidden/>
              </w:rPr>
              <w:t>52</w:t>
            </w:r>
            <w:r w:rsidR="00FC1972">
              <w:rPr>
                <w:noProof/>
                <w:webHidden/>
              </w:rPr>
              <w:fldChar w:fldCharType="end"/>
            </w:r>
          </w:hyperlink>
        </w:p>
        <w:p w14:paraId="7627500F" w14:textId="2BFBF71A"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19" w:history="1">
            <w:r w:rsidR="00FC1972" w:rsidRPr="00640908">
              <w:rPr>
                <w:rStyle w:val="a8"/>
                <w:noProof/>
                <w14:scene3d>
                  <w14:camera w14:prst="orthographicFront"/>
                  <w14:lightRig w14:rig="threePt" w14:dir="t">
                    <w14:rot w14:lat="0" w14:lon="0" w14:rev="0"/>
                  </w14:lightRig>
                </w14:scene3d>
              </w:rPr>
              <w:t>6.2.</w:t>
            </w:r>
            <w:r w:rsidR="00FC1972" w:rsidRPr="00640908">
              <w:rPr>
                <w:rStyle w:val="a8"/>
                <w:noProof/>
              </w:rPr>
              <w:t xml:space="preserve"> Модульное тестирование</w:t>
            </w:r>
            <w:r w:rsidR="00FC1972">
              <w:rPr>
                <w:noProof/>
                <w:webHidden/>
              </w:rPr>
              <w:tab/>
            </w:r>
            <w:r w:rsidR="00FC1972">
              <w:rPr>
                <w:noProof/>
                <w:webHidden/>
              </w:rPr>
              <w:fldChar w:fldCharType="begin"/>
            </w:r>
            <w:r w:rsidR="00FC1972">
              <w:rPr>
                <w:noProof/>
                <w:webHidden/>
              </w:rPr>
              <w:instrText xml:space="preserve"> PAGEREF _Toc67512719 \h </w:instrText>
            </w:r>
            <w:r w:rsidR="00FC1972">
              <w:rPr>
                <w:noProof/>
                <w:webHidden/>
              </w:rPr>
            </w:r>
            <w:r w:rsidR="00FC1972">
              <w:rPr>
                <w:noProof/>
                <w:webHidden/>
              </w:rPr>
              <w:fldChar w:fldCharType="separate"/>
            </w:r>
            <w:r w:rsidR="00FC1972">
              <w:rPr>
                <w:noProof/>
                <w:webHidden/>
              </w:rPr>
              <w:t>53</w:t>
            </w:r>
            <w:r w:rsidR="00FC1972">
              <w:rPr>
                <w:noProof/>
                <w:webHidden/>
              </w:rPr>
              <w:fldChar w:fldCharType="end"/>
            </w:r>
          </w:hyperlink>
        </w:p>
        <w:p w14:paraId="5D3753EC" w14:textId="711034BD" w:rsidR="00FC1972" w:rsidRDefault="00034875" w:rsidP="00034875">
          <w:pPr>
            <w:pStyle w:val="21"/>
            <w:tabs>
              <w:tab w:val="right" w:leader="dot" w:pos="9628"/>
            </w:tabs>
            <w:spacing w:after="0"/>
            <w:rPr>
              <w:rFonts w:asciiTheme="minorHAnsi" w:eastAsiaTheme="minorEastAsia" w:hAnsiTheme="minorHAnsi"/>
              <w:noProof/>
              <w:color w:val="auto"/>
              <w:sz w:val="22"/>
              <w:lang w:eastAsia="ru-RU"/>
            </w:rPr>
          </w:pPr>
          <w:hyperlink w:anchor="_Toc67512720" w:history="1">
            <w:r w:rsidR="00FC1972" w:rsidRPr="00640908">
              <w:rPr>
                <w:rStyle w:val="a8"/>
                <w:noProof/>
                <w14:scene3d>
                  <w14:camera w14:prst="orthographicFront"/>
                  <w14:lightRig w14:rig="threePt" w14:dir="t">
                    <w14:rot w14:lat="0" w14:lon="0" w14:rev="0"/>
                  </w14:lightRig>
                </w14:scene3d>
              </w:rPr>
              <w:t>6.3.</w:t>
            </w:r>
            <w:r w:rsidR="00FC1972" w:rsidRPr="00640908">
              <w:rPr>
                <w:rStyle w:val="a8"/>
                <w:noProof/>
              </w:rPr>
              <w:t xml:space="preserve"> Кроссбраузерное тестирование интерфейсов пользовательской части</w:t>
            </w:r>
            <w:r w:rsidR="00FC1972">
              <w:rPr>
                <w:noProof/>
                <w:webHidden/>
              </w:rPr>
              <w:tab/>
            </w:r>
            <w:r w:rsidR="00FC1972">
              <w:rPr>
                <w:noProof/>
                <w:webHidden/>
              </w:rPr>
              <w:fldChar w:fldCharType="begin"/>
            </w:r>
            <w:r w:rsidR="00FC1972">
              <w:rPr>
                <w:noProof/>
                <w:webHidden/>
              </w:rPr>
              <w:instrText xml:space="preserve"> PAGEREF _Toc67512720 \h </w:instrText>
            </w:r>
            <w:r w:rsidR="00FC1972">
              <w:rPr>
                <w:noProof/>
                <w:webHidden/>
              </w:rPr>
            </w:r>
            <w:r w:rsidR="00FC1972">
              <w:rPr>
                <w:noProof/>
                <w:webHidden/>
              </w:rPr>
              <w:fldChar w:fldCharType="separate"/>
            </w:r>
            <w:r w:rsidR="00FC1972">
              <w:rPr>
                <w:noProof/>
                <w:webHidden/>
              </w:rPr>
              <w:t>53</w:t>
            </w:r>
            <w:r w:rsidR="00FC1972">
              <w:rPr>
                <w:noProof/>
                <w:webHidden/>
              </w:rPr>
              <w:fldChar w:fldCharType="end"/>
            </w:r>
          </w:hyperlink>
        </w:p>
        <w:p w14:paraId="2E9B63F8" w14:textId="3ED1BA46"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721" w:history="1">
            <w:r w:rsidR="00FC1972" w:rsidRPr="00640908">
              <w:rPr>
                <w:rStyle w:val="a8"/>
                <w:rFonts w:cs="Times New Roman"/>
                <w:noProof/>
                <w:lang w:val="en-US"/>
                <w14:scene3d>
                  <w14:camera w14:prst="orthographicFront"/>
                  <w14:lightRig w14:rig="threePt" w14:dir="t">
                    <w14:rot w14:lat="0" w14:lon="0" w14:rev="0"/>
                  </w14:lightRig>
                </w14:scene3d>
              </w:rPr>
              <w:t>6.3.1.</w:t>
            </w:r>
            <w:r w:rsidR="00FC1972">
              <w:rPr>
                <w:rFonts w:asciiTheme="minorHAnsi" w:eastAsiaTheme="minorEastAsia" w:hAnsiTheme="minorHAnsi"/>
                <w:noProof/>
                <w:color w:val="auto"/>
                <w:sz w:val="22"/>
                <w:lang w:eastAsia="ru-RU"/>
              </w:rPr>
              <w:tab/>
            </w:r>
            <w:r w:rsidR="00FC1972" w:rsidRPr="00640908">
              <w:rPr>
                <w:rStyle w:val="a8"/>
                <w:noProof/>
                <w:lang w:val="en-US"/>
              </w:rPr>
              <w:t>Google Chrome</w:t>
            </w:r>
            <w:r w:rsidR="00FC1972">
              <w:rPr>
                <w:noProof/>
                <w:webHidden/>
              </w:rPr>
              <w:tab/>
            </w:r>
            <w:r w:rsidR="00FC1972">
              <w:rPr>
                <w:noProof/>
                <w:webHidden/>
              </w:rPr>
              <w:fldChar w:fldCharType="begin"/>
            </w:r>
            <w:r w:rsidR="00FC1972">
              <w:rPr>
                <w:noProof/>
                <w:webHidden/>
              </w:rPr>
              <w:instrText xml:space="preserve"> PAGEREF _Toc67512721 \h </w:instrText>
            </w:r>
            <w:r w:rsidR="00FC1972">
              <w:rPr>
                <w:noProof/>
                <w:webHidden/>
              </w:rPr>
            </w:r>
            <w:r w:rsidR="00FC1972">
              <w:rPr>
                <w:noProof/>
                <w:webHidden/>
              </w:rPr>
              <w:fldChar w:fldCharType="separate"/>
            </w:r>
            <w:r w:rsidR="00FC1972">
              <w:rPr>
                <w:noProof/>
                <w:webHidden/>
              </w:rPr>
              <w:t>54</w:t>
            </w:r>
            <w:r w:rsidR="00FC1972">
              <w:rPr>
                <w:noProof/>
                <w:webHidden/>
              </w:rPr>
              <w:fldChar w:fldCharType="end"/>
            </w:r>
          </w:hyperlink>
        </w:p>
        <w:p w14:paraId="1A56F5C4" w14:textId="0119B820"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722" w:history="1">
            <w:r w:rsidR="00FC1972" w:rsidRPr="00640908">
              <w:rPr>
                <w:rStyle w:val="a8"/>
                <w:rFonts w:cs="Times New Roman"/>
                <w:noProof/>
                <w:lang w:val="en-US"/>
                <w14:scene3d>
                  <w14:camera w14:prst="orthographicFront"/>
                  <w14:lightRig w14:rig="threePt" w14:dir="t">
                    <w14:rot w14:lat="0" w14:lon="0" w14:rev="0"/>
                  </w14:lightRig>
                </w14:scene3d>
              </w:rPr>
              <w:t>6.3.2.</w:t>
            </w:r>
            <w:r w:rsidR="00FC1972">
              <w:rPr>
                <w:rFonts w:asciiTheme="minorHAnsi" w:eastAsiaTheme="minorEastAsia" w:hAnsiTheme="minorHAnsi"/>
                <w:noProof/>
                <w:color w:val="auto"/>
                <w:sz w:val="22"/>
                <w:lang w:eastAsia="ru-RU"/>
              </w:rPr>
              <w:tab/>
            </w:r>
            <w:r w:rsidR="00FC1972" w:rsidRPr="00640908">
              <w:rPr>
                <w:rStyle w:val="a8"/>
                <w:noProof/>
              </w:rPr>
              <w:t>Safari</w:t>
            </w:r>
            <w:r w:rsidR="00FC1972">
              <w:rPr>
                <w:noProof/>
                <w:webHidden/>
              </w:rPr>
              <w:tab/>
            </w:r>
            <w:r w:rsidR="00FC1972">
              <w:rPr>
                <w:noProof/>
                <w:webHidden/>
              </w:rPr>
              <w:fldChar w:fldCharType="begin"/>
            </w:r>
            <w:r w:rsidR="00FC1972">
              <w:rPr>
                <w:noProof/>
                <w:webHidden/>
              </w:rPr>
              <w:instrText xml:space="preserve"> PAGEREF _Toc67512722 \h </w:instrText>
            </w:r>
            <w:r w:rsidR="00FC1972">
              <w:rPr>
                <w:noProof/>
                <w:webHidden/>
              </w:rPr>
            </w:r>
            <w:r w:rsidR="00FC1972">
              <w:rPr>
                <w:noProof/>
                <w:webHidden/>
              </w:rPr>
              <w:fldChar w:fldCharType="separate"/>
            </w:r>
            <w:r w:rsidR="00FC1972">
              <w:rPr>
                <w:noProof/>
                <w:webHidden/>
              </w:rPr>
              <w:t>54</w:t>
            </w:r>
            <w:r w:rsidR="00FC1972">
              <w:rPr>
                <w:noProof/>
                <w:webHidden/>
              </w:rPr>
              <w:fldChar w:fldCharType="end"/>
            </w:r>
          </w:hyperlink>
        </w:p>
        <w:p w14:paraId="151F1D6C" w14:textId="0B16CCF8"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723" w:history="1">
            <w:r w:rsidR="00FC1972" w:rsidRPr="00640908">
              <w:rPr>
                <w:rStyle w:val="a8"/>
                <w:rFonts w:cs="Times New Roman"/>
                <w:noProof/>
                <w:lang w:val="en-US"/>
                <w14:scene3d>
                  <w14:camera w14:prst="orthographicFront"/>
                  <w14:lightRig w14:rig="threePt" w14:dir="t">
                    <w14:rot w14:lat="0" w14:lon="0" w14:rev="0"/>
                  </w14:lightRig>
                </w14:scene3d>
              </w:rPr>
              <w:t>6.3.3.</w:t>
            </w:r>
            <w:r w:rsidR="00FC1972">
              <w:rPr>
                <w:rFonts w:asciiTheme="minorHAnsi" w:eastAsiaTheme="minorEastAsia" w:hAnsiTheme="minorHAnsi"/>
                <w:noProof/>
                <w:color w:val="auto"/>
                <w:sz w:val="22"/>
                <w:lang w:eastAsia="ru-RU"/>
              </w:rPr>
              <w:tab/>
            </w:r>
            <w:r w:rsidR="00FC1972" w:rsidRPr="00640908">
              <w:rPr>
                <w:rStyle w:val="a8"/>
                <w:noProof/>
              </w:rPr>
              <w:t>Mozilla</w:t>
            </w:r>
            <w:r w:rsidR="00FC1972" w:rsidRPr="00640908">
              <w:rPr>
                <w:rStyle w:val="a8"/>
                <w:noProof/>
                <w:lang w:val="en-US"/>
              </w:rPr>
              <w:t xml:space="preserve"> Firefox</w:t>
            </w:r>
            <w:r w:rsidR="00FC1972">
              <w:rPr>
                <w:noProof/>
                <w:webHidden/>
              </w:rPr>
              <w:tab/>
            </w:r>
            <w:r w:rsidR="00FC1972">
              <w:rPr>
                <w:noProof/>
                <w:webHidden/>
              </w:rPr>
              <w:fldChar w:fldCharType="begin"/>
            </w:r>
            <w:r w:rsidR="00FC1972">
              <w:rPr>
                <w:noProof/>
                <w:webHidden/>
              </w:rPr>
              <w:instrText xml:space="preserve"> PAGEREF _Toc67512723 \h </w:instrText>
            </w:r>
            <w:r w:rsidR="00FC1972">
              <w:rPr>
                <w:noProof/>
                <w:webHidden/>
              </w:rPr>
            </w:r>
            <w:r w:rsidR="00FC1972">
              <w:rPr>
                <w:noProof/>
                <w:webHidden/>
              </w:rPr>
              <w:fldChar w:fldCharType="separate"/>
            </w:r>
            <w:r w:rsidR="00FC1972">
              <w:rPr>
                <w:noProof/>
                <w:webHidden/>
              </w:rPr>
              <w:t>55</w:t>
            </w:r>
            <w:r w:rsidR="00FC1972">
              <w:rPr>
                <w:noProof/>
                <w:webHidden/>
              </w:rPr>
              <w:fldChar w:fldCharType="end"/>
            </w:r>
          </w:hyperlink>
        </w:p>
        <w:p w14:paraId="65B87B12" w14:textId="19F9C5A8" w:rsidR="00FC1972" w:rsidRDefault="00034875" w:rsidP="00034875">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7512724" w:history="1">
            <w:r w:rsidR="00FC1972" w:rsidRPr="00640908">
              <w:rPr>
                <w:rStyle w:val="a8"/>
                <w:rFonts w:cs="Times New Roman"/>
                <w:noProof/>
                <w:lang w:val="en-US"/>
                <w14:scene3d>
                  <w14:camera w14:prst="orthographicFront"/>
                  <w14:lightRig w14:rig="threePt" w14:dir="t">
                    <w14:rot w14:lat="0" w14:lon="0" w14:rev="0"/>
                  </w14:lightRig>
                </w14:scene3d>
              </w:rPr>
              <w:t>6.3.4.</w:t>
            </w:r>
            <w:r w:rsidR="00FC1972">
              <w:rPr>
                <w:rFonts w:asciiTheme="minorHAnsi" w:eastAsiaTheme="minorEastAsia" w:hAnsiTheme="minorHAnsi"/>
                <w:noProof/>
                <w:color w:val="auto"/>
                <w:sz w:val="22"/>
                <w:lang w:eastAsia="ru-RU"/>
              </w:rPr>
              <w:tab/>
            </w:r>
            <w:r w:rsidR="00FC1972" w:rsidRPr="00640908">
              <w:rPr>
                <w:rStyle w:val="a8"/>
                <w:noProof/>
                <w:lang w:val="en-US"/>
              </w:rPr>
              <w:t>Opera</w:t>
            </w:r>
            <w:r w:rsidR="00FC1972">
              <w:rPr>
                <w:noProof/>
                <w:webHidden/>
              </w:rPr>
              <w:tab/>
            </w:r>
            <w:r w:rsidR="00FC1972">
              <w:rPr>
                <w:noProof/>
                <w:webHidden/>
              </w:rPr>
              <w:fldChar w:fldCharType="begin"/>
            </w:r>
            <w:r w:rsidR="00FC1972">
              <w:rPr>
                <w:noProof/>
                <w:webHidden/>
              </w:rPr>
              <w:instrText xml:space="preserve"> PAGEREF _Toc67512724 \h </w:instrText>
            </w:r>
            <w:r w:rsidR="00FC1972">
              <w:rPr>
                <w:noProof/>
                <w:webHidden/>
              </w:rPr>
            </w:r>
            <w:r w:rsidR="00FC1972">
              <w:rPr>
                <w:noProof/>
                <w:webHidden/>
              </w:rPr>
              <w:fldChar w:fldCharType="separate"/>
            </w:r>
            <w:r w:rsidR="00FC1972">
              <w:rPr>
                <w:noProof/>
                <w:webHidden/>
              </w:rPr>
              <w:t>55</w:t>
            </w:r>
            <w:r w:rsidR="00FC1972">
              <w:rPr>
                <w:noProof/>
                <w:webHidden/>
              </w:rPr>
              <w:fldChar w:fldCharType="end"/>
            </w:r>
          </w:hyperlink>
        </w:p>
        <w:p w14:paraId="71563C46" w14:textId="6EF1DF9E"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725" w:history="1">
            <w:r w:rsidR="00FC1972" w:rsidRPr="00640908">
              <w:rPr>
                <w:rStyle w:val="a8"/>
                <w:noProof/>
              </w:rPr>
              <w:t>7. Организационная часть</w:t>
            </w:r>
            <w:r w:rsidR="00FC1972">
              <w:rPr>
                <w:noProof/>
                <w:webHidden/>
              </w:rPr>
              <w:tab/>
            </w:r>
            <w:r w:rsidR="00FC1972">
              <w:rPr>
                <w:noProof/>
                <w:webHidden/>
              </w:rPr>
              <w:fldChar w:fldCharType="begin"/>
            </w:r>
            <w:r w:rsidR="00FC1972">
              <w:rPr>
                <w:noProof/>
                <w:webHidden/>
              </w:rPr>
              <w:instrText xml:space="preserve"> PAGEREF _Toc67512725 \h </w:instrText>
            </w:r>
            <w:r w:rsidR="00FC1972">
              <w:rPr>
                <w:noProof/>
                <w:webHidden/>
              </w:rPr>
            </w:r>
            <w:r w:rsidR="00FC1972">
              <w:rPr>
                <w:noProof/>
                <w:webHidden/>
              </w:rPr>
              <w:fldChar w:fldCharType="separate"/>
            </w:r>
            <w:r w:rsidR="00FC1972">
              <w:rPr>
                <w:noProof/>
                <w:webHidden/>
              </w:rPr>
              <w:t>57</w:t>
            </w:r>
            <w:r w:rsidR="00FC1972">
              <w:rPr>
                <w:noProof/>
                <w:webHidden/>
              </w:rPr>
              <w:fldChar w:fldCharType="end"/>
            </w:r>
          </w:hyperlink>
        </w:p>
        <w:p w14:paraId="1453485C" w14:textId="2E054040" w:rsidR="00FC1972" w:rsidRDefault="00034875" w:rsidP="00034875">
          <w:pPr>
            <w:pStyle w:val="14"/>
            <w:tabs>
              <w:tab w:val="right" w:leader="dot" w:pos="9628"/>
            </w:tabs>
            <w:spacing w:after="0"/>
            <w:rPr>
              <w:rFonts w:asciiTheme="minorHAnsi" w:eastAsiaTheme="minorEastAsia" w:hAnsiTheme="minorHAnsi"/>
              <w:noProof/>
              <w:color w:val="auto"/>
              <w:sz w:val="22"/>
              <w:lang w:eastAsia="ru-RU"/>
            </w:rPr>
          </w:pPr>
          <w:hyperlink w:anchor="_Toc67512726" w:history="1">
            <w:r w:rsidR="00FC1972" w:rsidRPr="00640908">
              <w:rPr>
                <w:rStyle w:val="a8"/>
                <w:noProof/>
              </w:rPr>
              <w:t>8. Список литературы</w:t>
            </w:r>
            <w:r w:rsidR="00FC1972">
              <w:rPr>
                <w:noProof/>
                <w:webHidden/>
              </w:rPr>
              <w:tab/>
            </w:r>
            <w:r w:rsidR="00FC1972">
              <w:rPr>
                <w:noProof/>
                <w:webHidden/>
              </w:rPr>
              <w:fldChar w:fldCharType="begin"/>
            </w:r>
            <w:r w:rsidR="00FC1972">
              <w:rPr>
                <w:noProof/>
                <w:webHidden/>
              </w:rPr>
              <w:instrText xml:space="preserve"> PAGEREF _Toc67512726 \h </w:instrText>
            </w:r>
            <w:r w:rsidR="00FC1972">
              <w:rPr>
                <w:noProof/>
                <w:webHidden/>
              </w:rPr>
            </w:r>
            <w:r w:rsidR="00FC1972">
              <w:rPr>
                <w:noProof/>
                <w:webHidden/>
              </w:rPr>
              <w:fldChar w:fldCharType="separate"/>
            </w:r>
            <w:r w:rsidR="00FC1972">
              <w:rPr>
                <w:noProof/>
                <w:webHidden/>
              </w:rPr>
              <w:t>58</w:t>
            </w:r>
            <w:r w:rsidR="00FC1972">
              <w:rPr>
                <w:noProof/>
                <w:webHidden/>
              </w:rPr>
              <w:fldChar w:fldCharType="end"/>
            </w:r>
          </w:hyperlink>
        </w:p>
        <w:p w14:paraId="6D1BE9D4" w14:textId="7D5AA9F4" w:rsidR="00D163D5" w:rsidRPr="00D163D5" w:rsidRDefault="00D163D5" w:rsidP="00034875">
          <w:r>
            <w:rPr>
              <w:b/>
              <w:bCs/>
            </w:rPr>
            <w:fldChar w:fldCharType="end"/>
          </w:r>
        </w:p>
      </w:sdtContent>
    </w:sdt>
    <w:p w14:paraId="60EDE6CE" w14:textId="77777777" w:rsidR="00FD7CE2" w:rsidRDefault="00C4738B" w:rsidP="00034875">
      <w:pPr>
        <w:pStyle w:val="1"/>
        <w:numPr>
          <w:ilvl w:val="0"/>
          <w:numId w:val="0"/>
        </w:numPr>
        <w:spacing w:after="0"/>
      </w:pPr>
      <w:bookmarkStart w:id="0" w:name="_Toc67512661"/>
      <w:bookmarkStart w:id="1" w:name="_Hlk59655191"/>
      <w:r>
        <w:lastRenderedPageBreak/>
        <w:t>Введение</w:t>
      </w:r>
      <w:bookmarkEnd w:id="0"/>
    </w:p>
    <w:p w14:paraId="6464C9DC" w14:textId="77777777" w:rsidR="00BE1337" w:rsidRDefault="00BE1337" w:rsidP="00034875">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09A0F1D0" w14:textId="77777777" w:rsidR="00BE1337" w:rsidRDefault="00BE1337" w:rsidP="00034875">
      <w:r>
        <w:t>Электронное сообщение представляет из себя информацию, переданную или полученную пользователем сети Интернет. Электронным документом признается электронное сообщение, подписанное цифровой подписью.</w:t>
      </w:r>
    </w:p>
    <w:p w14:paraId="7E6979D2" w14:textId="77777777" w:rsidR="00BE1337" w:rsidRDefault="00BE1337" w:rsidP="00034875">
      <w:r>
        <w:t xml:space="preserve">Многие крупные компании используют электронную почту для обмена документами. В таких ситуациях крайне важно, чтобы сообщение было успешно доставлено и прочитано получателем. </w:t>
      </w:r>
    </w:p>
    <w:p w14:paraId="2F737583" w14:textId="77777777" w:rsidR="00BE1337" w:rsidRDefault="00BE1337" w:rsidP="00034875">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7B6FDEC1" w14:textId="77777777" w:rsidR="00BE1337" w:rsidRDefault="00BE1337" w:rsidP="00034875">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0DC18CD9" w14:textId="4568C3E5" w:rsidR="00BE1337" w:rsidRDefault="00BE1337" w:rsidP="00034875">
      <w:r>
        <w:t>Тема работы: «</w:t>
      </w:r>
      <w:r w:rsidR="00E31EAC">
        <w:t xml:space="preserve">подсистема управления надежностью отправки электронных </w:t>
      </w:r>
      <w:r w:rsidR="00633539">
        <w:t>писем</w:t>
      </w:r>
      <w:r>
        <w:t>».</w:t>
      </w:r>
    </w:p>
    <w:p w14:paraId="554528B0" w14:textId="77777777" w:rsidR="00BE1337" w:rsidRDefault="00BE1337" w:rsidP="00034875">
      <w:r>
        <w:t>Тема дипломной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3011F4E" w14:textId="4DFA9BE7" w:rsidR="00064F66" w:rsidRDefault="00064F66" w:rsidP="00034875">
      <w:r>
        <w:t>Целью дипломной работы является</w:t>
      </w:r>
      <w:r w:rsidR="00295EE3">
        <w:t xml:space="preserve"> проектирование программного комплекса </w:t>
      </w:r>
      <w:r w:rsidR="00E31EAC">
        <w:t>управления</w:t>
      </w:r>
      <w:r w:rsidR="00DB47B0">
        <w:t xml:space="preserve"> рассылк</w:t>
      </w:r>
      <w:r w:rsidR="00E31EAC">
        <w:t>ой</w:t>
      </w:r>
      <w:r w:rsidR="00DB47B0">
        <w:t xml:space="preserve"> электронных сообщений с возможностью последующего внедрения</w:t>
      </w:r>
      <w:r w:rsidR="00E31EAC">
        <w:t xml:space="preserve"> в системы, требующие высокой надежности отправки</w:t>
      </w:r>
      <w:r w:rsidR="00DB47B0">
        <w:t>.</w:t>
      </w:r>
    </w:p>
    <w:p w14:paraId="5D1AA636" w14:textId="77777777" w:rsidR="00C57F04" w:rsidRDefault="00064F66" w:rsidP="00034875">
      <w:r>
        <w:t>Поставленная цель достигается путем решения следующих основных задач:</w:t>
      </w:r>
    </w:p>
    <w:p w14:paraId="62674C45" w14:textId="4ED5BFAE" w:rsidR="00C57F04" w:rsidRDefault="00C57F04" w:rsidP="000D04AF">
      <w:pPr>
        <w:pStyle w:val="a6"/>
        <w:numPr>
          <w:ilvl w:val="0"/>
          <w:numId w:val="20"/>
        </w:numPr>
        <w:tabs>
          <w:tab w:val="left" w:pos="1276"/>
        </w:tabs>
        <w:ind w:left="1276" w:hanging="567"/>
      </w:pPr>
      <w:r>
        <w:t>анали</w:t>
      </w:r>
      <w:r w:rsidR="00B82C6C">
        <w:t>з процесса отправки электронного письма</w:t>
      </w:r>
      <w:r>
        <w:t>;</w:t>
      </w:r>
    </w:p>
    <w:p w14:paraId="2FE5DE11" w14:textId="77777777" w:rsidR="00C57F04" w:rsidRDefault="00C57F04" w:rsidP="000D04AF">
      <w:pPr>
        <w:pStyle w:val="a6"/>
        <w:numPr>
          <w:ilvl w:val="0"/>
          <w:numId w:val="20"/>
        </w:numPr>
        <w:tabs>
          <w:tab w:val="left" w:pos="1276"/>
        </w:tabs>
        <w:ind w:left="1276" w:hanging="567"/>
      </w:pPr>
      <w:r>
        <w:lastRenderedPageBreak/>
        <w:t>сравнительный анализ уже имеющихся систем и платформ для обучения;</w:t>
      </w:r>
    </w:p>
    <w:p w14:paraId="2084F457" w14:textId="77777777" w:rsidR="00C57F04" w:rsidRDefault="00C57F04" w:rsidP="000D04AF">
      <w:pPr>
        <w:pStyle w:val="a6"/>
        <w:numPr>
          <w:ilvl w:val="0"/>
          <w:numId w:val="20"/>
        </w:numPr>
        <w:tabs>
          <w:tab w:val="left" w:pos="1276"/>
        </w:tabs>
        <w:ind w:left="1276" w:hanging="567"/>
      </w:pPr>
      <w:r>
        <w:t>разработка и анализ требований;</w:t>
      </w:r>
    </w:p>
    <w:p w14:paraId="279E6FFE" w14:textId="77777777" w:rsidR="00C57F04" w:rsidRDefault="00C57F04" w:rsidP="000D04AF">
      <w:pPr>
        <w:pStyle w:val="a6"/>
        <w:numPr>
          <w:ilvl w:val="0"/>
          <w:numId w:val="20"/>
        </w:numPr>
        <w:tabs>
          <w:tab w:val="left" w:pos="1276"/>
        </w:tabs>
        <w:ind w:left="1276" w:hanging="567"/>
      </w:pPr>
      <w:r>
        <w:t>проектирование программного комплекса;</w:t>
      </w:r>
    </w:p>
    <w:p w14:paraId="043B3A92" w14:textId="62B8BEE9" w:rsidR="00C57F04" w:rsidRDefault="00C57F04" w:rsidP="000D04AF">
      <w:pPr>
        <w:pStyle w:val="a6"/>
        <w:numPr>
          <w:ilvl w:val="0"/>
          <w:numId w:val="20"/>
        </w:numPr>
        <w:tabs>
          <w:tab w:val="left" w:pos="1276"/>
        </w:tabs>
        <w:ind w:left="1276" w:hanging="567"/>
      </w:pPr>
      <w:r>
        <w:t xml:space="preserve">программная реализация </w:t>
      </w:r>
      <w:r w:rsidR="000354E5">
        <w:t xml:space="preserve">базы данных, </w:t>
      </w:r>
      <w:r w:rsidR="000354E5" w:rsidRPr="0013591C">
        <w:rPr>
          <w:lang w:val="en-US"/>
        </w:rPr>
        <w:t>API</w:t>
      </w:r>
      <w:r w:rsidR="000354E5" w:rsidRPr="000354E5">
        <w:t xml:space="preserve">, </w:t>
      </w:r>
      <w:r w:rsidR="000354E5">
        <w:t xml:space="preserve">серверной части, </w:t>
      </w:r>
      <w:r w:rsidR="000354E5" w:rsidRPr="0013591C">
        <w:rPr>
          <w:lang w:val="en-US"/>
        </w:rPr>
        <w:t>WEB</w:t>
      </w:r>
      <w:r w:rsidR="000354E5" w:rsidRPr="000354E5">
        <w:t>-</w:t>
      </w:r>
      <w:r w:rsidR="004E08BD">
        <w:t>интерфейса;</w:t>
      </w:r>
    </w:p>
    <w:p w14:paraId="576E067A" w14:textId="77777777" w:rsidR="004E08BD" w:rsidRDefault="004E08BD" w:rsidP="000D04AF">
      <w:pPr>
        <w:pStyle w:val="a6"/>
        <w:numPr>
          <w:ilvl w:val="0"/>
          <w:numId w:val="20"/>
        </w:numPr>
        <w:tabs>
          <w:tab w:val="left" w:pos="1276"/>
        </w:tabs>
        <w:ind w:left="1276" w:hanging="567"/>
      </w:pPr>
      <w:r>
        <w:t>тестирование разработанного программного комплекса;</w:t>
      </w:r>
    </w:p>
    <w:p w14:paraId="2C027DB4" w14:textId="1E1908E0" w:rsidR="004E08BD" w:rsidRDefault="004E08BD" w:rsidP="000D04AF">
      <w:pPr>
        <w:pStyle w:val="a6"/>
        <w:numPr>
          <w:ilvl w:val="0"/>
          <w:numId w:val="20"/>
        </w:numPr>
        <w:tabs>
          <w:tab w:val="left" w:pos="1276"/>
        </w:tabs>
        <w:ind w:left="1276" w:hanging="567"/>
      </w:pPr>
      <w:r>
        <w:t xml:space="preserve">внедрение в информационную систему ПланФакт. </w:t>
      </w:r>
    </w:p>
    <w:p w14:paraId="6F42979A" w14:textId="7A2A2A23" w:rsidR="00064F66" w:rsidRDefault="00064F66" w:rsidP="00034875">
      <w:r>
        <w:t>Объектом исследования</w:t>
      </w:r>
      <w:r w:rsidR="00FD7CE2">
        <w:t xml:space="preserve"> является процесс </w:t>
      </w:r>
      <w:r w:rsidR="00F3688D">
        <w:t>рассылки электронных сообщений</w:t>
      </w:r>
      <w:r w:rsidR="00FD7CE2">
        <w:t>.</w:t>
      </w:r>
    </w:p>
    <w:p w14:paraId="728566F4" w14:textId="5DB08A3C" w:rsidR="007F1A92" w:rsidRDefault="00064F66" w:rsidP="00034875">
      <w:r>
        <w:t>Предметом исследования</w:t>
      </w:r>
      <w:r w:rsidR="00FD7CE2">
        <w:t xml:space="preserve"> в дипломе являются методы и средства</w:t>
      </w:r>
      <w:r w:rsidR="00BE1337">
        <w:t xml:space="preserve"> улучшения надежности и контроля</w:t>
      </w:r>
      <w:r w:rsidR="00FE06B9" w:rsidRPr="00FE06B9">
        <w:t xml:space="preserve"> </w:t>
      </w:r>
      <w:r w:rsidR="00DB47B0">
        <w:t>рассылк</w:t>
      </w:r>
      <w:r w:rsidR="00D64C45">
        <w:t>и</w:t>
      </w:r>
      <w:r w:rsidR="00945D51" w:rsidRPr="00945D51">
        <w:t xml:space="preserve"> </w:t>
      </w:r>
      <w:r w:rsidR="00945D51">
        <w:t>электронных сообщений</w:t>
      </w:r>
      <w:r w:rsidR="00FD7CE2">
        <w:t>.</w:t>
      </w:r>
    </w:p>
    <w:p w14:paraId="4E76C665" w14:textId="77777777" w:rsidR="00034875" w:rsidRDefault="00034875" w:rsidP="00034875">
      <w:pPr>
        <w:pStyle w:val="1"/>
        <w:numPr>
          <w:ilvl w:val="0"/>
          <w:numId w:val="4"/>
        </w:numPr>
        <w:spacing w:after="0" w:line="240" w:lineRule="auto"/>
      </w:pPr>
      <w:bookmarkStart w:id="2" w:name="_Toc67512672"/>
      <w:bookmarkStart w:id="3" w:name="_Toc68534484"/>
      <w:r>
        <w:rPr>
          <w:caps w:val="0"/>
        </w:rPr>
        <w:lastRenderedPageBreak/>
        <w:t>АНАЛИЗ ТРЕБОВАНИЙ</w:t>
      </w:r>
      <w:bookmarkEnd w:id="3"/>
    </w:p>
    <w:p w14:paraId="3DA6019C" w14:textId="77777777" w:rsidR="00034875" w:rsidRDefault="00034875" w:rsidP="00034875">
      <w:r w:rsidRPr="009D68FD">
        <w:t xml:space="preserve">Практически любой </w:t>
      </w:r>
      <w:r>
        <w:rPr>
          <w:lang w:val="en-US"/>
        </w:rPr>
        <w:t>IT</w:t>
      </w:r>
      <w:r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24988D3F" w14:textId="77777777" w:rsidR="00034875" w:rsidRDefault="00034875" w:rsidP="00034875">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0B6F7FFC" w14:textId="77777777" w:rsidR="00034875" w:rsidRDefault="00034875" w:rsidP="00034875">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4F8D8EB5" w14:textId="77777777" w:rsidR="00034875" w:rsidRPr="00E31EAC" w:rsidRDefault="00034875" w:rsidP="00034875">
      <w:pPr>
        <w:pStyle w:val="2"/>
        <w:numPr>
          <w:ilvl w:val="1"/>
          <w:numId w:val="4"/>
        </w:numPr>
        <w:spacing w:after="0" w:line="240" w:lineRule="auto"/>
        <w:rPr>
          <w:rFonts w:cs="Times New Roman"/>
          <w:bCs/>
          <w:szCs w:val="28"/>
        </w:rPr>
      </w:pPr>
      <w:bookmarkStart w:id="4" w:name="_Toc68534485"/>
      <w:r w:rsidRPr="00E31EAC">
        <w:rPr>
          <w:rFonts w:cs="Times New Roman"/>
          <w:bCs/>
          <w:szCs w:val="28"/>
        </w:rPr>
        <w:t xml:space="preserve">Обзор </w:t>
      </w:r>
      <w:r>
        <w:rPr>
          <w:rFonts w:cs="Times New Roman"/>
          <w:bCs/>
          <w:szCs w:val="28"/>
        </w:rPr>
        <w:t>процесса отправки сообщения</w:t>
      </w:r>
      <w:bookmarkEnd w:id="4"/>
    </w:p>
    <w:p w14:paraId="04A89D62" w14:textId="77777777" w:rsidR="00034875" w:rsidRPr="007F1A92" w:rsidRDefault="00034875" w:rsidP="00034875">
      <w:pPr>
        <w:pStyle w:val="3"/>
        <w:spacing w:after="0"/>
      </w:pPr>
      <w:bookmarkStart w:id="5" w:name="_Toc68534486"/>
      <w:r w:rsidRPr="00D83368">
        <w:t>Общие</w:t>
      </w:r>
      <w:r>
        <w:t xml:space="preserve"> сведения</w:t>
      </w:r>
      <w:bookmarkEnd w:id="5"/>
    </w:p>
    <w:p w14:paraId="53AA7418" w14:textId="77777777" w:rsidR="00034875" w:rsidRDefault="00034875" w:rsidP="00034875">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D349F19" w14:textId="77777777" w:rsidR="00034875" w:rsidRDefault="00034875" w:rsidP="00034875">
      <w:pPr>
        <w:ind w:firstLine="708"/>
        <w:rPr>
          <w:szCs w:val="28"/>
        </w:rPr>
      </w:pPr>
      <w:r>
        <w:rPr>
          <w:szCs w:val="28"/>
        </w:rPr>
        <w:t xml:space="preserve">При взаимодействии крупных компаний, передающих важные документы посредством электронной почты, надежность доставки является одним из </w:t>
      </w:r>
      <w:r>
        <w:rPr>
          <w:szCs w:val="28"/>
        </w:rPr>
        <w:lastRenderedPageBreak/>
        <w:t>ключевых параметров. В таких случаях цена недоставленного сообщения может быть крайне высока.</w:t>
      </w:r>
    </w:p>
    <w:p w14:paraId="76C86EE0" w14:textId="77777777" w:rsidR="00034875" w:rsidRDefault="00034875" w:rsidP="00034875">
      <w:pPr>
        <w:ind w:firstLine="708"/>
        <w:rPr>
          <w:szCs w:val="28"/>
        </w:rPr>
      </w:pPr>
      <w:r>
        <w:rPr>
          <w:szCs w:val="28"/>
        </w:rPr>
        <w:t>Процесс отправки электронного сообщения разрабатываемым программным комплексом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02527DB1" w14:textId="77777777" w:rsidR="00034875" w:rsidRDefault="00034875" w:rsidP="00034875">
      <w:pPr>
        <w:pStyle w:val="3"/>
        <w:spacing w:after="0"/>
      </w:pPr>
      <w:bookmarkStart w:id="6" w:name="_Toc44341645"/>
      <w:bookmarkStart w:id="7" w:name="_Toc68534487"/>
      <w:r w:rsidRPr="00D83368">
        <w:t>Основные</w:t>
      </w:r>
      <w:r>
        <w:t xml:space="preserve"> понятия</w:t>
      </w:r>
      <w:bookmarkEnd w:id="6"/>
      <w:bookmarkEnd w:id="7"/>
    </w:p>
    <w:p w14:paraId="31AC9B96" w14:textId="77777777" w:rsidR="00034875" w:rsidRDefault="00034875" w:rsidP="00034875">
      <w:pPr>
        <w:ind w:firstLine="708"/>
        <w:rPr>
          <w:szCs w:val="28"/>
        </w:rPr>
      </w:pPr>
      <w:r>
        <w:rPr>
          <w:szCs w:val="28"/>
        </w:rPr>
        <w:t>Ниже представлены определения основным понятиям, необходимым в дальнейшей работе.</w:t>
      </w:r>
    </w:p>
    <w:p w14:paraId="45D98A62" w14:textId="77777777" w:rsidR="00034875" w:rsidRPr="000379E4" w:rsidRDefault="00034875" w:rsidP="00034875">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459EA79F" w14:textId="77777777" w:rsidR="00034875" w:rsidRDefault="00034875" w:rsidP="00034875">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до определенного объема трафика.</w:t>
      </w:r>
    </w:p>
    <w:p w14:paraId="72914651" w14:textId="77777777" w:rsidR="00034875" w:rsidRDefault="00034875" w:rsidP="00034875">
      <w:pPr>
        <w:ind w:firstLine="708"/>
        <w:rPr>
          <w:szCs w:val="28"/>
        </w:rPr>
      </w:pPr>
      <w:r>
        <w:rPr>
          <w:i/>
          <w:szCs w:val="28"/>
        </w:rPr>
        <w:t xml:space="preserve">Отправленное письмо – </w:t>
      </w:r>
      <w:r>
        <w:rPr>
          <w:szCs w:val="28"/>
        </w:rPr>
        <w:t>письмо, переданное сервису доставки.</w:t>
      </w:r>
    </w:p>
    <w:p w14:paraId="4A437D2C" w14:textId="77777777" w:rsidR="00034875" w:rsidRDefault="00034875" w:rsidP="00034875">
      <w:pPr>
        <w:ind w:firstLine="708"/>
        <w:rPr>
          <w:szCs w:val="28"/>
        </w:rPr>
      </w:pPr>
      <w:r>
        <w:rPr>
          <w:i/>
          <w:iCs/>
          <w:szCs w:val="28"/>
        </w:rPr>
        <w:t xml:space="preserve">Получатель </w:t>
      </w:r>
      <w:r>
        <w:rPr>
          <w:szCs w:val="28"/>
        </w:rPr>
        <w:t>– лицо, которому адресовано отправляемое сообщение.</w:t>
      </w:r>
    </w:p>
    <w:p w14:paraId="1A25E29E" w14:textId="77777777" w:rsidR="00034875" w:rsidRPr="00187B83" w:rsidRDefault="00034875" w:rsidP="00034875">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3A7394E0" w14:textId="77777777" w:rsidR="00034875" w:rsidRDefault="00034875" w:rsidP="00034875">
      <w:pPr>
        <w:ind w:firstLine="708"/>
        <w:rPr>
          <w:szCs w:val="28"/>
        </w:rPr>
      </w:pPr>
      <w:r>
        <w:rPr>
          <w:i/>
          <w:iCs/>
          <w:szCs w:val="28"/>
        </w:rPr>
        <w:t>Отправитель</w:t>
      </w:r>
      <w:r>
        <w:rPr>
          <w:szCs w:val="28"/>
        </w:rPr>
        <w:t xml:space="preserve"> – лицо, запрашивающее отправку сообщения.</w:t>
      </w:r>
    </w:p>
    <w:p w14:paraId="7F23282B" w14:textId="77777777" w:rsidR="00034875" w:rsidRDefault="00034875" w:rsidP="00034875">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02C8EED0" w14:textId="06D25634" w:rsidR="00034875" w:rsidRDefault="00034875" w:rsidP="00034875">
      <w:pPr>
        <w:ind w:firstLine="708"/>
        <w:rPr>
          <w:szCs w:val="28"/>
        </w:rPr>
      </w:pPr>
      <w:r>
        <w:rPr>
          <w:i/>
          <w:szCs w:val="28"/>
          <w:lang w:val="en-US"/>
        </w:rPr>
        <w:t>Web</w:t>
      </w:r>
      <w:r w:rsidRPr="00B45FBF">
        <w:rPr>
          <w:i/>
          <w:szCs w:val="28"/>
        </w:rPr>
        <w:t>-интерфейс</w:t>
      </w:r>
      <w:r>
        <w:rPr>
          <w:i/>
          <w:szCs w:val="28"/>
        </w:rPr>
        <w:t xml:space="preserve"> </w:t>
      </w:r>
      <w:r>
        <w:rPr>
          <w:szCs w:val="28"/>
        </w:rPr>
        <w:t>– веб-страница или несколько веб-страниц, позволяющие взаимодействовать с нужным сайтом, сервисом</w:t>
      </w:r>
      <w:r w:rsidRPr="00FB3F13">
        <w:rPr>
          <w:szCs w:val="28"/>
        </w:rPr>
        <w:t xml:space="preserve"> [</w:t>
      </w:r>
      <w:r>
        <w:rPr>
          <w:szCs w:val="28"/>
        </w:rPr>
        <w:fldChar w:fldCharType="begin"/>
      </w:r>
      <w:r>
        <w:rPr>
          <w:szCs w:val="28"/>
        </w:rPr>
        <w:instrText xml:space="preserve"> REF _Ref72674769 \r \h </w:instrText>
      </w:r>
      <w:r>
        <w:rPr>
          <w:szCs w:val="28"/>
        </w:rPr>
      </w:r>
      <w:r>
        <w:rPr>
          <w:szCs w:val="28"/>
        </w:rPr>
        <w:fldChar w:fldCharType="separate"/>
      </w:r>
      <w:r>
        <w:rPr>
          <w:szCs w:val="28"/>
        </w:rPr>
        <w:t>1</w:t>
      </w:r>
      <w:r>
        <w:rPr>
          <w:szCs w:val="28"/>
        </w:rPr>
        <w:fldChar w:fldCharType="end"/>
      </w:r>
      <w:r w:rsidRPr="00FB3F13">
        <w:rPr>
          <w:szCs w:val="28"/>
        </w:rPr>
        <w:t>]</w:t>
      </w:r>
      <w:r>
        <w:rPr>
          <w:szCs w:val="28"/>
        </w:rPr>
        <w:t>.</w:t>
      </w:r>
    </w:p>
    <w:p w14:paraId="717E5855" w14:textId="55CB9DCE" w:rsidR="00034875" w:rsidRDefault="00034875" w:rsidP="00034875">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Pr="00FB3F13">
        <w:rPr>
          <w:szCs w:val="28"/>
        </w:rPr>
        <w:t xml:space="preserve"> [</w:t>
      </w:r>
      <w:r>
        <w:rPr>
          <w:szCs w:val="28"/>
        </w:rPr>
        <w:fldChar w:fldCharType="begin"/>
      </w:r>
      <w:r>
        <w:rPr>
          <w:szCs w:val="28"/>
        </w:rPr>
        <w:instrText xml:space="preserve"> REF _Ref72674815 \r \h </w:instrText>
      </w:r>
      <w:r>
        <w:rPr>
          <w:szCs w:val="28"/>
        </w:rPr>
      </w:r>
      <w:r>
        <w:rPr>
          <w:szCs w:val="28"/>
        </w:rPr>
        <w:fldChar w:fldCharType="separate"/>
      </w:r>
      <w:r>
        <w:rPr>
          <w:szCs w:val="28"/>
        </w:rPr>
        <w:t>2</w:t>
      </w:r>
      <w:r>
        <w:rPr>
          <w:szCs w:val="28"/>
        </w:rPr>
        <w:fldChar w:fldCharType="end"/>
      </w:r>
      <w:r w:rsidRPr="00FB3F13">
        <w:rPr>
          <w:szCs w:val="28"/>
        </w:rPr>
        <w:t>]</w:t>
      </w:r>
      <w:r>
        <w:rPr>
          <w:szCs w:val="28"/>
        </w:rPr>
        <w:t>.</w:t>
      </w:r>
    </w:p>
    <w:p w14:paraId="170FAC9F" w14:textId="5681EB5F" w:rsidR="00034875" w:rsidRDefault="00034875" w:rsidP="00034875">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Pr="00FB3F13">
        <w:rPr>
          <w:szCs w:val="28"/>
        </w:rPr>
        <w:t xml:space="preserve"> [</w:t>
      </w:r>
      <w:r>
        <w:rPr>
          <w:szCs w:val="28"/>
        </w:rPr>
        <w:fldChar w:fldCharType="begin"/>
      </w:r>
      <w:r>
        <w:rPr>
          <w:szCs w:val="28"/>
        </w:rPr>
        <w:instrText xml:space="preserve"> REF _Ref72674865 \r \h </w:instrText>
      </w:r>
      <w:r>
        <w:rPr>
          <w:szCs w:val="28"/>
        </w:rPr>
      </w:r>
      <w:r>
        <w:rPr>
          <w:szCs w:val="28"/>
        </w:rPr>
        <w:fldChar w:fldCharType="separate"/>
      </w:r>
      <w:r>
        <w:rPr>
          <w:szCs w:val="28"/>
        </w:rPr>
        <w:t>3</w:t>
      </w:r>
      <w:r>
        <w:rPr>
          <w:szCs w:val="28"/>
        </w:rPr>
        <w:fldChar w:fldCharType="end"/>
      </w:r>
      <w:r w:rsidRPr="00FB3F13">
        <w:rPr>
          <w:szCs w:val="28"/>
        </w:rPr>
        <w:t>]</w:t>
      </w:r>
      <w:r>
        <w:rPr>
          <w:szCs w:val="28"/>
        </w:rPr>
        <w:t>.</w:t>
      </w:r>
    </w:p>
    <w:p w14:paraId="4F5DFDFE" w14:textId="6B60955F" w:rsidR="00034875" w:rsidRDefault="00034875" w:rsidP="00034875">
      <w:pPr>
        <w:ind w:firstLine="708"/>
        <w:rPr>
          <w:szCs w:val="28"/>
        </w:rPr>
      </w:pPr>
      <w:r w:rsidRPr="004E08BD">
        <w:rPr>
          <w:i/>
          <w:szCs w:val="28"/>
        </w:rPr>
        <w:lastRenderedPageBreak/>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владельцу [</w:t>
      </w:r>
      <w:r>
        <w:rPr>
          <w:szCs w:val="28"/>
        </w:rPr>
        <w:fldChar w:fldCharType="begin"/>
      </w:r>
      <w:r>
        <w:rPr>
          <w:szCs w:val="28"/>
        </w:rPr>
        <w:instrText xml:space="preserve"> REF _Ref72674883 \r \h </w:instrText>
      </w:r>
      <w:r>
        <w:rPr>
          <w:szCs w:val="28"/>
        </w:rPr>
      </w:r>
      <w:r>
        <w:rPr>
          <w:szCs w:val="28"/>
        </w:rPr>
        <w:fldChar w:fldCharType="separate"/>
      </w:r>
      <w:r>
        <w:rPr>
          <w:szCs w:val="28"/>
        </w:rPr>
        <w:t>4</w:t>
      </w:r>
      <w:r>
        <w:rPr>
          <w:szCs w:val="28"/>
        </w:rPr>
        <w:fldChar w:fldCharType="end"/>
      </w:r>
      <w:r w:rsidRPr="0000703F">
        <w:rPr>
          <w:szCs w:val="28"/>
        </w:rPr>
        <w:t>]</w:t>
      </w:r>
      <w:r>
        <w:rPr>
          <w:szCs w:val="28"/>
        </w:rPr>
        <w:t>.</w:t>
      </w:r>
    </w:p>
    <w:p w14:paraId="63E5D5E2" w14:textId="77777777" w:rsidR="00034875" w:rsidRDefault="00034875" w:rsidP="00034875">
      <w:pPr>
        <w:pStyle w:val="3"/>
        <w:spacing w:after="0"/>
        <w:rPr>
          <w:b w:val="0"/>
          <w:i w:val="0"/>
        </w:rPr>
      </w:pPr>
      <w:bookmarkStart w:id="8" w:name="_Toc44341646"/>
      <w:bookmarkStart w:id="9" w:name="_Toc68534488"/>
      <w:r>
        <w:t xml:space="preserve">Процесс </w:t>
      </w:r>
      <w:bookmarkEnd w:id="8"/>
      <w:r>
        <w:t>отправки сообщения</w:t>
      </w:r>
      <w:bookmarkEnd w:id="9"/>
    </w:p>
    <w:p w14:paraId="034B2C6D" w14:textId="77777777" w:rsidR="00034875" w:rsidRDefault="00034875" w:rsidP="00034875">
      <w:pPr>
        <w:spacing w:before="240"/>
        <w:ind w:firstLine="708"/>
        <w:rPr>
          <w:ins w:id="10" w:author="Evgeny Sukharev" w:date="2021-03-27T00:18:00Z"/>
          <w:rFonts w:cs="Times New Roman"/>
          <w:szCs w:val="28"/>
        </w:rPr>
      </w:pPr>
      <w:r>
        <w:rPr>
          <w:rFonts w:cs="Times New Roman"/>
          <w:szCs w:val="28"/>
        </w:rPr>
        <w:t>Процесс отправки сообщения представлен на рис. 1.1.</w:t>
      </w:r>
    </w:p>
    <w:p w14:paraId="75F40598" w14:textId="77777777" w:rsidR="00034875" w:rsidRDefault="00034875" w:rsidP="00034875">
      <w:pPr>
        <w:rPr>
          <w:moveTo w:id="11" w:author="Evgeny Sukharev" w:date="2021-03-27T00:18:00Z"/>
        </w:rPr>
        <w:pPrChange w:id="12" w:author="Evgeny Sukharev" w:date="2021-03-27T00:20:00Z">
          <w:pPr>
            <w:ind w:firstLine="708"/>
          </w:pPr>
        </w:pPrChange>
      </w:pPr>
      <w:moveToRangeStart w:id="13" w:author="Evgeny Sukharev" w:date="2021-03-27T00:18:00Z" w:name="move67696741"/>
      <w:moveTo w:id="14"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2D879AAC" w14:textId="77777777" w:rsidR="00034875" w:rsidRDefault="00034875" w:rsidP="00034875">
      <w:pPr>
        <w:rPr>
          <w:moveTo w:id="15" w:author="Evgeny Sukharev" w:date="2021-03-27T00:18:00Z"/>
          <w:rFonts w:cs="Times New Roman"/>
        </w:rPr>
        <w:pPrChange w:id="16" w:author="Evgeny Sukharev" w:date="2021-03-27T00:20:00Z">
          <w:pPr>
            <w:spacing w:before="240"/>
            <w:ind w:firstLine="708"/>
          </w:pPr>
        </w:pPrChange>
      </w:pPr>
      <w:moveTo w:id="17"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Pr>
          <w:rFonts w:cs="Times New Roman"/>
        </w:rPr>
        <w:t>нажимает</w:t>
      </w:r>
      <w:moveTo w:id="18" w:author="Evgeny Sukharev" w:date="2021-03-27T00:18:00Z">
        <w:r>
          <w:rPr>
            <w:rFonts w:cs="Times New Roman"/>
          </w:rPr>
          <w:t xml:space="preserve"> кнопку отправить. </w:t>
        </w:r>
      </w:moveTo>
    </w:p>
    <w:p w14:paraId="46458C08" w14:textId="77777777" w:rsidR="00034875" w:rsidRDefault="00034875" w:rsidP="00034875">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7519D6AF" w14:textId="77777777" w:rsidR="00034875" w:rsidDel="00FB3F13" w:rsidRDefault="00034875" w:rsidP="00034875">
      <w:pPr>
        <w:rPr>
          <w:del w:id="22" w:author="Evgeny Sukharev" w:date="2021-03-27T00:18:00Z"/>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3"/>
    <w:p w14:paraId="7B4DF839" w14:textId="77777777" w:rsidR="00034875" w:rsidRDefault="00034875" w:rsidP="00034875">
      <w:pPr>
        <w:rPr>
          <w:rFonts w:cs="Times New Roman"/>
        </w:rPr>
        <w:pPrChange w:id="26" w:author="Evgeny Sukharev" w:date="2021-03-27T00:20:00Z">
          <w:pPr>
            <w:spacing w:before="240"/>
            <w:ind w:firstLine="708"/>
          </w:pPr>
        </w:pPrChange>
      </w:pPr>
    </w:p>
    <w:p w14:paraId="79389E43" w14:textId="77777777" w:rsidR="00034875" w:rsidRDefault="00034875" w:rsidP="00034875">
      <w:pPr>
        <w:keepNext/>
        <w:ind w:firstLine="0"/>
        <w:jc w:val="center"/>
      </w:pPr>
      <w:r w:rsidRPr="000B2F60">
        <w:rPr>
          <w:noProof/>
          <w:lang w:eastAsia="ru-RU"/>
        </w:rPr>
        <w:lastRenderedPageBreak/>
        <w:drawing>
          <wp:inline distT="0" distB="0" distL="0" distR="0" wp14:anchorId="5C4FEAB6" wp14:editId="00EC3BA9">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0C1C5E6A" w14:textId="77777777" w:rsidR="00034875" w:rsidRDefault="00034875" w:rsidP="00034875">
      <w:pPr>
        <w:pStyle w:val="ad"/>
        <w:spacing w:after="0"/>
        <w:rPr>
          <w:szCs w:val="28"/>
        </w:rPr>
      </w:pPr>
      <w:r>
        <w:t>Рис. 1.1. Процесс отправки сообщения</w:t>
      </w:r>
    </w:p>
    <w:p w14:paraId="375EB58A" w14:textId="77777777" w:rsidR="00034875" w:rsidDel="00FB3F13" w:rsidRDefault="00034875" w:rsidP="00034875">
      <w:pPr>
        <w:ind w:firstLine="708"/>
        <w:rPr>
          <w:moveFrom w:id="27" w:author="Evgeny Sukharev" w:date="2021-03-27T00:18:00Z"/>
          <w:szCs w:val="28"/>
        </w:rPr>
      </w:pPr>
      <w:moveFromRangeStart w:id="28" w:author="Evgeny Sukharev" w:date="2021-03-27T00:18:00Z" w:name="move67696741"/>
      <w:moveFrom w:id="29" w:author="Evgeny Sukharev" w:date="2021-03-27T00:18:00Z">
        <w:r w:rsidDel="00FB3F13">
          <w:rPr>
            <w:szCs w:val="28"/>
          </w:rPr>
          <w:lastRenderedPageBreak/>
          <w:t>Отправка сообщения происходит асинхронно, т.е. отправитель вовлечен в процесс только до момента подтверждения отправки.</w:t>
        </w:r>
        <w:bookmarkStart w:id="30" w:name="_Toc67699393"/>
        <w:bookmarkStart w:id="31" w:name="_Toc67700137"/>
        <w:bookmarkStart w:id="32" w:name="_Toc68292066"/>
        <w:bookmarkStart w:id="33" w:name="_Toc68292118"/>
        <w:bookmarkStart w:id="34" w:name="_Toc68292172"/>
        <w:bookmarkStart w:id="35" w:name="_Toc68292225"/>
        <w:bookmarkStart w:id="36" w:name="_Toc68293606"/>
        <w:bookmarkStart w:id="37" w:name="_Toc68303816"/>
        <w:bookmarkStart w:id="38" w:name="_Toc68534433"/>
        <w:bookmarkStart w:id="39" w:name="_Toc68534489"/>
        <w:bookmarkEnd w:id="30"/>
        <w:bookmarkEnd w:id="31"/>
        <w:bookmarkEnd w:id="32"/>
        <w:bookmarkEnd w:id="33"/>
        <w:bookmarkEnd w:id="34"/>
        <w:bookmarkEnd w:id="35"/>
        <w:bookmarkEnd w:id="36"/>
        <w:bookmarkEnd w:id="37"/>
        <w:bookmarkEnd w:id="38"/>
        <w:bookmarkEnd w:id="39"/>
      </w:moveFrom>
    </w:p>
    <w:p w14:paraId="47674F57" w14:textId="77777777" w:rsidR="00034875" w:rsidDel="00FB3F13" w:rsidRDefault="00034875" w:rsidP="00034875">
      <w:pPr>
        <w:spacing w:before="240"/>
        <w:ind w:firstLine="708"/>
        <w:rPr>
          <w:moveFrom w:id="40" w:author="Evgeny Sukharev" w:date="2021-03-27T00:18:00Z"/>
          <w:rFonts w:cs="Times New Roman"/>
          <w:szCs w:val="28"/>
        </w:rPr>
      </w:pPr>
      <w:moveFrom w:id="41" w:author="Evgeny Sukharev" w:date="2021-03-27T00:18:00Z">
        <w:r w:rsidDel="00FB3F13">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2" w:name="_Toc67699394"/>
        <w:bookmarkStart w:id="43" w:name="_Toc67700138"/>
        <w:bookmarkStart w:id="44" w:name="_Toc68292067"/>
        <w:bookmarkStart w:id="45" w:name="_Toc68292119"/>
        <w:bookmarkStart w:id="46" w:name="_Toc68292173"/>
        <w:bookmarkStart w:id="47" w:name="_Toc68292226"/>
        <w:bookmarkStart w:id="48" w:name="_Toc68293607"/>
        <w:bookmarkStart w:id="49" w:name="_Toc68303817"/>
        <w:bookmarkStart w:id="50" w:name="_Toc68534434"/>
        <w:bookmarkStart w:id="51" w:name="_Toc68534490"/>
        <w:bookmarkEnd w:id="42"/>
        <w:bookmarkEnd w:id="43"/>
        <w:bookmarkEnd w:id="44"/>
        <w:bookmarkEnd w:id="45"/>
        <w:bookmarkEnd w:id="46"/>
        <w:bookmarkEnd w:id="47"/>
        <w:bookmarkEnd w:id="48"/>
        <w:bookmarkEnd w:id="49"/>
        <w:bookmarkEnd w:id="50"/>
        <w:bookmarkEnd w:id="51"/>
      </w:moveFrom>
    </w:p>
    <w:p w14:paraId="615B9F22" w14:textId="77777777" w:rsidR="00034875" w:rsidDel="00FB3F13" w:rsidRDefault="00034875" w:rsidP="00034875">
      <w:pPr>
        <w:spacing w:before="240"/>
        <w:ind w:firstLine="708"/>
        <w:rPr>
          <w:moveFrom w:id="52" w:author="Evgeny Sukharev" w:date="2021-03-27T00:18:00Z"/>
          <w:rFonts w:cs="Times New Roman"/>
          <w:szCs w:val="28"/>
        </w:rPr>
      </w:pPr>
      <w:moveFrom w:id="53" w:author="Evgeny Sukharev" w:date="2021-03-27T00:18:00Z">
        <w:r w:rsidDel="00FB3F13">
          <w:rPr>
            <w:rFonts w:cs="Times New Roman"/>
            <w:szCs w:val="28"/>
          </w:rPr>
          <w:t xml:space="preserve">Далее сервис пытается отправить </w:t>
        </w:r>
        <w:r w:rsidRPr="00E31EAC" w:rsidDel="00FB3F13">
          <w:rPr>
            <w:rFonts w:cs="Times New Roman"/>
            <w:szCs w:val="28"/>
          </w:rPr>
          <w:t>сообщение получателям посредством выбранных</w:t>
        </w:r>
        <w:r w:rsidDel="00FB3F13">
          <w:rPr>
            <w:rFonts w:cs="Times New Roman"/>
            <w:szCs w:val="28"/>
          </w:rPr>
          <w:t xml:space="preserve"> </w:t>
        </w:r>
        <w:r w:rsidRPr="00E31EAC" w:rsidDel="00FB3F13">
          <w:rPr>
            <w:rFonts w:cs="Times New Roman"/>
            <w:szCs w:val="28"/>
          </w:rPr>
          <w:t>отправителем сервисов или сервис</w:t>
        </w:r>
        <w:r w:rsidDel="00FB3F13">
          <w:rPr>
            <w:rFonts w:cs="Times New Roman"/>
            <w:szCs w:val="28"/>
          </w:rPr>
          <w:t>ами</w:t>
        </w:r>
        <w:r w:rsidRPr="00E31EAC" w:rsidDel="00FB3F13">
          <w:rPr>
            <w:rFonts w:cs="Times New Roman"/>
            <w:szCs w:val="28"/>
          </w:rPr>
          <w:t>, выбранным</w:t>
        </w:r>
        <w:r w:rsidDel="00FB3F13">
          <w:rPr>
            <w:rFonts w:cs="Times New Roman"/>
            <w:szCs w:val="28"/>
          </w:rPr>
          <w:t>и</w:t>
        </w:r>
        <w:r w:rsidRPr="00E31EAC" w:rsidDel="00FB3F13">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sidDel="00FB3F13">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54" w:name="_Toc67699395"/>
        <w:bookmarkStart w:id="55" w:name="_Toc67700139"/>
        <w:bookmarkStart w:id="56" w:name="_Toc68292068"/>
        <w:bookmarkStart w:id="57" w:name="_Toc68292120"/>
        <w:bookmarkStart w:id="58" w:name="_Toc68292174"/>
        <w:bookmarkStart w:id="59" w:name="_Toc68292227"/>
        <w:bookmarkStart w:id="60" w:name="_Toc68293608"/>
        <w:bookmarkStart w:id="61" w:name="_Toc68303818"/>
        <w:bookmarkStart w:id="62" w:name="_Toc68534435"/>
        <w:bookmarkStart w:id="63" w:name="_Toc68534491"/>
        <w:bookmarkEnd w:id="54"/>
        <w:bookmarkEnd w:id="55"/>
        <w:bookmarkEnd w:id="56"/>
        <w:bookmarkEnd w:id="57"/>
        <w:bookmarkEnd w:id="58"/>
        <w:bookmarkEnd w:id="59"/>
        <w:bookmarkEnd w:id="60"/>
        <w:bookmarkEnd w:id="61"/>
        <w:bookmarkEnd w:id="62"/>
        <w:bookmarkEnd w:id="63"/>
      </w:moveFrom>
    </w:p>
    <w:p w14:paraId="12F4D616" w14:textId="77777777" w:rsidR="00034875" w:rsidDel="00FB3F13" w:rsidRDefault="00034875" w:rsidP="00034875">
      <w:pPr>
        <w:spacing w:before="240"/>
        <w:ind w:firstLine="708"/>
        <w:rPr>
          <w:moveFrom w:id="64" w:author="Evgeny Sukharev" w:date="2021-03-27T00:18:00Z"/>
          <w:rFonts w:cs="Times New Roman"/>
          <w:szCs w:val="28"/>
        </w:rPr>
      </w:pPr>
      <w:moveFrom w:id="65" w:author="Evgeny Sukharev" w:date="2021-03-27T00:18:00Z">
        <w:r w:rsidDel="00FB3F13">
          <w:rPr>
            <w:rFonts w:cs="Times New Roman"/>
            <w:szCs w:val="28"/>
          </w:rPr>
          <w:t>На заключительном этапе формируется подробная информация о доставке. Эта информация заносится в журнал отправителя.</w:t>
        </w:r>
        <w:bookmarkStart w:id="66" w:name="_Toc67699396"/>
        <w:bookmarkStart w:id="67" w:name="_Toc67700140"/>
        <w:bookmarkStart w:id="68" w:name="_Toc68292069"/>
        <w:bookmarkStart w:id="69" w:name="_Toc68292121"/>
        <w:bookmarkStart w:id="70" w:name="_Toc68292175"/>
        <w:bookmarkStart w:id="71" w:name="_Toc68292228"/>
        <w:bookmarkStart w:id="72" w:name="_Toc68293609"/>
        <w:bookmarkStart w:id="73" w:name="_Toc68303819"/>
        <w:bookmarkStart w:id="74" w:name="_Toc68534436"/>
        <w:bookmarkStart w:id="75" w:name="_Toc68534492"/>
        <w:bookmarkEnd w:id="66"/>
        <w:bookmarkEnd w:id="67"/>
        <w:bookmarkEnd w:id="68"/>
        <w:bookmarkEnd w:id="69"/>
        <w:bookmarkEnd w:id="70"/>
        <w:bookmarkEnd w:id="71"/>
        <w:bookmarkEnd w:id="72"/>
        <w:bookmarkEnd w:id="73"/>
        <w:bookmarkEnd w:id="74"/>
        <w:bookmarkEnd w:id="75"/>
      </w:moveFrom>
    </w:p>
    <w:p w14:paraId="55C5D1B3" w14:textId="77777777" w:rsidR="00034875" w:rsidRPr="004C7D46" w:rsidRDefault="00034875" w:rsidP="00034875">
      <w:pPr>
        <w:pStyle w:val="3"/>
        <w:spacing w:after="0"/>
        <w:rPr>
          <w:b w:val="0"/>
          <w:i w:val="0"/>
        </w:rPr>
      </w:pPr>
      <w:bookmarkStart w:id="76" w:name="_Toc68534493"/>
      <w:moveFromRangeEnd w:id="28"/>
      <w:r>
        <w:t>Основные трудности при отправке сообщения</w:t>
      </w:r>
      <w:bookmarkEnd w:id="76"/>
    </w:p>
    <w:p w14:paraId="210A935A" w14:textId="77777777" w:rsidR="00034875" w:rsidRDefault="00034875" w:rsidP="00034875">
      <w:pPr>
        <w:ind w:firstLine="708"/>
        <w:rPr>
          <w:szCs w:val="28"/>
        </w:rPr>
      </w:pPr>
      <w:r>
        <w:rPr>
          <w:szCs w:val="28"/>
        </w:rPr>
        <w:t>Выделим основные, часто встречаемые проблемы, связанные с процессом отправки сообщений.</w:t>
      </w:r>
    </w:p>
    <w:p w14:paraId="2DC39693" w14:textId="77777777" w:rsidR="00034875" w:rsidRDefault="00034875" w:rsidP="00034875">
      <w:pPr>
        <w:ind w:firstLine="708"/>
        <w:rPr>
          <w:szCs w:val="28"/>
        </w:rPr>
      </w:pPr>
      <w:r>
        <w:rPr>
          <w:szCs w:val="28"/>
        </w:rPr>
        <w:t>К техническим проблемам отправки сообщения можно отнести следующие:</w:t>
      </w:r>
    </w:p>
    <w:p w14:paraId="437445B1" w14:textId="77777777" w:rsidR="00034875" w:rsidRDefault="00034875" w:rsidP="00034875">
      <w:pPr>
        <w:pStyle w:val="afa"/>
        <w:numPr>
          <w:ilvl w:val="0"/>
          <w:numId w:val="5"/>
        </w:numPr>
        <w:ind w:left="1418" w:hanging="284"/>
      </w:pPr>
      <w:r>
        <w:t xml:space="preserve">на </w:t>
      </w:r>
      <w:r w:rsidRPr="008C5951">
        <w:t>стороне</w:t>
      </w:r>
      <w:r>
        <w:t xml:space="preserve"> сервера отправителя (указаны неверные реквизиты, сервер не настроен);</w:t>
      </w:r>
    </w:p>
    <w:p w14:paraId="5EA26B4B" w14:textId="77777777" w:rsidR="00034875" w:rsidRDefault="00034875" w:rsidP="00034875">
      <w:pPr>
        <w:pStyle w:val="afa"/>
        <w:numPr>
          <w:ilvl w:val="0"/>
          <w:numId w:val="5"/>
        </w:numPr>
        <w:ind w:left="1418" w:hanging="284"/>
      </w:pPr>
      <w:r>
        <w:t>на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7FB0DD7" w14:textId="77777777" w:rsidR="00034875" w:rsidRDefault="00034875" w:rsidP="00034875">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154EB2AC" w14:textId="77777777" w:rsidR="00034875" w:rsidRDefault="00034875" w:rsidP="00034875">
      <w:pPr>
        <w:pStyle w:val="2"/>
        <w:spacing w:after="0" w:line="240" w:lineRule="auto"/>
        <w:rPr>
          <w:b w:val="0"/>
        </w:rPr>
      </w:pPr>
      <w:bookmarkStart w:id="77" w:name="_Toc44341647"/>
      <w:bookmarkStart w:id="78" w:name="_Toc68534494"/>
      <w:r>
        <w:t xml:space="preserve">Обзор </w:t>
      </w:r>
      <w:r w:rsidRPr="00DC5D62">
        <w:t>программ</w:t>
      </w:r>
      <w:r>
        <w:t>-аналогов</w:t>
      </w:r>
      <w:bookmarkEnd w:id="77"/>
      <w:bookmarkEnd w:id="78"/>
    </w:p>
    <w:p w14:paraId="0729217E" w14:textId="77777777" w:rsidR="00034875" w:rsidRDefault="00034875" w:rsidP="00034875">
      <w:pPr>
        <w:rPr>
          <w:szCs w:val="28"/>
        </w:rPr>
      </w:pPr>
      <w:r>
        <w:rPr>
          <w:szCs w:val="28"/>
        </w:rPr>
        <w:t>В ходе обзора аналогов учитывались следующие функции:</w:t>
      </w:r>
    </w:p>
    <w:p w14:paraId="4FF68A4E" w14:textId="77777777" w:rsidR="00034875" w:rsidRDefault="00034875" w:rsidP="00034875">
      <w:pPr>
        <w:pStyle w:val="a6"/>
        <w:numPr>
          <w:ilvl w:val="0"/>
          <w:numId w:val="6"/>
        </w:numPr>
        <w:ind w:left="1134" w:hanging="425"/>
        <w:rPr>
          <w:szCs w:val="28"/>
        </w:rPr>
      </w:pPr>
      <w:r>
        <w:rPr>
          <w:szCs w:val="28"/>
        </w:rPr>
        <w:t>отправка сообщения;</w:t>
      </w:r>
    </w:p>
    <w:p w14:paraId="4024C0A1" w14:textId="77777777" w:rsidR="00034875" w:rsidRDefault="00034875" w:rsidP="00034875">
      <w:pPr>
        <w:pStyle w:val="a6"/>
        <w:numPr>
          <w:ilvl w:val="0"/>
          <w:numId w:val="6"/>
        </w:numPr>
        <w:ind w:left="1134" w:hanging="425"/>
        <w:rPr>
          <w:szCs w:val="28"/>
        </w:rPr>
      </w:pPr>
      <w:r>
        <w:rPr>
          <w:szCs w:val="28"/>
        </w:rPr>
        <w:t>возможность конфигурирования способа доставки;</w:t>
      </w:r>
    </w:p>
    <w:p w14:paraId="5CFEC8B6" w14:textId="77777777" w:rsidR="00034875" w:rsidRDefault="00034875" w:rsidP="00034875">
      <w:pPr>
        <w:pStyle w:val="a6"/>
        <w:numPr>
          <w:ilvl w:val="0"/>
          <w:numId w:val="6"/>
        </w:numPr>
        <w:ind w:left="1134" w:hanging="425"/>
        <w:rPr>
          <w:szCs w:val="28"/>
        </w:rPr>
      </w:pPr>
      <w:r>
        <w:rPr>
          <w:szCs w:val="28"/>
        </w:rPr>
        <w:t>наличие повторной отправки недоставленного сообщения;</w:t>
      </w:r>
    </w:p>
    <w:p w14:paraId="3566E15C" w14:textId="77777777" w:rsidR="00034875" w:rsidRDefault="00034875" w:rsidP="00034875">
      <w:pPr>
        <w:pStyle w:val="a6"/>
        <w:numPr>
          <w:ilvl w:val="0"/>
          <w:numId w:val="6"/>
        </w:numPr>
        <w:ind w:left="1134" w:hanging="425"/>
        <w:rPr>
          <w:szCs w:val="28"/>
        </w:rPr>
      </w:pPr>
      <w:r>
        <w:rPr>
          <w:szCs w:val="28"/>
        </w:rPr>
        <w:t>наличие и объем информации о доставке.</w:t>
      </w:r>
    </w:p>
    <w:p w14:paraId="46E047D6" w14:textId="77777777" w:rsidR="00034875" w:rsidRDefault="00034875" w:rsidP="00034875">
      <w:pPr>
        <w:rPr>
          <w:szCs w:val="28"/>
        </w:rPr>
      </w:pPr>
      <w:r>
        <w:rPr>
          <w:szCs w:val="28"/>
        </w:rPr>
        <w:t>Полных программ-аналогов найдено не было. Поэтому были рассмотрены сервисы, частично реализующие рассмотренные функции</w:t>
      </w:r>
      <w:r w:rsidRPr="000B41E6">
        <w:rPr>
          <w:szCs w:val="28"/>
        </w:rPr>
        <w:t>:</w:t>
      </w:r>
    </w:p>
    <w:p w14:paraId="2530A62D" w14:textId="693414BE" w:rsidR="00034875" w:rsidRDefault="00034875" w:rsidP="00034875">
      <w:pPr>
        <w:pStyle w:val="a6"/>
        <w:numPr>
          <w:ilvl w:val="0"/>
          <w:numId w:val="12"/>
        </w:numPr>
        <w:ind w:left="1134" w:hanging="425"/>
        <w:rPr>
          <w:szCs w:val="28"/>
          <w:lang w:val="en-US"/>
        </w:rPr>
      </w:pPr>
      <w:r w:rsidRPr="000B41E6">
        <w:rPr>
          <w:szCs w:val="28"/>
          <w:lang w:val="en-US"/>
        </w:rPr>
        <w:t>Amazon Simple Email Service</w:t>
      </w:r>
      <w:r>
        <w:rPr>
          <w:szCs w:val="28"/>
          <w:lang w:val="en-US"/>
        </w:rPr>
        <w:t xml:space="preserve"> [</w:t>
      </w:r>
      <w:r>
        <w:rPr>
          <w:szCs w:val="28"/>
          <w:lang w:val="en-US"/>
        </w:rPr>
        <w:fldChar w:fldCharType="begin"/>
      </w:r>
      <w:r>
        <w:rPr>
          <w:szCs w:val="28"/>
          <w:lang w:val="en-US"/>
        </w:rPr>
        <w:instrText xml:space="preserve"> REF _Ref72674905 \r \h </w:instrText>
      </w:r>
      <w:r>
        <w:rPr>
          <w:szCs w:val="28"/>
          <w:lang w:val="en-US"/>
        </w:rPr>
      </w:r>
      <w:r>
        <w:rPr>
          <w:szCs w:val="28"/>
          <w:lang w:val="en-US"/>
        </w:rPr>
        <w:fldChar w:fldCharType="separate"/>
      </w:r>
      <w:r>
        <w:rPr>
          <w:szCs w:val="28"/>
          <w:lang w:val="en-US"/>
        </w:rPr>
        <w:t>5</w:t>
      </w:r>
      <w:r>
        <w:rPr>
          <w:szCs w:val="28"/>
          <w:lang w:val="en-US"/>
        </w:rPr>
        <w:fldChar w:fldCharType="end"/>
      </w:r>
      <w:r>
        <w:rPr>
          <w:szCs w:val="28"/>
          <w:lang w:val="en-US"/>
        </w:rPr>
        <w:t>]</w:t>
      </w:r>
      <w:r w:rsidRPr="000B41E6">
        <w:rPr>
          <w:szCs w:val="28"/>
          <w:lang w:val="en-US"/>
        </w:rPr>
        <w:t>;</w:t>
      </w:r>
    </w:p>
    <w:p w14:paraId="5663C01F" w14:textId="12B47C4C" w:rsidR="00034875" w:rsidRDefault="00034875" w:rsidP="00034875">
      <w:pPr>
        <w:pStyle w:val="a6"/>
        <w:numPr>
          <w:ilvl w:val="0"/>
          <w:numId w:val="12"/>
        </w:numPr>
        <w:ind w:left="1134" w:hanging="425"/>
        <w:rPr>
          <w:szCs w:val="28"/>
          <w:lang w:val="en-US"/>
        </w:rPr>
      </w:pPr>
      <w:r>
        <w:rPr>
          <w:szCs w:val="28"/>
          <w:lang w:val="en-US"/>
        </w:rPr>
        <w:t>SendGrid [</w:t>
      </w:r>
      <w:r>
        <w:rPr>
          <w:szCs w:val="28"/>
          <w:lang w:val="en-US"/>
        </w:rPr>
        <w:fldChar w:fldCharType="begin"/>
      </w:r>
      <w:r>
        <w:rPr>
          <w:szCs w:val="28"/>
          <w:lang w:val="en-US"/>
        </w:rPr>
        <w:instrText xml:space="preserve"> REF _Ref72674918 \r \h </w:instrText>
      </w:r>
      <w:r>
        <w:rPr>
          <w:szCs w:val="28"/>
          <w:lang w:val="en-US"/>
        </w:rPr>
      </w:r>
      <w:r>
        <w:rPr>
          <w:szCs w:val="28"/>
          <w:lang w:val="en-US"/>
        </w:rPr>
        <w:fldChar w:fldCharType="separate"/>
      </w:r>
      <w:r>
        <w:rPr>
          <w:szCs w:val="28"/>
          <w:lang w:val="en-US"/>
        </w:rPr>
        <w:t>6</w:t>
      </w:r>
      <w:r>
        <w:rPr>
          <w:szCs w:val="28"/>
          <w:lang w:val="en-US"/>
        </w:rPr>
        <w:fldChar w:fldCharType="end"/>
      </w:r>
      <w:r>
        <w:rPr>
          <w:szCs w:val="28"/>
          <w:lang w:val="en-US"/>
        </w:rPr>
        <w:t>];</w:t>
      </w:r>
    </w:p>
    <w:p w14:paraId="4BCE52CE" w14:textId="7279A44D" w:rsidR="00034875" w:rsidRPr="00577E0D" w:rsidRDefault="00034875" w:rsidP="00034875">
      <w:pPr>
        <w:pStyle w:val="a6"/>
        <w:numPr>
          <w:ilvl w:val="0"/>
          <w:numId w:val="12"/>
        </w:numPr>
        <w:ind w:left="1134" w:hanging="425"/>
        <w:rPr>
          <w:szCs w:val="28"/>
          <w:lang w:val="en-US"/>
        </w:rPr>
      </w:pPr>
      <w:r>
        <w:rPr>
          <w:szCs w:val="28"/>
          <w:lang w:val="en-US"/>
        </w:rPr>
        <w:t>Tin-cat [</w:t>
      </w:r>
      <w:r>
        <w:rPr>
          <w:szCs w:val="28"/>
          <w:lang w:val="en-US"/>
        </w:rPr>
        <w:fldChar w:fldCharType="begin"/>
      </w:r>
      <w:r>
        <w:rPr>
          <w:szCs w:val="28"/>
          <w:lang w:val="en-US"/>
        </w:rPr>
        <w:instrText xml:space="preserve"> REF _Ref72674930 \r \h </w:instrText>
      </w:r>
      <w:r>
        <w:rPr>
          <w:szCs w:val="28"/>
          <w:lang w:val="en-US"/>
        </w:rPr>
      </w:r>
      <w:r>
        <w:rPr>
          <w:szCs w:val="28"/>
          <w:lang w:val="en-US"/>
        </w:rPr>
        <w:fldChar w:fldCharType="separate"/>
      </w:r>
      <w:r>
        <w:rPr>
          <w:szCs w:val="28"/>
          <w:lang w:val="en-US"/>
        </w:rPr>
        <w:t>7</w:t>
      </w:r>
      <w:r>
        <w:rPr>
          <w:szCs w:val="28"/>
          <w:lang w:val="en-US"/>
        </w:rPr>
        <w:fldChar w:fldCharType="end"/>
      </w:r>
      <w:r>
        <w:rPr>
          <w:szCs w:val="28"/>
          <w:lang w:val="en-US"/>
        </w:rPr>
        <w:t>]</w:t>
      </w:r>
      <w:r>
        <w:rPr>
          <w:szCs w:val="28"/>
        </w:rPr>
        <w:t>.</w:t>
      </w:r>
    </w:p>
    <w:p w14:paraId="454B981B" w14:textId="77777777" w:rsidR="00034875" w:rsidRPr="000379E4" w:rsidRDefault="00034875" w:rsidP="00034875">
      <w:pPr>
        <w:pStyle w:val="3"/>
        <w:spacing w:after="0"/>
      </w:pPr>
      <w:bookmarkStart w:id="79" w:name="_Toc68534495"/>
      <w:r w:rsidRPr="00D83368">
        <w:t>Amazon</w:t>
      </w:r>
      <w:r w:rsidRPr="000379E4">
        <w:t xml:space="preserve"> </w:t>
      </w:r>
      <w:r w:rsidRPr="000379E4">
        <w:rPr>
          <w:lang w:val="en-US"/>
        </w:rPr>
        <w:t>SES</w:t>
      </w:r>
      <w:bookmarkEnd w:id="79"/>
    </w:p>
    <w:p w14:paraId="00171389" w14:textId="540EADB3" w:rsidR="00034875" w:rsidRDefault="00034875" w:rsidP="00034875">
      <w:pPr>
        <w:rPr>
          <w:szCs w:val="28"/>
        </w:rPr>
      </w:pPr>
      <w:r w:rsidRPr="009642E2">
        <w:rPr>
          <w:szCs w:val="28"/>
        </w:rPr>
        <w:t>Amazon Simple Email Service</w:t>
      </w:r>
      <w:r w:rsidRPr="00292899">
        <w:rPr>
          <w:szCs w:val="28"/>
        </w:rPr>
        <w:t xml:space="preserve"> [</w:t>
      </w:r>
      <w:r>
        <w:rPr>
          <w:szCs w:val="28"/>
        </w:rPr>
        <w:fldChar w:fldCharType="begin"/>
      </w:r>
      <w:r>
        <w:rPr>
          <w:szCs w:val="28"/>
        </w:rPr>
        <w:instrText xml:space="preserve"> REF _Ref72674905 \r \h </w:instrText>
      </w:r>
      <w:r>
        <w:rPr>
          <w:szCs w:val="28"/>
        </w:rPr>
      </w:r>
      <w:r>
        <w:rPr>
          <w:szCs w:val="28"/>
        </w:rPr>
        <w:fldChar w:fldCharType="separate"/>
      </w:r>
      <w:r>
        <w:rPr>
          <w:szCs w:val="28"/>
        </w:rPr>
        <w:t>5</w:t>
      </w:r>
      <w:r>
        <w:rPr>
          <w:szCs w:val="28"/>
        </w:rPr>
        <w:fldChar w:fldCharType="end"/>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w:t>
      </w:r>
      <w:r w:rsidRPr="009642E2">
        <w:rPr>
          <w:szCs w:val="28"/>
        </w:rPr>
        <w:lastRenderedPageBreak/>
        <w:t xml:space="preserve">могут отправлять электронные письма из любого приложения. </w:t>
      </w:r>
      <w:r>
        <w:rPr>
          <w:szCs w:val="28"/>
          <w:lang w:val="en-US"/>
        </w:rPr>
        <w:t>Amazon</w:t>
      </w:r>
      <w:r w:rsidRPr="002B4C32">
        <w:rPr>
          <w:szCs w:val="28"/>
        </w:rPr>
        <w:t xml:space="preserve"> </w:t>
      </w:r>
      <w:r>
        <w:rPr>
          <w:szCs w:val="28"/>
          <w:lang w:val="en-US"/>
        </w:rPr>
        <w:t>SES</w:t>
      </w:r>
      <w:r w:rsidRPr="002B4C32">
        <w:rPr>
          <w:szCs w:val="28"/>
        </w:rPr>
        <w:t xml:space="preserve"> </w:t>
      </w:r>
      <w:r>
        <w:rPr>
          <w:szCs w:val="28"/>
        </w:rPr>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Pr>
          <w:szCs w:val="28"/>
        </w:rPr>
        <w:t>вой рассылки.</w:t>
      </w:r>
    </w:p>
    <w:p w14:paraId="10552C70" w14:textId="77777777" w:rsidR="00034875" w:rsidRDefault="00034875" w:rsidP="00034875">
      <w:pPr>
        <w:rPr>
          <w:szCs w:val="28"/>
        </w:rPr>
      </w:pPr>
      <w:r>
        <w:rPr>
          <w:szCs w:val="28"/>
          <w:lang w:val="en-US"/>
        </w:rPr>
        <w:t>Amazon</w:t>
      </w:r>
      <w:r w:rsidRPr="00857DB0">
        <w:rPr>
          <w:szCs w:val="28"/>
        </w:rPr>
        <w:t xml:space="preserve"> </w:t>
      </w:r>
      <w:r>
        <w:rPr>
          <w:szCs w:val="28"/>
          <w:lang w:val="en-US"/>
        </w:rPr>
        <w:t>SES</w:t>
      </w:r>
      <w:r>
        <w:rPr>
          <w:szCs w:val="28"/>
        </w:rPr>
        <w:t xml:space="preserve"> обладает целым рядом сильных сторон:</w:t>
      </w:r>
    </w:p>
    <w:p w14:paraId="2E968AF9" w14:textId="77777777" w:rsidR="00034875" w:rsidRDefault="00034875" w:rsidP="00034875">
      <w:pPr>
        <w:pStyle w:val="a6"/>
        <w:numPr>
          <w:ilvl w:val="0"/>
          <w:numId w:val="13"/>
        </w:numPr>
        <w:ind w:left="1134" w:hanging="425"/>
        <w:rPr>
          <w:szCs w:val="28"/>
        </w:rPr>
      </w:pPr>
      <w:r>
        <w:rPr>
          <w:szCs w:val="28"/>
        </w:rPr>
        <w:t>быстрая интеграция;</w:t>
      </w:r>
    </w:p>
    <w:p w14:paraId="605E421F" w14:textId="77777777" w:rsidR="00034875" w:rsidRDefault="00034875" w:rsidP="00034875">
      <w:pPr>
        <w:pStyle w:val="a6"/>
        <w:numPr>
          <w:ilvl w:val="0"/>
          <w:numId w:val="13"/>
        </w:numPr>
        <w:ind w:left="1134" w:hanging="425"/>
        <w:rPr>
          <w:szCs w:val="28"/>
        </w:rPr>
      </w:pPr>
      <w:r>
        <w:rPr>
          <w:szCs w:val="28"/>
        </w:rPr>
        <w:t>эффективная отправка сообщений;</w:t>
      </w:r>
    </w:p>
    <w:p w14:paraId="1B1B9AD2" w14:textId="77777777" w:rsidR="00034875" w:rsidRDefault="00034875" w:rsidP="00034875">
      <w:pPr>
        <w:pStyle w:val="a6"/>
        <w:numPr>
          <w:ilvl w:val="0"/>
          <w:numId w:val="13"/>
        </w:numPr>
        <w:ind w:left="1134" w:hanging="425"/>
        <w:rPr>
          <w:szCs w:val="28"/>
        </w:rPr>
      </w:pPr>
      <w:r>
        <w:rPr>
          <w:szCs w:val="28"/>
        </w:rPr>
        <w:t>оптимизация доставки;</w:t>
      </w:r>
    </w:p>
    <w:p w14:paraId="0D0F31ED" w14:textId="77777777" w:rsidR="00034875" w:rsidRDefault="00034875" w:rsidP="00034875">
      <w:pPr>
        <w:pStyle w:val="a6"/>
        <w:numPr>
          <w:ilvl w:val="0"/>
          <w:numId w:val="13"/>
        </w:numPr>
        <w:ind w:left="1134" w:hanging="425"/>
        <w:rPr>
          <w:szCs w:val="28"/>
        </w:rPr>
      </w:pPr>
      <w:r>
        <w:rPr>
          <w:szCs w:val="28"/>
        </w:rPr>
        <w:t>безопасное масш</w:t>
      </w:r>
      <w:r w:rsidRPr="0048155B">
        <w:rPr>
          <w:szCs w:val="28"/>
        </w:rPr>
        <w:t>т</w:t>
      </w:r>
      <w:r>
        <w:rPr>
          <w:szCs w:val="28"/>
        </w:rPr>
        <w:t>а</w:t>
      </w:r>
      <w:r w:rsidRPr="0048155B">
        <w:rPr>
          <w:szCs w:val="28"/>
        </w:rPr>
        <w:t>бирование.</w:t>
      </w:r>
    </w:p>
    <w:p w14:paraId="1AFAF717" w14:textId="77777777" w:rsidR="00034875" w:rsidRDefault="00034875" w:rsidP="00034875">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28E5E45B" w14:textId="77777777" w:rsidR="00034875" w:rsidRDefault="00034875" w:rsidP="00034875">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Pr>
          <w:szCs w:val="28"/>
        </w:rPr>
        <w:t xml:space="preserve"> не лишен недостатков:</w:t>
      </w:r>
    </w:p>
    <w:p w14:paraId="167636FA" w14:textId="77777777" w:rsidR="00034875" w:rsidRPr="00D12573" w:rsidRDefault="00034875" w:rsidP="000D04AF">
      <w:pPr>
        <w:pStyle w:val="a6"/>
        <w:numPr>
          <w:ilvl w:val="0"/>
          <w:numId w:val="14"/>
        </w:numPr>
        <w:ind w:left="1134" w:hanging="425"/>
        <w:rPr>
          <w:szCs w:val="28"/>
        </w:rPr>
      </w:pPr>
      <w:r>
        <w:rPr>
          <w:szCs w:val="28"/>
        </w:rPr>
        <w:t>с</w:t>
      </w:r>
      <w:r w:rsidRPr="00D12573">
        <w:rPr>
          <w:szCs w:val="28"/>
        </w:rPr>
        <w:t>корость отправки сообщений</w:t>
      </w:r>
      <w:r>
        <w:rPr>
          <w:szCs w:val="28"/>
        </w:rPr>
        <w:t xml:space="preserve"> снижена из-за сложного алгоритма определения пути доставки</w:t>
      </w:r>
      <w:r w:rsidRPr="00D12573">
        <w:rPr>
          <w:szCs w:val="28"/>
        </w:rPr>
        <w:t>;</w:t>
      </w:r>
    </w:p>
    <w:p w14:paraId="5027C5F9" w14:textId="77777777" w:rsidR="00034875" w:rsidRPr="00D12573" w:rsidRDefault="00034875" w:rsidP="000D04AF">
      <w:pPr>
        <w:pStyle w:val="a6"/>
        <w:numPr>
          <w:ilvl w:val="0"/>
          <w:numId w:val="14"/>
        </w:numPr>
        <w:ind w:left="1134" w:hanging="425"/>
        <w:rPr>
          <w:szCs w:val="28"/>
        </w:rPr>
      </w:pPr>
      <w:r>
        <w:rPr>
          <w:szCs w:val="28"/>
        </w:rPr>
        <w:t>относительная н</w:t>
      </w:r>
      <w:r w:rsidRPr="00D12573">
        <w:rPr>
          <w:szCs w:val="28"/>
        </w:rPr>
        <w:t>енадежность (</w:t>
      </w:r>
      <w:r>
        <w:rPr>
          <w:szCs w:val="28"/>
        </w:rPr>
        <w:t>в случае неудачной доставки сервис лишь попытается поменять маршрут доставки</w:t>
      </w:r>
      <w:r w:rsidRPr="00D12573">
        <w:rPr>
          <w:szCs w:val="28"/>
        </w:rPr>
        <w:t>).</w:t>
      </w:r>
    </w:p>
    <w:p w14:paraId="20E2C14B" w14:textId="77777777" w:rsidR="00034875" w:rsidRPr="000379E4" w:rsidRDefault="00034875" w:rsidP="00034875">
      <w:pPr>
        <w:pStyle w:val="3"/>
        <w:spacing w:after="0"/>
        <w:rPr>
          <w:lang w:val="en-US"/>
        </w:rPr>
      </w:pPr>
      <w:bookmarkStart w:id="80" w:name="_Toc68534496"/>
      <w:r w:rsidRPr="00D83368">
        <w:t>Sendgrid</w:t>
      </w:r>
      <w:bookmarkEnd w:id="80"/>
    </w:p>
    <w:p w14:paraId="361E19F0" w14:textId="237E94AE" w:rsidR="00034875" w:rsidRDefault="00034875" w:rsidP="00034875">
      <w:pPr>
        <w:ind w:firstLine="708"/>
        <w:rPr>
          <w:szCs w:val="28"/>
        </w:rPr>
      </w:pPr>
      <w:r w:rsidRPr="004D2504">
        <w:rPr>
          <w:szCs w:val="28"/>
        </w:rPr>
        <w:t xml:space="preserve">Sendgrid </w:t>
      </w:r>
      <w:r w:rsidRPr="00DB18CD">
        <w:rPr>
          <w:szCs w:val="28"/>
        </w:rPr>
        <w:t>[</w:t>
      </w:r>
      <w:r>
        <w:rPr>
          <w:szCs w:val="28"/>
        </w:rPr>
        <w:fldChar w:fldCharType="begin"/>
      </w:r>
      <w:r>
        <w:rPr>
          <w:szCs w:val="28"/>
        </w:rPr>
        <w:instrText xml:space="preserve"> REF _Ref72674918 \r \h </w:instrText>
      </w:r>
      <w:r>
        <w:rPr>
          <w:szCs w:val="28"/>
        </w:rPr>
      </w:r>
      <w:r>
        <w:rPr>
          <w:szCs w:val="28"/>
        </w:rPr>
        <w:fldChar w:fldCharType="separate"/>
      </w:r>
      <w:r>
        <w:rPr>
          <w:szCs w:val="28"/>
        </w:rPr>
        <w:t>6</w:t>
      </w:r>
      <w:r>
        <w:rPr>
          <w:szCs w:val="28"/>
        </w:rPr>
        <w:fldChar w:fldCharType="end"/>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3BD5CECD" w14:textId="77777777" w:rsidR="00034875" w:rsidRPr="002072EB" w:rsidRDefault="00034875" w:rsidP="00034875">
      <w:pPr>
        <w:ind w:firstLine="708"/>
        <w:rPr>
          <w:szCs w:val="28"/>
        </w:rPr>
      </w:pPr>
      <w:r w:rsidRPr="002072EB">
        <w:rPr>
          <w:szCs w:val="28"/>
        </w:rPr>
        <w:t xml:space="preserve">Сервис </w:t>
      </w:r>
      <w:r w:rsidRPr="004D2504">
        <w:rPr>
          <w:szCs w:val="28"/>
        </w:rPr>
        <w:t xml:space="preserve">Sendgrid </w:t>
      </w:r>
      <w:r w:rsidRPr="002072EB">
        <w:rPr>
          <w:szCs w:val="28"/>
        </w:rPr>
        <w:t>предлагает каждом</w:t>
      </w:r>
      <w:r>
        <w:rPr>
          <w:szCs w:val="28"/>
        </w:rPr>
        <w:t>у пользователю стать партнёром:</w:t>
      </w:r>
    </w:p>
    <w:p w14:paraId="146B544F" w14:textId="77777777" w:rsidR="00034875" w:rsidRPr="002072EB" w:rsidRDefault="00034875" w:rsidP="00034875">
      <w:pPr>
        <w:pStyle w:val="afa"/>
        <w:numPr>
          <w:ilvl w:val="0"/>
          <w:numId w:val="5"/>
        </w:numPr>
        <w:ind w:left="1418" w:hanging="284"/>
      </w:pPr>
      <w:r>
        <w:t>п</w:t>
      </w:r>
      <w:r w:rsidRPr="002072EB">
        <w:t>артнёрам агентства предоставляются инструменты для управления почтовыми программами клиентов с одной платфо</w:t>
      </w:r>
      <w:r>
        <w:t>р</w:t>
      </w:r>
      <w:r w:rsidRPr="002072EB">
        <w:t>мы;</w:t>
      </w:r>
    </w:p>
    <w:p w14:paraId="748E1943" w14:textId="77777777" w:rsidR="00034875" w:rsidRPr="002072EB" w:rsidRDefault="00034875" w:rsidP="00034875">
      <w:pPr>
        <w:pStyle w:val="afa"/>
        <w:numPr>
          <w:ilvl w:val="0"/>
          <w:numId w:val="5"/>
        </w:numPr>
        <w:ind w:left="1418" w:hanging="284"/>
      </w:pPr>
      <w:r>
        <w:t>п</w:t>
      </w:r>
      <w:r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A6C12E2" w14:textId="77777777" w:rsidR="00034875" w:rsidRPr="002072EB" w:rsidRDefault="00034875" w:rsidP="00034875">
      <w:pPr>
        <w:pStyle w:val="afa"/>
        <w:numPr>
          <w:ilvl w:val="0"/>
          <w:numId w:val="5"/>
        </w:numPr>
        <w:ind w:left="1418" w:hanging="284"/>
      </w:pPr>
      <w:r w:rsidRPr="002072EB">
        <w:t>OEM-пар</w:t>
      </w:r>
      <w:r>
        <w:t>т</w:t>
      </w:r>
      <w:r w:rsidRPr="002072EB">
        <w:t>нёры могут рассылать письма без подписи «via sendgrid.net»;</w:t>
      </w:r>
    </w:p>
    <w:p w14:paraId="6F1D1F2C" w14:textId="77777777" w:rsidR="00034875" w:rsidRDefault="00034875" w:rsidP="00034875">
      <w:pPr>
        <w:pStyle w:val="afa"/>
        <w:numPr>
          <w:ilvl w:val="0"/>
          <w:numId w:val="5"/>
        </w:numPr>
        <w:ind w:left="1418" w:hanging="284"/>
      </w:pPr>
      <w:r>
        <w:lastRenderedPageBreak/>
        <w:t>п</w:t>
      </w:r>
      <w:r w:rsidRPr="002072EB">
        <w:t xml:space="preserve">артнёры-посредники занимаются перепродажей услуг </w:t>
      </w:r>
      <w:r>
        <w:rPr>
          <w:lang w:val="en-US"/>
        </w:rPr>
        <w:t>Sendgrid</w:t>
      </w:r>
      <w:r w:rsidRPr="002072EB">
        <w:t xml:space="preserve"> своим пользователям, экономя собственные ресурсы.</w:t>
      </w:r>
    </w:p>
    <w:p w14:paraId="4B41C83B" w14:textId="77777777" w:rsidR="00034875" w:rsidRPr="002072EB" w:rsidRDefault="00034875" w:rsidP="00034875">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35AB52FB" w14:textId="77777777" w:rsidR="00034875" w:rsidRPr="002072EB" w:rsidRDefault="00034875" w:rsidP="00034875">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089B2EF8" w14:textId="77777777" w:rsidR="00034875" w:rsidRPr="002072EB" w:rsidRDefault="00034875" w:rsidP="00034875">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4659405" w14:textId="77777777" w:rsidR="00034875" w:rsidRPr="002072EB" w:rsidRDefault="00034875" w:rsidP="00034875">
      <w:pPr>
        <w:ind w:firstLine="708"/>
        <w:rPr>
          <w:szCs w:val="28"/>
        </w:rPr>
      </w:pPr>
      <w:r w:rsidRPr="002072EB">
        <w:rPr>
          <w:szCs w:val="28"/>
        </w:rPr>
        <w:t xml:space="preserve">Отправлять сообщения можно сразу после подтверждения почты и интеграции с </w:t>
      </w:r>
      <w:r>
        <w:rPr>
          <w:szCs w:val="28"/>
          <w:lang w:val="en-US"/>
        </w:rPr>
        <w:t>Sendgrid</w:t>
      </w:r>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07EC58F0" w14:textId="77777777" w:rsidR="00034875" w:rsidRDefault="00034875" w:rsidP="00034875">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111CAFDB" w14:textId="77777777" w:rsidR="00034875" w:rsidRDefault="00034875" w:rsidP="00034875">
      <w:pPr>
        <w:ind w:firstLine="708"/>
        <w:rPr>
          <w:szCs w:val="28"/>
        </w:rPr>
      </w:pPr>
      <w:r>
        <w:rPr>
          <w:szCs w:val="28"/>
        </w:rPr>
        <w:t xml:space="preserve">Важным недостатком </w:t>
      </w:r>
      <w:r>
        <w:rPr>
          <w:szCs w:val="28"/>
          <w:lang w:val="en-US"/>
        </w:rPr>
        <w:t>Sendgrid</w:t>
      </w:r>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r>
        <w:rPr>
          <w:szCs w:val="28"/>
          <w:lang w:val="en-US"/>
        </w:rPr>
        <w:t>SendGrid</w:t>
      </w:r>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4930EAC" w14:textId="77777777" w:rsidR="00034875" w:rsidRPr="000379E4" w:rsidRDefault="00034875" w:rsidP="00034875">
      <w:pPr>
        <w:pStyle w:val="3"/>
        <w:spacing w:after="0"/>
        <w:rPr>
          <w:lang w:val="en-US"/>
        </w:rPr>
      </w:pPr>
      <w:bookmarkStart w:id="81" w:name="_Toc68534497"/>
      <w:r w:rsidRPr="000379E4">
        <w:rPr>
          <w:lang w:val="en-US"/>
        </w:rPr>
        <w:t>Tin-cat email queue</w:t>
      </w:r>
      <w:bookmarkEnd w:id="81"/>
    </w:p>
    <w:p w14:paraId="68A6931B" w14:textId="6B859EF9" w:rsidR="00034875" w:rsidRDefault="00034875" w:rsidP="00034875">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Pr>
          <w:szCs w:val="28"/>
        </w:rPr>
        <w:fldChar w:fldCharType="begin"/>
      </w:r>
      <w:r>
        <w:rPr>
          <w:szCs w:val="28"/>
        </w:rPr>
        <w:instrText xml:space="preserve"> REF _Ref72674930 \r \h </w:instrText>
      </w:r>
      <w:r>
        <w:rPr>
          <w:szCs w:val="28"/>
        </w:rPr>
      </w:r>
      <w:r>
        <w:rPr>
          <w:szCs w:val="28"/>
        </w:rPr>
        <w:fldChar w:fldCharType="separate"/>
      </w:r>
      <w:r>
        <w:rPr>
          <w:szCs w:val="28"/>
        </w:rPr>
        <w:t>7</w:t>
      </w:r>
      <w:r>
        <w:rPr>
          <w:szCs w:val="28"/>
        </w:rPr>
        <w:fldChar w:fldCharType="end"/>
      </w:r>
      <w:r w:rsidRPr="00E26B79">
        <w:rPr>
          <w:szCs w:val="28"/>
        </w:rPr>
        <w:t>]</w:t>
      </w:r>
      <w:r w:rsidRPr="003F76F7">
        <w:rPr>
          <w:szCs w:val="28"/>
        </w:rPr>
        <w:t xml:space="preserve"> </w:t>
      </w:r>
      <w:r w:rsidRPr="00FB213D">
        <w:rPr>
          <w:szCs w:val="28"/>
        </w:rPr>
        <w:t xml:space="preserve">– </w:t>
      </w:r>
      <w:r>
        <w:rPr>
          <w:szCs w:val="28"/>
        </w:rPr>
        <w:t>система очереди для отправки сообщений. При попытке отправить сообщение, это сообщение отправляется в очередь. При этом каждую минуту система проверяет наличие сообщений в очереди и отправляет их.</w:t>
      </w:r>
    </w:p>
    <w:p w14:paraId="59665C9B" w14:textId="77777777" w:rsidR="00034875" w:rsidRDefault="00034875" w:rsidP="00034875">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46FB926E" w14:textId="77777777" w:rsidR="00034875" w:rsidRDefault="00034875" w:rsidP="00034875">
      <w:pPr>
        <w:ind w:firstLine="708"/>
        <w:rPr>
          <w:szCs w:val="28"/>
        </w:rPr>
      </w:pPr>
      <w:r>
        <w:rPr>
          <w:szCs w:val="28"/>
        </w:rPr>
        <w:t xml:space="preserve">Данная система является примером асинхронной отправки сообщений. </w:t>
      </w:r>
    </w:p>
    <w:p w14:paraId="3C2D63EC" w14:textId="77777777" w:rsidR="00034875" w:rsidRPr="007723D8" w:rsidRDefault="00034875" w:rsidP="00034875">
      <w:pPr>
        <w:ind w:firstLine="708"/>
        <w:rPr>
          <w:szCs w:val="28"/>
        </w:rPr>
      </w:pPr>
      <w:r>
        <w:rPr>
          <w:szCs w:val="28"/>
        </w:rPr>
        <w:lastRenderedPageBreak/>
        <w:t>Недостатком системы является ее надежность. Если сообщение не будет доставлено, будет осуществлена попытка отправить его тем же способом, что не является эффективным способом. Также стоит отметить недостаточно гибкую конфигурацию данного сервиса (например, невозможность, регулировать интервал отправки сообщений).</w:t>
      </w:r>
    </w:p>
    <w:p w14:paraId="345F2608" w14:textId="77777777" w:rsidR="00034875" w:rsidRDefault="00034875" w:rsidP="00034875">
      <w:pPr>
        <w:pStyle w:val="3"/>
        <w:spacing w:after="0"/>
      </w:pPr>
      <w:bookmarkStart w:id="82" w:name="_Toc68534498"/>
      <w:r>
        <w:t>Сравнение</w:t>
      </w:r>
      <w:bookmarkEnd w:id="82"/>
    </w:p>
    <w:p w14:paraId="4142DDD1" w14:textId="77777777" w:rsidR="00034875" w:rsidRDefault="00034875" w:rsidP="00034875">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3D447DC2" w14:textId="77777777" w:rsidR="00034875" w:rsidRDefault="00034875" w:rsidP="00034875">
      <w:r>
        <w:t>Итоговое сравнение программ-аналогов представлено в таблице 1.1.</w:t>
      </w:r>
    </w:p>
    <w:p w14:paraId="0799455C" w14:textId="77777777" w:rsidR="00034875" w:rsidRDefault="00034875" w:rsidP="00034875">
      <w:r>
        <w:t xml:space="preserve">Знаком «+» обозначены преимущества соответствующих программ-аналогов, а знаком «-» недостатки (в рамках темы курсовой работы). </w:t>
      </w:r>
    </w:p>
    <w:p w14:paraId="1E0691A5" w14:textId="77777777" w:rsidR="00034875" w:rsidRDefault="00034875" w:rsidP="00034875">
      <w:pPr>
        <w:jc w:val="right"/>
      </w:pPr>
      <w:r>
        <w:t>Таблица 1.1.</w:t>
      </w:r>
    </w:p>
    <w:p w14:paraId="7D0E3BC2" w14:textId="77777777" w:rsidR="00034875" w:rsidRPr="0011203E" w:rsidRDefault="00034875" w:rsidP="00034875">
      <w:pPr>
        <w:jc w:val="center"/>
        <w:rPr>
          <w:b/>
          <w:i/>
        </w:rPr>
      </w:pPr>
      <w:r w:rsidRPr="0011203E">
        <w:rPr>
          <w:b/>
          <w:i/>
        </w:rPr>
        <w:t>Сравнение программ-аналогов</w:t>
      </w:r>
    </w:p>
    <w:tbl>
      <w:tblPr>
        <w:tblStyle w:val="af5"/>
        <w:tblW w:w="0" w:type="auto"/>
        <w:tblInd w:w="0" w:type="dxa"/>
        <w:tblLook w:val="04A0" w:firstRow="1" w:lastRow="0" w:firstColumn="1" w:lastColumn="0" w:noHBand="0" w:noVBand="1"/>
      </w:tblPr>
      <w:tblGrid>
        <w:gridCol w:w="2407"/>
        <w:gridCol w:w="2407"/>
        <w:gridCol w:w="2407"/>
        <w:gridCol w:w="2407"/>
      </w:tblGrid>
      <w:tr w:rsidR="00034875" w14:paraId="7B9F5B5F" w14:textId="77777777" w:rsidTr="00034875">
        <w:tc>
          <w:tcPr>
            <w:tcW w:w="2407" w:type="dxa"/>
          </w:tcPr>
          <w:p w14:paraId="261772FF" w14:textId="77777777" w:rsidR="00034875" w:rsidRDefault="00034875" w:rsidP="00034875">
            <w:pPr>
              <w:ind w:firstLine="0"/>
              <w:jc w:val="center"/>
            </w:pPr>
            <w:r>
              <w:t>Критерий</w:t>
            </w:r>
          </w:p>
        </w:tc>
        <w:tc>
          <w:tcPr>
            <w:tcW w:w="2407" w:type="dxa"/>
          </w:tcPr>
          <w:p w14:paraId="6CA35B4E" w14:textId="77777777" w:rsidR="00034875" w:rsidRPr="00E5089D" w:rsidRDefault="00034875" w:rsidP="00034875">
            <w:pPr>
              <w:ind w:firstLine="0"/>
              <w:jc w:val="center"/>
              <w:rPr>
                <w:lang w:val="en-US"/>
              </w:rPr>
            </w:pPr>
            <w:r>
              <w:rPr>
                <w:lang w:val="en-US"/>
              </w:rPr>
              <w:t>Amazon SES</w:t>
            </w:r>
          </w:p>
        </w:tc>
        <w:tc>
          <w:tcPr>
            <w:tcW w:w="2407" w:type="dxa"/>
          </w:tcPr>
          <w:p w14:paraId="51F2A1CA" w14:textId="77777777" w:rsidR="00034875" w:rsidRPr="00E5089D" w:rsidRDefault="00034875" w:rsidP="00034875">
            <w:pPr>
              <w:ind w:firstLine="0"/>
              <w:jc w:val="center"/>
              <w:rPr>
                <w:lang w:val="en-US"/>
              </w:rPr>
            </w:pPr>
            <w:r>
              <w:rPr>
                <w:lang w:val="en-US"/>
              </w:rPr>
              <w:t>Sendgrid</w:t>
            </w:r>
          </w:p>
        </w:tc>
        <w:tc>
          <w:tcPr>
            <w:tcW w:w="2407" w:type="dxa"/>
          </w:tcPr>
          <w:p w14:paraId="6435B64C" w14:textId="77777777" w:rsidR="00034875" w:rsidRPr="00E5089D" w:rsidRDefault="00034875" w:rsidP="00034875">
            <w:pPr>
              <w:ind w:firstLine="0"/>
              <w:jc w:val="center"/>
              <w:rPr>
                <w:lang w:val="en-US"/>
              </w:rPr>
            </w:pPr>
            <w:r>
              <w:rPr>
                <w:lang w:val="en-US"/>
              </w:rPr>
              <w:t>Tin-cat email queue</w:t>
            </w:r>
          </w:p>
        </w:tc>
      </w:tr>
      <w:tr w:rsidR="00034875" w14:paraId="6D1C1FC4" w14:textId="77777777" w:rsidTr="00034875">
        <w:tc>
          <w:tcPr>
            <w:tcW w:w="2407" w:type="dxa"/>
          </w:tcPr>
          <w:p w14:paraId="2B813C95" w14:textId="77777777" w:rsidR="00034875" w:rsidRDefault="00034875" w:rsidP="00034875">
            <w:pPr>
              <w:ind w:firstLine="0"/>
            </w:pPr>
            <w:r>
              <w:t>Цена</w:t>
            </w:r>
          </w:p>
        </w:tc>
        <w:tc>
          <w:tcPr>
            <w:tcW w:w="2407" w:type="dxa"/>
          </w:tcPr>
          <w:p w14:paraId="17FDD75B" w14:textId="77777777" w:rsidR="00034875" w:rsidRDefault="00034875" w:rsidP="00034875">
            <w:pPr>
              <w:ind w:firstLine="0"/>
              <w:jc w:val="center"/>
            </w:pPr>
            <w:r>
              <w:t>+</w:t>
            </w:r>
          </w:p>
        </w:tc>
        <w:tc>
          <w:tcPr>
            <w:tcW w:w="2407" w:type="dxa"/>
          </w:tcPr>
          <w:p w14:paraId="003B6C85" w14:textId="77777777" w:rsidR="00034875" w:rsidRDefault="00034875" w:rsidP="00034875">
            <w:pPr>
              <w:ind w:firstLine="0"/>
              <w:jc w:val="center"/>
            </w:pPr>
            <w:r>
              <w:t>-</w:t>
            </w:r>
          </w:p>
        </w:tc>
        <w:tc>
          <w:tcPr>
            <w:tcW w:w="2407" w:type="dxa"/>
          </w:tcPr>
          <w:p w14:paraId="02BECF1C" w14:textId="77777777" w:rsidR="00034875" w:rsidRDefault="00034875" w:rsidP="00034875">
            <w:pPr>
              <w:ind w:firstLine="0"/>
              <w:jc w:val="center"/>
            </w:pPr>
            <w:r>
              <w:t>+</w:t>
            </w:r>
          </w:p>
        </w:tc>
      </w:tr>
      <w:tr w:rsidR="00034875" w14:paraId="6E2B2CB1" w14:textId="77777777" w:rsidTr="00034875">
        <w:tc>
          <w:tcPr>
            <w:tcW w:w="2407" w:type="dxa"/>
          </w:tcPr>
          <w:p w14:paraId="6AFB8C10" w14:textId="77777777" w:rsidR="00034875" w:rsidRDefault="00034875" w:rsidP="00034875">
            <w:pPr>
              <w:ind w:firstLine="0"/>
            </w:pPr>
            <w:r>
              <w:t>Асинхронная отправка</w:t>
            </w:r>
          </w:p>
        </w:tc>
        <w:tc>
          <w:tcPr>
            <w:tcW w:w="2407" w:type="dxa"/>
          </w:tcPr>
          <w:p w14:paraId="4F393520" w14:textId="77777777" w:rsidR="00034875" w:rsidRDefault="00034875" w:rsidP="00034875">
            <w:pPr>
              <w:ind w:firstLine="0"/>
              <w:jc w:val="center"/>
            </w:pPr>
            <w:r>
              <w:t>+</w:t>
            </w:r>
          </w:p>
        </w:tc>
        <w:tc>
          <w:tcPr>
            <w:tcW w:w="2407" w:type="dxa"/>
          </w:tcPr>
          <w:p w14:paraId="60B7FB71" w14:textId="77777777" w:rsidR="00034875" w:rsidRDefault="00034875" w:rsidP="00034875">
            <w:pPr>
              <w:ind w:firstLine="0"/>
              <w:jc w:val="center"/>
            </w:pPr>
            <w:r>
              <w:t>+</w:t>
            </w:r>
          </w:p>
        </w:tc>
        <w:tc>
          <w:tcPr>
            <w:tcW w:w="2407" w:type="dxa"/>
          </w:tcPr>
          <w:p w14:paraId="0D3610B2" w14:textId="77777777" w:rsidR="00034875" w:rsidRDefault="00034875" w:rsidP="00034875">
            <w:pPr>
              <w:ind w:firstLine="0"/>
              <w:jc w:val="center"/>
            </w:pPr>
            <w:r>
              <w:t>+</w:t>
            </w:r>
          </w:p>
        </w:tc>
      </w:tr>
      <w:tr w:rsidR="00034875" w14:paraId="6CC9F0A3" w14:textId="77777777" w:rsidTr="00034875">
        <w:tc>
          <w:tcPr>
            <w:tcW w:w="2407" w:type="dxa"/>
          </w:tcPr>
          <w:p w14:paraId="095E6CB4" w14:textId="77777777" w:rsidR="00034875" w:rsidRDefault="00034875" w:rsidP="00034875">
            <w:pPr>
              <w:ind w:firstLine="0"/>
            </w:pPr>
            <w:r>
              <w:t>Гибкость</w:t>
            </w:r>
          </w:p>
        </w:tc>
        <w:tc>
          <w:tcPr>
            <w:tcW w:w="2407" w:type="dxa"/>
          </w:tcPr>
          <w:p w14:paraId="067CE62C" w14:textId="77777777" w:rsidR="00034875" w:rsidRDefault="00034875" w:rsidP="00034875">
            <w:pPr>
              <w:ind w:firstLine="0"/>
              <w:jc w:val="center"/>
            </w:pPr>
            <w:r>
              <w:t>+</w:t>
            </w:r>
          </w:p>
        </w:tc>
        <w:tc>
          <w:tcPr>
            <w:tcW w:w="2407" w:type="dxa"/>
          </w:tcPr>
          <w:p w14:paraId="0096E2FB" w14:textId="77777777" w:rsidR="00034875" w:rsidRDefault="00034875" w:rsidP="00034875">
            <w:pPr>
              <w:ind w:firstLine="0"/>
              <w:jc w:val="center"/>
            </w:pPr>
            <w:r>
              <w:t>+</w:t>
            </w:r>
          </w:p>
        </w:tc>
        <w:tc>
          <w:tcPr>
            <w:tcW w:w="2407" w:type="dxa"/>
          </w:tcPr>
          <w:p w14:paraId="378E651E" w14:textId="77777777" w:rsidR="00034875" w:rsidRDefault="00034875" w:rsidP="00034875">
            <w:pPr>
              <w:ind w:firstLine="0"/>
              <w:jc w:val="center"/>
            </w:pPr>
            <w:r>
              <w:t>-</w:t>
            </w:r>
          </w:p>
        </w:tc>
      </w:tr>
      <w:tr w:rsidR="00034875" w14:paraId="4752EEC7" w14:textId="77777777" w:rsidTr="00034875">
        <w:tc>
          <w:tcPr>
            <w:tcW w:w="2407" w:type="dxa"/>
          </w:tcPr>
          <w:p w14:paraId="1A21801F" w14:textId="77777777" w:rsidR="00034875" w:rsidRPr="00E5089D" w:rsidRDefault="00034875" w:rsidP="00034875">
            <w:pPr>
              <w:ind w:firstLine="0"/>
            </w:pPr>
            <w:r>
              <w:t>Надежность</w:t>
            </w:r>
          </w:p>
        </w:tc>
        <w:tc>
          <w:tcPr>
            <w:tcW w:w="2407" w:type="dxa"/>
          </w:tcPr>
          <w:p w14:paraId="123CF61D" w14:textId="77777777" w:rsidR="00034875" w:rsidRDefault="00034875" w:rsidP="00034875">
            <w:pPr>
              <w:ind w:firstLine="0"/>
              <w:jc w:val="center"/>
            </w:pPr>
            <w:r>
              <w:t>-</w:t>
            </w:r>
          </w:p>
        </w:tc>
        <w:tc>
          <w:tcPr>
            <w:tcW w:w="2407" w:type="dxa"/>
          </w:tcPr>
          <w:p w14:paraId="47BA69A3" w14:textId="77777777" w:rsidR="00034875" w:rsidRDefault="00034875" w:rsidP="00034875">
            <w:pPr>
              <w:ind w:firstLine="0"/>
              <w:jc w:val="center"/>
            </w:pPr>
            <w:r>
              <w:t>-</w:t>
            </w:r>
          </w:p>
        </w:tc>
        <w:tc>
          <w:tcPr>
            <w:tcW w:w="2407" w:type="dxa"/>
          </w:tcPr>
          <w:p w14:paraId="55736768" w14:textId="77777777" w:rsidR="00034875" w:rsidRDefault="00034875" w:rsidP="00034875">
            <w:pPr>
              <w:ind w:firstLine="0"/>
              <w:jc w:val="center"/>
            </w:pPr>
            <w:r>
              <w:t>-</w:t>
            </w:r>
          </w:p>
        </w:tc>
      </w:tr>
    </w:tbl>
    <w:p w14:paraId="539F14A5" w14:textId="77777777" w:rsidR="00034875" w:rsidRDefault="00034875" w:rsidP="00034875">
      <w:pPr>
        <w:ind w:firstLine="708"/>
        <w:rPr>
          <w:szCs w:val="28"/>
        </w:rPr>
      </w:pPr>
    </w:p>
    <w:p w14:paraId="18E7DB4E" w14:textId="77777777" w:rsidR="00034875" w:rsidRDefault="00034875" w:rsidP="00034875">
      <w:pPr>
        <w:ind w:firstLine="708"/>
        <w:rPr>
          <w:szCs w:val="28"/>
        </w:rPr>
      </w:pPr>
      <w:r>
        <w:rPr>
          <w:szCs w:val="28"/>
        </w:rPr>
        <w:t xml:space="preserve">Рассмотренные программы-аналоги, разработанные сторонними компаниями, не реализуют все указанные функции или реализуют их не в полной 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r>
        <w:rPr>
          <w:szCs w:val="28"/>
          <w:lang w:val="en-US"/>
        </w:rPr>
        <w:t>Sendgrid</w:t>
      </w:r>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11D4FF41" w14:textId="77777777" w:rsidR="00034875" w:rsidRDefault="00034875" w:rsidP="00034875">
      <w:pPr>
        <w:pStyle w:val="2"/>
        <w:spacing w:after="0" w:line="240" w:lineRule="auto"/>
      </w:pPr>
      <w:bookmarkStart w:id="83" w:name="_Toc68534499"/>
      <w:r>
        <w:lastRenderedPageBreak/>
        <w:t>Функциональная модель</w:t>
      </w:r>
      <w:bookmarkEnd w:id="83"/>
    </w:p>
    <w:p w14:paraId="335111C4" w14:textId="77777777" w:rsidR="00034875" w:rsidRDefault="00034875" w:rsidP="00034875">
      <w:pPr>
        <w:rPr>
          <w:rFonts w:cs="Times New Roman"/>
        </w:rPr>
      </w:pPr>
      <w:r>
        <w:rPr>
          <w:rFonts w:cs="Times New Roman"/>
        </w:rPr>
        <w:t>Так как в программном комплексе существует разделение пользователей по ролям (оператор и администратор), рассмотрим доступный функционал для каждой из ролей.</w:t>
      </w:r>
    </w:p>
    <w:p w14:paraId="48236C09" w14:textId="77777777" w:rsidR="00034875" w:rsidRDefault="00034875" w:rsidP="00034875">
      <w:pPr>
        <w:pStyle w:val="3"/>
        <w:spacing w:after="0"/>
      </w:pPr>
      <w:bookmarkStart w:id="84" w:name="_Toc68534500"/>
      <w:r>
        <w:t>Оператор</w:t>
      </w:r>
      <w:bookmarkEnd w:id="84"/>
    </w:p>
    <w:p w14:paraId="11F47B53" w14:textId="77777777" w:rsidR="00034875" w:rsidRDefault="00034875" w:rsidP="00034875">
      <w:pPr>
        <w:rPr>
          <w:rFonts w:cs="Times New Roman"/>
        </w:rPr>
      </w:pPr>
      <w:r>
        <w:rPr>
          <w:rFonts w:cs="Times New Roman"/>
        </w:rPr>
        <w:t>Оператору доступны отправка сообщения и просмотр истории сообщений.</w:t>
      </w:r>
    </w:p>
    <w:p w14:paraId="6B2BE1C3" w14:textId="77777777" w:rsidR="00034875" w:rsidRDefault="00034875" w:rsidP="00034875">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0D80E20A" w14:textId="77777777" w:rsidR="00034875" w:rsidRDefault="00034875" w:rsidP="00034875">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6C5833" w14:textId="77777777" w:rsidR="00034875" w:rsidRPr="00B55A47" w:rsidRDefault="00034875" w:rsidP="00034875">
      <w:pPr>
        <w:pStyle w:val="3"/>
        <w:spacing w:after="0"/>
      </w:pPr>
      <w:bookmarkStart w:id="85" w:name="_Toc68534501"/>
      <w:r>
        <w:t>Администратор</w:t>
      </w:r>
      <w:bookmarkEnd w:id="85"/>
    </w:p>
    <w:p w14:paraId="6B8069B3" w14:textId="77777777" w:rsidR="00034875" w:rsidRDefault="00034875" w:rsidP="00034875">
      <w:r>
        <w:t>Администратор наследуется от оператора, т.е. ему доступен весь доступный оператору функционал.</w:t>
      </w:r>
    </w:p>
    <w:p w14:paraId="3863FBAD" w14:textId="77777777" w:rsidR="00034875" w:rsidRDefault="00034875" w:rsidP="00034875">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6EBAFB3B" w14:textId="77777777" w:rsidR="00034875" w:rsidRDefault="00034875" w:rsidP="00034875">
      <w:pPr>
        <w:rPr>
          <w:rFonts w:cs="Times New Roman"/>
        </w:rPr>
      </w:pPr>
      <w:r>
        <w:rPr>
          <w:rFonts w:cs="Times New Roman"/>
        </w:rPr>
        <w:t>Составлена диаграмма вариантов использования, представленная на рис. 1.2.</w:t>
      </w:r>
    </w:p>
    <w:p w14:paraId="1644E90B" w14:textId="77777777" w:rsidR="00034875" w:rsidRDefault="00034875" w:rsidP="00034875">
      <w:pPr>
        <w:keepNext/>
        <w:ind w:firstLine="0"/>
      </w:pPr>
      <w:r w:rsidRPr="0083389D">
        <w:rPr>
          <w:rFonts w:cs="Times New Roman"/>
          <w:noProof/>
          <w:lang w:eastAsia="ru-RU"/>
        </w:rPr>
        <w:lastRenderedPageBreak/>
        <w:drawing>
          <wp:inline distT="0" distB="0" distL="0" distR="0" wp14:anchorId="01B97952" wp14:editId="436FF7BC">
            <wp:extent cx="6120130" cy="40024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002405"/>
                    </a:xfrm>
                    <a:prstGeom prst="rect">
                      <a:avLst/>
                    </a:prstGeom>
                  </pic:spPr>
                </pic:pic>
              </a:graphicData>
            </a:graphic>
          </wp:inline>
        </w:drawing>
      </w:r>
    </w:p>
    <w:p w14:paraId="6CACFFF8" w14:textId="77777777" w:rsidR="00034875" w:rsidRDefault="00034875" w:rsidP="00034875">
      <w:pPr>
        <w:pStyle w:val="af3"/>
        <w:spacing w:after="0"/>
      </w:pPr>
      <w:r>
        <w:t>Рис. 1.2. Диаграмма вариантов использования</w:t>
      </w:r>
    </w:p>
    <w:p w14:paraId="43E4B70B" w14:textId="77777777" w:rsidR="00034875" w:rsidRDefault="00034875" w:rsidP="00007156">
      <w:pPr>
        <w:pStyle w:val="3"/>
      </w:pPr>
      <w:bookmarkStart w:id="86" w:name="_Toc68534530"/>
      <w:r w:rsidRPr="00E61341">
        <w:rPr>
          <w:lang w:val="en-US"/>
        </w:rPr>
        <w:t>IDEF0-</w:t>
      </w:r>
      <w:r>
        <w:t>Диаграмма</w:t>
      </w:r>
      <w:bookmarkEnd w:id="86"/>
    </w:p>
    <w:p w14:paraId="384EF4D7" w14:textId="77777777" w:rsidR="00034875" w:rsidRDefault="00034875" w:rsidP="00034875">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4813BFC3" w14:textId="6701CCF8" w:rsidR="00034875" w:rsidRDefault="00034875" w:rsidP="00034875">
      <w:r>
        <w:t xml:space="preserve">На контекстной диаграмме (рис. </w:t>
      </w:r>
      <w:r w:rsidRPr="00034875">
        <w:t>1</w:t>
      </w:r>
      <w:r>
        <w:t>.3) определен функциональный блок «Отправить сообщение через систему», механизм, предписание, входные и выходные данные.</w:t>
      </w:r>
    </w:p>
    <w:p w14:paraId="38B065A5" w14:textId="76DF20FC" w:rsidR="00034875" w:rsidRDefault="00034875" w:rsidP="00034875">
      <w:pPr>
        <w:rPr>
          <w:noProof/>
          <w:lang w:eastAsia="ru-RU"/>
        </w:rPr>
      </w:pPr>
      <w:r>
        <w:t xml:space="preserve">На диаграмме первого уровня (рис. </w:t>
      </w:r>
      <w:r w:rsidRPr="00034875">
        <w:t>1</w:t>
      </w:r>
      <w:r>
        <w:t xml:space="preserve">.4)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Pr="00034875">
        <w:t>1</w:t>
      </w:r>
      <w:r>
        <w:t>.5) и «Инициировать отправку сообщения» (рис. </w:t>
      </w:r>
      <w:r w:rsidRPr="00007156">
        <w:t>1</w:t>
      </w:r>
      <w:r>
        <w:t>.6)</w:t>
      </w:r>
    </w:p>
    <w:p w14:paraId="6238418F" w14:textId="77777777" w:rsidR="00034875" w:rsidRDefault="00034875" w:rsidP="00034875">
      <w:pPr>
        <w:rPr>
          <w:noProof/>
          <w:lang w:eastAsia="ru-RU"/>
        </w:rPr>
      </w:pPr>
    </w:p>
    <w:p w14:paraId="2337E3E4" w14:textId="77777777" w:rsidR="00034875" w:rsidRDefault="00034875" w:rsidP="00034875">
      <w:pPr>
        <w:keepNext/>
        <w:ind w:firstLine="0"/>
        <w:jc w:val="center"/>
      </w:pPr>
      <w:r w:rsidRPr="00AB7007">
        <w:rPr>
          <w:noProof/>
          <w:lang w:eastAsia="ru-RU"/>
        </w:rPr>
        <w:lastRenderedPageBreak/>
        <w:drawing>
          <wp:inline distT="0" distB="0" distL="0" distR="0" wp14:anchorId="397FCE6F" wp14:editId="771F4F76">
            <wp:extent cx="5438775" cy="37148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2650" cy="3717469"/>
                    </a:xfrm>
                    <a:prstGeom prst="rect">
                      <a:avLst/>
                    </a:prstGeom>
                  </pic:spPr>
                </pic:pic>
              </a:graphicData>
            </a:graphic>
          </wp:inline>
        </w:drawing>
      </w:r>
    </w:p>
    <w:p w14:paraId="322E6C9C" w14:textId="77777777" w:rsidR="00034875" w:rsidRDefault="00034875" w:rsidP="00034875">
      <w:pPr>
        <w:pStyle w:val="af3"/>
        <w:spacing w:after="0"/>
      </w:pPr>
      <w:r>
        <w:t xml:space="preserve">Рис. </w:t>
      </w:r>
      <w:r>
        <w:rPr>
          <w:noProof/>
        </w:rPr>
        <w:t>1.3</w:t>
      </w:r>
      <w:r>
        <w:t>. Контекстная диаграмма функциональной модели «Поиск объектов»</w:t>
      </w:r>
    </w:p>
    <w:p w14:paraId="3A095ACA" w14:textId="77777777" w:rsidR="00034875" w:rsidRPr="00FF37AD" w:rsidRDefault="00034875" w:rsidP="00034875"/>
    <w:p w14:paraId="13ECC11E" w14:textId="77777777" w:rsidR="00034875" w:rsidRDefault="00034875" w:rsidP="00034875">
      <w:pPr>
        <w:rPr>
          <w:noProof/>
          <w:lang w:eastAsia="ru-RU"/>
        </w:rPr>
      </w:pPr>
    </w:p>
    <w:p w14:paraId="7CB9452E" w14:textId="77777777" w:rsidR="00034875" w:rsidRDefault="00034875" w:rsidP="00034875">
      <w:pPr>
        <w:keepNext/>
        <w:ind w:firstLine="0"/>
        <w:jc w:val="center"/>
      </w:pPr>
      <w:r w:rsidRPr="00AB7007">
        <w:rPr>
          <w:noProof/>
          <w:lang w:eastAsia="ru-RU"/>
        </w:rPr>
        <w:drawing>
          <wp:inline distT="0" distB="0" distL="0" distR="0" wp14:anchorId="07386B97" wp14:editId="1A842DF0">
            <wp:extent cx="5410200" cy="3722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758" cy="3731578"/>
                    </a:xfrm>
                    <a:prstGeom prst="rect">
                      <a:avLst/>
                    </a:prstGeom>
                  </pic:spPr>
                </pic:pic>
              </a:graphicData>
            </a:graphic>
          </wp:inline>
        </w:drawing>
      </w:r>
    </w:p>
    <w:p w14:paraId="6A9FF922" w14:textId="77777777" w:rsidR="00034875" w:rsidRDefault="00034875" w:rsidP="00034875">
      <w:pPr>
        <w:pStyle w:val="af3"/>
        <w:spacing w:after="0"/>
      </w:pPr>
      <w:r>
        <w:t xml:space="preserve">Рис. </w:t>
      </w:r>
      <w:r>
        <w:rPr>
          <w:noProof/>
        </w:rPr>
        <w:t>1.4</w:t>
      </w:r>
      <w:r>
        <w:t>. Диаграмма первого уровня функциональной модели</w:t>
      </w:r>
    </w:p>
    <w:p w14:paraId="16257E45" w14:textId="77777777" w:rsidR="00034875" w:rsidRDefault="00034875" w:rsidP="00034875">
      <w:pPr>
        <w:keepNext/>
        <w:ind w:firstLine="0"/>
        <w:jc w:val="center"/>
      </w:pPr>
      <w:r w:rsidRPr="00AB7007">
        <w:rPr>
          <w:noProof/>
          <w:lang w:eastAsia="ru-RU"/>
        </w:rPr>
        <w:lastRenderedPageBreak/>
        <w:drawing>
          <wp:inline distT="0" distB="0" distL="0" distR="0" wp14:anchorId="5BE31EDC" wp14:editId="3323D37C">
            <wp:extent cx="5490280" cy="3752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069" cy="3756807"/>
                    </a:xfrm>
                    <a:prstGeom prst="rect">
                      <a:avLst/>
                    </a:prstGeom>
                  </pic:spPr>
                </pic:pic>
              </a:graphicData>
            </a:graphic>
          </wp:inline>
        </w:drawing>
      </w:r>
    </w:p>
    <w:p w14:paraId="3769ECA4" w14:textId="77777777" w:rsidR="00034875" w:rsidRPr="005C6C9A" w:rsidRDefault="00034875" w:rsidP="00034875">
      <w:pPr>
        <w:pStyle w:val="af3"/>
        <w:spacing w:after="0"/>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75A825AB" w14:textId="77777777" w:rsidR="00034875" w:rsidRDefault="00034875" w:rsidP="00034875">
      <w:pPr>
        <w:rPr>
          <w:noProof/>
          <w:lang w:eastAsia="ru-RU"/>
        </w:rPr>
      </w:pPr>
    </w:p>
    <w:p w14:paraId="4EBA0602" w14:textId="77777777" w:rsidR="00034875" w:rsidRDefault="00034875" w:rsidP="00034875">
      <w:pPr>
        <w:keepNext/>
        <w:ind w:firstLine="0"/>
        <w:jc w:val="center"/>
      </w:pPr>
      <w:r w:rsidRPr="00AB7007">
        <w:rPr>
          <w:noProof/>
          <w:lang w:eastAsia="ru-RU"/>
        </w:rPr>
        <w:drawing>
          <wp:inline distT="0" distB="0" distL="0" distR="0" wp14:anchorId="007515AA" wp14:editId="26CCD787">
            <wp:extent cx="5804535" cy="3953203"/>
            <wp:effectExtent l="0" t="0" r="571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050" cy="3956278"/>
                    </a:xfrm>
                    <a:prstGeom prst="rect">
                      <a:avLst/>
                    </a:prstGeom>
                  </pic:spPr>
                </pic:pic>
              </a:graphicData>
            </a:graphic>
          </wp:inline>
        </w:drawing>
      </w:r>
    </w:p>
    <w:p w14:paraId="5185625A" w14:textId="77777777" w:rsidR="00034875" w:rsidRPr="003817C0" w:rsidRDefault="00034875" w:rsidP="00034875">
      <w:pPr>
        <w:pStyle w:val="af3"/>
        <w:spacing w:after="0"/>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051AF88E" w14:textId="77777777" w:rsidR="00034875" w:rsidRDefault="00034875" w:rsidP="00007156">
      <w:pPr>
        <w:pStyle w:val="2"/>
      </w:pPr>
      <w:bookmarkStart w:id="87" w:name="_Toc68534502"/>
      <w:r w:rsidRPr="00007156">
        <w:lastRenderedPageBreak/>
        <w:t>Выводы</w:t>
      </w:r>
      <w:bookmarkEnd w:id="87"/>
    </w:p>
    <w:p w14:paraId="76BE1B9A" w14:textId="77777777" w:rsidR="00034875" w:rsidRDefault="00034875" w:rsidP="0003487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7635CFBD" w14:textId="77777777" w:rsidR="00034875" w:rsidRDefault="00034875" w:rsidP="0003487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096F7BFA" w14:textId="77777777" w:rsidR="00034875" w:rsidRDefault="00034875" w:rsidP="00034875">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14F3D21B" w14:textId="77777777" w:rsidR="00034875" w:rsidRDefault="00034875" w:rsidP="0003487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68D016B2" w14:textId="77777777" w:rsidR="00034875" w:rsidRDefault="00034875" w:rsidP="00034875">
      <w:r>
        <w:t xml:space="preserve">Поставленная цель достигается путем решения следующих основных </w:t>
      </w:r>
      <w:r w:rsidRPr="0053030A">
        <w:rPr>
          <w:b/>
        </w:rPr>
        <w:t>задач</w:t>
      </w:r>
      <w:r>
        <w:t>:</w:t>
      </w:r>
    </w:p>
    <w:p w14:paraId="1203900C" w14:textId="77777777" w:rsidR="00034875" w:rsidRDefault="00034875" w:rsidP="000D04AF">
      <w:pPr>
        <w:pStyle w:val="a6"/>
        <w:numPr>
          <w:ilvl w:val="0"/>
          <w:numId w:val="41"/>
        </w:numPr>
        <w:tabs>
          <w:tab w:val="left" w:pos="1276"/>
        </w:tabs>
      </w:pPr>
      <w:r>
        <w:t>анализ процесса отправки электронного письма;</w:t>
      </w:r>
    </w:p>
    <w:p w14:paraId="2DB9C69F" w14:textId="77777777" w:rsidR="00034875" w:rsidRDefault="00034875" w:rsidP="000D04AF">
      <w:pPr>
        <w:pStyle w:val="a6"/>
        <w:numPr>
          <w:ilvl w:val="0"/>
          <w:numId w:val="41"/>
        </w:numPr>
        <w:tabs>
          <w:tab w:val="left" w:pos="1276"/>
        </w:tabs>
      </w:pPr>
      <w:r>
        <w:t>сравнительный анализ уже имеющихся систем и платформ для обучения;</w:t>
      </w:r>
    </w:p>
    <w:p w14:paraId="4B058652" w14:textId="77777777" w:rsidR="00034875" w:rsidRDefault="00034875" w:rsidP="000D04AF">
      <w:pPr>
        <w:pStyle w:val="a6"/>
        <w:numPr>
          <w:ilvl w:val="0"/>
          <w:numId w:val="41"/>
        </w:numPr>
        <w:tabs>
          <w:tab w:val="left" w:pos="1276"/>
        </w:tabs>
      </w:pPr>
      <w:r>
        <w:t>разработка и анализ требований;</w:t>
      </w:r>
    </w:p>
    <w:p w14:paraId="2DFED959" w14:textId="77777777" w:rsidR="00034875" w:rsidRDefault="00034875" w:rsidP="000D04AF">
      <w:pPr>
        <w:pStyle w:val="a6"/>
        <w:numPr>
          <w:ilvl w:val="0"/>
          <w:numId w:val="41"/>
        </w:numPr>
        <w:tabs>
          <w:tab w:val="left" w:pos="1276"/>
        </w:tabs>
      </w:pPr>
      <w:r>
        <w:t>проектирование программного комплекса;</w:t>
      </w:r>
    </w:p>
    <w:p w14:paraId="24E4F1D7" w14:textId="77777777" w:rsidR="00034875" w:rsidRDefault="00034875" w:rsidP="000D04AF">
      <w:pPr>
        <w:pStyle w:val="a6"/>
        <w:numPr>
          <w:ilvl w:val="0"/>
          <w:numId w:val="41"/>
        </w:numPr>
        <w:tabs>
          <w:tab w:val="left" w:pos="1276"/>
        </w:tabs>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7E1E9C05" w14:textId="77777777" w:rsidR="00034875" w:rsidRDefault="00034875" w:rsidP="000D04AF">
      <w:pPr>
        <w:pStyle w:val="a6"/>
        <w:numPr>
          <w:ilvl w:val="0"/>
          <w:numId w:val="41"/>
        </w:numPr>
        <w:tabs>
          <w:tab w:val="left" w:pos="1276"/>
        </w:tabs>
      </w:pPr>
      <w:r>
        <w:t>тестирование разработанного программного комплекса;</w:t>
      </w:r>
    </w:p>
    <w:p w14:paraId="775460A0" w14:textId="77777777" w:rsidR="00034875" w:rsidRDefault="00034875" w:rsidP="000D04AF">
      <w:pPr>
        <w:pStyle w:val="a6"/>
        <w:numPr>
          <w:ilvl w:val="0"/>
          <w:numId w:val="41"/>
        </w:numPr>
        <w:tabs>
          <w:tab w:val="left" w:pos="1276"/>
        </w:tabs>
      </w:pPr>
      <w:r>
        <w:t xml:space="preserve">внедрение в существующую информационную систему. </w:t>
      </w:r>
    </w:p>
    <w:p w14:paraId="7B0BE138" w14:textId="77777777" w:rsidR="00034875" w:rsidRDefault="00034875" w:rsidP="00034875">
      <w:r w:rsidRPr="004F5357">
        <w:rPr>
          <w:b/>
        </w:rPr>
        <w:t>Объектом</w:t>
      </w:r>
      <w:r>
        <w:t xml:space="preserve"> исследования является процесс рассылки электронных сообщений.</w:t>
      </w:r>
    </w:p>
    <w:p w14:paraId="11CC0E5E" w14:textId="77777777" w:rsidR="00034875" w:rsidRPr="003E5DE5" w:rsidRDefault="00034875" w:rsidP="0003487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2B07CA11" w14:textId="23234B0A" w:rsidR="007F1A92" w:rsidRDefault="00007156" w:rsidP="00034875">
      <w:pPr>
        <w:pStyle w:val="1"/>
        <w:spacing w:after="0"/>
      </w:pPr>
      <w:r w:rsidRPr="002E3C6F">
        <w:rPr>
          <w:caps w:val="0"/>
        </w:rPr>
        <w:lastRenderedPageBreak/>
        <w:t>ТЕХНИЧЕСКОЕ</w:t>
      </w:r>
      <w:r>
        <w:rPr>
          <w:caps w:val="0"/>
        </w:rPr>
        <w:t xml:space="preserve"> ЗАДАНИЕ</w:t>
      </w:r>
      <w:bookmarkEnd w:id="2"/>
    </w:p>
    <w:p w14:paraId="64DFAFA9" w14:textId="77777777" w:rsidR="007F1A92" w:rsidRDefault="007F1A92" w:rsidP="00034875">
      <w:pPr>
        <w:ind w:firstLine="708"/>
        <w:rPr>
          <w:szCs w:val="28"/>
        </w:rPr>
      </w:pPr>
      <w:r>
        <w:rPr>
          <w:szCs w:val="28"/>
        </w:rPr>
        <w:t xml:space="preserve">Техническое задание включает в себя требования, необходимые для реализации программного продукта. </w:t>
      </w:r>
    </w:p>
    <w:p w14:paraId="66ADCBEE" w14:textId="77777777" w:rsidR="004A67CC" w:rsidRDefault="007F1A92" w:rsidP="00034875">
      <w:pPr>
        <w:ind w:firstLine="708"/>
        <w:rPr>
          <w:szCs w:val="28"/>
        </w:rPr>
      </w:pPr>
      <w:r>
        <w:rPr>
          <w:szCs w:val="28"/>
        </w:rPr>
        <w:t>Название программного комплекса «</w:t>
      </w:r>
      <w:r w:rsidRPr="003F39F5">
        <w:rPr>
          <w:szCs w:val="28"/>
        </w:rPr>
        <w:t>Подсистема управления рассылкой</w:t>
      </w:r>
      <w:r w:rsidR="00F3688D">
        <w:rPr>
          <w:szCs w:val="28"/>
        </w:rPr>
        <w:t xml:space="preserve"> электронных</w:t>
      </w:r>
      <w:r w:rsidRPr="003F39F5">
        <w:rPr>
          <w:szCs w:val="28"/>
        </w:rPr>
        <w:t xml:space="preserve"> </w:t>
      </w:r>
      <w:r w:rsidR="00420C76">
        <w:rPr>
          <w:szCs w:val="28"/>
        </w:rPr>
        <w:t xml:space="preserve">писем и </w:t>
      </w:r>
      <w:r w:rsidRPr="003F39F5">
        <w:rPr>
          <w:szCs w:val="28"/>
        </w:rPr>
        <w:t>и</w:t>
      </w:r>
      <w:r w:rsidR="00420C76">
        <w:rPr>
          <w:szCs w:val="28"/>
        </w:rPr>
        <w:t>х учёта</w:t>
      </w:r>
      <w:r>
        <w:rPr>
          <w:szCs w:val="28"/>
        </w:rPr>
        <w:t>».</w:t>
      </w:r>
      <w:bookmarkStart w:id="88" w:name="_Toc44341655"/>
      <w:bookmarkStart w:id="89" w:name="_Toc67512673"/>
    </w:p>
    <w:p w14:paraId="0FCB1D8D" w14:textId="7A569562" w:rsidR="007F1A92" w:rsidRPr="004A67CC" w:rsidRDefault="007F1A92" w:rsidP="00034875">
      <w:pPr>
        <w:pStyle w:val="2"/>
        <w:spacing w:after="0"/>
        <w:rPr>
          <w:szCs w:val="28"/>
        </w:rPr>
      </w:pPr>
      <w:r w:rsidRPr="00941DD3">
        <w:t>Основание</w:t>
      </w:r>
      <w:r w:rsidRPr="00856834">
        <w:t xml:space="preserve"> для разработки</w:t>
      </w:r>
      <w:bookmarkEnd w:id="88"/>
      <w:bookmarkEnd w:id="89"/>
    </w:p>
    <w:p w14:paraId="7E3971C7" w14:textId="0990FC4B" w:rsidR="007F1A92" w:rsidRPr="00BA1786" w:rsidRDefault="007F1A92" w:rsidP="00034875">
      <w:pPr>
        <w:ind w:firstLine="708"/>
        <w:rPr>
          <w:szCs w:val="28"/>
        </w:rPr>
      </w:pPr>
      <w:r w:rsidRPr="00BA1786">
        <w:rPr>
          <w:szCs w:val="28"/>
        </w:rPr>
        <w:t xml:space="preserve">Основанием для разработки </w:t>
      </w:r>
      <w:r>
        <w:rPr>
          <w:szCs w:val="28"/>
        </w:rPr>
        <w:t>п</w:t>
      </w:r>
      <w:r w:rsidRPr="003F39F5">
        <w:rPr>
          <w:szCs w:val="28"/>
        </w:rPr>
        <w:t>одсистем</w:t>
      </w:r>
      <w:r>
        <w:rPr>
          <w:szCs w:val="28"/>
        </w:rPr>
        <w:t>ы</w:t>
      </w:r>
      <w:r w:rsidRPr="003F39F5">
        <w:rPr>
          <w:szCs w:val="28"/>
        </w:rPr>
        <w:t xml:space="preserve"> управления </w:t>
      </w:r>
      <w:r w:rsidR="00E31EAC">
        <w:rPr>
          <w:szCs w:val="28"/>
        </w:rPr>
        <w:t>надежностью отправки</w:t>
      </w:r>
      <w:r w:rsidR="00F3688D">
        <w:rPr>
          <w:szCs w:val="28"/>
        </w:rPr>
        <w:t xml:space="preserve"> электронных</w:t>
      </w:r>
      <w:r w:rsidRPr="003F39F5">
        <w:rPr>
          <w:szCs w:val="28"/>
        </w:rPr>
        <w:t xml:space="preserve"> </w:t>
      </w:r>
      <w:r w:rsidR="00E31EAC">
        <w:rPr>
          <w:szCs w:val="28"/>
        </w:rPr>
        <w:t xml:space="preserve">писем </w:t>
      </w:r>
      <w:r>
        <w:rPr>
          <w:szCs w:val="28"/>
        </w:rPr>
        <w:t xml:space="preserve">является задание на дипломную работу, </w:t>
      </w:r>
      <w:r w:rsidRPr="00BA1786">
        <w:rPr>
          <w:szCs w:val="28"/>
        </w:rPr>
        <w:t>выданное доц</w:t>
      </w:r>
      <w:r w:rsidR="00420C76">
        <w:rPr>
          <w:szCs w:val="28"/>
        </w:rPr>
        <w:t xml:space="preserve">ентом </w:t>
      </w:r>
      <w:r w:rsidR="00420C76" w:rsidRPr="00420C76">
        <w:t>Трубаковым</w:t>
      </w:r>
      <w:r w:rsidR="00420C76">
        <w:t> </w:t>
      </w:r>
      <w:r w:rsidRPr="00420C76">
        <w:t>А</w:t>
      </w:r>
      <w:r>
        <w:rPr>
          <w:szCs w:val="28"/>
        </w:rPr>
        <w:t>.О.</w:t>
      </w:r>
    </w:p>
    <w:p w14:paraId="7CCECB09" w14:textId="77777777" w:rsidR="007F1A92" w:rsidRPr="00856834" w:rsidRDefault="007F1A92" w:rsidP="00034875">
      <w:pPr>
        <w:pStyle w:val="2"/>
        <w:spacing w:after="0"/>
      </w:pPr>
      <w:bookmarkStart w:id="90" w:name="_Toc5910833"/>
      <w:bookmarkStart w:id="91" w:name="_Toc44341656"/>
      <w:bookmarkStart w:id="92" w:name="_Toc67512674"/>
      <w:r w:rsidRPr="00941DD3">
        <w:t>Назначение</w:t>
      </w:r>
      <w:r w:rsidRPr="00856834">
        <w:t xml:space="preserve"> </w:t>
      </w:r>
      <w:bookmarkEnd w:id="90"/>
      <w:bookmarkEnd w:id="91"/>
      <w:r>
        <w:t>и область применения</w:t>
      </w:r>
      <w:bookmarkEnd w:id="92"/>
    </w:p>
    <w:p w14:paraId="24502044" w14:textId="77777777" w:rsidR="007F1A92" w:rsidRPr="00BA1786" w:rsidRDefault="007F1A92" w:rsidP="00034875">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30F29E41" w14:textId="3ABB6A03" w:rsidR="007F1A92" w:rsidRDefault="007E212D" w:rsidP="00034875">
      <w:pPr>
        <w:pStyle w:val="a6"/>
        <w:numPr>
          <w:ilvl w:val="0"/>
          <w:numId w:val="7"/>
        </w:numPr>
        <w:ind w:left="1276" w:hanging="567"/>
        <w:rPr>
          <w:szCs w:val="28"/>
        </w:rPr>
      </w:pPr>
      <w:r>
        <w:rPr>
          <w:szCs w:val="28"/>
        </w:rPr>
        <w:t xml:space="preserve">асинхронная </w:t>
      </w:r>
      <w:r w:rsidR="007F1A92">
        <w:rPr>
          <w:szCs w:val="28"/>
        </w:rPr>
        <w:t>рассылка сообщений выбранным адресам с помощью выбранн</w:t>
      </w:r>
      <w:r>
        <w:rPr>
          <w:szCs w:val="28"/>
        </w:rPr>
        <w:t>ых сервисов</w:t>
      </w:r>
      <w:r w:rsidR="007F1A92">
        <w:rPr>
          <w:szCs w:val="28"/>
        </w:rPr>
        <w:t xml:space="preserve"> доставки;</w:t>
      </w:r>
    </w:p>
    <w:p w14:paraId="66ADFD60" w14:textId="2C793278" w:rsidR="007F1A92" w:rsidRDefault="007F1A92" w:rsidP="00034875">
      <w:pPr>
        <w:pStyle w:val="a6"/>
        <w:numPr>
          <w:ilvl w:val="0"/>
          <w:numId w:val="7"/>
        </w:numPr>
        <w:ind w:left="1276" w:hanging="567"/>
        <w:rPr>
          <w:szCs w:val="28"/>
        </w:rPr>
      </w:pPr>
      <w:r>
        <w:rPr>
          <w:szCs w:val="28"/>
        </w:rPr>
        <w:t xml:space="preserve">обеспечение </w:t>
      </w:r>
      <w:r w:rsidR="00465A6E">
        <w:rPr>
          <w:szCs w:val="28"/>
        </w:rPr>
        <w:t xml:space="preserve">повышенной </w:t>
      </w:r>
      <w:r>
        <w:rPr>
          <w:szCs w:val="28"/>
        </w:rPr>
        <w:t>надежности доставки;</w:t>
      </w:r>
    </w:p>
    <w:p w14:paraId="3BDE3CF1" w14:textId="72F1896E" w:rsidR="007F1A92" w:rsidRDefault="00420C76" w:rsidP="00034875">
      <w:pPr>
        <w:pStyle w:val="a6"/>
        <w:numPr>
          <w:ilvl w:val="0"/>
          <w:numId w:val="7"/>
        </w:numPr>
        <w:ind w:left="1276" w:hanging="567"/>
        <w:rPr>
          <w:szCs w:val="28"/>
        </w:rPr>
      </w:pPr>
      <w:r>
        <w:rPr>
          <w:szCs w:val="28"/>
        </w:rPr>
        <w:t>возможность получения и просмотра подробной</w:t>
      </w:r>
      <w:r w:rsidR="007E212D">
        <w:rPr>
          <w:szCs w:val="28"/>
        </w:rPr>
        <w:t xml:space="preserve"> </w:t>
      </w:r>
      <w:r>
        <w:rPr>
          <w:szCs w:val="28"/>
        </w:rPr>
        <w:t xml:space="preserve">информации </w:t>
      </w:r>
      <w:r w:rsidR="007E212D">
        <w:rPr>
          <w:szCs w:val="28"/>
        </w:rPr>
        <w:t xml:space="preserve">о </w:t>
      </w:r>
      <w:r w:rsidR="00465A6E">
        <w:rPr>
          <w:szCs w:val="28"/>
        </w:rPr>
        <w:t>статусе доставки</w:t>
      </w:r>
      <w:r w:rsidR="007F1A92">
        <w:rPr>
          <w:szCs w:val="28"/>
        </w:rPr>
        <w:t xml:space="preserve"> сообщения.</w:t>
      </w:r>
    </w:p>
    <w:p w14:paraId="57D4C70F" w14:textId="7A39663F" w:rsidR="007F1A92" w:rsidRDefault="007F1A92" w:rsidP="00034875">
      <w:pPr>
        <w:pStyle w:val="2"/>
        <w:spacing w:after="0"/>
      </w:pPr>
      <w:bookmarkStart w:id="93" w:name="_Toc44341657"/>
      <w:bookmarkStart w:id="94" w:name="_Toc67512675"/>
      <w:r w:rsidRPr="00941DD3">
        <w:t>Требование</w:t>
      </w:r>
      <w:r>
        <w:t xml:space="preserve"> к программному комплексу</w:t>
      </w:r>
      <w:bookmarkEnd w:id="93"/>
      <w:bookmarkEnd w:id="94"/>
    </w:p>
    <w:p w14:paraId="18E57EAA" w14:textId="6ADA3A0F" w:rsidR="007F1A92" w:rsidRDefault="007F1A92" w:rsidP="00034875">
      <w:pPr>
        <w:pStyle w:val="3"/>
        <w:spacing w:after="0"/>
        <w:rPr>
          <w:b w:val="0"/>
          <w:i w:val="0"/>
        </w:rPr>
      </w:pPr>
      <w:bookmarkStart w:id="95" w:name="_Toc44341658"/>
      <w:bookmarkStart w:id="96" w:name="_Toc67512676"/>
      <w:r w:rsidRPr="00D83368">
        <w:t>Требования</w:t>
      </w:r>
      <w:r>
        <w:t xml:space="preserve"> к функциональным характеристикам</w:t>
      </w:r>
      <w:bookmarkEnd w:id="95"/>
      <w:bookmarkEnd w:id="96"/>
    </w:p>
    <w:p w14:paraId="37390F08" w14:textId="77777777" w:rsidR="007F1A92" w:rsidRDefault="007F1A92" w:rsidP="00034875">
      <w:pPr>
        <w:ind w:firstLine="708"/>
        <w:rPr>
          <w:rFonts w:cs="Times New Roman"/>
          <w:szCs w:val="28"/>
        </w:rPr>
      </w:pPr>
      <w:r>
        <w:rPr>
          <w:szCs w:val="28"/>
        </w:rPr>
        <w:t>Реализуемый программный комплекс должен включать в себя нижеупомянутые функциональные особенности:</w:t>
      </w:r>
    </w:p>
    <w:p w14:paraId="2302867E" w14:textId="4FFCC886" w:rsidR="007F1A92" w:rsidRDefault="007F1A92" w:rsidP="00034875">
      <w:pPr>
        <w:pStyle w:val="a6"/>
        <w:numPr>
          <w:ilvl w:val="0"/>
          <w:numId w:val="8"/>
        </w:numPr>
        <w:ind w:left="1134" w:hanging="424"/>
        <w:rPr>
          <w:szCs w:val="28"/>
        </w:rPr>
      </w:pPr>
      <w:r>
        <w:rPr>
          <w:szCs w:val="28"/>
        </w:rPr>
        <w:t>Авторизация пользователей</w:t>
      </w:r>
      <w:r w:rsidR="001031AE">
        <w:rPr>
          <w:szCs w:val="28"/>
        </w:rPr>
        <w:t xml:space="preserve"> в </w:t>
      </w:r>
      <w:r w:rsidR="001031AE">
        <w:rPr>
          <w:szCs w:val="28"/>
          <w:lang w:val="en-US"/>
        </w:rPr>
        <w:t>web</w:t>
      </w:r>
      <w:r w:rsidR="001031AE" w:rsidRPr="001031AE">
        <w:rPr>
          <w:szCs w:val="28"/>
        </w:rPr>
        <w:t>-</w:t>
      </w:r>
      <w:r w:rsidR="001031AE">
        <w:rPr>
          <w:szCs w:val="28"/>
        </w:rPr>
        <w:t>интерфейсе для администрирования:</w:t>
      </w:r>
    </w:p>
    <w:p w14:paraId="32EE486C" w14:textId="77777777" w:rsidR="007F1A92" w:rsidRDefault="007F1A92" w:rsidP="00034875">
      <w:pPr>
        <w:pStyle w:val="a6"/>
        <w:ind w:left="1134" w:firstLine="0"/>
        <w:rPr>
          <w:szCs w:val="28"/>
        </w:rPr>
      </w:pPr>
      <w:r>
        <w:rPr>
          <w:szCs w:val="28"/>
        </w:rPr>
        <w:t>Роли:</w:t>
      </w:r>
    </w:p>
    <w:p w14:paraId="7A5D16FF" w14:textId="77777777" w:rsidR="007F1A92" w:rsidRPr="008141F3" w:rsidRDefault="007F1A92" w:rsidP="000D04AF">
      <w:pPr>
        <w:pStyle w:val="a6"/>
        <w:numPr>
          <w:ilvl w:val="0"/>
          <w:numId w:val="15"/>
        </w:numPr>
        <w:rPr>
          <w:szCs w:val="28"/>
        </w:rPr>
      </w:pPr>
      <w:r w:rsidRPr="008141F3">
        <w:rPr>
          <w:szCs w:val="28"/>
        </w:rPr>
        <w:t>Оператор – может управлять рассылкой сообщений, просматривать соответствующую историю сообщений;</w:t>
      </w:r>
    </w:p>
    <w:p w14:paraId="60482494" w14:textId="4324C990" w:rsidR="007F1A92" w:rsidRPr="008141F3" w:rsidRDefault="007F1A92" w:rsidP="000D04AF">
      <w:pPr>
        <w:pStyle w:val="a6"/>
        <w:numPr>
          <w:ilvl w:val="0"/>
          <w:numId w:val="15"/>
        </w:numPr>
        <w:rPr>
          <w:szCs w:val="28"/>
        </w:rPr>
      </w:pPr>
      <w:r w:rsidRPr="008141F3">
        <w:rPr>
          <w:szCs w:val="28"/>
        </w:rPr>
        <w:lastRenderedPageBreak/>
        <w:t>Администратор – имеет все возможности оператора, но также может п</w:t>
      </w:r>
      <w:r w:rsidR="00C121CB">
        <w:rPr>
          <w:szCs w:val="28"/>
        </w:rPr>
        <w:t xml:space="preserve">росматривать список операторов, создавать новых </w:t>
      </w:r>
      <w:r w:rsidRPr="008141F3">
        <w:rPr>
          <w:szCs w:val="28"/>
        </w:rPr>
        <w:t>операторов</w:t>
      </w:r>
      <w:r w:rsidR="00C121CB">
        <w:rPr>
          <w:szCs w:val="28"/>
        </w:rPr>
        <w:t xml:space="preserve"> и удалять существующих</w:t>
      </w:r>
      <w:r w:rsidRPr="008141F3">
        <w:rPr>
          <w:szCs w:val="28"/>
        </w:rPr>
        <w:t>.</w:t>
      </w:r>
    </w:p>
    <w:p w14:paraId="139B7D04" w14:textId="46BE3C43" w:rsidR="00007156" w:rsidRPr="00007156" w:rsidRDefault="00116700" w:rsidP="00007156">
      <w:pPr>
        <w:pStyle w:val="a6"/>
        <w:numPr>
          <w:ilvl w:val="0"/>
          <w:numId w:val="8"/>
        </w:numPr>
        <w:ind w:left="1134" w:hanging="425"/>
        <w:rPr>
          <w:szCs w:val="28"/>
        </w:rPr>
      </w:pPr>
      <w:r>
        <w:rPr>
          <w:szCs w:val="28"/>
        </w:rPr>
        <w:t>После осуществления входа в программный комплекс</w:t>
      </w:r>
      <w:r w:rsidR="007F1A92">
        <w:rPr>
          <w:szCs w:val="28"/>
        </w:rPr>
        <w:t xml:space="preserve"> </w:t>
      </w:r>
      <w:r w:rsidR="001122BD">
        <w:rPr>
          <w:szCs w:val="28"/>
        </w:rPr>
        <w:t>пользователь может</w:t>
      </w:r>
      <w:r w:rsidR="007F1A92">
        <w:rPr>
          <w:szCs w:val="28"/>
        </w:rPr>
        <w:t>:</w:t>
      </w:r>
    </w:p>
    <w:p w14:paraId="6347C226" w14:textId="30D54C60" w:rsidR="007F1A92" w:rsidRPr="008141F3" w:rsidRDefault="007F1A92" w:rsidP="000D04AF">
      <w:pPr>
        <w:pStyle w:val="a6"/>
        <w:numPr>
          <w:ilvl w:val="0"/>
          <w:numId w:val="16"/>
        </w:numPr>
        <w:rPr>
          <w:szCs w:val="28"/>
        </w:rPr>
      </w:pPr>
      <w:r w:rsidRPr="008141F3">
        <w:rPr>
          <w:szCs w:val="28"/>
        </w:rPr>
        <w:t xml:space="preserve">отправлять сообщения на </w:t>
      </w:r>
      <w:r w:rsidR="0098108B" w:rsidRPr="008141F3">
        <w:rPr>
          <w:szCs w:val="28"/>
        </w:rPr>
        <w:t xml:space="preserve">электронные </w:t>
      </w:r>
      <w:r w:rsidRPr="008141F3">
        <w:rPr>
          <w:szCs w:val="28"/>
        </w:rPr>
        <w:t>почтовые ящики;</w:t>
      </w:r>
    </w:p>
    <w:p w14:paraId="52F01394" w14:textId="4C44CA23" w:rsidR="007F1A92" w:rsidRPr="008141F3" w:rsidRDefault="007F1A92" w:rsidP="000D04AF">
      <w:pPr>
        <w:pStyle w:val="a6"/>
        <w:numPr>
          <w:ilvl w:val="0"/>
          <w:numId w:val="16"/>
        </w:numPr>
        <w:rPr>
          <w:szCs w:val="28"/>
        </w:rPr>
      </w:pPr>
      <w:r w:rsidRPr="008141F3">
        <w:rPr>
          <w:szCs w:val="28"/>
        </w:rPr>
        <w:t>выбирать сервис</w:t>
      </w:r>
      <w:r w:rsidR="007E212D" w:rsidRPr="008141F3">
        <w:rPr>
          <w:szCs w:val="28"/>
        </w:rPr>
        <w:t>ы</w:t>
      </w:r>
      <w:r w:rsidRPr="008141F3">
        <w:rPr>
          <w:szCs w:val="28"/>
        </w:rPr>
        <w:t xml:space="preserve"> </w:t>
      </w:r>
      <w:r w:rsidR="00DC609F" w:rsidRPr="008141F3">
        <w:rPr>
          <w:szCs w:val="28"/>
        </w:rPr>
        <w:t>доставки</w:t>
      </w:r>
      <w:r w:rsidRPr="008141F3">
        <w:rPr>
          <w:szCs w:val="28"/>
        </w:rPr>
        <w:t xml:space="preserve"> из </w:t>
      </w:r>
      <w:r w:rsidR="0098108B" w:rsidRPr="008141F3">
        <w:rPr>
          <w:szCs w:val="28"/>
        </w:rPr>
        <w:t xml:space="preserve">списка </w:t>
      </w:r>
      <w:r w:rsidRPr="008141F3">
        <w:rPr>
          <w:szCs w:val="28"/>
        </w:rPr>
        <w:t>доступных на данный момент;</w:t>
      </w:r>
    </w:p>
    <w:p w14:paraId="1C7508E6" w14:textId="0E40E4C7" w:rsidR="00007156" w:rsidRDefault="00007156" w:rsidP="000D04AF">
      <w:pPr>
        <w:pStyle w:val="a6"/>
        <w:numPr>
          <w:ilvl w:val="0"/>
          <w:numId w:val="16"/>
        </w:numPr>
        <w:rPr>
          <w:szCs w:val="28"/>
        </w:rPr>
      </w:pPr>
      <w:r>
        <w:rPr>
          <w:szCs w:val="28"/>
        </w:rPr>
        <w:t xml:space="preserve">подключить свою электронную почту, чтобы получить возможность отправлять сообщения через соответствующий </w:t>
      </w:r>
      <w:r>
        <w:rPr>
          <w:szCs w:val="28"/>
          <w:lang w:val="en-US"/>
        </w:rPr>
        <w:t>SMTP</w:t>
      </w:r>
      <w:r w:rsidRPr="00007156">
        <w:rPr>
          <w:szCs w:val="28"/>
        </w:rPr>
        <w:t>-</w:t>
      </w:r>
      <w:r>
        <w:rPr>
          <w:szCs w:val="28"/>
        </w:rPr>
        <w:t>сервер;</w:t>
      </w:r>
    </w:p>
    <w:p w14:paraId="4F5BFBC8" w14:textId="0B1AC144" w:rsidR="007E212D" w:rsidRPr="008141F3" w:rsidRDefault="007E212D" w:rsidP="000D04AF">
      <w:pPr>
        <w:pStyle w:val="a6"/>
        <w:numPr>
          <w:ilvl w:val="0"/>
          <w:numId w:val="16"/>
        </w:numPr>
        <w:rPr>
          <w:szCs w:val="28"/>
        </w:rPr>
      </w:pPr>
      <w:r w:rsidRPr="008141F3">
        <w:rPr>
          <w:szCs w:val="28"/>
        </w:rPr>
        <w:t>прикреплять файлы к сообщению</w:t>
      </w:r>
      <w:r w:rsidR="00DC609F" w:rsidRPr="008141F3">
        <w:rPr>
          <w:szCs w:val="28"/>
        </w:rPr>
        <w:t>;</w:t>
      </w:r>
    </w:p>
    <w:p w14:paraId="5F2C048F" w14:textId="77777777" w:rsidR="007F1A92" w:rsidRPr="008141F3" w:rsidRDefault="007F1A92" w:rsidP="000D04AF">
      <w:pPr>
        <w:pStyle w:val="a6"/>
        <w:numPr>
          <w:ilvl w:val="0"/>
          <w:numId w:val="16"/>
        </w:numPr>
        <w:rPr>
          <w:szCs w:val="28"/>
        </w:rPr>
      </w:pPr>
      <w:r w:rsidRPr="008141F3">
        <w:rPr>
          <w:szCs w:val="28"/>
        </w:rPr>
        <w:t>организовывать отправку сообщений по расписанию;</w:t>
      </w:r>
    </w:p>
    <w:p w14:paraId="36B7BC17" w14:textId="7F34C155" w:rsidR="007F1A92" w:rsidRPr="008141F3" w:rsidRDefault="007F1A92" w:rsidP="000D04AF">
      <w:pPr>
        <w:pStyle w:val="a6"/>
        <w:numPr>
          <w:ilvl w:val="0"/>
          <w:numId w:val="16"/>
        </w:numPr>
        <w:rPr>
          <w:szCs w:val="28"/>
        </w:rPr>
      </w:pPr>
      <w:r w:rsidRPr="008141F3">
        <w:rPr>
          <w:szCs w:val="28"/>
        </w:rPr>
        <w:t xml:space="preserve">просматривать </w:t>
      </w:r>
      <w:r w:rsidR="007E212D" w:rsidRPr="008141F3">
        <w:rPr>
          <w:szCs w:val="28"/>
        </w:rPr>
        <w:t>подробную информацию о доставке</w:t>
      </w:r>
      <w:r w:rsidRPr="008141F3">
        <w:rPr>
          <w:szCs w:val="28"/>
        </w:rPr>
        <w:t xml:space="preserve"> сообщений.</w:t>
      </w:r>
    </w:p>
    <w:p w14:paraId="41B7858A" w14:textId="26159CAC" w:rsidR="007F1A92" w:rsidRDefault="007F1A92" w:rsidP="00034875">
      <w:pPr>
        <w:pStyle w:val="a6"/>
        <w:numPr>
          <w:ilvl w:val="0"/>
          <w:numId w:val="8"/>
        </w:numPr>
        <w:ind w:left="1134" w:hanging="424"/>
        <w:rPr>
          <w:szCs w:val="28"/>
        </w:rPr>
      </w:pPr>
      <w:r>
        <w:rPr>
          <w:szCs w:val="28"/>
        </w:rPr>
        <w:t>Разрабатываемый комплекс должен обладать следующими функциями:</w:t>
      </w:r>
    </w:p>
    <w:p w14:paraId="26282D15" w14:textId="0F7EB2D8" w:rsidR="00745503" w:rsidRDefault="00007156" w:rsidP="000D04AF">
      <w:pPr>
        <w:pStyle w:val="a6"/>
        <w:numPr>
          <w:ilvl w:val="0"/>
          <w:numId w:val="17"/>
        </w:numPr>
        <w:rPr>
          <w:szCs w:val="28"/>
        </w:rPr>
      </w:pPr>
      <w:r>
        <w:rPr>
          <w:szCs w:val="28"/>
        </w:rPr>
        <w:t>в</w:t>
      </w:r>
      <w:r w:rsidR="00745503" w:rsidRPr="00745503">
        <w:rPr>
          <w:szCs w:val="28"/>
        </w:rPr>
        <w:t xml:space="preserve">озможность подключить почтовый ящик </w:t>
      </w:r>
      <w:r>
        <w:rPr>
          <w:szCs w:val="28"/>
        </w:rPr>
        <w:t xml:space="preserve">пользователя </w:t>
      </w:r>
      <w:r w:rsidR="00745503" w:rsidRPr="00745503">
        <w:rPr>
          <w:szCs w:val="28"/>
        </w:rPr>
        <w:t>и отправлять сообщения через доступный SMTP-сервер;</w:t>
      </w:r>
    </w:p>
    <w:p w14:paraId="3F7E6DCE" w14:textId="05274DA1" w:rsidR="00745503" w:rsidRPr="00745503" w:rsidRDefault="00745503" w:rsidP="000D04AF">
      <w:pPr>
        <w:pStyle w:val="a6"/>
        <w:numPr>
          <w:ilvl w:val="0"/>
          <w:numId w:val="17"/>
        </w:numPr>
      </w:pPr>
      <w:r>
        <w:t xml:space="preserve">если пользователь подключил свой почтовый ящик, то по умолчанию в первую очередь </w:t>
      </w:r>
      <w:r w:rsidR="00007156">
        <w:t>осуществлять попытку</w:t>
      </w:r>
      <w:r>
        <w:t xml:space="preserve"> отправлять сообщение с помощью </w:t>
      </w:r>
      <w:r>
        <w:rPr>
          <w:lang w:val="en-US"/>
        </w:rPr>
        <w:t>SMTP</w:t>
      </w:r>
      <w:r w:rsidRPr="00B71931">
        <w:t>-</w:t>
      </w:r>
      <w:r>
        <w:t>сервера;</w:t>
      </w:r>
    </w:p>
    <w:p w14:paraId="388AC80A" w14:textId="4317C127" w:rsidR="007F1A92" w:rsidRPr="008141F3" w:rsidRDefault="0098108B" w:rsidP="000D04AF">
      <w:pPr>
        <w:pStyle w:val="a6"/>
        <w:numPr>
          <w:ilvl w:val="0"/>
          <w:numId w:val="17"/>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r w:rsidR="007F1A92" w:rsidRPr="008141F3">
        <w:rPr>
          <w:szCs w:val="28"/>
        </w:rPr>
        <w:t>;</w:t>
      </w:r>
    </w:p>
    <w:p w14:paraId="3F28F75B" w14:textId="34DF8D38" w:rsidR="007F1A92" w:rsidRPr="008141F3" w:rsidRDefault="007F1A92" w:rsidP="000D04AF">
      <w:pPr>
        <w:pStyle w:val="a6"/>
        <w:numPr>
          <w:ilvl w:val="0"/>
          <w:numId w:val="17"/>
        </w:numPr>
        <w:rPr>
          <w:szCs w:val="28"/>
        </w:rPr>
      </w:pPr>
      <w:r>
        <w:t xml:space="preserve">возможность отправлять сообщения посредством минимум </w:t>
      </w:r>
      <w:r w:rsidRPr="008141F3">
        <w:rPr>
          <w:b/>
        </w:rPr>
        <w:t>трех</w:t>
      </w:r>
      <w:r>
        <w:t xml:space="preserve"> раз</w:t>
      </w:r>
      <w:r w:rsidR="0098108B">
        <w:t>лич</w:t>
      </w:r>
      <w:r>
        <w:t>ных сервисов для отправки сообщений;</w:t>
      </w:r>
    </w:p>
    <w:p w14:paraId="21A64217" w14:textId="37EC4032" w:rsidR="007F1A92" w:rsidRPr="008141F3" w:rsidRDefault="007F1A92" w:rsidP="000D04AF">
      <w:pPr>
        <w:pStyle w:val="a6"/>
        <w:numPr>
          <w:ilvl w:val="0"/>
          <w:numId w:val="17"/>
        </w:numPr>
        <w:rPr>
          <w:szCs w:val="28"/>
        </w:rPr>
      </w:pPr>
      <w:r>
        <w:t xml:space="preserve">наличие </w:t>
      </w:r>
      <w:r w:rsidRPr="008141F3">
        <w:rPr>
          <w:lang w:val="en-US"/>
        </w:rPr>
        <w:t>API</w:t>
      </w:r>
      <w:r>
        <w:t xml:space="preserve">, с помощью которого </w:t>
      </w:r>
      <w:r w:rsidR="00DC609F">
        <w:t>подсистему</w:t>
      </w:r>
      <w:r>
        <w:t xml:space="preserve"> можно будет встраивать в различные сервисы, </w:t>
      </w:r>
      <w:r w:rsidR="00DC609F">
        <w:t>использующие</w:t>
      </w:r>
      <w:r>
        <w:t xml:space="preserve"> рассылку сообщений;</w:t>
      </w:r>
    </w:p>
    <w:p w14:paraId="024232A4" w14:textId="7D679CDF" w:rsidR="007F1A92" w:rsidRPr="008141F3" w:rsidRDefault="007F1A92" w:rsidP="000D04AF">
      <w:pPr>
        <w:pStyle w:val="a6"/>
        <w:numPr>
          <w:ilvl w:val="0"/>
          <w:numId w:val="17"/>
        </w:numPr>
        <w:rPr>
          <w:szCs w:val="28"/>
        </w:rPr>
      </w:pPr>
      <w:r>
        <w:t>возможность прикреплять файлы к сообщению;</w:t>
      </w:r>
    </w:p>
    <w:p w14:paraId="409D7F97" w14:textId="749BCAD5" w:rsidR="007F1A92" w:rsidRPr="008141F3" w:rsidRDefault="007F1A92" w:rsidP="000D04AF">
      <w:pPr>
        <w:pStyle w:val="a6"/>
        <w:numPr>
          <w:ilvl w:val="0"/>
          <w:numId w:val="17"/>
        </w:numPr>
        <w:rPr>
          <w:szCs w:val="28"/>
        </w:rPr>
      </w:pPr>
      <w:r>
        <w:lastRenderedPageBreak/>
        <w:t xml:space="preserve">возможность хранить историю сообщений, т.е. хранить </w:t>
      </w:r>
      <w:r w:rsidR="00007156">
        <w:t>ранее отправленные</w:t>
      </w:r>
      <w:r>
        <w:t xml:space="preserve"> сообщени</w:t>
      </w:r>
      <w:r w:rsidR="00007156">
        <w:t>я</w:t>
      </w:r>
      <w:r w:rsidR="007E212D">
        <w:t xml:space="preserve"> и давать доступ к просмотру информации об их доставке</w:t>
      </w:r>
      <w:r>
        <w:t>;</w:t>
      </w:r>
    </w:p>
    <w:p w14:paraId="75349EAB" w14:textId="1FFC1439" w:rsidR="007F1A92" w:rsidRPr="008141F3" w:rsidRDefault="0098108B" w:rsidP="000D04AF">
      <w:pPr>
        <w:pStyle w:val="a6"/>
        <w:numPr>
          <w:ilvl w:val="0"/>
          <w:numId w:val="17"/>
        </w:numPr>
        <w:rPr>
          <w:b/>
          <w:szCs w:val="28"/>
        </w:rPr>
      </w:pPr>
      <w:r w:rsidRPr="008141F3">
        <w:rPr>
          <w:szCs w:val="28"/>
        </w:rPr>
        <w:t>возможность получения</w:t>
      </w:r>
      <w:r w:rsidR="007F1A92" w:rsidRPr="008141F3">
        <w:rPr>
          <w:szCs w:val="28"/>
        </w:rPr>
        <w:t xml:space="preserve"> обратной связи - </w:t>
      </w:r>
      <w:r w:rsidR="007F1A92">
        <w:t>подсистема должна оповещать пользователя об удачно</w:t>
      </w:r>
      <w:r w:rsidR="00E83C97">
        <w:t>й</w:t>
      </w:r>
      <w:r w:rsidR="007F1A92">
        <w:t xml:space="preserve"> доставке или о причи</w:t>
      </w:r>
      <w:r w:rsidR="007E212D">
        <w:t>не неудачной отправки сообщения (</w:t>
      </w:r>
      <w:r w:rsidR="007E212D" w:rsidRPr="008141F3">
        <w:rPr>
          <w:i/>
        </w:rPr>
        <w:t>опционально:</w:t>
      </w:r>
      <w:r w:rsidR="007E212D">
        <w:t xml:space="preserve"> уведомл</w:t>
      </w:r>
      <w:r w:rsidR="00DC609F">
        <w:t>ять</w:t>
      </w:r>
      <w:r w:rsidR="007E212D">
        <w:t xml:space="preserve"> о прочтении доставленного сообщения)</w:t>
      </w:r>
      <w:r>
        <w:t>, хранить эту информацию и давать возможность ее просматривать</w:t>
      </w:r>
      <w:r w:rsidR="007E212D">
        <w:t>.</w:t>
      </w:r>
    </w:p>
    <w:p w14:paraId="588E7841" w14:textId="59EBA863" w:rsidR="00B50DC1" w:rsidRPr="00007156" w:rsidRDefault="007F1A92" w:rsidP="00007156">
      <w:pPr>
        <w:pStyle w:val="a6"/>
        <w:numPr>
          <w:ilvl w:val="0"/>
          <w:numId w:val="8"/>
        </w:numPr>
        <w:ind w:left="1134" w:hanging="424"/>
        <w:rPr>
          <w:szCs w:val="28"/>
        </w:rPr>
      </w:pPr>
      <w:r>
        <w:rPr>
          <w:szCs w:val="28"/>
        </w:rPr>
        <w:t>Разрабатываемый комплекс предоставляет асинхронную отправку сообщений</w:t>
      </w:r>
      <w:r w:rsidR="00007156">
        <w:rPr>
          <w:szCs w:val="28"/>
        </w:rPr>
        <w:t>: к</w:t>
      </w:r>
      <w:r w:rsidRPr="00007156">
        <w:rPr>
          <w:szCs w:val="28"/>
        </w:rPr>
        <w:t xml:space="preserve">огда оператор или администратор отправляет сообщение, сообщение отправляется </w:t>
      </w:r>
      <w:r w:rsidR="009E4583" w:rsidRPr="00007156">
        <w:rPr>
          <w:szCs w:val="28"/>
        </w:rPr>
        <w:t>в</w:t>
      </w:r>
      <w:r w:rsidRPr="00007156">
        <w:rPr>
          <w:szCs w:val="28"/>
        </w:rPr>
        <w:t xml:space="preserve"> очередь на удаленном сервере. Система </w:t>
      </w:r>
      <w:r w:rsidR="0060063E" w:rsidRPr="00007156">
        <w:rPr>
          <w:szCs w:val="28"/>
        </w:rPr>
        <w:t>с настраиваемой периодичностью</w:t>
      </w:r>
      <w:r w:rsidRPr="00007156">
        <w:rPr>
          <w:szCs w:val="28"/>
        </w:rPr>
        <w:t xml:space="preserve"> проверяет эту очередь и</w:t>
      </w:r>
      <w:r w:rsidR="00DC609F" w:rsidRPr="00007156">
        <w:rPr>
          <w:szCs w:val="28"/>
        </w:rPr>
        <w:t xml:space="preserve"> </w:t>
      </w:r>
      <w:r w:rsidRPr="00007156">
        <w:rPr>
          <w:szCs w:val="28"/>
        </w:rPr>
        <w:t>передает сообщения со</w:t>
      </w:r>
      <w:r w:rsidR="00DC609F" w:rsidRPr="00007156">
        <w:rPr>
          <w:szCs w:val="28"/>
        </w:rPr>
        <w:t>ответствующим сервисам доставки</w:t>
      </w:r>
      <w:r w:rsidRPr="00007156">
        <w:rPr>
          <w:szCs w:val="28"/>
        </w:rPr>
        <w:t>.</w:t>
      </w:r>
    </w:p>
    <w:p w14:paraId="59691AC6" w14:textId="57DA9A15" w:rsidR="00B50DC1" w:rsidRPr="00B50DC1" w:rsidRDefault="00B50DC1" w:rsidP="00034875">
      <w:pPr>
        <w:pStyle w:val="a6"/>
        <w:numPr>
          <w:ilvl w:val="0"/>
          <w:numId w:val="8"/>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76742EF6" w14:textId="77777777" w:rsidR="007F1A92" w:rsidRPr="00F6240A" w:rsidRDefault="007F1A92" w:rsidP="00034875">
      <w:pPr>
        <w:pStyle w:val="a6"/>
        <w:numPr>
          <w:ilvl w:val="0"/>
          <w:numId w:val="8"/>
        </w:numPr>
        <w:ind w:left="1134" w:hanging="425"/>
      </w:pPr>
      <w:r w:rsidRPr="00F6240A">
        <w:t>Требования к интерфейсу</w:t>
      </w:r>
    </w:p>
    <w:p w14:paraId="623A7CCA" w14:textId="77777777" w:rsidR="007F1A92" w:rsidRDefault="007F1A92" w:rsidP="00034875">
      <w:pPr>
        <w:ind w:firstLine="1134"/>
        <w:rPr>
          <w:szCs w:val="28"/>
        </w:rPr>
      </w:pPr>
      <w:r>
        <w:rPr>
          <w:szCs w:val="28"/>
        </w:rPr>
        <w:t>Реализуемый программный комплекс должен включать в себя нижеупомянутые функциональные особенности:</w:t>
      </w:r>
    </w:p>
    <w:p w14:paraId="78D24119" w14:textId="22A7DB46" w:rsidR="007F1A92" w:rsidRPr="008141F3" w:rsidRDefault="007F1A92" w:rsidP="000D04AF">
      <w:pPr>
        <w:pStyle w:val="a6"/>
        <w:numPr>
          <w:ilvl w:val="0"/>
          <w:numId w:val="18"/>
        </w:numPr>
        <w:rPr>
          <w:rFonts w:cs="Times New Roman"/>
          <w:szCs w:val="28"/>
        </w:rPr>
      </w:pPr>
      <w:r w:rsidRPr="008141F3">
        <w:rPr>
          <w:rFonts w:cs="Times New Roman"/>
        </w:rPr>
        <w:t>интерфейс для работы с подсистемой (</w:t>
      </w:r>
      <w:r w:rsidR="007E212D" w:rsidRPr="008141F3">
        <w:rPr>
          <w:rFonts w:cs="Times New Roman"/>
        </w:rPr>
        <w:t>интерфейс администратора</w:t>
      </w:r>
      <w:r w:rsidRPr="008141F3">
        <w:rPr>
          <w:rFonts w:cs="Times New Roman"/>
        </w:rPr>
        <w:t xml:space="preserve">)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3518559E" w14:textId="77777777" w:rsidR="007F1A92" w:rsidRPr="008141F3" w:rsidRDefault="007F1A92" w:rsidP="000D04AF">
      <w:pPr>
        <w:pStyle w:val="a6"/>
        <w:numPr>
          <w:ilvl w:val="0"/>
          <w:numId w:val="18"/>
        </w:numPr>
        <w:rPr>
          <w:rFonts w:cs="Times New Roman"/>
          <w:szCs w:val="28"/>
        </w:rPr>
      </w:pPr>
      <w:r>
        <w:t>необходимо обеспечить совместимость с основными браузерами (последние версии Chrome, Firefox, Safari, Opera; IE начиная с 10 версии). Верстка должна быть адаптивной и рассчитана на минимальное разрешение экрана 1280×720;</w:t>
      </w:r>
    </w:p>
    <w:p w14:paraId="019959DB" w14:textId="6D43D554" w:rsidR="007F1A92" w:rsidRPr="008141F3" w:rsidRDefault="00DC609F" w:rsidP="000D04AF">
      <w:pPr>
        <w:pStyle w:val="a6"/>
        <w:numPr>
          <w:ilvl w:val="0"/>
          <w:numId w:val="18"/>
        </w:numPr>
        <w:rPr>
          <w:rFonts w:cs="Times New Roman"/>
          <w:szCs w:val="28"/>
        </w:rPr>
      </w:pPr>
      <w:r>
        <w:t>цв</w:t>
      </w:r>
      <w:r w:rsidR="007F1A92">
        <w:t xml:space="preserve">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w:t>
      </w:r>
      <w:r w:rsidR="007F1A92">
        <w:lastRenderedPageBreak/>
        <w:t>Списки, с помощью которых также может быть реализовано меню, не должны превышать 5-9 элементов;</w:t>
      </w:r>
    </w:p>
    <w:p w14:paraId="7318D6A9" w14:textId="77777777" w:rsidR="007F1A92" w:rsidRPr="008141F3" w:rsidRDefault="007F1A92" w:rsidP="000D04AF">
      <w:pPr>
        <w:pStyle w:val="a6"/>
        <w:numPr>
          <w:ilvl w:val="0"/>
          <w:numId w:val="18"/>
        </w:numPr>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1AF002C4" w14:textId="77777777" w:rsidR="007F1A92" w:rsidRPr="008141F3" w:rsidRDefault="007F1A92" w:rsidP="000D04AF">
      <w:pPr>
        <w:pStyle w:val="a6"/>
        <w:numPr>
          <w:ilvl w:val="0"/>
          <w:numId w:val="18"/>
        </w:numPr>
        <w:rPr>
          <w:rFonts w:cs="Times New Roman"/>
          <w:szCs w:val="28"/>
        </w:rPr>
      </w:pPr>
      <w:r>
        <w:t>на длинных страницах необходимо применять ссылки, возвращающие пользователя в верхнюю часть страницы.</w:t>
      </w:r>
    </w:p>
    <w:p w14:paraId="70B2CEF1" w14:textId="77777777" w:rsidR="007E212D" w:rsidRDefault="007F1A92" w:rsidP="00034875">
      <w:pPr>
        <w:rPr>
          <w:szCs w:val="28"/>
        </w:rPr>
      </w:pPr>
      <w:r w:rsidRPr="00FA5ADA">
        <w:rPr>
          <w:b/>
          <w:szCs w:val="28"/>
        </w:rPr>
        <w:t xml:space="preserve">Получение данных. </w:t>
      </w:r>
      <w:r w:rsidRPr="00FA5ADA">
        <w:rPr>
          <w:szCs w:val="28"/>
        </w:rPr>
        <w:t>Система получает на вход</w:t>
      </w:r>
      <w:r w:rsidR="007E212D">
        <w:rPr>
          <w:szCs w:val="28"/>
        </w:rPr>
        <w:t>:</w:t>
      </w:r>
    </w:p>
    <w:p w14:paraId="797385B7" w14:textId="09DC185A" w:rsidR="007E212D" w:rsidRPr="00772D17" w:rsidRDefault="007F1A92" w:rsidP="000D04AF">
      <w:pPr>
        <w:pStyle w:val="a6"/>
        <w:numPr>
          <w:ilvl w:val="0"/>
          <w:numId w:val="42"/>
        </w:numPr>
        <w:ind w:left="1843"/>
        <w:rPr>
          <w:szCs w:val="28"/>
        </w:rPr>
      </w:pPr>
      <w:r w:rsidRPr="00772D17">
        <w:rPr>
          <w:szCs w:val="28"/>
        </w:rPr>
        <w:t>тему</w:t>
      </w:r>
      <w:r w:rsidR="00DC609F" w:rsidRPr="00772D17">
        <w:rPr>
          <w:szCs w:val="28"/>
        </w:rPr>
        <w:t>;</w:t>
      </w:r>
      <w:r w:rsidRPr="00772D17">
        <w:rPr>
          <w:szCs w:val="28"/>
        </w:rPr>
        <w:t xml:space="preserve"> </w:t>
      </w:r>
    </w:p>
    <w:p w14:paraId="24980E97" w14:textId="7B20C770" w:rsidR="007E212D" w:rsidRPr="00772D17" w:rsidRDefault="007F1A92" w:rsidP="000D04AF">
      <w:pPr>
        <w:pStyle w:val="a6"/>
        <w:numPr>
          <w:ilvl w:val="0"/>
          <w:numId w:val="42"/>
        </w:numPr>
        <w:ind w:left="1843"/>
        <w:rPr>
          <w:szCs w:val="28"/>
        </w:rPr>
      </w:pPr>
      <w:r w:rsidRPr="00772D17">
        <w:rPr>
          <w:szCs w:val="28"/>
        </w:rPr>
        <w:t>тело сообщения</w:t>
      </w:r>
      <w:r w:rsidR="00DC609F" w:rsidRPr="00772D17">
        <w:rPr>
          <w:szCs w:val="28"/>
        </w:rPr>
        <w:t>;</w:t>
      </w:r>
      <w:r w:rsidRPr="00772D17">
        <w:rPr>
          <w:szCs w:val="28"/>
        </w:rPr>
        <w:t xml:space="preserve"> </w:t>
      </w:r>
    </w:p>
    <w:p w14:paraId="26A6FEF7" w14:textId="367AE47B" w:rsidR="007E212D" w:rsidRPr="00772D17" w:rsidRDefault="007F1A92" w:rsidP="000D04AF">
      <w:pPr>
        <w:pStyle w:val="a6"/>
        <w:numPr>
          <w:ilvl w:val="0"/>
          <w:numId w:val="42"/>
        </w:numPr>
        <w:ind w:left="1843"/>
        <w:rPr>
          <w:szCs w:val="28"/>
        </w:rPr>
      </w:pPr>
      <w:r w:rsidRPr="00772D17">
        <w:rPr>
          <w:szCs w:val="28"/>
        </w:rPr>
        <w:t>прикреп</w:t>
      </w:r>
      <w:r w:rsidR="007E212D" w:rsidRPr="00772D17">
        <w:rPr>
          <w:szCs w:val="28"/>
        </w:rPr>
        <w:t>ленные</w:t>
      </w:r>
      <w:r w:rsidRPr="00772D17">
        <w:rPr>
          <w:szCs w:val="28"/>
        </w:rPr>
        <w:t xml:space="preserve"> файл</w:t>
      </w:r>
      <w:r w:rsidR="007E212D" w:rsidRPr="00772D17">
        <w:rPr>
          <w:szCs w:val="28"/>
        </w:rPr>
        <w:t>ы</w:t>
      </w:r>
      <w:r w:rsidR="00DC609F" w:rsidRPr="00772D17">
        <w:rPr>
          <w:szCs w:val="28"/>
        </w:rPr>
        <w:t>;</w:t>
      </w:r>
      <w:r w:rsidRPr="00772D17">
        <w:rPr>
          <w:szCs w:val="28"/>
        </w:rPr>
        <w:t xml:space="preserve"> </w:t>
      </w:r>
    </w:p>
    <w:p w14:paraId="04251295" w14:textId="336FDB59" w:rsidR="007E212D" w:rsidRPr="00772D17" w:rsidRDefault="007F1A92" w:rsidP="000D04AF">
      <w:pPr>
        <w:pStyle w:val="a6"/>
        <w:numPr>
          <w:ilvl w:val="0"/>
          <w:numId w:val="42"/>
        </w:numPr>
        <w:ind w:left="1843"/>
        <w:rPr>
          <w:szCs w:val="28"/>
        </w:rPr>
      </w:pPr>
      <w:r w:rsidRPr="00772D17">
        <w:rPr>
          <w:szCs w:val="28"/>
        </w:rPr>
        <w:t>список адресов, на котор</w:t>
      </w:r>
      <w:r w:rsidR="007E212D" w:rsidRPr="00772D17">
        <w:rPr>
          <w:szCs w:val="28"/>
        </w:rPr>
        <w:t>ые нужно отправить сообщения</w:t>
      </w:r>
      <w:r w:rsidR="00DC609F" w:rsidRPr="00772D17">
        <w:rPr>
          <w:szCs w:val="28"/>
        </w:rPr>
        <w:t>;</w:t>
      </w:r>
      <w:r w:rsidR="007E212D" w:rsidRPr="00772D17">
        <w:rPr>
          <w:szCs w:val="28"/>
        </w:rPr>
        <w:t xml:space="preserve"> </w:t>
      </w:r>
    </w:p>
    <w:p w14:paraId="35680437" w14:textId="337529F1" w:rsidR="007E212D" w:rsidRPr="00772D17" w:rsidRDefault="007E212D" w:rsidP="000D04AF">
      <w:pPr>
        <w:pStyle w:val="a6"/>
        <w:numPr>
          <w:ilvl w:val="0"/>
          <w:numId w:val="42"/>
        </w:numPr>
        <w:ind w:left="1843"/>
        <w:rPr>
          <w:szCs w:val="28"/>
        </w:rPr>
      </w:pPr>
      <w:r w:rsidRPr="00772D17">
        <w:rPr>
          <w:szCs w:val="28"/>
        </w:rPr>
        <w:t xml:space="preserve">список </w:t>
      </w:r>
      <w:r w:rsidR="007F1A92" w:rsidRPr="00772D17">
        <w:rPr>
          <w:szCs w:val="28"/>
        </w:rPr>
        <w:t>сервис</w:t>
      </w:r>
      <w:r w:rsidRPr="00772D17">
        <w:rPr>
          <w:szCs w:val="28"/>
        </w:rPr>
        <w:t>ов доставки</w:t>
      </w:r>
      <w:r w:rsidR="007F1A92" w:rsidRPr="00772D17">
        <w:rPr>
          <w:szCs w:val="28"/>
        </w:rPr>
        <w:t>, посредством котор</w:t>
      </w:r>
      <w:r w:rsidRPr="00772D17">
        <w:rPr>
          <w:szCs w:val="28"/>
        </w:rPr>
        <w:t>ых</w:t>
      </w:r>
      <w:r w:rsidR="007F1A92" w:rsidRPr="00772D17">
        <w:rPr>
          <w:szCs w:val="28"/>
        </w:rPr>
        <w:t xml:space="preserve"> необходимо доставить сообщение</w:t>
      </w:r>
      <w:r w:rsidR="00DC609F" w:rsidRPr="00772D17">
        <w:rPr>
          <w:szCs w:val="28"/>
        </w:rPr>
        <w:t>;</w:t>
      </w:r>
      <w:r w:rsidRPr="00772D17">
        <w:rPr>
          <w:szCs w:val="28"/>
        </w:rPr>
        <w:t xml:space="preserve"> </w:t>
      </w:r>
    </w:p>
    <w:p w14:paraId="04A6D17A" w14:textId="3CD83E35" w:rsidR="007F1A92" w:rsidRPr="00772D17" w:rsidRDefault="007E212D" w:rsidP="000D04AF">
      <w:pPr>
        <w:pStyle w:val="a6"/>
        <w:numPr>
          <w:ilvl w:val="0"/>
          <w:numId w:val="42"/>
        </w:numPr>
        <w:ind w:left="1843"/>
        <w:rPr>
          <w:b/>
          <w:szCs w:val="28"/>
        </w:rPr>
      </w:pPr>
      <w:r w:rsidRPr="00772D17">
        <w:rPr>
          <w:szCs w:val="28"/>
        </w:rPr>
        <w:t>запланированное время доставки или диапазон</w:t>
      </w:r>
      <w:r w:rsidR="00DC609F" w:rsidRPr="00772D17">
        <w:rPr>
          <w:szCs w:val="28"/>
        </w:rPr>
        <w:t>ы</w:t>
      </w:r>
      <w:r w:rsidRPr="00772D17">
        <w:rPr>
          <w:szCs w:val="28"/>
        </w:rPr>
        <w:t xml:space="preserve"> времени, в</w:t>
      </w:r>
      <w:r w:rsidR="00DC609F" w:rsidRPr="00772D17">
        <w:rPr>
          <w:szCs w:val="28"/>
        </w:rPr>
        <w:t xml:space="preserve"> пределах которых</w:t>
      </w:r>
      <w:r w:rsidRPr="00772D17">
        <w:rPr>
          <w:szCs w:val="28"/>
        </w:rPr>
        <w:t xml:space="preserve"> сообщение должно быть доставлено</w:t>
      </w:r>
      <w:r w:rsidR="007F1A92" w:rsidRPr="00772D17">
        <w:rPr>
          <w:szCs w:val="28"/>
        </w:rPr>
        <w:t>.</w:t>
      </w:r>
    </w:p>
    <w:p w14:paraId="0EBEF89C" w14:textId="064D4CCA" w:rsidR="007F1A92" w:rsidRPr="00FA5ADA" w:rsidRDefault="007F1A92" w:rsidP="00034875">
      <w:pPr>
        <w:rPr>
          <w:b/>
          <w:szCs w:val="28"/>
        </w:rPr>
      </w:pPr>
      <w:r w:rsidRPr="00FA5ADA">
        <w:rPr>
          <w:b/>
          <w:szCs w:val="28"/>
        </w:rPr>
        <w:t xml:space="preserve">Выходные данные. </w:t>
      </w:r>
      <w:r w:rsidRPr="00FA5ADA">
        <w:rPr>
          <w:szCs w:val="28"/>
        </w:rPr>
        <w:t>Система предоставляет по</w:t>
      </w:r>
      <w:r w:rsidR="007E212D">
        <w:rPr>
          <w:szCs w:val="28"/>
        </w:rPr>
        <w:t xml:space="preserve">льзователю историю сообщений с </w:t>
      </w:r>
      <w:r w:rsidRPr="00FA5ADA">
        <w:rPr>
          <w:szCs w:val="28"/>
        </w:rPr>
        <w:t>информацией</w:t>
      </w:r>
      <w:r w:rsidR="007E212D">
        <w:rPr>
          <w:szCs w:val="28"/>
        </w:rPr>
        <w:t xml:space="preserve"> о доставке</w:t>
      </w:r>
      <w:r w:rsidRPr="00FA5ADA">
        <w:rPr>
          <w:szCs w:val="28"/>
        </w:rPr>
        <w:t>.</w:t>
      </w:r>
    </w:p>
    <w:p w14:paraId="4F54307E" w14:textId="2ABAF816" w:rsidR="007F1A92" w:rsidRPr="00FA5ADA" w:rsidRDefault="007F1A92" w:rsidP="00034875">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sidR="007E212D">
        <w:rPr>
          <w:szCs w:val="28"/>
        </w:rPr>
        <w:t xml:space="preserve">через </w:t>
      </w:r>
      <w:r w:rsidR="007E212D">
        <w:rPr>
          <w:szCs w:val="28"/>
          <w:lang w:val="en-US"/>
        </w:rPr>
        <w:t>REST</w:t>
      </w:r>
      <w:r w:rsidR="007E212D" w:rsidRPr="007E212D">
        <w:rPr>
          <w:szCs w:val="28"/>
        </w:rPr>
        <w:t xml:space="preserve"> </w:t>
      </w:r>
      <w:r w:rsidR="007E212D">
        <w:rPr>
          <w:szCs w:val="28"/>
          <w:lang w:val="en-US"/>
        </w:rPr>
        <w:t>API</w:t>
      </w:r>
      <w:r w:rsidR="007E212D" w:rsidRPr="007E212D">
        <w:rPr>
          <w:szCs w:val="28"/>
        </w:rPr>
        <w:t xml:space="preserve"> </w:t>
      </w:r>
      <w:r w:rsidR="007E212D">
        <w:rPr>
          <w:szCs w:val="28"/>
        </w:rPr>
        <w:t>и передает их указанным сервисам доставки</w:t>
      </w:r>
      <w:r w:rsidRPr="00FA5ADA">
        <w:rPr>
          <w:szCs w:val="28"/>
        </w:rPr>
        <w:t>.</w:t>
      </w:r>
    </w:p>
    <w:p w14:paraId="6BD537F9" w14:textId="77777777" w:rsidR="007F1A92" w:rsidRDefault="007F1A92" w:rsidP="00034875">
      <w:pPr>
        <w:pStyle w:val="3"/>
        <w:spacing w:after="0"/>
      </w:pPr>
      <w:bookmarkStart w:id="97" w:name="_Toc67512677"/>
      <w:r w:rsidRPr="00D83368">
        <w:t>Требования</w:t>
      </w:r>
      <w:r>
        <w:t xml:space="preserve"> к надежности</w:t>
      </w:r>
      <w:bookmarkEnd w:id="97"/>
    </w:p>
    <w:p w14:paraId="6DD1425E" w14:textId="77777777" w:rsidR="007F1A92" w:rsidRPr="00524815" w:rsidRDefault="007F1A92" w:rsidP="00034875">
      <w:pPr>
        <w:pStyle w:val="a6"/>
        <w:numPr>
          <w:ilvl w:val="3"/>
          <w:numId w:val="8"/>
        </w:numPr>
        <w:ind w:left="1134" w:hanging="425"/>
        <w:rPr>
          <w:lang w:eastAsia="ru-RU"/>
        </w:rPr>
      </w:pPr>
      <w:r w:rsidRPr="00524815">
        <w:rPr>
          <w:lang w:eastAsia="ru-RU"/>
        </w:rPr>
        <w:t>Требования к обеспечению надежного функционирования программы</w:t>
      </w:r>
    </w:p>
    <w:p w14:paraId="0FEBF42E" w14:textId="77777777" w:rsidR="007F1A92" w:rsidRDefault="007F1A92" w:rsidP="00034875">
      <w:pPr>
        <w:rPr>
          <w:lang w:eastAsia="ru-RU"/>
        </w:rPr>
      </w:pPr>
      <w:r>
        <w:rPr>
          <w:lang w:eastAsia="ru-RU"/>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6A034F11" w14:textId="1A966ECE" w:rsidR="007F1A92" w:rsidRDefault="007F1A92" w:rsidP="000D04AF">
      <w:pPr>
        <w:pStyle w:val="a6"/>
        <w:numPr>
          <w:ilvl w:val="0"/>
          <w:numId w:val="19"/>
        </w:numPr>
        <w:rPr>
          <w:lang w:eastAsia="ru-RU"/>
        </w:rPr>
      </w:pPr>
      <w:r>
        <w:rPr>
          <w:lang w:eastAsia="ru-RU"/>
        </w:rPr>
        <w:t>организацией бесперебойного питания технических средств;</w:t>
      </w:r>
    </w:p>
    <w:p w14:paraId="1BFD2E86" w14:textId="6D8941E1" w:rsidR="007F1A92" w:rsidRDefault="007F1A92" w:rsidP="000D04AF">
      <w:pPr>
        <w:pStyle w:val="a6"/>
        <w:numPr>
          <w:ilvl w:val="0"/>
          <w:numId w:val="19"/>
        </w:numPr>
        <w:rPr>
          <w:lang w:eastAsia="ru-RU"/>
        </w:rPr>
      </w:pPr>
      <w:r>
        <w:rPr>
          <w:lang w:eastAsia="ru-RU"/>
        </w:rPr>
        <w:t>использованием лицензионного программного обеспечения;</w:t>
      </w:r>
    </w:p>
    <w:p w14:paraId="09F1DBA3" w14:textId="6B24DEBF" w:rsidR="007F1A92" w:rsidRDefault="007F1A92" w:rsidP="000D04AF">
      <w:pPr>
        <w:pStyle w:val="a6"/>
        <w:numPr>
          <w:ilvl w:val="0"/>
          <w:numId w:val="19"/>
        </w:numPr>
        <w:rPr>
          <w:lang w:eastAsia="ru-RU"/>
        </w:rPr>
      </w:pPr>
      <w:r>
        <w:rPr>
          <w:lang w:eastAsia="ru-RU"/>
        </w:rPr>
        <w:t xml:space="preserve">регулярным выполнением рекомендаций Министерства труда и социального развития РФ, изложенных в Постановлении от 23 июля </w:t>
      </w:r>
      <w:r>
        <w:rPr>
          <w:lang w:eastAsia="ru-RU"/>
        </w:rPr>
        <w:lastRenderedPageBreak/>
        <w:t>1998 г.</w:t>
      </w:r>
      <w:r w:rsidR="00F17C30">
        <w:rPr>
          <w:lang w:eastAsia="ru-RU"/>
        </w:rPr>
        <w:t xml:space="preserve"> «О</w:t>
      </w:r>
      <w:r>
        <w:rPr>
          <w:lang w:eastAsia="ru-RU"/>
        </w:rPr>
        <w:t>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1E83C2E0" w14:textId="202DF3C9" w:rsidR="007F1A92" w:rsidRDefault="007F1A92" w:rsidP="000D04AF">
      <w:pPr>
        <w:pStyle w:val="a6"/>
        <w:numPr>
          <w:ilvl w:val="0"/>
          <w:numId w:val="19"/>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r w:rsidR="00F17C30">
        <w:rPr>
          <w:lang w:eastAsia="ru-RU"/>
        </w:rPr>
        <w:t>.</w:t>
      </w:r>
    </w:p>
    <w:p w14:paraId="3FD7C9DE" w14:textId="77777777" w:rsidR="007F1A92" w:rsidRPr="00F64667" w:rsidRDefault="007F1A92" w:rsidP="00034875">
      <w:pPr>
        <w:pStyle w:val="a6"/>
        <w:numPr>
          <w:ilvl w:val="3"/>
          <w:numId w:val="8"/>
        </w:numPr>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73525F7" w14:textId="5AE61CE0" w:rsidR="007F1A92" w:rsidRDefault="007F1A92" w:rsidP="00034875">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w:t>
      </w:r>
      <w:r w:rsidR="00422B67">
        <w:rPr>
          <w:lang w:eastAsia="ru-RU"/>
        </w:rPr>
        <w:t xml:space="preserve"> </w:t>
      </w:r>
      <w:r>
        <w:rPr>
          <w:lang w:eastAsia="ru-RU"/>
        </w:rPr>
        <w:t>не должно превышать 30-ти минут при условии соблюдения условий эксплуатации технических и программных средств.</w:t>
      </w:r>
    </w:p>
    <w:p w14:paraId="0CFE53AB" w14:textId="77777777" w:rsidR="007F1A92" w:rsidRDefault="007F1A92" w:rsidP="00034875">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13DC7FEB" w14:textId="77777777" w:rsidR="007F1A92" w:rsidRPr="00F64667" w:rsidRDefault="007F1A92" w:rsidP="00034875">
      <w:pPr>
        <w:pStyle w:val="a6"/>
        <w:numPr>
          <w:ilvl w:val="3"/>
          <w:numId w:val="8"/>
        </w:numPr>
        <w:ind w:left="1134" w:hanging="425"/>
        <w:rPr>
          <w:lang w:eastAsia="ru-RU"/>
        </w:rPr>
      </w:pPr>
      <w:r w:rsidRPr="00F64667">
        <w:rPr>
          <w:lang w:eastAsia="ru-RU"/>
        </w:rPr>
        <w:t>Отказы из-за некорректных действий оператора</w:t>
      </w:r>
    </w:p>
    <w:p w14:paraId="0D242813" w14:textId="0B8B344A" w:rsidR="007F1A92" w:rsidRDefault="007F1A92" w:rsidP="00034875">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3F22223D" w14:textId="7661A151" w:rsidR="007F1A92" w:rsidRPr="00F64667" w:rsidRDefault="007F1A92" w:rsidP="00034875">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1B8866FD" w14:textId="77777777" w:rsidR="007F1A92" w:rsidRDefault="007F1A92" w:rsidP="00034875">
      <w:pPr>
        <w:pStyle w:val="2"/>
        <w:spacing w:after="0"/>
        <w:rPr>
          <w:b w:val="0"/>
        </w:rPr>
      </w:pPr>
      <w:bookmarkStart w:id="98" w:name="_Toc44341660"/>
      <w:bookmarkStart w:id="99" w:name="_Toc8643079"/>
      <w:bookmarkStart w:id="100" w:name="_Toc67512678"/>
      <w:r w:rsidRPr="00941DD3">
        <w:t>Условия</w:t>
      </w:r>
      <w:r>
        <w:t xml:space="preserve"> </w:t>
      </w:r>
      <w:r w:rsidRPr="00850F38">
        <w:t>эксплуатации</w:t>
      </w:r>
      <w:bookmarkEnd w:id="98"/>
      <w:bookmarkEnd w:id="99"/>
      <w:bookmarkEnd w:id="100"/>
    </w:p>
    <w:p w14:paraId="5AE3AFCE" w14:textId="77777777" w:rsidR="007F1A92" w:rsidRDefault="007F1A92" w:rsidP="00034875">
      <w:pPr>
        <w:pStyle w:val="3"/>
        <w:spacing w:after="0"/>
        <w:rPr>
          <w:b w:val="0"/>
          <w:i w:val="0"/>
        </w:rPr>
      </w:pPr>
      <w:bookmarkStart w:id="101" w:name="_Toc67512679"/>
      <w:r w:rsidRPr="00D83368">
        <w:t>Климатические</w:t>
      </w:r>
      <w:r>
        <w:t xml:space="preserve"> </w:t>
      </w:r>
      <w:r w:rsidRPr="00941DD3">
        <w:t>условия</w:t>
      </w:r>
      <w:r>
        <w:t xml:space="preserve"> </w:t>
      </w:r>
      <w:r w:rsidRPr="00D83368">
        <w:t>эксплуатации</w:t>
      </w:r>
      <w:bookmarkEnd w:id="101"/>
    </w:p>
    <w:p w14:paraId="00359C28" w14:textId="5A6C3B61" w:rsidR="007F1A92" w:rsidRPr="00B0212B" w:rsidRDefault="007F1A92" w:rsidP="00034875">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3B46880" w14:textId="77777777" w:rsidR="007F1A92" w:rsidRDefault="007F1A92" w:rsidP="00034875">
      <w:pPr>
        <w:pStyle w:val="3"/>
        <w:spacing w:after="0"/>
        <w:rPr>
          <w:b w:val="0"/>
          <w:i w:val="0"/>
        </w:rPr>
      </w:pPr>
      <w:bookmarkStart w:id="102" w:name="_Toc67512680"/>
      <w:bookmarkStart w:id="103" w:name="_Toc44341661"/>
      <w:bookmarkStart w:id="104" w:name="_Toc8643080"/>
      <w:r w:rsidRPr="00D83368">
        <w:lastRenderedPageBreak/>
        <w:t>Требования</w:t>
      </w:r>
      <w:r w:rsidRPr="00A17316">
        <w:t xml:space="preserve"> к </w:t>
      </w:r>
      <w:r w:rsidRPr="00941DD3">
        <w:t>квалификации</w:t>
      </w:r>
      <w:r w:rsidRPr="00A17316">
        <w:t xml:space="preserve"> и численности персонал</w:t>
      </w:r>
      <w:r>
        <w:t>а</w:t>
      </w:r>
      <w:bookmarkEnd w:id="102"/>
    </w:p>
    <w:p w14:paraId="5B19B24B" w14:textId="390C651C" w:rsidR="007F1A92" w:rsidRPr="00A17316" w:rsidRDefault="007F1A92" w:rsidP="00034875">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sidR="00DC609F">
        <w:rPr>
          <w:color w:val="000000"/>
          <w:szCs w:val="28"/>
        </w:rPr>
        <w:t>настройкой подсистемы</w:t>
      </w:r>
      <w:r w:rsidRPr="00A17316">
        <w:rPr>
          <w:color w:val="000000"/>
          <w:szCs w:val="28"/>
        </w:rPr>
        <w:t>.</w:t>
      </w:r>
    </w:p>
    <w:p w14:paraId="03D9CD87" w14:textId="77777777" w:rsidR="007F1A92" w:rsidRDefault="007F1A92" w:rsidP="00034875">
      <w:pPr>
        <w:pStyle w:val="3"/>
        <w:spacing w:after="0"/>
        <w:rPr>
          <w:b w:val="0"/>
          <w:i w:val="0"/>
        </w:rPr>
      </w:pPr>
      <w:bookmarkStart w:id="105" w:name="_Toc67512681"/>
      <w:bookmarkEnd w:id="103"/>
      <w:bookmarkEnd w:id="104"/>
      <w:r w:rsidRPr="00D83368">
        <w:t>Требования</w:t>
      </w:r>
      <w:r w:rsidRPr="005F028B">
        <w:t xml:space="preserve"> к </w:t>
      </w:r>
      <w:r w:rsidRPr="00941DD3">
        <w:t>составу</w:t>
      </w:r>
      <w:r w:rsidRPr="005F028B">
        <w:t xml:space="preserve"> и параметрам технических средств</w:t>
      </w:r>
      <w:bookmarkEnd w:id="105"/>
    </w:p>
    <w:p w14:paraId="55AE6532" w14:textId="73DB86F0" w:rsidR="007F1A92" w:rsidRDefault="00116700" w:rsidP="00034875">
      <w:pPr>
        <w:pStyle w:val="af"/>
        <w:spacing w:after="0"/>
        <w:ind w:firstLine="708"/>
        <w:rPr>
          <w:color w:val="000000" w:themeColor="text1"/>
        </w:rPr>
      </w:pPr>
      <w:r>
        <w:t>Программный комплекс</w:t>
      </w:r>
      <w:r w:rsidR="007F1A92">
        <w:t xml:space="preserve"> </w:t>
      </w:r>
      <w:r w:rsidR="007F1A92">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1E6D0F00"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приложения: </w:t>
      </w:r>
    </w:p>
    <w:p w14:paraId="58E532B0" w14:textId="77777777" w:rsidR="007F1A92" w:rsidRDefault="007F1A92" w:rsidP="00034875">
      <w:pPr>
        <w:pStyle w:val="af"/>
        <w:numPr>
          <w:ilvl w:val="0"/>
          <w:numId w:val="9"/>
        </w:numPr>
        <w:spacing w:after="0"/>
        <w:ind w:left="1134" w:hanging="425"/>
        <w:rPr>
          <w:rFonts w:cs="Times New Roman"/>
          <w:color w:val="000000" w:themeColor="text1"/>
          <w:lang w:val="en-US"/>
        </w:rPr>
      </w:pPr>
      <w:r>
        <w:rPr>
          <w:rFonts w:cs="Times New Roman"/>
          <w:color w:val="000000" w:themeColor="text1"/>
        </w:rPr>
        <w:t xml:space="preserve">наличие веб-сервера </w:t>
      </w:r>
      <w:r>
        <w:rPr>
          <w:rFonts w:cs="Times New Roman"/>
          <w:color w:val="000000" w:themeColor="text1"/>
          <w:lang w:val="en-US"/>
        </w:rPr>
        <w:t>IIS.</w:t>
      </w:r>
    </w:p>
    <w:p w14:paraId="6BD672E9"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340D8" w14:textId="194B3872"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w:t>
      </w:r>
      <w:r>
        <w:rPr>
          <w:rFonts w:cs="Times New Roman"/>
          <w:color w:val="000000" w:themeColor="text1"/>
          <w:lang w:val="en-US"/>
        </w:rPr>
        <w:t>;</w:t>
      </w:r>
    </w:p>
    <w:p w14:paraId="20DB5D09"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1A8CEF73" w14:textId="77777777" w:rsidR="007F1A92" w:rsidRDefault="007F1A92" w:rsidP="00034875">
      <w:pPr>
        <w:pStyle w:val="af"/>
        <w:spacing w:after="0"/>
        <w:ind w:left="1134" w:hanging="425"/>
        <w:rPr>
          <w:rFonts w:cs="Times New Roman"/>
          <w:color w:val="000000" w:themeColor="text1"/>
        </w:rPr>
      </w:pPr>
      <w:r>
        <w:rPr>
          <w:rFonts w:cs="Times New Roman"/>
          <w:color w:val="000000" w:themeColor="text1"/>
        </w:rPr>
        <w:t xml:space="preserve">Сервер баз данных: </w:t>
      </w:r>
    </w:p>
    <w:p w14:paraId="2BCAC5B4" w14:textId="77777777"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процессор: 3,1 ГГц и выше;</w:t>
      </w:r>
    </w:p>
    <w:p w14:paraId="1D0F4357" w14:textId="7343F52B" w:rsidR="007F1A92"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rPr>
        <w:t>ОЗУ</w:t>
      </w:r>
      <w:r>
        <w:rPr>
          <w:rFonts w:cs="Times New Roman"/>
          <w:color w:val="000000" w:themeColor="text1"/>
          <w:lang w:val="en-US"/>
        </w:rPr>
        <w:t xml:space="preserve">: </w:t>
      </w:r>
      <w:r w:rsidR="00930C90">
        <w:rPr>
          <w:rFonts w:cs="Times New Roman"/>
          <w:color w:val="000000" w:themeColor="text1"/>
        </w:rPr>
        <w:t>16</w:t>
      </w:r>
      <w:r>
        <w:rPr>
          <w:rFonts w:cs="Times New Roman"/>
          <w:color w:val="000000" w:themeColor="text1"/>
        </w:rPr>
        <w:t>Гб и выше</w:t>
      </w:r>
      <w:r>
        <w:rPr>
          <w:rFonts w:cs="Times New Roman"/>
          <w:color w:val="000000" w:themeColor="text1"/>
          <w:lang w:val="en-US"/>
        </w:rPr>
        <w:t>;</w:t>
      </w:r>
    </w:p>
    <w:p w14:paraId="6D9715E1" w14:textId="77777777" w:rsidR="007F1A92" w:rsidRPr="005F028B" w:rsidRDefault="007F1A92" w:rsidP="00034875">
      <w:pPr>
        <w:pStyle w:val="af"/>
        <w:numPr>
          <w:ilvl w:val="0"/>
          <w:numId w:val="10"/>
        </w:numPr>
        <w:spacing w:after="0"/>
        <w:ind w:left="1134" w:hanging="425"/>
        <w:rPr>
          <w:rFonts w:cs="Times New Roman"/>
          <w:color w:val="000000" w:themeColor="text1"/>
        </w:rPr>
      </w:pPr>
      <w:r>
        <w:rPr>
          <w:rFonts w:cs="Times New Roman"/>
          <w:color w:val="000000" w:themeColor="text1"/>
          <w:lang w:val="en-US"/>
        </w:rPr>
        <w:t xml:space="preserve">SSD </w:t>
      </w:r>
      <w:r>
        <w:rPr>
          <w:rFonts w:cs="Times New Roman"/>
          <w:color w:val="000000" w:themeColor="text1"/>
        </w:rPr>
        <w:t>диск</w:t>
      </w:r>
      <w:r>
        <w:rPr>
          <w:rFonts w:cs="Times New Roman"/>
          <w:color w:val="000000" w:themeColor="text1"/>
          <w:lang w:val="en-US"/>
        </w:rPr>
        <w:t>.</w:t>
      </w:r>
    </w:p>
    <w:p w14:paraId="582F3832" w14:textId="77777777" w:rsidR="007F1A92" w:rsidRDefault="007F1A92" w:rsidP="00034875">
      <w:pPr>
        <w:pStyle w:val="3"/>
        <w:spacing w:after="0"/>
        <w:rPr>
          <w:b w:val="0"/>
          <w:i w:val="0"/>
        </w:rPr>
      </w:pPr>
      <w:bookmarkStart w:id="106" w:name="_Toc44341664"/>
      <w:bookmarkStart w:id="107" w:name="_Toc8643083"/>
      <w:bookmarkStart w:id="108" w:name="_Toc67512682"/>
      <w:r>
        <w:t xml:space="preserve">Требования к </w:t>
      </w:r>
      <w:r w:rsidRPr="00D83368">
        <w:t>информационной</w:t>
      </w:r>
      <w:r>
        <w:t xml:space="preserve"> и программной совместимости</w:t>
      </w:r>
      <w:bookmarkEnd w:id="106"/>
      <w:bookmarkEnd w:id="107"/>
      <w:bookmarkEnd w:id="108"/>
    </w:p>
    <w:p w14:paraId="268BBFE4" w14:textId="77777777" w:rsidR="007F1A92" w:rsidRDefault="007F1A92" w:rsidP="00034875">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A4D4C9E" w14:textId="77777777" w:rsidR="007F1A92" w:rsidRDefault="007F1A92" w:rsidP="00034875">
      <w:pPr>
        <w:pStyle w:val="a6"/>
        <w:numPr>
          <w:ilvl w:val="0"/>
          <w:numId w:val="11"/>
        </w:numPr>
        <w:ind w:left="1134" w:hanging="425"/>
        <w:rPr>
          <w:szCs w:val="28"/>
        </w:rPr>
      </w:pPr>
      <w:r>
        <w:rPr>
          <w:szCs w:val="28"/>
        </w:rPr>
        <w:t>лицензионная версия операционной системы «</w:t>
      </w:r>
      <w:r>
        <w:rPr>
          <w:szCs w:val="28"/>
          <w:lang w:val="en-US"/>
        </w:rPr>
        <w:t>Microsoft</w:t>
      </w:r>
      <w:r w:rsidRPr="005F028B">
        <w:rPr>
          <w:szCs w:val="28"/>
        </w:rPr>
        <w:t xml:space="preserve"> </w:t>
      </w:r>
      <w:r>
        <w:rPr>
          <w:szCs w:val="28"/>
          <w:lang w:val="en-US"/>
        </w:rPr>
        <w:t>Windows</w:t>
      </w:r>
      <w:r w:rsidRPr="005F028B">
        <w:rPr>
          <w:szCs w:val="28"/>
        </w:rPr>
        <w:t xml:space="preserve"> </w:t>
      </w:r>
      <w:r>
        <w:rPr>
          <w:szCs w:val="28"/>
          <w:lang w:val="en-US"/>
        </w:rPr>
        <w:t>Server</w:t>
      </w:r>
      <w:r>
        <w:rPr>
          <w:szCs w:val="28"/>
        </w:rPr>
        <w:t xml:space="preserve"> 2019»;</w:t>
      </w:r>
    </w:p>
    <w:p w14:paraId="62812B7A" w14:textId="7E53BE48" w:rsidR="007F1A92" w:rsidRDefault="007F1A92" w:rsidP="00034875">
      <w:pPr>
        <w:numPr>
          <w:ilvl w:val="0"/>
          <w:numId w:val="11"/>
        </w:numPr>
        <w:ind w:left="1134" w:hanging="425"/>
        <w:rPr>
          <w:szCs w:val="28"/>
          <w:lang w:val="en-US"/>
        </w:rPr>
      </w:pPr>
      <w:r>
        <w:rPr>
          <w:szCs w:val="28"/>
        </w:rPr>
        <w:t>базы</w:t>
      </w:r>
      <w:r>
        <w:rPr>
          <w:szCs w:val="28"/>
          <w:lang w:val="en-US"/>
        </w:rPr>
        <w:t xml:space="preserve"> </w:t>
      </w:r>
      <w:r>
        <w:rPr>
          <w:szCs w:val="28"/>
        </w:rPr>
        <w:t>данных</w:t>
      </w:r>
      <w:r>
        <w:rPr>
          <w:szCs w:val="28"/>
          <w:lang w:val="en-US"/>
        </w:rPr>
        <w:t xml:space="preserve"> «Microsoft SQL Server 2019»;</w:t>
      </w:r>
    </w:p>
    <w:p w14:paraId="6DB7CB90" w14:textId="06D445CD" w:rsidR="00D76D34" w:rsidRDefault="00D76D34" w:rsidP="00034875">
      <w:pPr>
        <w:numPr>
          <w:ilvl w:val="0"/>
          <w:numId w:val="11"/>
        </w:numPr>
        <w:ind w:left="1134" w:hanging="425"/>
        <w:rPr>
          <w:szCs w:val="28"/>
          <w:lang w:val="en-US"/>
        </w:rPr>
      </w:pPr>
      <w:r>
        <w:rPr>
          <w:szCs w:val="28"/>
        </w:rPr>
        <w:t>СУБД</w:t>
      </w:r>
      <w:r w:rsidRPr="00D76D34">
        <w:rPr>
          <w:szCs w:val="28"/>
          <w:lang w:val="en-US"/>
        </w:rPr>
        <w:t xml:space="preserve"> </w:t>
      </w:r>
      <w:r>
        <w:rPr>
          <w:szCs w:val="28"/>
          <w:lang w:val="en-US"/>
        </w:rPr>
        <w:t>«SQL Server Management Studio»</w:t>
      </w:r>
      <w:r w:rsidR="00115972">
        <w:rPr>
          <w:szCs w:val="28"/>
          <w:lang w:val="en-US"/>
        </w:rPr>
        <w:t>;</w:t>
      </w:r>
    </w:p>
    <w:p w14:paraId="106DDE9C" w14:textId="3197FF31" w:rsidR="007F1A92" w:rsidRPr="00115972" w:rsidRDefault="00115972" w:rsidP="00034875">
      <w:pPr>
        <w:pStyle w:val="a6"/>
        <w:numPr>
          <w:ilvl w:val="0"/>
          <w:numId w:val="11"/>
        </w:numPr>
        <w:ind w:left="1134" w:hanging="425"/>
        <w:rPr>
          <w:szCs w:val="28"/>
          <w:lang w:val="en-US"/>
        </w:rPr>
      </w:pPr>
      <w:r>
        <w:rPr>
          <w:szCs w:val="28"/>
          <w:lang w:val="en-US"/>
        </w:rPr>
        <w:t>w</w:t>
      </w:r>
      <w:r w:rsidRPr="00115972">
        <w:rPr>
          <w:szCs w:val="28"/>
          <w:lang w:val="en-US"/>
        </w:rPr>
        <w:t>eb-браузер</w:t>
      </w:r>
      <w:r w:rsidR="007F1A92" w:rsidRPr="00115972">
        <w:rPr>
          <w:szCs w:val="28"/>
          <w:lang w:val="en-US"/>
        </w:rPr>
        <w:t xml:space="preserve"> </w:t>
      </w:r>
      <w:r w:rsidRPr="00115972">
        <w:rPr>
          <w:lang w:val="en-US"/>
        </w:rPr>
        <w:t xml:space="preserve">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6201C0BD" w14:textId="77777777" w:rsidR="007F1A92" w:rsidRDefault="007F1A92" w:rsidP="00034875">
      <w:pPr>
        <w:numPr>
          <w:ilvl w:val="0"/>
          <w:numId w:val="11"/>
        </w:numPr>
        <w:ind w:left="1134" w:hanging="425"/>
        <w:rPr>
          <w:szCs w:val="28"/>
          <w:lang w:val="en-US"/>
        </w:rPr>
      </w:pPr>
      <w:r>
        <w:rPr>
          <w:szCs w:val="28"/>
        </w:rPr>
        <w:t>антивирусное программное обеспечение.</w:t>
      </w:r>
    </w:p>
    <w:p w14:paraId="784C0A18" w14:textId="77777777" w:rsidR="007F1A92" w:rsidRDefault="007F1A92" w:rsidP="00034875">
      <w:pPr>
        <w:ind w:firstLine="708"/>
        <w:rPr>
          <w:szCs w:val="28"/>
        </w:rPr>
      </w:pPr>
      <w:r>
        <w:rPr>
          <w:szCs w:val="28"/>
        </w:rPr>
        <w:lastRenderedPageBreak/>
        <w:t>Дополнительные требования к защите программного обеспечения и информации не предъявляются.</w:t>
      </w:r>
      <w:r w:rsidRPr="004C3D99">
        <w:rPr>
          <w:szCs w:val="28"/>
        </w:rPr>
        <w:t xml:space="preserve"> </w:t>
      </w:r>
    </w:p>
    <w:p w14:paraId="182C2917" w14:textId="77777777" w:rsidR="007F1A92" w:rsidRDefault="007F1A92" w:rsidP="00034875">
      <w:pPr>
        <w:pStyle w:val="2"/>
        <w:spacing w:after="0"/>
      </w:pPr>
      <w:bookmarkStart w:id="109" w:name="_Toc67512683"/>
      <w:r w:rsidRPr="00850F38">
        <w:t>Программная</w:t>
      </w:r>
      <w:r>
        <w:t xml:space="preserve"> документация</w:t>
      </w:r>
      <w:bookmarkEnd w:id="109"/>
    </w:p>
    <w:p w14:paraId="71312042" w14:textId="0C90FA0C" w:rsidR="007F1A92" w:rsidRPr="004C3D99" w:rsidRDefault="007F1A92" w:rsidP="00034875">
      <w:pPr>
        <w:pStyle w:val="3"/>
        <w:spacing w:after="0"/>
      </w:pPr>
      <w:bookmarkStart w:id="110" w:name="_Toc67512684"/>
      <w:r w:rsidRPr="00D83368">
        <w:t>Предварительный</w:t>
      </w:r>
      <w:r w:rsidRPr="004C3D99">
        <w:t xml:space="preserve"> состав программной документации</w:t>
      </w:r>
      <w:bookmarkEnd w:id="110"/>
    </w:p>
    <w:p w14:paraId="04AF7A11" w14:textId="1DE2D68A" w:rsidR="007F1A92" w:rsidRPr="004C3D99" w:rsidRDefault="007F1A92" w:rsidP="00034875">
      <w:pPr>
        <w:ind w:firstLine="708"/>
        <w:rPr>
          <w:szCs w:val="28"/>
        </w:rPr>
      </w:pPr>
      <w:r w:rsidRPr="004C3D99">
        <w:rPr>
          <w:szCs w:val="28"/>
        </w:rPr>
        <w:t>Состав программной документации:</w:t>
      </w:r>
    </w:p>
    <w:p w14:paraId="5AEA9BD7" w14:textId="77777777" w:rsidR="007F1A92" w:rsidRPr="00DC5D62" w:rsidRDefault="007F1A92" w:rsidP="000D04AF">
      <w:pPr>
        <w:pStyle w:val="a6"/>
        <w:numPr>
          <w:ilvl w:val="0"/>
          <w:numId w:val="36"/>
        </w:numPr>
        <w:rPr>
          <w:szCs w:val="28"/>
        </w:rPr>
      </w:pPr>
      <w:r w:rsidRPr="00DC5D62">
        <w:rPr>
          <w:szCs w:val="28"/>
        </w:rPr>
        <w:t>техническое задание;</w:t>
      </w:r>
    </w:p>
    <w:p w14:paraId="756973C0" w14:textId="24BD9029" w:rsidR="007F1A92" w:rsidRPr="00DC5D62" w:rsidRDefault="007F1A92" w:rsidP="000D04AF">
      <w:pPr>
        <w:pStyle w:val="a6"/>
        <w:numPr>
          <w:ilvl w:val="0"/>
          <w:numId w:val="36"/>
        </w:numPr>
        <w:rPr>
          <w:szCs w:val="28"/>
        </w:rPr>
      </w:pPr>
      <w:r w:rsidRPr="00DC5D62">
        <w:rPr>
          <w:szCs w:val="28"/>
        </w:rPr>
        <w:t>программ</w:t>
      </w:r>
      <w:r w:rsidR="00F3688D" w:rsidRPr="00DC5D62">
        <w:rPr>
          <w:szCs w:val="28"/>
        </w:rPr>
        <w:t xml:space="preserve">а </w:t>
      </w:r>
      <w:r w:rsidRPr="00DC5D62">
        <w:rPr>
          <w:szCs w:val="28"/>
        </w:rPr>
        <w:t>и методики испытаний;</w:t>
      </w:r>
    </w:p>
    <w:p w14:paraId="698A751F" w14:textId="77777777" w:rsidR="007F1A92" w:rsidRPr="00DC5D62" w:rsidRDefault="007F1A92" w:rsidP="000D04AF">
      <w:pPr>
        <w:pStyle w:val="a6"/>
        <w:numPr>
          <w:ilvl w:val="0"/>
          <w:numId w:val="36"/>
        </w:numPr>
        <w:rPr>
          <w:szCs w:val="28"/>
        </w:rPr>
      </w:pPr>
      <w:r w:rsidRPr="00DC5D62">
        <w:rPr>
          <w:szCs w:val="28"/>
        </w:rPr>
        <w:t>руководство оператора.</w:t>
      </w:r>
    </w:p>
    <w:p w14:paraId="7FBC2782" w14:textId="77777777" w:rsidR="007F1A92" w:rsidRDefault="007F1A92" w:rsidP="00034875">
      <w:pPr>
        <w:pStyle w:val="2"/>
        <w:spacing w:after="0"/>
        <w:rPr>
          <w:b w:val="0"/>
        </w:rPr>
      </w:pPr>
      <w:bookmarkStart w:id="111" w:name="_Toc44341665"/>
      <w:bookmarkStart w:id="112" w:name="_Toc67512685"/>
      <w:r w:rsidRPr="00850F38">
        <w:t>Стадии</w:t>
      </w:r>
      <w:r>
        <w:rPr>
          <w:b w:val="0"/>
        </w:rPr>
        <w:t xml:space="preserve"> </w:t>
      </w:r>
      <w:r w:rsidRPr="00941DD3">
        <w:t>и этапы</w:t>
      </w:r>
      <w:r>
        <w:t xml:space="preserve"> разработки</w:t>
      </w:r>
      <w:bookmarkEnd w:id="111"/>
      <w:bookmarkEnd w:id="112"/>
    </w:p>
    <w:p w14:paraId="7044B317" w14:textId="4C73F00B" w:rsidR="007F1A92" w:rsidRDefault="007F1A92" w:rsidP="00034875">
      <w:pPr>
        <w:pStyle w:val="3"/>
        <w:spacing w:after="0"/>
        <w:rPr>
          <w:b w:val="0"/>
          <w:i w:val="0"/>
        </w:rPr>
      </w:pPr>
      <w:bookmarkStart w:id="113" w:name="_Toc44341666"/>
      <w:bookmarkStart w:id="114" w:name="_Toc8643085"/>
      <w:bookmarkStart w:id="115" w:name="_Toc67512686"/>
      <w:r w:rsidRPr="00D83368">
        <w:t>Стадии</w:t>
      </w:r>
      <w:r>
        <w:t xml:space="preserve"> </w:t>
      </w:r>
      <w:r w:rsidRPr="00941DD3">
        <w:t>разработки</w:t>
      </w:r>
      <w:bookmarkEnd w:id="113"/>
      <w:bookmarkEnd w:id="114"/>
      <w:bookmarkEnd w:id="115"/>
    </w:p>
    <w:p w14:paraId="169765C8" w14:textId="7360AF40" w:rsidR="007F1A92" w:rsidRDefault="007F1A92" w:rsidP="00034875">
      <w:pPr>
        <w:rPr>
          <w:rFonts w:cs="Times New Roman"/>
          <w:szCs w:val="28"/>
        </w:rPr>
      </w:pPr>
      <w:r>
        <w:rPr>
          <w:szCs w:val="28"/>
        </w:rPr>
        <w:t>Разработка подсистемы состоит из</w:t>
      </w:r>
      <w:r w:rsidR="00B77F3A">
        <w:rPr>
          <w:szCs w:val="28"/>
        </w:rPr>
        <w:t xml:space="preserve"> </w:t>
      </w:r>
      <w:r w:rsidR="007E5C67">
        <w:rPr>
          <w:szCs w:val="28"/>
        </w:rPr>
        <w:t>следующих</w:t>
      </w:r>
      <w:r>
        <w:rPr>
          <w:szCs w:val="28"/>
        </w:rPr>
        <w:t xml:space="preserve"> этапов:</w:t>
      </w:r>
    </w:p>
    <w:p w14:paraId="492856D6" w14:textId="77777777" w:rsidR="007F1A92" w:rsidRPr="008141F3" w:rsidRDefault="007F1A92" w:rsidP="000D04AF">
      <w:pPr>
        <w:pStyle w:val="a6"/>
        <w:numPr>
          <w:ilvl w:val="0"/>
          <w:numId w:val="37"/>
        </w:numPr>
        <w:rPr>
          <w:szCs w:val="28"/>
        </w:rPr>
      </w:pPr>
      <w:r w:rsidRPr="008141F3">
        <w:rPr>
          <w:szCs w:val="28"/>
        </w:rPr>
        <w:t>разработка технического задания;</w:t>
      </w:r>
    </w:p>
    <w:p w14:paraId="2B983DE3" w14:textId="7AAC03FA" w:rsidR="007F1A92" w:rsidRDefault="007F1A92" w:rsidP="000D04AF">
      <w:pPr>
        <w:pStyle w:val="a6"/>
        <w:numPr>
          <w:ilvl w:val="0"/>
          <w:numId w:val="37"/>
        </w:numPr>
        <w:rPr>
          <w:szCs w:val="28"/>
        </w:rPr>
      </w:pPr>
      <w:r w:rsidRPr="008141F3">
        <w:rPr>
          <w:szCs w:val="28"/>
        </w:rPr>
        <w:t>проектирование программного комплекса;</w:t>
      </w:r>
    </w:p>
    <w:p w14:paraId="3421961E" w14:textId="71D654A8" w:rsidR="00B77F3A" w:rsidRDefault="00B77F3A" w:rsidP="000D04AF">
      <w:pPr>
        <w:pStyle w:val="a6"/>
        <w:numPr>
          <w:ilvl w:val="0"/>
          <w:numId w:val="37"/>
        </w:numPr>
        <w:rPr>
          <w:szCs w:val="28"/>
        </w:rPr>
      </w:pPr>
      <w:r>
        <w:rPr>
          <w:szCs w:val="28"/>
        </w:rPr>
        <w:t>разработка программного комплекса;</w:t>
      </w:r>
    </w:p>
    <w:p w14:paraId="467AAD30" w14:textId="33D1752F" w:rsidR="00B77F3A" w:rsidRDefault="00B77F3A" w:rsidP="000D04AF">
      <w:pPr>
        <w:pStyle w:val="a6"/>
        <w:numPr>
          <w:ilvl w:val="0"/>
          <w:numId w:val="37"/>
        </w:numPr>
        <w:rPr>
          <w:szCs w:val="28"/>
        </w:rPr>
      </w:pPr>
      <w:r>
        <w:rPr>
          <w:szCs w:val="28"/>
        </w:rPr>
        <w:t>тестирование разработанного программного комплекса;</w:t>
      </w:r>
    </w:p>
    <w:p w14:paraId="05896851" w14:textId="04AF3FB8" w:rsidR="00853044" w:rsidRPr="008141F3" w:rsidRDefault="00853044" w:rsidP="000D04AF">
      <w:pPr>
        <w:pStyle w:val="a6"/>
        <w:numPr>
          <w:ilvl w:val="0"/>
          <w:numId w:val="37"/>
        </w:numPr>
        <w:rPr>
          <w:szCs w:val="28"/>
        </w:rPr>
      </w:pPr>
      <w:r>
        <w:rPr>
          <w:szCs w:val="28"/>
        </w:rPr>
        <w:t>написание программной документации;</w:t>
      </w:r>
    </w:p>
    <w:p w14:paraId="0A8B07C2" w14:textId="76EBDAC9" w:rsidR="007F1A92" w:rsidRPr="008141F3" w:rsidRDefault="007F1A92" w:rsidP="000D04AF">
      <w:pPr>
        <w:pStyle w:val="a6"/>
        <w:numPr>
          <w:ilvl w:val="0"/>
          <w:numId w:val="37"/>
        </w:numPr>
        <w:rPr>
          <w:szCs w:val="28"/>
        </w:rPr>
      </w:pPr>
      <w:r w:rsidRPr="008141F3">
        <w:rPr>
          <w:szCs w:val="28"/>
        </w:rPr>
        <w:t xml:space="preserve">внедрение разработанного </w:t>
      </w:r>
      <w:r w:rsidR="00116700">
        <w:rPr>
          <w:szCs w:val="28"/>
        </w:rPr>
        <w:t>программного комплекса</w:t>
      </w:r>
      <w:r w:rsidRPr="008141F3">
        <w:rPr>
          <w:szCs w:val="28"/>
        </w:rPr>
        <w:t>.</w:t>
      </w:r>
    </w:p>
    <w:p w14:paraId="7F589FC9" w14:textId="77777777" w:rsidR="007F1A92" w:rsidRDefault="007F1A92" w:rsidP="00034875">
      <w:pPr>
        <w:pStyle w:val="3"/>
        <w:spacing w:after="0"/>
        <w:rPr>
          <w:b w:val="0"/>
          <w:i w:val="0"/>
        </w:rPr>
      </w:pPr>
      <w:bookmarkStart w:id="116" w:name="_Toc44341668"/>
      <w:bookmarkStart w:id="117" w:name="_Toc8643087"/>
      <w:bookmarkStart w:id="118" w:name="_Toc67512687"/>
      <w:r w:rsidRPr="00D83368">
        <w:t>Содержание</w:t>
      </w:r>
      <w:r>
        <w:t xml:space="preserve"> работ по этапам</w:t>
      </w:r>
      <w:bookmarkEnd w:id="116"/>
      <w:bookmarkEnd w:id="117"/>
      <w:bookmarkEnd w:id="118"/>
    </w:p>
    <w:p w14:paraId="05F6E659" w14:textId="77777777" w:rsidR="007F1A92" w:rsidRDefault="007F1A92" w:rsidP="00034875">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6BEF8F6A" w14:textId="77777777" w:rsidR="007F1A92" w:rsidRPr="00DE377F" w:rsidRDefault="007F1A92" w:rsidP="000D04AF">
      <w:pPr>
        <w:pStyle w:val="a6"/>
        <w:numPr>
          <w:ilvl w:val="0"/>
          <w:numId w:val="38"/>
        </w:numPr>
        <w:jc w:val="left"/>
        <w:rPr>
          <w:szCs w:val="28"/>
        </w:rPr>
      </w:pPr>
      <w:r w:rsidRPr="00DE377F">
        <w:rPr>
          <w:szCs w:val="28"/>
        </w:rPr>
        <w:t>постановка задачи;</w:t>
      </w:r>
    </w:p>
    <w:p w14:paraId="605DC05B" w14:textId="77777777" w:rsidR="007F1A92" w:rsidRPr="00DE377F" w:rsidRDefault="007F1A92" w:rsidP="000D04AF">
      <w:pPr>
        <w:pStyle w:val="a6"/>
        <w:numPr>
          <w:ilvl w:val="0"/>
          <w:numId w:val="38"/>
        </w:numPr>
        <w:jc w:val="left"/>
        <w:rPr>
          <w:szCs w:val="28"/>
        </w:rPr>
      </w:pPr>
      <w:r w:rsidRPr="00DE377F">
        <w:rPr>
          <w:szCs w:val="28"/>
        </w:rPr>
        <w:t>определение и уточнение требований к техническим средствам;</w:t>
      </w:r>
    </w:p>
    <w:p w14:paraId="07A93DCD" w14:textId="77777777" w:rsidR="007F1A92" w:rsidRPr="00DE377F" w:rsidRDefault="007F1A92" w:rsidP="000D04AF">
      <w:pPr>
        <w:pStyle w:val="a6"/>
        <w:numPr>
          <w:ilvl w:val="0"/>
          <w:numId w:val="38"/>
        </w:numPr>
        <w:jc w:val="left"/>
        <w:rPr>
          <w:szCs w:val="28"/>
        </w:rPr>
      </w:pPr>
      <w:r w:rsidRPr="00DE377F">
        <w:rPr>
          <w:szCs w:val="28"/>
        </w:rPr>
        <w:t>определение требований к программе;</w:t>
      </w:r>
    </w:p>
    <w:p w14:paraId="02B493AE" w14:textId="77777777" w:rsidR="007F1A92" w:rsidRPr="00DE377F" w:rsidRDefault="007F1A92" w:rsidP="000D04AF">
      <w:pPr>
        <w:pStyle w:val="a6"/>
        <w:numPr>
          <w:ilvl w:val="0"/>
          <w:numId w:val="38"/>
        </w:numPr>
        <w:jc w:val="left"/>
        <w:rPr>
          <w:szCs w:val="28"/>
        </w:rPr>
      </w:pPr>
      <w:r w:rsidRPr="00DE377F">
        <w:rPr>
          <w:szCs w:val="28"/>
        </w:rPr>
        <w:t>определение стадий, этапов и сроков разработки программы;</w:t>
      </w:r>
    </w:p>
    <w:p w14:paraId="64922225" w14:textId="77777777" w:rsidR="007F1A92" w:rsidRPr="00DE377F" w:rsidRDefault="007F1A92" w:rsidP="000D04AF">
      <w:pPr>
        <w:pStyle w:val="a6"/>
        <w:numPr>
          <w:ilvl w:val="0"/>
          <w:numId w:val="38"/>
        </w:numPr>
        <w:jc w:val="left"/>
        <w:rPr>
          <w:szCs w:val="28"/>
        </w:rPr>
      </w:pPr>
      <w:r w:rsidRPr="00DE377F">
        <w:rPr>
          <w:szCs w:val="28"/>
        </w:rPr>
        <w:t xml:space="preserve">согласование и утверждение технического задания. </w:t>
      </w:r>
    </w:p>
    <w:p w14:paraId="5534DE87" w14:textId="0AF297A8" w:rsidR="007F1A92" w:rsidRDefault="007F1A92" w:rsidP="00034875">
      <w:pPr>
        <w:ind w:firstLine="708"/>
        <w:rPr>
          <w:szCs w:val="28"/>
        </w:rPr>
      </w:pPr>
      <w:r>
        <w:rPr>
          <w:szCs w:val="28"/>
        </w:rPr>
        <w:lastRenderedPageBreak/>
        <w:t>На этапе разработки программы должна быть выполнена работа по программированию (кодированию) и отладке программы.</w:t>
      </w:r>
    </w:p>
    <w:p w14:paraId="17B0B9F0" w14:textId="081492AD" w:rsidR="00B04BCD" w:rsidRDefault="00B04BCD" w:rsidP="00034875">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184BA7EE" w14:textId="528F2C4E" w:rsidR="00EB409C" w:rsidRPr="004C3D99" w:rsidRDefault="00EB409C" w:rsidP="00034875">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w:t>
      </w:r>
      <w:r w:rsidR="00B96465">
        <w:rPr>
          <w:szCs w:val="28"/>
        </w:rPr>
        <w:t xml:space="preserve"> Результатом данного заключительного этапа является подписанный </w:t>
      </w:r>
      <w:r w:rsidR="000344BC">
        <w:rPr>
          <w:szCs w:val="28"/>
        </w:rPr>
        <w:t>Заказчиком</w:t>
      </w:r>
      <w:r w:rsidR="00B96465">
        <w:rPr>
          <w:szCs w:val="28"/>
        </w:rPr>
        <w:t xml:space="preserve"> акт о внедрении.</w:t>
      </w:r>
    </w:p>
    <w:p w14:paraId="6849BFE6" w14:textId="77777777" w:rsidR="007F1A92" w:rsidRDefault="007F1A92" w:rsidP="00034875">
      <w:pPr>
        <w:pStyle w:val="2"/>
        <w:spacing w:after="0"/>
      </w:pPr>
      <w:bookmarkStart w:id="119" w:name="_Toc67512688"/>
      <w:r w:rsidRPr="00850F38">
        <w:t>Порядок</w:t>
      </w:r>
      <w:r>
        <w:t xml:space="preserve"> контроля и приемки</w:t>
      </w:r>
      <w:bookmarkEnd w:id="119"/>
    </w:p>
    <w:p w14:paraId="7053D91B" w14:textId="59215B42" w:rsidR="007F1A92" w:rsidRDefault="007F1A92" w:rsidP="00034875">
      <w:pPr>
        <w:pStyle w:val="3"/>
        <w:spacing w:after="0"/>
        <w:rPr>
          <w:lang w:eastAsia="ru-RU"/>
        </w:rPr>
      </w:pPr>
      <w:bookmarkStart w:id="120" w:name="_Toc67512689"/>
      <w:r w:rsidRPr="00D83368">
        <w:t>Виды</w:t>
      </w:r>
      <w:r w:rsidRPr="004C3D99">
        <w:rPr>
          <w:lang w:eastAsia="ru-RU"/>
        </w:rPr>
        <w:t xml:space="preserve"> испытаний</w:t>
      </w:r>
      <w:bookmarkEnd w:id="120"/>
    </w:p>
    <w:p w14:paraId="6FB6DAE6" w14:textId="3108BCC3" w:rsidR="00EE06C3" w:rsidRDefault="00EE06C3" w:rsidP="00034875">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p>
    <w:p w14:paraId="1C481EE1" w14:textId="164F655B" w:rsidR="00EE06C3" w:rsidRDefault="00EE06C3" w:rsidP="000D04AF">
      <w:pPr>
        <w:pStyle w:val="a6"/>
        <w:numPr>
          <w:ilvl w:val="0"/>
          <w:numId w:val="30"/>
        </w:numPr>
        <w:rPr>
          <w:lang w:eastAsia="ru-RU"/>
        </w:rPr>
      </w:pPr>
      <w:r>
        <w:rPr>
          <w:lang w:eastAsia="ru-RU"/>
        </w:rPr>
        <w:t xml:space="preserve">Тестирование </w:t>
      </w:r>
      <w:r>
        <w:rPr>
          <w:lang w:val="en-US" w:eastAsia="ru-RU"/>
        </w:rPr>
        <w:t>WEB</w:t>
      </w:r>
      <w:r w:rsidRPr="00EE06C3">
        <w:rPr>
          <w:lang w:eastAsia="ru-RU"/>
        </w:rPr>
        <w:t>-</w:t>
      </w:r>
      <w:r>
        <w:rPr>
          <w:lang w:val="en-US" w:eastAsia="ru-RU"/>
        </w:rPr>
        <w:t>API</w:t>
      </w:r>
      <w:r w:rsidRPr="00EE06C3">
        <w:rPr>
          <w:lang w:eastAsia="ru-RU"/>
        </w:rPr>
        <w:t xml:space="preserve"> </w:t>
      </w:r>
      <w:r>
        <w:rPr>
          <w:lang w:eastAsia="ru-RU"/>
        </w:rPr>
        <w:t>методом черного ящика;</w:t>
      </w:r>
    </w:p>
    <w:p w14:paraId="7EF0062F" w14:textId="02DE2BA4" w:rsidR="00EE06C3" w:rsidRDefault="00EE06C3" w:rsidP="000D04AF">
      <w:pPr>
        <w:pStyle w:val="a6"/>
        <w:numPr>
          <w:ilvl w:val="0"/>
          <w:numId w:val="30"/>
        </w:numPr>
        <w:rPr>
          <w:lang w:eastAsia="ru-RU"/>
        </w:rPr>
      </w:pPr>
      <w:r>
        <w:rPr>
          <w:lang w:eastAsia="ru-RU"/>
        </w:rPr>
        <w:t>Модульное тестирование;</w:t>
      </w:r>
    </w:p>
    <w:p w14:paraId="203CEFF2" w14:textId="50ED6B0E" w:rsidR="00EE06C3" w:rsidRDefault="00EE06C3" w:rsidP="000D04AF">
      <w:pPr>
        <w:pStyle w:val="a6"/>
        <w:numPr>
          <w:ilvl w:val="0"/>
          <w:numId w:val="30"/>
        </w:numPr>
        <w:rPr>
          <w:lang w:eastAsia="ru-RU"/>
        </w:rPr>
      </w:pPr>
      <w:r>
        <w:rPr>
          <w:lang w:eastAsia="ru-RU"/>
        </w:rPr>
        <w:t>Кроссбраузерное тестирование.</w:t>
      </w:r>
    </w:p>
    <w:p w14:paraId="6F9DF4E7" w14:textId="571793AA" w:rsidR="0046731A" w:rsidRDefault="0046731A" w:rsidP="00034875">
      <w:pPr>
        <w:rPr>
          <w:lang w:eastAsia="ru-RU"/>
        </w:rPr>
      </w:pPr>
      <w:r>
        <w:rPr>
          <w:lang w:eastAsia="ru-RU"/>
        </w:rPr>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3E88D08D" w14:textId="58DCF177" w:rsidR="0046731A" w:rsidRPr="00EE06C3" w:rsidRDefault="0046731A" w:rsidP="00034875">
      <w:pPr>
        <w:rPr>
          <w:lang w:eastAsia="ru-RU"/>
        </w:rPr>
      </w:pPr>
      <w:r>
        <w:rPr>
          <w:lang w:eastAsia="ru-RU"/>
        </w:rPr>
        <w:t>Кроссбраузерное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5BBCD8FE" w14:textId="77777777" w:rsidR="007F1A92" w:rsidRDefault="007F1A92" w:rsidP="00034875">
      <w:pPr>
        <w:rPr>
          <w:lang w:eastAsia="ru-RU"/>
        </w:rPr>
      </w:pPr>
      <w:r>
        <w:rPr>
          <w:lang w:eastAsia="ru-RU"/>
        </w:rPr>
        <w:t>Приемо-сдаточные испытания должны проводиться на объекте Заказчика в оговоренные сроки.</w:t>
      </w:r>
    </w:p>
    <w:p w14:paraId="76DD6F99" w14:textId="77777777" w:rsidR="007F1A92" w:rsidRDefault="007F1A92" w:rsidP="00034875">
      <w:pPr>
        <w:rPr>
          <w:lang w:eastAsia="ru-RU"/>
        </w:rPr>
      </w:pPr>
      <w:r>
        <w:rPr>
          <w:lang w:eastAsia="ru-RU"/>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14:paraId="280F2CEE" w14:textId="77777777" w:rsidR="007F1A92" w:rsidRDefault="007F1A92" w:rsidP="00034875">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93B731C" w14:textId="5260786D" w:rsidR="007F1A92" w:rsidRPr="004C3D99" w:rsidRDefault="007F1A92" w:rsidP="00034875">
      <w:pPr>
        <w:pStyle w:val="3"/>
        <w:spacing w:after="0"/>
        <w:rPr>
          <w:lang w:eastAsia="ru-RU"/>
        </w:rPr>
      </w:pPr>
      <w:bookmarkStart w:id="121" w:name="_Toc67512690"/>
      <w:r w:rsidRPr="004C3D99">
        <w:rPr>
          <w:lang w:eastAsia="ru-RU"/>
        </w:rPr>
        <w:lastRenderedPageBreak/>
        <w:t xml:space="preserve">Общие </w:t>
      </w:r>
      <w:r w:rsidRPr="00D83368">
        <w:t>требования</w:t>
      </w:r>
      <w:r w:rsidRPr="004C3D99">
        <w:rPr>
          <w:lang w:eastAsia="ru-RU"/>
        </w:rPr>
        <w:t xml:space="preserve"> к приемке работы</w:t>
      </w:r>
      <w:bookmarkEnd w:id="121"/>
    </w:p>
    <w:p w14:paraId="76B248D4" w14:textId="2E943FD4" w:rsidR="007F1A92" w:rsidRPr="005F028B" w:rsidRDefault="007F1A92" w:rsidP="00034875">
      <w:pPr>
        <w:rPr>
          <w:szCs w:val="28"/>
        </w:rPr>
      </w:pPr>
      <w:r>
        <w:rPr>
          <w:lang w:eastAsia="ru-RU"/>
        </w:rPr>
        <w:t xml:space="preserve">На основании Протокола проведения испытаний Исполнитель совместно с Заказчиком подписывает </w:t>
      </w:r>
      <w:r w:rsidR="005B3F01">
        <w:rPr>
          <w:lang w:eastAsia="ru-RU"/>
        </w:rPr>
        <w:t xml:space="preserve">акт </w:t>
      </w:r>
      <w:r w:rsidR="000C45E1">
        <w:rPr>
          <w:lang w:eastAsia="ru-RU"/>
        </w:rPr>
        <w:t xml:space="preserve">о </w:t>
      </w:r>
      <w:r w:rsidR="005B3F01">
        <w:rPr>
          <w:lang w:eastAsia="ru-RU"/>
        </w:rPr>
        <w:t>внедрении</w:t>
      </w:r>
      <w:r>
        <w:rPr>
          <w:lang w:eastAsia="ru-RU"/>
        </w:rPr>
        <w:t>.</w:t>
      </w:r>
    </w:p>
    <w:p w14:paraId="7755EF32" w14:textId="6AA56B44" w:rsidR="0082288A" w:rsidRDefault="00007156" w:rsidP="00034875">
      <w:pPr>
        <w:pStyle w:val="1"/>
        <w:spacing w:after="0"/>
      </w:pPr>
      <w:bookmarkStart w:id="122" w:name="_Toc67512691"/>
      <w:r>
        <w:rPr>
          <w:caps w:val="0"/>
        </w:rPr>
        <w:lastRenderedPageBreak/>
        <w:t>ПРОЕКТИРОВАНИЕ</w:t>
      </w:r>
      <w:bookmarkEnd w:id="122"/>
    </w:p>
    <w:p w14:paraId="5BD105AC" w14:textId="6E47D4E2" w:rsidR="002E3C6F" w:rsidRDefault="002E3C6F" w:rsidP="00034875">
      <w:pPr>
        <w:pStyle w:val="2"/>
        <w:spacing w:after="0"/>
      </w:pPr>
      <w:bookmarkStart w:id="123" w:name="_Toc67512692"/>
      <w:r>
        <w:rPr>
          <w:lang w:val="en-US"/>
        </w:rPr>
        <w:t>ER-</w:t>
      </w:r>
      <w:r w:rsidRPr="00850F38">
        <w:t>диаграмма</w:t>
      </w:r>
      <w:bookmarkEnd w:id="123"/>
    </w:p>
    <w:p w14:paraId="1FE6DB36" w14:textId="77777777" w:rsidR="00850F38" w:rsidRPr="00CC1F90" w:rsidRDefault="00850F38" w:rsidP="00034875">
      <w:r>
        <w:t xml:space="preserve">Поставлена задача: </w:t>
      </w:r>
      <w:r>
        <w:rPr>
          <w:b/>
        </w:rPr>
        <w:t>р</w:t>
      </w:r>
      <w:r w:rsidRPr="00CC1F90">
        <w:rPr>
          <w:b/>
        </w:rPr>
        <w:t>азработать модель данны</w:t>
      </w:r>
      <w:r>
        <w:rPr>
          <w:b/>
        </w:rPr>
        <w:t>х</w:t>
      </w:r>
      <w:r w:rsidRPr="00CC1F90">
        <w:rPr>
          <w:b/>
        </w:rPr>
        <w:t xml:space="preserve"> для программного комплекса </w:t>
      </w:r>
      <w:r>
        <w:rPr>
          <w:b/>
        </w:rPr>
        <w:t>управления рассылкой электронных сообщений</w:t>
      </w:r>
      <w:r w:rsidRPr="00CC1F90">
        <w:rPr>
          <w:b/>
        </w:rPr>
        <w:t>.</w:t>
      </w:r>
    </w:p>
    <w:p w14:paraId="76746D46" w14:textId="77777777" w:rsidR="00850F38" w:rsidRDefault="00850F38" w:rsidP="00034875">
      <w:r>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5B2853FF" w14:textId="6B90FB48" w:rsidR="002E3C6F" w:rsidRDefault="00850F38" w:rsidP="00034875">
      <w:r>
        <w:t>В результате анализа процесс обучения можно обозначить несколько сущностей. Вот описание некоторых основных сущностей:</w:t>
      </w:r>
    </w:p>
    <w:p w14:paraId="352B54EC" w14:textId="77777777" w:rsidR="002E3C6F" w:rsidRDefault="002E3C6F" w:rsidP="00034875">
      <w:pPr>
        <w:pStyle w:val="10"/>
        <w:rPr>
          <w:b/>
        </w:rPr>
      </w:pPr>
      <w:r>
        <w:rPr>
          <w:b/>
          <w:lang w:val="en-US"/>
        </w:rPr>
        <w:t>Messages</w:t>
      </w:r>
    </w:p>
    <w:p w14:paraId="5A65C22A" w14:textId="2CA1E59C" w:rsidR="002E3C6F" w:rsidRPr="00D60EEF" w:rsidRDefault="002E3C6F" w:rsidP="00034875">
      <w:pPr>
        <w:pStyle w:val="10"/>
        <w:numPr>
          <w:ilvl w:val="1"/>
          <w:numId w:val="3"/>
        </w:numPr>
      </w:pPr>
      <w:r>
        <w:rPr>
          <w:lang w:val="en-US"/>
        </w:rPr>
        <w:t>id</w:t>
      </w:r>
      <w:r w:rsidRPr="00D60EEF">
        <w:t xml:space="preserve"> (</w:t>
      </w:r>
      <w:r w:rsidR="00DC4774">
        <w:rPr>
          <w:lang w:val="en-US"/>
        </w:rPr>
        <w:t>long</w:t>
      </w:r>
      <w:r w:rsidRPr="00D60EEF">
        <w:t xml:space="preserve">) – суррогатный </w:t>
      </w:r>
      <w:r>
        <w:t>первичный ключ;</w:t>
      </w:r>
    </w:p>
    <w:p w14:paraId="0CD6BCB2" w14:textId="65DE3636" w:rsidR="002E3C6F" w:rsidRPr="00D60EEF" w:rsidRDefault="002E3C6F" w:rsidP="00034875">
      <w:pPr>
        <w:pStyle w:val="10"/>
        <w:numPr>
          <w:ilvl w:val="1"/>
          <w:numId w:val="3"/>
        </w:numPr>
      </w:pPr>
      <w:r>
        <w:rPr>
          <w:lang w:val="en-US"/>
        </w:rPr>
        <w:t>userId (</w:t>
      </w:r>
      <w:r w:rsidR="00DC4774">
        <w:rPr>
          <w:lang w:val="en-US"/>
        </w:rPr>
        <w:t>long</w:t>
      </w:r>
      <w:r>
        <w:rPr>
          <w:lang w:val="en-US"/>
        </w:rPr>
        <w:t>)</w:t>
      </w:r>
      <w:r w:rsidRPr="00D60EEF">
        <w:t xml:space="preserve"> –</w:t>
      </w:r>
      <w:r>
        <w:t xml:space="preserve"> </w:t>
      </w:r>
      <w:r>
        <w:rPr>
          <w:lang w:val="en-US"/>
        </w:rPr>
        <w:t>id</w:t>
      </w:r>
      <w:r>
        <w:t xml:space="preserve"> отправителя;</w:t>
      </w:r>
    </w:p>
    <w:p w14:paraId="2511C0AC" w14:textId="77777777" w:rsidR="002E3C6F" w:rsidRPr="00D60EEF" w:rsidRDefault="002E3C6F" w:rsidP="00034875">
      <w:pPr>
        <w:pStyle w:val="10"/>
        <w:numPr>
          <w:ilvl w:val="1"/>
          <w:numId w:val="3"/>
        </w:numPr>
      </w:pPr>
      <w:r>
        <w:rPr>
          <w:lang w:val="en-US"/>
        </w:rPr>
        <w:t>destinationDate</w:t>
      </w:r>
      <w:r>
        <w:t xml:space="preserve"> (</w:t>
      </w:r>
      <w:r>
        <w:rPr>
          <w:lang w:val="en-US"/>
        </w:rPr>
        <w:t>dateTime</w:t>
      </w:r>
      <w:r w:rsidRPr="00D60EEF">
        <w:t xml:space="preserve">) </w:t>
      </w:r>
      <w:r>
        <w:t>–</w:t>
      </w:r>
      <w:r w:rsidRPr="00CF4869">
        <w:t xml:space="preserve"> </w:t>
      </w:r>
      <w:r>
        <w:t>дата и время успешной доставки;</w:t>
      </w:r>
    </w:p>
    <w:p w14:paraId="35194F51" w14:textId="08F0DAD5" w:rsidR="002E3C6F" w:rsidRPr="00D60EEF" w:rsidRDefault="002E3C6F" w:rsidP="00034875">
      <w:pPr>
        <w:pStyle w:val="10"/>
        <w:numPr>
          <w:ilvl w:val="1"/>
          <w:numId w:val="3"/>
        </w:numPr>
      </w:pPr>
      <w:r>
        <w:rPr>
          <w:lang w:val="en-US"/>
        </w:rPr>
        <w:t>theme</w:t>
      </w:r>
      <w:r>
        <w:t xml:space="preserve"> (</w:t>
      </w:r>
      <w:r>
        <w:rPr>
          <w:lang w:val="en-US"/>
        </w:rPr>
        <w:t>nvarchar</w:t>
      </w:r>
      <w:r>
        <w:t>(</w:t>
      </w:r>
      <w:r w:rsidR="00DC4774">
        <w:rPr>
          <w:lang w:val="en-US"/>
        </w:rPr>
        <w:t>max</w:t>
      </w:r>
      <w:r>
        <w:t xml:space="preserve">)) </w:t>
      </w:r>
      <w:r w:rsidRPr="00D60EEF">
        <w:t xml:space="preserve">– </w:t>
      </w:r>
      <w:r>
        <w:t>тема сообщения;</w:t>
      </w:r>
    </w:p>
    <w:p w14:paraId="27049F2F" w14:textId="77777777" w:rsidR="002E3C6F" w:rsidRPr="00D60EEF" w:rsidRDefault="002E3C6F" w:rsidP="00034875">
      <w:pPr>
        <w:pStyle w:val="10"/>
        <w:numPr>
          <w:ilvl w:val="1"/>
          <w:numId w:val="3"/>
        </w:numPr>
      </w:pPr>
      <w:r>
        <w:rPr>
          <w:lang w:val="en-US"/>
        </w:rPr>
        <w:t>body</w:t>
      </w:r>
      <w:r>
        <w:t xml:space="preserve"> (</w:t>
      </w:r>
      <w:r>
        <w:rPr>
          <w:lang w:val="en-US"/>
        </w:rPr>
        <w:t>text</w:t>
      </w:r>
      <w:r>
        <w:t>) – тело сообщения;</w:t>
      </w:r>
    </w:p>
    <w:p w14:paraId="775B8FDC" w14:textId="77777777" w:rsidR="002E3C6F" w:rsidRDefault="002E3C6F" w:rsidP="00034875">
      <w:pPr>
        <w:pStyle w:val="10"/>
        <w:numPr>
          <w:ilvl w:val="1"/>
          <w:numId w:val="3"/>
        </w:numPr>
      </w:pPr>
      <w:r>
        <w:rPr>
          <w:lang w:val="en-US"/>
        </w:rPr>
        <w:t>size</w:t>
      </w:r>
      <w:r w:rsidRPr="00CF4869">
        <w:t xml:space="preserve"> (</w:t>
      </w:r>
      <w:r>
        <w:rPr>
          <w:lang w:val="en-US"/>
        </w:rPr>
        <w:t>int</w:t>
      </w:r>
      <w:r w:rsidRPr="00CF4869">
        <w:t>)</w:t>
      </w:r>
      <w:r>
        <w:t xml:space="preserve"> – размер сообщения в единицах (байт);</w:t>
      </w:r>
    </w:p>
    <w:p w14:paraId="0EAAD732" w14:textId="77777777" w:rsidR="002E3C6F" w:rsidRDefault="002E3C6F" w:rsidP="00034875">
      <w:pPr>
        <w:pStyle w:val="10"/>
        <w:numPr>
          <w:ilvl w:val="1"/>
          <w:numId w:val="3"/>
        </w:numPr>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4B0E5EC6" w14:textId="77777777" w:rsidR="002E3C6F" w:rsidRDefault="002E3C6F" w:rsidP="00034875">
      <w:pPr>
        <w:pStyle w:val="10"/>
        <w:numPr>
          <w:ilvl w:val="1"/>
          <w:numId w:val="3"/>
        </w:numPr>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738FE72D" w14:textId="743015BE" w:rsidR="002E3C6F" w:rsidRDefault="002E3C6F" w:rsidP="00034875">
      <w:pPr>
        <w:pStyle w:val="10"/>
        <w:numPr>
          <w:ilvl w:val="1"/>
          <w:numId w:val="3"/>
        </w:numPr>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72A4ABDF" w14:textId="1F0FE924" w:rsidR="002E3C6F" w:rsidRDefault="002E3C6F" w:rsidP="00034875">
      <w:pPr>
        <w:pStyle w:val="10"/>
        <w:numPr>
          <w:ilvl w:val="1"/>
          <w:numId w:val="3"/>
        </w:numPr>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7B4DBB56" w14:textId="7EE6FF89" w:rsidR="00D87257" w:rsidRPr="00D60EEF" w:rsidRDefault="00D87257" w:rsidP="00034875">
      <w:pPr>
        <w:pStyle w:val="10"/>
        <w:rPr>
          <w:b/>
        </w:rPr>
      </w:pPr>
      <w:r>
        <w:rPr>
          <w:b/>
          <w:lang w:val="en-US"/>
        </w:rPr>
        <w:t>MessagesAttachedFiles</w:t>
      </w:r>
    </w:p>
    <w:p w14:paraId="7018DC2F" w14:textId="697B1352" w:rsidR="00D87257" w:rsidRPr="00BD1CB1" w:rsidRDefault="00D87257" w:rsidP="00034875">
      <w:pPr>
        <w:pStyle w:val="10"/>
        <w:numPr>
          <w:ilvl w:val="1"/>
          <w:numId w:val="3"/>
        </w:numPr>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406FD4A2" w14:textId="1FD48FBE" w:rsidR="00D87257" w:rsidRDefault="00D87257" w:rsidP="00034875">
      <w:pPr>
        <w:pStyle w:val="10"/>
        <w:numPr>
          <w:ilvl w:val="1"/>
          <w:numId w:val="3"/>
        </w:numPr>
      </w:pPr>
      <w:r>
        <w:rPr>
          <w:lang w:val="en-US"/>
        </w:rPr>
        <w:t>attachedFileId</w:t>
      </w:r>
      <w:r w:rsidRPr="00D87257">
        <w:t xml:space="preserve"> (</w:t>
      </w:r>
      <w:r>
        <w:rPr>
          <w:lang w:val="en-US"/>
        </w:rPr>
        <w:t>long</w:t>
      </w:r>
      <w:r w:rsidRPr="00D87257">
        <w:t xml:space="preserve">) – </w:t>
      </w:r>
      <w:r>
        <w:t>суррогатный первичный ключ файла</w:t>
      </w:r>
      <w:r w:rsidRPr="008202F4">
        <w:t>.</w:t>
      </w:r>
    </w:p>
    <w:p w14:paraId="56172049" w14:textId="77777777" w:rsidR="00D87257" w:rsidRPr="00D60EEF" w:rsidRDefault="00D87257" w:rsidP="00034875">
      <w:pPr>
        <w:pStyle w:val="10"/>
        <w:rPr>
          <w:b/>
        </w:rPr>
      </w:pPr>
      <w:r>
        <w:rPr>
          <w:b/>
          <w:lang w:val="en-US"/>
        </w:rPr>
        <w:t>AttachedFiles</w:t>
      </w:r>
    </w:p>
    <w:p w14:paraId="503E8063" w14:textId="1F0A83B7" w:rsidR="00D87257" w:rsidRPr="00BD1CB1" w:rsidRDefault="00D87257" w:rsidP="00034875">
      <w:pPr>
        <w:pStyle w:val="10"/>
        <w:numPr>
          <w:ilvl w:val="1"/>
          <w:numId w:val="3"/>
        </w:numPr>
      </w:pPr>
      <w:r>
        <w:rPr>
          <w:lang w:val="en-US"/>
        </w:rPr>
        <w:t>attachedFileId</w:t>
      </w:r>
      <w:r w:rsidRPr="00D87257">
        <w:t xml:space="preserve"> </w:t>
      </w:r>
      <w:r w:rsidRPr="00BD1CB1">
        <w:t>(</w:t>
      </w:r>
      <w:r>
        <w:rPr>
          <w:lang w:val="en-US"/>
        </w:rPr>
        <w:t>long</w:t>
      </w:r>
      <w:r w:rsidRPr="00BD1CB1">
        <w:t>) – суррогатный первичный ключ;</w:t>
      </w:r>
    </w:p>
    <w:p w14:paraId="08D03713" w14:textId="77777777" w:rsidR="00D87257" w:rsidRPr="00BD1CB1" w:rsidRDefault="00D87257" w:rsidP="00034875">
      <w:pPr>
        <w:pStyle w:val="10"/>
        <w:numPr>
          <w:ilvl w:val="1"/>
          <w:numId w:val="3"/>
        </w:numPr>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36DD96F7" w14:textId="77777777" w:rsidR="00D87257" w:rsidRDefault="00D87257" w:rsidP="00034875">
      <w:pPr>
        <w:pStyle w:val="10"/>
        <w:numPr>
          <w:ilvl w:val="1"/>
          <w:numId w:val="3"/>
        </w:numPr>
      </w:pPr>
      <w:r>
        <w:rPr>
          <w:lang w:val="en-US"/>
        </w:rPr>
        <w:lastRenderedPageBreak/>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33AF5D03" w14:textId="7142D216" w:rsidR="00D87257" w:rsidRPr="00D60EEF" w:rsidRDefault="00D87257" w:rsidP="00034875">
      <w:pPr>
        <w:pStyle w:val="10"/>
        <w:numPr>
          <w:ilvl w:val="1"/>
          <w:numId w:val="3"/>
        </w:numPr>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32627F6D" w14:textId="77777777" w:rsidR="002E3C6F" w:rsidRPr="004D1FA3" w:rsidRDefault="002E3C6F" w:rsidP="00034875">
      <w:pPr>
        <w:pStyle w:val="10"/>
        <w:rPr>
          <w:b/>
        </w:rPr>
      </w:pPr>
      <w:r>
        <w:rPr>
          <w:b/>
          <w:lang w:val="en-US"/>
        </w:rPr>
        <w:t>Users</w:t>
      </w:r>
    </w:p>
    <w:p w14:paraId="07BF445B" w14:textId="60F9C305" w:rsidR="002E3C6F" w:rsidRPr="00D60EEF" w:rsidRDefault="002E3C6F" w:rsidP="00034875">
      <w:pPr>
        <w:pStyle w:val="10"/>
        <w:numPr>
          <w:ilvl w:val="1"/>
          <w:numId w:val="3"/>
        </w:numPr>
      </w:pPr>
      <w:r>
        <w:rPr>
          <w:lang w:val="en-US"/>
        </w:rPr>
        <w:t>id</w:t>
      </w:r>
      <w:r>
        <w:t xml:space="preserve"> (</w:t>
      </w:r>
      <w:r w:rsidR="00DC4774">
        <w:rPr>
          <w:lang w:val="en-US"/>
        </w:rPr>
        <w:t>long</w:t>
      </w:r>
      <w:r>
        <w:t>) – суррогатный первичный ключ;</w:t>
      </w:r>
    </w:p>
    <w:p w14:paraId="4FADFCAC" w14:textId="6D91F5EE" w:rsidR="002E3C6F" w:rsidRPr="00D60EEF" w:rsidRDefault="002E3C6F" w:rsidP="00034875">
      <w:pPr>
        <w:pStyle w:val="10"/>
        <w:numPr>
          <w:ilvl w:val="1"/>
          <w:numId w:val="3"/>
        </w:numPr>
      </w:pPr>
      <w:r>
        <w:rPr>
          <w:lang w:val="en-US"/>
        </w:rPr>
        <w:t>userName</w:t>
      </w:r>
      <w:r>
        <w:t xml:space="preserve"> (</w:t>
      </w:r>
      <w:r>
        <w:rPr>
          <w:lang w:val="en-US"/>
        </w:rPr>
        <w:t>nvarchar(</w:t>
      </w:r>
      <w:r w:rsidR="00DC4774">
        <w:rPr>
          <w:lang w:val="en-US"/>
        </w:rPr>
        <w:t>max</w:t>
      </w:r>
      <w:r>
        <w:rPr>
          <w:lang w:val="en-US"/>
        </w:rPr>
        <w:t xml:space="preserve">)) – </w:t>
      </w:r>
      <w:r>
        <w:t>имя пользователя;</w:t>
      </w:r>
    </w:p>
    <w:p w14:paraId="60C3335D" w14:textId="5F9FFF05" w:rsidR="002E3C6F" w:rsidRPr="00D60EEF" w:rsidRDefault="002E3C6F" w:rsidP="00034875">
      <w:pPr>
        <w:pStyle w:val="10"/>
        <w:numPr>
          <w:ilvl w:val="1"/>
          <w:numId w:val="3"/>
        </w:numPr>
      </w:pPr>
      <w:r>
        <w:rPr>
          <w:lang w:val="en-US"/>
        </w:rPr>
        <w:t>email</w:t>
      </w:r>
      <w:r>
        <w:t xml:space="preserve"> (</w:t>
      </w:r>
      <w:r>
        <w:rPr>
          <w:lang w:val="en-US"/>
        </w:rPr>
        <w:t>nvarchar</w:t>
      </w:r>
      <w:r w:rsidR="00DC4774">
        <w:t>(max</w:t>
      </w:r>
      <w:r w:rsidRPr="00650F96">
        <w:t xml:space="preserve">)) – </w:t>
      </w:r>
      <w:r>
        <w:t>почтовый адрес пользователя;</w:t>
      </w:r>
    </w:p>
    <w:p w14:paraId="3B9671AB" w14:textId="0B12A97D" w:rsidR="002E3C6F" w:rsidRPr="00D60EEF" w:rsidRDefault="002E3C6F" w:rsidP="00034875">
      <w:pPr>
        <w:pStyle w:val="10"/>
        <w:numPr>
          <w:ilvl w:val="1"/>
          <w:numId w:val="3"/>
        </w:numPr>
      </w:pPr>
      <w:r>
        <w:rPr>
          <w:lang w:val="en-US"/>
        </w:rPr>
        <w:t>passwordHash</w:t>
      </w:r>
      <w:r>
        <w:t xml:space="preserve"> (</w:t>
      </w:r>
      <w:r>
        <w:rPr>
          <w:lang w:val="en-US"/>
        </w:rPr>
        <w:t>nvarchar</w:t>
      </w:r>
      <w:r w:rsidRPr="00650F96">
        <w:t>(</w:t>
      </w:r>
      <w:r w:rsidR="00DC4774">
        <w:rPr>
          <w:lang w:val="en-US"/>
        </w:rPr>
        <w:t>max</w:t>
      </w:r>
      <w:r w:rsidRPr="00650F96">
        <w:t xml:space="preserve">)) </w:t>
      </w:r>
      <w:r>
        <w:t>–</w:t>
      </w:r>
      <w:r w:rsidRPr="00650F96">
        <w:t xml:space="preserve"> </w:t>
      </w:r>
      <w:r>
        <w:t>хэш, полученный из пароля пользователя;</w:t>
      </w:r>
    </w:p>
    <w:p w14:paraId="570C6448" w14:textId="64A6474B" w:rsidR="002E3C6F" w:rsidRDefault="002E3C6F" w:rsidP="00034875">
      <w:pPr>
        <w:pStyle w:val="10"/>
        <w:numPr>
          <w:ilvl w:val="1"/>
          <w:numId w:val="3"/>
        </w:numPr>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4B26DB95" w14:textId="493C2DFC" w:rsidR="00B36E2C" w:rsidRDefault="002E3C6F" w:rsidP="00034875">
      <w:pPr>
        <w:pStyle w:val="10"/>
        <w:numPr>
          <w:ilvl w:val="1"/>
          <w:numId w:val="3"/>
        </w:numPr>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38C949E3" w14:textId="6488F43E" w:rsidR="00B36E2C" w:rsidRPr="00D60EEF" w:rsidRDefault="00B36E2C" w:rsidP="00034875">
      <w:pPr>
        <w:pStyle w:val="10"/>
        <w:rPr>
          <w:b/>
        </w:rPr>
      </w:pPr>
      <w:r>
        <w:rPr>
          <w:b/>
          <w:lang w:val="en-US"/>
        </w:rPr>
        <w:t>UsersAccesses</w:t>
      </w:r>
    </w:p>
    <w:p w14:paraId="4F46B1AE" w14:textId="77777777" w:rsidR="00B36E2C" w:rsidRDefault="00B36E2C" w:rsidP="00034875">
      <w:pPr>
        <w:pStyle w:val="10"/>
        <w:numPr>
          <w:ilvl w:val="1"/>
          <w:numId w:val="3"/>
        </w:numPr>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24BD0586" w14:textId="6880CB93" w:rsidR="00B36E2C" w:rsidRDefault="00B36E2C" w:rsidP="00034875">
      <w:pPr>
        <w:pStyle w:val="10"/>
        <w:numPr>
          <w:ilvl w:val="1"/>
          <w:numId w:val="3"/>
        </w:numPr>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1B4255E5" w14:textId="77777777" w:rsidR="002E3C6F" w:rsidRPr="00D60EEF" w:rsidRDefault="002E3C6F" w:rsidP="00034875">
      <w:pPr>
        <w:pStyle w:val="10"/>
        <w:rPr>
          <w:b/>
        </w:rPr>
      </w:pPr>
      <w:r>
        <w:rPr>
          <w:b/>
          <w:lang w:val="en-US"/>
        </w:rPr>
        <w:t>Accesses</w:t>
      </w:r>
    </w:p>
    <w:p w14:paraId="5AE5F075" w14:textId="7B4BAEAB" w:rsidR="002E3C6F" w:rsidRDefault="002E3C6F" w:rsidP="00034875">
      <w:pPr>
        <w:pStyle w:val="10"/>
        <w:numPr>
          <w:ilvl w:val="1"/>
          <w:numId w:val="3"/>
        </w:numPr>
      </w:pPr>
      <w:r>
        <w:rPr>
          <w:lang w:val="en-US"/>
        </w:rPr>
        <w:t>id</w:t>
      </w:r>
      <w:r w:rsidRPr="00650F96">
        <w:t xml:space="preserve"> </w:t>
      </w:r>
      <w:r w:rsidRPr="0060308A">
        <w:t>(</w:t>
      </w:r>
      <w:r w:rsidR="00DC4774">
        <w:rPr>
          <w:lang w:val="en-US"/>
        </w:rPr>
        <w:t>long</w:t>
      </w:r>
      <w:r w:rsidRPr="0060308A">
        <w:t xml:space="preserve">) – суррогатный </w:t>
      </w:r>
      <w:r>
        <w:t>первичный ключ;</w:t>
      </w:r>
    </w:p>
    <w:p w14:paraId="2178BFEC" w14:textId="45481CC9" w:rsidR="00DC4774" w:rsidRPr="0060308A" w:rsidRDefault="00DC4774" w:rsidP="00034875">
      <w:pPr>
        <w:pStyle w:val="10"/>
        <w:numPr>
          <w:ilvl w:val="1"/>
          <w:numId w:val="3"/>
        </w:numPr>
      </w:pPr>
      <w:r>
        <w:rPr>
          <w:lang w:val="en-US"/>
        </w:rPr>
        <w:t>userId</w:t>
      </w:r>
      <w:r w:rsidR="00DE76A5">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4246902C" w14:textId="77777777" w:rsidR="002E3C6F" w:rsidRPr="0060308A" w:rsidRDefault="002E3C6F" w:rsidP="00034875">
      <w:pPr>
        <w:pStyle w:val="10"/>
        <w:numPr>
          <w:ilvl w:val="1"/>
          <w:numId w:val="3"/>
        </w:numPr>
      </w:pPr>
      <w:r>
        <w:rPr>
          <w:lang w:val="en-US"/>
        </w:rPr>
        <w:t>startDate</w:t>
      </w:r>
      <w:r>
        <w:t xml:space="preserve"> (</w:t>
      </w:r>
      <w:r>
        <w:rPr>
          <w:lang w:val="en-US"/>
        </w:rPr>
        <w:t>dateTime</w:t>
      </w:r>
      <w:r w:rsidRPr="00650F96">
        <w:t xml:space="preserve">) – </w:t>
      </w:r>
      <w:r>
        <w:t>дата и время начала подписки пользователя;</w:t>
      </w:r>
    </w:p>
    <w:p w14:paraId="2815AF65" w14:textId="77777777" w:rsidR="002E3C6F" w:rsidRPr="0060308A" w:rsidRDefault="002E3C6F" w:rsidP="00034875">
      <w:pPr>
        <w:pStyle w:val="10"/>
        <w:numPr>
          <w:ilvl w:val="1"/>
          <w:numId w:val="3"/>
        </w:numPr>
      </w:pPr>
      <w:r>
        <w:rPr>
          <w:lang w:val="en-US"/>
        </w:rPr>
        <w:t>endDate</w:t>
      </w:r>
      <w:r>
        <w:t xml:space="preserve"> (</w:t>
      </w:r>
      <w:r>
        <w:rPr>
          <w:lang w:val="en-US"/>
        </w:rPr>
        <w:t>dateTime</w:t>
      </w:r>
      <w:r w:rsidRPr="00650F96">
        <w:t>)</w:t>
      </w:r>
      <w:r>
        <w:t xml:space="preserve"> – дата и время конца подписки пользователя;</w:t>
      </w:r>
    </w:p>
    <w:p w14:paraId="62F66D23" w14:textId="1C631F6E" w:rsidR="002E3C6F" w:rsidRDefault="002E3C6F" w:rsidP="00034875">
      <w:pPr>
        <w:pStyle w:val="10"/>
        <w:numPr>
          <w:ilvl w:val="1"/>
          <w:numId w:val="3"/>
        </w:numPr>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5370A3CA" w14:textId="77777777" w:rsidR="00B36E2C" w:rsidRPr="004D1FA3" w:rsidRDefault="00B36E2C" w:rsidP="00034875">
      <w:pPr>
        <w:pStyle w:val="10"/>
        <w:rPr>
          <w:b/>
        </w:rPr>
      </w:pPr>
      <w:r>
        <w:rPr>
          <w:b/>
          <w:lang w:val="en-US"/>
        </w:rPr>
        <w:t>Contacts</w:t>
      </w:r>
    </w:p>
    <w:p w14:paraId="234859BF" w14:textId="77777777" w:rsidR="00B36E2C" w:rsidRPr="00D60EEF" w:rsidRDefault="00B36E2C" w:rsidP="00034875">
      <w:pPr>
        <w:pStyle w:val="10"/>
        <w:numPr>
          <w:ilvl w:val="1"/>
          <w:numId w:val="3"/>
        </w:numPr>
      </w:pPr>
      <w:r>
        <w:rPr>
          <w:lang w:val="en-US"/>
        </w:rPr>
        <w:t>id</w:t>
      </w:r>
      <w:r>
        <w:t xml:space="preserve"> (</w:t>
      </w:r>
      <w:r>
        <w:rPr>
          <w:lang w:val="en-US"/>
        </w:rPr>
        <w:t>long</w:t>
      </w:r>
      <w:r>
        <w:t>) – суррогатный первичный ключ;</w:t>
      </w:r>
    </w:p>
    <w:p w14:paraId="29A7B44D" w14:textId="77777777" w:rsidR="00B36E2C" w:rsidRDefault="00B36E2C" w:rsidP="00034875">
      <w:pPr>
        <w:pStyle w:val="10"/>
        <w:numPr>
          <w:ilvl w:val="1"/>
          <w:numId w:val="3"/>
        </w:numPr>
        <w:rPr>
          <w:lang w:val="en-US"/>
        </w:rPr>
      </w:pPr>
      <w:r>
        <w:rPr>
          <w:lang w:val="en-US"/>
        </w:rPr>
        <w:t>contactName</w:t>
      </w:r>
      <w:r w:rsidRPr="00DC4774">
        <w:rPr>
          <w:lang w:val="en-US"/>
        </w:rPr>
        <w:t xml:space="preserve"> (</w:t>
      </w:r>
      <w:r>
        <w:rPr>
          <w:lang w:val="en-US"/>
        </w:rPr>
        <w:t xml:space="preserve">nvarchar(MAX)) – </w:t>
      </w:r>
      <w:r>
        <w:t>имя</w:t>
      </w:r>
      <w:r>
        <w:rPr>
          <w:lang w:val="en-US"/>
        </w:rPr>
        <w:t xml:space="preserve"> </w:t>
      </w:r>
      <w:r>
        <w:t>контакта</w:t>
      </w:r>
      <w:r w:rsidRPr="00DC4774">
        <w:rPr>
          <w:lang w:val="en-US"/>
        </w:rPr>
        <w:t>;</w:t>
      </w:r>
    </w:p>
    <w:p w14:paraId="21BCC57E" w14:textId="77777777" w:rsidR="00B36E2C" w:rsidRPr="00DC4774" w:rsidRDefault="00B36E2C" w:rsidP="00034875">
      <w:pPr>
        <w:pStyle w:val="10"/>
        <w:numPr>
          <w:ilvl w:val="1"/>
          <w:numId w:val="3"/>
        </w:numPr>
      </w:pPr>
      <w:r>
        <w:rPr>
          <w:lang w:val="en-US"/>
        </w:rPr>
        <w:t>contactEmail</w:t>
      </w:r>
      <w:r w:rsidRPr="00DC4774">
        <w:t xml:space="preserve"> (</w:t>
      </w:r>
      <w:r>
        <w:rPr>
          <w:lang w:val="en-US"/>
        </w:rPr>
        <w:t>ncarchar</w:t>
      </w:r>
      <w:r w:rsidRPr="00DC4774">
        <w:t>(</w:t>
      </w:r>
      <w:r>
        <w:rPr>
          <w:lang w:val="en-US"/>
        </w:rPr>
        <w:t>MAX</w:t>
      </w:r>
      <w:r w:rsidRPr="00DC4774">
        <w:t xml:space="preserve">)) – электронный </w:t>
      </w:r>
      <w:r>
        <w:t>адрес контакта;</w:t>
      </w:r>
    </w:p>
    <w:p w14:paraId="61F12C3E" w14:textId="77777777" w:rsidR="00B36E2C" w:rsidRPr="00650F96" w:rsidRDefault="00B36E2C" w:rsidP="00034875">
      <w:pPr>
        <w:pStyle w:val="10"/>
        <w:numPr>
          <w:ilvl w:val="1"/>
          <w:numId w:val="3"/>
        </w:numPr>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7C3B2C93" w14:textId="77777777" w:rsidR="00B36E2C" w:rsidRPr="004D1FA3" w:rsidRDefault="00B36E2C" w:rsidP="00034875">
      <w:pPr>
        <w:pStyle w:val="10"/>
        <w:rPr>
          <w:b/>
        </w:rPr>
      </w:pPr>
      <w:r>
        <w:rPr>
          <w:b/>
          <w:lang w:val="en-US"/>
        </w:rPr>
        <w:t>DeliveryServices</w:t>
      </w:r>
    </w:p>
    <w:p w14:paraId="0529EC61" w14:textId="77777777" w:rsidR="00B36E2C" w:rsidRPr="0060308A" w:rsidRDefault="00B36E2C" w:rsidP="00034875">
      <w:pPr>
        <w:pStyle w:val="10"/>
        <w:numPr>
          <w:ilvl w:val="1"/>
          <w:numId w:val="3"/>
        </w:numPr>
      </w:pPr>
      <w:r>
        <w:rPr>
          <w:lang w:val="en-US"/>
        </w:rPr>
        <w:t>id</w:t>
      </w:r>
      <w:r>
        <w:t xml:space="preserve"> (</w:t>
      </w:r>
      <w:r>
        <w:rPr>
          <w:lang w:val="en-US"/>
        </w:rPr>
        <w:t>int</w:t>
      </w:r>
      <w:r>
        <w:t>) – суррогатный первичный ключ;</w:t>
      </w:r>
    </w:p>
    <w:p w14:paraId="345E0B26" w14:textId="77777777" w:rsidR="00B36E2C" w:rsidRPr="0060308A" w:rsidRDefault="00B36E2C" w:rsidP="00034875">
      <w:pPr>
        <w:pStyle w:val="10"/>
        <w:numPr>
          <w:ilvl w:val="1"/>
          <w:numId w:val="3"/>
        </w:numPr>
      </w:pPr>
      <w:r>
        <w:rPr>
          <w:lang w:val="en-US"/>
        </w:rPr>
        <w:t>serviceName</w:t>
      </w:r>
      <w:r>
        <w:t xml:space="preserve"> (</w:t>
      </w:r>
      <w:r>
        <w:rPr>
          <w:lang w:val="en-US"/>
        </w:rPr>
        <w:t>nvarchar</w:t>
      </w:r>
      <w:r w:rsidRPr="00650F96">
        <w:t>(</w:t>
      </w:r>
      <w:r>
        <w:rPr>
          <w:lang w:val="en-US"/>
        </w:rPr>
        <w:t>max</w:t>
      </w:r>
      <w:r w:rsidRPr="00650F96">
        <w:t xml:space="preserve">)) – </w:t>
      </w:r>
      <w:r>
        <w:t>название сервиса доставки;</w:t>
      </w:r>
    </w:p>
    <w:p w14:paraId="16DE7657" w14:textId="77777777" w:rsidR="00B36E2C" w:rsidRDefault="00B36E2C" w:rsidP="00034875">
      <w:pPr>
        <w:pStyle w:val="10"/>
        <w:numPr>
          <w:ilvl w:val="1"/>
          <w:numId w:val="3"/>
        </w:numPr>
      </w:pPr>
      <w:r w:rsidRPr="00650F96">
        <w:rPr>
          <w:lang w:val="en-US"/>
        </w:rPr>
        <w:lastRenderedPageBreak/>
        <w:t>standartPriority</w:t>
      </w:r>
      <w:r w:rsidRPr="00650F96">
        <w:t xml:space="preserve"> (</w:t>
      </w:r>
      <w:r w:rsidRPr="00650F96">
        <w:rPr>
          <w:lang w:val="en-US"/>
        </w:rPr>
        <w:t>int</w:t>
      </w:r>
      <w:r w:rsidRPr="00650F96">
        <w:t xml:space="preserve">) – </w:t>
      </w:r>
      <w:r>
        <w:t>значение приоритета данного сервиса доставки при переборе списка сервисов во время отправки по умолчанию;</w:t>
      </w:r>
    </w:p>
    <w:p w14:paraId="3BB7C7B3" w14:textId="1880C7B2" w:rsidR="00D020F0" w:rsidRPr="00BD1CB1" w:rsidRDefault="00B36E2C" w:rsidP="00034875">
      <w:pPr>
        <w:pStyle w:val="10"/>
        <w:numPr>
          <w:ilvl w:val="1"/>
          <w:numId w:val="3"/>
        </w:numPr>
      </w:pPr>
      <w:r>
        <w:rPr>
          <w:lang w:val="en-US"/>
        </w:rPr>
        <w:t>connectionString</w:t>
      </w:r>
      <w:r w:rsidRPr="009E691F">
        <w:t xml:space="preserve"> (</w:t>
      </w:r>
      <w:r>
        <w:rPr>
          <w:lang w:val="en-US"/>
        </w:rPr>
        <w:t>nvarchar</w:t>
      </w:r>
      <w:r w:rsidRPr="009E691F">
        <w:t>(</w:t>
      </w:r>
      <w:r>
        <w:rPr>
          <w:lang w:val="en-US"/>
        </w:rPr>
        <w:t>max</w:t>
      </w:r>
      <w:r w:rsidRPr="009E691F">
        <w:t>)) – строка</w:t>
      </w:r>
      <w:r>
        <w:t>, необходимая для взаимодействия с данным сервисом</w:t>
      </w:r>
      <w:r w:rsidRPr="009E691F">
        <w:t xml:space="preserve">. </w:t>
      </w:r>
    </w:p>
    <w:p w14:paraId="6FE89C61" w14:textId="1AE44C3E" w:rsidR="002E3C6F" w:rsidRPr="00D60EEF" w:rsidRDefault="002E3C6F" w:rsidP="00034875">
      <w:pPr>
        <w:pStyle w:val="10"/>
        <w:rPr>
          <w:b/>
        </w:rPr>
      </w:pPr>
      <w:r>
        <w:rPr>
          <w:b/>
          <w:lang w:val="en-US"/>
        </w:rPr>
        <w:t>Delivery</w:t>
      </w:r>
      <w:r w:rsidR="00D020F0">
        <w:rPr>
          <w:b/>
          <w:lang w:val="en-US"/>
        </w:rPr>
        <w:t>Queues</w:t>
      </w:r>
    </w:p>
    <w:p w14:paraId="49C425C8" w14:textId="77777777" w:rsidR="002E3C6F" w:rsidRPr="00BD1CB1" w:rsidRDefault="002E3C6F" w:rsidP="00034875">
      <w:pPr>
        <w:pStyle w:val="10"/>
        <w:numPr>
          <w:ilvl w:val="1"/>
          <w:numId w:val="3"/>
        </w:numPr>
      </w:pPr>
      <w:r>
        <w:rPr>
          <w:lang w:val="en-US"/>
        </w:rPr>
        <w:t>id</w:t>
      </w:r>
      <w:r w:rsidRPr="008202F4">
        <w:t xml:space="preserve"> </w:t>
      </w:r>
      <w:r w:rsidRPr="00BD1CB1">
        <w:t>(</w:t>
      </w:r>
      <w:r w:rsidRPr="00BD1CB1">
        <w:rPr>
          <w:lang w:val="en-US"/>
        </w:rPr>
        <w:t>int</w:t>
      </w:r>
      <w:r w:rsidRPr="00BD1CB1">
        <w:t>) – суррогатный первичный ключ;</w:t>
      </w:r>
    </w:p>
    <w:p w14:paraId="66ED333C" w14:textId="2CED3FBE" w:rsidR="002E3C6F" w:rsidRDefault="00D020F0" w:rsidP="00034875">
      <w:pPr>
        <w:pStyle w:val="10"/>
        <w:numPr>
          <w:ilvl w:val="1"/>
          <w:numId w:val="3"/>
        </w:numPr>
      </w:pPr>
      <w:r>
        <w:rPr>
          <w:lang w:val="en-US"/>
        </w:rPr>
        <w:t>sendingIntervalSec</w:t>
      </w:r>
      <w:r w:rsidR="002E3C6F" w:rsidRPr="00BD1CB1">
        <w:t xml:space="preserve"> (</w:t>
      </w:r>
      <w:r>
        <w:rPr>
          <w:lang w:val="en-US"/>
        </w:rPr>
        <w:t>int</w:t>
      </w:r>
      <w:r w:rsidR="002E3C6F" w:rsidRPr="00BD1CB1">
        <w:t>) –</w:t>
      </w:r>
      <w:r w:rsidRPr="00B36E2C">
        <w:t xml:space="preserve"> </w:t>
      </w:r>
      <w:r>
        <w:t>интервал отправки сообщений</w:t>
      </w:r>
      <w:r w:rsidR="002E3C6F">
        <w:t>.</w:t>
      </w:r>
    </w:p>
    <w:p w14:paraId="3580329C" w14:textId="77777777" w:rsidR="008838CB" w:rsidRPr="00D60EEF" w:rsidRDefault="008838CB" w:rsidP="00034875">
      <w:pPr>
        <w:pStyle w:val="10"/>
        <w:rPr>
          <w:b/>
        </w:rPr>
      </w:pPr>
      <w:r>
        <w:rPr>
          <w:b/>
          <w:lang w:val="en-US"/>
        </w:rPr>
        <w:t>Tariffs</w:t>
      </w:r>
    </w:p>
    <w:p w14:paraId="122256A7" w14:textId="77777777" w:rsidR="008838CB" w:rsidRPr="00BD1CB1" w:rsidRDefault="008838CB" w:rsidP="00034875">
      <w:pPr>
        <w:pStyle w:val="10"/>
        <w:numPr>
          <w:ilvl w:val="1"/>
          <w:numId w:val="3"/>
        </w:numPr>
      </w:pPr>
      <w:r>
        <w:rPr>
          <w:lang w:val="en-US"/>
        </w:rPr>
        <w:t>id</w:t>
      </w:r>
      <w:r w:rsidRPr="00DD5DF7">
        <w:t xml:space="preserve"> </w:t>
      </w:r>
      <w:r w:rsidRPr="00BD1CB1">
        <w:t>(</w:t>
      </w:r>
      <w:r w:rsidRPr="00BD1CB1">
        <w:rPr>
          <w:lang w:val="en-US"/>
        </w:rPr>
        <w:t>int</w:t>
      </w:r>
      <w:r w:rsidRPr="00BD1CB1">
        <w:t>) – суррогатный первичный ключ;</w:t>
      </w:r>
    </w:p>
    <w:p w14:paraId="4A62FF30" w14:textId="77777777" w:rsidR="008838CB" w:rsidRPr="00BD1CB1" w:rsidRDefault="008838CB" w:rsidP="00034875">
      <w:pPr>
        <w:pStyle w:val="10"/>
        <w:numPr>
          <w:ilvl w:val="1"/>
          <w:numId w:val="3"/>
        </w:numPr>
      </w:pPr>
      <w:r>
        <w:rPr>
          <w:lang w:val="en-US"/>
        </w:rPr>
        <w:t>tariffName</w:t>
      </w:r>
      <w:r w:rsidRPr="00BD1CB1">
        <w:t xml:space="preserve"> (</w:t>
      </w:r>
      <w:r>
        <w:rPr>
          <w:lang w:val="en-US"/>
        </w:rPr>
        <w:t>nvarchar(255)</w:t>
      </w:r>
      <w:r w:rsidRPr="00BD1CB1">
        <w:rPr>
          <w:lang w:val="en-US"/>
        </w:rPr>
        <w:t>)</w:t>
      </w:r>
      <w:r w:rsidRPr="00BD1CB1">
        <w:t xml:space="preserve"> – название </w:t>
      </w:r>
      <w:r>
        <w:t>тарифа</w:t>
      </w:r>
      <w:r w:rsidRPr="00BD1CB1">
        <w:t>;</w:t>
      </w:r>
    </w:p>
    <w:p w14:paraId="65ABA344" w14:textId="39510F5D" w:rsidR="008838CB" w:rsidRDefault="008838CB" w:rsidP="00034875">
      <w:pPr>
        <w:pStyle w:val="10"/>
        <w:numPr>
          <w:ilvl w:val="1"/>
          <w:numId w:val="3"/>
        </w:numPr>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2111FDEA" w14:textId="3F458E5B" w:rsidR="008838CB" w:rsidRPr="00D60EEF" w:rsidRDefault="008838CB" w:rsidP="00034875">
      <w:pPr>
        <w:pStyle w:val="10"/>
        <w:rPr>
          <w:b/>
        </w:rPr>
      </w:pPr>
      <w:r>
        <w:rPr>
          <w:b/>
          <w:lang w:val="en-US"/>
        </w:rPr>
        <w:t>TariffsSales</w:t>
      </w:r>
    </w:p>
    <w:p w14:paraId="4A46C72F" w14:textId="3ED73E13" w:rsidR="008838CB" w:rsidRPr="00BD1CB1" w:rsidRDefault="008838CB" w:rsidP="00034875">
      <w:pPr>
        <w:pStyle w:val="10"/>
        <w:numPr>
          <w:ilvl w:val="1"/>
          <w:numId w:val="3"/>
        </w:numPr>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75C72F82" w14:textId="2C75FDC1" w:rsidR="008838CB" w:rsidRPr="00BD1CB1" w:rsidRDefault="008838CB" w:rsidP="00034875">
      <w:pPr>
        <w:pStyle w:val="10"/>
        <w:numPr>
          <w:ilvl w:val="1"/>
          <w:numId w:val="3"/>
        </w:numPr>
      </w:pPr>
      <w:r>
        <w:rPr>
          <w:lang w:val="en-US"/>
        </w:rPr>
        <w:t>saleId</w:t>
      </w:r>
      <w:r w:rsidRPr="00BD1CB1">
        <w:t xml:space="preserve"> (</w:t>
      </w:r>
      <w:r>
        <w:rPr>
          <w:lang w:val="en-US"/>
        </w:rPr>
        <w:t>int</w:t>
      </w:r>
      <w:r w:rsidRPr="008838CB">
        <w:t>)</w:t>
      </w:r>
      <w:r w:rsidRPr="00BD1CB1">
        <w:t xml:space="preserve"> –</w:t>
      </w:r>
      <w:r w:rsidRPr="008838CB">
        <w:t xml:space="preserve"> </w:t>
      </w:r>
      <w:r>
        <w:t xml:space="preserve">суррогатный первичный </w:t>
      </w:r>
      <w:r w:rsidR="001A4E2F">
        <w:t>/</w:t>
      </w:r>
      <w:r>
        <w:t>ключ скидки.</w:t>
      </w:r>
    </w:p>
    <w:p w14:paraId="34D379E9" w14:textId="77777777" w:rsidR="002E3C6F" w:rsidRPr="00D60EEF" w:rsidRDefault="002E3C6F" w:rsidP="00034875">
      <w:pPr>
        <w:pStyle w:val="10"/>
        <w:rPr>
          <w:b/>
        </w:rPr>
      </w:pPr>
      <w:r>
        <w:rPr>
          <w:b/>
          <w:lang w:val="en-US"/>
        </w:rPr>
        <w:t>Sales</w:t>
      </w:r>
    </w:p>
    <w:p w14:paraId="2FF8B5D0" w14:textId="77777777" w:rsidR="002E3C6F" w:rsidRPr="00BD1CB1" w:rsidRDefault="002E3C6F" w:rsidP="00034875">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7363C20E" w14:textId="77777777" w:rsidR="002E3C6F" w:rsidRPr="00BD1CB1" w:rsidRDefault="002E3C6F" w:rsidP="00034875">
      <w:pPr>
        <w:pStyle w:val="10"/>
        <w:numPr>
          <w:ilvl w:val="1"/>
          <w:numId w:val="3"/>
        </w:numPr>
      </w:pPr>
      <w:r>
        <w:rPr>
          <w:lang w:val="en-US"/>
        </w:rPr>
        <w:t>name</w:t>
      </w:r>
      <w:r w:rsidRPr="00BD1CB1">
        <w:t xml:space="preserve"> (</w:t>
      </w:r>
      <w:r>
        <w:rPr>
          <w:lang w:val="en-US"/>
        </w:rPr>
        <w:t>nvarchar</w:t>
      </w:r>
      <w:r w:rsidRPr="008202F4">
        <w:t>(255)</w:t>
      </w:r>
      <w:r w:rsidRPr="00BD1CB1">
        <w:t xml:space="preserve">) – </w:t>
      </w:r>
      <w:r>
        <w:t>название скидки на тариф</w:t>
      </w:r>
      <w:r w:rsidRPr="00BD1CB1">
        <w:t>;</w:t>
      </w:r>
    </w:p>
    <w:p w14:paraId="55187697" w14:textId="77777777" w:rsidR="002E3C6F" w:rsidRPr="00AB7007" w:rsidRDefault="002E3C6F" w:rsidP="00034875">
      <w:pPr>
        <w:pStyle w:val="10"/>
        <w:numPr>
          <w:ilvl w:val="1"/>
          <w:numId w:val="3"/>
        </w:numPr>
      </w:pPr>
      <w:r>
        <w:rPr>
          <w:lang w:val="en-US"/>
        </w:rPr>
        <w:t>value</w:t>
      </w:r>
      <w:r w:rsidRPr="00BD1CB1">
        <w:t xml:space="preserve"> (</w:t>
      </w:r>
      <w:r>
        <w:rPr>
          <w:lang w:val="en-US"/>
        </w:rPr>
        <w:t>int</w:t>
      </w:r>
      <w:r w:rsidRPr="00BD1CB1">
        <w:t xml:space="preserve">) – </w:t>
      </w:r>
      <w:r>
        <w:t>размер скидки на тариф.</w:t>
      </w:r>
    </w:p>
    <w:p w14:paraId="268A6117" w14:textId="14E5C7E2" w:rsidR="002E3C6F" w:rsidRDefault="002E3C6F" w:rsidP="00034875">
      <w:r>
        <w:rPr>
          <w:lang w:val="en-US"/>
        </w:rPr>
        <w:t>ER</w:t>
      </w:r>
      <w:r>
        <w:t xml:space="preserve"> диаграмма представлена на рис. </w:t>
      </w:r>
      <w:r w:rsidR="00850F38">
        <w:t>3.</w:t>
      </w:r>
      <w:r>
        <w:t>1.</w:t>
      </w:r>
    </w:p>
    <w:p w14:paraId="25BB67DA" w14:textId="1E372268" w:rsidR="002E3C6F" w:rsidRDefault="00D020F0" w:rsidP="00034875">
      <w:pPr>
        <w:keepNext/>
        <w:ind w:firstLine="0"/>
        <w:jc w:val="center"/>
      </w:pPr>
      <w:r w:rsidRPr="00D020F0">
        <w:rPr>
          <w:noProof/>
          <w:lang w:eastAsia="ru-RU"/>
        </w:rPr>
        <w:lastRenderedPageBreak/>
        <w:drawing>
          <wp:inline distT="0" distB="0" distL="0" distR="0" wp14:anchorId="442FC307" wp14:editId="6A4F25F4">
            <wp:extent cx="9042029" cy="4518200"/>
            <wp:effectExtent l="0" t="508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9051191" cy="4522778"/>
                    </a:xfrm>
                    <a:prstGeom prst="rect">
                      <a:avLst/>
                    </a:prstGeom>
                  </pic:spPr>
                </pic:pic>
              </a:graphicData>
            </a:graphic>
          </wp:inline>
        </w:drawing>
      </w:r>
    </w:p>
    <w:p w14:paraId="218BEE63" w14:textId="12BCF361" w:rsidR="002E3C6F" w:rsidRPr="00CC1F90" w:rsidRDefault="002E3C6F" w:rsidP="00034875">
      <w:pPr>
        <w:pStyle w:val="af3"/>
        <w:spacing w:after="0"/>
      </w:pPr>
      <w:r>
        <w:t>Рис.</w:t>
      </w:r>
      <w:r>
        <w:rPr>
          <w:noProof/>
        </w:rPr>
        <w:t xml:space="preserve"> 3.1</w:t>
      </w:r>
      <w:r>
        <w:t xml:space="preserve">. </w:t>
      </w:r>
      <w:r>
        <w:rPr>
          <w:lang w:val="en-US"/>
        </w:rPr>
        <w:t>ER</w:t>
      </w:r>
      <w:r>
        <w:t xml:space="preserve"> диаграмма</w:t>
      </w:r>
    </w:p>
    <w:p w14:paraId="54BECBF9" w14:textId="0489C450" w:rsidR="002E3C6F" w:rsidRDefault="002E3C6F" w:rsidP="00034875">
      <w:pPr>
        <w:pStyle w:val="2"/>
        <w:spacing w:after="0"/>
      </w:pPr>
      <w:bookmarkStart w:id="124" w:name="_Toc67512693"/>
      <w:r>
        <w:rPr>
          <w:lang w:val="en-US"/>
        </w:rPr>
        <w:lastRenderedPageBreak/>
        <w:t>DF-</w:t>
      </w:r>
      <w:r>
        <w:t>диаграмма</w:t>
      </w:r>
      <w:bookmarkEnd w:id="124"/>
    </w:p>
    <w:p w14:paraId="20A7E1D5" w14:textId="77777777" w:rsidR="002E3C6F" w:rsidRDefault="002E3C6F" w:rsidP="00034875">
      <w:bookmarkStart w:id="125" w:name="_Hlk59655273"/>
      <w:r>
        <w:t xml:space="preserve">Поставлена задача: разработать модель потоков данных </w:t>
      </w:r>
      <w:r w:rsidRPr="00CC1F90">
        <w:rPr>
          <w:b/>
        </w:rPr>
        <w:t xml:space="preserve">для программного комплекса </w:t>
      </w:r>
      <w:r>
        <w:rPr>
          <w:b/>
        </w:rPr>
        <w:t xml:space="preserve">управления рассылкой электронных сообщений </w:t>
      </w:r>
    </w:p>
    <w:p w14:paraId="638F5E07" w14:textId="7E0F4954" w:rsidR="002E3C6F" w:rsidRDefault="002E3C6F" w:rsidP="00034875">
      <w:r>
        <w:t xml:space="preserve">На контекстной диаграмме </w:t>
      </w:r>
      <w:bookmarkEnd w:id="125"/>
      <w:r>
        <w:t xml:space="preserve">(рис. </w:t>
      </w:r>
      <w:r w:rsidR="00850F38">
        <w:t>3.2</w:t>
      </w:r>
      <w:r>
        <w:t>) определены базовый блок «Система рассылки и учета электронных сообщений» и внешняя сущность «Пользователь», хранилища данных «Журнал», «Очередь», «Письма», а также информационные потоки между ними.</w:t>
      </w:r>
    </w:p>
    <w:p w14:paraId="0E170E7C" w14:textId="354D9000" w:rsidR="002E3C6F" w:rsidRPr="00000672" w:rsidRDefault="002E3C6F" w:rsidP="00034875">
      <w:r>
        <w:t>На диаграмме первого уровня (рис. 3</w:t>
      </w:r>
      <w:r w:rsidR="00850F38">
        <w:t>.3</w:t>
      </w:r>
      <w:r>
        <w:t xml:space="preserve">) выполнена декомпозиция базового процесса на три подпроцесса. На диаграмме второго уровня проведена детализация процесса «Инициировать отправку письма» (рис. </w:t>
      </w:r>
      <w:r w:rsidR="00850F38">
        <w:t>3.4</w:t>
      </w:r>
      <w:r>
        <w:t xml:space="preserve">). На диаграммах третьего уровня проведена детализация процесса «Отправить письмо» (рис. </w:t>
      </w:r>
      <w:r w:rsidR="00850F38">
        <w:t>3.5</w:t>
      </w:r>
      <w:r>
        <w:t>).</w:t>
      </w:r>
    </w:p>
    <w:p w14:paraId="259359A7" w14:textId="77777777" w:rsidR="002E3C6F" w:rsidRDefault="002E3C6F" w:rsidP="00034875">
      <w:pPr>
        <w:rPr>
          <w:noProof/>
          <w:lang w:eastAsia="ru-RU"/>
        </w:rPr>
      </w:pPr>
    </w:p>
    <w:p w14:paraId="20E334C3" w14:textId="77777777" w:rsidR="002E3C6F" w:rsidRDefault="002E3C6F" w:rsidP="00034875">
      <w:pPr>
        <w:keepNext/>
        <w:ind w:firstLine="0"/>
        <w:jc w:val="center"/>
      </w:pPr>
      <w:r w:rsidRPr="0026796C">
        <w:rPr>
          <w:noProof/>
          <w:lang w:eastAsia="ru-RU"/>
        </w:rPr>
        <w:drawing>
          <wp:inline distT="0" distB="0" distL="0" distR="0" wp14:anchorId="30CD2919" wp14:editId="49AE67F8">
            <wp:extent cx="6120130" cy="41789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178935"/>
                    </a:xfrm>
                    <a:prstGeom prst="rect">
                      <a:avLst/>
                    </a:prstGeom>
                  </pic:spPr>
                </pic:pic>
              </a:graphicData>
            </a:graphic>
          </wp:inline>
        </w:drawing>
      </w:r>
    </w:p>
    <w:p w14:paraId="476BCF31" w14:textId="6C3E5EFC" w:rsidR="002E3C6F" w:rsidRPr="007C2E03" w:rsidRDefault="002E3C6F" w:rsidP="00034875">
      <w:pPr>
        <w:pStyle w:val="af3"/>
        <w:spacing w:after="0"/>
      </w:pPr>
      <w:r>
        <w:t>Рис. 3.</w:t>
      </w:r>
      <w:r w:rsidR="006356D0">
        <w:t>2.</w:t>
      </w:r>
      <w:r>
        <w:t xml:space="preserve"> Контекстная диаграмма</w:t>
      </w:r>
    </w:p>
    <w:p w14:paraId="0DF8670A" w14:textId="77777777" w:rsidR="002E3C6F" w:rsidRDefault="002E3C6F" w:rsidP="00034875">
      <w:pPr>
        <w:rPr>
          <w:noProof/>
          <w:lang w:eastAsia="ru-RU"/>
        </w:rPr>
      </w:pPr>
    </w:p>
    <w:p w14:paraId="0D95B51D" w14:textId="77777777" w:rsidR="002E3C6F" w:rsidRDefault="002E3C6F" w:rsidP="00034875">
      <w:pPr>
        <w:keepNext/>
        <w:ind w:firstLine="0"/>
        <w:jc w:val="center"/>
      </w:pPr>
      <w:r w:rsidRPr="0026796C">
        <w:rPr>
          <w:noProof/>
          <w:lang w:eastAsia="ru-RU"/>
        </w:rPr>
        <w:lastRenderedPageBreak/>
        <w:drawing>
          <wp:inline distT="0" distB="0" distL="0" distR="0" wp14:anchorId="42D75E4D" wp14:editId="3AF8D450">
            <wp:extent cx="5722828" cy="391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497" cy="3928230"/>
                    </a:xfrm>
                    <a:prstGeom prst="rect">
                      <a:avLst/>
                    </a:prstGeom>
                  </pic:spPr>
                </pic:pic>
              </a:graphicData>
            </a:graphic>
          </wp:inline>
        </w:drawing>
      </w:r>
    </w:p>
    <w:p w14:paraId="4351E224" w14:textId="04303B8E" w:rsidR="002E3C6F" w:rsidRDefault="002E3C6F" w:rsidP="00034875">
      <w:pPr>
        <w:pStyle w:val="af3"/>
        <w:spacing w:after="0"/>
      </w:pPr>
      <w:r>
        <w:t>Рис.</w:t>
      </w:r>
      <w:r w:rsidR="006356D0">
        <w:t xml:space="preserve"> </w:t>
      </w:r>
      <w:r w:rsidR="00850F38">
        <w:rPr>
          <w:noProof/>
        </w:rPr>
        <w:t>3.</w:t>
      </w:r>
      <w:r w:rsidR="006356D0">
        <w:rPr>
          <w:noProof/>
        </w:rPr>
        <w:t>3.</w:t>
      </w:r>
      <w:r>
        <w:t xml:space="preserve"> Диаграмма первого уровня модели потоков данных</w:t>
      </w:r>
    </w:p>
    <w:p w14:paraId="13376066" w14:textId="77777777" w:rsidR="002E3C6F" w:rsidRDefault="002E3C6F" w:rsidP="00034875">
      <w:pPr>
        <w:keepNext/>
        <w:ind w:firstLine="0"/>
        <w:jc w:val="center"/>
      </w:pPr>
      <w:r w:rsidRPr="0026796C">
        <w:rPr>
          <w:noProof/>
          <w:lang w:eastAsia="ru-RU"/>
        </w:rPr>
        <w:drawing>
          <wp:inline distT="0" distB="0" distL="0" distR="0" wp14:anchorId="2C2245CD" wp14:editId="290F312E">
            <wp:extent cx="5773479" cy="3941037"/>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8612" cy="3965019"/>
                    </a:xfrm>
                    <a:prstGeom prst="rect">
                      <a:avLst/>
                    </a:prstGeom>
                  </pic:spPr>
                </pic:pic>
              </a:graphicData>
            </a:graphic>
          </wp:inline>
        </w:drawing>
      </w:r>
    </w:p>
    <w:p w14:paraId="4E79EDD7" w14:textId="00CAAF57" w:rsidR="002E3C6F" w:rsidRDefault="002E3C6F" w:rsidP="00034875">
      <w:pPr>
        <w:pStyle w:val="af3"/>
        <w:spacing w:after="0"/>
        <w:rPr>
          <w:noProof/>
          <w:lang w:eastAsia="ru-RU"/>
        </w:rPr>
      </w:pPr>
      <w:r>
        <w:t xml:space="preserve">Рис. </w:t>
      </w:r>
      <w:r>
        <w:rPr>
          <w:noProof/>
        </w:rPr>
        <w:t>3.</w:t>
      </w:r>
      <w:r w:rsidR="00850F38">
        <w:rPr>
          <w:noProof/>
        </w:rPr>
        <w:t>4</w:t>
      </w:r>
      <w:r>
        <w:t>. Диаграмма второго уровня модели потоков данных. Процесс «Инициировать отправку письма»</w:t>
      </w:r>
    </w:p>
    <w:p w14:paraId="36A62134" w14:textId="77777777" w:rsidR="002E3C6F" w:rsidRDefault="002E3C6F" w:rsidP="00034875">
      <w:pPr>
        <w:keepNext/>
        <w:ind w:firstLine="0"/>
        <w:jc w:val="center"/>
      </w:pPr>
      <w:r w:rsidRPr="0026796C">
        <w:rPr>
          <w:noProof/>
          <w:lang w:eastAsia="ru-RU"/>
        </w:rPr>
        <w:lastRenderedPageBreak/>
        <w:drawing>
          <wp:inline distT="0" distB="0" distL="0" distR="0" wp14:anchorId="5DBD44E6" wp14:editId="2BDDE793">
            <wp:extent cx="5837274" cy="39918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374" cy="3996024"/>
                    </a:xfrm>
                    <a:prstGeom prst="rect">
                      <a:avLst/>
                    </a:prstGeom>
                  </pic:spPr>
                </pic:pic>
              </a:graphicData>
            </a:graphic>
          </wp:inline>
        </w:drawing>
      </w:r>
    </w:p>
    <w:p w14:paraId="343CEEF4" w14:textId="180A9019" w:rsidR="002E3C6F" w:rsidRDefault="002E3C6F" w:rsidP="00034875">
      <w:pPr>
        <w:pStyle w:val="ad"/>
        <w:spacing w:after="0"/>
        <w:rPr>
          <w:b w:val="0"/>
          <w:i w:val="0"/>
        </w:rPr>
      </w:pPr>
      <w:r w:rsidRPr="002E3C6F">
        <w:t xml:space="preserve">Рис. </w:t>
      </w:r>
      <w:r w:rsidRPr="002E3C6F">
        <w:rPr>
          <w:noProof/>
        </w:rPr>
        <w:t>3.</w:t>
      </w:r>
      <w:r w:rsidR="00850F38">
        <w:rPr>
          <w:noProof/>
        </w:rPr>
        <w:t>5</w:t>
      </w:r>
      <w:r w:rsidRPr="002E3C6F">
        <w:t>. Диаграмма третьего уровня потоков данных. Процесс «Отправить письмо»</w:t>
      </w:r>
    </w:p>
    <w:p w14:paraId="2685C115" w14:textId="79D32EE3" w:rsidR="002E3C6F" w:rsidRDefault="002E3C6F" w:rsidP="00034875">
      <w:pPr>
        <w:pStyle w:val="2"/>
        <w:spacing w:after="0"/>
      </w:pPr>
      <w:bookmarkStart w:id="126" w:name="_Toc67512694"/>
      <w:r>
        <w:rPr>
          <w:lang w:val="en-US"/>
        </w:rPr>
        <w:t>IDEF0-</w:t>
      </w:r>
      <w:r>
        <w:t>Диаграмма</w:t>
      </w:r>
      <w:bookmarkEnd w:id="126"/>
    </w:p>
    <w:p w14:paraId="1493B720" w14:textId="77777777" w:rsidR="002E3C6F" w:rsidRDefault="002E3C6F" w:rsidP="00034875">
      <w:pPr>
        <w:rPr>
          <w:color w:val="auto"/>
          <w:sz w:val="32"/>
        </w:rPr>
      </w:pPr>
      <w:r>
        <w:t xml:space="preserve">Поставлена задача: </w:t>
      </w:r>
      <w:r>
        <w:rPr>
          <w:i/>
        </w:rPr>
        <w:t xml:space="preserve">отправить сообщение. </w:t>
      </w:r>
      <w:r>
        <w:t>Необходимо определить функциональные требования к программной системе.</w:t>
      </w:r>
    </w:p>
    <w:p w14:paraId="01E4FB87" w14:textId="7AE4E4D8" w:rsidR="002E3C6F" w:rsidRDefault="002E3C6F" w:rsidP="00034875">
      <w:r>
        <w:t xml:space="preserve">На контекстной диаграмме (рис. </w:t>
      </w:r>
      <w:r w:rsidR="00850F38">
        <w:t>3.</w:t>
      </w:r>
      <w:r>
        <w:t>6) определен функциональный блок «Отправить сообщение через систему», механизм, предписание, входные и выходные данные.</w:t>
      </w:r>
    </w:p>
    <w:p w14:paraId="489226A9" w14:textId="1DE55ACA" w:rsidR="002E3C6F" w:rsidRDefault="002E3C6F" w:rsidP="00034875">
      <w:pPr>
        <w:rPr>
          <w:noProof/>
          <w:lang w:eastAsia="ru-RU"/>
        </w:rPr>
      </w:pPr>
      <w:r>
        <w:t xml:space="preserve">На диаграмме первого уровня (рис. </w:t>
      </w:r>
      <w:r w:rsidR="00850F38">
        <w:t>3.</w:t>
      </w:r>
      <w:r>
        <w:t xml:space="preserve">7)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w:t>
      </w:r>
      <w:r w:rsidR="00850F38">
        <w:t>3.</w:t>
      </w:r>
      <w:r>
        <w:t>8) и «Инициировать отправку сообщения» (рис.</w:t>
      </w:r>
      <w:r w:rsidR="00850F38">
        <w:t> 3.</w:t>
      </w:r>
      <w:r>
        <w:t>9)</w:t>
      </w:r>
    </w:p>
    <w:p w14:paraId="29E1F937" w14:textId="77777777" w:rsidR="002E3C6F" w:rsidRDefault="002E3C6F" w:rsidP="00034875">
      <w:pPr>
        <w:rPr>
          <w:noProof/>
          <w:lang w:eastAsia="ru-RU"/>
        </w:rPr>
      </w:pPr>
    </w:p>
    <w:p w14:paraId="5D2278F6" w14:textId="77777777" w:rsidR="002E3C6F" w:rsidRDefault="002E3C6F" w:rsidP="00034875">
      <w:pPr>
        <w:keepNext/>
        <w:ind w:firstLine="0"/>
        <w:jc w:val="center"/>
      </w:pPr>
      <w:r w:rsidRPr="00AB7007">
        <w:rPr>
          <w:noProof/>
          <w:lang w:eastAsia="ru-RU"/>
        </w:rPr>
        <w:lastRenderedPageBreak/>
        <w:drawing>
          <wp:inline distT="0" distB="0" distL="0" distR="0" wp14:anchorId="58FE49FC" wp14:editId="3F176C83">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2650" cy="3717469"/>
                    </a:xfrm>
                    <a:prstGeom prst="rect">
                      <a:avLst/>
                    </a:prstGeom>
                  </pic:spPr>
                </pic:pic>
              </a:graphicData>
            </a:graphic>
          </wp:inline>
        </w:drawing>
      </w:r>
    </w:p>
    <w:p w14:paraId="0E87683C" w14:textId="5A55A0E9" w:rsidR="002E3C6F" w:rsidRDefault="002E3C6F" w:rsidP="00034875">
      <w:pPr>
        <w:pStyle w:val="af3"/>
        <w:spacing w:after="0"/>
      </w:pPr>
      <w:r>
        <w:t xml:space="preserve">Рис. </w:t>
      </w:r>
      <w:r>
        <w:rPr>
          <w:noProof/>
        </w:rPr>
        <w:t>3</w:t>
      </w:r>
      <w:r w:rsidR="00850F38">
        <w:rPr>
          <w:noProof/>
        </w:rPr>
        <w:t>.6</w:t>
      </w:r>
      <w:r>
        <w:t>. Контекстная диаграмма функциональной модели «Поиск объектов»</w:t>
      </w:r>
    </w:p>
    <w:p w14:paraId="7BB68ABA" w14:textId="77777777" w:rsidR="002E3C6F" w:rsidRPr="00FF37AD" w:rsidRDefault="002E3C6F" w:rsidP="00034875"/>
    <w:p w14:paraId="24F505F8" w14:textId="77777777" w:rsidR="002E3C6F" w:rsidRDefault="002E3C6F" w:rsidP="00034875">
      <w:pPr>
        <w:rPr>
          <w:noProof/>
          <w:lang w:eastAsia="ru-RU"/>
        </w:rPr>
      </w:pPr>
    </w:p>
    <w:p w14:paraId="66F2D36F" w14:textId="77777777" w:rsidR="002E3C6F" w:rsidRDefault="002E3C6F" w:rsidP="00034875">
      <w:pPr>
        <w:keepNext/>
        <w:ind w:firstLine="0"/>
        <w:jc w:val="center"/>
      </w:pPr>
      <w:r w:rsidRPr="00AB7007">
        <w:rPr>
          <w:noProof/>
          <w:lang w:eastAsia="ru-RU"/>
        </w:rPr>
        <w:drawing>
          <wp:inline distT="0" distB="0" distL="0" distR="0" wp14:anchorId="15DF9908" wp14:editId="54D2790D">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758" cy="3731578"/>
                    </a:xfrm>
                    <a:prstGeom prst="rect">
                      <a:avLst/>
                    </a:prstGeom>
                  </pic:spPr>
                </pic:pic>
              </a:graphicData>
            </a:graphic>
          </wp:inline>
        </w:drawing>
      </w:r>
    </w:p>
    <w:p w14:paraId="0CA62916" w14:textId="1AC07A16" w:rsidR="002E3C6F" w:rsidRDefault="002E3C6F" w:rsidP="00034875">
      <w:pPr>
        <w:pStyle w:val="af3"/>
        <w:spacing w:after="0"/>
      </w:pPr>
      <w:r>
        <w:t xml:space="preserve">Рис. </w:t>
      </w:r>
      <w:r>
        <w:rPr>
          <w:noProof/>
        </w:rPr>
        <w:t>3.</w:t>
      </w:r>
      <w:r w:rsidR="00850F38">
        <w:rPr>
          <w:noProof/>
        </w:rPr>
        <w:t>7</w:t>
      </w:r>
      <w:r>
        <w:t>. Диаграмма первого уровня функциональной модели</w:t>
      </w:r>
    </w:p>
    <w:p w14:paraId="024CD838" w14:textId="77777777" w:rsidR="002E3C6F" w:rsidRDefault="002E3C6F" w:rsidP="00034875">
      <w:pPr>
        <w:keepNext/>
        <w:ind w:firstLine="0"/>
        <w:jc w:val="center"/>
      </w:pPr>
      <w:r w:rsidRPr="00AB7007">
        <w:rPr>
          <w:noProof/>
          <w:lang w:eastAsia="ru-RU"/>
        </w:rPr>
        <w:lastRenderedPageBreak/>
        <w:drawing>
          <wp:inline distT="0" distB="0" distL="0" distR="0" wp14:anchorId="684B9F33" wp14:editId="1D47B1D2">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069" cy="3756807"/>
                    </a:xfrm>
                    <a:prstGeom prst="rect">
                      <a:avLst/>
                    </a:prstGeom>
                  </pic:spPr>
                </pic:pic>
              </a:graphicData>
            </a:graphic>
          </wp:inline>
        </w:drawing>
      </w:r>
    </w:p>
    <w:p w14:paraId="590F7B70" w14:textId="71D4B06F" w:rsidR="002E3C6F" w:rsidRPr="005C6C9A" w:rsidRDefault="002E3C6F" w:rsidP="00034875">
      <w:pPr>
        <w:pStyle w:val="af3"/>
        <w:spacing w:after="0"/>
      </w:pPr>
      <w:r>
        <w:t xml:space="preserve">Рис. </w:t>
      </w:r>
      <w:r>
        <w:rPr>
          <w:noProof/>
        </w:rPr>
        <w:t>3.</w:t>
      </w:r>
      <w:r w:rsidR="00850F38">
        <w:rPr>
          <w:noProof/>
        </w:rPr>
        <w:t>8</w:t>
      </w:r>
      <w:r>
        <w:t xml:space="preserve">. </w:t>
      </w:r>
      <w:r w:rsidRPr="0092470B">
        <w:rPr>
          <w:noProof/>
        </w:rPr>
        <w:t>Диаграмма второго уровня</w:t>
      </w:r>
      <w:r>
        <w:rPr>
          <w:noProof/>
        </w:rPr>
        <w:t xml:space="preserve"> для блока «Сформировать письмо»</w:t>
      </w:r>
    </w:p>
    <w:p w14:paraId="41FF6024" w14:textId="77777777" w:rsidR="002E3C6F" w:rsidRDefault="002E3C6F" w:rsidP="00034875">
      <w:pPr>
        <w:rPr>
          <w:noProof/>
          <w:lang w:eastAsia="ru-RU"/>
        </w:rPr>
      </w:pPr>
    </w:p>
    <w:p w14:paraId="7D18177F" w14:textId="77777777" w:rsidR="002E3C6F" w:rsidRDefault="002E3C6F" w:rsidP="00034875">
      <w:pPr>
        <w:keepNext/>
        <w:ind w:firstLine="0"/>
        <w:jc w:val="center"/>
      </w:pPr>
      <w:r w:rsidRPr="00AB7007">
        <w:rPr>
          <w:noProof/>
          <w:lang w:eastAsia="ru-RU"/>
        </w:rPr>
        <w:drawing>
          <wp:inline distT="0" distB="0" distL="0" distR="0" wp14:anchorId="59A98F47" wp14:editId="40FA4FCF">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9050" cy="3956278"/>
                    </a:xfrm>
                    <a:prstGeom prst="rect">
                      <a:avLst/>
                    </a:prstGeom>
                  </pic:spPr>
                </pic:pic>
              </a:graphicData>
            </a:graphic>
          </wp:inline>
        </w:drawing>
      </w:r>
    </w:p>
    <w:p w14:paraId="204A5BD9" w14:textId="0FDC626F" w:rsidR="002E3C6F" w:rsidRPr="003817C0" w:rsidRDefault="002E3C6F" w:rsidP="00034875">
      <w:pPr>
        <w:pStyle w:val="af3"/>
        <w:spacing w:after="0"/>
      </w:pPr>
      <w:r>
        <w:t xml:space="preserve">Рис. </w:t>
      </w:r>
      <w:r>
        <w:rPr>
          <w:noProof/>
        </w:rPr>
        <w:t>3.</w:t>
      </w:r>
      <w:r w:rsidR="00850F38">
        <w:rPr>
          <w:noProof/>
        </w:rPr>
        <w:t>9</w:t>
      </w:r>
      <w:r w:rsidRPr="006332FA">
        <w:rPr>
          <w:noProof/>
        </w:rPr>
        <w:t>. Диаграмма второго уровня</w:t>
      </w:r>
      <w:r>
        <w:rPr>
          <w:noProof/>
        </w:rPr>
        <w:t xml:space="preserve"> для блока «Инициировать отправку сообщения»</w:t>
      </w:r>
    </w:p>
    <w:p w14:paraId="35BABB4E" w14:textId="7DA02C77" w:rsidR="002E3C6F" w:rsidRDefault="00DB6521" w:rsidP="00034875">
      <w:pPr>
        <w:pStyle w:val="2"/>
        <w:spacing w:after="0"/>
        <w:rPr>
          <w:lang w:val="en-US"/>
        </w:rPr>
      </w:pPr>
      <w:bookmarkStart w:id="127" w:name="_Toc67512695"/>
      <w:r>
        <w:rPr>
          <w:lang w:val="en-US"/>
        </w:rPr>
        <w:lastRenderedPageBreak/>
        <w:t>BPMN</w:t>
      </w:r>
      <w:bookmarkEnd w:id="127"/>
    </w:p>
    <w:p w14:paraId="1F0E5EA1" w14:textId="77777777" w:rsidR="00DB6521" w:rsidRPr="000E2E0B" w:rsidRDefault="00DB6521" w:rsidP="00034875">
      <w:pPr>
        <w:rPr>
          <w:b/>
        </w:rPr>
      </w:pPr>
      <w:r>
        <w:t xml:space="preserve">Поставлена задача: разработать модель бизнес-процесса </w:t>
      </w:r>
      <w:r w:rsidRPr="00CC1F90">
        <w:rPr>
          <w:b/>
        </w:rPr>
        <w:t xml:space="preserve">для программного комплекса </w:t>
      </w:r>
      <w:r>
        <w:rPr>
          <w:b/>
        </w:rPr>
        <w:t xml:space="preserve">управления рассылкой </w:t>
      </w:r>
      <w:r>
        <w:rPr>
          <w:b/>
          <w:lang w:val="en-US"/>
        </w:rPr>
        <w:t>RELY</w:t>
      </w:r>
      <w:r w:rsidRPr="000E2E0B">
        <w:rPr>
          <w:b/>
        </w:rPr>
        <w:t>.</w:t>
      </w:r>
    </w:p>
    <w:p w14:paraId="05510941" w14:textId="77777777" w:rsidR="00DB6521" w:rsidRDefault="00DB6521" w:rsidP="00034875">
      <w:r>
        <w:t>В качестве бизнес-процесса был рассмотрен процесс отправки сообщения.</w:t>
      </w:r>
    </w:p>
    <w:p w14:paraId="10DCC707" w14:textId="77777777" w:rsidR="00DB6521" w:rsidRDefault="00DB6521" w:rsidP="00034875">
      <w:r>
        <w:t>В данном процессе участвуют четыре исполнителя:</w:t>
      </w:r>
    </w:p>
    <w:p w14:paraId="00CC04CE" w14:textId="77777777" w:rsidR="00DB6521" w:rsidRDefault="00DB6521" w:rsidP="000D04AF">
      <w:pPr>
        <w:pStyle w:val="a6"/>
        <w:numPr>
          <w:ilvl w:val="0"/>
          <w:numId w:val="21"/>
        </w:numPr>
      </w:pPr>
      <w:r>
        <w:t>Пользователь как инициатор процесса.</w:t>
      </w:r>
    </w:p>
    <w:p w14:paraId="2DE0FB39" w14:textId="77777777" w:rsidR="00DB6521" w:rsidRDefault="00DB6521" w:rsidP="000D04AF">
      <w:pPr>
        <w:pStyle w:val="a6"/>
        <w:numPr>
          <w:ilvl w:val="0"/>
          <w:numId w:val="21"/>
        </w:numPr>
      </w:pPr>
      <w:r>
        <w:t>Клиентская часть, обрабатывающая введенные пользователем данные и отправляющая запрос на сервер.</w:t>
      </w:r>
    </w:p>
    <w:p w14:paraId="2B128FE1" w14:textId="77777777" w:rsidR="00DB6521" w:rsidRDefault="00DB6521" w:rsidP="000D04AF">
      <w:pPr>
        <w:pStyle w:val="a6"/>
        <w:numPr>
          <w:ilvl w:val="0"/>
          <w:numId w:val="21"/>
        </w:numPr>
      </w:pPr>
      <w:r>
        <w:t>Серверная часть принимает запрос от клиентской части, формирует письмо, заносит его в хранилище данных и отправляет письмо в очередь.</w:t>
      </w:r>
    </w:p>
    <w:p w14:paraId="02266560" w14:textId="77777777" w:rsidR="00DB6521" w:rsidRDefault="00DB6521" w:rsidP="000D04AF">
      <w:pPr>
        <w:pStyle w:val="a6"/>
        <w:numPr>
          <w:ilvl w:val="0"/>
          <w:numId w:val="21"/>
        </w:numPr>
      </w:pPr>
      <w:r>
        <w:t>Сторонние сервисы доставки.</w:t>
      </w:r>
    </w:p>
    <w:p w14:paraId="160BB94E" w14:textId="77777777" w:rsidR="00DB6521" w:rsidRDefault="00DB6521" w:rsidP="00034875">
      <w:pPr>
        <w:pStyle w:val="3"/>
        <w:spacing w:after="0"/>
      </w:pPr>
      <w:bookmarkStart w:id="128" w:name="_Toc67512696"/>
      <w:r w:rsidRPr="00D83368">
        <w:t>Пользователь</w:t>
      </w:r>
      <w:r>
        <w:t xml:space="preserve"> и клиентская часть</w:t>
      </w:r>
      <w:bookmarkEnd w:id="128"/>
    </w:p>
    <w:p w14:paraId="5AD0A19E" w14:textId="77777777" w:rsidR="00DB6521" w:rsidRDefault="00DB6521" w:rsidP="00034875">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10D50D0B" w14:textId="77777777" w:rsidR="00DB6521" w:rsidRDefault="00DB6521" w:rsidP="00034875">
      <w:pPr>
        <w:pStyle w:val="3"/>
        <w:spacing w:after="0"/>
      </w:pPr>
      <w:bookmarkStart w:id="129" w:name="_Toc67512697"/>
      <w:r w:rsidRPr="00D83368">
        <w:t>Серверная</w:t>
      </w:r>
      <w:r>
        <w:t xml:space="preserve"> часть и сервисы доставки</w:t>
      </w:r>
      <w:bookmarkEnd w:id="129"/>
    </w:p>
    <w:p w14:paraId="58622AAC" w14:textId="77777777" w:rsidR="00DB6521" w:rsidRDefault="00DB6521" w:rsidP="00034875">
      <w:r>
        <w:t xml:space="preserve">Серверная часть принимает запрос от клиентской части, формирует письмо, заносит его в хранилище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490BF3DB" w14:textId="77777777" w:rsidR="00DB6521" w:rsidRDefault="00DB6521" w:rsidP="00034875">
      <w:r>
        <w:t>Если сервис доставки возвращает ответ о том, что письмо успешно доставлено, формируется информация о доставке. Эта информация заносится в хранилище данных и возвращается в ответ на запрос от клиентской части.</w:t>
      </w:r>
    </w:p>
    <w:p w14:paraId="04D6CDC4" w14:textId="51354ED3" w:rsidR="00DB6521" w:rsidRDefault="00DB6521" w:rsidP="00034875">
      <w:r>
        <w:t xml:space="preserve">Если сервис доставки возвращает информацию о том, что письмо не доставлено или попало в спам, то предпринимается попытка заново отправить письмо, но посредством других доступных сервисов доставки. В крайнем случае, когда письмо не удалось доставить ни одним из доступных сервисов, </w:t>
      </w:r>
      <w:r>
        <w:lastRenderedPageBreak/>
        <w:t>соответствующая информация заносится в хранилище данных и возвращается клиентской части.</w:t>
      </w:r>
    </w:p>
    <w:p w14:paraId="4D413E41" w14:textId="6DA24946" w:rsidR="00DB6521" w:rsidRDefault="00850F38" w:rsidP="00034875">
      <w:pPr>
        <w:keepNext/>
        <w:ind w:firstLine="0"/>
        <w:jc w:val="center"/>
      </w:pPr>
      <w:r w:rsidRPr="001F5000">
        <w:rPr>
          <w:noProof/>
          <w:lang w:eastAsia="ru-RU"/>
        </w:rPr>
        <w:drawing>
          <wp:inline distT="0" distB="0" distL="0" distR="0" wp14:anchorId="05E1ED48" wp14:editId="24C7389C">
            <wp:extent cx="7363864" cy="3355993"/>
            <wp:effectExtent l="3492"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7376216" cy="3361622"/>
                    </a:xfrm>
                    <a:prstGeom prst="rect">
                      <a:avLst/>
                    </a:prstGeom>
                  </pic:spPr>
                </pic:pic>
              </a:graphicData>
            </a:graphic>
          </wp:inline>
        </w:drawing>
      </w:r>
    </w:p>
    <w:p w14:paraId="5DDF3143" w14:textId="0348C4D6" w:rsidR="00DB6521" w:rsidRDefault="00DB6521" w:rsidP="00034875">
      <w:pPr>
        <w:pStyle w:val="af3"/>
        <w:spacing w:after="0"/>
      </w:pPr>
      <w:r>
        <w:t>Рис. 3.</w:t>
      </w:r>
      <w:r w:rsidR="00850F38">
        <w:t>10</w:t>
      </w:r>
      <w:r>
        <w:t>. Диаграмма модели бизнес-процесса</w:t>
      </w:r>
    </w:p>
    <w:p w14:paraId="6355028A" w14:textId="77777777" w:rsidR="00B873C6" w:rsidRDefault="00B873C6" w:rsidP="00B873C6">
      <w:pPr>
        <w:pStyle w:val="1"/>
        <w:rPr>
          <w:caps w:val="0"/>
        </w:rPr>
      </w:pPr>
      <w:bookmarkStart w:id="130" w:name="_Toc354615885"/>
      <w:bookmarkStart w:id="131" w:name="_Toc354616161"/>
      <w:bookmarkStart w:id="132" w:name="_Toc354659791"/>
      <w:bookmarkStart w:id="133" w:name="_Toc354666752"/>
      <w:bookmarkStart w:id="134" w:name="_Toc359344423"/>
      <w:bookmarkStart w:id="135" w:name="_Toc68534523"/>
      <w:r>
        <w:rPr>
          <w:caps w:val="0"/>
        </w:rPr>
        <w:lastRenderedPageBreak/>
        <w:t>ПРОЕКТИРОВАНИЕ</w:t>
      </w:r>
      <w:bookmarkEnd w:id="135"/>
    </w:p>
    <w:p w14:paraId="4F4F4D23" w14:textId="77777777" w:rsidR="00B873C6" w:rsidRPr="00B107DE" w:rsidRDefault="00B873C6" w:rsidP="00B873C6">
      <w:pPr>
        <w:pStyle w:val="2"/>
        <w:spacing w:line="240" w:lineRule="auto"/>
      </w:pPr>
      <w:bookmarkStart w:id="136" w:name="_Toc68534524"/>
      <w:r>
        <w:t>Проектирование архитектуры</w:t>
      </w:r>
      <w:bookmarkEnd w:id="136"/>
    </w:p>
    <w:p w14:paraId="304F0BDC" w14:textId="77777777" w:rsidR="00B873C6" w:rsidRPr="00CC1F90" w:rsidRDefault="00B873C6" w:rsidP="00B873C6">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6386D016" w14:textId="77777777" w:rsidR="00B873C6" w:rsidRDefault="00B873C6" w:rsidP="00B873C6">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45E9BBAD" w14:textId="77777777" w:rsidR="00B873C6" w:rsidRDefault="00B873C6" w:rsidP="00B873C6">
      <w:r>
        <w:t>Схема архитектуры ПС представлена на рис. 3.1.</w:t>
      </w:r>
    </w:p>
    <w:p w14:paraId="32D1B3F7" w14:textId="77777777" w:rsidR="00B873C6" w:rsidRDefault="00B873C6" w:rsidP="00B873C6">
      <w:pPr>
        <w:pStyle w:val="3"/>
      </w:pPr>
      <w:bookmarkStart w:id="137" w:name="_Toc68534525"/>
      <w:r w:rsidRPr="00077A04">
        <w:t>Клиентская</w:t>
      </w:r>
      <w:r>
        <w:t xml:space="preserve"> часть</w:t>
      </w:r>
      <w:bookmarkEnd w:id="137"/>
    </w:p>
    <w:p w14:paraId="31F1D596" w14:textId="77777777" w:rsidR="00B873C6" w:rsidRDefault="00B873C6" w:rsidP="00B873C6">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259BA094" w14:textId="68031AB1" w:rsidR="00B873C6" w:rsidRDefault="00B873C6" w:rsidP="000D04AF">
      <w:pPr>
        <w:pStyle w:val="a6"/>
        <w:numPr>
          <w:ilvl w:val="0"/>
          <w:numId w:val="22"/>
        </w:numPr>
      </w:pPr>
      <w:r w:rsidRPr="00A36635">
        <w:rPr>
          <w:lang w:val="en-US"/>
        </w:rPr>
        <w:t>React</w:t>
      </w:r>
      <w:r>
        <w:t xml:space="preserve"> </w:t>
      </w:r>
      <w:r>
        <w:rPr>
          <w:lang w:val="en-US"/>
        </w:rPr>
        <w:t>[</w:t>
      </w:r>
      <w:r w:rsidR="006544EA">
        <w:rPr>
          <w:lang w:val="en-US"/>
        </w:rPr>
        <w:fldChar w:fldCharType="begin"/>
      </w:r>
      <w:r w:rsidR="006544EA">
        <w:rPr>
          <w:lang w:val="en-US"/>
        </w:rPr>
        <w:instrText xml:space="preserve"> REF _Ref72677078 \r \h </w:instrText>
      </w:r>
      <w:r w:rsidR="006544EA">
        <w:rPr>
          <w:lang w:val="en-US"/>
        </w:rPr>
      </w:r>
      <w:r w:rsidR="006544EA">
        <w:rPr>
          <w:lang w:val="en-US"/>
        </w:rPr>
        <w:fldChar w:fldCharType="separate"/>
      </w:r>
      <w:r w:rsidR="006544EA">
        <w:rPr>
          <w:lang w:val="en-US"/>
        </w:rPr>
        <w:t>18</w:t>
      </w:r>
      <w:r w:rsidR="006544EA">
        <w:rPr>
          <w:lang w:val="en-US"/>
        </w:rPr>
        <w:fldChar w:fldCharType="end"/>
      </w:r>
      <w:r>
        <w:rPr>
          <w:lang w:val="en-US"/>
        </w:rPr>
        <w:t>]</w:t>
      </w:r>
      <w:r>
        <w:t>;</w:t>
      </w:r>
    </w:p>
    <w:p w14:paraId="5E6C135F" w14:textId="3373A291" w:rsidR="00B873C6" w:rsidRPr="00A36635" w:rsidRDefault="00B873C6" w:rsidP="000D04AF">
      <w:pPr>
        <w:pStyle w:val="a6"/>
        <w:numPr>
          <w:ilvl w:val="0"/>
          <w:numId w:val="22"/>
        </w:numPr>
      </w:pPr>
      <w:r>
        <w:rPr>
          <w:lang w:val="en-US"/>
        </w:rPr>
        <w:t>Angular</w:t>
      </w:r>
      <w:r>
        <w:rPr>
          <w:lang w:val="en-US"/>
        </w:rPr>
        <w:t xml:space="preserve"> [</w:t>
      </w:r>
      <w:r w:rsidR="006544EA">
        <w:rPr>
          <w:lang w:val="en-US"/>
        </w:rPr>
        <w:fldChar w:fldCharType="begin"/>
      </w:r>
      <w:r w:rsidR="006544EA">
        <w:rPr>
          <w:lang w:val="en-US"/>
        </w:rPr>
        <w:instrText xml:space="preserve"> REF _Ref72677091 \r \h </w:instrText>
      </w:r>
      <w:r w:rsidR="006544EA">
        <w:rPr>
          <w:lang w:val="en-US"/>
        </w:rPr>
      </w:r>
      <w:r w:rsidR="006544EA">
        <w:rPr>
          <w:lang w:val="en-US"/>
        </w:rPr>
        <w:fldChar w:fldCharType="separate"/>
      </w:r>
      <w:r w:rsidR="006544EA">
        <w:rPr>
          <w:lang w:val="en-US"/>
        </w:rPr>
        <w:t>17</w:t>
      </w:r>
      <w:r w:rsidR="006544EA">
        <w:rPr>
          <w:lang w:val="en-US"/>
        </w:rPr>
        <w:fldChar w:fldCharType="end"/>
      </w:r>
      <w:r>
        <w:rPr>
          <w:lang w:val="en-US"/>
        </w:rPr>
        <w:t>]</w:t>
      </w:r>
      <w:r>
        <w:rPr>
          <w:lang w:val="en-US"/>
        </w:rPr>
        <w:t>;</w:t>
      </w:r>
    </w:p>
    <w:p w14:paraId="733019E5" w14:textId="619FBDC5" w:rsidR="00B873C6" w:rsidRPr="00A36635" w:rsidRDefault="00B873C6" w:rsidP="000D04AF">
      <w:pPr>
        <w:pStyle w:val="a6"/>
        <w:numPr>
          <w:ilvl w:val="0"/>
          <w:numId w:val="22"/>
        </w:numPr>
      </w:pPr>
      <w:r>
        <w:rPr>
          <w:lang w:val="en-US"/>
        </w:rPr>
        <w:t>Vue</w:t>
      </w:r>
      <w:r>
        <w:rPr>
          <w:lang w:val="en-US"/>
        </w:rPr>
        <w:t xml:space="preserve"> [</w:t>
      </w:r>
      <w:r w:rsidR="006544EA">
        <w:rPr>
          <w:lang w:val="en-US"/>
        </w:rPr>
        <w:fldChar w:fldCharType="begin"/>
      </w:r>
      <w:r w:rsidR="006544EA">
        <w:rPr>
          <w:lang w:val="en-US"/>
        </w:rPr>
        <w:instrText xml:space="preserve"> REF _Ref72677425 \r \h </w:instrText>
      </w:r>
      <w:r w:rsidR="006544EA">
        <w:rPr>
          <w:lang w:val="en-US"/>
        </w:rPr>
      </w:r>
      <w:r w:rsidR="006544EA">
        <w:rPr>
          <w:lang w:val="en-US"/>
        </w:rPr>
        <w:fldChar w:fldCharType="separate"/>
      </w:r>
      <w:r w:rsidR="006544EA">
        <w:rPr>
          <w:lang w:val="en-US"/>
        </w:rPr>
        <w:t>19</w:t>
      </w:r>
      <w:r w:rsidR="006544EA">
        <w:rPr>
          <w:lang w:val="en-US"/>
        </w:rPr>
        <w:fldChar w:fldCharType="end"/>
      </w:r>
      <w:r>
        <w:rPr>
          <w:lang w:val="en-US"/>
        </w:rPr>
        <w:t>]</w:t>
      </w:r>
      <w:r>
        <w:rPr>
          <w:lang w:val="en-US"/>
        </w:rPr>
        <w:t>.</w:t>
      </w:r>
    </w:p>
    <w:p w14:paraId="0D584CA8" w14:textId="5890B595" w:rsidR="00B873C6" w:rsidRDefault="00B873C6" w:rsidP="0008697A">
      <w:r>
        <w:t xml:space="preserve">Среди выбранных фреймворков предпочтение было отдано </w:t>
      </w:r>
      <w:r>
        <w:rPr>
          <w:lang w:val="en-US"/>
        </w:rPr>
        <w:t>Angular</w:t>
      </w:r>
      <w:r>
        <w:t xml:space="preserve"> благодаря его декларативности, наличию развитого сообщества, модульности и </w:t>
      </w:r>
      <w:r>
        <w:rPr>
          <w:lang w:val="en-US"/>
        </w:rPr>
        <w:t>MVC</w:t>
      </w:r>
      <w:r w:rsidRPr="00263F12">
        <w:t xml:space="preserve"> </w:t>
      </w:r>
      <w:r>
        <w:t>из коробки</w:t>
      </w:r>
      <w:r w:rsidRPr="007C20C0">
        <w:t xml:space="preserve"> [</w:t>
      </w:r>
      <w:r w:rsidR="006544EA">
        <w:fldChar w:fldCharType="begin"/>
      </w:r>
      <w:r w:rsidR="006544EA">
        <w:instrText xml:space="preserve"> REF _Ref72677091 \r \h </w:instrText>
      </w:r>
      <w:r w:rsidR="006544EA">
        <w:fldChar w:fldCharType="separate"/>
      </w:r>
      <w:r w:rsidR="006544EA">
        <w:t>17</w:t>
      </w:r>
      <w:r w:rsidR="006544EA">
        <w:fldChar w:fldCharType="end"/>
      </w:r>
      <w:r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r>
        <w:rPr>
          <w:lang w:val="en-US"/>
        </w:rPr>
        <w:t>TypeScript</w:t>
      </w:r>
      <w:r w:rsidRPr="00772925">
        <w:t xml:space="preserve"> [</w:t>
      </w:r>
      <w:r w:rsidR="006544EA">
        <w:fldChar w:fldCharType="begin"/>
      </w:r>
      <w:r w:rsidR="006544EA">
        <w:instrText xml:space="preserve"> REF _Ref72677115 \r \h </w:instrText>
      </w:r>
      <w:r w:rsidR="006544EA">
        <w:fldChar w:fldCharType="separate"/>
      </w:r>
      <w:r w:rsidR="006544EA">
        <w:t>21</w:t>
      </w:r>
      <w:r w:rsidR="006544EA">
        <w:fldChar w:fldCharType="end"/>
      </w:r>
      <w:r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Pr="00772925">
        <w:t xml:space="preserve"> [</w:t>
      </w:r>
      <w:r w:rsidR="006544EA">
        <w:fldChar w:fldCharType="begin"/>
      </w:r>
      <w:r w:rsidR="006544EA">
        <w:instrText xml:space="preserve"> REF _Ref72677065 \r \h </w:instrText>
      </w:r>
      <w:r w:rsidR="006544EA">
        <w:fldChar w:fldCharType="separate"/>
      </w:r>
      <w:r w:rsidR="006544EA">
        <w:t>20</w:t>
      </w:r>
      <w:r w:rsidR="006544EA">
        <w:fldChar w:fldCharType="end"/>
      </w:r>
      <w:r w:rsidR="006544EA" w:rsidRPr="006544EA">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w:t>
      </w:r>
      <w:r w:rsidR="0008697A">
        <w:t>льно подключать их не требуется</w:t>
      </w:r>
    </w:p>
    <w:tbl>
      <w:tblPr>
        <w:tblStyle w:val="af5"/>
        <w:tblpPr w:leftFromText="180" w:rightFromText="180" w:vertAnchor="page" w:horzAnchor="margin" w:tblpXSpec="right" w:tblpY="2007"/>
        <w:tblW w:w="0" w:type="auto"/>
        <w:tblInd w:w="0" w:type="dxa"/>
        <w:tblLook w:val="04A0" w:firstRow="1" w:lastRow="0" w:firstColumn="1" w:lastColumn="0" w:noHBand="0" w:noVBand="1"/>
      </w:tblPr>
      <w:tblGrid>
        <w:gridCol w:w="1254"/>
      </w:tblGrid>
      <w:tr w:rsidR="00B873C6" w14:paraId="75A0B840" w14:textId="77777777" w:rsidTr="0008697A">
        <w:trPr>
          <w:cantSplit/>
          <w:trHeight w:val="14034"/>
        </w:trPr>
        <w:tc>
          <w:tcPr>
            <w:tcW w:w="1254" w:type="dxa"/>
            <w:tcBorders>
              <w:top w:val="nil"/>
              <w:left w:val="nil"/>
              <w:bottom w:val="nil"/>
              <w:right w:val="nil"/>
            </w:tcBorders>
            <w:textDirection w:val="btLr"/>
          </w:tcPr>
          <w:p w14:paraId="0F817CE3" w14:textId="77777777" w:rsidR="00B873C6" w:rsidRPr="0037490B" w:rsidRDefault="00B873C6" w:rsidP="0008697A">
            <w:pPr>
              <w:ind w:left="113" w:right="113" w:firstLine="0"/>
              <w:jc w:val="center"/>
              <w:rPr>
                <w:b/>
                <w:i/>
              </w:rPr>
            </w:pPr>
            <w:r w:rsidRPr="0037490B">
              <w:rPr>
                <w:b/>
                <w:i/>
              </w:rPr>
              <w:lastRenderedPageBreak/>
              <w:t xml:space="preserve">Рис. </w:t>
            </w:r>
            <w:r>
              <w:rPr>
                <w:b/>
                <w:i/>
              </w:rPr>
              <w:t>3</w:t>
            </w:r>
            <w:r w:rsidRPr="0037490B">
              <w:rPr>
                <w:b/>
                <w:i/>
              </w:rPr>
              <w:t>.1. Схема архитектуры ПС</w:t>
            </w:r>
          </w:p>
        </w:tc>
      </w:tr>
    </w:tbl>
    <w:p w14:paraId="31C95A66" w14:textId="402F5798" w:rsidR="0008697A" w:rsidRDefault="0008697A" w:rsidP="00B873C6">
      <w:pPr>
        <w:ind w:firstLine="0"/>
        <w:jc w:val="left"/>
      </w:pPr>
      <w:r w:rsidRPr="0008697A">
        <w:rPr>
          <w:noProof/>
          <w:lang w:eastAsia="ru-RU"/>
        </w:rPr>
        <w:drawing>
          <wp:inline distT="0" distB="0" distL="0" distR="0" wp14:anchorId="3B496EEC" wp14:editId="5E5423AC">
            <wp:extent cx="8580170" cy="5141135"/>
            <wp:effectExtent l="5080" t="0" r="0" b="0"/>
            <wp:docPr id="30" name="Рисунок 30" descr="D:\Eugene\Дипломная работа\MessageDeliveryService\Архитектура\Архитектура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gene\Дипломная работа\MessageDeliveryService\Архитектура\Архитектура 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604597" cy="5155771"/>
                    </a:xfrm>
                    <a:prstGeom prst="rect">
                      <a:avLst/>
                    </a:prstGeom>
                    <a:noFill/>
                    <a:ln>
                      <a:noFill/>
                    </a:ln>
                  </pic:spPr>
                </pic:pic>
              </a:graphicData>
            </a:graphic>
          </wp:inline>
        </w:drawing>
      </w:r>
    </w:p>
    <w:p w14:paraId="73402919" w14:textId="77777777" w:rsidR="0008697A" w:rsidRDefault="0008697A">
      <w:pPr>
        <w:spacing w:after="160" w:line="259" w:lineRule="auto"/>
        <w:ind w:firstLine="0"/>
        <w:jc w:val="left"/>
      </w:pPr>
      <w:r>
        <w:br w:type="page"/>
      </w:r>
    </w:p>
    <w:p w14:paraId="229B7049" w14:textId="77777777" w:rsidR="00B873C6" w:rsidRPr="0037490B" w:rsidRDefault="00B873C6" w:rsidP="00B873C6">
      <w:pPr>
        <w:ind w:firstLine="0"/>
        <w:jc w:val="left"/>
      </w:pPr>
    </w:p>
    <w:p w14:paraId="149DCB4E" w14:textId="77777777" w:rsidR="00B873C6" w:rsidRDefault="00B873C6" w:rsidP="00B873C6">
      <w:pPr>
        <w:pStyle w:val="3"/>
      </w:pPr>
      <w:bookmarkStart w:id="138" w:name="_Toc68534526"/>
      <w:r w:rsidRPr="00077A04">
        <w:t>Серверная</w:t>
      </w:r>
      <w:r>
        <w:t xml:space="preserve"> часть</w:t>
      </w:r>
      <w:bookmarkEnd w:id="138"/>
    </w:p>
    <w:p w14:paraId="048D376C" w14:textId="77777777" w:rsidR="00B873C6" w:rsidRDefault="00B873C6" w:rsidP="00B873C6">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3893D3AC" w14:textId="77777777" w:rsidR="00B873C6" w:rsidRDefault="00B873C6" w:rsidP="00B873C6">
      <w:r>
        <w:t>Серверная часть условно поделена на ряд модулей:</w:t>
      </w:r>
    </w:p>
    <w:p w14:paraId="1A2C321F" w14:textId="77777777" w:rsidR="00B873C6" w:rsidRPr="003A575D" w:rsidRDefault="00B873C6" w:rsidP="000D04AF">
      <w:pPr>
        <w:pStyle w:val="a6"/>
        <w:numPr>
          <w:ilvl w:val="0"/>
          <w:numId w:val="25"/>
        </w:numPr>
        <w:ind w:left="1560" w:hanging="426"/>
        <w:rPr>
          <w:lang w:val="en-US"/>
        </w:rPr>
      </w:pPr>
      <w:r>
        <w:rPr>
          <w:lang w:val="en-US"/>
        </w:rPr>
        <w:t xml:space="preserve">web </w:t>
      </w:r>
      <w:r w:rsidRPr="003A575D">
        <w:rPr>
          <w:lang w:val="en-US"/>
        </w:rPr>
        <w:t>API;</w:t>
      </w:r>
    </w:p>
    <w:p w14:paraId="2C8B916D" w14:textId="77777777" w:rsidR="00B873C6" w:rsidRPr="003A575D" w:rsidRDefault="00B873C6" w:rsidP="000D04AF">
      <w:pPr>
        <w:pStyle w:val="a6"/>
        <w:numPr>
          <w:ilvl w:val="0"/>
          <w:numId w:val="25"/>
        </w:numPr>
        <w:ind w:left="1560" w:hanging="426"/>
        <w:rPr>
          <w:lang w:val="en-US"/>
        </w:rPr>
      </w:pPr>
      <w:r>
        <w:t>модуль авторизации;</w:t>
      </w:r>
    </w:p>
    <w:p w14:paraId="0156C4FD" w14:textId="77777777" w:rsidR="00B873C6" w:rsidRPr="003A575D" w:rsidRDefault="00B873C6" w:rsidP="000D04AF">
      <w:pPr>
        <w:pStyle w:val="a6"/>
        <w:numPr>
          <w:ilvl w:val="0"/>
          <w:numId w:val="25"/>
        </w:numPr>
        <w:ind w:left="1560" w:hanging="426"/>
        <w:rPr>
          <w:lang w:val="en-US"/>
        </w:rPr>
      </w:pPr>
      <w:r>
        <w:t>модуль балансировки нагрузки;</w:t>
      </w:r>
    </w:p>
    <w:p w14:paraId="78CFCED6" w14:textId="77777777" w:rsidR="00B873C6" w:rsidRPr="003A575D" w:rsidRDefault="00B873C6" w:rsidP="000D04AF">
      <w:pPr>
        <w:pStyle w:val="a6"/>
        <w:numPr>
          <w:ilvl w:val="0"/>
          <w:numId w:val="25"/>
        </w:numPr>
        <w:ind w:left="1560" w:hanging="426"/>
        <w:rPr>
          <w:lang w:val="en-US"/>
        </w:rPr>
      </w:pPr>
      <w:r>
        <w:t>модуль асинхронной отправки писем;</w:t>
      </w:r>
    </w:p>
    <w:p w14:paraId="573ED909" w14:textId="77777777" w:rsidR="00B873C6" w:rsidRPr="003A575D" w:rsidRDefault="00B873C6" w:rsidP="000D04AF">
      <w:pPr>
        <w:pStyle w:val="a6"/>
        <w:numPr>
          <w:ilvl w:val="0"/>
          <w:numId w:val="25"/>
        </w:numPr>
        <w:ind w:left="1560" w:hanging="426"/>
      </w:pPr>
      <w:r>
        <w:t>модуль взаимодействия с базой данных.</w:t>
      </w:r>
    </w:p>
    <w:p w14:paraId="211905DD" w14:textId="22863A15" w:rsidR="00B873C6" w:rsidRPr="003A575D" w:rsidRDefault="00B873C6" w:rsidP="00B873C6">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rsidR="006544EA">
        <w:fldChar w:fldCharType="begin"/>
      </w:r>
      <w:r w:rsidR="006544EA">
        <w:instrText xml:space="preserve"> REF _Ref72677494 \r \h </w:instrText>
      </w:r>
      <w:r w:rsidR="006544EA">
        <w:fldChar w:fldCharType="separate"/>
      </w:r>
      <w:r w:rsidR="006544EA">
        <w:t>8</w:t>
      </w:r>
      <w:r w:rsidR="006544EA">
        <w:fldChar w:fldCharType="end"/>
      </w:r>
      <w:r w:rsidRPr="00A754B2">
        <w:t>]</w:t>
      </w:r>
      <w:r>
        <w:t>.</w:t>
      </w:r>
    </w:p>
    <w:p w14:paraId="5802AFB9" w14:textId="77777777" w:rsidR="00B873C6" w:rsidRDefault="00B873C6" w:rsidP="00B873C6">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7A1C2E23" w14:textId="77777777" w:rsidR="00B873C6" w:rsidRDefault="00B873C6" w:rsidP="00B873C6">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2622DE11" w14:textId="77777777" w:rsidR="00B873C6" w:rsidRDefault="00B873C6" w:rsidP="00B873C6">
      <w:r>
        <w:t>Модуль асинхронной отправки писем служит для взаимодействия с доступными сервисами доставки и организации отправки писем.</w:t>
      </w:r>
    </w:p>
    <w:p w14:paraId="22ADF4A4" w14:textId="77777777" w:rsidR="00B873C6" w:rsidRPr="002D5737" w:rsidRDefault="00B873C6" w:rsidP="00B873C6">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068EEF7A" w14:textId="353724FC" w:rsidR="00B873C6" w:rsidRDefault="00B873C6" w:rsidP="00B873C6">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lastRenderedPageBreak/>
        <w:t>C</w:t>
      </w:r>
      <w:r w:rsidRPr="00ED26B0">
        <w:t>#</w:t>
      </w:r>
      <w:r w:rsidR="0008697A">
        <w:rPr>
          <w:lang w:val="en-US"/>
        </w:rPr>
        <w:t> </w:t>
      </w:r>
      <w:r w:rsidR="0008697A" w:rsidRPr="0008697A">
        <w:t>[</w:t>
      </w:r>
      <w:r w:rsidR="0008697A">
        <w:fldChar w:fldCharType="begin"/>
      </w:r>
      <w:r w:rsidR="0008697A">
        <w:instrText xml:space="preserve"> REF _Ref72677592 \r \h </w:instrText>
      </w:r>
      <w:r w:rsidR="0008697A">
        <w:fldChar w:fldCharType="separate"/>
      </w:r>
      <w:r w:rsidR="0008697A">
        <w:t>22</w:t>
      </w:r>
      <w:r w:rsidR="0008697A">
        <w:fldChar w:fldCharType="end"/>
      </w:r>
      <w:r w:rsidR="0008697A" w:rsidRPr="0008697A">
        <w:t>]</w:t>
      </w:r>
      <w:r>
        <w:t>, а также благодаря детальной технической документации от официального разработчика [</w:t>
      </w:r>
      <w:r w:rsidR="006544EA">
        <w:fldChar w:fldCharType="begin"/>
      </w:r>
      <w:r w:rsidR="006544EA">
        <w:instrText xml:space="preserve"> REF _Ref72677513 \r \h </w:instrText>
      </w:r>
      <w:r w:rsidR="006544EA">
        <w:fldChar w:fldCharType="separate"/>
      </w:r>
      <w:r w:rsidR="006544EA">
        <w:t>9</w:t>
      </w:r>
      <w:r w:rsidR="006544EA">
        <w:fldChar w:fldCharType="end"/>
      </w:r>
      <w:r w:rsidRPr="000613BA">
        <w:t>]</w:t>
      </w:r>
      <w:r>
        <w:t>.</w:t>
      </w:r>
    </w:p>
    <w:p w14:paraId="3485E221" w14:textId="77777777" w:rsidR="00B873C6" w:rsidRDefault="00B873C6" w:rsidP="00B873C6">
      <w:pPr>
        <w:pStyle w:val="3"/>
      </w:pPr>
      <w:bookmarkStart w:id="139" w:name="_Toc68534527"/>
      <w:r>
        <w:t>Сервер СУБД</w:t>
      </w:r>
      <w:bookmarkEnd w:id="139"/>
    </w:p>
    <w:p w14:paraId="0F40D86B" w14:textId="77777777" w:rsidR="00B873C6" w:rsidRDefault="00B873C6" w:rsidP="00B873C6">
      <w:r>
        <w:t>В ходе работы был проанализирован ряд различных СУБД, а именно:</w:t>
      </w:r>
    </w:p>
    <w:p w14:paraId="45BB3ED6" w14:textId="0631924A" w:rsidR="00B873C6" w:rsidRDefault="00B873C6" w:rsidP="000D04AF">
      <w:pPr>
        <w:pStyle w:val="a6"/>
        <w:numPr>
          <w:ilvl w:val="0"/>
          <w:numId w:val="23"/>
        </w:numPr>
        <w:ind w:left="1560" w:hanging="426"/>
        <w:rPr>
          <w:lang w:val="en-US"/>
        </w:rPr>
      </w:pPr>
      <w:r w:rsidRPr="00ED26B0">
        <w:rPr>
          <w:lang w:val="en-US"/>
        </w:rPr>
        <w:t>MySQL</w:t>
      </w:r>
      <w:r>
        <w:rPr>
          <w:lang w:val="en-US"/>
        </w:rPr>
        <w:t xml:space="preserve"> [</w:t>
      </w:r>
      <w:r w:rsidR="006544EA">
        <w:rPr>
          <w:lang w:val="en-US"/>
        </w:rPr>
        <w:fldChar w:fldCharType="begin"/>
      </w:r>
      <w:r w:rsidR="006544EA">
        <w:rPr>
          <w:lang w:val="en-US"/>
        </w:rPr>
        <w:instrText xml:space="preserve"> REF _Ref72677548 \r \h </w:instrText>
      </w:r>
      <w:r w:rsidR="006544EA">
        <w:rPr>
          <w:lang w:val="en-US"/>
        </w:rPr>
      </w:r>
      <w:r w:rsidR="006544EA">
        <w:rPr>
          <w:lang w:val="en-US"/>
        </w:rPr>
        <w:fldChar w:fldCharType="separate"/>
      </w:r>
      <w:r w:rsidR="006544EA">
        <w:rPr>
          <w:lang w:val="en-US"/>
        </w:rPr>
        <w:t>25</w:t>
      </w:r>
      <w:r w:rsidR="006544EA">
        <w:rPr>
          <w:lang w:val="en-US"/>
        </w:rPr>
        <w:fldChar w:fldCharType="end"/>
      </w:r>
      <w:r>
        <w:rPr>
          <w:lang w:val="en-US"/>
        </w:rPr>
        <w:t>];</w:t>
      </w:r>
    </w:p>
    <w:p w14:paraId="3B6679E6" w14:textId="70E2D8E5" w:rsidR="00B873C6" w:rsidRDefault="00B873C6" w:rsidP="000D04AF">
      <w:pPr>
        <w:pStyle w:val="a6"/>
        <w:numPr>
          <w:ilvl w:val="0"/>
          <w:numId w:val="23"/>
        </w:numPr>
        <w:ind w:left="1560" w:hanging="426"/>
        <w:rPr>
          <w:lang w:val="en-US"/>
        </w:rPr>
      </w:pPr>
      <w:r>
        <w:rPr>
          <w:lang w:val="en-US"/>
        </w:rPr>
        <w:t>MS SQL [</w:t>
      </w:r>
      <w:r w:rsidR="006544EA">
        <w:rPr>
          <w:lang w:val="en-US"/>
        </w:rPr>
        <w:fldChar w:fldCharType="begin"/>
      </w:r>
      <w:r w:rsidR="006544EA">
        <w:rPr>
          <w:lang w:val="en-US"/>
        </w:rPr>
        <w:instrText xml:space="preserve"> REF _Ref72677526 \r \h </w:instrText>
      </w:r>
      <w:r w:rsidR="006544EA">
        <w:rPr>
          <w:lang w:val="en-US"/>
        </w:rPr>
      </w:r>
      <w:r w:rsidR="006544EA">
        <w:rPr>
          <w:lang w:val="en-US"/>
        </w:rPr>
        <w:fldChar w:fldCharType="separate"/>
      </w:r>
      <w:r w:rsidR="006544EA">
        <w:rPr>
          <w:lang w:val="en-US"/>
        </w:rPr>
        <w:t>24</w:t>
      </w:r>
      <w:r w:rsidR="006544EA">
        <w:rPr>
          <w:lang w:val="en-US"/>
        </w:rPr>
        <w:fldChar w:fldCharType="end"/>
      </w:r>
      <w:r>
        <w:rPr>
          <w:lang w:val="en-US"/>
        </w:rPr>
        <w:t>];</w:t>
      </w:r>
    </w:p>
    <w:p w14:paraId="655F4472" w14:textId="3D8BB11A" w:rsidR="00B873C6" w:rsidRDefault="00B873C6" w:rsidP="000D04AF">
      <w:pPr>
        <w:pStyle w:val="a6"/>
        <w:numPr>
          <w:ilvl w:val="0"/>
          <w:numId w:val="23"/>
        </w:numPr>
        <w:ind w:left="1560" w:hanging="426"/>
        <w:rPr>
          <w:lang w:val="en-US"/>
        </w:rPr>
      </w:pPr>
      <w:r>
        <w:rPr>
          <w:lang w:val="en-US"/>
        </w:rPr>
        <w:t>PostgreSQL</w:t>
      </w:r>
      <w:r w:rsidR="006544EA">
        <w:rPr>
          <w:lang w:val="en-US"/>
        </w:rPr>
        <w:t xml:space="preserve"> [</w:t>
      </w:r>
      <w:r w:rsidR="006544EA">
        <w:rPr>
          <w:lang w:val="en-US"/>
        </w:rPr>
        <w:fldChar w:fldCharType="begin"/>
      </w:r>
      <w:r w:rsidR="006544EA">
        <w:rPr>
          <w:lang w:val="en-US"/>
        </w:rPr>
        <w:instrText xml:space="preserve"> REF _Ref72677556 \r \h </w:instrText>
      </w:r>
      <w:r w:rsidR="006544EA">
        <w:rPr>
          <w:lang w:val="en-US"/>
        </w:rPr>
      </w:r>
      <w:r w:rsidR="006544EA">
        <w:rPr>
          <w:lang w:val="en-US"/>
        </w:rPr>
        <w:fldChar w:fldCharType="separate"/>
      </w:r>
      <w:r w:rsidR="006544EA">
        <w:rPr>
          <w:lang w:val="en-US"/>
        </w:rPr>
        <w:t>26</w:t>
      </w:r>
      <w:r w:rsidR="006544EA">
        <w:rPr>
          <w:lang w:val="en-US"/>
        </w:rPr>
        <w:fldChar w:fldCharType="end"/>
      </w:r>
      <w:r>
        <w:rPr>
          <w:lang w:val="en-US"/>
        </w:rPr>
        <w:t>].</w:t>
      </w:r>
    </w:p>
    <w:p w14:paraId="12D1A5BB" w14:textId="54E737ED" w:rsidR="00B873C6" w:rsidRDefault="00B873C6" w:rsidP="00B873C6">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Pr="005E4F3A">
        <w:t xml:space="preserve"> [</w:t>
      </w:r>
      <w:r w:rsidR="0008697A">
        <w:fldChar w:fldCharType="begin"/>
      </w:r>
      <w:r w:rsidR="0008697A">
        <w:instrText xml:space="preserve"> REF _Ref72677526 \r \h </w:instrText>
      </w:r>
      <w:r w:rsidR="0008697A">
        <w:fldChar w:fldCharType="separate"/>
      </w:r>
      <w:r w:rsidR="0008697A">
        <w:t>24</w:t>
      </w:r>
      <w:r w:rsidR="0008697A">
        <w:fldChar w:fldCharType="end"/>
      </w:r>
      <w:r w:rsidRPr="005E4F3A">
        <w:t>]</w:t>
      </w:r>
      <w:r>
        <w:t>.</w:t>
      </w:r>
    </w:p>
    <w:p w14:paraId="0FCFA205" w14:textId="77777777" w:rsidR="00B873C6" w:rsidRDefault="00B873C6" w:rsidP="00B873C6">
      <w:r>
        <w:t>В базе данных будут храниться все основные сущности системы:</w:t>
      </w:r>
    </w:p>
    <w:p w14:paraId="2B875E4D" w14:textId="77777777" w:rsidR="00B873C6" w:rsidRDefault="00B873C6" w:rsidP="000D04AF">
      <w:pPr>
        <w:pStyle w:val="a6"/>
        <w:numPr>
          <w:ilvl w:val="0"/>
          <w:numId w:val="24"/>
        </w:numPr>
        <w:ind w:left="1560" w:hanging="426"/>
      </w:pPr>
      <w:r>
        <w:t>сообщения;</w:t>
      </w:r>
    </w:p>
    <w:p w14:paraId="03398A91" w14:textId="77777777" w:rsidR="00B873C6" w:rsidRDefault="00B873C6" w:rsidP="000D04AF">
      <w:pPr>
        <w:pStyle w:val="a6"/>
        <w:numPr>
          <w:ilvl w:val="0"/>
          <w:numId w:val="24"/>
        </w:numPr>
        <w:ind w:left="1560" w:hanging="426"/>
      </w:pPr>
      <w:r>
        <w:t>пользователи;</w:t>
      </w:r>
      <w:r w:rsidRPr="00736019">
        <w:t xml:space="preserve"> </w:t>
      </w:r>
    </w:p>
    <w:p w14:paraId="518580F1" w14:textId="77777777" w:rsidR="00B873C6" w:rsidRDefault="00B873C6" w:rsidP="000D04AF">
      <w:pPr>
        <w:pStyle w:val="a6"/>
        <w:numPr>
          <w:ilvl w:val="0"/>
          <w:numId w:val="24"/>
        </w:numPr>
        <w:ind w:left="1560" w:hanging="426"/>
      </w:pPr>
      <w:r>
        <w:t xml:space="preserve">ссылки на прикрепленные файлы; </w:t>
      </w:r>
    </w:p>
    <w:p w14:paraId="5162A5B1" w14:textId="0DAAF5F6" w:rsidR="00B873C6" w:rsidRDefault="00B873C6" w:rsidP="000D04AF">
      <w:pPr>
        <w:pStyle w:val="a6"/>
        <w:numPr>
          <w:ilvl w:val="0"/>
          <w:numId w:val="24"/>
        </w:numPr>
        <w:ind w:left="1560" w:hanging="426"/>
      </w:pPr>
      <w:r>
        <w:t>контакты пользователей;</w:t>
      </w:r>
    </w:p>
    <w:p w14:paraId="507B637F" w14:textId="77777777" w:rsidR="00B873C6" w:rsidRDefault="00B873C6" w:rsidP="000D04AF">
      <w:pPr>
        <w:pStyle w:val="a6"/>
        <w:numPr>
          <w:ilvl w:val="0"/>
          <w:numId w:val="24"/>
        </w:numPr>
        <w:ind w:left="1560" w:hanging="426"/>
      </w:pPr>
      <w:r>
        <w:t>очереди доставки;</w:t>
      </w:r>
    </w:p>
    <w:p w14:paraId="28A4E411" w14:textId="77777777" w:rsidR="00B873C6" w:rsidRDefault="00B873C6" w:rsidP="000D04AF">
      <w:pPr>
        <w:pStyle w:val="a6"/>
        <w:numPr>
          <w:ilvl w:val="0"/>
          <w:numId w:val="24"/>
        </w:numPr>
        <w:ind w:left="1560" w:hanging="426"/>
      </w:pPr>
      <w:r>
        <w:t>доступы пользователей;</w:t>
      </w:r>
    </w:p>
    <w:p w14:paraId="58CE2D5A" w14:textId="77777777" w:rsidR="00B873C6" w:rsidRDefault="00B873C6" w:rsidP="000D04AF">
      <w:pPr>
        <w:pStyle w:val="a6"/>
        <w:numPr>
          <w:ilvl w:val="0"/>
          <w:numId w:val="24"/>
        </w:numPr>
        <w:ind w:left="1560" w:hanging="426"/>
      </w:pPr>
      <w:r>
        <w:t>тарифы;</w:t>
      </w:r>
    </w:p>
    <w:p w14:paraId="78AEB2FA" w14:textId="77777777" w:rsidR="00B873C6" w:rsidRDefault="00B873C6" w:rsidP="000D04AF">
      <w:pPr>
        <w:pStyle w:val="a6"/>
        <w:numPr>
          <w:ilvl w:val="0"/>
          <w:numId w:val="24"/>
        </w:numPr>
        <w:ind w:left="1560" w:hanging="426"/>
      </w:pPr>
      <w:r>
        <w:t>скидки.</w:t>
      </w:r>
    </w:p>
    <w:p w14:paraId="6115267E" w14:textId="77777777" w:rsidR="00B873C6" w:rsidRDefault="00B873C6" w:rsidP="00B873C6">
      <w:r>
        <w:t>Также для осуществления отношения «многие ко многим» необходимы промежуточные таблицы для взаимодействия следующих таблиц:</w:t>
      </w:r>
    </w:p>
    <w:p w14:paraId="03728B6A" w14:textId="77777777" w:rsidR="00B873C6" w:rsidRDefault="00B873C6" w:rsidP="000D04AF">
      <w:pPr>
        <w:pStyle w:val="a6"/>
        <w:numPr>
          <w:ilvl w:val="0"/>
          <w:numId w:val="43"/>
        </w:numPr>
      </w:pPr>
      <w:r>
        <w:t>Сообщения – Файлы;</w:t>
      </w:r>
    </w:p>
    <w:p w14:paraId="5C5B1A9A" w14:textId="77777777" w:rsidR="00B873C6" w:rsidRDefault="00B873C6" w:rsidP="000D04AF">
      <w:pPr>
        <w:pStyle w:val="a6"/>
        <w:numPr>
          <w:ilvl w:val="0"/>
          <w:numId w:val="43"/>
        </w:numPr>
      </w:pPr>
      <w:r>
        <w:t>Пользователи – Доступы;</w:t>
      </w:r>
    </w:p>
    <w:p w14:paraId="2E186F85" w14:textId="77777777" w:rsidR="00B873C6" w:rsidRDefault="00B873C6" w:rsidP="000D04AF">
      <w:pPr>
        <w:pStyle w:val="a6"/>
        <w:numPr>
          <w:ilvl w:val="0"/>
          <w:numId w:val="43"/>
        </w:numPr>
      </w:pPr>
      <w:r>
        <w:t>Тарифы – Скидки.</w:t>
      </w:r>
    </w:p>
    <w:p w14:paraId="7A7B1888" w14:textId="77777777" w:rsidR="00B873C6" w:rsidRPr="00B107DE" w:rsidRDefault="00B873C6" w:rsidP="00B873C6">
      <w:pPr>
        <w:pStyle w:val="2"/>
        <w:spacing w:line="240" w:lineRule="auto"/>
      </w:pPr>
      <w:bookmarkStart w:id="140" w:name="_Toc68534528"/>
      <w:r>
        <w:t>Низкоуровневое проектирование</w:t>
      </w:r>
      <w:bookmarkEnd w:id="140"/>
    </w:p>
    <w:p w14:paraId="5F6903BA" w14:textId="77777777" w:rsidR="00B873C6" w:rsidRDefault="00B873C6" w:rsidP="00B873C6">
      <w:pPr>
        <w:pStyle w:val="3"/>
      </w:pPr>
      <w:bookmarkStart w:id="141" w:name="_Toc68534529"/>
      <w:r>
        <w:rPr>
          <w:lang w:val="en-US"/>
        </w:rPr>
        <w:t>ER-</w:t>
      </w:r>
      <w:r w:rsidRPr="00B107DE">
        <w:t>диаграмма</w:t>
      </w:r>
      <w:bookmarkEnd w:id="141"/>
    </w:p>
    <w:p w14:paraId="5AC0ED2E" w14:textId="77777777" w:rsidR="00B873C6" w:rsidRPr="0045557F" w:rsidRDefault="00B873C6" w:rsidP="00B873C6">
      <w:r w:rsidRPr="0045557F">
        <w:t>Разработана модель данных для программного комплекса управления рассылкой электронных сообщений.</w:t>
      </w:r>
    </w:p>
    <w:p w14:paraId="3657EC28" w14:textId="77777777" w:rsidR="00B873C6" w:rsidRDefault="00B873C6" w:rsidP="00B873C6">
      <w:r>
        <w:lastRenderedPageBreak/>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660B8A54" w14:textId="77777777" w:rsidR="00B873C6" w:rsidRDefault="00B873C6" w:rsidP="00B873C6">
      <w:r>
        <w:t>В результате анализа процесс обучения можно обозначить несколько сущностей. Вот описание некоторых основных сущностей:</w:t>
      </w:r>
    </w:p>
    <w:p w14:paraId="63C6A383" w14:textId="77777777" w:rsidR="00B873C6" w:rsidRPr="00122C8F" w:rsidRDefault="00B873C6" w:rsidP="00B873C6">
      <w:pPr>
        <w:pStyle w:val="10"/>
      </w:pPr>
      <w:r w:rsidRPr="00122C8F">
        <w:rPr>
          <w:lang w:val="en-US"/>
        </w:rPr>
        <w:t>Messages</w:t>
      </w:r>
      <w:r w:rsidRPr="00122C8F">
        <w:t xml:space="preserve"> – таблица для хранения сообщений</w:t>
      </w:r>
    </w:p>
    <w:p w14:paraId="567BC11D" w14:textId="77777777" w:rsidR="00B873C6" w:rsidRPr="00D60EEF" w:rsidRDefault="00B873C6" w:rsidP="00B873C6">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64AC5E48" w14:textId="77777777" w:rsidR="00B873C6" w:rsidRPr="00D60EEF" w:rsidRDefault="00B873C6" w:rsidP="00B873C6">
      <w:pPr>
        <w:pStyle w:val="10"/>
        <w:numPr>
          <w:ilvl w:val="1"/>
          <w:numId w:val="3"/>
        </w:numPr>
      </w:pPr>
      <w:r>
        <w:rPr>
          <w:lang w:val="en-US"/>
        </w:rPr>
        <w:t>userId (long)</w:t>
      </w:r>
      <w:r w:rsidRPr="00D60EEF">
        <w:t xml:space="preserve"> –</w:t>
      </w:r>
      <w:r>
        <w:t xml:space="preserve"> </w:t>
      </w:r>
      <w:r>
        <w:rPr>
          <w:lang w:val="en-US"/>
        </w:rPr>
        <w:t>id</w:t>
      </w:r>
      <w:r>
        <w:t xml:space="preserve"> отправителя;</w:t>
      </w:r>
    </w:p>
    <w:p w14:paraId="43A9EDD0" w14:textId="77777777" w:rsidR="00B873C6" w:rsidRPr="00D60EEF" w:rsidRDefault="00B873C6" w:rsidP="00B873C6">
      <w:pPr>
        <w:pStyle w:val="10"/>
        <w:numPr>
          <w:ilvl w:val="1"/>
          <w:numId w:val="3"/>
        </w:numPr>
      </w:pPr>
      <w:r>
        <w:rPr>
          <w:lang w:val="en-US"/>
        </w:rPr>
        <w:t>destinationDate</w:t>
      </w:r>
      <w:r>
        <w:t xml:space="preserve"> (</w:t>
      </w:r>
      <w:r>
        <w:rPr>
          <w:lang w:val="en-US"/>
        </w:rPr>
        <w:t>dateTime</w:t>
      </w:r>
      <w:r w:rsidRPr="00D60EEF">
        <w:t xml:space="preserve">) </w:t>
      </w:r>
      <w:r>
        <w:t>–</w:t>
      </w:r>
      <w:r w:rsidRPr="00CF4869">
        <w:t xml:space="preserve"> </w:t>
      </w:r>
      <w:r>
        <w:t>дата и время успешной доставки;</w:t>
      </w:r>
    </w:p>
    <w:p w14:paraId="69150F7D" w14:textId="77777777" w:rsidR="00B873C6" w:rsidRPr="00D60EEF" w:rsidRDefault="00B873C6" w:rsidP="00B873C6">
      <w:pPr>
        <w:pStyle w:val="10"/>
        <w:numPr>
          <w:ilvl w:val="1"/>
          <w:numId w:val="3"/>
        </w:numPr>
      </w:pPr>
      <w:r>
        <w:rPr>
          <w:lang w:val="en-US"/>
        </w:rPr>
        <w:t>theme</w:t>
      </w:r>
      <w:r>
        <w:t xml:space="preserve"> (</w:t>
      </w:r>
      <w:r>
        <w:rPr>
          <w:lang w:val="en-US"/>
        </w:rPr>
        <w:t>nvarchar</w:t>
      </w:r>
      <w:r>
        <w:t>(</w:t>
      </w:r>
      <w:r>
        <w:rPr>
          <w:lang w:val="en-US"/>
        </w:rPr>
        <w:t>max</w:t>
      </w:r>
      <w:r>
        <w:t xml:space="preserve">)) </w:t>
      </w:r>
      <w:r w:rsidRPr="00D60EEF">
        <w:t xml:space="preserve">– </w:t>
      </w:r>
      <w:r>
        <w:t>тема сообщения;</w:t>
      </w:r>
    </w:p>
    <w:p w14:paraId="680020D3" w14:textId="77777777" w:rsidR="00B873C6" w:rsidRPr="00D60EEF" w:rsidRDefault="00B873C6" w:rsidP="00B873C6">
      <w:pPr>
        <w:pStyle w:val="10"/>
        <w:numPr>
          <w:ilvl w:val="1"/>
          <w:numId w:val="3"/>
        </w:numPr>
      </w:pPr>
      <w:r>
        <w:rPr>
          <w:lang w:val="en-US"/>
        </w:rPr>
        <w:t>body</w:t>
      </w:r>
      <w:r>
        <w:t xml:space="preserve"> (</w:t>
      </w:r>
      <w:r>
        <w:rPr>
          <w:lang w:val="en-US"/>
        </w:rPr>
        <w:t>text</w:t>
      </w:r>
      <w:r>
        <w:t>) – тело сообщения;</w:t>
      </w:r>
    </w:p>
    <w:p w14:paraId="67F82680" w14:textId="77777777" w:rsidR="00B873C6" w:rsidRDefault="00B873C6" w:rsidP="00B873C6">
      <w:pPr>
        <w:pStyle w:val="10"/>
        <w:numPr>
          <w:ilvl w:val="1"/>
          <w:numId w:val="3"/>
        </w:numPr>
      </w:pPr>
      <w:r>
        <w:rPr>
          <w:lang w:val="en-US"/>
        </w:rPr>
        <w:t>size</w:t>
      </w:r>
      <w:r w:rsidRPr="00CF4869">
        <w:t xml:space="preserve"> (</w:t>
      </w:r>
      <w:r>
        <w:rPr>
          <w:lang w:val="en-US"/>
        </w:rPr>
        <w:t>int</w:t>
      </w:r>
      <w:r w:rsidRPr="00CF4869">
        <w:t>)</w:t>
      </w:r>
      <w:r>
        <w:t xml:space="preserve"> – размер сообщения в единицах (байт);</w:t>
      </w:r>
    </w:p>
    <w:p w14:paraId="35E9F343" w14:textId="77777777" w:rsidR="00B873C6" w:rsidRDefault="00B873C6" w:rsidP="00B873C6">
      <w:pPr>
        <w:pStyle w:val="10"/>
        <w:numPr>
          <w:ilvl w:val="1"/>
          <w:numId w:val="3"/>
        </w:numPr>
      </w:pPr>
      <w:r>
        <w:rPr>
          <w:lang w:val="en-US"/>
        </w:rPr>
        <w:t>isScheduled</w:t>
      </w:r>
      <w:r w:rsidRPr="00CF4869">
        <w:t xml:space="preserve"> (</w:t>
      </w:r>
      <w:r>
        <w:rPr>
          <w:lang w:val="en-US"/>
        </w:rPr>
        <w:t>int</w:t>
      </w:r>
      <w:r w:rsidRPr="00CF4869">
        <w:t xml:space="preserve">) – </w:t>
      </w:r>
      <w:r>
        <w:t>логическое поле – запланирована ли отправка сообщения;</w:t>
      </w:r>
    </w:p>
    <w:p w14:paraId="6B26275B" w14:textId="77777777" w:rsidR="00B873C6" w:rsidRDefault="00B873C6" w:rsidP="00B873C6">
      <w:pPr>
        <w:pStyle w:val="10"/>
        <w:numPr>
          <w:ilvl w:val="1"/>
          <w:numId w:val="3"/>
        </w:numPr>
      </w:pPr>
      <w:r>
        <w:rPr>
          <w:lang w:val="en-US"/>
        </w:rPr>
        <w:t>scheduleDate</w:t>
      </w:r>
      <w:r w:rsidRPr="00650F96">
        <w:t xml:space="preserve"> (</w:t>
      </w:r>
      <w:r>
        <w:rPr>
          <w:lang w:val="en-US"/>
        </w:rPr>
        <w:t>dateTime</w:t>
      </w:r>
      <w:r w:rsidRPr="00650F96">
        <w:t xml:space="preserve">) – </w:t>
      </w:r>
      <w:r>
        <w:t>запланированная дата и время, когда необходимо отправить сообщение;</w:t>
      </w:r>
    </w:p>
    <w:p w14:paraId="31C0BBFB" w14:textId="77777777" w:rsidR="00B873C6" w:rsidRDefault="00B873C6" w:rsidP="00B873C6">
      <w:pPr>
        <w:pStyle w:val="10"/>
        <w:numPr>
          <w:ilvl w:val="1"/>
          <w:numId w:val="3"/>
        </w:numPr>
      </w:pPr>
      <w:r>
        <w:rPr>
          <w:lang w:val="en-US"/>
        </w:rPr>
        <w:t>isSent</w:t>
      </w:r>
      <w:r w:rsidRPr="00650F96">
        <w:t xml:space="preserve"> (</w:t>
      </w:r>
      <w:r>
        <w:rPr>
          <w:lang w:val="en-US"/>
        </w:rPr>
        <w:t>int</w:t>
      </w:r>
      <w:r w:rsidRPr="00650F96">
        <w:t xml:space="preserve">) – </w:t>
      </w:r>
      <w:r>
        <w:t>логическое поле – успешно ли доставлено сообщение;</w:t>
      </w:r>
    </w:p>
    <w:p w14:paraId="49F851A4" w14:textId="77777777" w:rsidR="00B873C6" w:rsidRDefault="00B873C6" w:rsidP="00B873C6">
      <w:pPr>
        <w:pStyle w:val="10"/>
        <w:numPr>
          <w:ilvl w:val="1"/>
          <w:numId w:val="3"/>
        </w:numPr>
        <w:ind w:left="1780" w:hanging="703"/>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которой содержится данное сообщение.</w:t>
      </w:r>
    </w:p>
    <w:p w14:paraId="5660E907" w14:textId="77777777" w:rsidR="00B873C6" w:rsidRPr="00122C8F" w:rsidRDefault="00B873C6" w:rsidP="00B873C6">
      <w:pPr>
        <w:pStyle w:val="10"/>
      </w:pPr>
      <w:r w:rsidRPr="00122C8F">
        <w:rPr>
          <w:lang w:val="en-US"/>
        </w:rPr>
        <w:t>MessagesAttachedFiles</w:t>
      </w:r>
      <w:r>
        <w:t xml:space="preserve"> – таблица для связи таблиц сообщений и прикрепленных файлов</w:t>
      </w:r>
    </w:p>
    <w:p w14:paraId="5ED89353" w14:textId="77777777" w:rsidR="00B873C6" w:rsidRPr="00BD1CB1" w:rsidRDefault="00B873C6" w:rsidP="00B873C6">
      <w:pPr>
        <w:pStyle w:val="10"/>
        <w:numPr>
          <w:ilvl w:val="1"/>
          <w:numId w:val="3"/>
        </w:numPr>
      </w:pPr>
      <w:r>
        <w:rPr>
          <w:lang w:val="en-US"/>
        </w:rPr>
        <w:t>messageId</w:t>
      </w:r>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3598B291" w14:textId="77777777" w:rsidR="00B873C6" w:rsidRDefault="00B873C6" w:rsidP="00B873C6">
      <w:pPr>
        <w:pStyle w:val="10"/>
        <w:numPr>
          <w:ilvl w:val="1"/>
          <w:numId w:val="3"/>
        </w:numPr>
      </w:pPr>
      <w:r>
        <w:rPr>
          <w:lang w:val="en-US"/>
        </w:rPr>
        <w:t>attachedFileId</w:t>
      </w:r>
      <w:r w:rsidRPr="00D87257">
        <w:t xml:space="preserve"> (</w:t>
      </w:r>
      <w:r>
        <w:rPr>
          <w:lang w:val="en-US"/>
        </w:rPr>
        <w:t>long</w:t>
      </w:r>
      <w:r w:rsidRPr="00D87257">
        <w:t xml:space="preserve">) – </w:t>
      </w:r>
      <w:r>
        <w:t>суррогатный первичный ключ файла</w:t>
      </w:r>
      <w:r w:rsidRPr="008202F4">
        <w:t>.</w:t>
      </w:r>
    </w:p>
    <w:p w14:paraId="3E072F3B" w14:textId="77777777" w:rsidR="00B873C6" w:rsidRPr="00122C8F" w:rsidRDefault="00B873C6" w:rsidP="00B873C6">
      <w:pPr>
        <w:pStyle w:val="10"/>
      </w:pPr>
      <w:r w:rsidRPr="00122C8F">
        <w:rPr>
          <w:lang w:val="en-US"/>
        </w:rPr>
        <w:t>AttachedFiles</w:t>
      </w:r>
      <w:r>
        <w:t xml:space="preserve"> – таблица для хранения ссылок на прикрепленные файлы</w:t>
      </w:r>
    </w:p>
    <w:p w14:paraId="34ABBA02" w14:textId="77777777" w:rsidR="00B873C6" w:rsidRPr="00BD1CB1" w:rsidRDefault="00B873C6" w:rsidP="00B873C6">
      <w:pPr>
        <w:pStyle w:val="10"/>
        <w:numPr>
          <w:ilvl w:val="1"/>
          <w:numId w:val="3"/>
        </w:numPr>
      </w:pPr>
      <w:r>
        <w:rPr>
          <w:lang w:val="en-US"/>
        </w:rPr>
        <w:t>attachedFileId</w:t>
      </w:r>
      <w:r w:rsidRPr="00D87257">
        <w:t xml:space="preserve"> </w:t>
      </w:r>
      <w:r w:rsidRPr="00BD1CB1">
        <w:t>(</w:t>
      </w:r>
      <w:r>
        <w:rPr>
          <w:lang w:val="en-US"/>
        </w:rPr>
        <w:t>long</w:t>
      </w:r>
      <w:r w:rsidRPr="00BD1CB1">
        <w:t>) – суррогатный первичный ключ;</w:t>
      </w:r>
    </w:p>
    <w:p w14:paraId="3B0BB4D2" w14:textId="77777777" w:rsidR="00B873C6" w:rsidRPr="00BD1CB1" w:rsidRDefault="00B873C6" w:rsidP="00B873C6">
      <w:pPr>
        <w:pStyle w:val="10"/>
        <w:numPr>
          <w:ilvl w:val="1"/>
          <w:numId w:val="3"/>
        </w:numPr>
      </w:pPr>
      <w:r>
        <w:rPr>
          <w:lang w:val="en-US"/>
        </w:rPr>
        <w:t>line</w:t>
      </w:r>
      <w:r w:rsidRPr="00BD1CB1">
        <w:t xml:space="preserve"> (</w:t>
      </w:r>
      <w:r>
        <w:rPr>
          <w:lang w:val="en-US"/>
        </w:rPr>
        <w:t>nvarchar</w:t>
      </w:r>
      <w:r w:rsidRPr="008202F4">
        <w:t>(</w:t>
      </w:r>
      <w:r>
        <w:rPr>
          <w:lang w:val="en-US"/>
        </w:rPr>
        <w:t>max</w:t>
      </w:r>
      <w:r w:rsidRPr="008202F4">
        <w:t>)</w:t>
      </w:r>
      <w:r w:rsidRPr="00BD1CB1">
        <w:t xml:space="preserve">) – </w:t>
      </w:r>
      <w:r>
        <w:t>ссылка на файл, хранящийся на сервере</w:t>
      </w:r>
      <w:r w:rsidRPr="00BD1CB1">
        <w:t>;</w:t>
      </w:r>
    </w:p>
    <w:p w14:paraId="4B24AAD0" w14:textId="77777777" w:rsidR="00B873C6" w:rsidRDefault="00B873C6" w:rsidP="00B873C6">
      <w:pPr>
        <w:pStyle w:val="10"/>
        <w:numPr>
          <w:ilvl w:val="1"/>
          <w:numId w:val="3"/>
        </w:numPr>
      </w:pPr>
      <w:r>
        <w:rPr>
          <w:lang w:val="en-US"/>
        </w:rPr>
        <w:t>size</w:t>
      </w:r>
      <w:r w:rsidRPr="00BD1CB1">
        <w:t xml:space="preserve"> (</w:t>
      </w:r>
      <w:r>
        <w:rPr>
          <w:lang w:val="en-US"/>
        </w:rPr>
        <w:t>int</w:t>
      </w:r>
      <w:r w:rsidRPr="00BD1CB1">
        <w:t>) –</w:t>
      </w:r>
      <w:r w:rsidRPr="008202F4">
        <w:t xml:space="preserve"> </w:t>
      </w:r>
      <w:r>
        <w:t xml:space="preserve">размер файла, на который указывает ссылка в поле </w:t>
      </w:r>
      <w:r>
        <w:rPr>
          <w:lang w:val="en-US"/>
        </w:rPr>
        <w:t>link</w:t>
      </w:r>
      <w:r w:rsidRPr="008202F4">
        <w:t>;</w:t>
      </w:r>
    </w:p>
    <w:p w14:paraId="58B9D530" w14:textId="77777777" w:rsidR="00B873C6" w:rsidRPr="00D60EEF" w:rsidRDefault="00B873C6" w:rsidP="00B873C6">
      <w:pPr>
        <w:pStyle w:val="10"/>
        <w:numPr>
          <w:ilvl w:val="1"/>
          <w:numId w:val="3"/>
        </w:numPr>
      </w:pPr>
      <w:r>
        <w:rPr>
          <w:lang w:val="en-US"/>
        </w:rPr>
        <w:t>typeId</w:t>
      </w:r>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C34744B" w14:textId="77777777" w:rsidR="00B873C6" w:rsidRPr="00122C8F" w:rsidRDefault="00B873C6" w:rsidP="00B873C6">
      <w:pPr>
        <w:pStyle w:val="10"/>
      </w:pPr>
      <w:r w:rsidRPr="00122C8F">
        <w:rPr>
          <w:lang w:val="en-US"/>
        </w:rPr>
        <w:t>Users</w:t>
      </w:r>
      <w:r>
        <w:t xml:space="preserve"> – таблица для хранения информации о пользователях</w:t>
      </w:r>
    </w:p>
    <w:p w14:paraId="335E43A1" w14:textId="77777777" w:rsidR="00B873C6" w:rsidRPr="00D60EEF" w:rsidRDefault="00B873C6" w:rsidP="00B873C6">
      <w:pPr>
        <w:pStyle w:val="10"/>
        <w:numPr>
          <w:ilvl w:val="1"/>
          <w:numId w:val="3"/>
        </w:numPr>
      </w:pPr>
      <w:r>
        <w:rPr>
          <w:lang w:val="en-US"/>
        </w:rPr>
        <w:lastRenderedPageBreak/>
        <w:t>id</w:t>
      </w:r>
      <w:r>
        <w:t xml:space="preserve"> (</w:t>
      </w:r>
      <w:r>
        <w:rPr>
          <w:lang w:val="en-US"/>
        </w:rPr>
        <w:t>long</w:t>
      </w:r>
      <w:r>
        <w:t>) – суррогатный первичный ключ;</w:t>
      </w:r>
    </w:p>
    <w:p w14:paraId="42553DFF" w14:textId="77777777" w:rsidR="00B873C6" w:rsidRPr="00D60EEF" w:rsidRDefault="00B873C6" w:rsidP="00B873C6">
      <w:pPr>
        <w:pStyle w:val="10"/>
        <w:numPr>
          <w:ilvl w:val="1"/>
          <w:numId w:val="3"/>
        </w:numPr>
      </w:pPr>
      <w:r>
        <w:rPr>
          <w:lang w:val="en-US"/>
        </w:rPr>
        <w:t>userName</w:t>
      </w:r>
      <w:r>
        <w:t xml:space="preserve"> (</w:t>
      </w:r>
      <w:r>
        <w:rPr>
          <w:lang w:val="en-US"/>
        </w:rPr>
        <w:t xml:space="preserve">nvarchar(max)) – </w:t>
      </w:r>
      <w:r>
        <w:t>имя пользователя;</w:t>
      </w:r>
    </w:p>
    <w:p w14:paraId="5B38368D" w14:textId="77777777" w:rsidR="00B873C6" w:rsidRPr="00D60EEF" w:rsidRDefault="00B873C6" w:rsidP="00B873C6">
      <w:pPr>
        <w:pStyle w:val="10"/>
        <w:numPr>
          <w:ilvl w:val="1"/>
          <w:numId w:val="3"/>
        </w:numPr>
      </w:pPr>
      <w:r>
        <w:rPr>
          <w:lang w:val="en-US"/>
        </w:rPr>
        <w:t>email</w:t>
      </w:r>
      <w:r>
        <w:t xml:space="preserve"> (</w:t>
      </w:r>
      <w:r>
        <w:rPr>
          <w:lang w:val="en-US"/>
        </w:rPr>
        <w:t>nvarchar</w:t>
      </w:r>
      <w:r>
        <w:t>(max</w:t>
      </w:r>
      <w:r w:rsidRPr="00650F96">
        <w:t xml:space="preserve">)) – </w:t>
      </w:r>
      <w:r>
        <w:t>почтовый адрес пользователя;</w:t>
      </w:r>
    </w:p>
    <w:p w14:paraId="1691B40A" w14:textId="77777777" w:rsidR="00B873C6" w:rsidRPr="00D60EEF" w:rsidRDefault="00B873C6" w:rsidP="00B873C6">
      <w:pPr>
        <w:pStyle w:val="10"/>
        <w:numPr>
          <w:ilvl w:val="1"/>
          <w:numId w:val="3"/>
        </w:numPr>
      </w:pPr>
      <w:r>
        <w:rPr>
          <w:lang w:val="en-US"/>
        </w:rPr>
        <w:t>passwordHash</w:t>
      </w:r>
      <w:r>
        <w:t xml:space="preserve"> (</w:t>
      </w:r>
      <w:r>
        <w:rPr>
          <w:lang w:val="en-US"/>
        </w:rPr>
        <w:t>nvarchar</w:t>
      </w:r>
      <w:r w:rsidRPr="00650F96">
        <w:t>(</w:t>
      </w:r>
      <w:r>
        <w:rPr>
          <w:lang w:val="en-US"/>
        </w:rPr>
        <w:t>max</w:t>
      </w:r>
      <w:r w:rsidRPr="00650F96">
        <w:t xml:space="preserve">)) </w:t>
      </w:r>
      <w:r>
        <w:t>–</w:t>
      </w:r>
      <w:r w:rsidRPr="00650F96">
        <w:t xml:space="preserve"> </w:t>
      </w:r>
      <w:r>
        <w:t>хэш, полученный из пароля пользователя;</w:t>
      </w:r>
    </w:p>
    <w:p w14:paraId="6EB49DED" w14:textId="77777777" w:rsidR="00B873C6" w:rsidRDefault="00B873C6" w:rsidP="00B873C6">
      <w:pPr>
        <w:pStyle w:val="10"/>
        <w:numPr>
          <w:ilvl w:val="1"/>
          <w:numId w:val="3"/>
        </w:numPr>
      </w:pPr>
      <w:r>
        <w:rPr>
          <w:lang w:val="en-US"/>
        </w:rPr>
        <w:t>isActive</w:t>
      </w:r>
      <w:r>
        <w:t xml:space="preserve"> (</w:t>
      </w:r>
      <w:r>
        <w:rPr>
          <w:lang w:val="en-US"/>
        </w:rPr>
        <w:t>int</w:t>
      </w:r>
      <w:r w:rsidRPr="00650F96">
        <w:t xml:space="preserve">) </w:t>
      </w:r>
      <w:r>
        <w:t>–</w:t>
      </w:r>
      <w:r w:rsidRPr="00650F96">
        <w:t xml:space="preserve"> </w:t>
      </w:r>
      <w:r>
        <w:t>логическое поле – статус доступа пользователя;</w:t>
      </w:r>
    </w:p>
    <w:p w14:paraId="221B7314" w14:textId="77777777" w:rsidR="00B873C6" w:rsidRDefault="00B873C6" w:rsidP="00B873C6">
      <w:pPr>
        <w:pStyle w:val="10"/>
        <w:numPr>
          <w:ilvl w:val="1"/>
          <w:numId w:val="3"/>
        </w:numPr>
      </w:pPr>
      <w:r>
        <w:rPr>
          <w:lang w:val="en-US"/>
        </w:rPr>
        <w:t>queueId</w:t>
      </w:r>
      <w:r w:rsidRPr="00650F96">
        <w:t xml:space="preserve"> (</w:t>
      </w:r>
      <w:r>
        <w:rPr>
          <w:lang w:val="en-US"/>
        </w:rPr>
        <w:t>int</w:t>
      </w:r>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121A81FD" w14:textId="77777777" w:rsidR="00B873C6" w:rsidRPr="00D60EEF" w:rsidRDefault="00B873C6" w:rsidP="00B873C6">
      <w:pPr>
        <w:pStyle w:val="10"/>
        <w:rPr>
          <w:b/>
        </w:rPr>
      </w:pPr>
      <w:r w:rsidRPr="00122C8F">
        <w:rPr>
          <w:lang w:val="en-US"/>
        </w:rPr>
        <w:t>UsersAccesses</w:t>
      </w:r>
      <w:r>
        <w:t xml:space="preserve"> – таблица для связи таблиц пользователей и доступов</w:t>
      </w:r>
    </w:p>
    <w:p w14:paraId="1DF97179" w14:textId="77777777" w:rsidR="00B873C6" w:rsidRDefault="00B873C6" w:rsidP="00B873C6">
      <w:pPr>
        <w:pStyle w:val="10"/>
        <w:numPr>
          <w:ilvl w:val="1"/>
          <w:numId w:val="3"/>
        </w:numPr>
      </w:pPr>
      <w:r>
        <w:rPr>
          <w:lang w:val="en-US"/>
        </w:rPr>
        <w:t>userId</w:t>
      </w:r>
      <w:r w:rsidRPr="00650F96">
        <w:t xml:space="preserve"> </w:t>
      </w:r>
      <w:r w:rsidRPr="0060308A">
        <w:t>(</w:t>
      </w:r>
      <w:r>
        <w:rPr>
          <w:lang w:val="en-US"/>
        </w:rPr>
        <w:t>long</w:t>
      </w:r>
      <w:r w:rsidRPr="0060308A">
        <w:t xml:space="preserve">) – суррогатный </w:t>
      </w:r>
      <w:r>
        <w:t>первичный ключ пользователя;</w:t>
      </w:r>
    </w:p>
    <w:p w14:paraId="0582E908" w14:textId="77777777" w:rsidR="00B873C6" w:rsidRDefault="00B873C6" w:rsidP="00B873C6">
      <w:pPr>
        <w:pStyle w:val="10"/>
        <w:numPr>
          <w:ilvl w:val="1"/>
          <w:numId w:val="3"/>
        </w:numPr>
      </w:pPr>
      <w:r>
        <w:rPr>
          <w:lang w:val="en-US"/>
        </w:rPr>
        <w:t>accessId</w:t>
      </w:r>
      <w:r w:rsidRPr="00F07B99">
        <w:t xml:space="preserve"> (</w:t>
      </w:r>
      <w:r>
        <w:rPr>
          <w:lang w:val="en-US"/>
        </w:rPr>
        <w:t>long</w:t>
      </w:r>
      <w:r w:rsidRPr="00F07B99">
        <w:t xml:space="preserve">) – </w:t>
      </w:r>
      <w:r>
        <w:t xml:space="preserve">суррогатный первичный ключ доступа </w:t>
      </w:r>
    </w:p>
    <w:p w14:paraId="0A32829E" w14:textId="77777777" w:rsidR="00B873C6" w:rsidRPr="00122C8F" w:rsidRDefault="00B873C6" w:rsidP="00B873C6">
      <w:pPr>
        <w:pStyle w:val="10"/>
      </w:pPr>
      <w:r w:rsidRPr="00122C8F">
        <w:rPr>
          <w:lang w:val="en-US"/>
        </w:rPr>
        <w:t>Accesses</w:t>
      </w:r>
      <w:r>
        <w:t xml:space="preserve"> – таблица для хранения информации о доступах</w:t>
      </w:r>
    </w:p>
    <w:p w14:paraId="4EC9AF67" w14:textId="77777777" w:rsidR="00B873C6" w:rsidRDefault="00B873C6" w:rsidP="00B873C6">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5AF19D" w14:textId="77777777" w:rsidR="00B873C6" w:rsidRPr="0060308A" w:rsidRDefault="00B873C6" w:rsidP="00B873C6">
      <w:pPr>
        <w:pStyle w:val="10"/>
        <w:numPr>
          <w:ilvl w:val="1"/>
          <w:numId w:val="3"/>
        </w:numPr>
      </w:pPr>
      <w:r>
        <w:rPr>
          <w:lang w:val="en-US"/>
        </w:rPr>
        <w:t>userId</w:t>
      </w:r>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7DF3DCC9" w14:textId="77777777" w:rsidR="00B873C6" w:rsidRPr="0060308A" w:rsidRDefault="00B873C6" w:rsidP="00B873C6">
      <w:pPr>
        <w:pStyle w:val="10"/>
        <w:numPr>
          <w:ilvl w:val="1"/>
          <w:numId w:val="3"/>
        </w:numPr>
      </w:pPr>
      <w:r>
        <w:rPr>
          <w:lang w:val="en-US"/>
        </w:rPr>
        <w:t>startDate</w:t>
      </w:r>
      <w:r>
        <w:t xml:space="preserve"> (</w:t>
      </w:r>
      <w:r>
        <w:rPr>
          <w:lang w:val="en-US"/>
        </w:rPr>
        <w:t>dateTime</w:t>
      </w:r>
      <w:r w:rsidRPr="00650F96">
        <w:t xml:space="preserve">) – </w:t>
      </w:r>
      <w:r>
        <w:t>дата и время начала подписки пользователя;</w:t>
      </w:r>
    </w:p>
    <w:p w14:paraId="0F6A1989" w14:textId="77777777" w:rsidR="00B873C6" w:rsidRPr="0060308A" w:rsidRDefault="00B873C6" w:rsidP="00B873C6">
      <w:pPr>
        <w:pStyle w:val="10"/>
        <w:numPr>
          <w:ilvl w:val="1"/>
          <w:numId w:val="3"/>
        </w:numPr>
      </w:pPr>
      <w:r>
        <w:rPr>
          <w:lang w:val="en-US"/>
        </w:rPr>
        <w:t>endDate</w:t>
      </w:r>
      <w:r>
        <w:t xml:space="preserve"> (</w:t>
      </w:r>
      <w:r>
        <w:rPr>
          <w:lang w:val="en-US"/>
        </w:rPr>
        <w:t>dateTime</w:t>
      </w:r>
      <w:r w:rsidRPr="00650F96">
        <w:t>)</w:t>
      </w:r>
      <w:r>
        <w:t xml:space="preserve"> – дата и время конца подписки пользователя;</w:t>
      </w:r>
    </w:p>
    <w:p w14:paraId="746262D3" w14:textId="77777777" w:rsidR="00B873C6" w:rsidRDefault="00B873C6" w:rsidP="00B873C6">
      <w:pPr>
        <w:pStyle w:val="10"/>
        <w:numPr>
          <w:ilvl w:val="1"/>
          <w:numId w:val="3"/>
        </w:numPr>
      </w:pPr>
      <w:r w:rsidRPr="00650F96">
        <w:rPr>
          <w:lang w:val="en-US"/>
        </w:rPr>
        <w:t>tariffId</w:t>
      </w:r>
      <w:r w:rsidRPr="00650F96">
        <w:t xml:space="preserve"> </w:t>
      </w:r>
      <w:r>
        <w:t>(</w:t>
      </w:r>
      <w:r w:rsidRPr="00650F96">
        <w:rPr>
          <w:lang w:val="en-US"/>
        </w:rPr>
        <w:t>int</w:t>
      </w:r>
      <w:r w:rsidRPr="00650F96">
        <w:t>)</w:t>
      </w:r>
      <w:r>
        <w:t xml:space="preserve"> –</w:t>
      </w:r>
      <w:r w:rsidRPr="00650F96">
        <w:t xml:space="preserve"> </w:t>
      </w:r>
      <w:r w:rsidRPr="00650F96">
        <w:rPr>
          <w:lang w:val="en-US"/>
        </w:rPr>
        <w:t>id</w:t>
      </w:r>
      <w:r w:rsidRPr="00650F96">
        <w:t xml:space="preserve"> </w:t>
      </w:r>
      <w:r>
        <w:t>тарифа пользователя.</w:t>
      </w:r>
    </w:p>
    <w:p w14:paraId="7D76327B" w14:textId="77777777" w:rsidR="00B873C6" w:rsidRPr="00612A1C" w:rsidRDefault="00B873C6" w:rsidP="00B873C6">
      <w:pPr>
        <w:pStyle w:val="10"/>
      </w:pPr>
      <w:r w:rsidRPr="00612A1C">
        <w:rPr>
          <w:lang w:val="en-US"/>
        </w:rPr>
        <w:t>Contacts</w:t>
      </w:r>
      <w:r>
        <w:t xml:space="preserve"> – таблица для хранения контактов пользователей</w:t>
      </w:r>
    </w:p>
    <w:p w14:paraId="3A7BA660" w14:textId="77777777" w:rsidR="00B873C6" w:rsidRPr="00D60EEF" w:rsidRDefault="00B873C6" w:rsidP="00B873C6">
      <w:pPr>
        <w:pStyle w:val="10"/>
        <w:numPr>
          <w:ilvl w:val="1"/>
          <w:numId w:val="3"/>
        </w:numPr>
      </w:pPr>
      <w:r>
        <w:rPr>
          <w:lang w:val="en-US"/>
        </w:rPr>
        <w:t>id</w:t>
      </w:r>
      <w:r>
        <w:t xml:space="preserve"> (</w:t>
      </w:r>
      <w:r>
        <w:rPr>
          <w:lang w:val="en-US"/>
        </w:rPr>
        <w:t>long</w:t>
      </w:r>
      <w:r>
        <w:t>) – суррогатный первичный ключ;</w:t>
      </w:r>
    </w:p>
    <w:p w14:paraId="34AA76EF" w14:textId="77777777" w:rsidR="00B873C6" w:rsidRDefault="00B873C6" w:rsidP="00B873C6">
      <w:pPr>
        <w:pStyle w:val="10"/>
        <w:numPr>
          <w:ilvl w:val="1"/>
          <w:numId w:val="3"/>
        </w:numPr>
        <w:rPr>
          <w:lang w:val="en-US"/>
        </w:rPr>
      </w:pPr>
      <w:r>
        <w:rPr>
          <w:lang w:val="en-US"/>
        </w:rPr>
        <w:t>contactName</w:t>
      </w:r>
      <w:r w:rsidRPr="00DC4774">
        <w:rPr>
          <w:lang w:val="en-US"/>
        </w:rPr>
        <w:t xml:space="preserve"> (</w:t>
      </w:r>
      <w:r>
        <w:rPr>
          <w:lang w:val="en-US"/>
        </w:rPr>
        <w:t xml:space="preserve">nvarchar(MAX)) – </w:t>
      </w:r>
      <w:r>
        <w:t>имя</w:t>
      </w:r>
      <w:r>
        <w:rPr>
          <w:lang w:val="en-US"/>
        </w:rPr>
        <w:t xml:space="preserve"> </w:t>
      </w:r>
      <w:r>
        <w:t>контакта</w:t>
      </w:r>
      <w:r w:rsidRPr="00DC4774">
        <w:rPr>
          <w:lang w:val="en-US"/>
        </w:rPr>
        <w:t>;</w:t>
      </w:r>
    </w:p>
    <w:p w14:paraId="0AA1824C" w14:textId="77777777" w:rsidR="00B873C6" w:rsidRPr="00DC4774" w:rsidRDefault="00B873C6" w:rsidP="00B873C6">
      <w:pPr>
        <w:pStyle w:val="10"/>
        <w:numPr>
          <w:ilvl w:val="1"/>
          <w:numId w:val="3"/>
        </w:numPr>
      </w:pPr>
      <w:r>
        <w:rPr>
          <w:lang w:val="en-US"/>
        </w:rPr>
        <w:t>contactEmail</w:t>
      </w:r>
      <w:r w:rsidRPr="00DC4774">
        <w:t xml:space="preserve"> (</w:t>
      </w:r>
      <w:r>
        <w:rPr>
          <w:lang w:val="en-US"/>
        </w:rPr>
        <w:t>ncarchar</w:t>
      </w:r>
      <w:r w:rsidRPr="00DC4774">
        <w:t>(</w:t>
      </w:r>
      <w:r>
        <w:rPr>
          <w:lang w:val="en-US"/>
        </w:rPr>
        <w:t>MAX</w:t>
      </w:r>
      <w:r w:rsidRPr="00DC4774">
        <w:t xml:space="preserve">)) – электронный </w:t>
      </w:r>
      <w:r>
        <w:t>адрес контакта;</w:t>
      </w:r>
    </w:p>
    <w:p w14:paraId="71105E6B" w14:textId="77777777" w:rsidR="00B873C6" w:rsidRPr="00650F96" w:rsidRDefault="00B873C6" w:rsidP="00B873C6">
      <w:pPr>
        <w:pStyle w:val="10"/>
        <w:numPr>
          <w:ilvl w:val="1"/>
          <w:numId w:val="3"/>
        </w:numPr>
      </w:pPr>
      <w:r>
        <w:rPr>
          <w:lang w:val="en-US"/>
        </w:rPr>
        <w:t>userId</w:t>
      </w:r>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52B4EC2" w14:textId="77777777" w:rsidR="00B873C6" w:rsidRPr="00150E1C" w:rsidRDefault="00B873C6" w:rsidP="00B873C6">
      <w:pPr>
        <w:pStyle w:val="10"/>
      </w:pPr>
      <w:r w:rsidRPr="00150E1C">
        <w:rPr>
          <w:lang w:val="en-US"/>
        </w:rPr>
        <w:t>DeliveryQueues</w:t>
      </w:r>
      <w:r>
        <w:t xml:space="preserve"> – таблица для хранения информации об очередях</w:t>
      </w:r>
    </w:p>
    <w:p w14:paraId="5979446A" w14:textId="77777777" w:rsidR="00B873C6" w:rsidRPr="00BD1CB1" w:rsidRDefault="00B873C6" w:rsidP="00B873C6">
      <w:pPr>
        <w:pStyle w:val="10"/>
        <w:numPr>
          <w:ilvl w:val="1"/>
          <w:numId w:val="3"/>
        </w:numPr>
      </w:pPr>
      <w:r>
        <w:rPr>
          <w:lang w:val="en-US"/>
        </w:rPr>
        <w:t>id</w:t>
      </w:r>
      <w:r w:rsidRPr="008202F4">
        <w:t xml:space="preserve"> </w:t>
      </w:r>
      <w:r w:rsidRPr="00BD1CB1">
        <w:t>(</w:t>
      </w:r>
      <w:r w:rsidRPr="00BD1CB1">
        <w:rPr>
          <w:lang w:val="en-US"/>
        </w:rPr>
        <w:t>int</w:t>
      </w:r>
      <w:r w:rsidRPr="00BD1CB1">
        <w:t>) – суррогатный первичный ключ;</w:t>
      </w:r>
    </w:p>
    <w:p w14:paraId="1C426B7B" w14:textId="77777777" w:rsidR="00B873C6" w:rsidRDefault="00B873C6" w:rsidP="00B873C6">
      <w:pPr>
        <w:pStyle w:val="10"/>
        <w:numPr>
          <w:ilvl w:val="1"/>
          <w:numId w:val="3"/>
        </w:numPr>
      </w:pPr>
      <w:r>
        <w:rPr>
          <w:lang w:val="en-US"/>
        </w:rPr>
        <w:t>sendingIntervalSec</w:t>
      </w:r>
      <w:r w:rsidRPr="00BD1CB1">
        <w:t xml:space="preserve"> (</w:t>
      </w:r>
      <w:r>
        <w:rPr>
          <w:lang w:val="en-US"/>
        </w:rPr>
        <w:t>int</w:t>
      </w:r>
      <w:r w:rsidRPr="00BD1CB1">
        <w:t>) –</w:t>
      </w:r>
      <w:r w:rsidRPr="00B36E2C">
        <w:t xml:space="preserve"> </w:t>
      </w:r>
      <w:r>
        <w:t>интервал отправки сообщений.</w:t>
      </w:r>
    </w:p>
    <w:p w14:paraId="3B220069" w14:textId="77777777" w:rsidR="00B873C6" w:rsidRPr="00150E1C" w:rsidRDefault="00B873C6" w:rsidP="00B873C6">
      <w:pPr>
        <w:pStyle w:val="10"/>
      </w:pPr>
      <w:r w:rsidRPr="00150E1C">
        <w:rPr>
          <w:lang w:val="en-US"/>
        </w:rPr>
        <w:t>Tariffs</w:t>
      </w:r>
      <w:r>
        <w:t xml:space="preserve"> – таблица для хранения информации о тарифах</w:t>
      </w:r>
    </w:p>
    <w:p w14:paraId="227694DD" w14:textId="77777777" w:rsidR="00B873C6" w:rsidRPr="00BD1CB1" w:rsidRDefault="00B873C6" w:rsidP="00B873C6">
      <w:pPr>
        <w:pStyle w:val="10"/>
        <w:numPr>
          <w:ilvl w:val="1"/>
          <w:numId w:val="3"/>
        </w:numPr>
      </w:pPr>
      <w:r>
        <w:rPr>
          <w:lang w:val="en-US"/>
        </w:rPr>
        <w:t>id</w:t>
      </w:r>
      <w:r w:rsidRPr="00DD5DF7">
        <w:t xml:space="preserve"> </w:t>
      </w:r>
      <w:r w:rsidRPr="00BD1CB1">
        <w:t>(</w:t>
      </w:r>
      <w:r w:rsidRPr="00BD1CB1">
        <w:rPr>
          <w:lang w:val="en-US"/>
        </w:rPr>
        <w:t>int</w:t>
      </w:r>
      <w:r w:rsidRPr="00BD1CB1">
        <w:t>) – суррогатный первичный ключ;</w:t>
      </w:r>
    </w:p>
    <w:p w14:paraId="3A399829" w14:textId="77777777" w:rsidR="00B873C6" w:rsidRPr="00BD1CB1" w:rsidRDefault="00B873C6" w:rsidP="00B873C6">
      <w:pPr>
        <w:pStyle w:val="10"/>
        <w:numPr>
          <w:ilvl w:val="1"/>
          <w:numId w:val="3"/>
        </w:numPr>
      </w:pPr>
      <w:r>
        <w:rPr>
          <w:lang w:val="en-US"/>
        </w:rPr>
        <w:t>tariffName</w:t>
      </w:r>
      <w:r w:rsidRPr="00BD1CB1">
        <w:t xml:space="preserve"> (</w:t>
      </w:r>
      <w:r>
        <w:rPr>
          <w:lang w:val="en-US"/>
        </w:rPr>
        <w:t>nvarchar(255)</w:t>
      </w:r>
      <w:r w:rsidRPr="00BD1CB1">
        <w:rPr>
          <w:lang w:val="en-US"/>
        </w:rPr>
        <w:t>)</w:t>
      </w:r>
      <w:r w:rsidRPr="00BD1CB1">
        <w:t xml:space="preserve"> – название </w:t>
      </w:r>
      <w:r>
        <w:t>тарифа</w:t>
      </w:r>
      <w:r w:rsidRPr="00BD1CB1">
        <w:t>;</w:t>
      </w:r>
    </w:p>
    <w:p w14:paraId="4E8F275F" w14:textId="77777777" w:rsidR="00B873C6" w:rsidRDefault="00B873C6" w:rsidP="00B873C6">
      <w:pPr>
        <w:pStyle w:val="10"/>
        <w:numPr>
          <w:ilvl w:val="1"/>
          <w:numId w:val="3"/>
        </w:numPr>
      </w:pPr>
      <w:r>
        <w:rPr>
          <w:lang w:val="en-US"/>
        </w:rPr>
        <w:t>cost</w:t>
      </w:r>
      <w:r w:rsidRPr="00BD1CB1">
        <w:t xml:space="preserve"> (</w:t>
      </w:r>
      <w:r>
        <w:rPr>
          <w:lang w:val="en-US"/>
        </w:rPr>
        <w:t>int</w:t>
      </w:r>
      <w:r w:rsidRPr="00BD1CB1">
        <w:rPr>
          <w:lang w:val="en-US"/>
        </w:rPr>
        <w:t>)</w:t>
      </w:r>
      <w:r w:rsidRPr="00BD1CB1">
        <w:t xml:space="preserve"> – </w:t>
      </w:r>
      <w:r>
        <w:t>стоимость тарифа</w:t>
      </w:r>
      <w:r w:rsidRPr="00BD1CB1">
        <w:t>.</w:t>
      </w:r>
    </w:p>
    <w:p w14:paraId="64E6567B" w14:textId="77777777" w:rsidR="00B873C6" w:rsidRPr="00150E1C" w:rsidRDefault="00B873C6" w:rsidP="00B873C6">
      <w:pPr>
        <w:pStyle w:val="10"/>
      </w:pPr>
      <w:r w:rsidRPr="00150E1C">
        <w:rPr>
          <w:lang w:val="en-US"/>
        </w:rPr>
        <w:lastRenderedPageBreak/>
        <w:t>TariffsSales</w:t>
      </w:r>
      <w:r>
        <w:t xml:space="preserve"> – таблица для связи таблиц тарифов и скидок</w:t>
      </w:r>
    </w:p>
    <w:p w14:paraId="739086E5" w14:textId="77777777" w:rsidR="00B873C6" w:rsidRPr="00BD1CB1" w:rsidRDefault="00B873C6" w:rsidP="00B873C6">
      <w:pPr>
        <w:pStyle w:val="10"/>
        <w:numPr>
          <w:ilvl w:val="1"/>
          <w:numId w:val="3"/>
        </w:numPr>
      </w:pPr>
      <w:r>
        <w:rPr>
          <w:lang w:val="en-US"/>
        </w:rPr>
        <w:t>tariffId</w:t>
      </w:r>
      <w:r w:rsidRPr="00DD5DF7">
        <w:t xml:space="preserve"> </w:t>
      </w:r>
      <w:r w:rsidRPr="00BD1CB1">
        <w:t>(</w:t>
      </w:r>
      <w:r w:rsidRPr="00BD1CB1">
        <w:rPr>
          <w:lang w:val="en-US"/>
        </w:rPr>
        <w:t>int</w:t>
      </w:r>
      <w:r w:rsidRPr="00BD1CB1">
        <w:t>) – суррогатный первичный ключ</w:t>
      </w:r>
      <w:r w:rsidRPr="008838CB">
        <w:t xml:space="preserve"> </w:t>
      </w:r>
      <w:r>
        <w:t>тарифа</w:t>
      </w:r>
      <w:r w:rsidRPr="00BD1CB1">
        <w:t>;</w:t>
      </w:r>
    </w:p>
    <w:p w14:paraId="0A93F3B5" w14:textId="77777777" w:rsidR="00B873C6" w:rsidRPr="00BD1CB1" w:rsidRDefault="00B873C6" w:rsidP="00B873C6">
      <w:pPr>
        <w:pStyle w:val="10"/>
        <w:numPr>
          <w:ilvl w:val="1"/>
          <w:numId w:val="3"/>
        </w:numPr>
      </w:pPr>
      <w:r>
        <w:rPr>
          <w:lang w:val="en-US"/>
        </w:rPr>
        <w:t>saleId</w:t>
      </w:r>
      <w:r w:rsidRPr="00BD1CB1">
        <w:t xml:space="preserve"> (</w:t>
      </w:r>
      <w:r>
        <w:rPr>
          <w:lang w:val="en-US"/>
        </w:rPr>
        <w:t>int</w:t>
      </w:r>
      <w:r w:rsidRPr="008838CB">
        <w:t>)</w:t>
      </w:r>
      <w:r w:rsidRPr="00BD1CB1">
        <w:t xml:space="preserve"> –</w:t>
      </w:r>
      <w:r w:rsidRPr="008838CB">
        <w:t xml:space="preserve"> </w:t>
      </w:r>
      <w:r>
        <w:t>суррогатный первичный /ключ скидки.</w:t>
      </w:r>
    </w:p>
    <w:p w14:paraId="68F92B9C" w14:textId="77777777" w:rsidR="00B873C6" w:rsidRPr="00150E1C" w:rsidRDefault="00B873C6" w:rsidP="00B873C6">
      <w:pPr>
        <w:pStyle w:val="10"/>
      </w:pPr>
      <w:r w:rsidRPr="00150E1C">
        <w:rPr>
          <w:lang w:val="en-US"/>
        </w:rPr>
        <w:t>Sales</w:t>
      </w:r>
      <w:r>
        <w:t xml:space="preserve"> – таблица для хранения информации о скидках</w:t>
      </w:r>
    </w:p>
    <w:p w14:paraId="3A0AFD1A" w14:textId="77777777" w:rsidR="00B873C6" w:rsidRPr="00BD1CB1" w:rsidRDefault="00B873C6" w:rsidP="00B873C6">
      <w:pPr>
        <w:pStyle w:val="10"/>
        <w:numPr>
          <w:ilvl w:val="1"/>
          <w:numId w:val="3"/>
        </w:numPr>
      </w:pPr>
      <w:r>
        <w:rPr>
          <w:lang w:val="en-US"/>
        </w:rPr>
        <w:t>id</w:t>
      </w:r>
      <w:r w:rsidRPr="00BD1CB1">
        <w:t xml:space="preserve"> (</w:t>
      </w:r>
      <w:r w:rsidRPr="00BD1CB1">
        <w:rPr>
          <w:lang w:val="en-US"/>
        </w:rPr>
        <w:t>int</w:t>
      </w:r>
      <w:r w:rsidRPr="00BD1CB1">
        <w:t>) – суррогатный первичный ключ;</w:t>
      </w:r>
    </w:p>
    <w:p w14:paraId="529CAAD5" w14:textId="77777777" w:rsidR="00B873C6" w:rsidRPr="00BD1CB1" w:rsidRDefault="00B873C6" w:rsidP="00B873C6">
      <w:pPr>
        <w:pStyle w:val="10"/>
        <w:numPr>
          <w:ilvl w:val="1"/>
          <w:numId w:val="3"/>
        </w:numPr>
      </w:pPr>
      <w:r>
        <w:rPr>
          <w:lang w:val="en-US"/>
        </w:rPr>
        <w:t>name</w:t>
      </w:r>
      <w:r w:rsidRPr="00BD1CB1">
        <w:t xml:space="preserve"> (</w:t>
      </w:r>
      <w:r>
        <w:rPr>
          <w:lang w:val="en-US"/>
        </w:rPr>
        <w:t>nvarchar</w:t>
      </w:r>
      <w:r w:rsidRPr="008202F4">
        <w:t>(255)</w:t>
      </w:r>
      <w:r w:rsidRPr="00BD1CB1">
        <w:t xml:space="preserve">) – </w:t>
      </w:r>
      <w:r>
        <w:t>название скидки на тариф</w:t>
      </w:r>
      <w:r w:rsidRPr="00BD1CB1">
        <w:t>;</w:t>
      </w:r>
    </w:p>
    <w:p w14:paraId="5F5285CB" w14:textId="77777777" w:rsidR="00B873C6" w:rsidRDefault="00B873C6" w:rsidP="00B873C6">
      <w:pPr>
        <w:pStyle w:val="10"/>
        <w:numPr>
          <w:ilvl w:val="1"/>
          <w:numId w:val="3"/>
        </w:numPr>
      </w:pPr>
      <w:r>
        <w:rPr>
          <w:lang w:val="en-US"/>
        </w:rPr>
        <w:t>value</w:t>
      </w:r>
      <w:r w:rsidRPr="00BD1CB1">
        <w:t xml:space="preserve"> (</w:t>
      </w:r>
      <w:r>
        <w:rPr>
          <w:lang w:val="en-US"/>
        </w:rPr>
        <w:t>int</w:t>
      </w:r>
      <w:r w:rsidRPr="00BD1CB1">
        <w:t xml:space="preserve">) – </w:t>
      </w:r>
      <w:r>
        <w:t>размер скидки на тариф.</w:t>
      </w:r>
    </w:p>
    <w:p w14:paraId="7BE3A378" w14:textId="77777777" w:rsidR="00B873C6" w:rsidRDefault="00B873C6" w:rsidP="00B873C6">
      <w:r w:rsidRPr="00363028">
        <w:t>ER</w:t>
      </w:r>
      <w:r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4D2F79DA" w14:textId="77777777" w:rsidR="0008697A" w:rsidRDefault="00B873C6" w:rsidP="0008697A">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t xml:space="preserve"> </w:t>
      </w:r>
      <w:r w:rsidRPr="00817899">
        <w:t>[</w:t>
      </w:r>
      <w:r w:rsidR="0008697A">
        <w:fldChar w:fldCharType="begin"/>
      </w:r>
      <w:r w:rsidR="0008697A">
        <w:instrText xml:space="preserve"> REF _Ref72677847 \r \h </w:instrText>
      </w:r>
      <w:r w:rsidR="0008697A">
        <w:fldChar w:fldCharType="separate"/>
      </w:r>
      <w:r w:rsidR="0008697A">
        <w:t>10</w:t>
      </w:r>
      <w:r w:rsidR="0008697A">
        <w:fldChar w:fldCharType="end"/>
      </w:r>
      <w:r w:rsidRPr="00817899">
        <w:t>]</w:t>
      </w:r>
      <w:r w:rsidRPr="008A6A7D">
        <w:t>.</w:t>
      </w:r>
      <w:r>
        <w:t xml:space="preserve"> </w:t>
      </w:r>
      <w:r>
        <w:rPr>
          <w:lang w:val="en-US"/>
        </w:rPr>
        <w:t>ER</w:t>
      </w:r>
      <w:r>
        <w:t xml:space="preserve"> диаграмма представлена на рис. 3.2.</w:t>
      </w:r>
    </w:p>
    <w:p w14:paraId="2AC8133E" w14:textId="77777777" w:rsidR="0008697A" w:rsidRDefault="0008697A">
      <w:pPr>
        <w:spacing w:after="160" w:line="259" w:lineRule="auto"/>
        <w:ind w:firstLine="0"/>
        <w:jc w:val="left"/>
      </w:pPr>
      <w:r>
        <w:br w:type="page"/>
      </w:r>
    </w:p>
    <w:p w14:paraId="4DC90DBB" w14:textId="31627FA8" w:rsidR="00B873C6" w:rsidRDefault="0008697A" w:rsidP="0008697A">
      <w:r>
        <w:lastRenderedPageBreak/>
        <w:t xml:space="preserve"> </w:t>
      </w:r>
    </w:p>
    <w:p w14:paraId="35208B83" w14:textId="77777777" w:rsidR="00B873C6" w:rsidRDefault="00B873C6" w:rsidP="00B873C6">
      <w:pPr>
        <w:pStyle w:val="af3"/>
      </w:pPr>
    </w:p>
    <w:tbl>
      <w:tblPr>
        <w:tblStyle w:val="af5"/>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rsidRPr="00740318" w14:paraId="384177B0" w14:textId="77777777" w:rsidTr="00CB7A31">
        <w:trPr>
          <w:cantSplit/>
          <w:trHeight w:val="3172"/>
        </w:trPr>
        <w:tc>
          <w:tcPr>
            <w:tcW w:w="709" w:type="dxa"/>
            <w:textDirection w:val="btLr"/>
          </w:tcPr>
          <w:p w14:paraId="3C94EC7E" w14:textId="77777777" w:rsidR="00B873C6" w:rsidRPr="00740318" w:rsidRDefault="00B873C6" w:rsidP="00CB7A31">
            <w:pPr>
              <w:ind w:left="113" w:right="113" w:firstLine="0"/>
              <w:jc w:val="center"/>
              <w:rPr>
                <w:b/>
                <w:i/>
              </w:rPr>
            </w:pPr>
            <w:r w:rsidRPr="00740318">
              <w:rPr>
                <w:b/>
                <w:i/>
              </w:rPr>
              <w:t>Рис. 3.</w:t>
            </w:r>
            <w:r>
              <w:rPr>
                <w:b/>
                <w:i/>
              </w:rPr>
              <w:t>2</w:t>
            </w:r>
            <w:r w:rsidRPr="00740318">
              <w:rPr>
                <w:b/>
                <w:i/>
              </w:rPr>
              <w:t xml:space="preserve">. </w:t>
            </w:r>
            <w:r w:rsidRPr="00740318">
              <w:rPr>
                <w:b/>
                <w:i/>
                <w:lang w:val="en-US"/>
              </w:rPr>
              <w:t xml:space="preserve">ER </w:t>
            </w:r>
            <w:r w:rsidRPr="00740318">
              <w:rPr>
                <w:b/>
                <w:i/>
              </w:rPr>
              <w:t>диаграмма</w:t>
            </w:r>
          </w:p>
        </w:tc>
      </w:tr>
    </w:tbl>
    <w:p w14:paraId="42997394" w14:textId="77777777" w:rsidR="00B873C6" w:rsidRPr="00DB7826" w:rsidRDefault="00B873C6" w:rsidP="00B873C6">
      <w:r w:rsidRPr="00D020F0">
        <w:rPr>
          <w:noProof/>
          <w:lang w:eastAsia="ru-RU"/>
        </w:rPr>
        <w:drawing>
          <wp:anchor distT="0" distB="0" distL="114300" distR="114300" simplePos="0" relativeHeight="251659264" behindDoc="0" locked="0" layoutInCell="1" allowOverlap="1" wp14:anchorId="54E15952" wp14:editId="642C8032">
            <wp:simplePos x="0" y="0"/>
            <wp:positionH relativeFrom="column">
              <wp:posOffset>-1577975</wp:posOffset>
            </wp:positionH>
            <wp:positionV relativeFrom="paragraph">
              <wp:posOffset>-918210</wp:posOffset>
            </wp:positionV>
            <wp:extent cx="8859520" cy="5400675"/>
            <wp:effectExtent l="0" t="4128" r="0" b="0"/>
            <wp:wrapSquare wrapText="r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13F3CA09" w14:textId="77777777" w:rsidR="00B873C6" w:rsidRPr="00920FF7" w:rsidRDefault="00B873C6" w:rsidP="00B873C6">
      <w:pPr>
        <w:pStyle w:val="af3"/>
        <w:rPr>
          <w:rFonts w:cs="Times New Roman"/>
        </w:rPr>
      </w:pPr>
    </w:p>
    <w:p w14:paraId="0A9A89DF" w14:textId="77777777" w:rsidR="00B873C6" w:rsidRDefault="00B873C6" w:rsidP="00B873C6">
      <w:pPr>
        <w:pStyle w:val="3"/>
        <w:rPr>
          <w:lang w:val="en-US"/>
        </w:rPr>
      </w:pPr>
      <w:bookmarkStart w:id="142" w:name="_Toc68534531"/>
      <w:r>
        <w:rPr>
          <w:lang w:val="en-US"/>
        </w:rPr>
        <w:lastRenderedPageBreak/>
        <w:t>BPMN</w:t>
      </w:r>
      <w:bookmarkEnd w:id="142"/>
    </w:p>
    <w:p w14:paraId="65A7F83E" w14:textId="77777777" w:rsidR="00B873C6" w:rsidRPr="000E2E0B" w:rsidRDefault="00B873C6" w:rsidP="00B873C6">
      <w:pPr>
        <w:rPr>
          <w:b/>
        </w:rPr>
      </w:pPr>
      <w:r>
        <w:t xml:space="preserve">Поставлена задача: разработать модель бизнес-процесса </w:t>
      </w:r>
      <w:r w:rsidRPr="001024D9">
        <w:t>для программного комплекса управления надежностью отправки электронных писем</w:t>
      </w:r>
      <w:r w:rsidRPr="000E2E0B">
        <w:rPr>
          <w:b/>
        </w:rPr>
        <w:t>.</w:t>
      </w:r>
    </w:p>
    <w:p w14:paraId="77EB4041" w14:textId="77777777" w:rsidR="00B873C6" w:rsidRDefault="00B873C6" w:rsidP="00B873C6">
      <w:r>
        <w:t>В качестве бизнес-процесса был рассмотрен процесс отправки сообщения.</w:t>
      </w:r>
    </w:p>
    <w:p w14:paraId="170D06BC" w14:textId="77777777" w:rsidR="00B873C6" w:rsidRDefault="00B873C6" w:rsidP="00B873C6">
      <w:r>
        <w:t>В данном процессе участвуют четыре исполнителя:</w:t>
      </w:r>
    </w:p>
    <w:p w14:paraId="69C81D5B" w14:textId="77777777" w:rsidR="00B873C6" w:rsidRDefault="00B873C6" w:rsidP="000D04AF">
      <w:pPr>
        <w:pStyle w:val="a6"/>
        <w:numPr>
          <w:ilvl w:val="0"/>
          <w:numId w:val="21"/>
        </w:numPr>
      </w:pPr>
      <w:r>
        <w:t>Пользователь как инициатор процесса.</w:t>
      </w:r>
    </w:p>
    <w:p w14:paraId="3D1B1BB4" w14:textId="77777777" w:rsidR="00B873C6" w:rsidRDefault="00B873C6" w:rsidP="000D04AF">
      <w:pPr>
        <w:pStyle w:val="a6"/>
        <w:numPr>
          <w:ilvl w:val="0"/>
          <w:numId w:val="21"/>
        </w:numPr>
      </w:pPr>
      <w:r>
        <w:t>Клиентская часть, обрабатывающая введенные пользователем данные и отправляющая запрос на сервер.</w:t>
      </w:r>
    </w:p>
    <w:p w14:paraId="54029498" w14:textId="77777777" w:rsidR="00B873C6" w:rsidRDefault="00B873C6" w:rsidP="000D04AF">
      <w:pPr>
        <w:pStyle w:val="a6"/>
        <w:numPr>
          <w:ilvl w:val="0"/>
          <w:numId w:val="21"/>
        </w:numPr>
      </w:pPr>
      <w:r>
        <w:t>Серверная часть принимает запрос от клиентской части, формирует письмо, заносит его в базу данных и отправляет письмо в очередь.</w:t>
      </w:r>
    </w:p>
    <w:p w14:paraId="020B5AA6" w14:textId="77777777" w:rsidR="00B873C6" w:rsidRDefault="00B873C6" w:rsidP="000D04AF">
      <w:pPr>
        <w:pStyle w:val="a6"/>
        <w:numPr>
          <w:ilvl w:val="0"/>
          <w:numId w:val="21"/>
        </w:numPr>
      </w:pPr>
      <w:r>
        <w:t>Сторонние сервисы доставки.</w:t>
      </w:r>
    </w:p>
    <w:p w14:paraId="08A1341A" w14:textId="77777777" w:rsidR="00B873C6" w:rsidRDefault="00B873C6" w:rsidP="00B873C6">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2B5879DA" w14:textId="77777777" w:rsidR="00B873C6" w:rsidRDefault="00B873C6" w:rsidP="00B873C6">
      <w:r>
        <w:t xml:space="preserve">Серверная часть принимает запрос от клиентской части, формирует письмо, заносит его в базу данных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7C4777B3" w14:textId="77777777" w:rsidR="00B873C6" w:rsidRDefault="00B873C6" w:rsidP="00B873C6">
      <w:r>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5CC804F9" w14:textId="77777777" w:rsidR="00B873C6" w:rsidRPr="00244EA4" w:rsidRDefault="00B873C6" w:rsidP="00B873C6">
      <w:r>
        <w:t>Диаграмма модели бизнес-процесса представлена на рис. 3.7.</w:t>
      </w:r>
    </w:p>
    <w:p w14:paraId="0073BF1E" w14:textId="77777777" w:rsidR="00B873C6" w:rsidRDefault="00B873C6" w:rsidP="00B873C6">
      <w:r w:rsidRPr="001F5000">
        <w:rPr>
          <w:noProof/>
          <w:lang w:eastAsia="ru-RU"/>
        </w:rPr>
        <w:lastRenderedPageBreak/>
        <w:drawing>
          <wp:anchor distT="0" distB="0" distL="114300" distR="114300" simplePos="0" relativeHeight="251660288" behindDoc="0" locked="0" layoutInCell="1" allowOverlap="1" wp14:anchorId="1A3EDD1A" wp14:editId="78B4E73D">
            <wp:simplePos x="0" y="0"/>
            <wp:positionH relativeFrom="column">
              <wp:posOffset>-1975485</wp:posOffset>
            </wp:positionH>
            <wp:positionV relativeFrom="paragraph">
              <wp:posOffset>2266950</wp:posOffset>
            </wp:positionV>
            <wp:extent cx="9157970" cy="4636770"/>
            <wp:effectExtent l="0" t="6350" r="0" b="0"/>
            <wp:wrapSquare wrapText="r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9157970" cy="4636770"/>
                    </a:xfrm>
                    <a:prstGeom prst="rect">
                      <a:avLst/>
                    </a:prstGeom>
                  </pic:spPr>
                </pic:pic>
              </a:graphicData>
            </a:graphic>
            <wp14:sizeRelH relativeFrom="margin">
              <wp14:pctWidth>0</wp14:pctWidth>
            </wp14:sizeRelH>
            <wp14:sizeRelV relativeFrom="margin">
              <wp14:pctHeight>0</wp14:pctHeight>
            </wp14:sizeRelV>
          </wp:anchor>
        </w:drawing>
      </w:r>
    </w:p>
    <w:tbl>
      <w:tblPr>
        <w:tblStyle w:val="af5"/>
        <w:tblpPr w:leftFromText="180" w:rightFromText="180" w:vertAnchor="text" w:horzAnchor="page" w:tblpX="9652" w:tblpY="-9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B873C6" w14:paraId="4FA71EA8" w14:textId="77777777" w:rsidTr="00CB7A31">
        <w:trPr>
          <w:cantSplit/>
          <w:trHeight w:val="13886"/>
        </w:trPr>
        <w:tc>
          <w:tcPr>
            <w:tcW w:w="709" w:type="dxa"/>
            <w:textDirection w:val="btLr"/>
          </w:tcPr>
          <w:p w14:paraId="7377A2A2" w14:textId="77777777" w:rsidR="00B873C6" w:rsidRPr="00DD036B" w:rsidRDefault="00B873C6" w:rsidP="00CB7A31">
            <w:pPr>
              <w:ind w:left="113" w:right="113" w:firstLine="0"/>
              <w:jc w:val="center"/>
              <w:rPr>
                <w:b/>
                <w:i/>
              </w:rPr>
            </w:pPr>
            <w:r w:rsidRPr="00DD036B">
              <w:rPr>
                <w:b/>
                <w:i/>
              </w:rPr>
              <w:t>Рис. 3.</w:t>
            </w:r>
            <w:r>
              <w:rPr>
                <w:b/>
                <w:i/>
              </w:rPr>
              <w:t>7.</w:t>
            </w:r>
            <w:r w:rsidRPr="00DD036B">
              <w:rPr>
                <w:b/>
                <w:i/>
              </w:rPr>
              <w:t xml:space="preserve"> Диаграмма модели бизнес-процесса</w:t>
            </w:r>
          </w:p>
        </w:tc>
      </w:tr>
    </w:tbl>
    <w:p w14:paraId="594FF782" w14:textId="77777777" w:rsidR="00B873C6" w:rsidRPr="00D72327" w:rsidRDefault="00B873C6" w:rsidP="00B873C6"/>
    <w:p w14:paraId="6BD72651" w14:textId="77777777" w:rsidR="00B873C6" w:rsidRDefault="00B873C6" w:rsidP="00B873C6">
      <w:pPr>
        <w:keepNext/>
        <w:ind w:firstLine="0"/>
        <w:jc w:val="center"/>
      </w:pPr>
    </w:p>
    <w:p w14:paraId="37E5E770" w14:textId="77777777" w:rsidR="00B873C6" w:rsidRDefault="00B873C6" w:rsidP="00B873C6">
      <w:pPr>
        <w:pStyle w:val="af3"/>
      </w:pPr>
    </w:p>
    <w:p w14:paraId="09EC90D4" w14:textId="77777777" w:rsidR="00B873C6" w:rsidRPr="00DD036B" w:rsidRDefault="00B873C6" w:rsidP="00B873C6"/>
    <w:p w14:paraId="537CC006" w14:textId="77777777" w:rsidR="00B873C6" w:rsidRDefault="00B873C6" w:rsidP="00B873C6">
      <w:pPr>
        <w:pStyle w:val="2"/>
        <w:numPr>
          <w:ilvl w:val="0"/>
          <w:numId w:val="0"/>
        </w:numPr>
        <w:jc w:val="both"/>
      </w:pPr>
      <w:r>
        <w:br w:type="page"/>
      </w:r>
    </w:p>
    <w:p w14:paraId="73DF8A0E" w14:textId="77777777" w:rsidR="00B873C6" w:rsidRDefault="00B873C6" w:rsidP="00B873C6">
      <w:pPr>
        <w:pStyle w:val="2"/>
        <w:spacing w:line="240" w:lineRule="auto"/>
      </w:pPr>
      <w:bookmarkStart w:id="143" w:name="_Toc68534532"/>
      <w:r>
        <w:lastRenderedPageBreak/>
        <w:t>Проектирование интерфейса</w:t>
      </w:r>
      <w:bookmarkEnd w:id="143"/>
    </w:p>
    <w:p w14:paraId="61C04028" w14:textId="77777777" w:rsidR="00B873C6" w:rsidRDefault="00B873C6" w:rsidP="00B873C6">
      <w:pPr>
        <w:rPr>
          <w:color w:val="auto"/>
        </w:rPr>
      </w:pPr>
      <w:r>
        <w:t>При проектировании интерфейса должны быть учтены следующие критерии эргономики:</w:t>
      </w:r>
    </w:p>
    <w:p w14:paraId="276A2F26" w14:textId="77777777" w:rsidR="00B873C6" w:rsidRDefault="00B873C6" w:rsidP="000D04AF">
      <w:pPr>
        <w:pStyle w:val="a6"/>
        <w:numPr>
          <w:ilvl w:val="0"/>
          <w:numId w:val="44"/>
        </w:numPr>
      </w:pPr>
      <w:r>
        <w:t>скорость работы пользователя.</w:t>
      </w:r>
    </w:p>
    <w:p w14:paraId="2F9F9EDF" w14:textId="77777777" w:rsidR="00B873C6" w:rsidRDefault="00B873C6" w:rsidP="000D04AF">
      <w:pPr>
        <w:pStyle w:val="a6"/>
        <w:numPr>
          <w:ilvl w:val="0"/>
          <w:numId w:val="44"/>
        </w:numPr>
      </w:pPr>
      <w:r>
        <w:t>количество человеческих ошибок.</w:t>
      </w:r>
    </w:p>
    <w:p w14:paraId="199E913A" w14:textId="77777777" w:rsidR="00B873C6" w:rsidRDefault="00B873C6" w:rsidP="000D04AF">
      <w:pPr>
        <w:pStyle w:val="a6"/>
        <w:numPr>
          <w:ilvl w:val="0"/>
          <w:numId w:val="44"/>
        </w:numPr>
      </w:pPr>
      <w:r>
        <w:t>скорость обучения.</w:t>
      </w:r>
    </w:p>
    <w:p w14:paraId="73362B18" w14:textId="77777777" w:rsidR="00B873C6" w:rsidRDefault="00B873C6" w:rsidP="000D04AF">
      <w:pPr>
        <w:pStyle w:val="a6"/>
        <w:numPr>
          <w:ilvl w:val="0"/>
          <w:numId w:val="44"/>
        </w:numPr>
      </w:pPr>
      <w:r>
        <w:t>субъективная удовлетворенность пользователя.</w:t>
      </w:r>
    </w:p>
    <w:p w14:paraId="00202D6F" w14:textId="77777777" w:rsidR="00B873C6" w:rsidRDefault="00B873C6" w:rsidP="00B873C6">
      <w:r>
        <w:t>Макеты основных интерфейсов представлены на рис. 3.8-3.10.</w:t>
      </w:r>
    </w:p>
    <w:p w14:paraId="6D7BBC96" w14:textId="77777777" w:rsidR="00B873C6" w:rsidRDefault="00B873C6" w:rsidP="00B873C6">
      <w:pPr>
        <w:keepNext/>
        <w:ind w:firstLine="0"/>
        <w:jc w:val="center"/>
      </w:pPr>
      <w:r>
        <w:rPr>
          <w:noProof/>
          <w:lang w:eastAsia="ru-RU"/>
        </w:rPr>
        <w:drawing>
          <wp:inline distT="0" distB="0" distL="0" distR="0" wp14:anchorId="4F180339" wp14:editId="6740897B">
            <wp:extent cx="6238996" cy="3510951"/>
            <wp:effectExtent l="0" t="0" r="9525" b="0"/>
            <wp:docPr id="27" name="Рисунок 27"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0622" cy="3523121"/>
                    </a:xfrm>
                    <a:prstGeom prst="rect">
                      <a:avLst/>
                    </a:prstGeom>
                    <a:noFill/>
                    <a:ln>
                      <a:noFill/>
                    </a:ln>
                  </pic:spPr>
                </pic:pic>
              </a:graphicData>
            </a:graphic>
          </wp:inline>
        </w:drawing>
      </w:r>
    </w:p>
    <w:p w14:paraId="3EFEA85A" w14:textId="77777777" w:rsidR="00B873C6" w:rsidRDefault="00B873C6" w:rsidP="00B873C6">
      <w:pPr>
        <w:pStyle w:val="ad"/>
      </w:pPr>
      <w:r>
        <w:t>Рис. 3.8. Форма создания письма</w:t>
      </w:r>
    </w:p>
    <w:p w14:paraId="4A8D4F19" w14:textId="77777777" w:rsidR="00B873C6" w:rsidRDefault="00B873C6" w:rsidP="00B873C6">
      <w:pPr>
        <w:pStyle w:val="ad"/>
        <w:keepNext/>
      </w:pPr>
      <w:r>
        <w:rPr>
          <w:noProof/>
          <w:lang w:eastAsia="ru-RU"/>
        </w:rPr>
        <w:lastRenderedPageBreak/>
        <w:drawing>
          <wp:inline distT="0" distB="0" distL="0" distR="0" wp14:anchorId="31E7237A" wp14:editId="0B48D976">
            <wp:extent cx="6120130" cy="3444061"/>
            <wp:effectExtent l="0" t="0" r="0" b="4445"/>
            <wp:docPr id="28" name="Рисунок 28"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2A205A16" w14:textId="77777777" w:rsidR="00B873C6" w:rsidRDefault="00B873C6" w:rsidP="00B873C6">
      <w:pPr>
        <w:pStyle w:val="af3"/>
      </w:pPr>
      <w:r>
        <w:t>Рис. 3.9. Страница с доступными сервисами доставки</w:t>
      </w:r>
    </w:p>
    <w:p w14:paraId="362CB5F7" w14:textId="77777777" w:rsidR="00B873C6" w:rsidRPr="002661FF" w:rsidRDefault="00B873C6" w:rsidP="00B873C6"/>
    <w:p w14:paraId="6C4D9281" w14:textId="77777777" w:rsidR="00B873C6" w:rsidRDefault="00B873C6" w:rsidP="00B873C6">
      <w:pPr>
        <w:keepNext/>
        <w:ind w:firstLine="0"/>
      </w:pPr>
      <w:r>
        <w:rPr>
          <w:noProof/>
          <w:lang w:eastAsia="ru-RU"/>
        </w:rPr>
        <w:drawing>
          <wp:inline distT="0" distB="0" distL="0" distR="0" wp14:anchorId="04CB4B0E" wp14:editId="060AFAA2">
            <wp:extent cx="6120130" cy="3444061"/>
            <wp:effectExtent l="0" t="0" r="0" b="4445"/>
            <wp:docPr id="29" name="Рисунок 29"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76FA4D88" w14:textId="77777777" w:rsidR="00B873C6" w:rsidRPr="00887118" w:rsidRDefault="00B873C6" w:rsidP="00B873C6">
      <w:pPr>
        <w:pStyle w:val="af3"/>
      </w:pPr>
      <w:r>
        <w:t>Рис. 3.10. Журнал сообщений</w:t>
      </w:r>
    </w:p>
    <w:p w14:paraId="00D18E26" w14:textId="2A5D1F9B" w:rsidR="004E1D4D" w:rsidRDefault="00007156" w:rsidP="00034875">
      <w:pPr>
        <w:pStyle w:val="1"/>
        <w:spacing w:after="0"/>
      </w:pPr>
      <w:r>
        <w:rPr>
          <w:caps w:val="0"/>
        </w:rPr>
        <w:lastRenderedPageBreak/>
        <w:t>ТЕХНИКО-ЭКОНОМИЧЕСКАЯ ЧАСТЬ</w:t>
      </w:r>
      <w:bookmarkEnd w:id="130"/>
      <w:bookmarkEnd w:id="131"/>
      <w:bookmarkEnd w:id="132"/>
      <w:bookmarkEnd w:id="133"/>
      <w:bookmarkEnd w:id="134"/>
    </w:p>
    <w:p w14:paraId="02470493" w14:textId="77777777" w:rsidR="004E1D4D" w:rsidRDefault="004E1D4D" w:rsidP="00034875">
      <w:pPr>
        <w:ind w:firstLine="708"/>
        <w:contextualSpacing/>
        <w:rPr>
          <w:rFonts w:eastAsia="Times New Roman"/>
        </w:rPr>
      </w:pPr>
      <w:r w:rsidRPr="005A7253">
        <w:rPr>
          <w:rFonts w:eastAsia="Times New Roman"/>
        </w:rPr>
        <w:t>Перед началом разработки любо</w:t>
      </w:r>
      <w:r>
        <w:rPr>
          <w:rFonts w:eastAsia="Times New Roman"/>
        </w:rPr>
        <w:t>й</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необходимо выяснить, насколько целесообразна е</w:t>
      </w:r>
      <w:r>
        <w:rPr>
          <w:rFonts w:eastAsia="Times New Roman"/>
        </w:rPr>
        <w:t>е разработка,</w:t>
      </w:r>
      <w:r w:rsidRPr="005A7253">
        <w:rPr>
          <w:rFonts w:eastAsia="Times New Roman"/>
        </w:rPr>
        <w:t xml:space="preserve"> как с точки зрения полезности, так и с точки зрения </w:t>
      </w:r>
      <w:r>
        <w:rPr>
          <w:rFonts w:eastAsia="Times New Roman"/>
        </w:rPr>
        <w:t>экономической эффективности</w:t>
      </w:r>
      <w:r w:rsidRPr="005A7253">
        <w:rPr>
          <w:rFonts w:eastAsia="Times New Roman"/>
        </w:rPr>
        <w:t xml:space="preserve">. В </w:t>
      </w:r>
      <w:r>
        <w:rPr>
          <w:rFonts w:eastAsia="Times New Roman"/>
        </w:rPr>
        <w:t>технико-экономической</w:t>
      </w:r>
      <w:r w:rsidRPr="005A7253">
        <w:rPr>
          <w:rFonts w:eastAsia="Times New Roman"/>
        </w:rPr>
        <w:t xml:space="preserve"> части работы рассматриваются вопросы организации работ </w:t>
      </w:r>
      <w:r>
        <w:rPr>
          <w:rFonts w:eastAsia="Times New Roman"/>
        </w:rPr>
        <w:t>по созданию и внедрению</w:t>
      </w:r>
      <w:r w:rsidRPr="005A7253">
        <w:rPr>
          <w:rFonts w:eastAsia="Times New Roman"/>
        </w:rPr>
        <w:t xml:space="preserve"> программно</w:t>
      </w:r>
      <w:r>
        <w:rPr>
          <w:rFonts w:eastAsia="Times New Roman"/>
        </w:rPr>
        <w:t>й</w:t>
      </w:r>
      <w:r w:rsidRPr="005A7253">
        <w:rPr>
          <w:rFonts w:eastAsia="Times New Roman"/>
        </w:rPr>
        <w:t xml:space="preserve"> </w:t>
      </w:r>
      <w:r>
        <w:rPr>
          <w:rFonts w:eastAsia="Times New Roman"/>
        </w:rPr>
        <w:t>системы</w:t>
      </w:r>
      <w:r w:rsidRPr="005A7253">
        <w:rPr>
          <w:rFonts w:eastAsia="Times New Roman"/>
        </w:rPr>
        <w:t xml:space="preserve">, </w:t>
      </w:r>
      <w:r>
        <w:rPr>
          <w:rFonts w:eastAsia="Times New Roman"/>
        </w:rPr>
        <w:t xml:space="preserve">а также приводится </w:t>
      </w:r>
      <w:r w:rsidRPr="005A7253">
        <w:rPr>
          <w:rFonts w:eastAsia="Times New Roman"/>
        </w:rPr>
        <w:t>расч</w:t>
      </w:r>
      <w:r>
        <w:rPr>
          <w:rFonts w:eastAsia="Times New Roman"/>
        </w:rPr>
        <w:t>ё</w:t>
      </w:r>
      <w:r w:rsidRPr="005A7253">
        <w:rPr>
          <w:rFonts w:eastAsia="Times New Roman"/>
        </w:rPr>
        <w:t xml:space="preserve">т </w:t>
      </w:r>
      <w:r>
        <w:rPr>
          <w:rFonts w:eastAsia="Times New Roman"/>
        </w:rPr>
        <w:t>ее</w:t>
      </w:r>
      <w:r w:rsidRPr="005A7253">
        <w:rPr>
          <w:rFonts w:eastAsia="Times New Roman"/>
        </w:rPr>
        <w:t xml:space="preserve"> </w:t>
      </w:r>
      <w:r>
        <w:rPr>
          <w:rFonts w:eastAsia="Times New Roman"/>
        </w:rPr>
        <w:t>себестоимости.</w:t>
      </w:r>
    </w:p>
    <w:p w14:paraId="79873ACA" w14:textId="77777777" w:rsidR="004E1D4D" w:rsidRDefault="004E1D4D" w:rsidP="00034875">
      <w:pPr>
        <w:pStyle w:val="2"/>
        <w:spacing w:after="0"/>
      </w:pPr>
      <w:bookmarkStart w:id="144" w:name="_Toc67512703"/>
      <w:bookmarkStart w:id="145" w:name="_Toc322893641"/>
      <w:bookmarkStart w:id="146" w:name="_Toc359344425"/>
      <w:r>
        <w:t>Организационная структура проекта</w:t>
      </w:r>
      <w:bookmarkEnd w:id="144"/>
    </w:p>
    <w:p w14:paraId="53E75658" w14:textId="5775E98F" w:rsidR="004E1D4D" w:rsidRDefault="004E1D4D" w:rsidP="00034875">
      <w:r>
        <w:t xml:space="preserve">Организационная структура проекта </w:t>
      </w:r>
      <w:r w:rsidRPr="001E18AD">
        <w:t>(</w:t>
      </w:r>
      <w:r>
        <w:rPr>
          <w:lang w:val="en-US"/>
        </w:rPr>
        <w:t>OBS</w:t>
      </w:r>
      <w:r w:rsidRPr="001E18AD">
        <w:t>)</w:t>
      </w:r>
      <w:r>
        <w:t xml:space="preserve"> приведена на рис. </w:t>
      </w:r>
      <w:r w:rsidR="006A4450">
        <w:t>5</w:t>
      </w:r>
      <w:r>
        <w:t>.1.</w:t>
      </w:r>
    </w:p>
    <w:p w14:paraId="6CE86254" w14:textId="77777777" w:rsidR="004E1D4D" w:rsidRDefault="004E1D4D" w:rsidP="00034875">
      <w:pPr>
        <w:ind w:firstLine="0"/>
        <w:jc w:val="center"/>
      </w:pPr>
      <w:r w:rsidRPr="009A4CA0">
        <w:rPr>
          <w:noProof/>
          <w:lang w:eastAsia="ru-RU"/>
        </w:rPr>
        <w:drawing>
          <wp:inline distT="0" distB="0" distL="0" distR="0" wp14:anchorId="0F9F37C1" wp14:editId="6A2A91AC">
            <wp:extent cx="6120130" cy="944049"/>
            <wp:effectExtent l="0" t="0" r="0" b="8890"/>
            <wp:docPr id="17" name="Рисунок 17" descr="C:\Users\r0bar\Documents\GitHub\MessageDeliveryService\Экономическая часть\Р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0bar\Documents\GitHub\MessageDeliveryService\Экономическая часть\Роли.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944049"/>
                    </a:xfrm>
                    <a:prstGeom prst="rect">
                      <a:avLst/>
                    </a:prstGeom>
                    <a:noFill/>
                    <a:ln>
                      <a:noFill/>
                    </a:ln>
                  </pic:spPr>
                </pic:pic>
              </a:graphicData>
            </a:graphic>
          </wp:inline>
        </w:drawing>
      </w:r>
    </w:p>
    <w:p w14:paraId="2A113417" w14:textId="45934DD7" w:rsidR="004E1D4D" w:rsidRDefault="004E1D4D" w:rsidP="00034875">
      <w:pPr>
        <w:pStyle w:val="ad"/>
        <w:spacing w:after="0"/>
      </w:pPr>
      <w:r>
        <w:t xml:space="preserve">Рис. </w:t>
      </w:r>
      <w:r w:rsidR="00FC1972">
        <w:t>5</w:t>
      </w:r>
      <w:r>
        <w:t>.1. Организационная структура проекта</w:t>
      </w:r>
    </w:p>
    <w:p w14:paraId="71082EB1" w14:textId="77777777" w:rsidR="004E1D4D" w:rsidRDefault="004E1D4D" w:rsidP="00034875">
      <w:pPr>
        <w:pStyle w:val="2"/>
        <w:spacing w:after="0"/>
      </w:pPr>
      <w:bookmarkStart w:id="147" w:name="_Toc67512704"/>
      <w:bookmarkEnd w:id="145"/>
      <w:bookmarkEnd w:id="146"/>
      <w:r w:rsidRPr="00FC1972">
        <w:t>Календарный</w:t>
      </w:r>
      <w:r>
        <w:t xml:space="preserve"> план проекта</w:t>
      </w:r>
      <w:bookmarkEnd w:id="147"/>
    </w:p>
    <w:p w14:paraId="61F4426C" w14:textId="77777777" w:rsidR="004E1D4D" w:rsidRPr="001E5905" w:rsidRDefault="004E1D4D" w:rsidP="00034875">
      <w:pPr>
        <w:contextualSpacing/>
        <w:rPr>
          <w:rFonts w:eastAsia="Times New Roman"/>
        </w:rPr>
      </w:pPr>
      <w:r w:rsidRPr="003C1ED5">
        <w:rPr>
          <w:rFonts w:eastAsia="Times New Roman"/>
        </w:rPr>
        <w:t xml:space="preserve">Для оценки расходов на реализацию проекта </w:t>
      </w:r>
      <w:r>
        <w:rPr>
          <w:rFonts w:eastAsia="Times New Roman"/>
        </w:rPr>
        <w:t xml:space="preserve">в числе прочих необходимо </w:t>
      </w:r>
      <w:r w:rsidRPr="003C1ED5">
        <w:rPr>
          <w:rFonts w:eastAsia="Times New Roman"/>
        </w:rPr>
        <w:t xml:space="preserve">определить </w:t>
      </w:r>
      <w:r>
        <w:rPr>
          <w:rFonts w:eastAsia="Times New Roman"/>
        </w:rPr>
        <w:t>временные затраты на его реализацию</w:t>
      </w:r>
      <w:r w:rsidRPr="003C1ED5">
        <w:rPr>
          <w:rFonts w:eastAsia="Times New Roman"/>
        </w:rPr>
        <w:t xml:space="preserve">. </w:t>
      </w:r>
      <w:r>
        <w:rPr>
          <w:rFonts w:eastAsia="Times New Roman"/>
        </w:rPr>
        <w:t>Для определения временных затрат проекта необходимо разработать календарный план проекта.</w:t>
      </w:r>
      <w:r w:rsidRPr="001E5905">
        <w:rPr>
          <w:rFonts w:eastAsia="Times New Roman"/>
        </w:rPr>
        <w:t xml:space="preserve"> Реализуемый проект является типовым для Компании, исходя из этого</w:t>
      </w:r>
      <w:r>
        <w:rPr>
          <w:rFonts w:eastAsia="Times New Roman"/>
        </w:rPr>
        <w:t>,</w:t>
      </w:r>
      <w:r w:rsidRPr="001E5905">
        <w:rPr>
          <w:rFonts w:eastAsia="Times New Roman"/>
        </w:rPr>
        <w:t xml:space="preserve"> был сформирован состав работ проекта, определена их длительность, а также распределение ресурсов по ним. При разработке календарного плана были учтены ограничения и допущения, накладываемые на проект Заказчиком.</w:t>
      </w:r>
    </w:p>
    <w:p w14:paraId="72A50877" w14:textId="77777777" w:rsidR="004E1D4D" w:rsidRDefault="004E1D4D" w:rsidP="00034875">
      <w:pPr>
        <w:contextualSpacing/>
        <w:rPr>
          <w:rFonts w:eastAsia="Times New Roman"/>
        </w:rPr>
      </w:pPr>
      <w:r>
        <w:rPr>
          <w:rFonts w:eastAsia="Times New Roman"/>
        </w:rPr>
        <w:t>Для реализации проекта необходимо выполнить следующие работы:</w:t>
      </w:r>
    </w:p>
    <w:p w14:paraId="4042B843"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Сбор требований Заказчика к разрабатываемому ПО.</w:t>
      </w:r>
    </w:p>
    <w:p w14:paraId="5AA3C6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 xml:space="preserve">Разработка и согласование </w:t>
      </w:r>
      <w:r>
        <w:rPr>
          <w:rFonts w:eastAsia="Times New Roman"/>
        </w:rPr>
        <w:t>ТЗ</w:t>
      </w:r>
      <w:r w:rsidRPr="00884CEC">
        <w:rPr>
          <w:rFonts w:eastAsia="Times New Roman"/>
        </w:rPr>
        <w:t>.</w:t>
      </w:r>
    </w:p>
    <w:p w14:paraId="57F27150" w14:textId="77777777" w:rsidR="004E1D4D" w:rsidRPr="00884CEC" w:rsidRDefault="004E1D4D" w:rsidP="000D04AF">
      <w:pPr>
        <w:pStyle w:val="a6"/>
        <w:numPr>
          <w:ilvl w:val="0"/>
          <w:numId w:val="31"/>
        </w:numPr>
        <w:ind w:left="1560" w:hanging="426"/>
        <w:rPr>
          <w:rFonts w:eastAsia="Times New Roman"/>
        </w:rPr>
      </w:pPr>
      <w:bookmarkStart w:id="148" w:name="_Ref72674830"/>
      <w:r w:rsidRPr="00884CEC">
        <w:rPr>
          <w:rFonts w:eastAsia="Times New Roman"/>
        </w:rPr>
        <w:t>Разработка технического проекта.</w:t>
      </w:r>
      <w:bookmarkEnd w:id="148"/>
    </w:p>
    <w:p w14:paraId="0AF1DC90" w14:textId="77777777" w:rsidR="004E1D4D" w:rsidRDefault="004E1D4D" w:rsidP="000D04AF">
      <w:pPr>
        <w:pStyle w:val="a6"/>
        <w:numPr>
          <w:ilvl w:val="0"/>
          <w:numId w:val="31"/>
        </w:numPr>
        <w:ind w:left="1560" w:hanging="426"/>
        <w:rPr>
          <w:rFonts w:eastAsia="Times New Roman"/>
        </w:rPr>
      </w:pPr>
      <w:r w:rsidRPr="00884CEC">
        <w:rPr>
          <w:rFonts w:eastAsia="Times New Roman"/>
        </w:rPr>
        <w:t>Разработка моделей бизнес-процессов.</w:t>
      </w:r>
    </w:p>
    <w:p w14:paraId="7BA73343" w14:textId="77777777" w:rsidR="004E1D4D" w:rsidRPr="00884CEC" w:rsidRDefault="004E1D4D" w:rsidP="000D04AF">
      <w:pPr>
        <w:pStyle w:val="a6"/>
        <w:numPr>
          <w:ilvl w:val="0"/>
          <w:numId w:val="31"/>
        </w:numPr>
        <w:ind w:left="1560" w:hanging="426"/>
        <w:rPr>
          <w:rFonts w:eastAsia="Times New Roman"/>
        </w:rPr>
      </w:pPr>
      <w:r>
        <w:rPr>
          <w:rFonts w:eastAsia="Times New Roman"/>
        </w:rPr>
        <w:t>Проектирование интерфейсов.</w:t>
      </w:r>
    </w:p>
    <w:p w14:paraId="58667E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иерархии пользовательских интерфейсов.</w:t>
      </w:r>
    </w:p>
    <w:p w14:paraId="6F21735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Проектирование архитектуры серверной части.</w:t>
      </w:r>
    </w:p>
    <w:p w14:paraId="7151BCFE"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lastRenderedPageBreak/>
        <w:t xml:space="preserve">Определение методов WEB API и их сигнатур. </w:t>
      </w:r>
    </w:p>
    <w:p w14:paraId="67CC6311"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серверной части.</w:t>
      </w:r>
    </w:p>
    <w:p w14:paraId="27017AB0"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тестов для клиентской части.</w:t>
      </w:r>
    </w:p>
    <w:p w14:paraId="7ECC80E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серверной части.</w:t>
      </w:r>
    </w:p>
    <w:p w14:paraId="067A55B9"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Разработка клиентской части.</w:t>
      </w:r>
    </w:p>
    <w:p w14:paraId="1E373D0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серверной части.</w:t>
      </w:r>
    </w:p>
    <w:p w14:paraId="482DE0F5"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взаимодействия серверной части и клиентской части.</w:t>
      </w:r>
    </w:p>
    <w:p w14:paraId="231BEA8D" w14:textId="77777777" w:rsidR="004E1D4D" w:rsidRPr="00884CEC" w:rsidRDefault="004E1D4D" w:rsidP="000D04AF">
      <w:pPr>
        <w:pStyle w:val="a6"/>
        <w:numPr>
          <w:ilvl w:val="0"/>
          <w:numId w:val="31"/>
        </w:numPr>
        <w:ind w:left="1560" w:hanging="426"/>
        <w:rPr>
          <w:rFonts w:eastAsia="Times New Roman"/>
        </w:rPr>
      </w:pPr>
      <w:r w:rsidRPr="00884CEC">
        <w:rPr>
          <w:rFonts w:eastAsia="Times New Roman"/>
        </w:rPr>
        <w:t>Тестирование работы клиентской части.</w:t>
      </w:r>
    </w:p>
    <w:p w14:paraId="0101EB02" w14:textId="4F1EF1DD" w:rsidR="004E1D4D" w:rsidRPr="00884CEC" w:rsidRDefault="004E1D4D" w:rsidP="000D04AF">
      <w:pPr>
        <w:pStyle w:val="a6"/>
        <w:numPr>
          <w:ilvl w:val="0"/>
          <w:numId w:val="31"/>
        </w:numPr>
        <w:ind w:left="1560" w:hanging="426"/>
        <w:rPr>
          <w:rFonts w:eastAsia="Times New Roman"/>
        </w:rPr>
      </w:pPr>
      <w:r>
        <w:rPr>
          <w:rFonts w:eastAsia="Times New Roman"/>
        </w:rPr>
        <w:t>Кросс</w:t>
      </w:r>
      <w:r w:rsidRPr="00884CEC">
        <w:rPr>
          <w:rFonts w:eastAsia="Times New Roman"/>
        </w:rPr>
        <w:t>браузерное тестирование интерфейсов.</w:t>
      </w:r>
    </w:p>
    <w:p w14:paraId="41A15FA7" w14:textId="77777777" w:rsidR="004E1D4D" w:rsidRDefault="004E1D4D" w:rsidP="000D04AF">
      <w:pPr>
        <w:pStyle w:val="a6"/>
        <w:numPr>
          <w:ilvl w:val="0"/>
          <w:numId w:val="31"/>
        </w:numPr>
        <w:ind w:left="1560" w:hanging="426"/>
        <w:rPr>
          <w:rFonts w:eastAsia="Times New Roman"/>
        </w:rPr>
      </w:pPr>
      <w:r w:rsidRPr="003B7302">
        <w:rPr>
          <w:rFonts w:eastAsia="Times New Roman"/>
        </w:rPr>
        <w:t xml:space="preserve">Разработка пользовательской документации. </w:t>
      </w:r>
    </w:p>
    <w:p w14:paraId="66DF5EC9" w14:textId="77777777" w:rsidR="004E1D4D" w:rsidRPr="003B7302" w:rsidRDefault="004E1D4D" w:rsidP="000D04AF">
      <w:pPr>
        <w:pStyle w:val="a6"/>
        <w:numPr>
          <w:ilvl w:val="0"/>
          <w:numId w:val="31"/>
        </w:numPr>
        <w:ind w:left="1560" w:hanging="426"/>
        <w:rPr>
          <w:rFonts w:eastAsia="Times New Roman"/>
        </w:rPr>
      </w:pPr>
      <w:r w:rsidRPr="003B7302">
        <w:rPr>
          <w:rFonts w:eastAsia="Times New Roman"/>
        </w:rPr>
        <w:t>Внедрение ПО.</w:t>
      </w:r>
    </w:p>
    <w:p w14:paraId="22443783" w14:textId="3CA5F0B3" w:rsidR="004E1D4D" w:rsidRDefault="004E1D4D" w:rsidP="00034875">
      <w:pPr>
        <w:contextualSpacing/>
        <w:rPr>
          <w:rFonts w:eastAsia="Times New Roman"/>
        </w:rPr>
      </w:pPr>
      <w:r>
        <w:rPr>
          <w:rFonts w:eastAsia="Times New Roman"/>
        </w:rPr>
        <w:t xml:space="preserve">Распределение человеческих ресурсов по работам проекта и степень их загрузки приведены в табл. </w:t>
      </w:r>
      <w:r w:rsidR="00FC1972">
        <w:rPr>
          <w:rFonts w:eastAsia="Times New Roman"/>
        </w:rPr>
        <w:t>5</w:t>
      </w:r>
      <w:r>
        <w:rPr>
          <w:rFonts w:eastAsia="Times New Roman"/>
        </w:rPr>
        <w:t>.1.</w:t>
      </w:r>
    </w:p>
    <w:p w14:paraId="2E12650C" w14:textId="63A4E5E1" w:rsidR="004E1D4D" w:rsidRPr="00661D92" w:rsidRDefault="004E1D4D" w:rsidP="00034875">
      <w:pPr>
        <w:pStyle w:val="a6"/>
        <w:ind w:left="1429" w:firstLine="695"/>
        <w:jc w:val="right"/>
        <w:rPr>
          <w:rFonts w:eastAsia="Times New Roman"/>
          <w:b/>
        </w:rPr>
      </w:pPr>
      <w:r w:rsidRPr="00661D92">
        <w:rPr>
          <w:rFonts w:eastAsia="Times New Roman"/>
          <w:b/>
        </w:rPr>
        <w:t xml:space="preserve">Таблица </w:t>
      </w:r>
      <w:r w:rsidR="00FC1972">
        <w:rPr>
          <w:rFonts w:eastAsia="Times New Roman"/>
          <w:b/>
        </w:rPr>
        <w:t>5</w:t>
      </w:r>
      <w:r w:rsidRPr="00661D92">
        <w:rPr>
          <w:rFonts w:eastAsia="Times New Roman"/>
          <w:b/>
        </w:rPr>
        <w:t>.1</w:t>
      </w:r>
    </w:p>
    <w:p w14:paraId="12BB49A4" w14:textId="77777777" w:rsidR="004E1D4D" w:rsidRPr="009E5292" w:rsidRDefault="004E1D4D" w:rsidP="00034875">
      <w:pPr>
        <w:pStyle w:val="a6"/>
        <w:widowControl w:val="0"/>
        <w:ind w:left="0" w:firstLine="0"/>
        <w:jc w:val="center"/>
        <w:rPr>
          <w:rFonts w:eastAsia="Times New Roman"/>
          <w:b/>
          <w:i/>
        </w:rPr>
      </w:pPr>
      <w:r w:rsidRPr="009E5292">
        <w:rPr>
          <w:rFonts w:eastAsia="Times New Roman"/>
          <w:b/>
          <w:i/>
        </w:rPr>
        <w:t>Структура общего времени на создание программного продукта</w:t>
      </w:r>
    </w:p>
    <w:tbl>
      <w:tblPr>
        <w:tblpPr w:leftFromText="180" w:rightFromText="180" w:vertAnchor="text" w:horzAnchor="margin" w:tblpXSpec="center" w:tblpY="184"/>
        <w:tblW w:w="48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A0" w:firstRow="1" w:lastRow="0" w:firstColumn="1" w:lastColumn="0" w:noHBand="1" w:noVBand="1"/>
      </w:tblPr>
      <w:tblGrid>
        <w:gridCol w:w="799"/>
        <w:gridCol w:w="2213"/>
        <w:gridCol w:w="4569"/>
        <w:gridCol w:w="1829"/>
      </w:tblGrid>
      <w:tr w:rsidR="004E1D4D" w:rsidRPr="00F364AC" w14:paraId="11146A09" w14:textId="77777777" w:rsidTr="00D7318A">
        <w:trPr>
          <w:trHeight w:val="834"/>
          <w:tblHeader/>
        </w:trPr>
        <w:tc>
          <w:tcPr>
            <w:tcW w:w="424" w:type="pct"/>
            <w:vAlign w:val="center"/>
          </w:tcPr>
          <w:p w14:paraId="3604C89C"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lastRenderedPageBreak/>
              <w:t>№</w:t>
            </w:r>
          </w:p>
          <w:p w14:paraId="7090CCB4" w14:textId="77777777" w:rsidR="004E1D4D" w:rsidRPr="00F364AC" w:rsidRDefault="004E1D4D" w:rsidP="00034875">
            <w:pPr>
              <w:keepNext/>
              <w:keepLines/>
              <w:spacing w:line="240" w:lineRule="auto"/>
              <w:ind w:right="-108" w:firstLine="0"/>
              <w:contextualSpacing/>
              <w:jc w:val="center"/>
              <w:rPr>
                <w:rFonts w:eastAsia="Times New Roman"/>
                <w:b/>
                <w:sz w:val="24"/>
                <w:szCs w:val="24"/>
              </w:rPr>
            </w:pPr>
            <w:r w:rsidRPr="00F364AC">
              <w:rPr>
                <w:rFonts w:eastAsia="Times New Roman"/>
                <w:b/>
                <w:sz w:val="24"/>
                <w:szCs w:val="24"/>
              </w:rPr>
              <w:t>этапа</w:t>
            </w:r>
          </w:p>
        </w:tc>
        <w:tc>
          <w:tcPr>
            <w:tcW w:w="1176" w:type="pct"/>
            <w:vAlign w:val="center"/>
          </w:tcPr>
          <w:p w14:paraId="7E0A12E4"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Этап работ</w:t>
            </w:r>
          </w:p>
        </w:tc>
        <w:tc>
          <w:tcPr>
            <w:tcW w:w="2428" w:type="pct"/>
            <w:vAlign w:val="center"/>
          </w:tcPr>
          <w:p w14:paraId="6383BE9F"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Ответственные исполнители (занятость на этапе)</w:t>
            </w:r>
          </w:p>
        </w:tc>
        <w:tc>
          <w:tcPr>
            <w:tcW w:w="972" w:type="pct"/>
            <w:vAlign w:val="center"/>
          </w:tcPr>
          <w:p w14:paraId="5034B519" w14:textId="77777777" w:rsidR="004E1D4D" w:rsidRPr="00F364AC" w:rsidRDefault="004E1D4D" w:rsidP="00034875">
            <w:pPr>
              <w:keepNext/>
              <w:keepLines/>
              <w:spacing w:line="240" w:lineRule="auto"/>
              <w:ind w:firstLine="0"/>
              <w:contextualSpacing/>
              <w:jc w:val="center"/>
              <w:rPr>
                <w:rFonts w:eastAsia="Times New Roman"/>
                <w:b/>
                <w:sz w:val="24"/>
                <w:szCs w:val="24"/>
              </w:rPr>
            </w:pPr>
            <w:r w:rsidRPr="00F364AC">
              <w:rPr>
                <w:rFonts w:eastAsia="Times New Roman"/>
                <w:b/>
                <w:sz w:val="24"/>
                <w:szCs w:val="24"/>
              </w:rPr>
              <w:t>Длительность, дней</w:t>
            </w:r>
          </w:p>
        </w:tc>
      </w:tr>
      <w:tr w:rsidR="004E1D4D" w:rsidRPr="00F364AC" w14:paraId="05E8F181" w14:textId="77777777" w:rsidTr="00D7318A">
        <w:trPr>
          <w:trHeight w:val="294"/>
          <w:tblHeader/>
        </w:trPr>
        <w:tc>
          <w:tcPr>
            <w:tcW w:w="424" w:type="pct"/>
            <w:vAlign w:val="center"/>
          </w:tcPr>
          <w:p w14:paraId="5734889A"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w:t>
            </w:r>
          </w:p>
        </w:tc>
        <w:tc>
          <w:tcPr>
            <w:tcW w:w="1176" w:type="pct"/>
            <w:vAlign w:val="center"/>
          </w:tcPr>
          <w:p w14:paraId="156951A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Сбор требований</w:t>
            </w:r>
          </w:p>
        </w:tc>
        <w:tc>
          <w:tcPr>
            <w:tcW w:w="2428" w:type="pct"/>
            <w:vAlign w:val="center"/>
          </w:tcPr>
          <w:p w14:paraId="046EB8CF"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w:t>
            </w:r>
            <w:r w:rsidRPr="00F364AC">
              <w:rPr>
                <w:rFonts w:eastAsia="Times New Roman"/>
                <w:sz w:val="24"/>
                <w:szCs w:val="24"/>
              </w:rPr>
              <w:t xml:space="preserve"> [</w:t>
            </w:r>
            <w:r>
              <w:rPr>
                <w:rFonts w:eastAsia="Times New Roman"/>
                <w:sz w:val="24"/>
                <w:szCs w:val="24"/>
              </w:rPr>
              <w:t>4</w:t>
            </w:r>
            <w:r w:rsidRPr="00F364AC">
              <w:rPr>
                <w:rFonts w:eastAsia="Times New Roman"/>
                <w:sz w:val="24"/>
                <w:szCs w:val="24"/>
              </w:rPr>
              <w:t>0%]</w:t>
            </w:r>
          </w:p>
          <w:p w14:paraId="26B48CB5"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w:t>
            </w:r>
            <w:r w:rsidRPr="00F364AC">
              <w:rPr>
                <w:rFonts w:eastAsia="Times New Roman"/>
                <w:sz w:val="24"/>
                <w:szCs w:val="24"/>
              </w:rPr>
              <w:t>0%]</w:t>
            </w:r>
          </w:p>
        </w:tc>
        <w:tc>
          <w:tcPr>
            <w:tcW w:w="972" w:type="pct"/>
            <w:vAlign w:val="center"/>
          </w:tcPr>
          <w:p w14:paraId="7786B55F"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10</w:t>
            </w:r>
          </w:p>
        </w:tc>
      </w:tr>
      <w:tr w:rsidR="004E1D4D" w:rsidRPr="00F364AC" w14:paraId="1BDD5BF4" w14:textId="77777777" w:rsidTr="00D7318A">
        <w:trPr>
          <w:trHeight w:val="344"/>
          <w:tblHeader/>
        </w:trPr>
        <w:tc>
          <w:tcPr>
            <w:tcW w:w="424" w:type="pct"/>
            <w:vAlign w:val="center"/>
          </w:tcPr>
          <w:p w14:paraId="54859C3B"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2</w:t>
            </w:r>
          </w:p>
        </w:tc>
        <w:tc>
          <w:tcPr>
            <w:tcW w:w="1176" w:type="pct"/>
            <w:vAlign w:val="center"/>
          </w:tcPr>
          <w:p w14:paraId="24C77062" w14:textId="77777777" w:rsidR="004E1D4D" w:rsidRPr="00F364AC" w:rsidRDefault="004E1D4D" w:rsidP="00034875">
            <w:pPr>
              <w:widowControl w:val="0"/>
              <w:spacing w:line="240" w:lineRule="auto"/>
              <w:ind w:firstLine="0"/>
              <w:jc w:val="left"/>
              <w:rPr>
                <w:rFonts w:eastAsia="Times New Roman"/>
                <w:i/>
                <w:sz w:val="24"/>
                <w:szCs w:val="24"/>
              </w:rPr>
            </w:pPr>
            <w:r w:rsidRPr="00E544F1">
              <w:rPr>
                <w:rFonts w:eastAsia="Times New Roman"/>
                <w:sz w:val="24"/>
                <w:szCs w:val="24"/>
              </w:rPr>
              <w:t>Разработка и согласование ТЗ</w:t>
            </w:r>
          </w:p>
        </w:tc>
        <w:tc>
          <w:tcPr>
            <w:tcW w:w="2428" w:type="pct"/>
            <w:vAlign w:val="center"/>
          </w:tcPr>
          <w:p w14:paraId="122F1720"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[50%]</w:t>
            </w:r>
          </w:p>
          <w:p w14:paraId="3396F0F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p w14:paraId="40A6A1A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[40%]</w:t>
            </w:r>
          </w:p>
        </w:tc>
        <w:tc>
          <w:tcPr>
            <w:tcW w:w="972" w:type="pct"/>
            <w:vAlign w:val="center"/>
          </w:tcPr>
          <w:p w14:paraId="539525F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10</w:t>
            </w:r>
          </w:p>
        </w:tc>
      </w:tr>
      <w:tr w:rsidR="004E1D4D" w:rsidRPr="00F364AC" w14:paraId="3E9774CF" w14:textId="77777777" w:rsidTr="00D7318A">
        <w:trPr>
          <w:trHeight w:val="422"/>
          <w:tblHeader/>
        </w:trPr>
        <w:tc>
          <w:tcPr>
            <w:tcW w:w="424" w:type="pct"/>
            <w:vAlign w:val="center"/>
          </w:tcPr>
          <w:p w14:paraId="161D6B79"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3</w:t>
            </w:r>
          </w:p>
        </w:tc>
        <w:tc>
          <w:tcPr>
            <w:tcW w:w="1176" w:type="pct"/>
            <w:vAlign w:val="center"/>
          </w:tcPr>
          <w:p w14:paraId="01B0AD8B"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технического проекта</w:t>
            </w:r>
          </w:p>
        </w:tc>
        <w:tc>
          <w:tcPr>
            <w:tcW w:w="2428" w:type="pct"/>
            <w:vAlign w:val="center"/>
          </w:tcPr>
          <w:p w14:paraId="71FE63E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474B1D16"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[60%]</w:t>
            </w:r>
          </w:p>
          <w:p w14:paraId="27A7BE1E"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w:t>
            </w:r>
            <w:r w:rsidRPr="00F364AC">
              <w:rPr>
                <w:rFonts w:eastAsia="Times New Roman"/>
                <w:sz w:val="24"/>
                <w:szCs w:val="24"/>
              </w:rPr>
              <w:t xml:space="preserve"> [100%]</w:t>
            </w:r>
          </w:p>
        </w:tc>
        <w:tc>
          <w:tcPr>
            <w:tcW w:w="972" w:type="pct"/>
            <w:vAlign w:val="center"/>
          </w:tcPr>
          <w:p w14:paraId="693558AB"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4</w:t>
            </w:r>
          </w:p>
        </w:tc>
      </w:tr>
      <w:tr w:rsidR="004E1D4D" w:rsidRPr="00F364AC" w14:paraId="31A8CBEF" w14:textId="77777777" w:rsidTr="00D7318A">
        <w:trPr>
          <w:tblHeader/>
        </w:trPr>
        <w:tc>
          <w:tcPr>
            <w:tcW w:w="424" w:type="pct"/>
            <w:vAlign w:val="center"/>
          </w:tcPr>
          <w:p w14:paraId="5368F720"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4</w:t>
            </w:r>
          </w:p>
        </w:tc>
        <w:tc>
          <w:tcPr>
            <w:tcW w:w="1176" w:type="pct"/>
            <w:vAlign w:val="center"/>
          </w:tcPr>
          <w:p w14:paraId="7CDD5CDD"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Разработка моделей бизнес-процессов</w:t>
            </w:r>
          </w:p>
        </w:tc>
        <w:tc>
          <w:tcPr>
            <w:tcW w:w="2428" w:type="pct"/>
            <w:vAlign w:val="center"/>
          </w:tcPr>
          <w:p w14:paraId="53408D1C"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Бизнес-аналитик [100%]</w:t>
            </w:r>
          </w:p>
        </w:tc>
        <w:tc>
          <w:tcPr>
            <w:tcW w:w="972" w:type="pct"/>
            <w:vAlign w:val="center"/>
          </w:tcPr>
          <w:p w14:paraId="6E724AB4"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w:t>
            </w:r>
          </w:p>
        </w:tc>
      </w:tr>
      <w:tr w:rsidR="004E1D4D" w:rsidRPr="00F364AC" w14:paraId="5AEB6C41" w14:textId="77777777" w:rsidTr="00D7318A">
        <w:trPr>
          <w:trHeight w:val="281"/>
          <w:tblHeader/>
        </w:trPr>
        <w:tc>
          <w:tcPr>
            <w:tcW w:w="424" w:type="pct"/>
            <w:vAlign w:val="center"/>
          </w:tcPr>
          <w:p w14:paraId="33A46312" w14:textId="77777777" w:rsidR="004E1D4D" w:rsidRPr="00F364AC" w:rsidRDefault="004E1D4D" w:rsidP="00034875">
            <w:pPr>
              <w:keepNext/>
              <w:keepLines/>
              <w:spacing w:line="240" w:lineRule="auto"/>
              <w:ind w:firstLine="0"/>
              <w:contextualSpacing/>
              <w:jc w:val="center"/>
              <w:rPr>
                <w:rFonts w:eastAsia="Times New Roman"/>
                <w:sz w:val="24"/>
                <w:szCs w:val="24"/>
              </w:rPr>
            </w:pPr>
            <w:r w:rsidRPr="00F364AC">
              <w:rPr>
                <w:rFonts w:eastAsia="Times New Roman"/>
                <w:sz w:val="24"/>
                <w:szCs w:val="24"/>
              </w:rPr>
              <w:t>5</w:t>
            </w:r>
          </w:p>
        </w:tc>
        <w:tc>
          <w:tcPr>
            <w:tcW w:w="1176" w:type="pct"/>
            <w:vAlign w:val="center"/>
          </w:tcPr>
          <w:p w14:paraId="44797BCF" w14:textId="77777777" w:rsidR="004E1D4D" w:rsidRPr="00F364AC" w:rsidRDefault="004E1D4D" w:rsidP="00034875">
            <w:pPr>
              <w:spacing w:line="240" w:lineRule="auto"/>
              <w:ind w:firstLine="0"/>
              <w:jc w:val="left"/>
              <w:rPr>
                <w:rFonts w:eastAsia="Times New Roman"/>
                <w:i/>
                <w:sz w:val="24"/>
                <w:szCs w:val="24"/>
              </w:rPr>
            </w:pPr>
            <w:r w:rsidRPr="00E544F1">
              <w:rPr>
                <w:rFonts w:eastAsia="Times New Roman"/>
                <w:sz w:val="24"/>
                <w:szCs w:val="24"/>
              </w:rPr>
              <w:t>Проектирование интерфейсов</w:t>
            </w:r>
          </w:p>
        </w:tc>
        <w:tc>
          <w:tcPr>
            <w:tcW w:w="2428" w:type="pct"/>
            <w:vAlign w:val="center"/>
          </w:tcPr>
          <w:p w14:paraId="038F9EFA" w14:textId="77777777" w:rsidR="004E1D4D"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37D28A14"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[100%]</w:t>
            </w:r>
          </w:p>
          <w:p w14:paraId="2307F004" w14:textId="77777777" w:rsidR="004E1D4D" w:rsidRPr="00F364A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[40%]</w:t>
            </w:r>
          </w:p>
        </w:tc>
        <w:tc>
          <w:tcPr>
            <w:tcW w:w="972" w:type="pct"/>
            <w:vAlign w:val="center"/>
          </w:tcPr>
          <w:p w14:paraId="028F9FA0" w14:textId="77777777" w:rsidR="004E1D4D" w:rsidRPr="00F364AC"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w:t>
            </w:r>
          </w:p>
        </w:tc>
      </w:tr>
      <w:tr w:rsidR="004E1D4D" w:rsidRPr="00F364AC" w14:paraId="3F14FEC7" w14:textId="77777777" w:rsidTr="00D7318A">
        <w:trPr>
          <w:trHeight w:val="281"/>
          <w:tblHeader/>
        </w:trPr>
        <w:tc>
          <w:tcPr>
            <w:tcW w:w="424" w:type="pct"/>
            <w:vAlign w:val="center"/>
          </w:tcPr>
          <w:p w14:paraId="14A4DD20"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6</w:t>
            </w:r>
          </w:p>
        </w:tc>
        <w:tc>
          <w:tcPr>
            <w:tcW w:w="1176" w:type="pct"/>
            <w:vAlign w:val="center"/>
          </w:tcPr>
          <w:p w14:paraId="13C3C123" w14:textId="77777777" w:rsidR="004E1D4D" w:rsidRPr="00B24746" w:rsidRDefault="004E1D4D" w:rsidP="00034875">
            <w:pPr>
              <w:spacing w:line="240" w:lineRule="auto"/>
              <w:ind w:firstLine="0"/>
              <w:rPr>
                <w:rFonts w:eastAsia="Times New Roman"/>
                <w:i/>
                <w:sz w:val="24"/>
                <w:szCs w:val="28"/>
              </w:rPr>
            </w:pPr>
            <w:r w:rsidRPr="00E544F1">
              <w:rPr>
                <w:rFonts w:eastAsia="Times New Roman"/>
                <w:sz w:val="24"/>
                <w:szCs w:val="28"/>
              </w:rPr>
              <w:t>Проектирование иерархии пользовательских интерфейсов</w:t>
            </w:r>
          </w:p>
        </w:tc>
        <w:tc>
          <w:tcPr>
            <w:tcW w:w="2428" w:type="pct"/>
            <w:vAlign w:val="center"/>
          </w:tcPr>
          <w:p w14:paraId="57D50B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p w14:paraId="2319637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2009514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Дизайнер </w:t>
            </w:r>
            <w:r>
              <w:rPr>
                <w:rFonts w:eastAsia="Times New Roman"/>
                <w:sz w:val="24"/>
                <w:szCs w:val="24"/>
                <w:lang w:val="en-US"/>
              </w:rPr>
              <w:t>[50</w:t>
            </w:r>
            <w:r>
              <w:rPr>
                <w:rFonts w:eastAsia="Times New Roman"/>
                <w:sz w:val="24"/>
                <w:szCs w:val="24"/>
              </w:rPr>
              <w:t>%</w:t>
            </w:r>
            <w:r>
              <w:rPr>
                <w:rFonts w:eastAsia="Times New Roman"/>
                <w:sz w:val="24"/>
                <w:szCs w:val="24"/>
                <w:lang w:val="en-US"/>
              </w:rPr>
              <w:t>]</w:t>
            </w:r>
          </w:p>
        </w:tc>
        <w:tc>
          <w:tcPr>
            <w:tcW w:w="972" w:type="pct"/>
            <w:vAlign w:val="center"/>
          </w:tcPr>
          <w:p w14:paraId="207EE49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4E1D4D" w:rsidRPr="00F364AC" w14:paraId="67B5429A" w14:textId="77777777" w:rsidTr="00D7318A">
        <w:trPr>
          <w:trHeight w:val="281"/>
          <w:tblHeader/>
        </w:trPr>
        <w:tc>
          <w:tcPr>
            <w:tcW w:w="424" w:type="pct"/>
            <w:vAlign w:val="center"/>
          </w:tcPr>
          <w:p w14:paraId="237EE46C" w14:textId="77777777" w:rsidR="004E1D4D" w:rsidRPr="00B24746" w:rsidRDefault="004E1D4D" w:rsidP="00034875">
            <w:pPr>
              <w:keepNext/>
              <w:keepLines/>
              <w:spacing w:line="240" w:lineRule="auto"/>
              <w:ind w:firstLine="0"/>
              <w:contextualSpacing/>
              <w:jc w:val="center"/>
              <w:rPr>
                <w:rFonts w:eastAsia="Times New Roman"/>
                <w:sz w:val="24"/>
                <w:szCs w:val="28"/>
              </w:rPr>
            </w:pPr>
            <w:r w:rsidRPr="00B24746">
              <w:rPr>
                <w:rFonts w:eastAsia="Times New Roman"/>
                <w:sz w:val="24"/>
                <w:szCs w:val="28"/>
              </w:rPr>
              <w:t>7</w:t>
            </w:r>
          </w:p>
        </w:tc>
        <w:tc>
          <w:tcPr>
            <w:tcW w:w="1176" w:type="pct"/>
            <w:vAlign w:val="center"/>
          </w:tcPr>
          <w:p w14:paraId="560DCBB0" w14:textId="77777777" w:rsidR="004E1D4D" w:rsidRPr="00B24746" w:rsidRDefault="004E1D4D" w:rsidP="00034875">
            <w:pPr>
              <w:keepNext/>
              <w:keepLines/>
              <w:spacing w:line="240" w:lineRule="auto"/>
              <w:ind w:firstLine="0"/>
              <w:contextualSpacing/>
              <w:jc w:val="left"/>
              <w:rPr>
                <w:rFonts w:eastAsia="Times New Roman"/>
                <w:i/>
                <w:sz w:val="24"/>
                <w:szCs w:val="28"/>
              </w:rPr>
            </w:pPr>
            <w:r w:rsidRPr="00E544F1">
              <w:rPr>
                <w:rFonts w:eastAsia="Times New Roman"/>
                <w:sz w:val="24"/>
                <w:szCs w:val="28"/>
              </w:rPr>
              <w:t>Проектирование архитектуры серверной части</w:t>
            </w:r>
          </w:p>
        </w:tc>
        <w:tc>
          <w:tcPr>
            <w:tcW w:w="2428" w:type="pct"/>
            <w:vAlign w:val="center"/>
          </w:tcPr>
          <w:p w14:paraId="6A4C1193"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Системный аналитик [100%]</w:t>
            </w:r>
          </w:p>
          <w:p w14:paraId="034B312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Менеджер проекта [30%]</w:t>
            </w:r>
          </w:p>
        </w:tc>
        <w:tc>
          <w:tcPr>
            <w:tcW w:w="972" w:type="pct"/>
            <w:vAlign w:val="center"/>
          </w:tcPr>
          <w:p w14:paraId="76A9B5ED"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75935338" w14:textId="77777777" w:rsidTr="00D7318A">
        <w:trPr>
          <w:trHeight w:val="281"/>
          <w:tblHeader/>
        </w:trPr>
        <w:tc>
          <w:tcPr>
            <w:tcW w:w="424" w:type="pct"/>
            <w:vAlign w:val="center"/>
          </w:tcPr>
          <w:p w14:paraId="2FC9084E"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8</w:t>
            </w:r>
          </w:p>
        </w:tc>
        <w:tc>
          <w:tcPr>
            <w:tcW w:w="1176" w:type="pct"/>
            <w:vAlign w:val="center"/>
          </w:tcPr>
          <w:p w14:paraId="4E506390"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Определение методов WEB API и их сигнатур</w:t>
            </w:r>
          </w:p>
        </w:tc>
        <w:tc>
          <w:tcPr>
            <w:tcW w:w="2428" w:type="pct"/>
            <w:vAlign w:val="center"/>
          </w:tcPr>
          <w:p w14:paraId="7D08733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4839C287"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6AE8871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w:t>
            </w:r>
          </w:p>
        </w:tc>
      </w:tr>
      <w:tr w:rsidR="004E1D4D" w:rsidRPr="00F364AC" w14:paraId="463FB8E0" w14:textId="77777777" w:rsidTr="00D7318A">
        <w:trPr>
          <w:trHeight w:val="281"/>
          <w:tblHeader/>
        </w:trPr>
        <w:tc>
          <w:tcPr>
            <w:tcW w:w="424" w:type="pct"/>
            <w:vAlign w:val="center"/>
          </w:tcPr>
          <w:p w14:paraId="2FEC91D7"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9</w:t>
            </w:r>
          </w:p>
        </w:tc>
        <w:tc>
          <w:tcPr>
            <w:tcW w:w="1176" w:type="pct"/>
            <w:vAlign w:val="center"/>
          </w:tcPr>
          <w:p w14:paraId="21A3C0B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серверной части</w:t>
            </w:r>
          </w:p>
        </w:tc>
        <w:tc>
          <w:tcPr>
            <w:tcW w:w="2428" w:type="pct"/>
            <w:vAlign w:val="center"/>
          </w:tcPr>
          <w:p w14:paraId="2226187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2A861042"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742A8B3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[100%]</w:t>
            </w:r>
          </w:p>
        </w:tc>
        <w:tc>
          <w:tcPr>
            <w:tcW w:w="972" w:type="pct"/>
            <w:vAlign w:val="center"/>
          </w:tcPr>
          <w:p w14:paraId="1F2AC120"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0CD76404" w14:textId="77777777" w:rsidTr="00D7318A">
        <w:trPr>
          <w:trHeight w:val="281"/>
          <w:tblHeader/>
        </w:trPr>
        <w:tc>
          <w:tcPr>
            <w:tcW w:w="424" w:type="pct"/>
            <w:vAlign w:val="center"/>
          </w:tcPr>
          <w:p w14:paraId="15A43175"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c>
          <w:tcPr>
            <w:tcW w:w="1176" w:type="pct"/>
            <w:vAlign w:val="center"/>
          </w:tcPr>
          <w:p w14:paraId="570A254D"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тестов для клиентской части</w:t>
            </w:r>
          </w:p>
        </w:tc>
        <w:tc>
          <w:tcPr>
            <w:tcW w:w="2428" w:type="pct"/>
            <w:vAlign w:val="center"/>
          </w:tcPr>
          <w:p w14:paraId="3B45E5F9"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[30%]</w:t>
            </w:r>
          </w:p>
          <w:p w14:paraId="0394439F"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[50%]</w:t>
            </w:r>
          </w:p>
          <w:p w14:paraId="69F2ED2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разработчик</w:t>
            </w:r>
            <w:r>
              <w:rPr>
                <w:rFonts w:eastAsia="Times New Roman"/>
                <w:sz w:val="24"/>
                <w:szCs w:val="24"/>
                <w:lang w:val="en-US"/>
              </w:rPr>
              <w:t>[100%]</w:t>
            </w:r>
          </w:p>
        </w:tc>
        <w:tc>
          <w:tcPr>
            <w:tcW w:w="972" w:type="pct"/>
            <w:vAlign w:val="center"/>
          </w:tcPr>
          <w:p w14:paraId="2780A219"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11B7A28F" w14:textId="77777777" w:rsidTr="00D7318A">
        <w:trPr>
          <w:trHeight w:val="281"/>
          <w:tblHeader/>
        </w:trPr>
        <w:tc>
          <w:tcPr>
            <w:tcW w:w="424" w:type="pct"/>
            <w:vAlign w:val="center"/>
          </w:tcPr>
          <w:p w14:paraId="3E249324"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11</w:t>
            </w:r>
          </w:p>
        </w:tc>
        <w:tc>
          <w:tcPr>
            <w:tcW w:w="1176" w:type="pct"/>
            <w:vAlign w:val="center"/>
          </w:tcPr>
          <w:p w14:paraId="1C2DB3EE"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серверной части</w:t>
            </w:r>
          </w:p>
        </w:tc>
        <w:tc>
          <w:tcPr>
            <w:tcW w:w="2428" w:type="pct"/>
            <w:vAlign w:val="center"/>
          </w:tcPr>
          <w:p w14:paraId="205C81DC"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7EEAAF1"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разработчик</w:t>
            </w:r>
            <w:r>
              <w:rPr>
                <w:rFonts w:eastAsia="Times New Roman"/>
                <w:sz w:val="24"/>
                <w:szCs w:val="24"/>
                <w:lang w:val="en-US"/>
              </w:rPr>
              <w:t xml:space="preserve"> [100%]</w:t>
            </w:r>
          </w:p>
        </w:tc>
        <w:tc>
          <w:tcPr>
            <w:tcW w:w="972" w:type="pct"/>
            <w:vAlign w:val="center"/>
          </w:tcPr>
          <w:p w14:paraId="3A20A71C"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20</w:t>
            </w:r>
          </w:p>
        </w:tc>
      </w:tr>
      <w:tr w:rsidR="004E1D4D" w:rsidRPr="00F364AC" w14:paraId="62E46D5F" w14:textId="77777777" w:rsidTr="00D7318A">
        <w:trPr>
          <w:trHeight w:val="281"/>
          <w:tblHeader/>
        </w:trPr>
        <w:tc>
          <w:tcPr>
            <w:tcW w:w="424" w:type="pct"/>
            <w:vAlign w:val="center"/>
          </w:tcPr>
          <w:p w14:paraId="4CE40311"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12</w:t>
            </w:r>
          </w:p>
        </w:tc>
        <w:tc>
          <w:tcPr>
            <w:tcW w:w="1176" w:type="pct"/>
            <w:vAlign w:val="center"/>
          </w:tcPr>
          <w:p w14:paraId="62568914"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клиентской части</w:t>
            </w:r>
          </w:p>
        </w:tc>
        <w:tc>
          <w:tcPr>
            <w:tcW w:w="2428" w:type="pct"/>
            <w:vAlign w:val="center"/>
          </w:tcPr>
          <w:p w14:paraId="2CD59F4E"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A4D416A"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Frontend-разработчик [100%]</w:t>
            </w:r>
          </w:p>
        </w:tc>
        <w:tc>
          <w:tcPr>
            <w:tcW w:w="972" w:type="pct"/>
            <w:vAlign w:val="center"/>
          </w:tcPr>
          <w:p w14:paraId="20D33D53"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30</w:t>
            </w:r>
          </w:p>
        </w:tc>
      </w:tr>
      <w:tr w:rsidR="004E1D4D" w:rsidRPr="00F364AC" w14:paraId="0F60D7AE" w14:textId="77777777" w:rsidTr="00D7318A">
        <w:trPr>
          <w:trHeight w:val="281"/>
          <w:tblHeader/>
        </w:trPr>
        <w:tc>
          <w:tcPr>
            <w:tcW w:w="424" w:type="pct"/>
            <w:vAlign w:val="center"/>
          </w:tcPr>
          <w:p w14:paraId="7044B5A4"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13</w:t>
            </w:r>
          </w:p>
        </w:tc>
        <w:tc>
          <w:tcPr>
            <w:tcW w:w="1176" w:type="pct"/>
            <w:vAlign w:val="center"/>
          </w:tcPr>
          <w:p w14:paraId="16F95682"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серверной части</w:t>
            </w:r>
          </w:p>
        </w:tc>
        <w:tc>
          <w:tcPr>
            <w:tcW w:w="2428" w:type="pct"/>
            <w:vAlign w:val="center"/>
          </w:tcPr>
          <w:p w14:paraId="76786B80"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04C10923"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7C882C1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Backend-</w:t>
            </w:r>
            <w:r>
              <w:rPr>
                <w:rFonts w:eastAsia="Times New Roman"/>
                <w:sz w:val="24"/>
                <w:szCs w:val="24"/>
              </w:rPr>
              <w:t xml:space="preserve">разработчик </w:t>
            </w:r>
            <w:r>
              <w:rPr>
                <w:rFonts w:eastAsia="Times New Roman"/>
                <w:sz w:val="24"/>
                <w:szCs w:val="24"/>
                <w:lang w:val="en-US"/>
              </w:rPr>
              <w:t>[30%]</w:t>
            </w:r>
          </w:p>
        </w:tc>
        <w:tc>
          <w:tcPr>
            <w:tcW w:w="972" w:type="pct"/>
            <w:vAlign w:val="center"/>
          </w:tcPr>
          <w:p w14:paraId="0F10B79E"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2DC47879" w14:textId="77777777" w:rsidTr="00D7318A">
        <w:trPr>
          <w:trHeight w:val="281"/>
          <w:tblHeader/>
        </w:trPr>
        <w:tc>
          <w:tcPr>
            <w:tcW w:w="424" w:type="pct"/>
            <w:vAlign w:val="center"/>
          </w:tcPr>
          <w:p w14:paraId="113EF94B"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14</w:t>
            </w:r>
          </w:p>
        </w:tc>
        <w:tc>
          <w:tcPr>
            <w:tcW w:w="1176" w:type="pct"/>
            <w:vAlign w:val="center"/>
          </w:tcPr>
          <w:p w14:paraId="37EE65D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взаимодействия серверной части и клиентской части</w:t>
            </w:r>
          </w:p>
        </w:tc>
        <w:tc>
          <w:tcPr>
            <w:tcW w:w="2428" w:type="pct"/>
            <w:vAlign w:val="center"/>
          </w:tcPr>
          <w:p w14:paraId="4FC6FB9F"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1FAFD3E9"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tc>
        <w:tc>
          <w:tcPr>
            <w:tcW w:w="972" w:type="pct"/>
            <w:vAlign w:val="center"/>
          </w:tcPr>
          <w:p w14:paraId="3761609F"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5</w:t>
            </w:r>
          </w:p>
        </w:tc>
      </w:tr>
      <w:tr w:rsidR="004E1D4D" w:rsidRPr="00F364AC" w14:paraId="0A7DD4BA" w14:textId="77777777" w:rsidTr="00D7318A">
        <w:trPr>
          <w:trHeight w:val="281"/>
          <w:tblHeader/>
        </w:trPr>
        <w:tc>
          <w:tcPr>
            <w:tcW w:w="424" w:type="pct"/>
            <w:vAlign w:val="center"/>
          </w:tcPr>
          <w:p w14:paraId="654E8316"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15</w:t>
            </w:r>
          </w:p>
        </w:tc>
        <w:tc>
          <w:tcPr>
            <w:tcW w:w="1176" w:type="pct"/>
            <w:vAlign w:val="center"/>
          </w:tcPr>
          <w:p w14:paraId="1007C7A0"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Тестирование работы клиентской части</w:t>
            </w:r>
          </w:p>
        </w:tc>
        <w:tc>
          <w:tcPr>
            <w:tcW w:w="2428" w:type="pct"/>
            <w:vAlign w:val="center"/>
          </w:tcPr>
          <w:p w14:paraId="1581F66E"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5D7A15E"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2C5670F6"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0B3850BB"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532AF947" w14:textId="77777777" w:rsidTr="00D7318A">
        <w:trPr>
          <w:trHeight w:val="281"/>
          <w:tblHeader/>
        </w:trPr>
        <w:tc>
          <w:tcPr>
            <w:tcW w:w="424" w:type="pct"/>
            <w:vAlign w:val="center"/>
          </w:tcPr>
          <w:p w14:paraId="18569F4A"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16</w:t>
            </w:r>
          </w:p>
        </w:tc>
        <w:tc>
          <w:tcPr>
            <w:tcW w:w="1176" w:type="pct"/>
            <w:vAlign w:val="center"/>
          </w:tcPr>
          <w:p w14:paraId="4E29AACE"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Кроссбраузерное тестирование интерфейсов</w:t>
            </w:r>
          </w:p>
        </w:tc>
        <w:tc>
          <w:tcPr>
            <w:tcW w:w="2428" w:type="pct"/>
            <w:vAlign w:val="center"/>
          </w:tcPr>
          <w:p w14:paraId="2F8A8145"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6F8E0523"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Тестировщик </w:t>
            </w:r>
            <w:r>
              <w:rPr>
                <w:rFonts w:eastAsia="Times New Roman"/>
                <w:sz w:val="24"/>
                <w:szCs w:val="24"/>
                <w:lang w:val="en-US"/>
              </w:rPr>
              <w:t>[100%]</w:t>
            </w:r>
          </w:p>
          <w:p w14:paraId="3667FE16"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lang w:val="en-US"/>
              </w:rPr>
              <w:t>Frontend-</w:t>
            </w:r>
            <w:r>
              <w:rPr>
                <w:rFonts w:eastAsia="Times New Roman"/>
                <w:sz w:val="24"/>
                <w:szCs w:val="24"/>
              </w:rPr>
              <w:t xml:space="preserve">разработчик </w:t>
            </w:r>
            <w:r>
              <w:rPr>
                <w:rFonts w:eastAsia="Times New Roman"/>
                <w:sz w:val="24"/>
                <w:szCs w:val="24"/>
                <w:lang w:val="en-US"/>
              </w:rPr>
              <w:t>[60%]</w:t>
            </w:r>
          </w:p>
        </w:tc>
        <w:tc>
          <w:tcPr>
            <w:tcW w:w="972" w:type="pct"/>
            <w:vAlign w:val="center"/>
          </w:tcPr>
          <w:p w14:paraId="4E8B5AE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10</w:t>
            </w:r>
          </w:p>
        </w:tc>
      </w:tr>
      <w:tr w:rsidR="004E1D4D" w:rsidRPr="00F364AC" w14:paraId="3CC24EF1" w14:textId="77777777" w:rsidTr="00D7318A">
        <w:trPr>
          <w:trHeight w:val="281"/>
          <w:tblHeader/>
        </w:trPr>
        <w:tc>
          <w:tcPr>
            <w:tcW w:w="424" w:type="pct"/>
            <w:vAlign w:val="center"/>
          </w:tcPr>
          <w:p w14:paraId="32A9FCD3"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lastRenderedPageBreak/>
              <w:t>17</w:t>
            </w:r>
          </w:p>
        </w:tc>
        <w:tc>
          <w:tcPr>
            <w:tcW w:w="1176" w:type="pct"/>
            <w:vAlign w:val="center"/>
          </w:tcPr>
          <w:p w14:paraId="3E54F0EF"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Разработка пользовательской документации</w:t>
            </w:r>
          </w:p>
        </w:tc>
        <w:tc>
          <w:tcPr>
            <w:tcW w:w="2428" w:type="pct"/>
            <w:vAlign w:val="center"/>
          </w:tcPr>
          <w:p w14:paraId="5BABE933"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Бизнес-аналитик </w:t>
            </w:r>
            <w:r>
              <w:rPr>
                <w:rFonts w:eastAsia="Times New Roman"/>
                <w:sz w:val="24"/>
                <w:szCs w:val="24"/>
                <w:lang w:val="en-US"/>
              </w:rPr>
              <w:t>[100%]</w:t>
            </w:r>
          </w:p>
          <w:p w14:paraId="6D1E2457" w14:textId="77777777" w:rsidR="004E1D4D" w:rsidRPr="00F32440"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[20%]</w:t>
            </w:r>
          </w:p>
          <w:p w14:paraId="3864FD24"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Системный аналитик </w:t>
            </w:r>
            <w:r>
              <w:rPr>
                <w:rFonts w:eastAsia="Times New Roman"/>
                <w:sz w:val="24"/>
                <w:szCs w:val="24"/>
                <w:lang w:val="en-US"/>
              </w:rPr>
              <w:t>[100%]</w:t>
            </w:r>
          </w:p>
        </w:tc>
        <w:tc>
          <w:tcPr>
            <w:tcW w:w="972" w:type="pct"/>
            <w:vAlign w:val="center"/>
          </w:tcPr>
          <w:p w14:paraId="15501856"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4</w:t>
            </w:r>
          </w:p>
        </w:tc>
      </w:tr>
      <w:tr w:rsidR="004E1D4D" w:rsidRPr="00F364AC" w14:paraId="719878C0" w14:textId="77777777" w:rsidTr="00D7318A">
        <w:trPr>
          <w:trHeight w:val="281"/>
          <w:tblHeader/>
        </w:trPr>
        <w:tc>
          <w:tcPr>
            <w:tcW w:w="424" w:type="pct"/>
            <w:vAlign w:val="center"/>
          </w:tcPr>
          <w:p w14:paraId="055B5A22" w14:textId="77777777" w:rsidR="004E1D4D"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18</w:t>
            </w:r>
          </w:p>
        </w:tc>
        <w:tc>
          <w:tcPr>
            <w:tcW w:w="1176" w:type="pct"/>
            <w:vAlign w:val="center"/>
          </w:tcPr>
          <w:p w14:paraId="1C9D7104" w14:textId="77777777" w:rsidR="004E1D4D" w:rsidRPr="00E544F1" w:rsidRDefault="004E1D4D" w:rsidP="00034875">
            <w:pPr>
              <w:keepNext/>
              <w:keepLines/>
              <w:spacing w:line="240" w:lineRule="auto"/>
              <w:ind w:firstLine="0"/>
              <w:contextualSpacing/>
              <w:jc w:val="left"/>
              <w:rPr>
                <w:rFonts w:eastAsia="Times New Roman"/>
                <w:sz w:val="24"/>
                <w:szCs w:val="28"/>
              </w:rPr>
            </w:pPr>
            <w:r w:rsidRPr="009A4CA0">
              <w:rPr>
                <w:rFonts w:eastAsia="Times New Roman"/>
                <w:sz w:val="24"/>
                <w:szCs w:val="28"/>
              </w:rPr>
              <w:t>Внедрение ПО</w:t>
            </w:r>
          </w:p>
        </w:tc>
        <w:tc>
          <w:tcPr>
            <w:tcW w:w="2428" w:type="pct"/>
            <w:vAlign w:val="center"/>
          </w:tcPr>
          <w:p w14:paraId="5F0575CD" w14:textId="77777777" w:rsidR="004E1D4D" w:rsidRPr="00B9601F"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Менеджер проекта </w:t>
            </w:r>
            <w:r>
              <w:rPr>
                <w:rFonts w:eastAsia="Times New Roman"/>
                <w:sz w:val="24"/>
                <w:szCs w:val="24"/>
                <w:lang w:val="en-US"/>
              </w:rPr>
              <w:t>[50%]</w:t>
            </w:r>
          </w:p>
          <w:p w14:paraId="6F852105" w14:textId="77777777" w:rsidR="004E1D4D" w:rsidRPr="00180AEC" w:rsidRDefault="004E1D4D" w:rsidP="000D04AF">
            <w:pPr>
              <w:pStyle w:val="a6"/>
              <w:keepNext/>
              <w:keepLines/>
              <w:numPr>
                <w:ilvl w:val="0"/>
                <w:numId w:val="29"/>
              </w:numPr>
              <w:tabs>
                <w:tab w:val="left" w:pos="459"/>
              </w:tabs>
              <w:spacing w:line="240" w:lineRule="auto"/>
              <w:ind w:left="34" w:firstLine="141"/>
              <w:jc w:val="left"/>
              <w:rPr>
                <w:rFonts w:eastAsia="Times New Roman"/>
                <w:sz w:val="24"/>
                <w:szCs w:val="24"/>
              </w:rPr>
            </w:pPr>
            <w:r>
              <w:rPr>
                <w:rFonts w:eastAsia="Times New Roman"/>
                <w:sz w:val="24"/>
                <w:szCs w:val="24"/>
              </w:rPr>
              <w:t xml:space="preserve">Специалист по внедрению </w:t>
            </w:r>
            <w:r>
              <w:rPr>
                <w:rFonts w:eastAsia="Times New Roman"/>
                <w:sz w:val="24"/>
                <w:szCs w:val="24"/>
                <w:lang w:val="en-US"/>
              </w:rPr>
              <w:t>[100%]</w:t>
            </w:r>
          </w:p>
        </w:tc>
        <w:tc>
          <w:tcPr>
            <w:tcW w:w="972" w:type="pct"/>
            <w:vAlign w:val="center"/>
          </w:tcPr>
          <w:p w14:paraId="6150BE11" w14:textId="77777777" w:rsidR="004E1D4D" w:rsidRPr="00B24746" w:rsidRDefault="004E1D4D" w:rsidP="00034875">
            <w:pPr>
              <w:keepNext/>
              <w:keepLines/>
              <w:spacing w:line="240" w:lineRule="auto"/>
              <w:ind w:firstLine="0"/>
              <w:contextualSpacing/>
              <w:jc w:val="center"/>
              <w:rPr>
                <w:rFonts w:eastAsia="Times New Roman"/>
                <w:sz w:val="24"/>
                <w:szCs w:val="28"/>
              </w:rPr>
            </w:pPr>
            <w:r>
              <w:rPr>
                <w:rFonts w:eastAsia="Times New Roman"/>
                <w:sz w:val="24"/>
                <w:szCs w:val="28"/>
              </w:rPr>
              <w:t>3</w:t>
            </w:r>
          </w:p>
        </w:tc>
      </w:tr>
    </w:tbl>
    <w:p w14:paraId="015D5125" w14:textId="77777777" w:rsidR="004E1D4D" w:rsidRPr="00661D92" w:rsidRDefault="004E1D4D" w:rsidP="00034875">
      <w:pPr>
        <w:pStyle w:val="a6"/>
        <w:ind w:left="1429" w:firstLine="0"/>
        <w:jc w:val="right"/>
        <w:rPr>
          <w:rFonts w:eastAsia="Times New Roman"/>
          <w:b/>
        </w:rPr>
      </w:pPr>
    </w:p>
    <w:p w14:paraId="73FEA16D" w14:textId="04F16AA5" w:rsidR="004E1D4D" w:rsidRDefault="004E1D4D" w:rsidP="00034875">
      <w:pPr>
        <w:contextualSpacing/>
        <w:rPr>
          <w:rFonts w:eastAsia="Times New Roman"/>
        </w:rPr>
      </w:pPr>
      <w:r>
        <w:rPr>
          <w:rFonts w:eastAsia="Times New Roman"/>
        </w:rPr>
        <w:t xml:space="preserve">При реализации данного проекта работы выполняются последовательно. Диаграмма Ганта приведена на рис. </w:t>
      </w:r>
      <w:r w:rsidR="00FC1972">
        <w:rPr>
          <w:rFonts w:eastAsia="Times New Roman"/>
        </w:rPr>
        <w:t>5</w:t>
      </w:r>
      <w:r>
        <w:rPr>
          <w:rFonts w:eastAsia="Times New Roman"/>
        </w:rPr>
        <w:t>.2.</w:t>
      </w:r>
      <w:r w:rsidR="006A4450">
        <w:rPr>
          <w:rFonts w:eastAsia="Times New Roman"/>
        </w:rPr>
        <w:t xml:space="preserve"> Графическое представление диаграммы Ганта показано на рис. 5.3.</w:t>
      </w:r>
    </w:p>
    <w:p w14:paraId="0A83BA27" w14:textId="77777777" w:rsidR="004E1D4D" w:rsidRPr="006A4450" w:rsidRDefault="004E1D4D" w:rsidP="00034875">
      <w:pPr>
        <w:ind w:firstLine="0"/>
        <w:contextualSpacing/>
        <w:rPr>
          <w:rFonts w:eastAsia="Times New Roman"/>
        </w:rPr>
      </w:pPr>
      <w:r w:rsidRPr="00F32440">
        <w:rPr>
          <w:rFonts w:eastAsia="Times New Roman"/>
          <w:noProof/>
          <w:lang w:eastAsia="ru-RU"/>
        </w:rPr>
        <w:drawing>
          <wp:inline distT="0" distB="0" distL="0" distR="0" wp14:anchorId="7E2353EA" wp14:editId="2C572F72">
            <wp:extent cx="5601482" cy="58682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482" cy="5868219"/>
                    </a:xfrm>
                    <a:prstGeom prst="rect">
                      <a:avLst/>
                    </a:prstGeom>
                  </pic:spPr>
                </pic:pic>
              </a:graphicData>
            </a:graphic>
          </wp:inline>
        </w:drawing>
      </w:r>
    </w:p>
    <w:p w14:paraId="7A892A3A" w14:textId="6B12D2AD" w:rsidR="004E1D4D" w:rsidRPr="00983622" w:rsidRDefault="004E1D4D" w:rsidP="00034875">
      <w:pPr>
        <w:pStyle w:val="ad"/>
        <w:spacing w:after="0"/>
      </w:pPr>
      <w:r w:rsidRPr="00983622">
        <w:t xml:space="preserve">Рис. </w:t>
      </w:r>
      <w:r w:rsidR="00FC1972">
        <w:t>5</w:t>
      </w:r>
      <w:r w:rsidRPr="00983622">
        <w:t xml:space="preserve">.2. </w:t>
      </w:r>
      <w:r>
        <w:t xml:space="preserve">Табличное представление Диаграммы </w:t>
      </w:r>
      <w:r w:rsidRPr="00983622">
        <w:t>Ганта</w:t>
      </w:r>
    </w:p>
    <w:p w14:paraId="7B25FEE2" w14:textId="77777777" w:rsidR="004E1D4D" w:rsidRDefault="004E1D4D" w:rsidP="00034875">
      <w:pPr>
        <w:ind w:firstLine="0"/>
        <w:contextualSpacing/>
        <w:rPr>
          <w:rFonts w:eastAsia="Times New Roman"/>
        </w:rPr>
      </w:pPr>
      <w:r w:rsidRPr="00F32440">
        <w:rPr>
          <w:rFonts w:eastAsia="Times New Roman"/>
          <w:noProof/>
          <w:lang w:eastAsia="ru-RU"/>
        </w:rPr>
        <w:lastRenderedPageBreak/>
        <w:drawing>
          <wp:inline distT="0" distB="0" distL="0" distR="0" wp14:anchorId="27C3F092" wp14:editId="22F0E7CF">
            <wp:extent cx="6120130" cy="37534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53485"/>
                    </a:xfrm>
                    <a:prstGeom prst="rect">
                      <a:avLst/>
                    </a:prstGeom>
                  </pic:spPr>
                </pic:pic>
              </a:graphicData>
            </a:graphic>
          </wp:inline>
        </w:drawing>
      </w:r>
    </w:p>
    <w:p w14:paraId="7BB02234" w14:textId="1D6E4B4C" w:rsidR="004E1D4D" w:rsidRPr="00983622" w:rsidRDefault="004E1D4D" w:rsidP="00034875">
      <w:pPr>
        <w:pStyle w:val="ad"/>
        <w:spacing w:after="0"/>
      </w:pPr>
      <w:r>
        <w:t xml:space="preserve">Рис. </w:t>
      </w:r>
      <w:r w:rsidR="006A4450">
        <w:t>5</w:t>
      </w:r>
      <w:r>
        <w:t>.3</w:t>
      </w:r>
      <w:r w:rsidRPr="00983622">
        <w:t xml:space="preserve">. </w:t>
      </w:r>
      <w:r>
        <w:t>Графическое представление Диаграммы</w:t>
      </w:r>
      <w:r w:rsidRPr="00983622">
        <w:t xml:space="preserve"> Ганта</w:t>
      </w:r>
    </w:p>
    <w:p w14:paraId="2F1D19B5" w14:textId="77777777" w:rsidR="004E1D4D" w:rsidRDefault="004E1D4D" w:rsidP="00034875">
      <w:pPr>
        <w:contextualSpacing/>
        <w:rPr>
          <w:rFonts w:eastAsia="Times New Roman"/>
        </w:rPr>
      </w:pPr>
    </w:p>
    <w:p w14:paraId="0A6FEF20" w14:textId="632D9EF3" w:rsidR="004E1D4D" w:rsidRDefault="004E1D4D" w:rsidP="00034875">
      <w:pPr>
        <w:contextualSpacing/>
        <w:rPr>
          <w:rFonts w:eastAsia="Times New Roman"/>
          <w:b/>
        </w:rPr>
      </w:pPr>
      <w:r>
        <w:rPr>
          <w:rFonts w:eastAsia="Times New Roman"/>
        </w:rPr>
        <w:t>Исходя из длительности работ и коэффициента загрузки членов проектной команды, определим их трудозатраты при реализации проекта (табл. </w:t>
      </w:r>
      <w:r w:rsidR="0092331E">
        <w:rPr>
          <w:rFonts w:eastAsia="Times New Roman"/>
        </w:rPr>
        <w:t>5</w:t>
      </w:r>
      <w:r>
        <w:rPr>
          <w:rFonts w:eastAsia="Times New Roman"/>
        </w:rPr>
        <w:t>.2).</w:t>
      </w:r>
    </w:p>
    <w:tbl>
      <w:tblPr>
        <w:tblpPr w:leftFromText="180" w:rightFromText="180" w:vertAnchor="text" w:horzAnchor="margin" w:tblpY="1027"/>
        <w:tblW w:w="494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58"/>
        <w:gridCol w:w="5123"/>
        <w:gridCol w:w="3737"/>
      </w:tblGrid>
      <w:tr w:rsidR="004E1D4D" w14:paraId="3ACE20D1" w14:textId="77777777" w:rsidTr="00D7318A">
        <w:trPr>
          <w:trHeight w:val="556"/>
        </w:trPr>
        <w:tc>
          <w:tcPr>
            <w:tcW w:w="346" w:type="pct"/>
            <w:vAlign w:val="center"/>
          </w:tcPr>
          <w:p w14:paraId="03356536"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2691" w:type="pct"/>
            <w:vAlign w:val="center"/>
          </w:tcPr>
          <w:p w14:paraId="32788024"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1963" w:type="pct"/>
            <w:vAlign w:val="center"/>
          </w:tcPr>
          <w:p w14:paraId="53D8AF6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r>
      <w:tr w:rsidR="004E1D4D" w14:paraId="00257537" w14:textId="77777777" w:rsidTr="00D7318A">
        <w:trPr>
          <w:trHeight w:val="417"/>
        </w:trPr>
        <w:tc>
          <w:tcPr>
            <w:tcW w:w="346" w:type="pct"/>
            <w:vAlign w:val="center"/>
          </w:tcPr>
          <w:p w14:paraId="10CDCB52"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1</w:t>
            </w:r>
          </w:p>
        </w:tc>
        <w:tc>
          <w:tcPr>
            <w:tcW w:w="2691" w:type="pct"/>
          </w:tcPr>
          <w:p w14:paraId="41FDB0A7"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1963" w:type="pct"/>
          </w:tcPr>
          <w:p w14:paraId="3C6EC26C" w14:textId="77777777" w:rsidR="004E1D4D" w:rsidRPr="00A2676E" w:rsidRDefault="004E1D4D" w:rsidP="00034875">
            <w:pPr>
              <w:pStyle w:val="ac"/>
              <w:spacing w:before="0" w:beforeAutospacing="0" w:after="0" w:afterAutospacing="0"/>
              <w:rPr>
                <w:szCs w:val="28"/>
              </w:rPr>
            </w:pPr>
            <w:r w:rsidRPr="00A2676E">
              <w:rPr>
                <w:szCs w:val="28"/>
              </w:rPr>
              <w:t>280,</w:t>
            </w:r>
            <w:r>
              <w:rPr>
                <w:szCs w:val="28"/>
              </w:rPr>
              <w:t>4</w:t>
            </w:r>
          </w:p>
        </w:tc>
      </w:tr>
      <w:tr w:rsidR="004E1D4D" w14:paraId="427D3A1D" w14:textId="77777777" w:rsidTr="00D7318A">
        <w:trPr>
          <w:trHeight w:val="417"/>
        </w:trPr>
        <w:tc>
          <w:tcPr>
            <w:tcW w:w="346" w:type="pct"/>
            <w:vAlign w:val="center"/>
          </w:tcPr>
          <w:p w14:paraId="380E7980"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2</w:t>
            </w:r>
          </w:p>
        </w:tc>
        <w:tc>
          <w:tcPr>
            <w:tcW w:w="2691" w:type="pct"/>
          </w:tcPr>
          <w:p w14:paraId="1E57F80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1963" w:type="pct"/>
          </w:tcPr>
          <w:p w14:paraId="2FD2BBD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230,4</w:t>
            </w:r>
          </w:p>
        </w:tc>
      </w:tr>
      <w:tr w:rsidR="004E1D4D" w14:paraId="3C6558E3" w14:textId="77777777" w:rsidTr="00D7318A">
        <w:trPr>
          <w:trHeight w:val="417"/>
        </w:trPr>
        <w:tc>
          <w:tcPr>
            <w:tcW w:w="346" w:type="pct"/>
            <w:vAlign w:val="center"/>
          </w:tcPr>
          <w:p w14:paraId="592B52E9"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3</w:t>
            </w:r>
          </w:p>
        </w:tc>
        <w:tc>
          <w:tcPr>
            <w:tcW w:w="2691" w:type="pct"/>
          </w:tcPr>
          <w:p w14:paraId="6E188F75"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Системный аналитик</w:t>
            </w:r>
          </w:p>
        </w:tc>
        <w:tc>
          <w:tcPr>
            <w:tcW w:w="1963" w:type="pct"/>
          </w:tcPr>
          <w:p w14:paraId="3F445B0A" w14:textId="77777777" w:rsidR="004E1D4D" w:rsidRPr="00A2676E" w:rsidRDefault="004E1D4D" w:rsidP="00034875">
            <w:pPr>
              <w:pStyle w:val="ac"/>
              <w:spacing w:before="0" w:beforeAutospacing="0" w:after="0" w:afterAutospacing="0"/>
              <w:rPr>
                <w:szCs w:val="28"/>
              </w:rPr>
            </w:pPr>
            <w:r>
              <w:rPr>
                <w:color w:val="000000" w:themeColor="text1"/>
                <w:szCs w:val="28"/>
                <w:lang w:val="en-US"/>
              </w:rPr>
              <w:t>144</w:t>
            </w:r>
          </w:p>
        </w:tc>
      </w:tr>
      <w:tr w:rsidR="004E1D4D" w14:paraId="7D184BBA" w14:textId="77777777" w:rsidTr="00D7318A">
        <w:trPr>
          <w:trHeight w:val="417"/>
        </w:trPr>
        <w:tc>
          <w:tcPr>
            <w:tcW w:w="346" w:type="pct"/>
            <w:vAlign w:val="center"/>
          </w:tcPr>
          <w:p w14:paraId="170FD68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4</w:t>
            </w:r>
          </w:p>
        </w:tc>
        <w:tc>
          <w:tcPr>
            <w:tcW w:w="2691" w:type="pct"/>
          </w:tcPr>
          <w:p w14:paraId="55A5DF9E"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Тестировщик</w:t>
            </w:r>
          </w:p>
        </w:tc>
        <w:tc>
          <w:tcPr>
            <w:tcW w:w="1963" w:type="pct"/>
          </w:tcPr>
          <w:p w14:paraId="5780A3C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256</w:t>
            </w:r>
          </w:p>
        </w:tc>
      </w:tr>
      <w:tr w:rsidR="004E1D4D" w14:paraId="041AAE5C" w14:textId="77777777" w:rsidTr="00D7318A">
        <w:trPr>
          <w:trHeight w:val="417"/>
        </w:trPr>
        <w:tc>
          <w:tcPr>
            <w:tcW w:w="346" w:type="pct"/>
            <w:vAlign w:val="center"/>
          </w:tcPr>
          <w:p w14:paraId="281E2C7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5</w:t>
            </w:r>
          </w:p>
        </w:tc>
        <w:tc>
          <w:tcPr>
            <w:tcW w:w="2691" w:type="pct"/>
          </w:tcPr>
          <w:p w14:paraId="289D6C1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Специалист по внедрению</w:t>
            </w:r>
          </w:p>
        </w:tc>
        <w:tc>
          <w:tcPr>
            <w:tcW w:w="1963" w:type="pct"/>
          </w:tcPr>
          <w:p w14:paraId="3A485611" w14:textId="77777777" w:rsidR="004E1D4D" w:rsidRPr="00A2676E" w:rsidRDefault="004E1D4D" w:rsidP="00034875">
            <w:pPr>
              <w:pStyle w:val="ac"/>
              <w:spacing w:before="0" w:beforeAutospacing="0" w:after="0" w:afterAutospacing="0"/>
              <w:rPr>
                <w:szCs w:val="28"/>
              </w:rPr>
            </w:pPr>
            <w:r>
              <w:rPr>
                <w:color w:val="000000" w:themeColor="text1"/>
                <w:szCs w:val="28"/>
                <w:lang w:val="en-US"/>
              </w:rPr>
              <w:t>80</w:t>
            </w:r>
          </w:p>
        </w:tc>
      </w:tr>
      <w:tr w:rsidR="004E1D4D" w14:paraId="2745EAE3" w14:textId="77777777" w:rsidTr="00D7318A">
        <w:trPr>
          <w:trHeight w:val="417"/>
        </w:trPr>
        <w:tc>
          <w:tcPr>
            <w:tcW w:w="346" w:type="pct"/>
            <w:vAlign w:val="center"/>
          </w:tcPr>
          <w:p w14:paraId="0E9FAD48"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6</w:t>
            </w:r>
          </w:p>
        </w:tc>
        <w:tc>
          <w:tcPr>
            <w:tcW w:w="2691" w:type="pct"/>
          </w:tcPr>
          <w:p w14:paraId="1EC75CEE"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Дизайнер</w:t>
            </w:r>
          </w:p>
        </w:tc>
        <w:tc>
          <w:tcPr>
            <w:tcW w:w="1963" w:type="pct"/>
          </w:tcPr>
          <w:p w14:paraId="6144CBA9" w14:textId="77777777" w:rsidR="004E1D4D" w:rsidRPr="00A2676E" w:rsidRDefault="004E1D4D" w:rsidP="00034875">
            <w:pPr>
              <w:pStyle w:val="ac"/>
              <w:spacing w:before="0" w:beforeAutospacing="0" w:after="0" w:afterAutospacing="0"/>
              <w:rPr>
                <w:szCs w:val="28"/>
              </w:rPr>
            </w:pPr>
            <w:r>
              <w:rPr>
                <w:color w:val="000000" w:themeColor="text1"/>
                <w:szCs w:val="28"/>
                <w:lang w:val="en-US"/>
              </w:rPr>
              <w:t>48</w:t>
            </w:r>
          </w:p>
        </w:tc>
      </w:tr>
      <w:tr w:rsidR="004E1D4D" w14:paraId="20A72B31" w14:textId="77777777" w:rsidTr="00D7318A">
        <w:trPr>
          <w:trHeight w:val="417"/>
        </w:trPr>
        <w:tc>
          <w:tcPr>
            <w:tcW w:w="346" w:type="pct"/>
            <w:vAlign w:val="center"/>
          </w:tcPr>
          <w:p w14:paraId="4050CDCC"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sidRPr="00A2676E">
              <w:rPr>
                <w:rFonts w:eastAsia="Times New Roman" w:cs="Times New Roman"/>
                <w:sz w:val="24"/>
                <w:szCs w:val="28"/>
              </w:rPr>
              <w:t>7</w:t>
            </w:r>
          </w:p>
        </w:tc>
        <w:tc>
          <w:tcPr>
            <w:tcW w:w="2691" w:type="pct"/>
          </w:tcPr>
          <w:p w14:paraId="76F3E1F3"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Frontend-разработчик</w:t>
            </w:r>
          </w:p>
        </w:tc>
        <w:tc>
          <w:tcPr>
            <w:tcW w:w="1963" w:type="pct"/>
          </w:tcPr>
          <w:p w14:paraId="05301520" w14:textId="77777777" w:rsidR="004E1D4D" w:rsidRPr="00A2676E" w:rsidRDefault="004E1D4D" w:rsidP="00034875">
            <w:pPr>
              <w:pStyle w:val="ac"/>
              <w:spacing w:before="0" w:beforeAutospacing="0" w:after="0" w:afterAutospacing="0"/>
              <w:rPr>
                <w:szCs w:val="28"/>
              </w:rPr>
            </w:pPr>
            <w:r>
              <w:rPr>
                <w:color w:val="000000" w:themeColor="text1"/>
                <w:szCs w:val="28"/>
                <w:lang w:val="en-US"/>
              </w:rPr>
              <w:t>348</w:t>
            </w:r>
          </w:p>
        </w:tc>
      </w:tr>
      <w:tr w:rsidR="004E1D4D" w14:paraId="5BEC7C89" w14:textId="77777777" w:rsidTr="00D7318A">
        <w:trPr>
          <w:trHeight w:val="417"/>
        </w:trPr>
        <w:tc>
          <w:tcPr>
            <w:tcW w:w="346" w:type="pct"/>
            <w:vAlign w:val="center"/>
          </w:tcPr>
          <w:p w14:paraId="4830C3FA" w14:textId="77777777" w:rsidR="004E1D4D" w:rsidRPr="00A2676E" w:rsidRDefault="004E1D4D" w:rsidP="00034875">
            <w:pPr>
              <w:keepNext/>
              <w:keepLines/>
              <w:spacing w:line="240" w:lineRule="auto"/>
              <w:ind w:firstLine="0"/>
              <w:contextualSpacing/>
              <w:jc w:val="center"/>
              <w:rPr>
                <w:rFonts w:eastAsia="Times New Roman" w:cs="Times New Roman"/>
                <w:sz w:val="24"/>
                <w:szCs w:val="28"/>
              </w:rPr>
            </w:pPr>
            <w:r>
              <w:rPr>
                <w:rFonts w:eastAsia="Times New Roman" w:cs="Times New Roman"/>
                <w:sz w:val="24"/>
                <w:szCs w:val="28"/>
              </w:rPr>
              <w:t>8</w:t>
            </w:r>
          </w:p>
        </w:tc>
        <w:tc>
          <w:tcPr>
            <w:tcW w:w="2691" w:type="pct"/>
          </w:tcPr>
          <w:p w14:paraId="11DB2B1C" w14:textId="77777777" w:rsidR="004E1D4D" w:rsidRPr="00A2676E" w:rsidRDefault="004E1D4D" w:rsidP="00034875">
            <w:pPr>
              <w:pStyle w:val="ac"/>
              <w:spacing w:before="0" w:beforeAutospacing="0" w:after="0" w:afterAutospacing="0"/>
              <w:rPr>
                <w:color w:val="000000" w:themeColor="text1"/>
                <w:szCs w:val="28"/>
              </w:rPr>
            </w:pPr>
            <w:r w:rsidRPr="00A2676E">
              <w:rPr>
                <w:color w:val="000000" w:themeColor="text1"/>
                <w:szCs w:val="28"/>
                <w:lang w:val="en-US"/>
              </w:rPr>
              <w:t>Backend-</w:t>
            </w:r>
            <w:r w:rsidRPr="00A2676E">
              <w:rPr>
                <w:color w:val="000000" w:themeColor="text1"/>
                <w:szCs w:val="28"/>
              </w:rPr>
              <w:t>разработчик</w:t>
            </w:r>
          </w:p>
        </w:tc>
        <w:tc>
          <w:tcPr>
            <w:tcW w:w="1963" w:type="pct"/>
          </w:tcPr>
          <w:p w14:paraId="20118A1F" w14:textId="77777777" w:rsidR="004E1D4D" w:rsidRPr="00A2676E" w:rsidRDefault="004E1D4D" w:rsidP="00034875">
            <w:pPr>
              <w:pStyle w:val="ac"/>
              <w:spacing w:before="0" w:beforeAutospacing="0" w:after="0" w:afterAutospacing="0"/>
              <w:rPr>
                <w:szCs w:val="28"/>
              </w:rPr>
            </w:pPr>
            <w:r>
              <w:rPr>
                <w:color w:val="000000" w:themeColor="text1"/>
                <w:szCs w:val="28"/>
                <w:lang w:val="en-US"/>
              </w:rPr>
              <w:t>260</w:t>
            </w:r>
          </w:p>
        </w:tc>
      </w:tr>
    </w:tbl>
    <w:p w14:paraId="1A72733B" w14:textId="40DA7C93" w:rsidR="004E1D4D" w:rsidRPr="00A906AA" w:rsidRDefault="004E1D4D" w:rsidP="00034875">
      <w:pPr>
        <w:contextualSpacing/>
        <w:jc w:val="right"/>
        <w:rPr>
          <w:rFonts w:eastAsia="Times New Roman"/>
          <w:b/>
        </w:rPr>
      </w:pPr>
      <w:r w:rsidRPr="00A906AA">
        <w:rPr>
          <w:rFonts w:eastAsia="Times New Roman"/>
          <w:b/>
        </w:rPr>
        <w:t xml:space="preserve">Таблица </w:t>
      </w:r>
      <w:r w:rsidR="0092331E">
        <w:rPr>
          <w:rFonts w:eastAsia="Times New Roman"/>
          <w:b/>
        </w:rPr>
        <w:t>5</w:t>
      </w:r>
      <w:r w:rsidRPr="00A906AA">
        <w:rPr>
          <w:rFonts w:eastAsia="Times New Roman"/>
          <w:b/>
        </w:rPr>
        <w:t>.2</w:t>
      </w:r>
    </w:p>
    <w:p w14:paraId="33BB61A5" w14:textId="77777777" w:rsidR="004E1D4D" w:rsidRDefault="004E1D4D" w:rsidP="00034875">
      <w:pPr>
        <w:pStyle w:val="ad"/>
        <w:spacing w:after="0"/>
      </w:pPr>
      <w:r>
        <w:t>Трудозатраты членов проектной команды</w:t>
      </w:r>
    </w:p>
    <w:p w14:paraId="369DCE29" w14:textId="77777777" w:rsidR="004E1D4D" w:rsidRDefault="004E1D4D" w:rsidP="00034875">
      <w:pPr>
        <w:pStyle w:val="2"/>
        <w:spacing w:after="0"/>
      </w:pPr>
      <w:bookmarkStart w:id="149" w:name="_Toc322893642"/>
      <w:bookmarkStart w:id="150" w:name="_Toc359344426"/>
      <w:bookmarkStart w:id="151" w:name="_Toc67512705"/>
      <w:r>
        <w:lastRenderedPageBreak/>
        <w:t>Расчёт затрат на разработку продукта</w:t>
      </w:r>
      <w:bookmarkEnd w:id="149"/>
      <w:bookmarkEnd w:id="150"/>
      <w:bookmarkEnd w:id="151"/>
    </w:p>
    <w:p w14:paraId="5EFABEDA" w14:textId="77777777" w:rsidR="004E1D4D" w:rsidRPr="007662B2" w:rsidRDefault="004E1D4D" w:rsidP="00034875">
      <w:pPr>
        <w:contextualSpacing/>
        <w:rPr>
          <w:rFonts w:eastAsia="Times New Roman"/>
        </w:rPr>
      </w:pPr>
      <w:r w:rsidRPr="007662B2">
        <w:rPr>
          <w:rFonts w:eastAsia="Times New Roman"/>
        </w:rPr>
        <w:t xml:space="preserve">Расчет </w:t>
      </w:r>
      <w:r>
        <w:rPr>
          <w:rFonts w:eastAsia="Times New Roman"/>
        </w:rPr>
        <w:t>затрат на создание и внедрение ПО</w:t>
      </w:r>
      <w:r w:rsidRPr="007662B2">
        <w:rPr>
          <w:rFonts w:eastAsia="Times New Roman"/>
        </w:rPr>
        <w:t xml:space="preserve"> </w:t>
      </w:r>
      <w:r>
        <w:rPr>
          <w:rFonts w:eastAsia="Times New Roman"/>
        </w:rPr>
        <w:t>включает следующие составляющие</w:t>
      </w:r>
      <w:r w:rsidRPr="007662B2">
        <w:rPr>
          <w:rFonts w:eastAsia="Times New Roman"/>
        </w:rPr>
        <w:t xml:space="preserve"> с последующим их графическим представлением </w:t>
      </w:r>
      <w:r>
        <w:rPr>
          <w:rFonts w:eastAsia="Times New Roman"/>
        </w:rPr>
        <w:t xml:space="preserve">в </w:t>
      </w:r>
      <w:r w:rsidRPr="007662B2">
        <w:rPr>
          <w:rFonts w:eastAsia="Times New Roman"/>
        </w:rPr>
        <w:t>виде круговой диаграммы:</w:t>
      </w:r>
    </w:p>
    <w:p w14:paraId="5478A7BB" w14:textId="77777777" w:rsidR="004E1D4D" w:rsidRPr="009E5292" w:rsidRDefault="004E1D4D" w:rsidP="000D04AF">
      <w:pPr>
        <w:pStyle w:val="a6"/>
        <w:numPr>
          <w:ilvl w:val="0"/>
          <w:numId w:val="39"/>
        </w:numPr>
      </w:pPr>
      <w:r w:rsidRPr="009E5292">
        <w:t>заработная плата исполнителей работ по проекту</w:t>
      </w:r>
      <w:r>
        <w:t xml:space="preserve"> – </w:t>
      </w:r>
      <w:r w:rsidRPr="00A838B1">
        <w:rPr>
          <w:i/>
        </w:rPr>
        <w:t>ЗП</w:t>
      </w:r>
      <w:r w:rsidRPr="00A838B1">
        <w:rPr>
          <w:i/>
          <w:vertAlign w:val="subscript"/>
        </w:rPr>
        <w:t>осн</w:t>
      </w:r>
      <w:r w:rsidRPr="009E5292">
        <w:t>;</w:t>
      </w:r>
    </w:p>
    <w:p w14:paraId="33C79869" w14:textId="77777777" w:rsidR="004E1D4D" w:rsidRPr="00A2676E" w:rsidRDefault="004E1D4D" w:rsidP="000D04AF">
      <w:pPr>
        <w:pStyle w:val="a6"/>
        <w:numPr>
          <w:ilvl w:val="0"/>
          <w:numId w:val="39"/>
        </w:numPr>
      </w:pPr>
      <w:r w:rsidRPr="00A2676E">
        <w:t xml:space="preserve">дополнительная заработная плата </w:t>
      </w:r>
      <w:r w:rsidRPr="00A838B1">
        <w:rPr>
          <w:i/>
        </w:rPr>
        <w:t>ЗП</w:t>
      </w:r>
      <w:r w:rsidRPr="00A838B1">
        <w:rPr>
          <w:i/>
          <w:vertAlign w:val="subscript"/>
        </w:rPr>
        <w:t>доп</w:t>
      </w:r>
      <w:r w:rsidRPr="00A2676E">
        <w:t>;</w:t>
      </w:r>
    </w:p>
    <w:p w14:paraId="0B2EC811" w14:textId="77777777" w:rsidR="004E1D4D" w:rsidRPr="009E5292" w:rsidRDefault="004E1D4D" w:rsidP="000D04AF">
      <w:pPr>
        <w:pStyle w:val="a6"/>
        <w:numPr>
          <w:ilvl w:val="0"/>
          <w:numId w:val="39"/>
        </w:numPr>
      </w:pPr>
      <w:r w:rsidRPr="009E5292">
        <w:t>отчисления на социальные нужды (страховые взносы)</w:t>
      </w:r>
      <w:r>
        <w:t xml:space="preserve"> – </w:t>
      </w:r>
      <w:r w:rsidRPr="00A838B1">
        <w:rPr>
          <w:i/>
        </w:rPr>
        <w:t>Н</w:t>
      </w:r>
      <w:r w:rsidRPr="00A838B1">
        <w:rPr>
          <w:i/>
          <w:vertAlign w:val="subscript"/>
        </w:rPr>
        <w:t>зп</w:t>
      </w:r>
      <w:r w:rsidRPr="009E5292">
        <w:t>;</w:t>
      </w:r>
    </w:p>
    <w:p w14:paraId="1CBDF870" w14:textId="77777777" w:rsidR="004E1D4D" w:rsidRPr="009E5292" w:rsidRDefault="004E1D4D" w:rsidP="000D04AF">
      <w:pPr>
        <w:pStyle w:val="a6"/>
        <w:numPr>
          <w:ilvl w:val="0"/>
          <w:numId w:val="39"/>
        </w:numPr>
      </w:pPr>
      <w:r w:rsidRPr="009E5292">
        <w:t>арендные платежи за производственные (офисные) помещения</w:t>
      </w:r>
      <w:r>
        <w:t xml:space="preserve"> – </w:t>
      </w:r>
      <w:r w:rsidRPr="00A838B1">
        <w:rPr>
          <w:i/>
        </w:rPr>
        <w:t>А</w:t>
      </w:r>
      <w:r w:rsidRPr="00A838B1">
        <w:rPr>
          <w:i/>
          <w:vertAlign w:val="subscript"/>
        </w:rPr>
        <w:t>пм</w:t>
      </w:r>
      <w:r w:rsidRPr="009E5292">
        <w:t>;</w:t>
      </w:r>
    </w:p>
    <w:p w14:paraId="3EF0A65F" w14:textId="77777777" w:rsidR="004E1D4D" w:rsidRPr="009E5292" w:rsidRDefault="004E1D4D" w:rsidP="000D04AF">
      <w:pPr>
        <w:pStyle w:val="a6"/>
        <w:numPr>
          <w:ilvl w:val="0"/>
          <w:numId w:val="39"/>
        </w:numPr>
      </w:pPr>
      <w:r w:rsidRPr="009E5292">
        <w:t>амортизация используемых основных средств и нематериальных активов</w:t>
      </w:r>
      <w:r>
        <w:t xml:space="preserve"> – </w:t>
      </w:r>
      <w:r w:rsidRPr="00A838B1">
        <w:rPr>
          <w:i/>
        </w:rPr>
        <w:t>А</w:t>
      </w:r>
      <w:r w:rsidRPr="009E5292">
        <w:t>;</w:t>
      </w:r>
    </w:p>
    <w:p w14:paraId="312B6181" w14:textId="77777777" w:rsidR="004E1D4D" w:rsidRPr="009E5292" w:rsidRDefault="004E1D4D" w:rsidP="000D04AF">
      <w:pPr>
        <w:pStyle w:val="a6"/>
        <w:numPr>
          <w:ilvl w:val="0"/>
          <w:numId w:val="39"/>
        </w:numPr>
      </w:pPr>
      <w:r w:rsidRPr="009E5292">
        <w:t>расходы на модернизацию и приобретение основных средств</w:t>
      </w:r>
      <w:r>
        <w:t xml:space="preserve"> – </w:t>
      </w:r>
      <w:r w:rsidRPr="00A838B1">
        <w:rPr>
          <w:i/>
        </w:rPr>
        <w:t>Р</w:t>
      </w:r>
      <w:r w:rsidRPr="00A838B1">
        <w:rPr>
          <w:i/>
          <w:vertAlign w:val="subscript"/>
        </w:rPr>
        <w:t>мод</w:t>
      </w:r>
      <w:r w:rsidRPr="009E5292">
        <w:t>;</w:t>
      </w:r>
    </w:p>
    <w:p w14:paraId="68486748" w14:textId="77777777" w:rsidR="004E1D4D" w:rsidRPr="009E5292" w:rsidRDefault="004E1D4D" w:rsidP="000D04AF">
      <w:pPr>
        <w:pStyle w:val="a6"/>
        <w:numPr>
          <w:ilvl w:val="0"/>
          <w:numId w:val="39"/>
        </w:numPr>
      </w:pPr>
      <w:r w:rsidRPr="009E5292">
        <w:t>расходы на приобретение необходимого ПО</w:t>
      </w:r>
      <w:r>
        <w:t xml:space="preserve"> – </w:t>
      </w:r>
      <w:r w:rsidRPr="00A838B1">
        <w:rPr>
          <w:i/>
        </w:rPr>
        <w:t>Р</w:t>
      </w:r>
      <w:r w:rsidRPr="00A838B1">
        <w:rPr>
          <w:i/>
          <w:vertAlign w:val="subscript"/>
        </w:rPr>
        <w:t>ПО</w:t>
      </w:r>
      <w:r w:rsidRPr="009E5292">
        <w:t>;</w:t>
      </w:r>
    </w:p>
    <w:p w14:paraId="3CAF11B1" w14:textId="77777777" w:rsidR="004E1D4D" w:rsidRPr="009E5292" w:rsidRDefault="004E1D4D" w:rsidP="000D04AF">
      <w:pPr>
        <w:pStyle w:val="a6"/>
        <w:numPr>
          <w:ilvl w:val="0"/>
          <w:numId w:val="39"/>
        </w:numPr>
      </w:pPr>
      <w:r w:rsidRPr="009E5292">
        <w:t>расходы на интернет, связь</w:t>
      </w:r>
      <w:r>
        <w:t xml:space="preserve"> – </w:t>
      </w:r>
      <w:r w:rsidRPr="00A838B1">
        <w:rPr>
          <w:i/>
        </w:rPr>
        <w:t>Р</w:t>
      </w:r>
      <w:r w:rsidRPr="00A838B1">
        <w:rPr>
          <w:i/>
          <w:vertAlign w:val="subscript"/>
        </w:rPr>
        <w:t>тел</w:t>
      </w:r>
      <w:r w:rsidRPr="009E5292">
        <w:t>;</w:t>
      </w:r>
    </w:p>
    <w:p w14:paraId="234699A8" w14:textId="77777777" w:rsidR="004E1D4D" w:rsidRPr="009E5292" w:rsidRDefault="004E1D4D" w:rsidP="000D04AF">
      <w:pPr>
        <w:pStyle w:val="a6"/>
        <w:numPr>
          <w:ilvl w:val="0"/>
          <w:numId w:val="39"/>
        </w:numPr>
      </w:pPr>
      <w:r w:rsidRPr="009E5292">
        <w:t>расходы на канцелярские товары и расходные материалы</w:t>
      </w:r>
      <w:r>
        <w:t xml:space="preserve"> – </w:t>
      </w:r>
      <w:r w:rsidRPr="00A838B1">
        <w:rPr>
          <w:i/>
        </w:rPr>
        <w:t>Р</w:t>
      </w:r>
      <w:r w:rsidRPr="00A838B1">
        <w:rPr>
          <w:i/>
          <w:vertAlign w:val="subscript"/>
        </w:rPr>
        <w:t>р.м.</w:t>
      </w:r>
      <w:r w:rsidRPr="009E5292">
        <w:t>;</w:t>
      </w:r>
    </w:p>
    <w:p w14:paraId="66817A27" w14:textId="77777777" w:rsidR="004E1D4D" w:rsidRPr="009E5292" w:rsidRDefault="004E1D4D" w:rsidP="000D04AF">
      <w:pPr>
        <w:pStyle w:val="a6"/>
        <w:numPr>
          <w:ilvl w:val="0"/>
          <w:numId w:val="39"/>
        </w:numPr>
      </w:pPr>
      <w:r w:rsidRPr="009E5292">
        <w:t>прочие расходы</w:t>
      </w:r>
      <w:r>
        <w:t xml:space="preserve"> – </w:t>
      </w:r>
      <w:r w:rsidRPr="00A838B1">
        <w:rPr>
          <w:i/>
        </w:rPr>
        <w:t>П</w:t>
      </w:r>
      <w:r w:rsidRPr="00A838B1">
        <w:rPr>
          <w:i/>
          <w:vertAlign w:val="subscript"/>
        </w:rPr>
        <w:t>р.р.</w:t>
      </w:r>
      <w:r w:rsidRPr="009E5292">
        <w:t>.</w:t>
      </w:r>
    </w:p>
    <w:p w14:paraId="103805E2" w14:textId="77777777" w:rsidR="004E1D4D" w:rsidRPr="007662B2" w:rsidRDefault="004E1D4D" w:rsidP="00034875">
      <w:pPr>
        <w:pStyle w:val="3"/>
        <w:spacing w:after="0"/>
      </w:pPr>
      <w:bookmarkStart w:id="152" w:name="_Toc322893643"/>
      <w:bookmarkStart w:id="153" w:name="_Toc359344427"/>
      <w:bookmarkStart w:id="154" w:name="_Toc67512706"/>
      <w:r>
        <w:t>Расчёт заработной платы исполнителей работ по созданию программного продукта</w:t>
      </w:r>
      <w:bookmarkEnd w:id="152"/>
      <w:bookmarkEnd w:id="153"/>
      <w:bookmarkEnd w:id="154"/>
    </w:p>
    <w:p w14:paraId="50466F2A" w14:textId="77777777" w:rsidR="004E1D4D" w:rsidRDefault="004E1D4D" w:rsidP="00034875">
      <w:r w:rsidRPr="00BC27C8">
        <w:t>Основная</w:t>
      </w:r>
      <w:r>
        <w:t xml:space="preserve"> ЗП определяется по формуле</w:t>
      </w:r>
      <w:r w:rsidRPr="00BC27C8">
        <w:t>:</w:t>
      </w:r>
    </w:p>
    <w:tbl>
      <w:tblPr>
        <w:tblW w:w="9781" w:type="dxa"/>
        <w:jc w:val="center"/>
        <w:tblLayout w:type="fixed"/>
        <w:tblLook w:val="04A0" w:firstRow="1" w:lastRow="0" w:firstColumn="1" w:lastColumn="0" w:noHBand="0" w:noVBand="1"/>
      </w:tblPr>
      <w:tblGrid>
        <w:gridCol w:w="8647"/>
        <w:gridCol w:w="1134"/>
      </w:tblGrid>
      <w:tr w:rsidR="004E1D4D" w:rsidRPr="00597F0A" w14:paraId="5181AB84" w14:textId="77777777" w:rsidTr="00D7318A">
        <w:trPr>
          <w:jc w:val="center"/>
        </w:trPr>
        <w:tc>
          <w:tcPr>
            <w:tcW w:w="8647" w:type="dxa"/>
            <w:shd w:val="clear" w:color="auto" w:fill="auto"/>
          </w:tcPr>
          <w:p w14:paraId="392383B6" w14:textId="77777777" w:rsidR="004E1D4D" w:rsidRPr="00CF1FD3" w:rsidRDefault="00034875"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f>
                  <m:fPr>
                    <m:ctrlPr>
                      <w:rPr>
                        <w:rFonts w:ascii="Cambria Math" w:hAnsi="Cambria Math" w:cs="Times New Roman"/>
                        <w:i/>
                      </w:rPr>
                    </m:ctrlPr>
                  </m:fPr>
                  <m:num>
                    <m:r>
                      <m:rPr>
                        <m:nor/>
                      </m:rPr>
                      <w:rPr>
                        <w:rFonts w:cs="Times New Roman"/>
                        <w:i/>
                      </w:rPr>
                      <m:t>М</m:t>
                    </m:r>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i/>
                      </w:rPr>
                      <m:t>Т</m:t>
                    </m:r>
                  </m:num>
                  <m:den>
                    <m:sSub>
                      <m:sSubPr>
                        <m:ctrlPr>
                          <w:rPr>
                            <w:rFonts w:ascii="Cambria Math" w:hAnsi="Cambria Math" w:cs="Times New Roman"/>
                            <w:i/>
                          </w:rPr>
                        </m:ctrlPr>
                      </m:sSubPr>
                      <m:e>
                        <m:r>
                          <m:rPr>
                            <m:nor/>
                          </m:rPr>
                          <w:rPr>
                            <w:rFonts w:cs="Times New Roman"/>
                            <w:i/>
                          </w:rPr>
                          <m:t>Ч</m:t>
                        </m:r>
                      </m:e>
                      <m:sub>
                        <m:r>
                          <m:rPr>
                            <m:nor/>
                          </m:rPr>
                          <w:rPr>
                            <w:rFonts w:cs="Times New Roman"/>
                            <w:i/>
                          </w:rPr>
                          <m:t>р</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lang w:val="en-US"/>
                          </w:rPr>
                          <m:t>t</m:t>
                        </m:r>
                      </m:e>
                      <m:sub>
                        <m:r>
                          <m:rPr>
                            <m:nor/>
                          </m:rPr>
                          <w:rPr>
                            <w:rFonts w:cs="Times New Roman"/>
                            <w:i/>
                          </w:rPr>
                          <m:t>р.д.</m:t>
                        </m:r>
                      </m:sub>
                    </m:sSub>
                  </m:den>
                </m:f>
                <m:d>
                  <m:dPr>
                    <m:ctrlPr>
                      <w:rPr>
                        <w:rFonts w:ascii="Cambria Math" w:hAnsi="Cambria Math" w:cs="Times New Roman"/>
                        <w:i/>
                      </w:rPr>
                    </m:ctrlPr>
                  </m:dPr>
                  <m:e>
                    <m:r>
                      <m:rPr>
                        <m:nor/>
                      </m:rPr>
                      <w:rPr>
                        <w:rFonts w:cs="Times New Roman"/>
                      </w:rPr>
                      <m:t>1</m:t>
                    </m:r>
                    <m:r>
                      <m:rPr>
                        <m:nor/>
                      </m:rPr>
                      <w:rPr>
                        <w:rFonts w:cs="Times New Roman"/>
                        <w:i/>
                      </w:rPr>
                      <m:t>+</m:t>
                    </m:r>
                    <m:f>
                      <m:fPr>
                        <m:ctrlPr>
                          <w:rPr>
                            <w:rFonts w:ascii="Cambria Math" w:hAnsi="Cambria Math" w:cs="Times New Roman"/>
                            <w:i/>
                          </w:rPr>
                        </m:ctrlPr>
                      </m:fPr>
                      <m:num>
                        <m:r>
                          <m:rPr>
                            <m:nor/>
                          </m:rPr>
                          <w:rPr>
                            <w:rFonts w:cs="Times New Roman"/>
                            <w:i/>
                          </w:rPr>
                          <m:t>П</m:t>
                        </m:r>
                      </m:num>
                      <m:den>
                        <m:r>
                          <m:rPr>
                            <m:nor/>
                          </m:rPr>
                          <w:rPr>
                            <w:rFonts w:cs="Times New Roman"/>
                          </w:rPr>
                          <m:t>100</m:t>
                        </m:r>
                      </m:den>
                    </m:f>
                  </m:e>
                </m:d>
                <m:r>
                  <m:rPr>
                    <m:nor/>
                  </m:rPr>
                  <w:rPr>
                    <w:rFonts w:cs="Times New Roman"/>
                    <w:i/>
                  </w:rPr>
                  <m:t>, руб,</m:t>
                </m:r>
              </m:oMath>
            </m:oMathPara>
          </w:p>
        </w:tc>
        <w:tc>
          <w:tcPr>
            <w:tcW w:w="1134" w:type="dxa"/>
            <w:shd w:val="clear" w:color="auto" w:fill="auto"/>
          </w:tcPr>
          <w:p w14:paraId="2280B4B6" w14:textId="3E503267" w:rsidR="004E1D4D" w:rsidRPr="00026619" w:rsidRDefault="004E1D4D" w:rsidP="00034875">
            <w:pPr>
              <w:ind w:firstLine="0"/>
              <w:jc w:val="right"/>
              <w:rPr>
                <w:sz w:val="16"/>
                <w:szCs w:val="16"/>
              </w:rPr>
            </w:pPr>
          </w:p>
          <w:p w14:paraId="3EA16A8E" w14:textId="1565500D" w:rsidR="004E1D4D" w:rsidRPr="00597F0A" w:rsidRDefault="004E1D4D" w:rsidP="00034875">
            <w:pPr>
              <w:ind w:right="34" w:firstLine="0"/>
              <w:jc w:val="right"/>
              <w:rPr>
                <w:lang w:val="en-US"/>
              </w:rPr>
            </w:pPr>
            <w:r w:rsidRPr="004329B1">
              <w:rPr>
                <w:position w:val="-12"/>
              </w:rPr>
              <w:t>(</w:t>
            </w:r>
            <w:r w:rsidR="00EF5D25">
              <w:rPr>
                <w:position w:val="-12"/>
              </w:rPr>
              <w:t>5</w:t>
            </w:r>
            <w:r w:rsidRPr="004329B1">
              <w:rPr>
                <w:position w:val="-12"/>
              </w:rPr>
              <w:t>.</w:t>
            </w:r>
            <w:r>
              <w:rPr>
                <w:position w:val="-12"/>
              </w:rPr>
              <w:t>1</w:t>
            </w:r>
            <w:r w:rsidRPr="004329B1">
              <w:rPr>
                <w:position w:val="-12"/>
              </w:rPr>
              <w:t>)</w:t>
            </w:r>
          </w:p>
        </w:tc>
      </w:tr>
    </w:tbl>
    <w:p w14:paraId="769DD04D" w14:textId="77777777" w:rsidR="004E1D4D" w:rsidRDefault="004E1D4D" w:rsidP="00034875">
      <w:pPr>
        <w:widowControl w:val="0"/>
        <w:ind w:firstLine="0"/>
      </w:pPr>
      <w:r>
        <w:t xml:space="preserve">где </w:t>
      </w:r>
      <w:r>
        <w:rPr>
          <w:i/>
          <w:lang w:val="en-US"/>
        </w:rPr>
        <w:t>M</w:t>
      </w:r>
      <w:r w:rsidRPr="00B02C26">
        <w:t xml:space="preserve"> – </w:t>
      </w:r>
      <w:r>
        <w:t>месячная зарплата</w:t>
      </w:r>
      <w:r w:rsidRPr="00B02C26">
        <w:t xml:space="preserve"> (</w:t>
      </w:r>
      <w:r w:rsidRPr="00B02C26">
        <w:rPr>
          <w:i/>
        </w:rPr>
        <w:t>руб.</w:t>
      </w:r>
      <w:r>
        <w:t>)</w:t>
      </w:r>
      <w:r w:rsidRPr="00B02C26">
        <w:t xml:space="preserve">, </w:t>
      </w:r>
      <w:r>
        <w:rPr>
          <w:i/>
          <w:lang w:val="en-US"/>
        </w:rPr>
        <w:t>T</w:t>
      </w:r>
      <w:r w:rsidRPr="00B02C26">
        <w:t xml:space="preserve"> – </w:t>
      </w:r>
      <w:r>
        <w:t>общие трудозатраты (</w:t>
      </w:r>
      <w:r>
        <w:rPr>
          <w:i/>
        </w:rPr>
        <w:t>чел.-ч</w:t>
      </w:r>
      <w:r>
        <w:t>)</w:t>
      </w:r>
      <w:r w:rsidRPr="00B02C26">
        <w:t>,</w:t>
      </w:r>
      <w:r>
        <w:t xml:space="preserve"> </w:t>
      </w:r>
      <w:r>
        <w:rPr>
          <w:i/>
        </w:rPr>
        <w:t>Ч</w:t>
      </w:r>
      <w:r w:rsidRPr="00E61BEE">
        <w:rPr>
          <w:i/>
          <w:vertAlign w:val="subscript"/>
        </w:rPr>
        <w:t>р</w:t>
      </w:r>
      <w:r>
        <w:t xml:space="preserve"> – число рабочих дней в месяц</w:t>
      </w:r>
      <w:r w:rsidRPr="00B02C26">
        <w:t>,</w:t>
      </w:r>
      <w:r>
        <w:t xml:space="preserve"> </w:t>
      </w:r>
      <w:r>
        <w:rPr>
          <w:i/>
          <w:lang w:val="en-US"/>
        </w:rPr>
        <w:t>t</w:t>
      </w:r>
      <w:r w:rsidRPr="00E61BEE">
        <w:rPr>
          <w:i/>
          <w:vertAlign w:val="subscript"/>
        </w:rPr>
        <w:t>р.д.</w:t>
      </w:r>
      <w:r>
        <w:rPr>
          <w:i/>
        </w:rPr>
        <w:t xml:space="preserve"> – </w:t>
      </w:r>
      <w:r>
        <w:t>продолжительность рабочего дня в часах</w:t>
      </w:r>
      <w:r w:rsidRPr="00B02C26">
        <w:t>,</w:t>
      </w:r>
      <w:r>
        <w:t xml:space="preserve"> </w:t>
      </w:r>
      <w:r>
        <w:rPr>
          <w:i/>
        </w:rPr>
        <w:t>П</w:t>
      </w:r>
      <w:r>
        <w:t xml:space="preserve"> – процент премии. В данной работе</w:t>
      </w:r>
      <w:r w:rsidRPr="00402A90">
        <w:t xml:space="preserve"> </w:t>
      </w:r>
      <w:r>
        <w:rPr>
          <w:i/>
        </w:rPr>
        <w:t>Ч</w:t>
      </w:r>
      <w:r w:rsidRPr="00E61BEE">
        <w:rPr>
          <w:i/>
          <w:vertAlign w:val="subscript"/>
        </w:rPr>
        <w:t xml:space="preserve">р </w:t>
      </w:r>
      <w:r>
        <w:rPr>
          <w:i/>
        </w:rPr>
        <w:t xml:space="preserve">= </w:t>
      </w:r>
      <w:r>
        <w:t xml:space="preserve">21 </w:t>
      </w:r>
      <w:r>
        <w:rPr>
          <w:i/>
        </w:rPr>
        <w:t>день</w:t>
      </w:r>
      <w:r w:rsidRPr="00402A90">
        <w:t xml:space="preserve">, </w:t>
      </w:r>
      <w:r>
        <w:rPr>
          <w:i/>
          <w:lang w:val="en-US"/>
        </w:rPr>
        <w:t>t</w:t>
      </w:r>
      <w:r w:rsidRPr="00E61BEE">
        <w:rPr>
          <w:i/>
          <w:vertAlign w:val="subscript"/>
        </w:rPr>
        <w:t>р.д.</w:t>
      </w:r>
      <w:r>
        <w:rPr>
          <w:i/>
        </w:rPr>
        <w:t>=</w:t>
      </w:r>
      <w:r w:rsidRPr="00402A90">
        <w:t>8</w:t>
      </w:r>
      <w:r>
        <w:rPr>
          <w:i/>
        </w:rPr>
        <w:t>ч</w:t>
      </w:r>
      <w:r w:rsidRPr="00402A90">
        <w:t xml:space="preserve">, </w:t>
      </w:r>
      <w:r>
        <w:rPr>
          <w:i/>
        </w:rPr>
        <w:t>П</w:t>
      </w:r>
      <w:r>
        <w:t xml:space="preserve">=0. </w:t>
      </w:r>
    </w:p>
    <w:p w14:paraId="1F4D02A6" w14:textId="77777777" w:rsidR="004E1D4D" w:rsidRDefault="004E1D4D" w:rsidP="00034875">
      <w:pPr>
        <w:contextualSpacing/>
        <w:rPr>
          <w:rFonts w:eastAsia="Times New Roman"/>
        </w:rPr>
      </w:pPr>
      <w:r>
        <w:rPr>
          <w:rFonts w:eastAsia="Times New Roman"/>
        </w:rPr>
        <w:t>Значение месячной заработной платы (М), суммарные трудозатраты членов, а также рассчитанная по формуле 1.1 основная заработная плата проектной команды приведены в табл. 1.3.</w:t>
      </w:r>
    </w:p>
    <w:p w14:paraId="686B6AB3" w14:textId="77777777" w:rsidR="004E1D4D" w:rsidRDefault="004E1D4D" w:rsidP="00034875">
      <w:pPr>
        <w:spacing w:line="276" w:lineRule="auto"/>
        <w:ind w:firstLine="0"/>
        <w:jc w:val="left"/>
        <w:rPr>
          <w:rFonts w:eastAsia="Times New Roman"/>
          <w:b/>
        </w:rPr>
      </w:pPr>
      <w:r>
        <w:rPr>
          <w:rFonts w:eastAsia="Times New Roman"/>
          <w:b/>
        </w:rPr>
        <w:br w:type="page"/>
      </w:r>
    </w:p>
    <w:p w14:paraId="7BE95168" w14:textId="653C0D79" w:rsidR="004E1D4D" w:rsidRPr="00A906AA" w:rsidRDefault="004E1D4D" w:rsidP="00034875">
      <w:pPr>
        <w:contextualSpacing/>
        <w:jc w:val="right"/>
        <w:rPr>
          <w:rFonts w:eastAsia="Times New Roman"/>
          <w:b/>
        </w:rPr>
      </w:pPr>
      <w:r w:rsidRPr="00A906AA">
        <w:rPr>
          <w:rFonts w:eastAsia="Times New Roman"/>
          <w:b/>
        </w:rPr>
        <w:lastRenderedPageBreak/>
        <w:t xml:space="preserve">Таблица </w:t>
      </w:r>
      <w:r w:rsidR="00EF5D25">
        <w:rPr>
          <w:rFonts w:eastAsia="Times New Roman"/>
          <w:b/>
        </w:rPr>
        <w:t>5</w:t>
      </w:r>
      <w:r w:rsidRPr="00A906AA">
        <w:rPr>
          <w:rFonts w:eastAsia="Times New Roman"/>
          <w:b/>
        </w:rPr>
        <w:t>.3</w:t>
      </w:r>
    </w:p>
    <w:p w14:paraId="40E4F0B4" w14:textId="77777777" w:rsidR="004E1D4D" w:rsidRDefault="004E1D4D" w:rsidP="00034875">
      <w:pPr>
        <w:pStyle w:val="ad"/>
        <w:spacing w:after="0"/>
      </w:pPr>
      <w:r>
        <w:t>Основная заработная плата членов проектной команды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05"/>
        <w:gridCol w:w="3761"/>
        <w:gridCol w:w="1480"/>
        <w:gridCol w:w="1825"/>
        <w:gridCol w:w="1751"/>
      </w:tblGrid>
      <w:tr w:rsidR="004E1D4D" w:rsidRPr="00B70B40" w14:paraId="6A283026" w14:textId="77777777" w:rsidTr="00D7318A">
        <w:trPr>
          <w:trHeight w:val="834"/>
        </w:trPr>
        <w:tc>
          <w:tcPr>
            <w:tcW w:w="418" w:type="pct"/>
            <w:vAlign w:val="center"/>
          </w:tcPr>
          <w:p w14:paraId="29F2EEDA" w14:textId="77777777" w:rsidR="004E1D4D" w:rsidRPr="00BE349A" w:rsidRDefault="004E1D4D" w:rsidP="00034875">
            <w:pPr>
              <w:keepNext/>
              <w:keepLines/>
              <w:spacing w:line="240" w:lineRule="auto"/>
              <w:ind w:right="-108" w:firstLine="0"/>
              <w:contextualSpacing/>
              <w:jc w:val="center"/>
              <w:rPr>
                <w:rFonts w:eastAsia="Times New Roman"/>
                <w:b/>
                <w:sz w:val="24"/>
                <w:szCs w:val="24"/>
              </w:rPr>
            </w:pPr>
            <w:r>
              <w:rPr>
                <w:rFonts w:eastAsia="Times New Roman"/>
                <w:b/>
                <w:sz w:val="24"/>
                <w:szCs w:val="24"/>
              </w:rPr>
              <w:t>№</w:t>
            </w:r>
          </w:p>
        </w:tc>
        <w:tc>
          <w:tcPr>
            <w:tcW w:w="1954" w:type="pct"/>
            <w:vAlign w:val="center"/>
          </w:tcPr>
          <w:p w14:paraId="67C1E348" w14:textId="77777777" w:rsidR="004E1D4D" w:rsidRPr="00BE349A"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Исполнитель</w:t>
            </w:r>
          </w:p>
        </w:tc>
        <w:tc>
          <w:tcPr>
            <w:tcW w:w="769" w:type="pct"/>
            <w:vAlign w:val="center"/>
          </w:tcPr>
          <w:p w14:paraId="143922F1"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Месячная заработная плата (М), руб.</w:t>
            </w:r>
          </w:p>
        </w:tc>
        <w:tc>
          <w:tcPr>
            <w:tcW w:w="948" w:type="pct"/>
            <w:vAlign w:val="center"/>
          </w:tcPr>
          <w:p w14:paraId="6EFE2C99" w14:textId="77777777" w:rsidR="004E1D4D" w:rsidRDefault="004E1D4D" w:rsidP="00034875">
            <w:pPr>
              <w:keepNext/>
              <w:keepLines/>
              <w:spacing w:line="240" w:lineRule="auto"/>
              <w:ind w:firstLine="0"/>
              <w:contextualSpacing/>
              <w:jc w:val="center"/>
              <w:rPr>
                <w:rFonts w:eastAsia="Times New Roman"/>
                <w:b/>
                <w:sz w:val="24"/>
                <w:szCs w:val="24"/>
              </w:rPr>
            </w:pPr>
            <w:r>
              <w:rPr>
                <w:rFonts w:eastAsia="Times New Roman"/>
                <w:b/>
                <w:sz w:val="24"/>
                <w:szCs w:val="24"/>
              </w:rPr>
              <w:t>Трудозатраты, человеко-часов</w:t>
            </w:r>
          </w:p>
        </w:tc>
        <w:tc>
          <w:tcPr>
            <w:tcW w:w="910" w:type="pct"/>
            <w:vAlign w:val="center"/>
          </w:tcPr>
          <w:p w14:paraId="2801DA80" w14:textId="77777777" w:rsidR="004E1D4D" w:rsidRDefault="00034875" w:rsidP="00034875">
            <w:pPr>
              <w:keepNext/>
              <w:keepLines/>
              <w:spacing w:line="240" w:lineRule="auto"/>
              <w:ind w:firstLine="0"/>
              <w:contextualSpacing/>
              <w:jc w:val="center"/>
              <w:rPr>
                <w:rFonts w:eastAsia="Times New Roman"/>
                <w:b/>
                <w:sz w:val="24"/>
                <w:szCs w:val="24"/>
              </w:rPr>
            </w:pPr>
            <m:oMath>
              <m:sSub>
                <m:sSubPr>
                  <m:ctrlPr>
                    <w:rPr>
                      <w:rFonts w:ascii="Cambria Math" w:eastAsia="Times New Roman" w:hAnsi="Cambria Math"/>
                      <w:b/>
                      <w:sz w:val="24"/>
                      <w:szCs w:val="24"/>
                    </w:rPr>
                  </m:ctrlPr>
                </m:sSubPr>
                <m:e>
                  <m:r>
                    <m:rPr>
                      <m:nor/>
                    </m:rPr>
                    <w:rPr>
                      <w:rFonts w:eastAsia="Times New Roman"/>
                      <w:b/>
                      <w:sz w:val="24"/>
                      <w:szCs w:val="24"/>
                    </w:rPr>
                    <m:t>ЗП</m:t>
                  </m:r>
                </m:e>
                <m:sub>
                  <m:r>
                    <m:rPr>
                      <m:nor/>
                    </m:rPr>
                    <w:rPr>
                      <w:rFonts w:eastAsia="Times New Roman"/>
                      <w:b/>
                      <w:sz w:val="24"/>
                      <w:szCs w:val="24"/>
                    </w:rPr>
                    <m:t>осн</m:t>
                  </m:r>
                </m:sub>
              </m:sSub>
            </m:oMath>
            <w:r w:rsidR="004E1D4D" w:rsidRPr="008443A7">
              <w:rPr>
                <w:rFonts w:eastAsia="Times New Roman"/>
                <w:b/>
                <w:sz w:val="24"/>
                <w:szCs w:val="24"/>
              </w:rPr>
              <w:t>, руб.</w:t>
            </w:r>
          </w:p>
        </w:tc>
      </w:tr>
      <w:tr w:rsidR="004E1D4D" w:rsidRPr="00B70B40" w14:paraId="795455BB" w14:textId="77777777" w:rsidTr="00D7318A">
        <w:trPr>
          <w:trHeight w:val="417"/>
        </w:trPr>
        <w:tc>
          <w:tcPr>
            <w:tcW w:w="418" w:type="pct"/>
            <w:vAlign w:val="center"/>
          </w:tcPr>
          <w:p w14:paraId="22CBFEDE"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1</w:t>
            </w:r>
          </w:p>
        </w:tc>
        <w:tc>
          <w:tcPr>
            <w:tcW w:w="1954" w:type="pct"/>
          </w:tcPr>
          <w:p w14:paraId="06FD550E" w14:textId="77777777" w:rsidR="004E1D4D" w:rsidRPr="00A2676E" w:rsidRDefault="004E1D4D" w:rsidP="00034875">
            <w:pPr>
              <w:pStyle w:val="ac"/>
              <w:spacing w:before="0" w:beforeAutospacing="0" w:after="0" w:afterAutospacing="0"/>
              <w:rPr>
                <w:szCs w:val="28"/>
              </w:rPr>
            </w:pPr>
            <w:r w:rsidRPr="00A2676E">
              <w:rPr>
                <w:szCs w:val="28"/>
              </w:rPr>
              <w:t>Менеджер проекта</w:t>
            </w:r>
          </w:p>
        </w:tc>
        <w:tc>
          <w:tcPr>
            <w:tcW w:w="769" w:type="pct"/>
          </w:tcPr>
          <w:p w14:paraId="3FB4BB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56 000</w:t>
            </w:r>
          </w:p>
        </w:tc>
        <w:tc>
          <w:tcPr>
            <w:tcW w:w="948" w:type="pct"/>
          </w:tcPr>
          <w:p w14:paraId="1392868B" w14:textId="77777777" w:rsidR="004E1D4D" w:rsidRPr="00A2676E" w:rsidRDefault="004E1D4D" w:rsidP="00034875">
            <w:pPr>
              <w:pStyle w:val="ac"/>
              <w:spacing w:before="0" w:beforeAutospacing="0" w:after="0" w:afterAutospacing="0"/>
              <w:jc w:val="center"/>
              <w:rPr>
                <w:szCs w:val="28"/>
              </w:rPr>
            </w:pPr>
            <w:r w:rsidRPr="00A2676E">
              <w:rPr>
                <w:szCs w:val="28"/>
              </w:rPr>
              <w:t>280,</w:t>
            </w:r>
            <w:r>
              <w:rPr>
                <w:szCs w:val="28"/>
              </w:rPr>
              <w:t>4</w:t>
            </w:r>
          </w:p>
        </w:tc>
        <w:tc>
          <w:tcPr>
            <w:tcW w:w="910" w:type="pct"/>
          </w:tcPr>
          <w:p w14:paraId="77405045"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93 466</w:t>
            </w:r>
          </w:p>
        </w:tc>
      </w:tr>
      <w:tr w:rsidR="004E1D4D" w:rsidRPr="00B70B40" w14:paraId="0D541C6B" w14:textId="77777777" w:rsidTr="00D7318A">
        <w:trPr>
          <w:trHeight w:val="417"/>
        </w:trPr>
        <w:tc>
          <w:tcPr>
            <w:tcW w:w="418" w:type="pct"/>
            <w:vAlign w:val="center"/>
          </w:tcPr>
          <w:p w14:paraId="3369F21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2</w:t>
            </w:r>
          </w:p>
        </w:tc>
        <w:tc>
          <w:tcPr>
            <w:tcW w:w="1954" w:type="pct"/>
          </w:tcPr>
          <w:p w14:paraId="0278A896"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Бизнес-аналитик</w:t>
            </w:r>
          </w:p>
        </w:tc>
        <w:tc>
          <w:tcPr>
            <w:tcW w:w="769" w:type="pct"/>
          </w:tcPr>
          <w:p w14:paraId="69E82242"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09773EC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230,4</w:t>
            </w:r>
          </w:p>
        </w:tc>
        <w:tc>
          <w:tcPr>
            <w:tcW w:w="910" w:type="pct"/>
          </w:tcPr>
          <w:p w14:paraId="3EB0525A"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102 857</w:t>
            </w:r>
          </w:p>
        </w:tc>
      </w:tr>
      <w:tr w:rsidR="004E1D4D" w:rsidRPr="00B70B40" w14:paraId="7BC9DD88" w14:textId="77777777" w:rsidTr="00D7318A">
        <w:trPr>
          <w:trHeight w:val="417"/>
        </w:trPr>
        <w:tc>
          <w:tcPr>
            <w:tcW w:w="418" w:type="pct"/>
            <w:vAlign w:val="center"/>
          </w:tcPr>
          <w:p w14:paraId="6ED2E08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3</w:t>
            </w:r>
          </w:p>
        </w:tc>
        <w:tc>
          <w:tcPr>
            <w:tcW w:w="1954" w:type="pct"/>
          </w:tcPr>
          <w:p w14:paraId="2AFD7D75"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Системный аналитик</w:t>
            </w:r>
          </w:p>
        </w:tc>
        <w:tc>
          <w:tcPr>
            <w:tcW w:w="769" w:type="pct"/>
          </w:tcPr>
          <w:p w14:paraId="59C2AB46"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75 000</w:t>
            </w:r>
          </w:p>
        </w:tc>
        <w:tc>
          <w:tcPr>
            <w:tcW w:w="948" w:type="pct"/>
          </w:tcPr>
          <w:p w14:paraId="1C3177FF"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144</w:t>
            </w:r>
          </w:p>
        </w:tc>
        <w:tc>
          <w:tcPr>
            <w:tcW w:w="910" w:type="pct"/>
          </w:tcPr>
          <w:p w14:paraId="30D523C4"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64 285</w:t>
            </w:r>
          </w:p>
        </w:tc>
      </w:tr>
      <w:tr w:rsidR="004E1D4D" w:rsidRPr="00B70B40" w14:paraId="14E6DA8A" w14:textId="77777777" w:rsidTr="00D7318A">
        <w:trPr>
          <w:trHeight w:val="417"/>
        </w:trPr>
        <w:tc>
          <w:tcPr>
            <w:tcW w:w="418" w:type="pct"/>
            <w:vAlign w:val="center"/>
          </w:tcPr>
          <w:p w14:paraId="0A44A79D"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4</w:t>
            </w:r>
          </w:p>
        </w:tc>
        <w:tc>
          <w:tcPr>
            <w:tcW w:w="1954" w:type="pct"/>
          </w:tcPr>
          <w:p w14:paraId="06DEF998"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Тестировщик</w:t>
            </w:r>
          </w:p>
        </w:tc>
        <w:tc>
          <w:tcPr>
            <w:tcW w:w="769" w:type="pct"/>
          </w:tcPr>
          <w:p w14:paraId="331A019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53 000</w:t>
            </w:r>
          </w:p>
        </w:tc>
        <w:tc>
          <w:tcPr>
            <w:tcW w:w="948" w:type="pct"/>
          </w:tcPr>
          <w:p w14:paraId="07BC526E"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256</w:t>
            </w:r>
          </w:p>
        </w:tc>
        <w:tc>
          <w:tcPr>
            <w:tcW w:w="910" w:type="pct"/>
          </w:tcPr>
          <w:p w14:paraId="5EB30580"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80 762</w:t>
            </w:r>
          </w:p>
        </w:tc>
      </w:tr>
      <w:tr w:rsidR="004E1D4D" w:rsidRPr="00B70B40" w14:paraId="2806AE4F" w14:textId="77777777" w:rsidTr="00D7318A">
        <w:trPr>
          <w:trHeight w:val="417"/>
        </w:trPr>
        <w:tc>
          <w:tcPr>
            <w:tcW w:w="418" w:type="pct"/>
            <w:vAlign w:val="center"/>
          </w:tcPr>
          <w:p w14:paraId="775AAE34"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5</w:t>
            </w:r>
          </w:p>
        </w:tc>
        <w:tc>
          <w:tcPr>
            <w:tcW w:w="1954" w:type="pct"/>
          </w:tcPr>
          <w:p w14:paraId="6CDA0B6E"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Специалист по внедрению</w:t>
            </w:r>
          </w:p>
        </w:tc>
        <w:tc>
          <w:tcPr>
            <w:tcW w:w="769" w:type="pct"/>
          </w:tcPr>
          <w:p w14:paraId="03F5759F"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50 000</w:t>
            </w:r>
          </w:p>
        </w:tc>
        <w:tc>
          <w:tcPr>
            <w:tcW w:w="948" w:type="pct"/>
          </w:tcPr>
          <w:p w14:paraId="7AAE1592"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80</w:t>
            </w:r>
          </w:p>
        </w:tc>
        <w:tc>
          <w:tcPr>
            <w:tcW w:w="910" w:type="pct"/>
          </w:tcPr>
          <w:p w14:paraId="037E86D1"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23 810</w:t>
            </w:r>
          </w:p>
        </w:tc>
      </w:tr>
      <w:tr w:rsidR="004E1D4D" w:rsidRPr="00B70B40" w14:paraId="1D3E32CE" w14:textId="77777777" w:rsidTr="00D7318A">
        <w:trPr>
          <w:trHeight w:val="417"/>
        </w:trPr>
        <w:tc>
          <w:tcPr>
            <w:tcW w:w="418" w:type="pct"/>
            <w:vAlign w:val="center"/>
          </w:tcPr>
          <w:p w14:paraId="2359D0E3"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6</w:t>
            </w:r>
          </w:p>
        </w:tc>
        <w:tc>
          <w:tcPr>
            <w:tcW w:w="1954" w:type="pct"/>
          </w:tcPr>
          <w:p w14:paraId="47AF532E"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Дизайнер</w:t>
            </w:r>
          </w:p>
        </w:tc>
        <w:tc>
          <w:tcPr>
            <w:tcW w:w="769" w:type="pct"/>
          </w:tcPr>
          <w:p w14:paraId="2C16E6D3" w14:textId="77777777" w:rsidR="004E1D4D" w:rsidRDefault="004E1D4D" w:rsidP="00034875">
            <w:pPr>
              <w:keepNext/>
              <w:keepLines/>
              <w:spacing w:line="240" w:lineRule="auto"/>
              <w:ind w:firstLine="0"/>
              <w:contextualSpacing/>
              <w:jc w:val="center"/>
              <w:rPr>
                <w:rFonts w:eastAsia="Times New Roman"/>
                <w:sz w:val="24"/>
                <w:szCs w:val="24"/>
              </w:rPr>
            </w:pPr>
            <w:r w:rsidRPr="00797C65">
              <w:rPr>
                <w:rFonts w:eastAsia="Times New Roman"/>
                <w:sz w:val="24"/>
                <w:szCs w:val="24"/>
              </w:rPr>
              <w:t xml:space="preserve">41 </w:t>
            </w:r>
            <w:r>
              <w:rPr>
                <w:rFonts w:eastAsia="Times New Roman"/>
                <w:sz w:val="24"/>
                <w:szCs w:val="24"/>
              </w:rPr>
              <w:t>000</w:t>
            </w:r>
          </w:p>
        </w:tc>
        <w:tc>
          <w:tcPr>
            <w:tcW w:w="948" w:type="pct"/>
          </w:tcPr>
          <w:p w14:paraId="05A201B3"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48</w:t>
            </w:r>
          </w:p>
        </w:tc>
        <w:tc>
          <w:tcPr>
            <w:tcW w:w="910" w:type="pct"/>
          </w:tcPr>
          <w:p w14:paraId="3327E9B9"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11 714</w:t>
            </w:r>
          </w:p>
        </w:tc>
      </w:tr>
      <w:tr w:rsidR="004E1D4D" w:rsidRPr="00B70B40" w14:paraId="1E4C06D0" w14:textId="77777777" w:rsidTr="00D7318A">
        <w:trPr>
          <w:trHeight w:val="417"/>
        </w:trPr>
        <w:tc>
          <w:tcPr>
            <w:tcW w:w="418" w:type="pct"/>
            <w:vAlign w:val="center"/>
          </w:tcPr>
          <w:p w14:paraId="762FBF15" w14:textId="77777777" w:rsidR="004E1D4D" w:rsidRPr="00BE349A" w:rsidRDefault="004E1D4D" w:rsidP="00034875">
            <w:pPr>
              <w:keepNext/>
              <w:keepLines/>
              <w:spacing w:line="240" w:lineRule="auto"/>
              <w:ind w:firstLine="0"/>
              <w:contextualSpacing/>
              <w:jc w:val="center"/>
              <w:rPr>
                <w:rFonts w:eastAsia="Times New Roman"/>
                <w:sz w:val="24"/>
                <w:szCs w:val="24"/>
              </w:rPr>
            </w:pPr>
            <w:r w:rsidRPr="00BE349A">
              <w:rPr>
                <w:rFonts w:eastAsia="Times New Roman"/>
                <w:sz w:val="24"/>
                <w:szCs w:val="24"/>
              </w:rPr>
              <w:t>7</w:t>
            </w:r>
          </w:p>
        </w:tc>
        <w:tc>
          <w:tcPr>
            <w:tcW w:w="1954" w:type="pct"/>
          </w:tcPr>
          <w:p w14:paraId="20C275F4" w14:textId="77777777" w:rsidR="004E1D4D" w:rsidRPr="00A2676E" w:rsidRDefault="004E1D4D" w:rsidP="00034875">
            <w:pPr>
              <w:pStyle w:val="ac"/>
              <w:spacing w:before="0" w:beforeAutospacing="0" w:after="0" w:afterAutospacing="0"/>
              <w:rPr>
                <w:szCs w:val="28"/>
              </w:rPr>
            </w:pPr>
            <w:r w:rsidRPr="00A2676E">
              <w:rPr>
                <w:color w:val="000000" w:themeColor="text1"/>
                <w:szCs w:val="28"/>
                <w:lang w:val="en-US"/>
              </w:rPr>
              <w:t>Frontend-разработчик</w:t>
            </w:r>
          </w:p>
        </w:tc>
        <w:tc>
          <w:tcPr>
            <w:tcW w:w="769" w:type="pct"/>
          </w:tcPr>
          <w:p w14:paraId="5F33C5B7"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rPr>
              <w:t>85 000</w:t>
            </w:r>
          </w:p>
        </w:tc>
        <w:tc>
          <w:tcPr>
            <w:tcW w:w="948" w:type="pct"/>
          </w:tcPr>
          <w:p w14:paraId="6034E089" w14:textId="77777777" w:rsidR="004E1D4D" w:rsidRPr="00A2676E" w:rsidRDefault="004E1D4D" w:rsidP="00034875">
            <w:pPr>
              <w:pStyle w:val="ac"/>
              <w:spacing w:before="0" w:beforeAutospacing="0" w:after="0" w:afterAutospacing="0"/>
              <w:jc w:val="center"/>
              <w:rPr>
                <w:szCs w:val="28"/>
              </w:rPr>
            </w:pPr>
            <w:r>
              <w:rPr>
                <w:color w:val="000000" w:themeColor="text1"/>
                <w:szCs w:val="28"/>
                <w:lang w:val="en-US"/>
              </w:rPr>
              <w:t>348</w:t>
            </w:r>
          </w:p>
        </w:tc>
        <w:tc>
          <w:tcPr>
            <w:tcW w:w="910" w:type="pct"/>
          </w:tcPr>
          <w:p w14:paraId="6796C68D"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176 071</w:t>
            </w:r>
          </w:p>
        </w:tc>
      </w:tr>
      <w:tr w:rsidR="004E1D4D" w:rsidRPr="00B70B40" w14:paraId="0317C822" w14:textId="77777777" w:rsidTr="00D7318A">
        <w:trPr>
          <w:trHeight w:val="417"/>
        </w:trPr>
        <w:tc>
          <w:tcPr>
            <w:tcW w:w="418" w:type="pct"/>
            <w:vAlign w:val="center"/>
          </w:tcPr>
          <w:p w14:paraId="65AE0924" w14:textId="77777777" w:rsidR="004E1D4D" w:rsidRPr="00A2676E"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8</w:t>
            </w:r>
          </w:p>
        </w:tc>
        <w:tc>
          <w:tcPr>
            <w:tcW w:w="1954" w:type="pct"/>
          </w:tcPr>
          <w:p w14:paraId="60A19107" w14:textId="77777777" w:rsidR="004E1D4D" w:rsidRPr="00A2676E" w:rsidRDefault="004E1D4D" w:rsidP="00034875">
            <w:pPr>
              <w:pStyle w:val="ac"/>
              <w:spacing w:before="0" w:beforeAutospacing="0" w:after="0" w:afterAutospacing="0"/>
              <w:rPr>
                <w:color w:val="000000" w:themeColor="text1"/>
                <w:szCs w:val="28"/>
              </w:rPr>
            </w:pPr>
            <w:r>
              <w:rPr>
                <w:color w:val="000000" w:themeColor="text1"/>
                <w:szCs w:val="28"/>
                <w:lang w:val="en-US"/>
              </w:rPr>
              <w:t>Backend-</w:t>
            </w:r>
            <w:r>
              <w:rPr>
                <w:color w:val="000000" w:themeColor="text1"/>
                <w:szCs w:val="28"/>
              </w:rPr>
              <w:t>разработчик</w:t>
            </w:r>
          </w:p>
        </w:tc>
        <w:tc>
          <w:tcPr>
            <w:tcW w:w="769" w:type="pct"/>
          </w:tcPr>
          <w:p w14:paraId="3145A96A"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85 000</w:t>
            </w:r>
          </w:p>
        </w:tc>
        <w:tc>
          <w:tcPr>
            <w:tcW w:w="948" w:type="pct"/>
          </w:tcPr>
          <w:p w14:paraId="58810240" w14:textId="77777777" w:rsidR="004E1D4D" w:rsidRDefault="004E1D4D" w:rsidP="00034875">
            <w:pPr>
              <w:keepNext/>
              <w:keepLines/>
              <w:spacing w:line="240" w:lineRule="auto"/>
              <w:ind w:firstLine="0"/>
              <w:contextualSpacing/>
              <w:jc w:val="center"/>
              <w:rPr>
                <w:rFonts w:eastAsia="Times New Roman"/>
                <w:sz w:val="24"/>
                <w:szCs w:val="24"/>
              </w:rPr>
            </w:pPr>
            <w:r>
              <w:rPr>
                <w:rFonts w:eastAsia="Times New Roman"/>
                <w:sz w:val="24"/>
                <w:szCs w:val="24"/>
              </w:rPr>
              <w:t>260</w:t>
            </w:r>
          </w:p>
        </w:tc>
        <w:tc>
          <w:tcPr>
            <w:tcW w:w="910" w:type="pct"/>
          </w:tcPr>
          <w:p w14:paraId="68403AAC" w14:textId="77777777" w:rsidR="004E1D4D" w:rsidRPr="00797C65" w:rsidRDefault="004E1D4D" w:rsidP="00034875">
            <w:pPr>
              <w:keepNext/>
              <w:keepLines/>
              <w:spacing w:line="240" w:lineRule="auto"/>
              <w:ind w:firstLine="0"/>
              <w:contextualSpacing/>
              <w:jc w:val="center"/>
              <w:rPr>
                <w:rFonts w:eastAsia="Times New Roman"/>
                <w:sz w:val="24"/>
                <w:szCs w:val="24"/>
                <w:lang w:val="en-US"/>
              </w:rPr>
            </w:pPr>
            <w:r>
              <w:rPr>
                <w:rFonts w:eastAsia="Times New Roman"/>
                <w:sz w:val="24"/>
                <w:szCs w:val="24"/>
                <w:lang w:val="en-US"/>
              </w:rPr>
              <w:t>131 547</w:t>
            </w:r>
          </w:p>
        </w:tc>
      </w:tr>
    </w:tbl>
    <w:p w14:paraId="42656631" w14:textId="77777777" w:rsidR="004E1D4D" w:rsidRPr="00C12383" w:rsidRDefault="004E1D4D" w:rsidP="00034875">
      <w:pPr>
        <w:contextualSpacing/>
        <w:rPr>
          <w:rFonts w:eastAsia="Times New Roman"/>
        </w:rPr>
      </w:pPr>
    </w:p>
    <w:p w14:paraId="470E353A" w14:textId="77777777" w:rsidR="004E1D4D" w:rsidRDefault="004E1D4D" w:rsidP="00034875">
      <w:pPr>
        <w:widowControl w:val="0"/>
        <w:ind w:firstLine="708"/>
        <w:rPr>
          <w:position w:val="-14"/>
        </w:rPr>
      </w:pPr>
      <w:r>
        <w:t xml:space="preserve">Суммарное значение основной заработной платы проектной команды на период реализации проекта составит </w:t>
      </w:r>
      <w:r w:rsidRPr="00797C65">
        <w:t>68</w:t>
      </w:r>
      <w:r>
        <w:t>3</w:t>
      </w:r>
      <w:r w:rsidRPr="00797C65">
        <w:t xml:space="preserve"> 5</w:t>
      </w:r>
      <w:r>
        <w:t>87 (руб.).</w:t>
      </w:r>
    </w:p>
    <w:p w14:paraId="071CD13C" w14:textId="77777777" w:rsidR="004E1D4D" w:rsidRDefault="004E1D4D" w:rsidP="00034875">
      <w:pPr>
        <w:widowControl w:val="0"/>
        <w:ind w:firstLine="708"/>
      </w:pPr>
      <w:r>
        <w:t xml:space="preserve">Так как дополнительную заработную плату берем за 15% от основной, общая заработная плата составит </w:t>
      </w:r>
      <w:r w:rsidRPr="00976259">
        <w:t xml:space="preserve">786 125 </w:t>
      </w:r>
      <w:r>
        <w:t>(руб.).</w:t>
      </w:r>
    </w:p>
    <w:p w14:paraId="77939222" w14:textId="77777777" w:rsidR="004E1D4D" w:rsidRPr="00B95FF2" w:rsidRDefault="004E1D4D" w:rsidP="00034875">
      <w:pPr>
        <w:widowControl w:val="0"/>
        <w:ind w:firstLine="708"/>
      </w:pPr>
      <w:r w:rsidRPr="005379FF">
        <w:t>Проект реализуется в небольшой ИТ-компании, где доля вспомогательного и административного персонала по отношению к основному персоналу не велика. Большая часть административного персонала задействована в проектной деятельности в качестве руководителей проекта. Кадровый учет, бухгалтерский и налоговый учет в Компании отдан на аутсорсинг. Затраты на аутсорсинг войдут в прочие расходы. В связи с этим примем заработную плату обслуживающего персонала равной 0 руб.</w:t>
      </w:r>
    </w:p>
    <w:p w14:paraId="735A0A0D" w14:textId="77777777" w:rsidR="004E1D4D" w:rsidRPr="00162554" w:rsidRDefault="004E1D4D" w:rsidP="000D04AF">
      <w:pPr>
        <w:pStyle w:val="3"/>
        <w:numPr>
          <w:ilvl w:val="2"/>
          <w:numId w:val="28"/>
        </w:numPr>
        <w:tabs>
          <w:tab w:val="left" w:pos="709"/>
        </w:tabs>
        <w:spacing w:before="120" w:after="0"/>
        <w:ind w:left="0" w:firstLine="0"/>
      </w:pPr>
      <w:bookmarkStart w:id="155" w:name="_Toc322893644"/>
      <w:bookmarkStart w:id="156" w:name="_Toc359344428"/>
      <w:bookmarkStart w:id="157" w:name="_Toc67512707"/>
      <w:r>
        <w:t xml:space="preserve">Расчёт </w:t>
      </w:r>
      <w:bookmarkEnd w:id="155"/>
      <w:bookmarkEnd w:id="156"/>
      <w:r>
        <w:t>отчислений на социальные нужды (страховые взносы)</w:t>
      </w:r>
      <w:bookmarkEnd w:id="157"/>
    </w:p>
    <w:p w14:paraId="60407D8C" w14:textId="77777777" w:rsidR="004E1D4D" w:rsidRDefault="004E1D4D" w:rsidP="00034875">
      <w:pPr>
        <w:contextualSpacing/>
        <w:rPr>
          <w:rFonts w:eastAsia="Times New Roman" w:cs="Times New Roman"/>
          <w:b/>
          <w:szCs w:val="28"/>
        </w:rPr>
      </w:pPr>
      <w:r w:rsidRPr="00FD77EF">
        <w:rPr>
          <w:rFonts w:eastAsia="Times New Roman"/>
        </w:rPr>
        <w:t xml:space="preserve">Теперь можно </w:t>
      </w:r>
      <w:r>
        <w:rPr>
          <w:rFonts w:eastAsia="Times New Roman"/>
        </w:rPr>
        <w:t>рассчитать величину отчислений на социальные нужды (страховые взносы), которые</w:t>
      </w:r>
      <w:r w:rsidRPr="00FD77EF">
        <w:rPr>
          <w:rFonts w:eastAsia="Times New Roman"/>
        </w:rPr>
        <w:t xml:space="preserve"> начисля</w:t>
      </w:r>
      <w:r>
        <w:rPr>
          <w:rFonts w:eastAsia="Times New Roman"/>
        </w:rPr>
        <w:t>ю</w:t>
      </w:r>
      <w:r w:rsidRPr="00FD77EF">
        <w:rPr>
          <w:rFonts w:eastAsia="Times New Roman"/>
        </w:rPr>
        <w:t>тся на заработную плату и в 20</w:t>
      </w:r>
      <w:r w:rsidRPr="00B875D2">
        <w:rPr>
          <w:rFonts w:eastAsia="Times New Roman"/>
        </w:rPr>
        <w:t>21</w:t>
      </w:r>
      <w:r w:rsidRPr="00FD77EF">
        <w:rPr>
          <w:rFonts w:eastAsia="Times New Roman"/>
        </w:rPr>
        <w:t xml:space="preserve"> г</w:t>
      </w:r>
      <w:r>
        <w:rPr>
          <w:rFonts w:eastAsia="Times New Roman"/>
        </w:rPr>
        <w:t>.</w:t>
      </w:r>
      <w:r w:rsidRPr="00FD77EF">
        <w:rPr>
          <w:rFonts w:eastAsia="Times New Roman"/>
        </w:rPr>
        <w:t xml:space="preserve"> </w:t>
      </w:r>
      <w:r>
        <w:rPr>
          <w:rFonts w:eastAsia="Times New Roman"/>
        </w:rPr>
        <w:t>д</w:t>
      </w:r>
      <w:r w:rsidRPr="00BB6F4C">
        <w:rPr>
          <w:rFonts w:eastAsia="Times New Roman"/>
        </w:rPr>
        <w:t>ля организаций, осуществляющих деятельность в области информационных технологий</w:t>
      </w:r>
      <w:r>
        <w:rPr>
          <w:rFonts w:eastAsia="Times New Roman"/>
        </w:rPr>
        <w:t xml:space="preserve">, </w:t>
      </w:r>
      <w:r w:rsidRPr="00FD77EF">
        <w:rPr>
          <w:rFonts w:eastAsia="Times New Roman"/>
        </w:rPr>
        <w:t>составля</w:t>
      </w:r>
      <w:r>
        <w:rPr>
          <w:rFonts w:eastAsia="Times New Roman"/>
        </w:rPr>
        <w:t>ю</w:t>
      </w:r>
      <w:r w:rsidRPr="00FD77EF">
        <w:rPr>
          <w:rFonts w:eastAsia="Times New Roman"/>
        </w:rPr>
        <w:t xml:space="preserve">т </w:t>
      </w:r>
      <w:r>
        <w:rPr>
          <w:rFonts w:eastAsia="Times New Roman"/>
        </w:rPr>
        <w:t>14</w:t>
      </w:r>
      <w:r w:rsidRPr="00FD77EF">
        <w:rPr>
          <w:rFonts w:eastAsia="Times New Roman"/>
        </w:rPr>
        <w:t>%</w:t>
      </w:r>
      <w:r w:rsidRPr="00434E14">
        <w:rPr>
          <w:rFonts w:eastAsia="Times New Roman"/>
        </w:rPr>
        <w:t xml:space="preserve"> </w:t>
      </w:r>
      <w:r>
        <w:rPr>
          <w:rFonts w:eastAsia="Times New Roman"/>
        </w:rPr>
        <w:t>по выплатам в пределах 568 тыс. руб</w:t>
      </w:r>
      <w:r w:rsidRPr="00FD77EF">
        <w:rPr>
          <w:rFonts w:eastAsia="Times New Roman"/>
        </w:rPr>
        <w:t xml:space="preserve">. </w:t>
      </w:r>
      <w:r>
        <w:rPr>
          <w:rFonts w:eastAsia="Times New Roman"/>
        </w:rPr>
        <w:t>Структура отчислений на социальные нужды (страховые взносы) приведена в табл. 1.4.</w:t>
      </w:r>
      <w:r>
        <w:rPr>
          <w:b/>
          <w:i/>
        </w:rPr>
        <w:br w:type="page"/>
      </w:r>
    </w:p>
    <w:p w14:paraId="251D4232" w14:textId="15BDED25" w:rsidR="004E1D4D" w:rsidRPr="00AB0B20" w:rsidRDefault="004E1D4D" w:rsidP="00034875">
      <w:pPr>
        <w:pStyle w:val="af6"/>
        <w:rPr>
          <w:b/>
          <w:i w:val="0"/>
        </w:rPr>
      </w:pPr>
      <w:r w:rsidRPr="00AB0B20">
        <w:rPr>
          <w:b/>
          <w:i w:val="0"/>
        </w:rPr>
        <w:lastRenderedPageBreak/>
        <w:t xml:space="preserve">Таблица </w:t>
      </w:r>
      <w:r w:rsidR="00EF5D25">
        <w:rPr>
          <w:b/>
          <w:i w:val="0"/>
        </w:rPr>
        <w:t>5</w:t>
      </w:r>
      <w:r w:rsidRPr="00AB0B20">
        <w:rPr>
          <w:b/>
          <w:i w:val="0"/>
        </w:rPr>
        <w:t>.4</w:t>
      </w:r>
    </w:p>
    <w:p w14:paraId="6E8145F0" w14:textId="77777777" w:rsidR="004E1D4D" w:rsidRPr="00710B33" w:rsidRDefault="004E1D4D" w:rsidP="00034875">
      <w:pPr>
        <w:pStyle w:val="ad"/>
        <w:spacing w:after="0"/>
      </w:pPr>
      <w:r w:rsidRPr="00710B33">
        <w:t xml:space="preserve">Структура </w:t>
      </w:r>
      <w:r>
        <w:t>отчислений на социальные нужды (страховые взносы)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25"/>
        <w:gridCol w:w="1895"/>
      </w:tblGrid>
      <w:tr w:rsidR="004E1D4D" w:rsidRPr="002C39BA" w14:paraId="169C0CEC" w14:textId="77777777" w:rsidTr="00D7318A">
        <w:tc>
          <w:tcPr>
            <w:tcW w:w="7668" w:type="dxa"/>
            <w:tcMar>
              <w:top w:w="0" w:type="dxa"/>
              <w:left w:w="108" w:type="dxa"/>
              <w:bottom w:w="0" w:type="dxa"/>
              <w:right w:w="108" w:type="dxa"/>
            </w:tcMar>
            <w:hideMark/>
          </w:tcPr>
          <w:p w14:paraId="7064F6DB" w14:textId="77777777" w:rsidR="004E1D4D" w:rsidRPr="002C39BA" w:rsidRDefault="004E1D4D" w:rsidP="00034875">
            <w:pPr>
              <w:spacing w:line="240" w:lineRule="auto"/>
              <w:ind w:firstLine="0"/>
              <w:jc w:val="left"/>
              <w:rPr>
                <w:rFonts w:ascii="Calibri" w:hAnsi="Calibri"/>
                <w:bCs/>
                <w:sz w:val="24"/>
                <w:szCs w:val="24"/>
              </w:rPr>
            </w:pPr>
            <w:r w:rsidRPr="002C39BA">
              <w:rPr>
                <w:bCs/>
              </w:rPr>
              <w:t xml:space="preserve">Пенсионный фонд Российской Федерации </w:t>
            </w:r>
          </w:p>
        </w:tc>
        <w:tc>
          <w:tcPr>
            <w:tcW w:w="1903" w:type="dxa"/>
            <w:tcMar>
              <w:top w:w="0" w:type="dxa"/>
              <w:left w:w="108" w:type="dxa"/>
              <w:bottom w:w="0" w:type="dxa"/>
              <w:right w:w="108" w:type="dxa"/>
            </w:tcMar>
            <w:vAlign w:val="center"/>
            <w:hideMark/>
          </w:tcPr>
          <w:p w14:paraId="6C5F1456" w14:textId="77777777" w:rsidR="004E1D4D" w:rsidRPr="002C39BA" w:rsidRDefault="004E1D4D" w:rsidP="00034875">
            <w:pPr>
              <w:spacing w:line="240" w:lineRule="auto"/>
              <w:ind w:firstLine="0"/>
              <w:jc w:val="center"/>
              <w:rPr>
                <w:rFonts w:ascii="Calibri" w:hAnsi="Calibri"/>
                <w:sz w:val="24"/>
                <w:szCs w:val="24"/>
              </w:rPr>
            </w:pPr>
            <w:r w:rsidRPr="002C39BA">
              <w:rPr>
                <w:bCs/>
              </w:rPr>
              <w:t>8,0</w:t>
            </w:r>
            <w:r>
              <w:t>%</w:t>
            </w:r>
          </w:p>
        </w:tc>
      </w:tr>
      <w:tr w:rsidR="004E1D4D" w:rsidRPr="002C39BA" w14:paraId="7FC092EF" w14:textId="77777777" w:rsidTr="00D7318A">
        <w:tc>
          <w:tcPr>
            <w:tcW w:w="7668" w:type="dxa"/>
            <w:tcMar>
              <w:top w:w="0" w:type="dxa"/>
              <w:left w:w="108" w:type="dxa"/>
              <w:bottom w:w="0" w:type="dxa"/>
              <w:right w:w="108" w:type="dxa"/>
            </w:tcMar>
            <w:hideMark/>
          </w:tcPr>
          <w:p w14:paraId="7BA87FF0"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1966 года рождения и старше</w:t>
            </w:r>
          </w:p>
        </w:tc>
        <w:tc>
          <w:tcPr>
            <w:tcW w:w="1903" w:type="dxa"/>
            <w:tcMar>
              <w:top w:w="0" w:type="dxa"/>
              <w:left w:w="108" w:type="dxa"/>
              <w:bottom w:w="0" w:type="dxa"/>
              <w:right w:w="108" w:type="dxa"/>
            </w:tcMar>
            <w:vAlign w:val="center"/>
          </w:tcPr>
          <w:p w14:paraId="0A4121F6" w14:textId="77777777" w:rsidR="004E1D4D" w:rsidRPr="002C39BA" w:rsidRDefault="004E1D4D" w:rsidP="00034875">
            <w:pPr>
              <w:spacing w:line="240" w:lineRule="auto"/>
              <w:jc w:val="center"/>
              <w:rPr>
                <w:rFonts w:ascii="Calibri" w:hAnsi="Calibri"/>
                <w:sz w:val="24"/>
                <w:szCs w:val="24"/>
              </w:rPr>
            </w:pPr>
          </w:p>
        </w:tc>
      </w:tr>
      <w:tr w:rsidR="004E1D4D" w:rsidRPr="002C39BA" w14:paraId="2D13CE5A" w14:textId="77777777" w:rsidTr="00D7318A">
        <w:tc>
          <w:tcPr>
            <w:tcW w:w="7668" w:type="dxa"/>
            <w:tcMar>
              <w:top w:w="0" w:type="dxa"/>
              <w:left w:w="108" w:type="dxa"/>
              <w:bottom w:w="0" w:type="dxa"/>
              <w:right w:w="108" w:type="dxa"/>
            </w:tcMar>
            <w:hideMark/>
          </w:tcPr>
          <w:p w14:paraId="19D1E059"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398842F" w14:textId="77777777" w:rsidR="004E1D4D" w:rsidRPr="002C39BA" w:rsidRDefault="004E1D4D" w:rsidP="00034875">
            <w:pPr>
              <w:spacing w:line="240" w:lineRule="auto"/>
              <w:ind w:firstLine="0"/>
              <w:jc w:val="center"/>
              <w:rPr>
                <w:rFonts w:ascii="Calibri" w:hAnsi="Calibri"/>
                <w:sz w:val="24"/>
                <w:szCs w:val="24"/>
              </w:rPr>
            </w:pPr>
            <w:r w:rsidRPr="002C39BA">
              <w:t>8,0</w:t>
            </w:r>
            <w:r>
              <w:t>%</w:t>
            </w:r>
          </w:p>
        </w:tc>
      </w:tr>
      <w:tr w:rsidR="004E1D4D" w:rsidRPr="002C39BA" w14:paraId="28DD1B95" w14:textId="77777777" w:rsidTr="00D7318A">
        <w:tc>
          <w:tcPr>
            <w:tcW w:w="7668" w:type="dxa"/>
            <w:tcMar>
              <w:top w:w="0" w:type="dxa"/>
              <w:left w:w="108" w:type="dxa"/>
              <w:bottom w:w="0" w:type="dxa"/>
              <w:right w:w="108" w:type="dxa"/>
            </w:tcMar>
            <w:hideMark/>
          </w:tcPr>
          <w:p w14:paraId="6BE00CEA" w14:textId="77777777" w:rsidR="004E1D4D" w:rsidRPr="002C39BA" w:rsidRDefault="004E1D4D" w:rsidP="00034875">
            <w:pPr>
              <w:spacing w:line="240" w:lineRule="auto"/>
              <w:ind w:firstLine="0"/>
              <w:rPr>
                <w:rFonts w:ascii="Calibri" w:hAnsi="Calibri"/>
                <w:bCs/>
                <w:i/>
                <w:iCs/>
                <w:sz w:val="24"/>
                <w:szCs w:val="24"/>
              </w:rPr>
            </w:pPr>
            <w:r w:rsidRPr="002C39BA">
              <w:rPr>
                <w:bCs/>
                <w:i/>
                <w:iCs/>
              </w:rPr>
              <w:t>для лиц 1967 года рождения и моложе</w:t>
            </w:r>
          </w:p>
        </w:tc>
        <w:tc>
          <w:tcPr>
            <w:tcW w:w="1903" w:type="dxa"/>
            <w:tcMar>
              <w:top w:w="0" w:type="dxa"/>
              <w:left w:w="108" w:type="dxa"/>
              <w:bottom w:w="0" w:type="dxa"/>
              <w:right w:w="108" w:type="dxa"/>
            </w:tcMar>
            <w:vAlign w:val="center"/>
          </w:tcPr>
          <w:p w14:paraId="0D5C4C05" w14:textId="77777777" w:rsidR="004E1D4D" w:rsidRPr="002C39BA" w:rsidRDefault="004E1D4D" w:rsidP="00034875">
            <w:pPr>
              <w:spacing w:line="240" w:lineRule="auto"/>
              <w:jc w:val="center"/>
              <w:rPr>
                <w:rFonts w:ascii="Calibri" w:hAnsi="Calibri"/>
                <w:sz w:val="24"/>
                <w:szCs w:val="24"/>
              </w:rPr>
            </w:pPr>
          </w:p>
        </w:tc>
      </w:tr>
      <w:tr w:rsidR="004E1D4D" w:rsidRPr="002C39BA" w14:paraId="12258152" w14:textId="77777777" w:rsidTr="00D7318A">
        <w:tc>
          <w:tcPr>
            <w:tcW w:w="7668" w:type="dxa"/>
            <w:tcMar>
              <w:top w:w="0" w:type="dxa"/>
              <w:left w:w="108" w:type="dxa"/>
              <w:bottom w:w="0" w:type="dxa"/>
              <w:right w:w="108" w:type="dxa"/>
            </w:tcMar>
            <w:hideMark/>
          </w:tcPr>
          <w:p w14:paraId="4577ECB5" w14:textId="77777777" w:rsidR="004E1D4D" w:rsidRPr="002C39BA" w:rsidRDefault="004E1D4D" w:rsidP="00034875">
            <w:pPr>
              <w:spacing w:line="240" w:lineRule="auto"/>
              <w:ind w:firstLine="0"/>
              <w:rPr>
                <w:rFonts w:ascii="Calibri" w:hAnsi="Calibri"/>
                <w:sz w:val="24"/>
                <w:szCs w:val="24"/>
              </w:rPr>
            </w:pPr>
            <w:r w:rsidRPr="002C39BA">
              <w:t>страховые взносы на страховую часть трудовой пенсии</w:t>
            </w:r>
          </w:p>
        </w:tc>
        <w:tc>
          <w:tcPr>
            <w:tcW w:w="1903" w:type="dxa"/>
            <w:tcMar>
              <w:top w:w="0" w:type="dxa"/>
              <w:left w:w="108" w:type="dxa"/>
              <w:bottom w:w="0" w:type="dxa"/>
              <w:right w:w="108" w:type="dxa"/>
            </w:tcMar>
            <w:vAlign w:val="center"/>
            <w:hideMark/>
          </w:tcPr>
          <w:p w14:paraId="24C0C3D5" w14:textId="77777777" w:rsidR="004E1D4D" w:rsidRPr="002C39BA" w:rsidRDefault="004E1D4D" w:rsidP="00034875">
            <w:pPr>
              <w:spacing w:line="240" w:lineRule="auto"/>
              <w:ind w:firstLine="0"/>
              <w:jc w:val="center"/>
              <w:rPr>
                <w:rFonts w:ascii="Calibri" w:hAnsi="Calibri"/>
                <w:sz w:val="24"/>
                <w:szCs w:val="24"/>
              </w:rPr>
            </w:pPr>
            <w:r w:rsidRPr="002C39BA">
              <w:t>2,0</w:t>
            </w:r>
            <w:r>
              <w:t>%</w:t>
            </w:r>
          </w:p>
        </w:tc>
      </w:tr>
      <w:tr w:rsidR="004E1D4D" w:rsidRPr="002C39BA" w14:paraId="55188FE6" w14:textId="77777777" w:rsidTr="00D7318A">
        <w:tc>
          <w:tcPr>
            <w:tcW w:w="7668" w:type="dxa"/>
            <w:tcMar>
              <w:top w:w="0" w:type="dxa"/>
              <w:left w:w="108" w:type="dxa"/>
              <w:bottom w:w="0" w:type="dxa"/>
              <w:right w:w="108" w:type="dxa"/>
            </w:tcMar>
            <w:hideMark/>
          </w:tcPr>
          <w:p w14:paraId="43DEF072" w14:textId="77777777" w:rsidR="004E1D4D" w:rsidRPr="002C39BA" w:rsidRDefault="004E1D4D" w:rsidP="00034875">
            <w:pPr>
              <w:spacing w:line="240" w:lineRule="auto"/>
              <w:ind w:firstLine="0"/>
              <w:rPr>
                <w:rFonts w:ascii="Calibri" w:hAnsi="Calibri"/>
                <w:sz w:val="24"/>
                <w:szCs w:val="24"/>
              </w:rPr>
            </w:pPr>
            <w:r w:rsidRPr="002C39BA">
              <w:t>страховые взносы на накопительную часть трудовой пенсии</w:t>
            </w:r>
          </w:p>
        </w:tc>
        <w:tc>
          <w:tcPr>
            <w:tcW w:w="1903" w:type="dxa"/>
            <w:tcMar>
              <w:top w:w="0" w:type="dxa"/>
              <w:left w:w="108" w:type="dxa"/>
              <w:bottom w:w="0" w:type="dxa"/>
              <w:right w:w="108" w:type="dxa"/>
            </w:tcMar>
            <w:vAlign w:val="center"/>
            <w:hideMark/>
          </w:tcPr>
          <w:p w14:paraId="5ABB0E18" w14:textId="77777777" w:rsidR="004E1D4D" w:rsidRPr="002C39BA" w:rsidRDefault="004E1D4D" w:rsidP="00034875">
            <w:pPr>
              <w:spacing w:line="240" w:lineRule="auto"/>
              <w:ind w:firstLine="0"/>
              <w:jc w:val="center"/>
              <w:rPr>
                <w:rFonts w:ascii="Calibri" w:hAnsi="Calibri"/>
                <w:sz w:val="24"/>
                <w:szCs w:val="24"/>
              </w:rPr>
            </w:pPr>
            <w:r w:rsidRPr="002C39BA">
              <w:t>6,0</w:t>
            </w:r>
            <w:r>
              <w:t>%</w:t>
            </w:r>
          </w:p>
        </w:tc>
      </w:tr>
      <w:tr w:rsidR="004E1D4D" w:rsidRPr="002C39BA" w14:paraId="2F6B5244" w14:textId="77777777" w:rsidTr="00D7318A">
        <w:tc>
          <w:tcPr>
            <w:tcW w:w="7668" w:type="dxa"/>
            <w:tcMar>
              <w:top w:w="0" w:type="dxa"/>
              <w:left w:w="108" w:type="dxa"/>
              <w:bottom w:w="0" w:type="dxa"/>
              <w:right w:w="108" w:type="dxa"/>
            </w:tcMar>
            <w:hideMark/>
          </w:tcPr>
          <w:p w14:paraId="2A555AF3" w14:textId="77777777" w:rsidR="004E1D4D" w:rsidRPr="002C39BA" w:rsidRDefault="004E1D4D" w:rsidP="00034875">
            <w:pPr>
              <w:spacing w:line="240" w:lineRule="auto"/>
              <w:ind w:firstLine="0"/>
              <w:rPr>
                <w:rFonts w:ascii="Calibri" w:hAnsi="Calibri"/>
                <w:bCs/>
                <w:sz w:val="24"/>
                <w:szCs w:val="24"/>
              </w:rPr>
            </w:pPr>
            <w:r w:rsidRPr="002C39BA">
              <w:rPr>
                <w:bCs/>
              </w:rPr>
              <w:t xml:space="preserve">Фонд социального страхования Российской Федерации </w:t>
            </w:r>
          </w:p>
        </w:tc>
        <w:tc>
          <w:tcPr>
            <w:tcW w:w="1903" w:type="dxa"/>
            <w:tcMar>
              <w:top w:w="0" w:type="dxa"/>
              <w:left w:w="108" w:type="dxa"/>
              <w:bottom w:w="0" w:type="dxa"/>
              <w:right w:w="108" w:type="dxa"/>
            </w:tcMar>
            <w:vAlign w:val="center"/>
            <w:hideMark/>
          </w:tcPr>
          <w:p w14:paraId="278EE170" w14:textId="77777777" w:rsidR="004E1D4D" w:rsidRPr="002C39BA" w:rsidRDefault="004E1D4D" w:rsidP="00034875">
            <w:pPr>
              <w:spacing w:line="240" w:lineRule="auto"/>
              <w:ind w:firstLine="0"/>
              <w:jc w:val="center"/>
              <w:rPr>
                <w:rFonts w:ascii="Calibri" w:hAnsi="Calibri"/>
                <w:sz w:val="24"/>
                <w:szCs w:val="24"/>
              </w:rPr>
            </w:pPr>
            <w:r w:rsidRPr="002C39BA">
              <w:rPr>
                <w:bCs/>
              </w:rPr>
              <w:t>2,0</w:t>
            </w:r>
            <w:r>
              <w:rPr>
                <w:bCs/>
              </w:rPr>
              <w:t>%</w:t>
            </w:r>
          </w:p>
        </w:tc>
      </w:tr>
      <w:tr w:rsidR="004E1D4D" w:rsidRPr="002C39BA" w14:paraId="6E691D58" w14:textId="77777777" w:rsidTr="00D7318A">
        <w:tc>
          <w:tcPr>
            <w:tcW w:w="7668" w:type="dxa"/>
            <w:tcMar>
              <w:top w:w="0" w:type="dxa"/>
              <w:left w:w="108" w:type="dxa"/>
              <w:bottom w:w="0" w:type="dxa"/>
              <w:right w:w="108" w:type="dxa"/>
            </w:tcMar>
            <w:hideMark/>
          </w:tcPr>
          <w:p w14:paraId="433FC69B" w14:textId="77777777" w:rsidR="004E1D4D" w:rsidRPr="002C39BA" w:rsidRDefault="004E1D4D" w:rsidP="00034875">
            <w:pPr>
              <w:spacing w:line="240" w:lineRule="auto"/>
              <w:ind w:firstLine="0"/>
              <w:rPr>
                <w:rFonts w:ascii="Calibri" w:hAnsi="Calibri"/>
                <w:bCs/>
                <w:sz w:val="24"/>
                <w:szCs w:val="24"/>
              </w:rPr>
            </w:pPr>
            <w:r w:rsidRPr="002C39BA">
              <w:rPr>
                <w:bCs/>
              </w:rPr>
              <w:t>Федеральный фонд обязательного медицинского страхования</w:t>
            </w:r>
          </w:p>
        </w:tc>
        <w:tc>
          <w:tcPr>
            <w:tcW w:w="1903" w:type="dxa"/>
            <w:tcMar>
              <w:top w:w="0" w:type="dxa"/>
              <w:left w:w="108" w:type="dxa"/>
              <w:bottom w:w="0" w:type="dxa"/>
              <w:right w:w="108" w:type="dxa"/>
            </w:tcMar>
            <w:vAlign w:val="center"/>
            <w:hideMark/>
          </w:tcPr>
          <w:p w14:paraId="00B3023A" w14:textId="77777777" w:rsidR="004E1D4D" w:rsidRPr="002C39BA" w:rsidRDefault="004E1D4D" w:rsidP="00034875">
            <w:pPr>
              <w:spacing w:line="240" w:lineRule="auto"/>
              <w:ind w:firstLine="0"/>
              <w:jc w:val="center"/>
              <w:rPr>
                <w:rFonts w:ascii="Calibri" w:hAnsi="Calibri"/>
                <w:sz w:val="24"/>
                <w:szCs w:val="24"/>
              </w:rPr>
            </w:pPr>
            <w:r w:rsidRPr="002C39BA">
              <w:rPr>
                <w:bCs/>
              </w:rPr>
              <w:t>4,0</w:t>
            </w:r>
            <w:r>
              <w:t>%</w:t>
            </w:r>
          </w:p>
        </w:tc>
      </w:tr>
    </w:tbl>
    <w:p w14:paraId="5197B49A" w14:textId="77777777" w:rsidR="004E1D4D" w:rsidRDefault="004E1D4D" w:rsidP="00034875">
      <w:pPr>
        <w:widowControl w:val="0"/>
        <w:ind w:firstLine="0"/>
      </w:pPr>
    </w:p>
    <w:p w14:paraId="43F85216" w14:textId="77777777" w:rsidR="004E1D4D" w:rsidRPr="00E43FBE" w:rsidRDefault="004E1D4D" w:rsidP="00034875">
      <w:r>
        <w:t>Таким образом</w:t>
      </w:r>
      <w:r w:rsidRPr="001D0FE4">
        <w:t>,</w:t>
      </w:r>
      <w:r>
        <w:t xml:space="preserve"> </w:t>
      </w:r>
      <w:r>
        <w:rPr>
          <w:i/>
        </w:rPr>
        <w:t>Н</w:t>
      </w:r>
      <w:r w:rsidRPr="00710B33">
        <w:rPr>
          <w:i/>
          <w:vertAlign w:val="subscript"/>
        </w:rPr>
        <w:t>зп</w:t>
      </w:r>
      <w:r>
        <w:rPr>
          <w:i/>
        </w:rPr>
        <w:t>=</w:t>
      </w:r>
      <w:r>
        <w:t xml:space="preserve"> 95 702 </w:t>
      </w:r>
      <w:r w:rsidRPr="001D0FE4">
        <w:t>(</w:t>
      </w:r>
      <w:r>
        <w:rPr>
          <w:i/>
        </w:rPr>
        <w:t>руб.</w:t>
      </w:r>
      <w:r>
        <w:t>).</w:t>
      </w:r>
    </w:p>
    <w:p w14:paraId="2871DD2D" w14:textId="77777777" w:rsidR="004E1D4D" w:rsidRDefault="004E1D4D" w:rsidP="00034875">
      <w:pPr>
        <w:pStyle w:val="3"/>
        <w:spacing w:after="0"/>
      </w:pPr>
      <w:bookmarkStart w:id="158" w:name="_Toc322893645"/>
      <w:bookmarkStart w:id="159" w:name="_Toc359344429"/>
      <w:bookmarkStart w:id="160" w:name="_Toc67512708"/>
      <w:r w:rsidRPr="00AB0B20">
        <w:t>Арендные платежи за производственные (офисные) помещения</w:t>
      </w:r>
      <w:bookmarkEnd w:id="158"/>
      <w:bookmarkEnd w:id="159"/>
      <w:bookmarkEnd w:id="160"/>
    </w:p>
    <w:p w14:paraId="333ED041" w14:textId="77777777" w:rsidR="004E1D4D" w:rsidRPr="00916B3A" w:rsidRDefault="004E1D4D" w:rsidP="00034875">
      <w:pPr>
        <w:contextualSpacing/>
        <w:rPr>
          <w:rFonts w:eastAsia="Times New Roman"/>
        </w:rPr>
      </w:pPr>
      <w:r>
        <w:rPr>
          <w:rFonts w:eastAsia="Times New Roman"/>
        </w:rPr>
        <w:t>Компания, реализующая проект по разработке и внедрению ПО арендует офисные помещения в г. Брянск.</w:t>
      </w:r>
    </w:p>
    <w:p w14:paraId="0BC81D57" w14:textId="77777777" w:rsidR="004E1D4D" w:rsidRDefault="004E1D4D" w:rsidP="00034875">
      <w:pPr>
        <w:contextualSpacing/>
        <w:rPr>
          <w:rFonts w:eastAsia="Times New Roman"/>
        </w:rPr>
      </w:pPr>
      <w:r>
        <w:rPr>
          <w:rFonts w:eastAsia="Times New Roman"/>
        </w:rPr>
        <w:t>Стоимость аренды составляет 500 руб/м</w:t>
      </w:r>
      <w:r w:rsidRPr="002C39BA">
        <w:rPr>
          <w:rFonts w:eastAsia="Times New Roman"/>
          <w:vertAlign w:val="superscript"/>
        </w:rPr>
        <w:t>2</w:t>
      </w:r>
      <w:r w:rsidRPr="002C39BA">
        <w:rPr>
          <w:rFonts w:eastAsia="Times New Roman"/>
        </w:rPr>
        <w:t xml:space="preserve"> </w:t>
      </w:r>
      <w:r>
        <w:rPr>
          <w:rFonts w:eastAsia="Times New Roman"/>
        </w:rPr>
        <w:t>в месяц.</w:t>
      </w:r>
    </w:p>
    <w:p w14:paraId="171A5046" w14:textId="77777777" w:rsidR="004E1D4D" w:rsidRDefault="004E1D4D" w:rsidP="00034875">
      <w:pPr>
        <w:contextualSpacing/>
        <w:rPr>
          <w:rFonts w:eastAsia="Times New Roman"/>
        </w:rPr>
      </w:pPr>
      <w:r>
        <w:rPr>
          <w:rFonts w:eastAsia="Times New Roman"/>
        </w:rPr>
        <w:t>Арендная плата включает в себя оплату как площади занимаемых Компанией помещений, так и электроэнергии, отопления, водоснабжения, кондиционирования и уборки помещений, вывоза и утилизации технико-бытовых отходов, парковочных мест на автостоянке.</w:t>
      </w:r>
    </w:p>
    <w:p w14:paraId="678653B6" w14:textId="77777777" w:rsidR="004E1D4D" w:rsidRDefault="004E1D4D" w:rsidP="00034875">
      <w:pPr>
        <w:contextualSpacing/>
        <w:rPr>
          <w:rFonts w:eastAsia="Times New Roman"/>
        </w:rPr>
      </w:pPr>
      <w:r>
        <w:rPr>
          <w:rFonts w:eastAsia="Times New Roman"/>
        </w:rPr>
        <w:t xml:space="preserve">На каждого члена проектной команды приходится </w:t>
      </w:r>
      <w:r w:rsidRPr="00537BD5">
        <w:rPr>
          <w:rFonts w:eastAsia="Times New Roman"/>
        </w:rPr>
        <w:t>4,5 м</w:t>
      </w:r>
      <w:r w:rsidRPr="00537BD5">
        <w:rPr>
          <w:rFonts w:eastAsia="Times New Roman"/>
          <w:vertAlign w:val="superscript"/>
        </w:rPr>
        <w:t>2</w:t>
      </w:r>
      <w:r>
        <w:rPr>
          <w:rFonts w:eastAsia="Times New Roman"/>
        </w:rPr>
        <w:t xml:space="preserve"> арендуемого офисного помещения. На период данного проекта члены проектной команды в других проектах не задействованы.</w:t>
      </w:r>
    </w:p>
    <w:p w14:paraId="2746557E" w14:textId="77777777" w:rsidR="004E1D4D" w:rsidRPr="00976259" w:rsidRDefault="004E1D4D" w:rsidP="00034875">
      <w:pPr>
        <w:contextualSpacing/>
        <w:rPr>
          <w:rFonts w:eastAsia="Times New Roman"/>
        </w:rPr>
      </w:pPr>
      <w:r>
        <w:rPr>
          <w:rFonts w:eastAsia="Times New Roman"/>
        </w:rPr>
        <w:t xml:space="preserve">Исходя из изложенного выше, затраты на аренду помещений, отнесенные на проект составят </w:t>
      </w:r>
      <w:r w:rsidRPr="009E5292">
        <w:rPr>
          <w:rFonts w:eastAsia="Times New Roman"/>
          <w:i/>
        </w:rPr>
        <w:t>А</w:t>
      </w:r>
      <w:r w:rsidRPr="009E5292">
        <w:rPr>
          <w:rFonts w:eastAsia="Times New Roman"/>
          <w:i/>
          <w:vertAlign w:val="subscript"/>
        </w:rPr>
        <w:t>пм</w:t>
      </w:r>
      <w:r>
        <w:rPr>
          <w:rFonts w:eastAsia="Times New Roman"/>
        </w:rPr>
        <w:t xml:space="preserve"> = </w:t>
      </w:r>
      <m:oMath>
        <m:r>
          <m:rPr>
            <m:nor/>
          </m:rPr>
          <w:rPr>
            <w:rFonts w:ascii="Cambria Math" w:hAnsi="Cambria Math" w:cs="Times New Roman"/>
            <w:i/>
          </w:rPr>
          <m:t>500*8*4,5/21*157=134 572 (руб.)</m:t>
        </m:r>
      </m:oMath>
      <w:r>
        <w:rPr>
          <w:rFonts w:eastAsia="Times New Roman"/>
        </w:rPr>
        <w:t>.</w:t>
      </w:r>
    </w:p>
    <w:p w14:paraId="504A9D96" w14:textId="77777777" w:rsidR="004E1D4D" w:rsidRPr="00A87F24" w:rsidRDefault="004E1D4D" w:rsidP="00034875">
      <w:pPr>
        <w:pStyle w:val="3"/>
        <w:spacing w:after="0"/>
      </w:pPr>
      <w:bookmarkStart w:id="161" w:name="_Toc67512709"/>
      <w:r w:rsidRPr="00EF5D25">
        <w:t>Амортизация</w:t>
      </w:r>
      <w:r w:rsidRPr="00A87F24">
        <w:t xml:space="preserve"> используемых основных средств и нематериальных активов</w:t>
      </w:r>
      <w:bookmarkEnd w:id="161"/>
    </w:p>
    <w:p w14:paraId="598C6306"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для автоматизации внутри складской логистики задействованы следующие основные средства:</w:t>
      </w:r>
    </w:p>
    <w:p w14:paraId="79BFCDB8" w14:textId="77777777" w:rsidR="004E1D4D" w:rsidRPr="008D1B26" w:rsidRDefault="004E1D4D" w:rsidP="000D04AF">
      <w:pPr>
        <w:pStyle w:val="a6"/>
        <w:numPr>
          <w:ilvl w:val="0"/>
          <w:numId w:val="40"/>
        </w:numPr>
      </w:pPr>
      <w:r w:rsidRPr="008D1B26">
        <w:t>7</w:t>
      </w:r>
      <w:r>
        <w:t xml:space="preserve"> персональных компьютеров в сборе первоначальной стоимостью </w:t>
      </w:r>
      <w:r w:rsidRPr="00A838B1">
        <w:rPr>
          <w:lang w:val="en-US"/>
        </w:rPr>
        <w:t>45</w:t>
      </w:r>
      <w:r>
        <w:t> 000 (руб.) каждый</w:t>
      </w:r>
      <w:r w:rsidRPr="00A838B1">
        <w:rPr>
          <w:lang w:val="en-US"/>
        </w:rPr>
        <w:t>;</w:t>
      </w:r>
    </w:p>
    <w:p w14:paraId="4E44054D" w14:textId="77777777" w:rsidR="004E1D4D" w:rsidRDefault="004E1D4D" w:rsidP="000D04AF">
      <w:pPr>
        <w:pStyle w:val="a6"/>
        <w:numPr>
          <w:ilvl w:val="0"/>
          <w:numId w:val="40"/>
        </w:numPr>
      </w:pPr>
      <w:r w:rsidRPr="008D1B26">
        <w:lastRenderedPageBreak/>
        <w:t xml:space="preserve">1 </w:t>
      </w:r>
      <w:r>
        <w:t>персональный компьютер в сборе первоначальной стоимостью 60 000 (руб.)</w:t>
      </w:r>
    </w:p>
    <w:p w14:paraId="228C45BF" w14:textId="77777777" w:rsidR="004E1D4D" w:rsidRDefault="004E1D4D" w:rsidP="000D04AF">
      <w:pPr>
        <w:pStyle w:val="a6"/>
        <w:numPr>
          <w:ilvl w:val="0"/>
          <w:numId w:val="40"/>
        </w:numPr>
      </w:pPr>
      <w:r>
        <w:t>Срок полезного использования для задействованных в проекте основных средств определен в 3 года. Метод начисления амортизации – линейный.</w:t>
      </w:r>
    </w:p>
    <w:p w14:paraId="7A5C8401" w14:textId="77777777" w:rsidR="004E1D4D" w:rsidRDefault="004E1D4D" w:rsidP="00034875">
      <w:pPr>
        <w:contextualSpacing/>
        <w:rPr>
          <w:rFonts w:eastAsia="Times New Roman"/>
        </w:rPr>
      </w:pPr>
      <w:r>
        <w:rPr>
          <w:rFonts w:eastAsia="Times New Roman"/>
        </w:rPr>
        <w:t xml:space="preserve">Амортизационные отчисления для персонального компьютера на 1 месяц составят </w:t>
      </w:r>
    </w:p>
    <w:p w14:paraId="4A410F7A" w14:textId="77777777" w:rsidR="004E1D4D" w:rsidRDefault="004E1D4D" w:rsidP="00034875">
      <w:pPr>
        <w:ind w:firstLine="0"/>
        <w:contextualSpacing/>
        <w:jc w:val="center"/>
        <w:rPr>
          <w:rFonts w:eastAsia="Times New Roman"/>
        </w:rPr>
      </w:pPr>
      <w:r>
        <w:rPr>
          <w:rFonts w:eastAsia="Times New Roman"/>
        </w:rPr>
        <w:t>45 000 / 36 = 1</w:t>
      </w:r>
      <w:r w:rsidRPr="00916B3A">
        <w:rPr>
          <w:rFonts w:eastAsia="Times New Roman"/>
        </w:rPr>
        <w:t xml:space="preserve"> </w:t>
      </w:r>
      <w:r>
        <w:rPr>
          <w:rFonts w:eastAsia="Times New Roman"/>
        </w:rPr>
        <w:t>250 (руб.)</w:t>
      </w:r>
    </w:p>
    <w:p w14:paraId="3CFB9190" w14:textId="77777777" w:rsidR="004E1D4D" w:rsidRDefault="004E1D4D" w:rsidP="00034875">
      <w:pPr>
        <w:ind w:firstLine="0"/>
        <w:contextualSpacing/>
        <w:jc w:val="center"/>
        <w:rPr>
          <w:rFonts w:eastAsia="Times New Roman"/>
        </w:rPr>
      </w:pPr>
      <w:r>
        <w:rPr>
          <w:rFonts w:eastAsia="Times New Roman"/>
        </w:rPr>
        <w:t>И</w:t>
      </w:r>
    </w:p>
    <w:p w14:paraId="1A0C1DC7" w14:textId="77777777" w:rsidR="004E1D4D" w:rsidRDefault="004E1D4D" w:rsidP="00034875">
      <w:pPr>
        <w:ind w:firstLine="0"/>
        <w:contextualSpacing/>
        <w:jc w:val="center"/>
        <w:rPr>
          <w:rFonts w:eastAsia="Times New Roman"/>
        </w:rPr>
      </w:pPr>
      <w:r>
        <w:rPr>
          <w:rFonts w:eastAsia="Times New Roman"/>
        </w:rPr>
        <w:t xml:space="preserve">60 000 </w:t>
      </w:r>
      <w:r w:rsidRPr="00916B3A">
        <w:rPr>
          <w:rFonts w:eastAsia="Times New Roman"/>
        </w:rPr>
        <w:t>/ 36 = 1</w:t>
      </w:r>
      <w:r>
        <w:rPr>
          <w:rFonts w:eastAsia="Times New Roman"/>
          <w:lang w:val="en-US"/>
        </w:rPr>
        <w:t> </w:t>
      </w:r>
      <w:r w:rsidRPr="00916B3A">
        <w:rPr>
          <w:rFonts w:eastAsia="Times New Roman"/>
        </w:rPr>
        <w:t>667 (</w:t>
      </w:r>
      <w:r>
        <w:rPr>
          <w:rFonts w:eastAsia="Times New Roman"/>
        </w:rPr>
        <w:t>руб.)</w:t>
      </w:r>
    </w:p>
    <w:p w14:paraId="5DDF1450" w14:textId="77777777" w:rsidR="004E1D4D" w:rsidRDefault="004E1D4D" w:rsidP="00034875">
      <w:pPr>
        <w:contextualSpacing/>
        <w:rPr>
          <w:rFonts w:eastAsia="Times New Roman"/>
        </w:rPr>
      </w:pPr>
      <w:r>
        <w:rPr>
          <w:rFonts w:eastAsia="Times New Roman"/>
        </w:rPr>
        <w:t>Амортизационные отчисления по ОС, относящиеся на проект составят:</w:t>
      </w:r>
    </w:p>
    <w:p w14:paraId="521B23AB" w14:textId="77777777" w:rsidR="004E1D4D" w:rsidRDefault="00034875" w:rsidP="00034875">
      <w:pPr>
        <w:ind w:firstLine="0"/>
        <w:contextualSpacing/>
        <w:jc w:val="center"/>
        <w:rPr>
          <w:rFonts w:eastAsia="Times New Roman"/>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ос</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7,48∙(7∙1250 +1667)=72 919</m:t>
        </m:r>
      </m:oMath>
      <w:r w:rsidR="004E1D4D">
        <w:rPr>
          <w:i/>
        </w:rPr>
        <w:t xml:space="preserve"> (руб.).</w:t>
      </w:r>
    </w:p>
    <w:p w14:paraId="76343275" w14:textId="77777777" w:rsidR="004E1D4D" w:rsidRPr="0088089F" w:rsidRDefault="004E1D4D" w:rsidP="00034875">
      <w:r w:rsidRPr="0088089F">
        <w:t>Данное ПО принимается Компанией к учету как расходы будущих периодов со сроком списания 3 года. Метод списания – линейный.</w:t>
      </w:r>
    </w:p>
    <w:p w14:paraId="4B809C74" w14:textId="77777777" w:rsidR="004E1D4D" w:rsidRPr="0088089F" w:rsidRDefault="004E1D4D" w:rsidP="00034875">
      <w:pPr>
        <w:rPr>
          <w:rFonts w:eastAsia="Times New Roman"/>
        </w:rPr>
      </w:pPr>
      <w:r>
        <w:rPr>
          <w:rFonts w:eastAsia="Times New Roman"/>
        </w:rPr>
        <w:t xml:space="preserve">В качестве ОС используется платное ПО </w:t>
      </w:r>
      <w:r>
        <w:rPr>
          <w:rFonts w:eastAsia="Times New Roman"/>
          <w:lang w:val="en-US"/>
        </w:rPr>
        <w:t>Windows</w:t>
      </w:r>
      <w:r w:rsidRPr="0088089F">
        <w:rPr>
          <w:rFonts w:eastAsia="Times New Roman"/>
        </w:rPr>
        <w:t xml:space="preserve"> 10 –</w:t>
      </w:r>
      <w:r>
        <w:rPr>
          <w:rFonts w:eastAsia="Times New Roman"/>
        </w:rPr>
        <w:t xml:space="preserve"> 8 лицензий общей стоимостью 31 200 (руб.). В качестве сервера БД используется платное ПО </w:t>
      </w:r>
      <w:r>
        <w:rPr>
          <w:rFonts w:eastAsia="Times New Roman"/>
          <w:lang w:val="en-US"/>
        </w:rPr>
        <w:t>MS</w:t>
      </w:r>
      <w:r w:rsidRPr="0088089F">
        <w:rPr>
          <w:rFonts w:eastAsia="Times New Roman"/>
        </w:rPr>
        <w:t xml:space="preserve"> </w:t>
      </w:r>
      <w:r>
        <w:rPr>
          <w:rFonts w:eastAsia="Times New Roman"/>
          <w:lang w:val="en-US"/>
        </w:rPr>
        <w:t>SQL</w:t>
      </w:r>
      <w:r>
        <w:rPr>
          <w:rFonts w:eastAsia="Times New Roman"/>
        </w:rPr>
        <w:t xml:space="preserve"> </w:t>
      </w:r>
      <w:r>
        <w:rPr>
          <w:rFonts w:eastAsia="Times New Roman"/>
          <w:lang w:val="en-US"/>
        </w:rPr>
        <w:t>Server</w:t>
      </w:r>
      <w:r w:rsidRPr="0088089F">
        <w:rPr>
          <w:rFonts w:eastAsia="Times New Roman"/>
        </w:rPr>
        <w:t xml:space="preserve">. </w:t>
      </w:r>
      <w:r>
        <w:rPr>
          <w:rFonts w:eastAsia="Times New Roman"/>
        </w:rPr>
        <w:t>Данное ПО уже было приобретено ранее и полностью списано до начала проекта.</w:t>
      </w:r>
    </w:p>
    <w:p w14:paraId="1FFEE1FD" w14:textId="77777777" w:rsidR="004E1D4D" w:rsidRDefault="004E1D4D" w:rsidP="00034875">
      <w:pPr>
        <w:contextualSpacing/>
        <w:rPr>
          <w:rFonts w:eastAsia="Times New Roman"/>
        </w:rPr>
      </w:pPr>
      <w:r>
        <w:rPr>
          <w:rFonts w:eastAsia="Times New Roman"/>
        </w:rPr>
        <w:t>Амортизационные отчисления по РБП, относящиеся на проект составят:</w:t>
      </w:r>
    </w:p>
    <w:p w14:paraId="10306434" w14:textId="77777777" w:rsidR="004E1D4D" w:rsidRDefault="00034875" w:rsidP="00034875">
      <w:pPr>
        <w:contextualSpacing/>
        <w:jc w:val="center"/>
        <w:rPr>
          <w:i/>
        </w:rPr>
      </w:pPr>
      <m:oMath>
        <m:sSub>
          <m:sSubPr>
            <m:ctrlPr>
              <w:rPr>
                <w:rFonts w:ascii="Cambria Math" w:hAnsi="Cambria Math" w:cs="Times New Roman"/>
                <w:i/>
              </w:rPr>
            </m:ctrlPr>
          </m:sSubPr>
          <m:e>
            <m:r>
              <m:rPr>
                <m:nor/>
              </m:rPr>
              <w:rPr>
                <w:rFonts w:ascii="Cambria Math" w:hAnsi="Cambria Math" w:cs="Times New Roman"/>
                <w:i/>
              </w:rPr>
              <m:t>А</m:t>
            </m:r>
          </m:e>
          <m:sub>
            <m:r>
              <w:rPr>
                <w:rFonts w:ascii="Cambria Math" w:hAnsi="Cambria Math" w:cs="Times New Roman"/>
              </w:rPr>
              <m:t>РБП</m:t>
            </m:r>
          </m:sub>
        </m:sSub>
        <m:r>
          <m:rPr>
            <m:nor/>
          </m:rPr>
          <w:rPr>
            <w:rFonts w:ascii="Cambria Math" w:cs="Times New Roman"/>
            <w:i/>
          </w:rPr>
          <m:t xml:space="preserve"> </m:t>
        </m:r>
        <m:r>
          <m:rPr>
            <m:nor/>
          </m:rPr>
          <w:rPr>
            <w:rFonts w:cs="Times New Roman"/>
            <w:i/>
          </w:rPr>
          <m:t>=</m:t>
        </m:r>
        <m:r>
          <m:rPr>
            <m:nor/>
          </m:rPr>
          <w:rPr>
            <w:rFonts w:ascii="Cambria Math" w:hAnsi="Cambria Math" w:cs="Times New Roman"/>
            <w:i/>
          </w:rPr>
          <m:t>31 200∙7,48/36=6067</m:t>
        </m:r>
      </m:oMath>
      <w:r w:rsidR="004E1D4D">
        <w:rPr>
          <w:i/>
        </w:rPr>
        <w:t xml:space="preserve"> (руб.).</w:t>
      </w:r>
    </w:p>
    <w:p w14:paraId="2B80E8B2" w14:textId="77777777" w:rsidR="004E1D4D" w:rsidRDefault="004E1D4D" w:rsidP="00034875">
      <w:pPr>
        <w:rPr>
          <w:rFonts w:eastAsia="Times New Roman"/>
        </w:rPr>
      </w:pPr>
      <w:r>
        <w:rPr>
          <w:rFonts w:eastAsia="Times New Roman"/>
        </w:rPr>
        <w:t>Суммарные амортизационные отчисления составят: А=</w:t>
      </w:r>
      <w:r w:rsidRPr="00D64846">
        <w:t xml:space="preserve"> </w:t>
      </w:r>
      <w:r w:rsidRPr="00D64846">
        <w:rPr>
          <w:rFonts w:eastAsia="Times New Roman"/>
        </w:rPr>
        <w:t>78 986</w:t>
      </w:r>
      <w:r>
        <w:rPr>
          <w:rFonts w:eastAsia="Times New Roman"/>
        </w:rPr>
        <w:t xml:space="preserve"> руб.</w:t>
      </w:r>
    </w:p>
    <w:p w14:paraId="0B6BCB49" w14:textId="77777777" w:rsidR="004E1D4D" w:rsidRPr="00A87F24" w:rsidRDefault="004E1D4D" w:rsidP="00034875">
      <w:pPr>
        <w:pStyle w:val="3"/>
        <w:spacing w:after="0"/>
      </w:pPr>
      <w:bookmarkStart w:id="162" w:name="_Toc67512710"/>
      <w:r w:rsidRPr="00A87F24">
        <w:t xml:space="preserve">Расходы на </w:t>
      </w:r>
      <w:r w:rsidRPr="00EF5D25">
        <w:t>модернизацию</w:t>
      </w:r>
      <w:r w:rsidRPr="00A87F24">
        <w:t xml:space="preserve"> и приобретение основных средств</w:t>
      </w:r>
      <w:bookmarkEnd w:id="162"/>
    </w:p>
    <w:p w14:paraId="41626219" w14:textId="77777777" w:rsidR="004E1D4D" w:rsidRDefault="004E1D4D" w:rsidP="00034875">
      <w:pPr>
        <w:contextualSpacing/>
        <w:rPr>
          <w:rFonts w:eastAsia="Times New Roman"/>
        </w:rPr>
      </w:pPr>
      <w:r>
        <w:rPr>
          <w:rFonts w:eastAsia="Times New Roman"/>
        </w:rPr>
        <w:t>При реализации проекта по разработке и внедрению ПО не планируется приобретение новых и модернизация существующих основных средств.</w:t>
      </w:r>
    </w:p>
    <w:p w14:paraId="765A23DC" w14:textId="77777777" w:rsidR="004E1D4D" w:rsidRPr="00A87F24" w:rsidRDefault="004E1D4D" w:rsidP="00034875">
      <w:pPr>
        <w:pStyle w:val="3"/>
        <w:spacing w:after="0"/>
      </w:pPr>
      <w:bookmarkStart w:id="163" w:name="_Toc67512711"/>
      <w:r w:rsidRPr="00A87F24">
        <w:t xml:space="preserve">Расходы на </w:t>
      </w:r>
      <w:r w:rsidRPr="00EF5D25">
        <w:t>приобретение</w:t>
      </w:r>
      <w:r w:rsidRPr="00A87F24">
        <w:t xml:space="preserve"> необходимого ПО</w:t>
      </w:r>
      <w:bookmarkEnd w:id="163"/>
    </w:p>
    <w:p w14:paraId="7B1E9366" w14:textId="77777777" w:rsidR="004E1D4D" w:rsidRDefault="004E1D4D" w:rsidP="00034875">
      <w:pPr>
        <w:contextualSpacing/>
        <w:rPr>
          <w:rFonts w:eastAsia="Times New Roman"/>
        </w:rPr>
      </w:pPr>
      <w:r>
        <w:rPr>
          <w:rFonts w:eastAsia="Times New Roman"/>
        </w:rPr>
        <w:t>При реализации проекта не планируется приобретение ПО.</w:t>
      </w:r>
    </w:p>
    <w:p w14:paraId="5F09A039" w14:textId="77777777" w:rsidR="004E1D4D" w:rsidRPr="00A87F24" w:rsidRDefault="004E1D4D" w:rsidP="000D04AF">
      <w:pPr>
        <w:pStyle w:val="3"/>
        <w:numPr>
          <w:ilvl w:val="2"/>
          <w:numId w:val="28"/>
        </w:numPr>
        <w:tabs>
          <w:tab w:val="left" w:pos="709"/>
        </w:tabs>
        <w:spacing w:before="120" w:after="0"/>
        <w:ind w:left="0" w:firstLine="0"/>
      </w:pPr>
      <w:bookmarkStart w:id="164" w:name="_Toc67512712"/>
      <w:r w:rsidRPr="00A87F24">
        <w:t>Расходы на интернет и связь</w:t>
      </w:r>
      <w:bookmarkEnd w:id="164"/>
    </w:p>
    <w:p w14:paraId="0F548167" w14:textId="77777777" w:rsidR="004E1D4D" w:rsidRPr="00D60DA1" w:rsidRDefault="004E1D4D" w:rsidP="00034875">
      <w:r>
        <w:t xml:space="preserve">Так как в Компании, реализующей проект не производится биллинг и тарификация телекоммуникационных услуг в разрезе сотрудников, затраты на </w:t>
      </w:r>
      <w:r>
        <w:lastRenderedPageBreak/>
        <w:t>интернет и связь войдут в прочие затраты, рассчитываемые как процент от прямых затрат.</w:t>
      </w:r>
    </w:p>
    <w:p w14:paraId="37F505F7" w14:textId="77777777" w:rsidR="004E1D4D" w:rsidRPr="00A87F24" w:rsidRDefault="004E1D4D" w:rsidP="00034875">
      <w:pPr>
        <w:pStyle w:val="3"/>
        <w:spacing w:after="0"/>
      </w:pPr>
      <w:bookmarkStart w:id="165" w:name="_Toc67512713"/>
      <w:r w:rsidRPr="00A87F24">
        <w:t>Расходы на канцелярские товары и расходные материалы</w:t>
      </w:r>
      <w:bookmarkEnd w:id="165"/>
    </w:p>
    <w:p w14:paraId="4DF29B63" w14:textId="77777777" w:rsidR="004E1D4D" w:rsidRPr="0048268B" w:rsidRDefault="004E1D4D" w:rsidP="00034875">
      <w:r>
        <w:t xml:space="preserve">Затраты на расходные материалы берутся по факту и составляют </w:t>
      </w:r>
      <m:oMath>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oMath>
      <w:r>
        <w:t>= 4 200 (</w:t>
      </w:r>
      <w:r>
        <w:rPr>
          <w:i/>
        </w:rPr>
        <w:t>руб.</w:t>
      </w:r>
      <w:r>
        <w:t>). К данным затратам относятся затраты на канцтовары</w:t>
      </w:r>
      <w:r w:rsidRPr="008A0EE4">
        <w:t>,</w:t>
      </w:r>
      <w:r>
        <w:t xml:space="preserve"> тонер и бумагу для принтера и т.д.</w:t>
      </w:r>
    </w:p>
    <w:p w14:paraId="6F4009D1" w14:textId="77777777" w:rsidR="004E1D4D" w:rsidRPr="00A87F24" w:rsidRDefault="004E1D4D" w:rsidP="00034875">
      <w:pPr>
        <w:pStyle w:val="3"/>
        <w:spacing w:after="0"/>
      </w:pPr>
      <w:bookmarkStart w:id="166" w:name="_Toc67512714"/>
      <w:r w:rsidRPr="00A87F24">
        <w:t xml:space="preserve">Прочие </w:t>
      </w:r>
      <w:r w:rsidRPr="00EF5D25">
        <w:t>расходы</w:t>
      </w:r>
      <w:bookmarkEnd w:id="166"/>
    </w:p>
    <w:p w14:paraId="06C58380" w14:textId="77777777" w:rsidR="004E1D4D" w:rsidRPr="002C54D5" w:rsidRDefault="004E1D4D" w:rsidP="00034875">
      <w:pPr>
        <w:contextualSpacing/>
        <w:rPr>
          <w:rFonts w:eastAsia="Times New Roman"/>
          <w:szCs w:val="24"/>
        </w:rPr>
      </w:pPr>
      <w:r>
        <w:rPr>
          <w:rFonts w:eastAsia="Times New Roman"/>
        </w:rPr>
        <w:t>П</w:t>
      </w:r>
      <w:r w:rsidRPr="00803A87">
        <w:rPr>
          <w:rFonts w:eastAsia="Times New Roman"/>
        </w:rPr>
        <w:t>рочие расходы</w:t>
      </w:r>
      <w:r w:rsidRPr="00A71836">
        <w:rPr>
          <w:rFonts w:eastAsia="Times New Roman"/>
        </w:rPr>
        <w:t xml:space="preserve"> </w:t>
      </w:r>
      <w:r w:rsidRPr="00803A87">
        <w:rPr>
          <w:rFonts w:eastAsia="Times New Roman"/>
        </w:rPr>
        <w:t>составля</w:t>
      </w:r>
      <w:r>
        <w:rPr>
          <w:rFonts w:eastAsia="Times New Roman"/>
        </w:rPr>
        <w:t>ют 3</w:t>
      </w:r>
      <w:r w:rsidRPr="00803A87">
        <w:rPr>
          <w:rFonts w:eastAsia="Times New Roman"/>
        </w:rPr>
        <w:t>0</w:t>
      </w:r>
      <w:r w:rsidRPr="00803A87">
        <w:rPr>
          <w:rFonts w:ascii="Cambria Math" w:eastAsia="Times New Roman" w:hAnsi="Cambria Math"/>
        </w:rPr>
        <w:t>%</w:t>
      </w:r>
      <w:r w:rsidRPr="00803A87">
        <w:rPr>
          <w:rFonts w:eastAsia="Times New Roman"/>
        </w:rPr>
        <w:t xml:space="preserve"> от суммы </w:t>
      </w:r>
      <w:r>
        <w:rPr>
          <w:rFonts w:eastAsia="Times New Roman"/>
        </w:rPr>
        <w:t xml:space="preserve">следующих </w:t>
      </w:r>
      <w:r w:rsidRPr="00803A87">
        <w:rPr>
          <w:rFonts w:eastAsia="Times New Roman"/>
        </w:rPr>
        <w:t>элементов</w:t>
      </w:r>
      <w:r>
        <w:rPr>
          <w:rFonts w:eastAsia="Times New Roman"/>
        </w:rPr>
        <w:t xml:space="preserve"> структуры затрат</w:t>
      </w:r>
      <w:r w:rsidRPr="00586C3B">
        <w:rPr>
          <w:rFonts w:eastAsia="Times New Roman"/>
        </w:rPr>
        <w:t>:</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Pr>
          <w:rFonts w:eastAsia="Times New Roman"/>
          <w:szCs w:val="24"/>
        </w:rPr>
        <w:t>и</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Pr>
          <w:rFonts w:eastAsia="Times New Roman"/>
        </w:rPr>
        <w:t>.</w:t>
      </w:r>
    </w:p>
    <w:tbl>
      <w:tblPr>
        <w:tblW w:w="9673" w:type="dxa"/>
        <w:tblInd w:w="108" w:type="dxa"/>
        <w:tblLayout w:type="fixed"/>
        <w:tblLook w:val="04A0" w:firstRow="1" w:lastRow="0" w:firstColumn="1" w:lastColumn="0" w:noHBand="0" w:noVBand="1"/>
      </w:tblPr>
      <w:tblGrid>
        <w:gridCol w:w="8539"/>
        <w:gridCol w:w="1134"/>
      </w:tblGrid>
      <w:tr w:rsidR="004E1D4D" w:rsidRPr="00597F0A" w14:paraId="007A4C04" w14:textId="77777777" w:rsidTr="00D7318A">
        <w:tc>
          <w:tcPr>
            <w:tcW w:w="8539" w:type="dxa"/>
            <w:shd w:val="clear" w:color="auto" w:fill="auto"/>
          </w:tcPr>
          <w:p w14:paraId="6252809E" w14:textId="77777777" w:rsidR="004E1D4D" w:rsidRPr="009E5292" w:rsidRDefault="00034875" w:rsidP="00034875">
            <w:pPr>
              <w:ind w:firstLine="0"/>
              <w:jc w:val="center"/>
            </w:pPr>
            <m:oMathPara>
              <m:oMathParaPr>
                <m:jc m:val="center"/>
              </m:oMathParaPr>
              <m:oMath>
                <m:sSub>
                  <m:sSubPr>
                    <m:ctrlPr>
                      <w:rPr>
                        <w:rFonts w:ascii="Cambria Math" w:hAnsi="Cambria Math" w:cs="Times New Roman"/>
                        <w:i/>
                      </w:rPr>
                    </m:ctrlPr>
                  </m:sSubPr>
                  <m:e>
                    <m:r>
                      <m:rPr>
                        <m:nor/>
                      </m:rPr>
                      <w:rPr>
                        <w:rFonts w:cs="Times New Roman"/>
                        <w:i/>
                      </w:rPr>
                      <m:t>П</m:t>
                    </m:r>
                  </m:e>
                  <m:sub>
                    <m:r>
                      <m:rPr>
                        <m:nor/>
                      </m:rPr>
                      <w:rPr>
                        <w:rFonts w:cs="Times New Roman"/>
                        <w:i/>
                      </w:rPr>
                      <m:t>р.р.</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r>
                  <m:rPr>
                    <m:nor/>
                  </m:rPr>
                  <w:rPr>
                    <w:rFonts w:cs="Times New Roman"/>
                  </w:rPr>
                  <m:t>0.</m:t>
                </m:r>
                <m:r>
                  <m:rPr>
                    <m:nor/>
                  </m:rPr>
                  <w:rPr>
                    <w:rFonts w:ascii="Cambria Math" w:cs="Times New Roman"/>
                  </w:rPr>
                  <m:t>3</m:t>
                </m:r>
                <m:r>
                  <m:rPr>
                    <m:nor/>
                  </m:rPr>
                  <w:rPr>
                    <w:rFonts w:cs="Times New Roman"/>
                    <w:i/>
                  </w:rPr>
                  <m:t>(</m:t>
                </m:r>
                <m:sSub>
                  <m:sSubPr>
                    <m:ctrlPr>
                      <w:rPr>
                        <w:rFonts w:ascii="Cambria Math" w:hAnsi="Cambria Math" w:cs="Times New Roman"/>
                        <w:i/>
                      </w:rPr>
                    </m:ctrlPr>
                  </m:sSubPr>
                  <m:e>
                    <m:r>
                      <m:rPr>
                        <m:nor/>
                      </m:rPr>
                      <w:rPr>
                        <w:rFonts w:cs="Times New Roman"/>
                        <w:i/>
                      </w:rPr>
                      <m:t>ЗП</m:t>
                    </m:r>
                  </m:e>
                  <m:sub>
                    <m:r>
                      <m:rPr>
                        <m:nor/>
                      </m:rPr>
                      <w:rPr>
                        <w:rFonts w:cs="Times New Roman"/>
                        <w:i/>
                      </w:rPr>
                      <m:t>осн</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 xml:space="preserve"> </m:t>
                    </m:r>
                    <m:r>
                      <m:rPr>
                        <m:nor/>
                      </m:rPr>
                      <w:rPr>
                        <w:rFonts w:cs="Times New Roman"/>
                        <w:i/>
                      </w:rPr>
                      <m:t>ЗП</m:t>
                    </m:r>
                  </m:e>
                  <m:sub>
                    <m:r>
                      <m:rPr>
                        <m:nor/>
                      </m:rPr>
                      <w:rPr>
                        <w:rFonts w:cs="Times New Roman"/>
                        <w:i/>
                      </w:rPr>
                      <m:t>доп</m:t>
                    </m:r>
                  </m:sub>
                </m:sSub>
                <m:r>
                  <m:rPr>
                    <m:nor/>
                  </m:rPr>
                  <w:rPr>
                    <w:rFonts w:ascii="Cambria Math" w:cs="Times New Roman"/>
                    <w:i/>
                  </w:rPr>
                  <m:t xml:space="preserve"> </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Н</m:t>
                    </m:r>
                  </m:e>
                  <m:sub>
                    <m:r>
                      <m:rPr>
                        <m:nor/>
                      </m:rPr>
                      <w:rPr>
                        <w:rFonts w:cs="Times New Roman"/>
                        <w:i/>
                      </w:rPr>
                      <m:t>зп</m:t>
                    </m:r>
                  </m:sub>
                </m:sSub>
                <m:r>
                  <m:rPr>
                    <m:nor/>
                  </m:rPr>
                  <w:rPr>
                    <w:rFonts w:ascii="Cambria Math" w:cs="Times New Roman"/>
                    <w:i/>
                  </w:rPr>
                  <m:t xml:space="preserve"> </m:t>
                </m:r>
                <m:r>
                  <m:rPr>
                    <m:nor/>
                  </m:rPr>
                  <w:rPr>
                    <w:rFonts w:cs="Times New Roman"/>
                    <w:i/>
                  </w:rPr>
                  <m:t>+</m:t>
                </m:r>
                <m:sSub>
                  <m:sSubPr>
                    <m:ctrlPr>
                      <w:rPr>
                        <w:rFonts w:ascii="Cambria Math" w:hAnsi="Cambria Math" w:cs="Times New Roman"/>
                        <w:i/>
                      </w:rPr>
                    </m:ctrlPr>
                  </m:sSubPr>
                  <m:e>
                    <m:r>
                      <m:rPr>
                        <m:nor/>
                      </m:rPr>
                      <w:rPr>
                        <w:rFonts w:ascii="Cambria Math" w:cs="Times New Roman"/>
                        <w:i/>
                      </w:rPr>
                      <m:t>А</m:t>
                    </m:r>
                  </m:e>
                  <m:sub>
                    <m:r>
                      <m:rPr>
                        <m:nor/>
                      </m:rPr>
                      <w:rPr>
                        <w:rFonts w:cs="Times New Roman"/>
                        <w:i/>
                      </w:rPr>
                      <m:t>п</m:t>
                    </m:r>
                    <m:r>
                      <m:rPr>
                        <m:nor/>
                      </m:rPr>
                      <w:rPr>
                        <w:rFonts w:ascii="Cambria Math" w:cs="Times New Roman"/>
                        <w:i/>
                      </w:rPr>
                      <m:t>м</m:t>
                    </m:r>
                  </m:sub>
                </m:sSub>
                <m:r>
                  <m:rPr>
                    <m:nor/>
                  </m:rPr>
                  <w:rPr>
                    <w:rFonts w:cs="Times New Roman"/>
                    <w:i/>
                  </w:rPr>
                  <m:t>+</m:t>
                </m:r>
                <m:r>
                  <m:rPr>
                    <m:nor/>
                  </m:rPr>
                  <w:rPr>
                    <w:rFonts w:ascii="Cambria Math" w:cs="Times New Roman"/>
                    <w:i/>
                  </w:rPr>
                  <m:t>А</m:t>
                </m:r>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мод</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ПО</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тел</m:t>
                    </m:r>
                  </m:sub>
                </m:sSub>
                <m:r>
                  <m:rPr>
                    <m:nor/>
                  </m:rPr>
                  <w:rPr>
                    <w:rFonts w:cs="Times New Roman"/>
                    <w:i/>
                  </w:rPr>
                  <m:t>+</m:t>
                </m:r>
                <m:r>
                  <m:rPr>
                    <m:nor/>
                  </m:rPr>
                  <w:rPr>
                    <w:rFonts w:ascii="Cambria Math" w:cs="Times New Roman"/>
                    <w:i/>
                  </w:rPr>
                  <m:t xml:space="preserve"> </m:t>
                </m:r>
                <m:sSub>
                  <m:sSubPr>
                    <m:ctrlPr>
                      <w:rPr>
                        <w:rFonts w:ascii="Cambria Math" w:hAnsi="Cambria Math" w:cs="Times New Roman"/>
                        <w:i/>
                      </w:rPr>
                    </m:ctrlPr>
                  </m:sSubPr>
                  <m:e>
                    <m:r>
                      <m:rPr>
                        <m:nor/>
                      </m:rPr>
                      <w:rPr>
                        <w:rFonts w:cs="Times New Roman"/>
                        <w:i/>
                      </w:rPr>
                      <m:t>Р</m:t>
                    </m:r>
                  </m:e>
                  <m:sub>
                    <m:r>
                      <m:rPr>
                        <m:nor/>
                      </m:rPr>
                      <w:rPr>
                        <w:rFonts w:ascii="Cambria Math" w:cs="Times New Roman"/>
                        <w:i/>
                      </w:rPr>
                      <m:t>р</m:t>
                    </m:r>
                    <m:r>
                      <m:rPr>
                        <m:nor/>
                      </m:rPr>
                      <w:rPr>
                        <w:rFonts w:ascii="Cambria Math" w:cs="Times New Roman"/>
                        <w:i/>
                      </w:rPr>
                      <m:t>.</m:t>
                    </m:r>
                    <m:r>
                      <m:rPr>
                        <m:nor/>
                      </m:rPr>
                      <w:rPr>
                        <w:rFonts w:ascii="Cambria Math" w:cs="Times New Roman"/>
                        <w:i/>
                      </w:rPr>
                      <m:t>м</m:t>
                    </m:r>
                    <m:r>
                      <m:rPr>
                        <m:nor/>
                      </m:rPr>
                      <w:rPr>
                        <w:rFonts w:ascii="Cambria Math" w:cs="Times New Roman"/>
                        <w:i/>
                      </w:rPr>
                      <m:t>.</m:t>
                    </m:r>
                  </m:sub>
                </m:sSub>
                <m:r>
                  <m:rPr>
                    <m:nor/>
                  </m:rPr>
                  <w:rPr>
                    <w:rFonts w:cs="Times New Roman"/>
                    <w:i/>
                  </w:rPr>
                  <m:t>)</m:t>
                </m:r>
              </m:oMath>
            </m:oMathPara>
          </w:p>
        </w:tc>
        <w:tc>
          <w:tcPr>
            <w:tcW w:w="1134" w:type="dxa"/>
            <w:shd w:val="clear" w:color="auto" w:fill="auto"/>
          </w:tcPr>
          <w:p w14:paraId="121D134E" w14:textId="400E0FFC" w:rsidR="004E1D4D" w:rsidRPr="00DC5D62" w:rsidRDefault="004E1D4D" w:rsidP="00034875">
            <w:pPr>
              <w:tabs>
                <w:tab w:val="left" w:pos="884"/>
              </w:tabs>
              <w:ind w:right="34" w:firstLine="0"/>
              <w:jc w:val="right"/>
            </w:pPr>
          </w:p>
        </w:tc>
      </w:tr>
    </w:tbl>
    <w:p w14:paraId="6EC2DD2A" w14:textId="77777777" w:rsidR="004E1D4D" w:rsidRPr="00803A87" w:rsidRDefault="004E1D4D" w:rsidP="00034875">
      <w:pPr>
        <w:contextualSpacing/>
        <w:rPr>
          <w:rFonts w:eastAsia="Times New Roman"/>
        </w:rPr>
      </w:pPr>
      <w:r>
        <w:rPr>
          <w:rFonts w:eastAsia="Times New Roman"/>
        </w:rPr>
        <w:t>Таким образом</w:t>
      </w:r>
      <w:r w:rsidRPr="00586C3B">
        <w:rPr>
          <w:rFonts w:eastAsia="Times New Roman"/>
        </w:rPr>
        <w:t>,</w:t>
      </w:r>
      <w:r>
        <w:rPr>
          <w:rFonts w:eastAsia="Times New Roman"/>
        </w:rPr>
        <w:t xml:space="preserve"> </w:t>
      </w:r>
      <w:r>
        <w:rPr>
          <w:rFonts w:eastAsia="Times New Roman"/>
          <w:i/>
        </w:rPr>
        <w:t>П</w:t>
      </w:r>
      <w:r w:rsidRPr="00710B33">
        <w:rPr>
          <w:rFonts w:eastAsia="Times New Roman"/>
          <w:i/>
          <w:vertAlign w:val="subscript"/>
        </w:rPr>
        <w:t>р.р.</w:t>
      </w:r>
      <w:r>
        <w:rPr>
          <w:rFonts w:eastAsia="Times New Roman"/>
          <w:i/>
        </w:rPr>
        <w:t xml:space="preserve">= </w:t>
      </w:r>
      <w:r>
        <w:rPr>
          <w:rFonts w:eastAsia="Times New Roman"/>
        </w:rPr>
        <w:t>299 114 (</w:t>
      </w:r>
      <w:r>
        <w:rPr>
          <w:rFonts w:eastAsia="Times New Roman"/>
          <w:i/>
        </w:rPr>
        <w:t>руб.</w:t>
      </w:r>
      <w:r>
        <w:rPr>
          <w:rFonts w:eastAsia="Times New Roman"/>
        </w:rPr>
        <w:t>).</w:t>
      </w:r>
    </w:p>
    <w:p w14:paraId="44AB7870" w14:textId="77777777" w:rsidR="004E1D4D" w:rsidRDefault="004E1D4D" w:rsidP="00034875">
      <w:pPr>
        <w:pStyle w:val="3"/>
        <w:spacing w:after="0"/>
      </w:pPr>
      <w:bookmarkStart w:id="167" w:name="_Toc322893646"/>
      <w:bookmarkStart w:id="168" w:name="_Toc359344430"/>
      <w:bookmarkStart w:id="169" w:name="_Toc67512715"/>
      <w:r>
        <w:t>Расчёт себестоимости программного продукта</w:t>
      </w:r>
      <w:bookmarkEnd w:id="167"/>
      <w:bookmarkEnd w:id="168"/>
      <w:bookmarkEnd w:id="169"/>
    </w:p>
    <w:p w14:paraId="01384086" w14:textId="77777777" w:rsidR="004E1D4D" w:rsidRPr="00803A87" w:rsidRDefault="004E1D4D" w:rsidP="00034875">
      <w:pPr>
        <w:contextualSpacing/>
        <w:rPr>
          <w:rFonts w:eastAsia="Times New Roman"/>
        </w:rPr>
      </w:pPr>
      <w:r w:rsidRPr="00803A87">
        <w:rPr>
          <w:rFonts w:eastAsia="Times New Roman"/>
        </w:rPr>
        <w:t>В</w:t>
      </w:r>
      <w:r>
        <w:rPr>
          <w:rFonts w:eastAsia="Times New Roman"/>
        </w:rPr>
        <w:t xml:space="preserve"> </w:t>
      </w:r>
      <w:r w:rsidRPr="00803A87">
        <w:rPr>
          <w:rFonts w:eastAsia="Times New Roman"/>
        </w:rPr>
        <w:t>себестоимость программного продукта входят следующие элементы</w:t>
      </w:r>
      <w:r>
        <w:rPr>
          <w:rFonts w:eastAsia="Times New Roman"/>
        </w:rPr>
        <w:t xml:space="preserve">: </w:t>
      </w:r>
      <w:r w:rsidRPr="00A71836">
        <w:rPr>
          <w:rFonts w:eastAsia="Times New Roman"/>
          <w:i/>
          <w:szCs w:val="24"/>
        </w:rPr>
        <w:t>ЗП</w:t>
      </w:r>
      <w:r w:rsidRPr="00A71836">
        <w:rPr>
          <w:rFonts w:eastAsia="Times New Roman"/>
          <w:i/>
          <w:szCs w:val="24"/>
          <w:vertAlign w:val="subscript"/>
        </w:rPr>
        <w:t>осн</w:t>
      </w:r>
      <w:r w:rsidRPr="002C54D5">
        <w:rPr>
          <w:rFonts w:eastAsia="Times New Roman"/>
          <w:szCs w:val="24"/>
        </w:rPr>
        <w:t>,</w:t>
      </w:r>
      <w:r>
        <w:rPr>
          <w:rFonts w:eastAsia="Times New Roman"/>
          <w:szCs w:val="24"/>
        </w:rPr>
        <w:t xml:space="preserve"> </w:t>
      </w:r>
      <w:r w:rsidRPr="00A71836">
        <w:rPr>
          <w:rFonts w:eastAsia="Times New Roman"/>
          <w:i/>
          <w:szCs w:val="24"/>
        </w:rPr>
        <w:t>ЗП</w:t>
      </w:r>
      <w:r w:rsidRPr="00A71836">
        <w:rPr>
          <w:rFonts w:eastAsia="Times New Roman"/>
          <w:i/>
          <w:szCs w:val="24"/>
          <w:vertAlign w:val="subscript"/>
        </w:rPr>
        <w:t>доп</w:t>
      </w:r>
      <w:r w:rsidRPr="002C54D5">
        <w:rPr>
          <w:rFonts w:eastAsia="Times New Roman"/>
          <w:szCs w:val="24"/>
        </w:rPr>
        <w:t>,</w:t>
      </w:r>
      <w:r>
        <w:rPr>
          <w:rFonts w:eastAsia="Times New Roman"/>
          <w:szCs w:val="24"/>
        </w:rPr>
        <w:t xml:space="preserve"> </w:t>
      </w:r>
      <w:r w:rsidRPr="00A71836">
        <w:rPr>
          <w:rFonts w:eastAsia="Times New Roman"/>
          <w:i/>
          <w:szCs w:val="24"/>
        </w:rPr>
        <w:t>Н</w:t>
      </w:r>
      <w:r w:rsidRPr="00A71836">
        <w:rPr>
          <w:rFonts w:eastAsia="Times New Roman"/>
          <w:i/>
          <w:szCs w:val="24"/>
          <w:vertAlign w:val="subscript"/>
        </w:rPr>
        <w:t>зп</w:t>
      </w:r>
      <w:r w:rsidRPr="002C54D5">
        <w:rPr>
          <w:rFonts w:eastAsia="Times New Roman"/>
          <w:szCs w:val="24"/>
        </w:rPr>
        <w:t>,</w:t>
      </w:r>
      <w:r>
        <w:rPr>
          <w:rFonts w:eastAsia="Times New Roman"/>
          <w:szCs w:val="24"/>
        </w:rPr>
        <w:t xml:space="preserve"> </w:t>
      </w:r>
      <w:r w:rsidRPr="00A71836">
        <w:rPr>
          <w:rFonts w:eastAsia="Times New Roman"/>
          <w:i/>
          <w:szCs w:val="24"/>
        </w:rPr>
        <w:t>А</w:t>
      </w:r>
      <w:r w:rsidRPr="00A71836">
        <w:rPr>
          <w:rFonts w:eastAsia="Times New Roman"/>
          <w:i/>
          <w:szCs w:val="24"/>
          <w:vertAlign w:val="subscript"/>
        </w:rPr>
        <w:t>пм</w:t>
      </w:r>
      <w:r w:rsidRPr="002C54D5">
        <w:rPr>
          <w:rFonts w:eastAsia="Times New Roman"/>
          <w:szCs w:val="24"/>
        </w:rPr>
        <w:t>,</w:t>
      </w:r>
      <w:r>
        <w:rPr>
          <w:rFonts w:eastAsia="Times New Roman"/>
          <w:szCs w:val="24"/>
        </w:rPr>
        <w:t xml:space="preserve"> </w:t>
      </w:r>
      <w:r w:rsidRPr="00A71836">
        <w:rPr>
          <w:rFonts w:eastAsia="Times New Roman"/>
          <w:i/>
          <w:szCs w:val="24"/>
        </w:rPr>
        <w:t>А</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мод</w:t>
      </w:r>
      <w:r w:rsidRPr="002C54D5">
        <w:rPr>
          <w:rFonts w:eastAsia="Times New Roman"/>
          <w:szCs w:val="24"/>
        </w:rPr>
        <w:t>,</w:t>
      </w:r>
      <w:r>
        <w:rPr>
          <w:rFonts w:eastAsia="Times New Roman"/>
          <w:szCs w:val="24"/>
        </w:rPr>
        <w:t xml:space="preserve"> </w:t>
      </w:r>
      <w:r w:rsidRPr="00A71836">
        <w:rPr>
          <w:rFonts w:eastAsia="Times New Roman"/>
          <w:i/>
          <w:szCs w:val="24"/>
        </w:rPr>
        <w:t>Р</w:t>
      </w:r>
      <w:r w:rsidRPr="00A71836">
        <w:rPr>
          <w:rFonts w:eastAsia="Times New Roman"/>
          <w:i/>
          <w:szCs w:val="24"/>
          <w:vertAlign w:val="subscript"/>
        </w:rPr>
        <w:t>ПО</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тел</w:t>
      </w:r>
      <w:r w:rsidRPr="002C54D5">
        <w:rPr>
          <w:rFonts w:eastAsia="Times New Roman"/>
          <w:szCs w:val="24"/>
        </w:rPr>
        <w:t xml:space="preserve">, </w:t>
      </w:r>
      <w:r w:rsidRPr="00A71836">
        <w:rPr>
          <w:rFonts w:eastAsia="Times New Roman"/>
          <w:i/>
          <w:szCs w:val="24"/>
        </w:rPr>
        <w:t>Р</w:t>
      </w:r>
      <w:r w:rsidRPr="00A71836">
        <w:rPr>
          <w:rFonts w:eastAsia="Times New Roman"/>
          <w:i/>
          <w:szCs w:val="24"/>
          <w:vertAlign w:val="subscript"/>
        </w:rPr>
        <w:t>р.м.</w:t>
      </w:r>
      <w:r>
        <w:rPr>
          <w:rFonts w:eastAsia="Times New Roman"/>
          <w:i/>
          <w:szCs w:val="24"/>
          <w:vertAlign w:val="subscript"/>
        </w:rPr>
        <w:t xml:space="preserve"> </w:t>
      </w:r>
      <w:r>
        <w:rPr>
          <w:rFonts w:eastAsia="Times New Roman"/>
          <w:szCs w:val="24"/>
        </w:rPr>
        <w:t>и</w:t>
      </w:r>
      <w:r w:rsidRPr="002C54D5">
        <w:rPr>
          <w:rFonts w:eastAsia="Times New Roman"/>
          <w:szCs w:val="24"/>
        </w:rPr>
        <w:t xml:space="preserve"> </w:t>
      </w:r>
      <w:r w:rsidRPr="00A71836">
        <w:rPr>
          <w:rFonts w:eastAsia="Times New Roman"/>
          <w:i/>
        </w:rPr>
        <w:t>П</w:t>
      </w:r>
      <w:r w:rsidRPr="00A71836">
        <w:rPr>
          <w:rFonts w:eastAsia="Times New Roman"/>
          <w:i/>
          <w:vertAlign w:val="subscript"/>
        </w:rPr>
        <w:t>р.р.</w:t>
      </w:r>
      <w:r>
        <w:rPr>
          <w:rFonts w:eastAsia="Times New Roman"/>
          <w:szCs w:val="24"/>
        </w:rPr>
        <w:t>.</w:t>
      </w:r>
    </w:p>
    <w:p w14:paraId="6610145E" w14:textId="77777777" w:rsidR="004E1D4D" w:rsidRDefault="004E1D4D" w:rsidP="00034875">
      <w:pPr>
        <w:contextualSpacing/>
        <w:rPr>
          <w:rFonts w:eastAsia="Times New Roman"/>
        </w:rPr>
      </w:pPr>
      <w:r w:rsidRPr="00F41E06">
        <w:rPr>
          <w:rFonts w:eastAsia="Times New Roman"/>
        </w:rPr>
        <w:t>Сложив все элементы, можно определить себестоимость про</w:t>
      </w:r>
      <w:r>
        <w:rPr>
          <w:rFonts w:eastAsia="Times New Roman"/>
        </w:rPr>
        <w:t>граммного продукта и услуг по его внедрению</w:t>
      </w:r>
      <w:r w:rsidRPr="00586C3B">
        <w:rPr>
          <w:rFonts w:eastAsia="Times New Roman"/>
        </w:rPr>
        <w:t>:</w:t>
      </w:r>
      <w:r>
        <w:rPr>
          <w:rFonts w:eastAsia="Times New Roman"/>
        </w:rPr>
        <w:t xml:space="preserve"> </w:t>
      </w:r>
      <w:r>
        <w:rPr>
          <w:rFonts w:eastAsia="Times New Roman"/>
          <w:i/>
        </w:rPr>
        <w:t>С</w:t>
      </w:r>
      <w:r w:rsidRPr="000B2D7E">
        <w:rPr>
          <w:rFonts w:eastAsia="Times New Roman"/>
          <w:i/>
          <w:vertAlign w:val="subscript"/>
        </w:rPr>
        <w:t>п.п.</w:t>
      </w:r>
      <w:r>
        <w:rPr>
          <w:rFonts w:eastAsia="Times New Roman"/>
        </w:rPr>
        <w:t xml:space="preserve">= </w:t>
      </w:r>
      <w:r w:rsidRPr="00976259">
        <w:t xml:space="preserve">1 398 699 </w:t>
      </w:r>
      <w:r>
        <w:rPr>
          <w:rFonts w:eastAsia="Times New Roman"/>
        </w:rPr>
        <w:t>(</w:t>
      </w:r>
      <w:r>
        <w:rPr>
          <w:rFonts w:eastAsia="Times New Roman"/>
          <w:i/>
        </w:rPr>
        <w:t>руб.</w:t>
      </w:r>
      <w:r>
        <w:rPr>
          <w:rFonts w:eastAsia="Times New Roman"/>
        </w:rPr>
        <w:t xml:space="preserve">). </w:t>
      </w:r>
    </w:p>
    <w:p w14:paraId="11EA4321" w14:textId="25A495A5" w:rsidR="004E1D4D" w:rsidRPr="00F41E06" w:rsidRDefault="004E1D4D" w:rsidP="00034875">
      <w:pPr>
        <w:contextualSpacing/>
        <w:rPr>
          <w:rFonts w:eastAsia="Times New Roman"/>
        </w:rPr>
      </w:pPr>
      <w:r w:rsidRPr="00F41E06">
        <w:rPr>
          <w:rFonts w:eastAsia="Times New Roman"/>
        </w:rPr>
        <w:t xml:space="preserve">Структура себестоимости программного продукта отражена в табл. </w:t>
      </w:r>
      <w:r w:rsidR="00EF5D25">
        <w:rPr>
          <w:rFonts w:eastAsia="Times New Roman"/>
        </w:rPr>
        <w:t>5</w:t>
      </w:r>
      <w:r w:rsidRPr="00DD229F">
        <w:rPr>
          <w:rFonts w:eastAsia="Times New Roman"/>
        </w:rPr>
        <w:t>.</w:t>
      </w:r>
      <w:r>
        <w:rPr>
          <w:rFonts w:eastAsia="Times New Roman"/>
        </w:rPr>
        <w:t>5</w:t>
      </w:r>
      <w:r w:rsidRPr="00F41E06">
        <w:rPr>
          <w:rFonts w:eastAsia="Times New Roman"/>
        </w:rPr>
        <w:t xml:space="preserve"> и представлена на </w:t>
      </w:r>
      <w:r>
        <w:rPr>
          <w:rFonts w:eastAsia="Times New Roman"/>
        </w:rPr>
        <w:t xml:space="preserve">рис. </w:t>
      </w:r>
      <w:r w:rsidR="00EF5D25">
        <w:rPr>
          <w:rFonts w:eastAsia="Times New Roman"/>
        </w:rPr>
        <w:t>5</w:t>
      </w:r>
      <w:r>
        <w:rPr>
          <w:rFonts w:eastAsia="Times New Roman"/>
        </w:rPr>
        <w:t>.4</w:t>
      </w:r>
      <w:r w:rsidRPr="00F41E06">
        <w:rPr>
          <w:rFonts w:eastAsia="Times New Roman"/>
        </w:rPr>
        <w:t>.</w:t>
      </w:r>
    </w:p>
    <w:p w14:paraId="631DF3EC" w14:textId="4675BE7C" w:rsidR="004E1D4D" w:rsidRPr="00990DF1" w:rsidRDefault="004E1D4D" w:rsidP="00034875">
      <w:pPr>
        <w:ind w:firstLine="0"/>
        <w:jc w:val="right"/>
        <w:rPr>
          <w:rFonts w:eastAsia="Times New Roman"/>
          <w:b/>
        </w:rPr>
      </w:pPr>
      <w:bookmarkStart w:id="170" w:name="_Ref291088159"/>
      <w:r w:rsidRPr="00990DF1">
        <w:rPr>
          <w:rFonts w:eastAsia="Times New Roman"/>
          <w:b/>
        </w:rPr>
        <w:t xml:space="preserve">Таблица </w:t>
      </w:r>
      <w:r w:rsidR="00EF5D25">
        <w:rPr>
          <w:rFonts w:eastAsia="Times New Roman"/>
          <w:b/>
        </w:rPr>
        <w:t>5</w:t>
      </w:r>
      <w:r w:rsidRPr="00990DF1">
        <w:rPr>
          <w:rFonts w:eastAsia="Times New Roman"/>
          <w:b/>
        </w:rPr>
        <w:t>.</w:t>
      </w:r>
      <w:bookmarkEnd w:id="170"/>
      <w:r w:rsidRPr="00990DF1">
        <w:rPr>
          <w:rFonts w:eastAsia="Times New Roman"/>
          <w:b/>
        </w:rPr>
        <w:t>5</w:t>
      </w:r>
    </w:p>
    <w:p w14:paraId="0F2381A6" w14:textId="77777777" w:rsidR="004E1D4D" w:rsidRPr="00F41E06" w:rsidRDefault="004E1D4D" w:rsidP="00034875">
      <w:pPr>
        <w:pStyle w:val="ad"/>
        <w:spacing w:after="0"/>
      </w:pPr>
      <w:r w:rsidRPr="00F41E06">
        <w:t>Структура себестоимости программного продукта</w:t>
      </w:r>
    </w:p>
    <w:tbl>
      <w:tblPr>
        <w:tblW w:w="491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4915"/>
        <w:gridCol w:w="1739"/>
        <w:gridCol w:w="2188"/>
      </w:tblGrid>
      <w:tr w:rsidR="004E1D4D" w:rsidRPr="00F41E06" w14:paraId="6576CE42" w14:textId="77777777" w:rsidTr="00A838B1">
        <w:trPr>
          <w:trHeight w:val="1007"/>
          <w:jc w:val="center"/>
        </w:trPr>
        <w:tc>
          <w:tcPr>
            <w:tcW w:w="622" w:type="dxa"/>
            <w:vAlign w:val="center"/>
          </w:tcPr>
          <w:p w14:paraId="603179C5"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w:t>
            </w:r>
          </w:p>
        </w:tc>
        <w:tc>
          <w:tcPr>
            <w:tcW w:w="4915" w:type="dxa"/>
            <w:vAlign w:val="center"/>
          </w:tcPr>
          <w:p w14:paraId="65196ACF"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Элементы</w:t>
            </w:r>
            <w:r>
              <w:rPr>
                <w:rFonts w:eastAsia="Times New Roman"/>
                <w:b/>
                <w:sz w:val="24"/>
                <w:szCs w:val="24"/>
              </w:rPr>
              <w:t xml:space="preserve"> </w:t>
            </w:r>
            <w:r w:rsidRPr="004D6782">
              <w:rPr>
                <w:rFonts w:eastAsia="Times New Roman"/>
                <w:b/>
                <w:sz w:val="24"/>
                <w:szCs w:val="24"/>
              </w:rPr>
              <w:t>себестоимости</w:t>
            </w:r>
          </w:p>
        </w:tc>
        <w:tc>
          <w:tcPr>
            <w:tcW w:w="1739" w:type="dxa"/>
            <w:vAlign w:val="center"/>
          </w:tcPr>
          <w:p w14:paraId="1B2364CA"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Сумма (руб.)</w:t>
            </w:r>
          </w:p>
        </w:tc>
        <w:tc>
          <w:tcPr>
            <w:tcW w:w="2188" w:type="dxa"/>
          </w:tcPr>
          <w:p w14:paraId="37DE47D7" w14:textId="77777777" w:rsidR="004E1D4D" w:rsidRPr="004D6782" w:rsidRDefault="004E1D4D" w:rsidP="00034875">
            <w:pPr>
              <w:spacing w:line="240" w:lineRule="auto"/>
              <w:ind w:firstLine="0"/>
              <w:contextualSpacing/>
              <w:jc w:val="center"/>
              <w:rPr>
                <w:rFonts w:eastAsia="Times New Roman"/>
                <w:b/>
                <w:sz w:val="24"/>
                <w:szCs w:val="24"/>
              </w:rPr>
            </w:pPr>
            <w:r w:rsidRPr="004D6782">
              <w:rPr>
                <w:rFonts w:eastAsia="Times New Roman"/>
                <w:b/>
                <w:sz w:val="24"/>
                <w:szCs w:val="24"/>
              </w:rPr>
              <w:t>% в общ. сумме себестоимости</w:t>
            </w:r>
          </w:p>
        </w:tc>
      </w:tr>
      <w:tr w:rsidR="004E1D4D" w:rsidRPr="00F41E06" w14:paraId="0DCA1DC2" w14:textId="77777777" w:rsidTr="00A838B1">
        <w:trPr>
          <w:trHeight w:val="271"/>
          <w:jc w:val="center"/>
        </w:trPr>
        <w:tc>
          <w:tcPr>
            <w:tcW w:w="622" w:type="dxa"/>
          </w:tcPr>
          <w:p w14:paraId="19D39AF0"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1</w:t>
            </w:r>
          </w:p>
        </w:tc>
        <w:tc>
          <w:tcPr>
            <w:tcW w:w="4915" w:type="dxa"/>
          </w:tcPr>
          <w:p w14:paraId="65EB9E4F" w14:textId="77777777" w:rsidR="004E1D4D" w:rsidRPr="004D6782" w:rsidRDefault="004E1D4D" w:rsidP="00034875">
            <w:pPr>
              <w:spacing w:line="240" w:lineRule="auto"/>
              <w:ind w:firstLine="0"/>
              <w:contextualSpacing/>
              <w:jc w:val="left"/>
              <w:rPr>
                <w:rFonts w:eastAsia="Times New Roman"/>
                <w:sz w:val="24"/>
                <w:szCs w:val="24"/>
              </w:rPr>
            </w:pPr>
            <w:r>
              <w:rPr>
                <w:rFonts w:eastAsia="Times New Roman"/>
                <w:sz w:val="24"/>
                <w:szCs w:val="24"/>
              </w:rPr>
              <w:t>Общая</w:t>
            </w:r>
            <w:r w:rsidRPr="004D6782">
              <w:rPr>
                <w:rFonts w:eastAsia="Times New Roman"/>
                <w:sz w:val="24"/>
                <w:szCs w:val="24"/>
              </w:rPr>
              <w:t xml:space="preserve"> заработная плата исполнителя</w:t>
            </w:r>
          </w:p>
        </w:tc>
        <w:tc>
          <w:tcPr>
            <w:tcW w:w="1739" w:type="dxa"/>
            <w:vAlign w:val="center"/>
          </w:tcPr>
          <w:p w14:paraId="7D5F29F1" w14:textId="6FB4D684" w:rsidR="004E1D4D" w:rsidRPr="004D6782" w:rsidRDefault="004E1D4D" w:rsidP="00034875">
            <w:pPr>
              <w:ind w:firstLine="10"/>
              <w:jc w:val="center"/>
              <w:rPr>
                <w:rFonts w:eastAsia="Times New Roman"/>
                <w:sz w:val="24"/>
                <w:szCs w:val="24"/>
              </w:rPr>
            </w:pPr>
            <w:r w:rsidRPr="00976259">
              <w:t>786 125</w:t>
            </w:r>
          </w:p>
        </w:tc>
        <w:tc>
          <w:tcPr>
            <w:tcW w:w="2188" w:type="dxa"/>
            <w:vAlign w:val="center"/>
          </w:tcPr>
          <w:p w14:paraId="46D8FF62" w14:textId="77777777" w:rsidR="004E1D4D" w:rsidRPr="00A56CA4" w:rsidRDefault="004E1D4D" w:rsidP="00034875">
            <w:pPr>
              <w:ind w:firstLine="0"/>
              <w:jc w:val="center"/>
              <w:rPr>
                <w:rFonts w:eastAsia="Times New Roman"/>
              </w:rPr>
            </w:pPr>
            <w:r w:rsidRPr="00A56CA4">
              <w:t>56,20</w:t>
            </w:r>
          </w:p>
        </w:tc>
      </w:tr>
      <w:tr w:rsidR="004E1D4D" w:rsidRPr="00F41E06" w14:paraId="11ACDC09" w14:textId="77777777" w:rsidTr="00D7318A">
        <w:trPr>
          <w:jc w:val="center"/>
        </w:trPr>
        <w:tc>
          <w:tcPr>
            <w:tcW w:w="622" w:type="dxa"/>
          </w:tcPr>
          <w:p w14:paraId="1DE45613"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3</w:t>
            </w:r>
          </w:p>
        </w:tc>
        <w:tc>
          <w:tcPr>
            <w:tcW w:w="4915" w:type="dxa"/>
          </w:tcPr>
          <w:p w14:paraId="5BC6CC06"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Отчисления на социальные нужды (страховые взносы)</w:t>
            </w:r>
          </w:p>
        </w:tc>
        <w:tc>
          <w:tcPr>
            <w:tcW w:w="1739" w:type="dxa"/>
            <w:vAlign w:val="center"/>
          </w:tcPr>
          <w:p w14:paraId="748DFA10" w14:textId="440F0761" w:rsidR="004E1D4D" w:rsidRPr="004D6782" w:rsidRDefault="004E1D4D" w:rsidP="00034875">
            <w:pPr>
              <w:ind w:firstLine="10"/>
              <w:jc w:val="center"/>
            </w:pPr>
            <w:r>
              <w:t>95 702</w:t>
            </w:r>
          </w:p>
        </w:tc>
        <w:tc>
          <w:tcPr>
            <w:tcW w:w="2188" w:type="dxa"/>
            <w:vAlign w:val="center"/>
          </w:tcPr>
          <w:p w14:paraId="05BF29A2" w14:textId="77777777" w:rsidR="004E1D4D" w:rsidRPr="00A56CA4" w:rsidRDefault="004E1D4D" w:rsidP="00034875">
            <w:pPr>
              <w:ind w:firstLine="0"/>
              <w:jc w:val="center"/>
            </w:pPr>
            <w:r w:rsidRPr="00A56CA4">
              <w:t>6,84</w:t>
            </w:r>
          </w:p>
        </w:tc>
      </w:tr>
      <w:tr w:rsidR="004E1D4D" w:rsidRPr="00F41E06" w14:paraId="5BECE5E3" w14:textId="77777777" w:rsidTr="00D7318A">
        <w:trPr>
          <w:jc w:val="center"/>
        </w:trPr>
        <w:tc>
          <w:tcPr>
            <w:tcW w:w="622" w:type="dxa"/>
          </w:tcPr>
          <w:p w14:paraId="2F81F0E1" w14:textId="77777777" w:rsidR="004E1D4D" w:rsidRPr="004D6782" w:rsidRDefault="004E1D4D" w:rsidP="00034875">
            <w:pPr>
              <w:spacing w:line="240" w:lineRule="auto"/>
              <w:ind w:firstLine="0"/>
              <w:contextualSpacing/>
              <w:jc w:val="center"/>
              <w:rPr>
                <w:rFonts w:eastAsia="Times New Roman"/>
                <w:sz w:val="24"/>
                <w:szCs w:val="24"/>
              </w:rPr>
            </w:pPr>
            <w:r w:rsidRPr="004D6782">
              <w:rPr>
                <w:rFonts w:eastAsia="Times New Roman"/>
                <w:sz w:val="24"/>
                <w:szCs w:val="24"/>
              </w:rPr>
              <w:t>4</w:t>
            </w:r>
          </w:p>
        </w:tc>
        <w:tc>
          <w:tcPr>
            <w:tcW w:w="4915" w:type="dxa"/>
          </w:tcPr>
          <w:p w14:paraId="2702B6A4"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Арендные платежи за производственные (офисные) помещения</w:t>
            </w:r>
          </w:p>
        </w:tc>
        <w:tc>
          <w:tcPr>
            <w:tcW w:w="1739" w:type="dxa"/>
            <w:vAlign w:val="center"/>
          </w:tcPr>
          <w:p w14:paraId="2E256F52" w14:textId="77777777" w:rsidR="004E1D4D" w:rsidRPr="004D6782" w:rsidRDefault="004E1D4D" w:rsidP="00034875">
            <w:pPr>
              <w:ind w:firstLine="10"/>
              <w:jc w:val="center"/>
            </w:pPr>
            <w:r>
              <w:t>134 572</w:t>
            </w:r>
          </w:p>
        </w:tc>
        <w:tc>
          <w:tcPr>
            <w:tcW w:w="2188" w:type="dxa"/>
            <w:vAlign w:val="center"/>
          </w:tcPr>
          <w:p w14:paraId="6D2C6A0A" w14:textId="77777777" w:rsidR="004E1D4D" w:rsidRPr="00A56CA4" w:rsidRDefault="004E1D4D" w:rsidP="00034875">
            <w:pPr>
              <w:ind w:firstLine="0"/>
              <w:jc w:val="center"/>
            </w:pPr>
            <w:r w:rsidRPr="00A56CA4">
              <w:t>9,62</w:t>
            </w:r>
          </w:p>
        </w:tc>
      </w:tr>
      <w:tr w:rsidR="004E1D4D" w:rsidRPr="00F41E06" w14:paraId="2AD602C2" w14:textId="77777777" w:rsidTr="00D7318A">
        <w:trPr>
          <w:jc w:val="center"/>
        </w:trPr>
        <w:tc>
          <w:tcPr>
            <w:tcW w:w="622" w:type="dxa"/>
          </w:tcPr>
          <w:p w14:paraId="2A3C10CE"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5</w:t>
            </w:r>
          </w:p>
        </w:tc>
        <w:tc>
          <w:tcPr>
            <w:tcW w:w="4915" w:type="dxa"/>
          </w:tcPr>
          <w:p w14:paraId="5D5D726B" w14:textId="77777777" w:rsidR="004E1D4D" w:rsidRPr="004D6782" w:rsidRDefault="004E1D4D" w:rsidP="00034875">
            <w:pPr>
              <w:spacing w:line="240" w:lineRule="auto"/>
              <w:ind w:firstLine="0"/>
              <w:contextualSpacing/>
              <w:jc w:val="left"/>
              <w:rPr>
                <w:rFonts w:eastAsia="Times New Roman"/>
                <w:sz w:val="24"/>
                <w:szCs w:val="24"/>
              </w:rPr>
            </w:pPr>
            <w:r w:rsidRPr="00154087">
              <w:rPr>
                <w:rFonts w:eastAsia="Times New Roman"/>
                <w:sz w:val="24"/>
                <w:szCs w:val="24"/>
              </w:rPr>
              <w:t>Амортизация используемых основных средств и нематериальных активов</w:t>
            </w:r>
          </w:p>
        </w:tc>
        <w:tc>
          <w:tcPr>
            <w:tcW w:w="1739" w:type="dxa"/>
            <w:vAlign w:val="center"/>
          </w:tcPr>
          <w:p w14:paraId="64FB6CED" w14:textId="77777777" w:rsidR="004E1D4D" w:rsidRPr="00B105A9" w:rsidRDefault="004E1D4D" w:rsidP="00034875">
            <w:pPr>
              <w:ind w:firstLine="10"/>
              <w:jc w:val="center"/>
            </w:pPr>
            <w:r>
              <w:t>78 986</w:t>
            </w:r>
          </w:p>
        </w:tc>
        <w:tc>
          <w:tcPr>
            <w:tcW w:w="2188" w:type="dxa"/>
            <w:vAlign w:val="center"/>
          </w:tcPr>
          <w:p w14:paraId="1C8EBC2E" w14:textId="77777777" w:rsidR="004E1D4D" w:rsidRPr="00A56CA4" w:rsidRDefault="004E1D4D" w:rsidP="00034875">
            <w:pPr>
              <w:ind w:firstLine="0"/>
              <w:jc w:val="center"/>
            </w:pPr>
            <w:r w:rsidRPr="00A56CA4">
              <w:t>5,65</w:t>
            </w:r>
          </w:p>
        </w:tc>
      </w:tr>
      <w:tr w:rsidR="004E1D4D" w:rsidRPr="00F41E06" w14:paraId="32D48129" w14:textId="77777777" w:rsidTr="00D7318A">
        <w:trPr>
          <w:jc w:val="center"/>
        </w:trPr>
        <w:tc>
          <w:tcPr>
            <w:tcW w:w="622" w:type="dxa"/>
          </w:tcPr>
          <w:p w14:paraId="6F34A25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6</w:t>
            </w:r>
          </w:p>
        </w:tc>
        <w:tc>
          <w:tcPr>
            <w:tcW w:w="4915" w:type="dxa"/>
          </w:tcPr>
          <w:p w14:paraId="5144E9F3"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модернизацию и приобретение основных средств</w:t>
            </w:r>
          </w:p>
        </w:tc>
        <w:tc>
          <w:tcPr>
            <w:tcW w:w="1739" w:type="dxa"/>
            <w:vAlign w:val="center"/>
          </w:tcPr>
          <w:p w14:paraId="5BD00357" w14:textId="77777777" w:rsidR="004E1D4D" w:rsidRPr="00B105A9" w:rsidRDefault="004E1D4D" w:rsidP="00034875">
            <w:pPr>
              <w:ind w:firstLine="10"/>
              <w:jc w:val="center"/>
            </w:pPr>
            <w:r>
              <w:t>-</w:t>
            </w:r>
          </w:p>
        </w:tc>
        <w:tc>
          <w:tcPr>
            <w:tcW w:w="2188" w:type="dxa"/>
            <w:vAlign w:val="center"/>
          </w:tcPr>
          <w:p w14:paraId="561D084E" w14:textId="77777777" w:rsidR="004E1D4D" w:rsidRPr="00B105A9" w:rsidRDefault="004E1D4D" w:rsidP="00034875">
            <w:pPr>
              <w:ind w:firstLine="0"/>
              <w:jc w:val="center"/>
            </w:pPr>
            <w:r>
              <w:t>-</w:t>
            </w:r>
          </w:p>
        </w:tc>
      </w:tr>
      <w:tr w:rsidR="004E1D4D" w:rsidRPr="00F41E06" w14:paraId="075CF9F5" w14:textId="77777777" w:rsidTr="00D7318A">
        <w:trPr>
          <w:jc w:val="center"/>
        </w:trPr>
        <w:tc>
          <w:tcPr>
            <w:tcW w:w="622" w:type="dxa"/>
          </w:tcPr>
          <w:p w14:paraId="1D6BE028"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lastRenderedPageBreak/>
              <w:t>7</w:t>
            </w:r>
          </w:p>
        </w:tc>
        <w:tc>
          <w:tcPr>
            <w:tcW w:w="4915" w:type="dxa"/>
          </w:tcPr>
          <w:p w14:paraId="4E832557" w14:textId="77777777" w:rsidR="004E1D4D" w:rsidRPr="004D6782" w:rsidRDefault="004E1D4D" w:rsidP="00034875">
            <w:pPr>
              <w:spacing w:line="240" w:lineRule="auto"/>
              <w:ind w:firstLine="0"/>
              <w:contextualSpacing/>
              <w:jc w:val="left"/>
              <w:rPr>
                <w:rFonts w:eastAsia="Times New Roman"/>
                <w:sz w:val="24"/>
                <w:szCs w:val="24"/>
              </w:rPr>
            </w:pPr>
            <w:r w:rsidRPr="006711C7">
              <w:rPr>
                <w:rFonts w:eastAsia="Times New Roman"/>
                <w:sz w:val="24"/>
                <w:szCs w:val="24"/>
              </w:rPr>
              <w:t>Расходы на приобретение необходимого ПО</w:t>
            </w:r>
          </w:p>
        </w:tc>
        <w:tc>
          <w:tcPr>
            <w:tcW w:w="1739" w:type="dxa"/>
            <w:vAlign w:val="center"/>
          </w:tcPr>
          <w:p w14:paraId="183C4709" w14:textId="77777777" w:rsidR="004E1D4D" w:rsidRPr="00B105A9" w:rsidRDefault="004E1D4D" w:rsidP="00034875">
            <w:pPr>
              <w:ind w:firstLine="10"/>
              <w:jc w:val="center"/>
            </w:pPr>
            <w:r>
              <w:t>-</w:t>
            </w:r>
          </w:p>
        </w:tc>
        <w:tc>
          <w:tcPr>
            <w:tcW w:w="2188" w:type="dxa"/>
            <w:vAlign w:val="center"/>
          </w:tcPr>
          <w:p w14:paraId="5B7DE23C" w14:textId="77777777" w:rsidR="004E1D4D" w:rsidRPr="00B105A9" w:rsidRDefault="004E1D4D" w:rsidP="00034875">
            <w:pPr>
              <w:ind w:firstLine="0"/>
              <w:jc w:val="center"/>
            </w:pPr>
            <w:r>
              <w:t>-</w:t>
            </w:r>
          </w:p>
        </w:tc>
      </w:tr>
      <w:tr w:rsidR="004E1D4D" w:rsidRPr="00F41E06" w14:paraId="73FC5F85" w14:textId="77777777" w:rsidTr="00D7318A">
        <w:trPr>
          <w:jc w:val="center"/>
        </w:trPr>
        <w:tc>
          <w:tcPr>
            <w:tcW w:w="622" w:type="dxa"/>
          </w:tcPr>
          <w:p w14:paraId="14EDDD89"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8</w:t>
            </w:r>
          </w:p>
        </w:tc>
        <w:tc>
          <w:tcPr>
            <w:tcW w:w="4915" w:type="dxa"/>
          </w:tcPr>
          <w:p w14:paraId="045886B9"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интернет, связь</w:t>
            </w:r>
          </w:p>
        </w:tc>
        <w:tc>
          <w:tcPr>
            <w:tcW w:w="1739" w:type="dxa"/>
            <w:vAlign w:val="center"/>
          </w:tcPr>
          <w:p w14:paraId="5335124A" w14:textId="77777777" w:rsidR="004E1D4D" w:rsidRPr="004D6782" w:rsidRDefault="004E1D4D" w:rsidP="00034875">
            <w:pPr>
              <w:ind w:firstLine="10"/>
              <w:jc w:val="center"/>
            </w:pPr>
            <w:r>
              <w:t>-</w:t>
            </w:r>
          </w:p>
        </w:tc>
        <w:tc>
          <w:tcPr>
            <w:tcW w:w="2188" w:type="dxa"/>
            <w:vAlign w:val="center"/>
          </w:tcPr>
          <w:p w14:paraId="360B8BBB" w14:textId="77777777" w:rsidR="004E1D4D" w:rsidRPr="004D6782" w:rsidRDefault="004E1D4D" w:rsidP="00034875">
            <w:pPr>
              <w:ind w:firstLine="0"/>
              <w:jc w:val="center"/>
            </w:pPr>
            <w:r>
              <w:t>-</w:t>
            </w:r>
          </w:p>
        </w:tc>
      </w:tr>
      <w:tr w:rsidR="004E1D4D" w:rsidRPr="00F41E06" w14:paraId="182BB760" w14:textId="77777777" w:rsidTr="00D7318A">
        <w:trPr>
          <w:jc w:val="center"/>
        </w:trPr>
        <w:tc>
          <w:tcPr>
            <w:tcW w:w="622" w:type="dxa"/>
          </w:tcPr>
          <w:p w14:paraId="33E9624F"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9</w:t>
            </w:r>
          </w:p>
        </w:tc>
        <w:tc>
          <w:tcPr>
            <w:tcW w:w="4915" w:type="dxa"/>
          </w:tcPr>
          <w:p w14:paraId="1B6D473E" w14:textId="77777777" w:rsidR="004E1D4D" w:rsidRPr="004D6782" w:rsidRDefault="004E1D4D" w:rsidP="00034875">
            <w:pPr>
              <w:spacing w:line="240" w:lineRule="auto"/>
              <w:ind w:firstLine="0"/>
              <w:contextualSpacing/>
              <w:jc w:val="left"/>
              <w:rPr>
                <w:rFonts w:eastAsia="Times New Roman"/>
                <w:sz w:val="24"/>
                <w:szCs w:val="24"/>
              </w:rPr>
            </w:pPr>
            <w:r w:rsidRPr="00193CB5">
              <w:rPr>
                <w:rFonts w:eastAsia="Times New Roman"/>
                <w:sz w:val="24"/>
                <w:szCs w:val="24"/>
              </w:rPr>
              <w:t>Расходы на канцелярские товары и расходные материалы</w:t>
            </w:r>
          </w:p>
        </w:tc>
        <w:tc>
          <w:tcPr>
            <w:tcW w:w="1739" w:type="dxa"/>
            <w:vAlign w:val="center"/>
          </w:tcPr>
          <w:p w14:paraId="4A52E77F" w14:textId="77777777" w:rsidR="004E1D4D" w:rsidRPr="004D6782" w:rsidRDefault="004E1D4D" w:rsidP="00034875">
            <w:pPr>
              <w:ind w:firstLine="10"/>
              <w:jc w:val="center"/>
            </w:pPr>
            <w:r>
              <w:t>4 200</w:t>
            </w:r>
          </w:p>
        </w:tc>
        <w:tc>
          <w:tcPr>
            <w:tcW w:w="2188" w:type="dxa"/>
            <w:vAlign w:val="center"/>
          </w:tcPr>
          <w:p w14:paraId="6987C209" w14:textId="77777777" w:rsidR="004E1D4D" w:rsidRPr="00A56CA4" w:rsidRDefault="004E1D4D" w:rsidP="00034875">
            <w:pPr>
              <w:ind w:firstLine="0"/>
              <w:jc w:val="center"/>
            </w:pPr>
            <w:r w:rsidRPr="00A56CA4">
              <w:t>0,30</w:t>
            </w:r>
          </w:p>
        </w:tc>
      </w:tr>
      <w:tr w:rsidR="004E1D4D" w:rsidRPr="00F41E06" w14:paraId="54AD961C" w14:textId="77777777" w:rsidTr="00D7318A">
        <w:trPr>
          <w:jc w:val="center"/>
        </w:trPr>
        <w:tc>
          <w:tcPr>
            <w:tcW w:w="622" w:type="dxa"/>
          </w:tcPr>
          <w:p w14:paraId="6026AB20" w14:textId="77777777" w:rsidR="004E1D4D" w:rsidRPr="004D6782" w:rsidRDefault="004E1D4D" w:rsidP="00034875">
            <w:pPr>
              <w:spacing w:line="240" w:lineRule="auto"/>
              <w:ind w:firstLine="0"/>
              <w:contextualSpacing/>
              <w:jc w:val="center"/>
              <w:rPr>
                <w:rFonts w:eastAsia="Times New Roman"/>
                <w:sz w:val="24"/>
                <w:szCs w:val="24"/>
              </w:rPr>
            </w:pPr>
            <w:r>
              <w:rPr>
                <w:rFonts w:eastAsia="Times New Roman"/>
                <w:sz w:val="24"/>
                <w:szCs w:val="24"/>
              </w:rPr>
              <w:t>10</w:t>
            </w:r>
          </w:p>
        </w:tc>
        <w:tc>
          <w:tcPr>
            <w:tcW w:w="4915" w:type="dxa"/>
          </w:tcPr>
          <w:p w14:paraId="467FCEE1" w14:textId="77777777" w:rsidR="004E1D4D" w:rsidRPr="004D6782" w:rsidRDefault="004E1D4D" w:rsidP="00034875">
            <w:pPr>
              <w:spacing w:line="240" w:lineRule="auto"/>
              <w:ind w:firstLine="0"/>
              <w:contextualSpacing/>
              <w:jc w:val="left"/>
              <w:rPr>
                <w:rFonts w:eastAsia="Times New Roman"/>
                <w:sz w:val="24"/>
                <w:szCs w:val="24"/>
              </w:rPr>
            </w:pPr>
            <w:r w:rsidRPr="004D6782">
              <w:rPr>
                <w:rFonts w:eastAsia="Times New Roman"/>
                <w:sz w:val="24"/>
                <w:szCs w:val="24"/>
              </w:rPr>
              <w:t>Прочие</w:t>
            </w:r>
            <w:r>
              <w:rPr>
                <w:rFonts w:eastAsia="Times New Roman"/>
                <w:sz w:val="24"/>
                <w:szCs w:val="24"/>
              </w:rPr>
              <w:t xml:space="preserve"> </w:t>
            </w:r>
            <w:r w:rsidRPr="004D6782">
              <w:rPr>
                <w:rFonts w:eastAsia="Times New Roman"/>
                <w:sz w:val="24"/>
                <w:szCs w:val="24"/>
              </w:rPr>
              <w:t>расходы</w:t>
            </w:r>
          </w:p>
        </w:tc>
        <w:tc>
          <w:tcPr>
            <w:tcW w:w="1739" w:type="dxa"/>
            <w:vAlign w:val="center"/>
          </w:tcPr>
          <w:p w14:paraId="303068ED" w14:textId="77777777" w:rsidR="004E1D4D" w:rsidRPr="004D6782" w:rsidRDefault="004E1D4D" w:rsidP="00034875">
            <w:pPr>
              <w:spacing w:line="240" w:lineRule="auto"/>
              <w:ind w:firstLine="0"/>
              <w:contextualSpacing/>
              <w:jc w:val="center"/>
              <w:rPr>
                <w:rFonts w:eastAsia="Times New Roman"/>
                <w:sz w:val="24"/>
                <w:szCs w:val="24"/>
              </w:rPr>
            </w:pPr>
            <w:r w:rsidRPr="008B4DEB">
              <w:rPr>
                <w:rFonts w:eastAsia="Times New Roman"/>
                <w:sz w:val="24"/>
                <w:szCs w:val="24"/>
              </w:rPr>
              <w:t>299 114</w:t>
            </w:r>
          </w:p>
        </w:tc>
        <w:tc>
          <w:tcPr>
            <w:tcW w:w="2188" w:type="dxa"/>
            <w:vAlign w:val="center"/>
          </w:tcPr>
          <w:p w14:paraId="4C36281C" w14:textId="77777777" w:rsidR="004E1D4D" w:rsidRPr="00A56CA4" w:rsidRDefault="004E1D4D" w:rsidP="00034875">
            <w:pPr>
              <w:ind w:firstLine="0"/>
              <w:jc w:val="center"/>
              <w:rPr>
                <w:sz w:val="24"/>
              </w:rPr>
            </w:pPr>
            <w:r w:rsidRPr="00A56CA4">
              <w:rPr>
                <w:sz w:val="24"/>
              </w:rPr>
              <w:t>21,39</w:t>
            </w:r>
          </w:p>
        </w:tc>
      </w:tr>
      <w:tr w:rsidR="004E1D4D" w:rsidRPr="00F41E06" w14:paraId="1C0EE87B" w14:textId="77777777" w:rsidTr="00D7318A">
        <w:trPr>
          <w:jc w:val="center"/>
        </w:trPr>
        <w:tc>
          <w:tcPr>
            <w:tcW w:w="5537" w:type="dxa"/>
            <w:gridSpan w:val="2"/>
          </w:tcPr>
          <w:p w14:paraId="22648525" w14:textId="77777777" w:rsidR="004E1D4D" w:rsidRPr="009E5292" w:rsidRDefault="004E1D4D" w:rsidP="00034875">
            <w:pPr>
              <w:spacing w:line="240" w:lineRule="auto"/>
              <w:ind w:firstLine="0"/>
              <w:contextualSpacing/>
              <w:jc w:val="right"/>
              <w:rPr>
                <w:rFonts w:eastAsia="Times New Roman"/>
                <w:b/>
                <w:sz w:val="24"/>
                <w:szCs w:val="24"/>
              </w:rPr>
            </w:pPr>
            <w:r w:rsidRPr="009E5292">
              <w:rPr>
                <w:rFonts w:eastAsia="Times New Roman"/>
                <w:b/>
                <w:sz w:val="24"/>
                <w:szCs w:val="24"/>
              </w:rPr>
              <w:t>Итого:</w:t>
            </w:r>
          </w:p>
        </w:tc>
        <w:tc>
          <w:tcPr>
            <w:tcW w:w="1739" w:type="dxa"/>
            <w:vAlign w:val="center"/>
          </w:tcPr>
          <w:p w14:paraId="05548F2C" w14:textId="77777777" w:rsidR="004E1D4D" w:rsidRPr="00976259" w:rsidRDefault="004E1D4D" w:rsidP="00034875">
            <w:pPr>
              <w:spacing w:line="240" w:lineRule="auto"/>
              <w:ind w:firstLine="0"/>
              <w:jc w:val="center"/>
              <w:rPr>
                <w:rFonts w:eastAsia="Times New Roman" w:cs="Times New Roman"/>
                <w:b/>
                <w:bCs/>
                <w:color w:val="000000"/>
                <w:sz w:val="24"/>
              </w:rPr>
            </w:pPr>
            <w:r w:rsidRPr="00976259">
              <w:rPr>
                <w:rFonts w:cs="Times New Roman"/>
                <w:b/>
                <w:bCs/>
                <w:color w:val="000000"/>
                <w:sz w:val="24"/>
              </w:rPr>
              <w:t>1 398 699</w:t>
            </w:r>
          </w:p>
        </w:tc>
        <w:tc>
          <w:tcPr>
            <w:tcW w:w="2188" w:type="dxa"/>
            <w:vAlign w:val="center"/>
          </w:tcPr>
          <w:p w14:paraId="18053D57" w14:textId="77777777" w:rsidR="004E1D4D" w:rsidRPr="009E5292" w:rsidRDefault="004E1D4D" w:rsidP="00034875">
            <w:pPr>
              <w:spacing w:line="240" w:lineRule="auto"/>
              <w:ind w:firstLine="0"/>
              <w:contextualSpacing/>
              <w:jc w:val="center"/>
              <w:rPr>
                <w:rFonts w:eastAsia="Times New Roman"/>
                <w:b/>
                <w:sz w:val="24"/>
                <w:szCs w:val="24"/>
                <w:lang w:val="en-US"/>
              </w:rPr>
            </w:pPr>
            <w:r w:rsidRPr="009E5292">
              <w:rPr>
                <w:rFonts w:eastAsia="Times New Roman"/>
                <w:b/>
                <w:sz w:val="24"/>
                <w:szCs w:val="24"/>
              </w:rPr>
              <w:t>100</w:t>
            </w:r>
          </w:p>
        </w:tc>
      </w:tr>
    </w:tbl>
    <w:p w14:paraId="02F9812B" w14:textId="77777777" w:rsidR="004E1D4D" w:rsidRPr="00955DA0" w:rsidRDefault="004E1D4D" w:rsidP="00034875"/>
    <w:p w14:paraId="38DCF0DD" w14:textId="77777777" w:rsidR="004E1D4D" w:rsidRDefault="004E1D4D" w:rsidP="00034875">
      <w:pPr>
        <w:ind w:firstLine="0"/>
        <w:jc w:val="center"/>
      </w:pPr>
      <w:r w:rsidRPr="006E242E">
        <w:rPr>
          <w:noProof/>
          <w:lang w:eastAsia="ru-RU"/>
        </w:rPr>
        <w:drawing>
          <wp:inline distT="0" distB="0" distL="0" distR="0" wp14:anchorId="0EF9B0B7" wp14:editId="1BFD1F05">
            <wp:extent cx="5534797" cy="3829584"/>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797" cy="3829584"/>
                    </a:xfrm>
                    <a:prstGeom prst="rect">
                      <a:avLst/>
                    </a:prstGeom>
                  </pic:spPr>
                </pic:pic>
              </a:graphicData>
            </a:graphic>
          </wp:inline>
        </w:drawing>
      </w:r>
    </w:p>
    <w:p w14:paraId="0F112881" w14:textId="71C1246A" w:rsidR="004E1D4D" w:rsidRPr="00D0163F" w:rsidRDefault="004E1D4D" w:rsidP="00034875">
      <w:pPr>
        <w:pStyle w:val="ad"/>
        <w:spacing w:after="0"/>
      </w:pPr>
      <w:r w:rsidRPr="00D0163F">
        <w:t xml:space="preserve">Рис. </w:t>
      </w:r>
      <w:r w:rsidR="00EA01F9">
        <w:t>5</w:t>
      </w:r>
      <w:r w:rsidRPr="00D0163F">
        <w:t>.</w:t>
      </w:r>
      <w:r>
        <w:t>4</w:t>
      </w:r>
      <w:r w:rsidRPr="00D0163F">
        <w:t>. Структура себестоимости программного продукта</w:t>
      </w:r>
    </w:p>
    <w:p w14:paraId="204B9BA8" w14:textId="77777777" w:rsidR="004E1D4D" w:rsidRDefault="004E1D4D" w:rsidP="00034875"/>
    <w:p w14:paraId="06315AEF" w14:textId="78A22E27" w:rsidR="001F6E62" w:rsidRPr="00D0163F" w:rsidRDefault="001F6E62" w:rsidP="00034875">
      <w:pPr>
        <w:ind w:firstLine="0"/>
        <w:jc w:val="center"/>
        <w:rPr>
          <w:b/>
          <w:i/>
          <w:sz w:val="24"/>
          <w:szCs w:val="24"/>
        </w:rPr>
      </w:pPr>
    </w:p>
    <w:p w14:paraId="2E7A24B1" w14:textId="77777777" w:rsidR="001F6E62" w:rsidRDefault="001F6E62" w:rsidP="00034875"/>
    <w:p w14:paraId="4A5715BE" w14:textId="77777777" w:rsidR="001F6E62" w:rsidRPr="001F6E62" w:rsidRDefault="001F6E62" w:rsidP="00034875"/>
    <w:p w14:paraId="72B06382" w14:textId="37B70E8A" w:rsidR="00C4738B" w:rsidRDefault="00007156" w:rsidP="00034875">
      <w:pPr>
        <w:pStyle w:val="1"/>
        <w:spacing w:after="0"/>
      </w:pPr>
      <w:bookmarkStart w:id="171" w:name="_Toc67512716"/>
      <w:r w:rsidRPr="00D163D5">
        <w:rPr>
          <w:caps w:val="0"/>
        </w:rPr>
        <w:lastRenderedPageBreak/>
        <w:t>РАЗРАБОТКА</w:t>
      </w:r>
      <w:r>
        <w:rPr>
          <w:caps w:val="0"/>
        </w:rPr>
        <w:t xml:space="preserve"> ПРОГРАММНОГО ПРОДУКТА</w:t>
      </w:r>
      <w:bookmarkEnd w:id="171"/>
    </w:p>
    <w:p w14:paraId="6EA40A4F" w14:textId="5638EDD3" w:rsidR="00520CCA" w:rsidRDefault="00007156" w:rsidP="00034875">
      <w:pPr>
        <w:pStyle w:val="1"/>
        <w:spacing w:after="0"/>
      </w:pPr>
      <w:r w:rsidRPr="00520CCA">
        <w:rPr>
          <w:caps w:val="0"/>
        </w:rPr>
        <w:lastRenderedPageBreak/>
        <w:t>ЭКСПЕРИМЕНТАЛЬНАЯ</w:t>
      </w:r>
      <w:r>
        <w:rPr>
          <w:caps w:val="0"/>
        </w:rPr>
        <w:t xml:space="preserve"> ЧАСТЬ</w:t>
      </w:r>
    </w:p>
    <w:p w14:paraId="262C6CD7" w14:textId="77777777" w:rsidR="00520CCA" w:rsidRDefault="00520CCA" w:rsidP="00034875">
      <w:r>
        <w:t xml:space="preserve">Для проверки корректности </w:t>
      </w:r>
      <w:r w:rsidRPr="00401DD1">
        <w:t xml:space="preserve">разработанного программного комплекса </w:t>
      </w:r>
      <w:r>
        <w:t>планируется проведение следующих видов тестирования:</w:t>
      </w:r>
    </w:p>
    <w:p w14:paraId="11583C90" w14:textId="77777777" w:rsidR="00520CCA" w:rsidRDefault="00520CCA" w:rsidP="000D04AF">
      <w:pPr>
        <w:pStyle w:val="a6"/>
        <w:numPr>
          <w:ilvl w:val="0"/>
          <w:numId w:val="26"/>
        </w:numPr>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01182C98" w14:textId="77777777" w:rsidR="00520CCA" w:rsidRDefault="00520CCA" w:rsidP="000D04AF">
      <w:pPr>
        <w:pStyle w:val="a6"/>
        <w:numPr>
          <w:ilvl w:val="0"/>
          <w:numId w:val="26"/>
        </w:numPr>
      </w:pPr>
      <w:r>
        <w:t>модульное тестирование;</w:t>
      </w:r>
    </w:p>
    <w:p w14:paraId="17737340" w14:textId="77777777" w:rsidR="00520CCA" w:rsidRDefault="00520CCA" w:rsidP="000D04AF">
      <w:pPr>
        <w:pStyle w:val="a6"/>
        <w:numPr>
          <w:ilvl w:val="0"/>
          <w:numId w:val="26"/>
        </w:numPr>
      </w:pPr>
      <w:r>
        <w:t>кроссбраузерное тестирование интерфейсов пользовательской части.</w:t>
      </w:r>
    </w:p>
    <w:p w14:paraId="43192249" w14:textId="77777777" w:rsidR="00520CCA" w:rsidRDefault="00520CCA" w:rsidP="000D04AF">
      <w:pPr>
        <w:pStyle w:val="2"/>
        <w:numPr>
          <w:ilvl w:val="1"/>
          <w:numId w:val="27"/>
        </w:numPr>
        <w:spacing w:after="0"/>
      </w:pPr>
      <w:r>
        <w:t xml:space="preserve">Тестирование корректности работы </w:t>
      </w:r>
      <w:r>
        <w:rPr>
          <w:lang w:val="en-US"/>
        </w:rPr>
        <w:t>WEB</w:t>
      </w:r>
      <w:r w:rsidRPr="00A25F99">
        <w:t xml:space="preserve"> </w:t>
      </w:r>
      <w:r>
        <w:rPr>
          <w:lang w:val="en-US"/>
        </w:rPr>
        <w:t>API</w:t>
      </w:r>
      <w:r w:rsidRPr="00A25F99">
        <w:t xml:space="preserve"> </w:t>
      </w:r>
      <w:r>
        <w:t>методом черного ящика</w:t>
      </w:r>
    </w:p>
    <w:p w14:paraId="36452D2A" w14:textId="6968D372" w:rsidR="00520CCA" w:rsidRDefault="00520CCA" w:rsidP="00034875">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Pr="009037D3">
        <w:t>[</w:t>
      </w:r>
      <w:r w:rsidR="00B873C6">
        <w:fldChar w:fldCharType="begin"/>
      </w:r>
      <w:r w:rsidR="00B873C6">
        <w:instrText xml:space="preserve"> REF _Ref72675731 \r \h </w:instrText>
      </w:r>
      <w:r w:rsidR="00B873C6">
        <w:fldChar w:fldCharType="separate"/>
      </w:r>
      <w:r w:rsidR="00B873C6">
        <w:t>12</w:t>
      </w:r>
      <w:r w:rsidR="00B873C6">
        <w:fldChar w:fldCharType="end"/>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16E26FF0" w14:textId="77777777" w:rsidR="00520CCA" w:rsidRDefault="00520CCA" w:rsidP="00034875">
      <w:r>
        <w:t xml:space="preserve">В рамках данного тестирования будут проверены следующие контроллеры </w:t>
      </w:r>
      <w:r>
        <w:rPr>
          <w:lang w:val="en-US"/>
        </w:rPr>
        <w:t>WEB</w:t>
      </w:r>
      <w:r w:rsidRPr="00305B80">
        <w:t xml:space="preserve"> </w:t>
      </w:r>
      <w:r>
        <w:rPr>
          <w:lang w:val="en-US"/>
        </w:rPr>
        <w:t>API</w:t>
      </w:r>
      <w:r w:rsidRPr="00305B80">
        <w:t>:</w:t>
      </w:r>
    </w:p>
    <w:p w14:paraId="07ED0F33" w14:textId="77777777" w:rsidR="00520CCA" w:rsidRDefault="00520CCA" w:rsidP="000D04AF">
      <w:pPr>
        <w:pStyle w:val="a6"/>
        <w:numPr>
          <w:ilvl w:val="0"/>
          <w:numId w:val="34"/>
        </w:numPr>
        <w:ind w:left="1560" w:hanging="426"/>
        <w:rPr>
          <w:lang w:val="en-US"/>
        </w:rPr>
      </w:pPr>
      <w:r>
        <w:rPr>
          <w:lang w:val="en-US"/>
        </w:rPr>
        <w:t>m</w:t>
      </w:r>
      <w:r w:rsidRPr="00305B80">
        <w:rPr>
          <w:lang w:val="en-US"/>
        </w:rPr>
        <w:t>essages;</w:t>
      </w:r>
    </w:p>
    <w:p w14:paraId="2C6CD62B" w14:textId="77777777" w:rsidR="00520CCA" w:rsidRDefault="00520CCA" w:rsidP="000D04AF">
      <w:pPr>
        <w:pStyle w:val="a6"/>
        <w:numPr>
          <w:ilvl w:val="0"/>
          <w:numId w:val="34"/>
        </w:numPr>
        <w:ind w:left="1560" w:hanging="426"/>
        <w:rPr>
          <w:lang w:val="en-US"/>
        </w:rPr>
      </w:pPr>
      <w:r>
        <w:rPr>
          <w:lang w:val="en-US"/>
        </w:rPr>
        <w:t>users;</w:t>
      </w:r>
    </w:p>
    <w:p w14:paraId="666103C3" w14:textId="77777777" w:rsidR="00520CCA" w:rsidRDefault="00520CCA" w:rsidP="000D04AF">
      <w:pPr>
        <w:pStyle w:val="a6"/>
        <w:numPr>
          <w:ilvl w:val="0"/>
          <w:numId w:val="34"/>
        </w:numPr>
        <w:ind w:left="1560" w:hanging="426"/>
        <w:rPr>
          <w:lang w:val="en-US"/>
        </w:rPr>
      </w:pPr>
      <w:r>
        <w:rPr>
          <w:lang w:val="en-US"/>
        </w:rPr>
        <w:t>contacts;</w:t>
      </w:r>
    </w:p>
    <w:p w14:paraId="32DA4F5E" w14:textId="77777777" w:rsidR="00520CCA" w:rsidRDefault="00520CCA" w:rsidP="000D04AF">
      <w:pPr>
        <w:pStyle w:val="a6"/>
        <w:numPr>
          <w:ilvl w:val="0"/>
          <w:numId w:val="34"/>
        </w:numPr>
        <w:ind w:left="1560" w:hanging="426"/>
        <w:rPr>
          <w:lang w:val="en-US"/>
        </w:rPr>
      </w:pPr>
      <w:r>
        <w:rPr>
          <w:lang w:val="en-US"/>
        </w:rPr>
        <w:t>files;</w:t>
      </w:r>
    </w:p>
    <w:p w14:paraId="7C23A8D4" w14:textId="77777777" w:rsidR="00520CCA" w:rsidRDefault="00520CCA" w:rsidP="000D04AF">
      <w:pPr>
        <w:pStyle w:val="a6"/>
        <w:numPr>
          <w:ilvl w:val="0"/>
          <w:numId w:val="34"/>
        </w:numPr>
        <w:ind w:left="1560" w:hanging="426"/>
        <w:rPr>
          <w:lang w:val="en-US"/>
        </w:rPr>
      </w:pPr>
      <w:r>
        <w:rPr>
          <w:lang w:val="en-US"/>
        </w:rPr>
        <w:t>delivery-services;</w:t>
      </w:r>
    </w:p>
    <w:p w14:paraId="7F10CB7E" w14:textId="77777777" w:rsidR="00520CCA" w:rsidRDefault="00520CCA" w:rsidP="000D04AF">
      <w:pPr>
        <w:pStyle w:val="a6"/>
        <w:numPr>
          <w:ilvl w:val="0"/>
          <w:numId w:val="34"/>
        </w:numPr>
        <w:ind w:left="1560" w:hanging="426"/>
        <w:rPr>
          <w:lang w:val="en-US"/>
        </w:rPr>
      </w:pPr>
      <w:r>
        <w:rPr>
          <w:lang w:val="en-US"/>
        </w:rPr>
        <w:t>delivery-queues;</w:t>
      </w:r>
    </w:p>
    <w:p w14:paraId="425B91FE" w14:textId="77777777" w:rsidR="00520CCA" w:rsidRDefault="00520CCA" w:rsidP="000D04AF">
      <w:pPr>
        <w:pStyle w:val="a6"/>
        <w:numPr>
          <w:ilvl w:val="0"/>
          <w:numId w:val="34"/>
        </w:numPr>
        <w:ind w:left="1560" w:hanging="426"/>
        <w:rPr>
          <w:lang w:val="en-US"/>
        </w:rPr>
      </w:pPr>
      <w:r>
        <w:rPr>
          <w:lang w:val="en-US"/>
        </w:rPr>
        <w:t>accesses;</w:t>
      </w:r>
    </w:p>
    <w:p w14:paraId="4DFC826F" w14:textId="77777777" w:rsidR="00520CCA" w:rsidRPr="00305B80" w:rsidRDefault="00520CCA" w:rsidP="000D04AF">
      <w:pPr>
        <w:pStyle w:val="a6"/>
        <w:numPr>
          <w:ilvl w:val="0"/>
          <w:numId w:val="34"/>
        </w:numPr>
        <w:ind w:left="1560" w:hanging="426"/>
      </w:pPr>
      <w:r>
        <w:rPr>
          <w:lang w:val="en-US"/>
        </w:rPr>
        <w:t>sales.</w:t>
      </w:r>
    </w:p>
    <w:p w14:paraId="6B24A8E6" w14:textId="02F47CA9" w:rsidR="00520CCA" w:rsidRDefault="00520CCA" w:rsidP="00034875">
      <w:r>
        <w:t>Пример тестов представлены в таблице 7.1.</w:t>
      </w:r>
      <w:r>
        <w:br w:type="page"/>
      </w:r>
    </w:p>
    <w:p w14:paraId="787071D1" w14:textId="321B07A4" w:rsidR="00520CCA" w:rsidRDefault="00520CCA" w:rsidP="00034875">
      <w:pPr>
        <w:jc w:val="right"/>
        <w:rPr>
          <w:b/>
        </w:rPr>
      </w:pPr>
      <w:r w:rsidRPr="00520CCA">
        <w:rPr>
          <w:b/>
        </w:rPr>
        <w:lastRenderedPageBreak/>
        <w:t>Таблица 7.1.</w:t>
      </w:r>
    </w:p>
    <w:p w14:paraId="5200DE6B" w14:textId="4DEB66A2" w:rsidR="00520CCA" w:rsidRDefault="00520CCA" w:rsidP="00034875">
      <w:pPr>
        <w:pStyle w:val="ad"/>
        <w:spacing w:after="0"/>
      </w:pPr>
      <w:r w:rsidRPr="00520CCA">
        <w:t>Тесты для тестирования методом черного ящика</w:t>
      </w:r>
    </w:p>
    <w:tbl>
      <w:tblPr>
        <w:tblStyle w:val="af5"/>
        <w:tblW w:w="0" w:type="auto"/>
        <w:tblInd w:w="0" w:type="dxa"/>
        <w:tblLayout w:type="fixed"/>
        <w:tblLook w:val="04A0" w:firstRow="1" w:lastRow="0" w:firstColumn="1" w:lastColumn="0" w:noHBand="0" w:noVBand="1"/>
      </w:tblPr>
      <w:tblGrid>
        <w:gridCol w:w="1008"/>
        <w:gridCol w:w="1539"/>
        <w:gridCol w:w="4961"/>
        <w:gridCol w:w="1837"/>
      </w:tblGrid>
      <w:tr w:rsidR="00B873C6" w14:paraId="21A6D354" w14:textId="77777777" w:rsidTr="00CB7A31">
        <w:tc>
          <w:tcPr>
            <w:tcW w:w="1008" w:type="dxa"/>
            <w:vAlign w:val="center"/>
          </w:tcPr>
          <w:p w14:paraId="0DAA40C9" w14:textId="77777777" w:rsidR="00B873C6" w:rsidRDefault="00B873C6" w:rsidP="00CB7A31">
            <w:pPr>
              <w:ind w:firstLine="0"/>
              <w:jc w:val="center"/>
            </w:pPr>
            <w:r>
              <w:t>Номер теста</w:t>
            </w:r>
          </w:p>
        </w:tc>
        <w:tc>
          <w:tcPr>
            <w:tcW w:w="1539" w:type="dxa"/>
            <w:vAlign w:val="center"/>
          </w:tcPr>
          <w:p w14:paraId="578413B1" w14:textId="77777777" w:rsidR="00B873C6" w:rsidRDefault="00B873C6" w:rsidP="00CB7A31">
            <w:pPr>
              <w:ind w:firstLine="0"/>
              <w:jc w:val="center"/>
            </w:pPr>
            <w:r>
              <w:t>Входные данные</w:t>
            </w:r>
          </w:p>
        </w:tc>
        <w:tc>
          <w:tcPr>
            <w:tcW w:w="4961" w:type="dxa"/>
            <w:vAlign w:val="center"/>
          </w:tcPr>
          <w:p w14:paraId="00F461BE" w14:textId="77777777" w:rsidR="00B873C6" w:rsidRDefault="00B873C6" w:rsidP="00CB7A31">
            <w:pPr>
              <w:ind w:firstLine="0"/>
              <w:jc w:val="center"/>
            </w:pPr>
            <w:r>
              <w:t>Ожидаемый результат</w:t>
            </w:r>
          </w:p>
        </w:tc>
        <w:tc>
          <w:tcPr>
            <w:tcW w:w="1837" w:type="dxa"/>
            <w:vAlign w:val="center"/>
          </w:tcPr>
          <w:p w14:paraId="3A5673D7" w14:textId="77777777" w:rsidR="00B873C6" w:rsidRDefault="00B873C6" w:rsidP="00CB7A31">
            <w:pPr>
              <w:ind w:firstLine="0"/>
              <w:jc w:val="center"/>
            </w:pPr>
            <w:r>
              <w:t>Соответствие полученного результата ожидаемому</w:t>
            </w:r>
          </w:p>
        </w:tc>
      </w:tr>
      <w:tr w:rsidR="00B873C6" w:rsidRPr="004546A3" w14:paraId="7DB5EC75" w14:textId="77777777" w:rsidTr="00CB7A31">
        <w:tc>
          <w:tcPr>
            <w:tcW w:w="1008" w:type="dxa"/>
          </w:tcPr>
          <w:p w14:paraId="180602C1" w14:textId="77777777" w:rsidR="00B873C6" w:rsidRDefault="00B873C6" w:rsidP="00CB7A31">
            <w:pPr>
              <w:ind w:firstLine="0"/>
              <w:jc w:val="center"/>
            </w:pPr>
            <w:r>
              <w:t>1</w:t>
            </w:r>
          </w:p>
        </w:tc>
        <w:tc>
          <w:tcPr>
            <w:tcW w:w="1539" w:type="dxa"/>
          </w:tcPr>
          <w:p w14:paraId="39A4534C" w14:textId="77777777" w:rsidR="00B873C6" w:rsidRPr="004546A3" w:rsidRDefault="00B873C6" w:rsidP="00CB7A31">
            <w:pPr>
              <w:ind w:firstLine="0"/>
              <w:jc w:val="center"/>
              <w:rPr>
                <w:lang w:val="en-US"/>
              </w:rPr>
            </w:pPr>
            <w:r>
              <w:t xml:space="preserve">Запрос: </w:t>
            </w:r>
            <w:r w:rsidRPr="004546A3">
              <w:rPr>
                <w:lang w:val="en-US"/>
              </w:rPr>
              <w:t>GET https://localhost:44306/api/messages/list HTTP/1.1</w:t>
            </w:r>
          </w:p>
        </w:tc>
        <w:tc>
          <w:tcPr>
            <w:tcW w:w="4961" w:type="dxa"/>
          </w:tcPr>
          <w:p w14:paraId="701C5263" w14:textId="77777777" w:rsidR="00B873C6" w:rsidRPr="002C7A78" w:rsidRDefault="00B873C6" w:rsidP="00CB7A31">
            <w:pPr>
              <w:spacing w:line="240" w:lineRule="auto"/>
              <w:ind w:firstLine="0"/>
              <w:jc w:val="left"/>
              <w:rPr>
                <w:sz w:val="24"/>
                <w:lang w:val="en-US"/>
              </w:rPr>
            </w:pPr>
            <w:r w:rsidRPr="002C7A78">
              <w:rPr>
                <w:sz w:val="24"/>
                <w:lang w:val="en-US"/>
              </w:rPr>
              <w:t>{</w:t>
            </w:r>
          </w:p>
          <w:p w14:paraId="0991A09F" w14:textId="77777777" w:rsidR="00B873C6" w:rsidRPr="002C7A78" w:rsidRDefault="00B873C6" w:rsidP="00CB7A31">
            <w:pPr>
              <w:spacing w:line="240" w:lineRule="auto"/>
              <w:ind w:firstLine="0"/>
              <w:jc w:val="left"/>
              <w:rPr>
                <w:sz w:val="24"/>
                <w:lang w:val="en-US"/>
              </w:rPr>
            </w:pPr>
            <w:r w:rsidRPr="002C7A78">
              <w:rPr>
                <w:sz w:val="24"/>
                <w:lang w:val="en-US"/>
              </w:rPr>
              <w:t xml:space="preserve">      "attachedFiles": null,</w:t>
            </w:r>
          </w:p>
          <w:p w14:paraId="32CBA298"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"deliveryQueue": {</w:t>
            </w:r>
          </w:p>
          <w:p w14:paraId="492968DA"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"deliveryQueueId": 2,</w:t>
            </w:r>
          </w:p>
          <w:p w14:paraId="54A83F8C" w14:textId="77777777" w:rsidR="00B873C6" w:rsidRPr="002C7A78" w:rsidRDefault="00B873C6" w:rsidP="00CB7A31">
            <w:pPr>
              <w:spacing w:line="240" w:lineRule="auto"/>
              <w:ind w:firstLine="0"/>
              <w:jc w:val="left"/>
              <w:rPr>
                <w:sz w:val="24"/>
                <w:lang w:val="en-US"/>
              </w:rPr>
            </w:pPr>
            <w:r w:rsidRPr="002C7A78">
              <w:rPr>
                <w:sz w:val="24"/>
                <w:lang w:val="en-US"/>
              </w:rPr>
              <w:t xml:space="preserve">        "sendingIntervalSec": 40</w:t>
            </w:r>
          </w:p>
          <w:p w14:paraId="559ABB38" w14:textId="77777777" w:rsidR="00B873C6" w:rsidRPr="002C7A78" w:rsidRDefault="00B873C6" w:rsidP="00CB7A31">
            <w:pPr>
              <w:spacing w:line="240" w:lineRule="auto"/>
              <w:ind w:firstLine="0"/>
              <w:jc w:val="left"/>
              <w:rPr>
                <w:sz w:val="24"/>
                <w:lang w:val="en-US"/>
              </w:rPr>
            </w:pPr>
            <w:r w:rsidRPr="002C7A78">
              <w:rPr>
                <w:sz w:val="24"/>
                <w:lang w:val="en-US"/>
              </w:rPr>
              <w:t xml:space="preserve">      },</w:t>
            </w:r>
          </w:p>
          <w:p w14:paraId="2C0D399F" w14:textId="77777777" w:rsidR="00B873C6" w:rsidRPr="002C7A78" w:rsidRDefault="00B873C6" w:rsidP="00CB7A31">
            <w:pPr>
              <w:spacing w:line="240" w:lineRule="auto"/>
              <w:ind w:firstLine="0"/>
              <w:jc w:val="left"/>
              <w:rPr>
                <w:sz w:val="24"/>
                <w:lang w:val="en-US"/>
              </w:rPr>
            </w:pPr>
            <w:r w:rsidRPr="002C7A78">
              <w:rPr>
                <w:sz w:val="24"/>
                <w:lang w:val="en-US"/>
              </w:rPr>
              <w:t xml:space="preserve">      "chosenDeliveryService": {</w:t>
            </w:r>
          </w:p>
          <w:p w14:paraId="12686048"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"deliveryServiceId": 3,</w:t>
            </w:r>
          </w:p>
          <w:p w14:paraId="494263A0"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"deliveryServiceName": "SendGrid",</w:t>
            </w:r>
          </w:p>
          <w:p w14:paraId="12F4D72E" w14:textId="77777777" w:rsidR="00B873C6" w:rsidRPr="002C7A78" w:rsidRDefault="00B873C6" w:rsidP="00CB7A31">
            <w:pPr>
              <w:spacing w:line="240" w:lineRule="auto"/>
              <w:ind w:firstLine="0"/>
              <w:jc w:val="left"/>
              <w:rPr>
                <w:sz w:val="24"/>
                <w:lang w:val="en-US"/>
              </w:rPr>
            </w:pPr>
            <w:r w:rsidRPr="002C7A78">
              <w:rPr>
                <w:sz w:val="24"/>
                <w:lang w:val="en-US"/>
              </w:rPr>
              <w:t xml:space="preserve">        "standartPriority": 1,</w:t>
            </w:r>
          </w:p>
          <w:p w14:paraId="55EFC252" w14:textId="77777777" w:rsidR="00B873C6" w:rsidRPr="002C7A78" w:rsidRDefault="00B873C6" w:rsidP="00CB7A31">
            <w:pPr>
              <w:spacing w:line="240" w:lineRule="auto"/>
              <w:ind w:firstLine="0"/>
              <w:jc w:val="left"/>
              <w:rPr>
                <w:sz w:val="24"/>
                <w:lang w:val="en-US"/>
              </w:rPr>
            </w:pPr>
            <w:r w:rsidRPr="002C7A78">
              <w:rPr>
                <w:sz w:val="24"/>
                <w:lang w:val="en-US"/>
              </w:rPr>
              <w:t xml:space="preserve">        "connectionString": "'sendGrid road'"</w:t>
            </w:r>
          </w:p>
          <w:p w14:paraId="69FEAFFC" w14:textId="77777777" w:rsidR="00B873C6" w:rsidRPr="002C7A78" w:rsidRDefault="00B873C6" w:rsidP="00CB7A31">
            <w:pPr>
              <w:spacing w:line="240" w:lineRule="auto"/>
              <w:ind w:firstLine="0"/>
              <w:jc w:val="left"/>
              <w:rPr>
                <w:sz w:val="24"/>
                <w:lang w:val="en-US"/>
              </w:rPr>
            </w:pPr>
            <w:r w:rsidRPr="002C7A78">
              <w:rPr>
                <w:sz w:val="24"/>
                <w:lang w:val="en-US"/>
              </w:rPr>
              <w:t xml:space="preserve">      },</w:t>
            </w:r>
          </w:p>
          <w:p w14:paraId="6AB23B79" w14:textId="77777777" w:rsidR="00B873C6" w:rsidRPr="002C7A78" w:rsidRDefault="00B873C6" w:rsidP="00CB7A31">
            <w:pPr>
              <w:spacing w:line="240" w:lineRule="auto"/>
              <w:ind w:firstLine="0"/>
              <w:jc w:val="left"/>
              <w:rPr>
                <w:sz w:val="24"/>
                <w:lang w:val="en-US"/>
              </w:rPr>
            </w:pPr>
            <w:r w:rsidRPr="002C7A78">
              <w:rPr>
                <w:sz w:val="24"/>
                <w:lang w:val="en-US"/>
              </w:rPr>
              <w:t xml:space="preserve">      "usedDeliveryService": null,</w:t>
            </w:r>
          </w:p>
          <w:p w14:paraId="52A0847F" w14:textId="77777777" w:rsidR="00B873C6" w:rsidRPr="002C7A78" w:rsidRDefault="00B873C6" w:rsidP="00CB7A31">
            <w:pPr>
              <w:spacing w:line="240" w:lineRule="auto"/>
              <w:ind w:firstLine="0"/>
              <w:jc w:val="left"/>
              <w:rPr>
                <w:sz w:val="24"/>
                <w:lang w:val="en-US"/>
              </w:rPr>
            </w:pPr>
            <w:r w:rsidRPr="002C7A78">
              <w:rPr>
                <w:sz w:val="24"/>
                <w:lang w:val="en-US"/>
              </w:rPr>
              <w:t xml:space="preserve">      "user": {</w:t>
            </w:r>
          </w:p>
          <w:p w14:paraId="7307D96B" w14:textId="77777777" w:rsidR="00B873C6" w:rsidRPr="002C7A78" w:rsidRDefault="00B873C6" w:rsidP="00CB7A31">
            <w:pPr>
              <w:spacing w:line="240" w:lineRule="auto"/>
              <w:ind w:firstLine="0"/>
              <w:jc w:val="left"/>
              <w:rPr>
                <w:sz w:val="24"/>
                <w:lang w:val="en-US"/>
              </w:rPr>
            </w:pPr>
            <w:r w:rsidRPr="002C7A78">
              <w:rPr>
                <w:sz w:val="24"/>
                <w:lang w:val="en-US"/>
              </w:rPr>
              <w:t xml:space="preserve">        "userId": 4,</w:t>
            </w:r>
          </w:p>
          <w:p w14:paraId="0F2CE38C" w14:textId="77777777" w:rsidR="00B873C6" w:rsidRPr="002C7A78" w:rsidRDefault="00B873C6" w:rsidP="00CB7A31">
            <w:pPr>
              <w:spacing w:line="240" w:lineRule="auto"/>
              <w:ind w:firstLine="0"/>
              <w:jc w:val="left"/>
              <w:rPr>
                <w:sz w:val="24"/>
                <w:lang w:val="en-US"/>
              </w:rPr>
            </w:pPr>
            <w:r w:rsidRPr="002C7A78">
              <w:rPr>
                <w:sz w:val="24"/>
                <w:lang w:val="en-US"/>
              </w:rPr>
              <w:t xml:space="preserve">        "userName": "Evgeny Sukharev",</w:t>
            </w:r>
          </w:p>
          <w:p w14:paraId="48222722" w14:textId="77777777" w:rsidR="00B873C6" w:rsidRPr="002C7A78" w:rsidRDefault="00B873C6" w:rsidP="00CB7A31">
            <w:pPr>
              <w:spacing w:line="240" w:lineRule="auto"/>
              <w:ind w:firstLine="0"/>
              <w:jc w:val="left"/>
              <w:rPr>
                <w:sz w:val="24"/>
                <w:lang w:val="en-US"/>
              </w:rPr>
            </w:pPr>
            <w:r w:rsidRPr="002C7A78">
              <w:rPr>
                <w:sz w:val="24"/>
                <w:lang w:val="en-US"/>
              </w:rPr>
              <w:t xml:space="preserve">        "email": "r0bari@yandex.ru",</w:t>
            </w:r>
          </w:p>
          <w:p w14:paraId="614422CF" w14:textId="77777777" w:rsidR="00B873C6" w:rsidRPr="002C7A78" w:rsidRDefault="00B873C6" w:rsidP="00CB7A31">
            <w:pPr>
              <w:spacing w:line="240" w:lineRule="auto"/>
              <w:ind w:firstLine="0"/>
              <w:jc w:val="left"/>
              <w:rPr>
                <w:sz w:val="24"/>
                <w:lang w:val="en-US"/>
              </w:rPr>
            </w:pPr>
            <w:r w:rsidRPr="002C7A78">
              <w:rPr>
                <w:sz w:val="24"/>
                <w:lang w:val="en-US"/>
              </w:rPr>
              <w:t xml:space="preserve">        "isActive": true,</w:t>
            </w:r>
          </w:p>
          <w:p w14:paraId="0DF848C7" w14:textId="77777777" w:rsidR="00B873C6" w:rsidRPr="002C7A78" w:rsidRDefault="00B873C6" w:rsidP="00CB7A31">
            <w:pPr>
              <w:spacing w:line="240" w:lineRule="auto"/>
              <w:ind w:firstLine="0"/>
              <w:jc w:val="left"/>
              <w:rPr>
                <w:sz w:val="24"/>
                <w:lang w:val="en-US"/>
              </w:rPr>
            </w:pPr>
            <w:r w:rsidRPr="002C7A78">
              <w:rPr>
                <w:sz w:val="24"/>
                <w:lang w:val="en-US"/>
              </w:rPr>
              <w:t xml:space="preserve">        "role": 2</w:t>
            </w:r>
          </w:p>
          <w:p w14:paraId="090CAB26" w14:textId="77777777" w:rsidR="00B873C6" w:rsidRPr="002C7A78" w:rsidRDefault="00B873C6" w:rsidP="00CB7A31">
            <w:pPr>
              <w:spacing w:line="240" w:lineRule="auto"/>
              <w:ind w:firstLine="0"/>
              <w:jc w:val="left"/>
              <w:rPr>
                <w:sz w:val="24"/>
                <w:lang w:val="en-US"/>
              </w:rPr>
            </w:pPr>
            <w:r w:rsidRPr="002C7A78">
              <w:rPr>
                <w:sz w:val="24"/>
                <w:lang w:val="en-US"/>
              </w:rPr>
              <w:t xml:space="preserve">      },</w:t>
            </w:r>
          </w:p>
          <w:p w14:paraId="460E94C4" w14:textId="77777777" w:rsidR="00B873C6" w:rsidRPr="002C7A78" w:rsidRDefault="00B873C6" w:rsidP="00CB7A31">
            <w:pPr>
              <w:spacing w:line="240" w:lineRule="auto"/>
              <w:ind w:firstLine="0"/>
              <w:jc w:val="left"/>
              <w:rPr>
                <w:sz w:val="24"/>
                <w:lang w:val="en-US"/>
              </w:rPr>
            </w:pPr>
            <w:r w:rsidRPr="002C7A78">
              <w:rPr>
                <w:sz w:val="24"/>
                <w:lang w:val="en-US"/>
              </w:rPr>
              <w:t xml:space="preserve">      "messageId": 7,</w:t>
            </w:r>
          </w:p>
          <w:p w14:paraId="386DF361" w14:textId="77777777" w:rsidR="00B873C6" w:rsidRPr="002C7A78" w:rsidRDefault="00B873C6" w:rsidP="00CB7A31">
            <w:pPr>
              <w:spacing w:line="240" w:lineRule="auto"/>
              <w:ind w:firstLine="0"/>
              <w:jc w:val="left"/>
              <w:rPr>
                <w:sz w:val="24"/>
                <w:lang w:val="en-US"/>
              </w:rPr>
            </w:pPr>
            <w:r w:rsidRPr="002C7A78">
              <w:rPr>
                <w:sz w:val="24"/>
                <w:lang w:val="en-US"/>
              </w:rPr>
              <w:t xml:space="preserve">      "theme": "Тема",</w:t>
            </w:r>
          </w:p>
          <w:p w14:paraId="6D1E9159" w14:textId="77777777" w:rsidR="00B873C6" w:rsidRPr="002C7A78" w:rsidRDefault="00B873C6" w:rsidP="00CB7A31">
            <w:pPr>
              <w:spacing w:line="240" w:lineRule="auto"/>
              <w:ind w:firstLine="0"/>
              <w:jc w:val="left"/>
              <w:rPr>
                <w:sz w:val="24"/>
                <w:lang w:val="en-US"/>
              </w:rPr>
            </w:pPr>
            <w:r w:rsidRPr="002C7A78">
              <w:rPr>
                <w:sz w:val="24"/>
                <w:lang w:val="en-US"/>
              </w:rPr>
              <w:t xml:space="preserve">      "body": "Обычный текст",</w:t>
            </w:r>
          </w:p>
          <w:p w14:paraId="48BAFD9D" w14:textId="77777777" w:rsidR="00B873C6" w:rsidRPr="002C7A78" w:rsidRDefault="00B873C6" w:rsidP="00CB7A31">
            <w:pPr>
              <w:spacing w:line="240" w:lineRule="auto"/>
              <w:ind w:firstLine="0"/>
              <w:jc w:val="left"/>
              <w:rPr>
                <w:sz w:val="24"/>
                <w:lang w:val="en-US"/>
              </w:rPr>
            </w:pPr>
            <w:r w:rsidRPr="002C7A78">
              <w:rPr>
                <w:sz w:val="24"/>
                <w:lang w:val="en-US"/>
              </w:rPr>
              <w:t xml:space="preserve">      "destinationDate": "2021-01-16T21:05:00",</w:t>
            </w:r>
          </w:p>
          <w:p w14:paraId="48A05AA8" w14:textId="77777777" w:rsidR="00B873C6" w:rsidRPr="002C7A78" w:rsidRDefault="00B873C6" w:rsidP="00CB7A31">
            <w:pPr>
              <w:spacing w:line="240" w:lineRule="auto"/>
              <w:ind w:firstLine="0"/>
              <w:jc w:val="left"/>
              <w:rPr>
                <w:sz w:val="24"/>
                <w:lang w:val="en-US"/>
              </w:rPr>
            </w:pPr>
            <w:r w:rsidRPr="002C7A78">
              <w:rPr>
                <w:sz w:val="24"/>
                <w:lang w:val="en-US"/>
              </w:rPr>
              <w:t xml:space="preserve">      "destinationEmail": "r.pattinson@planfact.io",</w:t>
            </w:r>
          </w:p>
          <w:p w14:paraId="4AC2CB14" w14:textId="77777777" w:rsidR="00B873C6" w:rsidRPr="002C7A78" w:rsidRDefault="00B873C6" w:rsidP="00CB7A31">
            <w:pPr>
              <w:spacing w:line="240" w:lineRule="auto"/>
              <w:ind w:firstLine="0"/>
              <w:jc w:val="left"/>
              <w:rPr>
                <w:sz w:val="24"/>
                <w:lang w:val="en-US"/>
              </w:rPr>
            </w:pPr>
            <w:r w:rsidRPr="002C7A78">
              <w:rPr>
                <w:sz w:val="24"/>
                <w:lang w:val="en-US"/>
              </w:rPr>
              <w:t xml:space="preserve">      "size": 50,</w:t>
            </w:r>
          </w:p>
          <w:p w14:paraId="2DF59542" w14:textId="77777777" w:rsidR="00B873C6" w:rsidRPr="002C7A78" w:rsidRDefault="00B873C6" w:rsidP="00CB7A31">
            <w:pPr>
              <w:spacing w:line="240" w:lineRule="auto"/>
              <w:ind w:firstLine="0"/>
              <w:jc w:val="left"/>
              <w:rPr>
                <w:sz w:val="24"/>
                <w:lang w:val="en-US"/>
              </w:rPr>
            </w:pPr>
            <w:r w:rsidRPr="002C7A78">
              <w:rPr>
                <w:sz w:val="24"/>
                <w:lang w:val="en-US"/>
              </w:rPr>
              <w:t xml:space="preserve">      "isScheduled": false,</w:t>
            </w:r>
          </w:p>
          <w:p w14:paraId="416BDA65" w14:textId="77777777" w:rsidR="00B873C6" w:rsidRPr="002C7A78" w:rsidRDefault="00B873C6" w:rsidP="00CB7A31">
            <w:pPr>
              <w:spacing w:line="240" w:lineRule="auto"/>
              <w:ind w:firstLine="0"/>
              <w:jc w:val="left"/>
              <w:rPr>
                <w:sz w:val="24"/>
                <w:lang w:val="en-US"/>
              </w:rPr>
            </w:pPr>
            <w:r w:rsidRPr="002C7A78">
              <w:rPr>
                <w:sz w:val="24"/>
                <w:lang w:val="en-US"/>
              </w:rPr>
              <w:t xml:space="preserve">      "scheduleDate": null,</w:t>
            </w:r>
          </w:p>
          <w:p w14:paraId="61A6313A" w14:textId="77777777" w:rsidR="00B873C6" w:rsidRPr="002C7A78" w:rsidRDefault="00B873C6" w:rsidP="00CB7A31">
            <w:pPr>
              <w:spacing w:line="240" w:lineRule="auto"/>
              <w:ind w:firstLine="0"/>
              <w:jc w:val="left"/>
              <w:rPr>
                <w:sz w:val="24"/>
                <w:lang w:val="en-US"/>
              </w:rPr>
            </w:pPr>
            <w:r w:rsidRPr="002C7A78">
              <w:rPr>
                <w:sz w:val="24"/>
                <w:lang w:val="en-US"/>
              </w:rPr>
              <w:t xml:space="preserve">      "isSent": false,</w:t>
            </w:r>
          </w:p>
          <w:p w14:paraId="3FBB646C"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"deliveryQueueId": 2,</w:t>
            </w:r>
          </w:p>
          <w:p w14:paraId="130861B9" w14:textId="77777777" w:rsidR="00B873C6" w:rsidRPr="002C7A78" w:rsidRDefault="00B873C6" w:rsidP="00CB7A31">
            <w:pPr>
              <w:spacing w:line="240" w:lineRule="auto"/>
              <w:ind w:firstLine="0"/>
              <w:jc w:val="left"/>
              <w:rPr>
                <w:sz w:val="24"/>
                <w:lang w:val="en-US"/>
              </w:rPr>
            </w:pPr>
            <w:r w:rsidRPr="002C7A78">
              <w:rPr>
                <w:sz w:val="24"/>
                <w:lang w:val="en-US"/>
              </w:rPr>
              <w:t xml:space="preserve">      "chosenDeliveryServiceId": 3,</w:t>
            </w:r>
          </w:p>
          <w:p w14:paraId="4399AB8E" w14:textId="77777777" w:rsidR="00B873C6" w:rsidRPr="002C7A78" w:rsidRDefault="00B873C6" w:rsidP="00CB7A31">
            <w:pPr>
              <w:spacing w:line="240" w:lineRule="auto"/>
              <w:ind w:firstLine="0"/>
              <w:jc w:val="left"/>
              <w:rPr>
                <w:sz w:val="24"/>
                <w:lang w:val="en-US"/>
              </w:rPr>
            </w:pPr>
            <w:r w:rsidRPr="002C7A78">
              <w:rPr>
                <w:sz w:val="24"/>
                <w:lang w:val="en-US"/>
              </w:rPr>
              <w:t xml:space="preserve">      "usedDeliveryServiceId": null,</w:t>
            </w:r>
          </w:p>
          <w:p w14:paraId="79574D02" w14:textId="77777777" w:rsidR="00B873C6" w:rsidRPr="002C7A78" w:rsidRDefault="00B873C6" w:rsidP="00CB7A31">
            <w:pPr>
              <w:spacing w:line="240" w:lineRule="auto"/>
              <w:ind w:firstLine="0"/>
              <w:jc w:val="left"/>
              <w:rPr>
                <w:sz w:val="24"/>
                <w:lang w:val="en-US"/>
              </w:rPr>
            </w:pPr>
            <w:r w:rsidRPr="002C7A78">
              <w:rPr>
                <w:sz w:val="24"/>
                <w:lang w:val="en-US"/>
              </w:rPr>
              <w:t xml:space="preserve">      "deliveryStatus": 1,</w:t>
            </w:r>
          </w:p>
          <w:p w14:paraId="2532518B" w14:textId="77777777" w:rsidR="00B873C6" w:rsidRPr="002C7A78" w:rsidRDefault="00B873C6" w:rsidP="00CB7A31">
            <w:pPr>
              <w:spacing w:line="240" w:lineRule="auto"/>
              <w:ind w:firstLine="0"/>
              <w:jc w:val="left"/>
              <w:rPr>
                <w:sz w:val="24"/>
                <w:lang w:val="en-US"/>
              </w:rPr>
            </w:pPr>
            <w:r w:rsidRPr="002C7A78">
              <w:rPr>
                <w:sz w:val="24"/>
                <w:lang w:val="en-US"/>
              </w:rPr>
              <w:t xml:space="preserve">      "userId": 4</w:t>
            </w:r>
          </w:p>
          <w:p w14:paraId="166F193D" w14:textId="77777777" w:rsidR="00B873C6" w:rsidRPr="002C7A78" w:rsidRDefault="00B873C6" w:rsidP="00CB7A31">
            <w:pPr>
              <w:spacing w:line="240" w:lineRule="auto"/>
              <w:ind w:firstLine="0"/>
              <w:jc w:val="left"/>
              <w:rPr>
                <w:sz w:val="24"/>
                <w:lang w:val="en-US"/>
              </w:rPr>
            </w:pPr>
            <w:r w:rsidRPr="002C7A78">
              <w:rPr>
                <w:sz w:val="24"/>
                <w:lang w:val="en-US"/>
              </w:rPr>
              <w:t>}</w:t>
            </w:r>
          </w:p>
        </w:tc>
        <w:tc>
          <w:tcPr>
            <w:tcW w:w="1837" w:type="dxa"/>
          </w:tcPr>
          <w:p w14:paraId="3F280789" w14:textId="77777777" w:rsidR="00B873C6" w:rsidRPr="002C7A78" w:rsidRDefault="00B873C6" w:rsidP="00CB7A31">
            <w:pPr>
              <w:spacing w:line="240" w:lineRule="auto"/>
              <w:ind w:firstLine="0"/>
              <w:jc w:val="center"/>
              <w:rPr>
                <w:lang w:val="en-US"/>
              </w:rPr>
            </w:pPr>
            <w:r>
              <w:t>Да</w:t>
            </w:r>
          </w:p>
        </w:tc>
      </w:tr>
      <w:tr w:rsidR="00B873C6" w:rsidRPr="002C7A78" w14:paraId="35961FE1" w14:textId="77777777" w:rsidTr="00CB7A31">
        <w:tc>
          <w:tcPr>
            <w:tcW w:w="1008" w:type="dxa"/>
          </w:tcPr>
          <w:p w14:paraId="473D2E9A" w14:textId="77777777" w:rsidR="00B873C6" w:rsidRDefault="00B873C6" w:rsidP="00CB7A31">
            <w:pPr>
              <w:ind w:firstLine="0"/>
              <w:jc w:val="center"/>
            </w:pPr>
            <w:r>
              <w:t>2</w:t>
            </w:r>
          </w:p>
        </w:tc>
        <w:tc>
          <w:tcPr>
            <w:tcW w:w="1539" w:type="dxa"/>
          </w:tcPr>
          <w:p w14:paraId="1131AB94" w14:textId="77777777" w:rsidR="00B873C6" w:rsidRPr="00F255FF" w:rsidRDefault="00B873C6" w:rsidP="00CB7A31">
            <w:pPr>
              <w:ind w:firstLine="0"/>
              <w:jc w:val="left"/>
            </w:pPr>
            <w:r w:rsidRPr="00C34277">
              <w:t>Запрос</w:t>
            </w:r>
            <w:r w:rsidRPr="00F255FF">
              <w:t xml:space="preserve">: </w:t>
            </w:r>
            <w:r w:rsidRPr="00C34277">
              <w:rPr>
                <w:lang w:val="en-US"/>
              </w:rPr>
              <w:t>POST</w:t>
            </w:r>
            <w:r w:rsidRPr="00F255FF">
              <w:t xml:space="preserve"> </w:t>
            </w:r>
            <w:hyperlink r:id="rId28" w:history="1">
              <w:r w:rsidRPr="00C34277">
                <w:rPr>
                  <w:rStyle w:val="a8"/>
                  <w:lang w:val="en-US"/>
                </w:rPr>
                <w:t>https</w:t>
              </w:r>
              <w:r w:rsidRPr="00F255FF">
                <w:rPr>
                  <w:rStyle w:val="a8"/>
                </w:rPr>
                <w:t>://</w:t>
              </w:r>
              <w:r w:rsidRPr="00C34277">
                <w:rPr>
                  <w:rStyle w:val="a8"/>
                  <w:lang w:val="en-US"/>
                </w:rPr>
                <w:t>localhost</w:t>
              </w:r>
              <w:r w:rsidRPr="00F255FF">
                <w:rPr>
                  <w:rStyle w:val="a8"/>
                </w:rPr>
                <w:t>:44306/</w:t>
              </w:r>
              <w:r w:rsidRPr="00C34277">
                <w:rPr>
                  <w:rStyle w:val="a8"/>
                  <w:lang w:val="en-US"/>
                </w:rPr>
                <w:lastRenderedPageBreak/>
                <w:t>api</w:t>
              </w:r>
              <w:r w:rsidRPr="00F255FF">
                <w:rPr>
                  <w:rStyle w:val="a8"/>
                </w:rPr>
                <w:t>/</w:t>
              </w:r>
              <w:r w:rsidRPr="00C34277">
                <w:rPr>
                  <w:rStyle w:val="a8"/>
                  <w:lang w:val="en-US"/>
                </w:rPr>
                <w:t>auth</w:t>
              </w:r>
              <w:r w:rsidRPr="00F255FF">
                <w:rPr>
                  <w:rStyle w:val="a8"/>
                </w:rPr>
                <w:t>/</w:t>
              </w:r>
              <w:r w:rsidRPr="00C34277">
                <w:rPr>
                  <w:rStyle w:val="a8"/>
                  <w:lang w:val="en-US"/>
                </w:rPr>
                <w:t>sign</w:t>
              </w:r>
              <w:r w:rsidRPr="00F255FF">
                <w:rPr>
                  <w:rStyle w:val="a8"/>
                </w:rPr>
                <w:t>-</w:t>
              </w:r>
              <w:r w:rsidRPr="00C34277">
                <w:rPr>
                  <w:rStyle w:val="a8"/>
                  <w:lang w:val="en-US"/>
                </w:rPr>
                <w:t>in</w:t>
              </w:r>
            </w:hyperlink>
          </w:p>
          <w:p w14:paraId="39901A3E" w14:textId="77777777" w:rsidR="00B873C6" w:rsidRPr="00C34277" w:rsidRDefault="00B873C6" w:rsidP="00CB7A31">
            <w:pPr>
              <w:ind w:firstLine="0"/>
              <w:jc w:val="left"/>
              <w:rPr>
                <w:lang w:val="en-US"/>
              </w:rPr>
            </w:pPr>
            <w:r w:rsidRPr="00C34277">
              <w:rPr>
                <w:lang w:val="en-US"/>
              </w:rPr>
              <w:t>Body:</w:t>
            </w:r>
          </w:p>
          <w:p w14:paraId="684B8F51" w14:textId="77777777" w:rsidR="00B873C6" w:rsidRPr="00C34277" w:rsidRDefault="00B873C6" w:rsidP="00CB7A31">
            <w:pPr>
              <w:spacing w:line="240" w:lineRule="auto"/>
              <w:ind w:firstLine="0"/>
              <w:jc w:val="left"/>
              <w:rPr>
                <w:sz w:val="24"/>
                <w:lang w:val="en-US"/>
              </w:rPr>
            </w:pPr>
            <w:r w:rsidRPr="00C34277">
              <w:rPr>
                <w:sz w:val="24"/>
                <w:lang w:val="en-US"/>
              </w:rPr>
              <w:t>{</w:t>
            </w:r>
          </w:p>
          <w:p w14:paraId="35C60B9D" w14:textId="77777777" w:rsidR="00B873C6" w:rsidRPr="00C34277" w:rsidRDefault="00B873C6" w:rsidP="00CB7A31">
            <w:pPr>
              <w:spacing w:line="240" w:lineRule="auto"/>
              <w:ind w:firstLine="0"/>
              <w:jc w:val="left"/>
              <w:rPr>
                <w:sz w:val="24"/>
                <w:lang w:val="en-US"/>
              </w:rPr>
            </w:pPr>
            <w:r w:rsidRPr="00C34277">
              <w:rPr>
                <w:sz w:val="24"/>
                <w:lang w:val="en-US"/>
              </w:rPr>
              <w:t xml:space="preserve">    "email": "r0bari@yandex.ru",</w:t>
            </w:r>
          </w:p>
          <w:p w14:paraId="09B8632D" w14:textId="77777777" w:rsidR="00B873C6" w:rsidRPr="00C34277" w:rsidRDefault="00B873C6" w:rsidP="00CB7A31">
            <w:pPr>
              <w:spacing w:line="240" w:lineRule="auto"/>
              <w:ind w:firstLine="0"/>
              <w:jc w:val="left"/>
              <w:rPr>
                <w:sz w:val="24"/>
                <w:lang w:val="en-US"/>
              </w:rPr>
            </w:pPr>
            <w:r w:rsidRPr="00C34277">
              <w:rPr>
                <w:sz w:val="24"/>
                <w:lang w:val="en-US"/>
              </w:rPr>
              <w:t xml:space="preserve">    "password": "Eviguf@77"</w:t>
            </w:r>
          </w:p>
          <w:p w14:paraId="01C1605C" w14:textId="77777777" w:rsidR="00B873C6" w:rsidRPr="00C34277" w:rsidRDefault="00B873C6" w:rsidP="00CB7A31">
            <w:pPr>
              <w:spacing w:line="240" w:lineRule="auto"/>
              <w:ind w:firstLine="0"/>
              <w:jc w:val="left"/>
              <w:rPr>
                <w:lang w:val="en-US"/>
              </w:rPr>
            </w:pPr>
            <w:r w:rsidRPr="00C34277">
              <w:rPr>
                <w:sz w:val="24"/>
                <w:lang w:val="en-US"/>
              </w:rPr>
              <w:t>}</w:t>
            </w:r>
          </w:p>
        </w:tc>
        <w:tc>
          <w:tcPr>
            <w:tcW w:w="4961" w:type="dxa"/>
          </w:tcPr>
          <w:p w14:paraId="729A66EF" w14:textId="77777777" w:rsidR="00B873C6" w:rsidRPr="002C7A78" w:rsidRDefault="00B873C6" w:rsidP="00CB7A31">
            <w:pPr>
              <w:spacing w:line="240" w:lineRule="auto"/>
              <w:ind w:firstLine="0"/>
              <w:jc w:val="left"/>
              <w:rPr>
                <w:sz w:val="24"/>
                <w:lang w:val="en-US"/>
              </w:rPr>
            </w:pPr>
            <w:r w:rsidRPr="002C7A78">
              <w:rPr>
                <w:sz w:val="24"/>
                <w:lang w:val="en-US"/>
              </w:rPr>
              <w:lastRenderedPageBreak/>
              <w:t>{</w:t>
            </w:r>
          </w:p>
          <w:p w14:paraId="286BE3E7" w14:textId="77777777" w:rsidR="00B873C6" w:rsidRPr="002C7A78" w:rsidRDefault="00B873C6" w:rsidP="00CB7A31">
            <w:pPr>
              <w:spacing w:line="240" w:lineRule="auto"/>
              <w:ind w:firstLine="0"/>
              <w:jc w:val="left"/>
              <w:rPr>
                <w:sz w:val="24"/>
                <w:lang w:val="en-US"/>
              </w:rPr>
            </w:pPr>
            <w:r w:rsidRPr="002C7A78">
              <w:rPr>
                <w:sz w:val="24"/>
                <w:lang w:val="en-US"/>
              </w:rPr>
              <w:t xml:space="preserve">    "data": {</w:t>
            </w:r>
          </w:p>
          <w:p w14:paraId="4E12CFE3" w14:textId="77777777" w:rsidR="00B873C6" w:rsidRPr="002C7A78" w:rsidRDefault="00B873C6" w:rsidP="00CB7A31">
            <w:pPr>
              <w:spacing w:line="240" w:lineRule="auto"/>
              <w:ind w:firstLine="0"/>
              <w:jc w:val="left"/>
              <w:rPr>
                <w:sz w:val="24"/>
                <w:lang w:val="en-US"/>
              </w:rPr>
            </w:pPr>
            <w:r w:rsidRPr="002C7A78">
              <w:rPr>
                <w:sz w:val="24"/>
                <w:lang w:val="en-US"/>
              </w:rPr>
              <w:t xml:space="preserve">        "userId": 4,</w:t>
            </w:r>
          </w:p>
          <w:p w14:paraId="42BE0F6E" w14:textId="77777777" w:rsidR="00B873C6" w:rsidRPr="002C7A78" w:rsidRDefault="00B873C6" w:rsidP="00CB7A31">
            <w:pPr>
              <w:spacing w:line="240" w:lineRule="auto"/>
              <w:ind w:firstLine="0"/>
              <w:jc w:val="left"/>
              <w:rPr>
                <w:sz w:val="24"/>
                <w:lang w:val="en-US"/>
              </w:rPr>
            </w:pPr>
            <w:r w:rsidRPr="002C7A78">
              <w:rPr>
                <w:sz w:val="24"/>
                <w:lang w:val="en-US"/>
              </w:rPr>
              <w:t xml:space="preserve">        "userName": "Evgeny Sukharev",</w:t>
            </w:r>
          </w:p>
          <w:p w14:paraId="1062D23F" w14:textId="77777777" w:rsidR="00B873C6" w:rsidRPr="002C7A78" w:rsidRDefault="00B873C6" w:rsidP="00CB7A31">
            <w:pPr>
              <w:spacing w:line="240" w:lineRule="auto"/>
              <w:ind w:firstLine="0"/>
              <w:jc w:val="left"/>
              <w:rPr>
                <w:sz w:val="24"/>
                <w:lang w:val="en-US"/>
              </w:rPr>
            </w:pPr>
            <w:r w:rsidRPr="002C7A78">
              <w:rPr>
                <w:sz w:val="24"/>
                <w:lang w:val="en-US"/>
              </w:rPr>
              <w:t xml:space="preserve">        "email": "r0bari@yandex.ru",</w:t>
            </w:r>
          </w:p>
          <w:p w14:paraId="3A2861DA" w14:textId="77777777" w:rsidR="00B873C6" w:rsidRPr="002C7A78" w:rsidRDefault="00B873C6" w:rsidP="00CB7A31">
            <w:pPr>
              <w:spacing w:line="240" w:lineRule="auto"/>
              <w:ind w:firstLine="0"/>
              <w:jc w:val="left"/>
              <w:rPr>
                <w:sz w:val="24"/>
                <w:lang w:val="en-US"/>
              </w:rPr>
            </w:pPr>
            <w:r w:rsidRPr="002C7A78">
              <w:rPr>
                <w:sz w:val="24"/>
                <w:lang w:val="en-US"/>
              </w:rPr>
              <w:t xml:space="preserve">        "isActive": true,</w:t>
            </w:r>
          </w:p>
          <w:p w14:paraId="3A3EAD0E" w14:textId="77777777" w:rsidR="00B873C6" w:rsidRPr="002C7A78" w:rsidRDefault="00B873C6" w:rsidP="00CB7A31">
            <w:pPr>
              <w:spacing w:line="240" w:lineRule="auto"/>
              <w:ind w:firstLine="0"/>
              <w:jc w:val="left"/>
              <w:rPr>
                <w:sz w:val="24"/>
                <w:lang w:val="en-US"/>
              </w:rPr>
            </w:pPr>
            <w:r w:rsidRPr="002C7A78">
              <w:rPr>
                <w:sz w:val="24"/>
                <w:lang w:val="en-US"/>
              </w:rPr>
              <w:t xml:space="preserve">        "role": 2</w:t>
            </w:r>
          </w:p>
          <w:p w14:paraId="1181C928" w14:textId="77777777" w:rsidR="00B873C6" w:rsidRPr="002C7A78" w:rsidRDefault="00B873C6" w:rsidP="00CB7A31">
            <w:pPr>
              <w:spacing w:line="240" w:lineRule="auto"/>
              <w:ind w:firstLine="0"/>
              <w:jc w:val="left"/>
              <w:rPr>
                <w:sz w:val="24"/>
                <w:lang w:val="en-US"/>
              </w:rPr>
            </w:pPr>
            <w:r w:rsidRPr="002C7A78">
              <w:rPr>
                <w:sz w:val="24"/>
                <w:lang w:val="en-US"/>
              </w:rPr>
              <w:lastRenderedPageBreak/>
              <w:t xml:space="preserve">    },</w:t>
            </w:r>
          </w:p>
          <w:p w14:paraId="3B0EB98E" w14:textId="77777777" w:rsidR="00B873C6" w:rsidRPr="002C7A78" w:rsidRDefault="00B873C6" w:rsidP="00CB7A31">
            <w:pPr>
              <w:spacing w:line="240" w:lineRule="auto"/>
              <w:ind w:firstLine="0"/>
              <w:jc w:val="left"/>
              <w:rPr>
                <w:sz w:val="24"/>
                <w:lang w:val="en-US"/>
              </w:rPr>
            </w:pPr>
            <w:r w:rsidRPr="002C7A78">
              <w:rPr>
                <w:sz w:val="24"/>
                <w:lang w:val="en-US"/>
              </w:rPr>
              <w:t xml:space="preserve">    "isSuccess": true,</w:t>
            </w:r>
          </w:p>
          <w:p w14:paraId="3EF15500" w14:textId="77777777" w:rsidR="00B873C6" w:rsidRPr="002C7A78" w:rsidRDefault="00B873C6" w:rsidP="00CB7A31">
            <w:pPr>
              <w:spacing w:line="240" w:lineRule="auto"/>
              <w:ind w:firstLine="0"/>
              <w:jc w:val="left"/>
              <w:rPr>
                <w:sz w:val="24"/>
                <w:lang w:val="en-US"/>
              </w:rPr>
            </w:pPr>
            <w:r w:rsidRPr="002C7A78">
              <w:rPr>
                <w:sz w:val="24"/>
                <w:lang w:val="en-US"/>
              </w:rPr>
              <w:t xml:space="preserve">    "errorMessage": null</w:t>
            </w:r>
          </w:p>
          <w:p w14:paraId="4B56C7BA" w14:textId="77777777" w:rsidR="00B873C6" w:rsidRPr="002C7A78" w:rsidRDefault="00B873C6" w:rsidP="00CB7A31">
            <w:pPr>
              <w:spacing w:line="240" w:lineRule="auto"/>
              <w:ind w:firstLine="0"/>
              <w:jc w:val="left"/>
              <w:rPr>
                <w:sz w:val="24"/>
                <w:lang w:val="en-US"/>
              </w:rPr>
            </w:pPr>
            <w:r w:rsidRPr="002C7A78">
              <w:rPr>
                <w:sz w:val="24"/>
                <w:lang w:val="en-US"/>
              </w:rPr>
              <w:t>}</w:t>
            </w:r>
          </w:p>
        </w:tc>
        <w:tc>
          <w:tcPr>
            <w:tcW w:w="1837" w:type="dxa"/>
          </w:tcPr>
          <w:p w14:paraId="5B390588" w14:textId="77777777" w:rsidR="00B873C6" w:rsidRPr="002C7A78" w:rsidRDefault="00B873C6" w:rsidP="00CB7A31">
            <w:pPr>
              <w:ind w:firstLine="0"/>
              <w:jc w:val="center"/>
            </w:pPr>
            <w:r>
              <w:lastRenderedPageBreak/>
              <w:t>Да</w:t>
            </w:r>
          </w:p>
        </w:tc>
      </w:tr>
      <w:tr w:rsidR="00B873C6" w14:paraId="6D7D6268" w14:textId="77777777" w:rsidTr="00CB7A31">
        <w:tc>
          <w:tcPr>
            <w:tcW w:w="1008" w:type="dxa"/>
          </w:tcPr>
          <w:p w14:paraId="5B51BCAD" w14:textId="77777777" w:rsidR="00B873C6" w:rsidRDefault="00B873C6" w:rsidP="00CB7A31">
            <w:pPr>
              <w:ind w:firstLine="0"/>
              <w:jc w:val="center"/>
            </w:pPr>
            <w:r>
              <w:lastRenderedPageBreak/>
              <w:t>3</w:t>
            </w:r>
          </w:p>
        </w:tc>
        <w:tc>
          <w:tcPr>
            <w:tcW w:w="1539" w:type="dxa"/>
          </w:tcPr>
          <w:p w14:paraId="69C00CB1" w14:textId="77777777" w:rsidR="00B873C6" w:rsidRPr="00C34277" w:rsidRDefault="00B873C6" w:rsidP="00CB7A31">
            <w:pPr>
              <w:ind w:firstLine="0"/>
              <w:jc w:val="left"/>
            </w:pPr>
            <w:r w:rsidRPr="00C34277">
              <w:t xml:space="preserve">Запрос: </w:t>
            </w:r>
            <w:r w:rsidRPr="00C34277">
              <w:rPr>
                <w:lang w:val="en-US"/>
              </w:rPr>
              <w:t>GET</w:t>
            </w:r>
            <w:r w:rsidRPr="00C34277">
              <w:t xml:space="preserve"> </w:t>
            </w:r>
            <w:hyperlink r:id="rId29" w:history="1">
              <w:r w:rsidRPr="00C34277">
                <w:rPr>
                  <w:rStyle w:val="a8"/>
                </w:rPr>
                <w:t>https://localhost:44306/api/contacts/3</w:t>
              </w:r>
            </w:hyperlink>
          </w:p>
        </w:tc>
        <w:tc>
          <w:tcPr>
            <w:tcW w:w="4961" w:type="dxa"/>
          </w:tcPr>
          <w:p w14:paraId="07B3C5F6" w14:textId="77777777" w:rsidR="00B873C6" w:rsidRPr="002C7A78" w:rsidRDefault="00B873C6" w:rsidP="00CB7A31">
            <w:pPr>
              <w:spacing w:line="240" w:lineRule="auto"/>
              <w:ind w:firstLine="0"/>
              <w:jc w:val="left"/>
              <w:rPr>
                <w:sz w:val="24"/>
                <w:lang w:val="en-US"/>
              </w:rPr>
            </w:pPr>
            <w:r w:rsidRPr="002C7A78">
              <w:rPr>
                <w:sz w:val="24"/>
                <w:lang w:val="en-US"/>
              </w:rPr>
              <w:t>{</w:t>
            </w:r>
          </w:p>
          <w:p w14:paraId="16BE11D0" w14:textId="77777777" w:rsidR="00B873C6" w:rsidRPr="002C7A78" w:rsidRDefault="00B873C6" w:rsidP="00CB7A31">
            <w:pPr>
              <w:spacing w:line="240" w:lineRule="auto"/>
              <w:ind w:firstLine="0"/>
              <w:jc w:val="left"/>
              <w:rPr>
                <w:sz w:val="24"/>
                <w:lang w:val="en-US"/>
              </w:rPr>
            </w:pPr>
            <w:r w:rsidRPr="002C7A78">
              <w:rPr>
                <w:sz w:val="24"/>
                <w:lang w:val="en-US"/>
              </w:rPr>
              <w:t xml:space="preserve">    "data": {</w:t>
            </w:r>
          </w:p>
          <w:p w14:paraId="14BE08D2" w14:textId="77777777" w:rsidR="00B873C6" w:rsidRPr="002C7A78" w:rsidRDefault="00B873C6" w:rsidP="00CB7A31">
            <w:pPr>
              <w:spacing w:line="240" w:lineRule="auto"/>
              <w:ind w:firstLine="0"/>
              <w:jc w:val="left"/>
              <w:rPr>
                <w:sz w:val="24"/>
                <w:lang w:val="en-US"/>
              </w:rPr>
            </w:pPr>
            <w:r w:rsidRPr="002C7A78">
              <w:rPr>
                <w:sz w:val="24"/>
                <w:lang w:val="en-US"/>
              </w:rPr>
              <w:t xml:space="preserve">        "user": {</w:t>
            </w:r>
          </w:p>
          <w:p w14:paraId="596512DD" w14:textId="77777777" w:rsidR="00B873C6" w:rsidRPr="002C7A78" w:rsidRDefault="00B873C6" w:rsidP="00CB7A31">
            <w:pPr>
              <w:spacing w:line="240" w:lineRule="auto"/>
              <w:ind w:firstLine="0"/>
              <w:jc w:val="left"/>
              <w:rPr>
                <w:sz w:val="24"/>
                <w:lang w:val="en-US"/>
              </w:rPr>
            </w:pPr>
            <w:r w:rsidRPr="002C7A78">
              <w:rPr>
                <w:sz w:val="24"/>
                <w:lang w:val="en-US"/>
              </w:rPr>
              <w:t xml:space="preserve">            "userId": 4,</w:t>
            </w:r>
          </w:p>
          <w:p w14:paraId="1591996E" w14:textId="77777777" w:rsidR="00B873C6" w:rsidRPr="002C7A78" w:rsidRDefault="00B873C6" w:rsidP="00CB7A31">
            <w:pPr>
              <w:spacing w:line="240" w:lineRule="auto"/>
              <w:ind w:firstLine="0"/>
              <w:jc w:val="left"/>
              <w:rPr>
                <w:sz w:val="24"/>
                <w:lang w:val="en-US"/>
              </w:rPr>
            </w:pPr>
            <w:r w:rsidRPr="002C7A78">
              <w:rPr>
                <w:sz w:val="24"/>
                <w:lang w:val="en-US"/>
              </w:rPr>
              <w:t xml:space="preserve">            "userName": "Evgeny Sukharev",</w:t>
            </w:r>
          </w:p>
          <w:p w14:paraId="0DB7CF14" w14:textId="77777777" w:rsidR="00B873C6" w:rsidRPr="002C7A78" w:rsidRDefault="00B873C6" w:rsidP="00CB7A31">
            <w:pPr>
              <w:spacing w:line="240" w:lineRule="auto"/>
              <w:ind w:firstLine="0"/>
              <w:jc w:val="left"/>
              <w:rPr>
                <w:sz w:val="24"/>
                <w:lang w:val="en-US"/>
              </w:rPr>
            </w:pPr>
            <w:r w:rsidRPr="002C7A78">
              <w:rPr>
                <w:sz w:val="24"/>
                <w:lang w:val="en-US"/>
              </w:rPr>
              <w:t xml:space="preserve">            "email": "r0bari@yandex.ru",</w:t>
            </w:r>
          </w:p>
          <w:p w14:paraId="5F8FFBFE" w14:textId="77777777" w:rsidR="00B873C6" w:rsidRPr="002C7A78" w:rsidRDefault="00B873C6" w:rsidP="00CB7A31">
            <w:pPr>
              <w:spacing w:line="240" w:lineRule="auto"/>
              <w:ind w:firstLine="0"/>
              <w:jc w:val="left"/>
              <w:rPr>
                <w:sz w:val="24"/>
                <w:lang w:val="en-US"/>
              </w:rPr>
            </w:pPr>
            <w:r w:rsidRPr="002C7A78">
              <w:rPr>
                <w:sz w:val="24"/>
                <w:lang w:val="en-US"/>
              </w:rPr>
              <w:t xml:space="preserve">            "isActive": true,</w:t>
            </w:r>
          </w:p>
          <w:p w14:paraId="31C33549" w14:textId="77777777" w:rsidR="00B873C6" w:rsidRPr="002C7A78" w:rsidRDefault="00B873C6" w:rsidP="00CB7A31">
            <w:pPr>
              <w:spacing w:line="240" w:lineRule="auto"/>
              <w:ind w:firstLine="0"/>
              <w:jc w:val="left"/>
              <w:rPr>
                <w:sz w:val="24"/>
                <w:lang w:val="en-US"/>
              </w:rPr>
            </w:pPr>
            <w:r w:rsidRPr="002C7A78">
              <w:rPr>
                <w:sz w:val="24"/>
                <w:lang w:val="en-US"/>
              </w:rPr>
              <w:t xml:space="preserve">            "role": 2</w:t>
            </w:r>
          </w:p>
          <w:p w14:paraId="28E00E95" w14:textId="77777777" w:rsidR="00B873C6" w:rsidRPr="002C7A78" w:rsidRDefault="00B873C6" w:rsidP="00CB7A31">
            <w:pPr>
              <w:spacing w:line="240" w:lineRule="auto"/>
              <w:ind w:firstLine="0"/>
              <w:jc w:val="left"/>
              <w:rPr>
                <w:sz w:val="24"/>
                <w:lang w:val="en-US"/>
              </w:rPr>
            </w:pPr>
            <w:r w:rsidRPr="002C7A78">
              <w:rPr>
                <w:sz w:val="24"/>
                <w:lang w:val="en-US"/>
              </w:rPr>
              <w:t xml:space="preserve">        },</w:t>
            </w:r>
          </w:p>
          <w:p w14:paraId="369C3489" w14:textId="77777777" w:rsidR="00B873C6" w:rsidRPr="002C7A78" w:rsidRDefault="00B873C6" w:rsidP="00CB7A31">
            <w:pPr>
              <w:spacing w:line="240" w:lineRule="auto"/>
              <w:ind w:firstLine="0"/>
              <w:jc w:val="left"/>
              <w:rPr>
                <w:sz w:val="24"/>
                <w:lang w:val="en-US"/>
              </w:rPr>
            </w:pPr>
            <w:r w:rsidRPr="002C7A78">
              <w:rPr>
                <w:sz w:val="24"/>
                <w:lang w:val="en-US"/>
              </w:rPr>
              <w:t xml:space="preserve">        "contactId": 3,</w:t>
            </w:r>
          </w:p>
          <w:p w14:paraId="21982D69" w14:textId="77777777" w:rsidR="00B873C6" w:rsidRPr="002C7A78" w:rsidRDefault="00B873C6" w:rsidP="00CB7A31">
            <w:pPr>
              <w:spacing w:line="240" w:lineRule="auto"/>
              <w:ind w:firstLine="0"/>
              <w:jc w:val="left"/>
              <w:rPr>
                <w:sz w:val="24"/>
                <w:lang w:val="en-US"/>
              </w:rPr>
            </w:pPr>
            <w:r w:rsidRPr="002C7A78">
              <w:rPr>
                <w:sz w:val="24"/>
                <w:lang w:val="en-US"/>
              </w:rPr>
              <w:t xml:space="preserve">        "userId": 4,</w:t>
            </w:r>
          </w:p>
          <w:p w14:paraId="6612CD1D" w14:textId="77777777" w:rsidR="00B873C6" w:rsidRPr="002C7A78" w:rsidRDefault="00B873C6" w:rsidP="00CB7A31">
            <w:pPr>
              <w:spacing w:line="240" w:lineRule="auto"/>
              <w:ind w:firstLine="0"/>
              <w:jc w:val="left"/>
              <w:rPr>
                <w:sz w:val="24"/>
                <w:lang w:val="en-US"/>
              </w:rPr>
            </w:pPr>
            <w:r w:rsidRPr="002C7A78">
              <w:rPr>
                <w:sz w:val="24"/>
                <w:lang w:val="en-US"/>
              </w:rPr>
              <w:t xml:space="preserve">        "contactEmail": "maxonfjvipon@yandex.ru",</w:t>
            </w:r>
          </w:p>
          <w:p w14:paraId="7A53C5AC" w14:textId="77777777" w:rsidR="00B873C6" w:rsidRPr="002C7A78" w:rsidRDefault="00B873C6" w:rsidP="00CB7A31">
            <w:pPr>
              <w:spacing w:line="240" w:lineRule="auto"/>
              <w:ind w:firstLine="0"/>
              <w:jc w:val="left"/>
              <w:rPr>
                <w:sz w:val="24"/>
                <w:lang w:val="en-US"/>
              </w:rPr>
            </w:pPr>
            <w:r w:rsidRPr="002C7A78">
              <w:rPr>
                <w:sz w:val="24"/>
                <w:lang w:val="en-US"/>
              </w:rPr>
              <w:t xml:space="preserve">        "contactName": "</w:t>
            </w:r>
            <w:r w:rsidRPr="002C7A78">
              <w:rPr>
                <w:sz w:val="24"/>
              </w:rPr>
              <w:t>Максим</w:t>
            </w:r>
            <w:r w:rsidRPr="002C7A78">
              <w:rPr>
                <w:sz w:val="24"/>
                <w:lang w:val="en-US"/>
              </w:rPr>
              <w:t xml:space="preserve"> </w:t>
            </w:r>
            <w:r w:rsidRPr="002C7A78">
              <w:rPr>
                <w:sz w:val="24"/>
              </w:rPr>
              <w:t>Трунников</w:t>
            </w:r>
            <w:r w:rsidRPr="002C7A78">
              <w:rPr>
                <w:sz w:val="24"/>
                <w:lang w:val="en-US"/>
              </w:rPr>
              <w:t>"</w:t>
            </w:r>
          </w:p>
          <w:p w14:paraId="7AD34626" w14:textId="77777777" w:rsidR="00B873C6" w:rsidRPr="002C7A78" w:rsidRDefault="00B873C6" w:rsidP="00CB7A31">
            <w:pPr>
              <w:spacing w:line="240" w:lineRule="auto"/>
              <w:ind w:firstLine="0"/>
              <w:jc w:val="left"/>
              <w:rPr>
                <w:sz w:val="24"/>
                <w:lang w:val="en-US"/>
              </w:rPr>
            </w:pPr>
            <w:r w:rsidRPr="002C7A78">
              <w:rPr>
                <w:sz w:val="24"/>
                <w:lang w:val="en-US"/>
              </w:rPr>
              <w:t xml:space="preserve">    },</w:t>
            </w:r>
          </w:p>
          <w:p w14:paraId="16372AF3" w14:textId="77777777" w:rsidR="00B873C6" w:rsidRPr="002C7A78" w:rsidRDefault="00B873C6" w:rsidP="00CB7A31">
            <w:pPr>
              <w:spacing w:line="240" w:lineRule="auto"/>
              <w:ind w:firstLine="0"/>
              <w:jc w:val="left"/>
              <w:rPr>
                <w:sz w:val="24"/>
                <w:lang w:val="en-US"/>
              </w:rPr>
            </w:pPr>
            <w:r w:rsidRPr="002C7A78">
              <w:rPr>
                <w:sz w:val="24"/>
                <w:lang w:val="en-US"/>
              </w:rPr>
              <w:t xml:space="preserve">    "isSuccess": true,</w:t>
            </w:r>
          </w:p>
          <w:p w14:paraId="5D776B97" w14:textId="77777777" w:rsidR="00B873C6" w:rsidRPr="002C7A78" w:rsidRDefault="00B873C6" w:rsidP="00CB7A31">
            <w:pPr>
              <w:spacing w:line="240" w:lineRule="auto"/>
              <w:ind w:firstLine="0"/>
              <w:jc w:val="left"/>
              <w:rPr>
                <w:sz w:val="24"/>
              </w:rPr>
            </w:pPr>
            <w:r w:rsidRPr="002C7A78">
              <w:rPr>
                <w:sz w:val="24"/>
                <w:lang w:val="en-US"/>
              </w:rPr>
              <w:t xml:space="preserve">    </w:t>
            </w:r>
            <w:r w:rsidRPr="002C7A78">
              <w:rPr>
                <w:sz w:val="24"/>
              </w:rPr>
              <w:t>"errorMessage": null</w:t>
            </w:r>
          </w:p>
          <w:p w14:paraId="49676C5A" w14:textId="77777777" w:rsidR="00B873C6" w:rsidRPr="002C7A78" w:rsidRDefault="00B873C6" w:rsidP="00CB7A31">
            <w:pPr>
              <w:spacing w:line="240" w:lineRule="auto"/>
              <w:ind w:firstLine="0"/>
              <w:jc w:val="left"/>
              <w:rPr>
                <w:sz w:val="24"/>
              </w:rPr>
            </w:pPr>
            <w:r w:rsidRPr="002C7A78">
              <w:rPr>
                <w:sz w:val="24"/>
              </w:rPr>
              <w:t>}</w:t>
            </w:r>
          </w:p>
        </w:tc>
        <w:tc>
          <w:tcPr>
            <w:tcW w:w="1837" w:type="dxa"/>
          </w:tcPr>
          <w:p w14:paraId="1FB49323" w14:textId="77777777" w:rsidR="00B873C6" w:rsidRDefault="00B873C6" w:rsidP="00CB7A31">
            <w:pPr>
              <w:ind w:firstLine="0"/>
              <w:jc w:val="center"/>
            </w:pPr>
            <w:r>
              <w:t>Да</w:t>
            </w:r>
          </w:p>
        </w:tc>
      </w:tr>
    </w:tbl>
    <w:p w14:paraId="5ACD3655" w14:textId="77777777" w:rsidR="00B873C6" w:rsidRPr="00520CCA" w:rsidRDefault="00B873C6" w:rsidP="00034875">
      <w:pPr>
        <w:pStyle w:val="ad"/>
        <w:spacing w:after="0"/>
      </w:pPr>
    </w:p>
    <w:p w14:paraId="1764B0AC" w14:textId="77777777" w:rsidR="00520CCA" w:rsidRDefault="00520CCA" w:rsidP="000D04AF">
      <w:pPr>
        <w:pStyle w:val="2"/>
        <w:numPr>
          <w:ilvl w:val="1"/>
          <w:numId w:val="27"/>
        </w:numPr>
        <w:spacing w:after="0"/>
      </w:pPr>
      <w:r w:rsidRPr="00520CCA">
        <w:t>Модульное</w:t>
      </w:r>
      <w:r>
        <w:t xml:space="preserve"> тестирование</w:t>
      </w:r>
    </w:p>
    <w:p w14:paraId="0CDA6F82" w14:textId="2321B736" w:rsidR="00520CCA" w:rsidRDefault="00520CCA" w:rsidP="00034875">
      <w:r>
        <w:t>Модульное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w:t>
      </w:r>
      <w:r w:rsidRPr="00A467AC">
        <w:t>[</w:t>
      </w:r>
      <w:r w:rsidR="00B873C6">
        <w:fldChar w:fldCharType="begin"/>
      </w:r>
      <w:r w:rsidR="00B873C6">
        <w:instrText xml:space="preserve"> REF _Ref72675841 \r \h </w:instrText>
      </w:r>
      <w:r w:rsidR="00B873C6">
        <w:fldChar w:fldCharType="separate"/>
      </w:r>
      <w:r w:rsidR="00B873C6">
        <w:t>13</w:t>
      </w:r>
      <w:r w:rsidR="00B873C6">
        <w:fldChar w:fldCharType="end"/>
      </w:r>
      <w:r w:rsidRPr="00A467AC">
        <w:t>]</w:t>
      </w:r>
      <w:r>
        <w:t>.</w:t>
      </w:r>
    </w:p>
    <w:p w14:paraId="32F48A78" w14:textId="77777777" w:rsidR="00520CCA" w:rsidRDefault="00520CCA" w:rsidP="00034875">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A70F8EE" w14:textId="77777777" w:rsidR="00520CCA" w:rsidRDefault="00520CCA" w:rsidP="00034875">
      <w:r>
        <w:t xml:space="preserve">В рамках модульного тестирования будут созданы новые проекты </w:t>
      </w:r>
      <w:r>
        <w:rPr>
          <w:lang w:val="en-US"/>
        </w:rPr>
        <w:t>DeliveryRely</w:t>
      </w:r>
      <w:r w:rsidRPr="00A25F99">
        <w:t>.</w:t>
      </w:r>
      <w:r>
        <w:rPr>
          <w:lang w:val="en-US"/>
        </w:rPr>
        <w:t>ServiceLayer</w:t>
      </w:r>
      <w:r>
        <w:t>.</w:t>
      </w:r>
      <w:r>
        <w:rPr>
          <w:lang w:val="en-US"/>
        </w:rPr>
        <w:t>Tests</w:t>
      </w:r>
      <w:r w:rsidRPr="00A25F99">
        <w:t xml:space="preserve"> </w:t>
      </w:r>
      <w:r>
        <w:t xml:space="preserve">и </w:t>
      </w:r>
      <w:r>
        <w:rPr>
          <w:lang w:val="en-US"/>
        </w:rPr>
        <w:t>DeliveryRely</w:t>
      </w:r>
      <w:r w:rsidRPr="00A25F99">
        <w:t>.</w:t>
      </w:r>
      <w:r>
        <w:rPr>
          <w:lang w:val="en-US"/>
        </w:rPr>
        <w:t>Domain</w:t>
      </w:r>
      <w:r>
        <w:t>.</w:t>
      </w:r>
      <w:r>
        <w:rPr>
          <w:lang w:val="en-US"/>
        </w:rPr>
        <w:t>Tests</w:t>
      </w:r>
      <w:r>
        <w:t>.</w:t>
      </w:r>
    </w:p>
    <w:p w14:paraId="0B0AAC6A" w14:textId="77777777" w:rsidR="00520CCA" w:rsidRDefault="00520CCA" w:rsidP="00034875">
      <w:r>
        <w:lastRenderedPageBreak/>
        <w:t>В</w:t>
      </w:r>
      <w:r w:rsidRPr="000D1A57">
        <w:t xml:space="preserve"> </w:t>
      </w:r>
      <w:r>
        <w:t>проекте</w:t>
      </w:r>
      <w:r w:rsidRPr="000D1A57">
        <w:t xml:space="preserve"> </w:t>
      </w:r>
      <w:r>
        <w:rPr>
          <w:lang w:val="en-US"/>
        </w:rPr>
        <w:t>Delivery</w:t>
      </w:r>
      <w:r w:rsidRPr="000D1A57">
        <w:t>.</w:t>
      </w:r>
      <w:r>
        <w:rPr>
          <w:lang w:val="en-US"/>
        </w:rPr>
        <w:t>Domain</w:t>
      </w:r>
      <w:r w:rsidRPr="000D1A57">
        <w:t>.</w:t>
      </w:r>
      <w:r>
        <w:rPr>
          <w:lang w:val="en-US"/>
        </w:rPr>
        <w:t>ServiceLayer</w:t>
      </w:r>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r>
        <w:rPr>
          <w:lang w:val="en-US"/>
        </w:rPr>
        <w:t>AutoMapper</w:t>
      </w:r>
      <w:r w:rsidRPr="000D1A57">
        <w:t>.</w:t>
      </w:r>
      <w:r>
        <w:t xml:space="preserve"> Пример модульного теста из данного проекта представлен в листинге 1.</w:t>
      </w:r>
    </w:p>
    <w:p w14:paraId="33850BD7" w14:textId="532A52EF" w:rsidR="00520CCA" w:rsidRDefault="00520CCA" w:rsidP="00034875">
      <w:pPr>
        <w:jc w:val="right"/>
      </w:pPr>
      <w:r>
        <w:t xml:space="preserve">Листинг </w:t>
      </w:r>
      <w:r w:rsidR="003B3841">
        <w:t>7.</w:t>
      </w:r>
      <w:r>
        <w:t>1. Модульный тест механизма хэширования</w:t>
      </w:r>
    </w:p>
    <w:tbl>
      <w:tblPr>
        <w:tblStyle w:val="af5"/>
        <w:tblW w:w="0" w:type="auto"/>
        <w:tblInd w:w="0" w:type="dxa"/>
        <w:tblLook w:val="04A0" w:firstRow="1" w:lastRow="0" w:firstColumn="1" w:lastColumn="0" w:noHBand="0" w:noVBand="1"/>
      </w:tblPr>
      <w:tblGrid>
        <w:gridCol w:w="9345"/>
      </w:tblGrid>
      <w:tr w:rsidR="00520CCA" w14:paraId="51E1065A" w14:textId="77777777" w:rsidTr="00D7318A">
        <w:tc>
          <w:tcPr>
            <w:tcW w:w="9345" w:type="dxa"/>
          </w:tcPr>
          <w:p w14:paraId="12240CD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Microsoft.VisualStudio.TestTools.UnitTesting;</w:t>
            </w:r>
          </w:p>
          <w:p w14:paraId="0C0CCCB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6215C4E5"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DeliveryRely.ServiceLayer.Tests</w:t>
            </w:r>
          </w:p>
          <w:p w14:paraId="782F652C"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4D493CF9"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[TestClass]</w:t>
            </w:r>
          </w:p>
          <w:p w14:paraId="0DB4FD3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7362076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2C2187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[TestMethod]</w:t>
            </w:r>
          </w:p>
          <w:p w14:paraId="3B323DD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MakeHashTest()</w:t>
            </w:r>
          </w:p>
          <w:p w14:paraId="117A3C91"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19723EA6"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4EDA3414"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passwordHash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240CD1F0"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ADEA288"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6A0DF3AD"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44A1D7F" w14:textId="77777777" w:rsidR="00520CCA" w:rsidRPr="009B622F"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actualPasswordHash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HashSHA512().MakeHash(password);</w:t>
            </w:r>
          </w:p>
          <w:p w14:paraId="1A5A6F5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r>
              <w:rPr>
                <w:rFonts w:ascii="Consolas" w:hAnsi="Consolas" w:cs="Consolas"/>
                <w:color w:val="000000"/>
                <w:sz w:val="19"/>
                <w:szCs w:val="19"/>
              </w:rPr>
              <w:t>Assert.Equals(passwordHash, actualPasswordHash);</w:t>
            </w:r>
          </w:p>
          <w:p w14:paraId="1A6D82FE"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471AD2"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DCCE3F" w14:textId="77777777" w:rsidR="00520CCA" w:rsidRDefault="00520CCA" w:rsidP="00034875">
            <w:pPr>
              <w:autoSpaceDE w:val="0"/>
              <w:autoSpaceDN w:val="0"/>
              <w:adjustRightInd w:val="0"/>
              <w:spacing w:line="240" w:lineRule="auto"/>
              <w:ind w:firstLine="0"/>
              <w:jc w:val="left"/>
            </w:pPr>
            <w:r>
              <w:rPr>
                <w:rFonts w:ascii="Consolas" w:hAnsi="Consolas" w:cs="Consolas"/>
                <w:color w:val="000000"/>
                <w:sz w:val="19"/>
                <w:szCs w:val="19"/>
              </w:rPr>
              <w:t>}</w:t>
            </w:r>
          </w:p>
        </w:tc>
      </w:tr>
    </w:tbl>
    <w:p w14:paraId="40BD7EC4" w14:textId="77777777" w:rsidR="00520CCA" w:rsidRPr="000D1A57" w:rsidRDefault="00520CCA" w:rsidP="00034875"/>
    <w:p w14:paraId="40B4F766" w14:textId="45EE3E03" w:rsidR="00520CCA" w:rsidRDefault="00520CCA" w:rsidP="00034875">
      <w:r>
        <w:t xml:space="preserve">В проекте </w:t>
      </w:r>
      <w:r>
        <w:rPr>
          <w:lang w:val="en-US"/>
        </w:rPr>
        <w:t>DeliveryRely</w:t>
      </w:r>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r>
        <w:rPr>
          <w:lang w:val="en-US"/>
        </w:rPr>
        <w:t>EFRepository</w:t>
      </w:r>
      <w:r w:rsidRPr="00305B80">
        <w:t>.</w:t>
      </w:r>
      <w:r>
        <w:t xml:space="preserve"> Пример теста представлен в листинге </w:t>
      </w:r>
      <w:r w:rsidRPr="000D1A57">
        <w:t>2</w:t>
      </w:r>
      <w:r>
        <w:t>.</w:t>
      </w:r>
    </w:p>
    <w:p w14:paraId="5FCDD387" w14:textId="77777777" w:rsidR="00520CCA" w:rsidRDefault="00520CCA" w:rsidP="00034875">
      <w:pPr>
        <w:spacing w:line="259" w:lineRule="auto"/>
        <w:ind w:firstLine="0"/>
        <w:jc w:val="left"/>
      </w:pPr>
      <w:r>
        <w:br w:type="page"/>
      </w:r>
    </w:p>
    <w:p w14:paraId="7E05F754" w14:textId="77777777" w:rsidR="00520CCA" w:rsidRDefault="00520CCA" w:rsidP="00034875"/>
    <w:p w14:paraId="7D0D2617" w14:textId="607A1E32" w:rsidR="00B873C6" w:rsidRDefault="00520CCA" w:rsidP="00034875">
      <w:pPr>
        <w:jc w:val="right"/>
        <w:rPr>
          <w:lang w:val="en-US"/>
        </w:rPr>
      </w:pPr>
      <w:r>
        <w:t>Листинг</w:t>
      </w:r>
      <w:r w:rsidRPr="003975A7">
        <w:rPr>
          <w:lang w:val="en-US"/>
        </w:rPr>
        <w:t xml:space="preserve"> </w:t>
      </w:r>
      <w:r w:rsidR="00B873C6">
        <w:rPr>
          <w:lang w:val="en-US"/>
        </w:rPr>
        <w:t>2</w:t>
      </w:r>
    </w:p>
    <w:p w14:paraId="7983E7DB" w14:textId="00CE1520" w:rsidR="00520CCA" w:rsidRPr="00B873C6" w:rsidRDefault="00520CCA" w:rsidP="00B873C6">
      <w:pPr>
        <w:ind w:firstLine="0"/>
        <w:jc w:val="center"/>
        <w:rPr>
          <w:b/>
        </w:rPr>
      </w:pPr>
      <w:r w:rsidRPr="00B873C6">
        <w:rPr>
          <w:b/>
        </w:rPr>
        <w:t>Модульный тест контактов</w:t>
      </w:r>
    </w:p>
    <w:tbl>
      <w:tblPr>
        <w:tblStyle w:val="af5"/>
        <w:tblW w:w="0" w:type="auto"/>
        <w:tblInd w:w="0" w:type="dxa"/>
        <w:tblLook w:val="04A0" w:firstRow="1" w:lastRow="0" w:firstColumn="1" w:lastColumn="0" w:noHBand="0" w:noVBand="1"/>
      </w:tblPr>
      <w:tblGrid>
        <w:gridCol w:w="9345"/>
      </w:tblGrid>
      <w:tr w:rsidR="00520CCA" w14:paraId="71EED6B1" w14:textId="77777777" w:rsidTr="00D7318A">
        <w:tc>
          <w:tcPr>
            <w:tcW w:w="9345" w:type="dxa"/>
          </w:tcPr>
          <w:p w14:paraId="5462BAA9"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Domain.Models.Contacts;</w:t>
            </w:r>
          </w:p>
          <w:p w14:paraId="6A9FDA3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Domain.Models.Users;</w:t>
            </w:r>
          </w:p>
          <w:p w14:paraId="118303E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Microsoft.VisualStudio.TestTools.UnitTesting;</w:t>
            </w:r>
          </w:p>
          <w:p w14:paraId="6A39E79F"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p>
          <w:p w14:paraId="4A77A0C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DeliveryRely.Domain.Tests</w:t>
            </w:r>
          </w:p>
          <w:p w14:paraId="6A5F6F8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6A4625DE"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[TestClass]</w:t>
            </w:r>
          </w:p>
          <w:p w14:paraId="2027ACB6"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r w:rsidRPr="003975A7">
              <w:rPr>
                <w:rFonts w:ascii="Consolas" w:hAnsi="Consolas" w:cs="Consolas"/>
                <w:color w:val="2B91AF"/>
                <w:sz w:val="19"/>
                <w:szCs w:val="19"/>
                <w:lang w:val="en-US"/>
              </w:rPr>
              <w:t>ContactTest</w:t>
            </w:r>
          </w:p>
          <w:p w14:paraId="2D198DA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85BD06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[TestMethod]</w:t>
            </w:r>
          </w:p>
          <w:p w14:paraId="0555E0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FieldsTest()</w:t>
            </w:r>
          </w:p>
          <w:p w14:paraId="4A83D8A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F1B853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var</w:t>
            </w:r>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1DD357B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4FD7F5AB"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ContactId = 1,</w:t>
            </w:r>
          </w:p>
          <w:p w14:paraId="2AF88F31"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ContactName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1C9A1E2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ContactEmail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5F826480"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UserId = 4,</w:t>
            </w:r>
          </w:p>
          <w:p w14:paraId="28566927"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160CD12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4C1037D"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BAF93F8"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19CC8ED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79006B3"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contact.ContactName);</w:t>
            </w:r>
          </w:p>
          <w:p w14:paraId="4B5DD6E5"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contact.ContactEmail);</w:t>
            </w:r>
          </w:p>
          <w:p w14:paraId="6A09EF2C"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Assert.AreEqual(4, contact.UserId);</w:t>
            </w:r>
          </w:p>
          <w:p w14:paraId="1A295EFA" w14:textId="77777777" w:rsidR="00520CCA" w:rsidRPr="003975A7" w:rsidRDefault="00520CCA" w:rsidP="00034875">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Assert.AreEqual(</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contact.User.Email);</w:t>
            </w:r>
          </w:p>
          <w:p w14:paraId="402D5731"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2676B963"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B2C27D" w14:textId="77777777" w:rsidR="00520CCA" w:rsidRDefault="00520CCA" w:rsidP="00034875">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BDBFFBD" w14:textId="77777777" w:rsidR="00520CCA" w:rsidRDefault="00520CCA" w:rsidP="00034875">
            <w:pPr>
              <w:ind w:firstLine="0"/>
              <w:rPr>
                <w:lang w:val="en-US"/>
              </w:rPr>
            </w:pPr>
          </w:p>
        </w:tc>
      </w:tr>
    </w:tbl>
    <w:p w14:paraId="72AF26D4" w14:textId="77777777" w:rsidR="00520CCA" w:rsidRPr="009B622F" w:rsidRDefault="00520CCA" w:rsidP="00034875">
      <w:pPr>
        <w:rPr>
          <w:lang w:val="en-US"/>
        </w:rPr>
      </w:pPr>
    </w:p>
    <w:p w14:paraId="44718DD3" w14:textId="77777777" w:rsidR="00520CCA" w:rsidRDefault="00520CCA" w:rsidP="000D04AF">
      <w:pPr>
        <w:pStyle w:val="2"/>
        <w:numPr>
          <w:ilvl w:val="1"/>
          <w:numId w:val="27"/>
        </w:numPr>
        <w:spacing w:after="0"/>
      </w:pPr>
      <w:r>
        <w:t xml:space="preserve">Кроссбраузерное </w:t>
      </w:r>
      <w:r w:rsidRPr="00520CCA">
        <w:t>тестирование</w:t>
      </w:r>
      <w:r>
        <w:t xml:space="preserve"> интерфейсов пользовательской части</w:t>
      </w:r>
    </w:p>
    <w:p w14:paraId="535AA667" w14:textId="3E88C4BA" w:rsidR="00520CCA" w:rsidRDefault="00520CCA" w:rsidP="00034875">
      <w:r w:rsidRPr="00A25F99">
        <w:t>Тестирование кроссбраузерности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Pr="00A467AC">
        <w:t>[</w:t>
      </w:r>
      <w:r w:rsidR="00B873C6">
        <w:fldChar w:fldCharType="begin"/>
      </w:r>
      <w:r w:rsidR="00B873C6">
        <w:instrText xml:space="preserve"> REF _Ref72675909 \r \h </w:instrText>
      </w:r>
      <w:r w:rsidR="00B873C6">
        <w:fldChar w:fldCharType="separate"/>
      </w:r>
      <w:r w:rsidR="00B873C6">
        <w:t>1</w:t>
      </w:r>
      <w:r w:rsidR="00B873C6">
        <w:t>4</w:t>
      </w:r>
      <w:r w:rsidR="00B873C6">
        <w:fldChar w:fldCharType="end"/>
      </w:r>
      <w:r w:rsidRPr="00A467AC">
        <w:t>]</w:t>
      </w:r>
      <w:r>
        <w:t>.</w:t>
      </w:r>
    </w:p>
    <w:p w14:paraId="57AE9396" w14:textId="77777777" w:rsidR="00520CCA" w:rsidRDefault="00520CCA" w:rsidP="00034875">
      <w:r>
        <w:t>В рамках данного тестирования в самых распространенных браузерах были проверены основные интерфейсы клиентской части.</w:t>
      </w:r>
    </w:p>
    <w:p w14:paraId="5F60B6FC" w14:textId="77777777" w:rsidR="00520CCA" w:rsidRDefault="00520CCA" w:rsidP="00034875">
      <w:r>
        <w:t>Список проверяемых браузеров:</w:t>
      </w:r>
    </w:p>
    <w:p w14:paraId="1C58C50E" w14:textId="77777777" w:rsidR="00520CCA" w:rsidRPr="00964848" w:rsidRDefault="00520CCA" w:rsidP="000D04AF">
      <w:pPr>
        <w:pStyle w:val="a6"/>
        <w:numPr>
          <w:ilvl w:val="0"/>
          <w:numId w:val="32"/>
        </w:numPr>
      </w:pPr>
      <w:r>
        <w:rPr>
          <w:lang w:val="en-US"/>
        </w:rPr>
        <w:t>Google</w:t>
      </w:r>
      <w:r w:rsidRPr="009636CE">
        <w:t xml:space="preserve"> </w:t>
      </w:r>
      <w:r>
        <w:rPr>
          <w:lang w:val="en-US"/>
        </w:rPr>
        <w:t>Chrome</w:t>
      </w:r>
      <w:r w:rsidRPr="009636CE">
        <w:t xml:space="preserve"> 89.0;</w:t>
      </w:r>
    </w:p>
    <w:p w14:paraId="148C65F5" w14:textId="77777777" w:rsidR="00520CCA" w:rsidRPr="00964848" w:rsidRDefault="00520CCA" w:rsidP="000D04AF">
      <w:pPr>
        <w:pStyle w:val="a6"/>
        <w:numPr>
          <w:ilvl w:val="0"/>
          <w:numId w:val="32"/>
        </w:numPr>
      </w:pPr>
      <w:r>
        <w:rPr>
          <w:lang w:val="en-US"/>
        </w:rPr>
        <w:t>Safari</w:t>
      </w:r>
      <w:r w:rsidRPr="009636CE">
        <w:t xml:space="preserve"> 14;</w:t>
      </w:r>
    </w:p>
    <w:p w14:paraId="6930207F" w14:textId="77777777" w:rsidR="00520CCA" w:rsidRPr="00964848" w:rsidRDefault="00520CCA" w:rsidP="000D04AF">
      <w:pPr>
        <w:pStyle w:val="a6"/>
        <w:numPr>
          <w:ilvl w:val="0"/>
          <w:numId w:val="32"/>
        </w:numPr>
      </w:pPr>
      <w:r>
        <w:rPr>
          <w:lang w:val="en-US"/>
        </w:rPr>
        <w:t>Mozilla</w:t>
      </w:r>
      <w:r w:rsidRPr="009636CE">
        <w:t xml:space="preserve"> </w:t>
      </w:r>
      <w:r>
        <w:rPr>
          <w:lang w:val="en-US"/>
        </w:rPr>
        <w:t>Firefox</w:t>
      </w:r>
      <w:r w:rsidRPr="009636CE">
        <w:t xml:space="preserve"> 91.6 </w:t>
      </w:r>
      <w:r>
        <w:rPr>
          <w:lang w:val="en-US"/>
        </w:rPr>
        <w:t>ESR</w:t>
      </w:r>
      <w:r w:rsidRPr="009636CE">
        <w:t>;</w:t>
      </w:r>
    </w:p>
    <w:p w14:paraId="765BA6B0" w14:textId="77777777" w:rsidR="00520CCA" w:rsidRPr="00964848" w:rsidRDefault="00520CCA" w:rsidP="000D04AF">
      <w:pPr>
        <w:pStyle w:val="a6"/>
        <w:numPr>
          <w:ilvl w:val="0"/>
          <w:numId w:val="32"/>
        </w:numPr>
      </w:pPr>
      <w:r>
        <w:rPr>
          <w:lang w:val="en-US"/>
        </w:rPr>
        <w:t>Opera</w:t>
      </w:r>
      <w:r w:rsidRPr="009636CE">
        <w:t xml:space="preserve"> 12.</w:t>
      </w:r>
    </w:p>
    <w:p w14:paraId="3516A620" w14:textId="77777777" w:rsidR="00520CCA" w:rsidRDefault="00520CCA" w:rsidP="00034875">
      <w:r>
        <w:lastRenderedPageBreak/>
        <w:t>Список сравниваемых интерфейсов:</w:t>
      </w:r>
    </w:p>
    <w:p w14:paraId="40EFDA97" w14:textId="77777777" w:rsidR="00520CCA" w:rsidRDefault="00520CCA" w:rsidP="000D04AF">
      <w:pPr>
        <w:pStyle w:val="a6"/>
        <w:numPr>
          <w:ilvl w:val="0"/>
          <w:numId w:val="33"/>
        </w:numPr>
      </w:pPr>
      <w:r>
        <w:t>страница авторизации;</w:t>
      </w:r>
    </w:p>
    <w:p w14:paraId="4CA198D7" w14:textId="77777777" w:rsidR="00520CCA" w:rsidRDefault="00520CCA" w:rsidP="000D04AF">
      <w:pPr>
        <w:pStyle w:val="a6"/>
        <w:numPr>
          <w:ilvl w:val="0"/>
          <w:numId w:val="33"/>
        </w:numPr>
      </w:pPr>
      <w:r>
        <w:t>главная страница;</w:t>
      </w:r>
    </w:p>
    <w:p w14:paraId="6E713C9B" w14:textId="77777777" w:rsidR="00520CCA" w:rsidRDefault="00520CCA" w:rsidP="000D04AF">
      <w:pPr>
        <w:pStyle w:val="a6"/>
        <w:numPr>
          <w:ilvl w:val="0"/>
          <w:numId w:val="33"/>
        </w:numPr>
      </w:pPr>
      <w:r>
        <w:t>список сервисов доставки;</w:t>
      </w:r>
    </w:p>
    <w:p w14:paraId="092EF19C" w14:textId="77777777" w:rsidR="00520CCA" w:rsidRDefault="00520CCA" w:rsidP="000D04AF">
      <w:pPr>
        <w:pStyle w:val="a6"/>
        <w:numPr>
          <w:ilvl w:val="0"/>
          <w:numId w:val="33"/>
        </w:numPr>
      </w:pPr>
      <w:r>
        <w:t>список сообщений;</w:t>
      </w:r>
    </w:p>
    <w:p w14:paraId="68F7A557" w14:textId="77777777" w:rsidR="00520CCA" w:rsidRDefault="00520CCA" w:rsidP="000D04AF">
      <w:pPr>
        <w:pStyle w:val="a6"/>
        <w:numPr>
          <w:ilvl w:val="0"/>
          <w:numId w:val="33"/>
        </w:numPr>
      </w:pPr>
      <w:r>
        <w:t>список контактов;</w:t>
      </w:r>
    </w:p>
    <w:p w14:paraId="7F8EF93B" w14:textId="77777777" w:rsidR="00520CCA" w:rsidRDefault="00520CCA" w:rsidP="000D04AF">
      <w:pPr>
        <w:pStyle w:val="a6"/>
        <w:numPr>
          <w:ilvl w:val="0"/>
          <w:numId w:val="33"/>
        </w:numPr>
      </w:pPr>
      <w:r>
        <w:t>страница создания сообщения.</w:t>
      </w:r>
    </w:p>
    <w:p w14:paraId="2AFC4B97" w14:textId="3667D4FB" w:rsidR="00520CCA" w:rsidRDefault="00520CCA" w:rsidP="00034875">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7278C5">
        <w:t>7.</w:t>
      </w:r>
      <w:r>
        <w:t xml:space="preserve">1) и </w:t>
      </w:r>
      <w:r>
        <w:rPr>
          <w:lang w:val="en-US"/>
        </w:rPr>
        <w:t>Opera</w:t>
      </w:r>
      <w:r>
        <w:t xml:space="preserve"> </w:t>
      </w:r>
      <w:r w:rsidRPr="00F0663D">
        <w:t>(</w:t>
      </w:r>
      <w:r>
        <w:t xml:space="preserve">рис. </w:t>
      </w:r>
      <w:r w:rsidR="007278C5">
        <w:t>7.</w:t>
      </w:r>
      <w:r>
        <w:t>2).</w:t>
      </w:r>
    </w:p>
    <w:p w14:paraId="2BEC9CC6" w14:textId="77777777" w:rsidR="00520CCA" w:rsidRDefault="00520CCA" w:rsidP="00034875">
      <w:pPr>
        <w:keepNext/>
        <w:ind w:firstLine="0"/>
      </w:pPr>
      <w:r w:rsidRPr="00F0663D">
        <w:rPr>
          <w:noProof/>
          <w:lang w:eastAsia="ru-RU"/>
        </w:rPr>
        <w:drawing>
          <wp:inline distT="0" distB="0" distL="0" distR="0" wp14:anchorId="7C09CA95" wp14:editId="1EADB4E9">
            <wp:extent cx="5940425" cy="32042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204210"/>
                    </a:xfrm>
                    <a:prstGeom prst="rect">
                      <a:avLst/>
                    </a:prstGeom>
                  </pic:spPr>
                </pic:pic>
              </a:graphicData>
            </a:graphic>
          </wp:inline>
        </w:drawing>
      </w:r>
    </w:p>
    <w:p w14:paraId="2F472542" w14:textId="68261347" w:rsidR="00520CCA" w:rsidRPr="00520CCA" w:rsidRDefault="00520CCA" w:rsidP="00034875">
      <w:pPr>
        <w:pStyle w:val="ad"/>
        <w:spacing w:after="0"/>
        <w:rPr>
          <w:b w:val="0"/>
          <w:i w:val="0"/>
        </w:rPr>
      </w:pPr>
      <w:r w:rsidRPr="00F0663D">
        <w:t>Рис.</w:t>
      </w:r>
      <w:r>
        <w:rPr>
          <w:b w:val="0"/>
          <w:i w:val="0"/>
        </w:rPr>
        <w:t xml:space="preserve"> </w:t>
      </w:r>
      <w:r w:rsidRPr="00311EEC">
        <w:t>7.1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76D19D6" w14:textId="77777777" w:rsidR="00520CCA" w:rsidRDefault="00520CCA" w:rsidP="00034875">
      <w:pPr>
        <w:pStyle w:val="ad"/>
        <w:keepNext/>
        <w:spacing w:after="0"/>
      </w:pPr>
      <w:r w:rsidRPr="00F0663D">
        <w:rPr>
          <w:b w:val="0"/>
          <w:i w:val="0"/>
          <w:noProof/>
          <w:lang w:eastAsia="ru-RU"/>
        </w:rPr>
        <w:lastRenderedPageBreak/>
        <w:drawing>
          <wp:inline distT="0" distB="0" distL="0" distR="0" wp14:anchorId="09020F03" wp14:editId="2F069AB1">
            <wp:extent cx="5940425" cy="32073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207385"/>
                    </a:xfrm>
                    <a:prstGeom prst="rect">
                      <a:avLst/>
                    </a:prstGeom>
                  </pic:spPr>
                </pic:pic>
              </a:graphicData>
            </a:graphic>
          </wp:inline>
        </w:drawing>
      </w:r>
    </w:p>
    <w:p w14:paraId="0F84FDD0" w14:textId="6159F6AC" w:rsidR="00520CCA" w:rsidRPr="007278C5" w:rsidRDefault="00520CCA" w:rsidP="00034875">
      <w:pPr>
        <w:pStyle w:val="ad"/>
        <w:spacing w:after="0"/>
        <w:rPr>
          <w:b w:val="0"/>
          <w:i w:val="0"/>
        </w:rPr>
      </w:pPr>
      <w:r w:rsidRPr="00F0663D">
        <w:t>Рис</w:t>
      </w:r>
      <w:r w:rsidRPr="00311EEC">
        <w:t>.7.2</w:t>
      </w:r>
      <w:r w:rsidRPr="00F0663D">
        <w:t xml:space="preserve">. Страница </w:t>
      </w:r>
      <w:r w:rsidRPr="00FC2119">
        <w:t>сообщений</w:t>
      </w:r>
      <w:r w:rsidRPr="00F0663D">
        <w:t xml:space="preserve"> в </w:t>
      </w:r>
      <w:r w:rsidRPr="00F0663D">
        <w:rPr>
          <w:lang w:val="en-US"/>
        </w:rPr>
        <w:t>Opera</w:t>
      </w:r>
    </w:p>
    <w:p w14:paraId="348B6B24" w14:textId="355DE842" w:rsidR="002D5737" w:rsidRDefault="002D5737" w:rsidP="00034875"/>
    <w:p w14:paraId="081E877F" w14:textId="77777777" w:rsidR="00994073" w:rsidRPr="00994073" w:rsidRDefault="00994073" w:rsidP="00034875"/>
    <w:p w14:paraId="69E361BD" w14:textId="57E50F83" w:rsidR="00C4738B" w:rsidRDefault="00007156" w:rsidP="00034875">
      <w:pPr>
        <w:pStyle w:val="1"/>
        <w:spacing w:after="0"/>
      </w:pPr>
      <w:bookmarkStart w:id="172" w:name="_Toc67512725"/>
      <w:r w:rsidRPr="00520CCA">
        <w:rPr>
          <w:caps w:val="0"/>
        </w:rPr>
        <w:lastRenderedPageBreak/>
        <w:t>ОРГАНИЗАЦИОННАЯ</w:t>
      </w:r>
      <w:r>
        <w:rPr>
          <w:caps w:val="0"/>
        </w:rPr>
        <w:t xml:space="preserve"> ЧАСТЬ</w:t>
      </w:r>
      <w:bookmarkEnd w:id="172"/>
    </w:p>
    <w:p w14:paraId="1F60ED87" w14:textId="77777777" w:rsidR="00034875" w:rsidRDefault="00034875" w:rsidP="00034875">
      <w:pPr>
        <w:pStyle w:val="1"/>
        <w:numPr>
          <w:ilvl w:val="0"/>
          <w:numId w:val="0"/>
        </w:numPr>
        <w:spacing w:after="0"/>
      </w:pPr>
      <w:bookmarkStart w:id="173" w:name="_Toc68534538"/>
      <w:r w:rsidRPr="00D163D5">
        <w:rPr>
          <w:caps w:val="0"/>
        </w:rPr>
        <w:lastRenderedPageBreak/>
        <w:t>СПИСОК</w:t>
      </w:r>
      <w:r>
        <w:rPr>
          <w:caps w:val="0"/>
        </w:rPr>
        <w:t xml:space="preserve"> ЛИТЕРАТУРЫ</w:t>
      </w:r>
      <w:bookmarkEnd w:id="173"/>
    </w:p>
    <w:p w14:paraId="06AA0793" w14:textId="77777777" w:rsidR="006544EA" w:rsidRPr="00EE4B70" w:rsidRDefault="006544EA" w:rsidP="006544EA">
      <w:pPr>
        <w:pStyle w:val="a6"/>
        <w:numPr>
          <w:ilvl w:val="0"/>
          <w:numId w:val="2"/>
        </w:numPr>
        <w:rPr>
          <w:color w:val="auto"/>
        </w:rPr>
      </w:pPr>
      <w:r>
        <w:rPr>
          <w:color w:val="auto"/>
        </w:rPr>
        <w:t xml:space="preserve">Что такое </w:t>
      </w:r>
      <w:r>
        <w:rPr>
          <w:color w:val="auto"/>
          <w:lang w:val="en-US"/>
        </w:rPr>
        <w:t>web</w:t>
      </w:r>
      <w:r w:rsidRPr="00DA64AC">
        <w:rPr>
          <w:color w:val="auto"/>
        </w:rPr>
        <w:t>-</w:t>
      </w:r>
      <w:r>
        <w:rPr>
          <w:color w:val="auto"/>
        </w:rPr>
        <w:t>интерфейс:</w:t>
      </w:r>
      <w:bookmarkStart w:id="174" w:name="_GoBack"/>
      <w:r>
        <w:rPr>
          <w:color w:val="auto"/>
        </w:rPr>
        <w:t xml:space="preserve"> </w:t>
      </w:r>
      <w:r w:rsidRPr="00EE4B70">
        <w:rPr>
          <w:color w:val="auto"/>
        </w:rPr>
        <w:t>[</w:t>
      </w:r>
      <w:bookmarkEnd w:id="174"/>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2" w:history="1">
        <w:r w:rsidRPr="00EE4B70">
          <w:rPr>
            <w:rStyle w:val="a8"/>
            <w:lang w:val="en-US"/>
          </w:rPr>
          <w:t>https</w:t>
        </w:r>
        <w:r w:rsidRPr="00EE4B70">
          <w:rPr>
            <w:rStyle w:val="a8"/>
          </w:rPr>
          <w:t>://</w:t>
        </w:r>
        <w:r w:rsidRPr="00EE4B70">
          <w:rPr>
            <w:rStyle w:val="a8"/>
            <w:lang w:val="en-US"/>
          </w:rPr>
          <w:t>semantica</w:t>
        </w:r>
        <w:r w:rsidRPr="00EE4B70">
          <w:rPr>
            <w:rStyle w:val="a8"/>
          </w:rPr>
          <w:t>.</w:t>
        </w:r>
        <w:r w:rsidRPr="00EE4B70">
          <w:rPr>
            <w:rStyle w:val="a8"/>
            <w:lang w:val="en-US"/>
          </w:rPr>
          <w:t>in</w:t>
        </w:r>
        <w:r w:rsidRPr="00EE4B70">
          <w:rPr>
            <w:rStyle w:val="a8"/>
          </w:rPr>
          <w:t>/</w:t>
        </w:r>
        <w:r w:rsidRPr="00EE4B70">
          <w:rPr>
            <w:rStyle w:val="a8"/>
            <w:lang w:val="en-US"/>
          </w:rPr>
          <w:t>blog</w:t>
        </w:r>
        <w:r w:rsidRPr="00EE4B70">
          <w:rPr>
            <w:rStyle w:val="a8"/>
          </w:rPr>
          <w:t>/</w:t>
        </w:r>
        <w:r w:rsidRPr="00EE4B70">
          <w:rPr>
            <w:rStyle w:val="a8"/>
            <w:lang w:val="en-US"/>
          </w:rPr>
          <w:t>veb</w:t>
        </w:r>
        <w:r w:rsidRPr="00EE4B70">
          <w:rPr>
            <w:rStyle w:val="a8"/>
          </w:rPr>
          <w:t>-</w:t>
        </w:r>
        <w:r w:rsidRPr="00EE4B70">
          <w:rPr>
            <w:rStyle w:val="a8"/>
            <w:lang w:val="en-US"/>
          </w:rPr>
          <w:t>interfejs</w:t>
        </w:r>
        <w:r w:rsidRPr="00EE4B70">
          <w:rPr>
            <w:rStyle w:val="a8"/>
          </w:rPr>
          <w:t>.</w:t>
        </w:r>
        <w:r w:rsidRPr="00EE4B70">
          <w:rPr>
            <w:rStyle w:val="a8"/>
            <w:lang w:val="en-US"/>
          </w:rPr>
          <w:t>html</w:t>
        </w:r>
        <w:r w:rsidRPr="00EE4B70">
          <w:rPr>
            <w:rStyle w:val="a8"/>
          </w:rPr>
          <w:t>/</w:t>
        </w:r>
      </w:hyperlink>
      <w:r w:rsidRPr="00EE4B70">
        <w:rPr>
          <w:color w:val="auto"/>
        </w:rPr>
        <w:t xml:space="preserve">. </w:t>
      </w:r>
    </w:p>
    <w:p w14:paraId="43F13D43" w14:textId="77777777" w:rsidR="006544EA" w:rsidRPr="006A1DC2" w:rsidRDefault="006544EA" w:rsidP="006544EA">
      <w:pPr>
        <w:pStyle w:val="a6"/>
        <w:numPr>
          <w:ilvl w:val="0"/>
          <w:numId w:val="2"/>
        </w:numPr>
        <w:rPr>
          <w:color w:val="auto"/>
          <w:lang w:val="en-US"/>
        </w:rPr>
      </w:pPr>
      <w:r>
        <w:rPr>
          <w:color w:val="auto"/>
        </w:rPr>
        <w:t xml:space="preserve">Что такое </w:t>
      </w:r>
      <w:r>
        <w:rPr>
          <w:color w:val="auto"/>
          <w:lang w:val="en-US"/>
        </w:rPr>
        <w:t>API</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3" w:history="1">
        <w:r w:rsidRPr="006A1DC2">
          <w:rPr>
            <w:rStyle w:val="a8"/>
            <w:lang w:val="en-US"/>
          </w:rPr>
          <w:t>https://skillbox.ru/media/code/chto_takoe_api/</w:t>
        </w:r>
      </w:hyperlink>
      <w:r w:rsidRPr="006A1DC2">
        <w:rPr>
          <w:color w:val="auto"/>
          <w:lang w:val="en-US"/>
        </w:rPr>
        <w:t>.</w:t>
      </w:r>
    </w:p>
    <w:p w14:paraId="18C80949" w14:textId="77777777" w:rsidR="006544EA" w:rsidRDefault="006544EA" w:rsidP="006544EA">
      <w:pPr>
        <w:pStyle w:val="a6"/>
        <w:numPr>
          <w:ilvl w:val="0"/>
          <w:numId w:val="2"/>
        </w:numPr>
        <w:rPr>
          <w:color w:val="auto"/>
          <w:lang w:val="en-US"/>
        </w:rPr>
      </w:pPr>
      <w:r>
        <w:rPr>
          <w:color w:val="auto"/>
        </w:rPr>
        <w:t xml:space="preserve">Виды электронных подписей: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w:t>
      </w:r>
      <w:hyperlink r:id="rId34" w:history="1">
        <w:r w:rsidRPr="00F54671">
          <w:rPr>
            <w:rStyle w:val="a8"/>
            <w:lang w:val="en-US"/>
          </w:rPr>
          <w:t>http://www.consultant.ru/document/cons_doc_LAW_112701/d9cd621c949a3c9efef51c2884c247e18ab9908b/</w:t>
        </w:r>
      </w:hyperlink>
      <w:r w:rsidRPr="006A1DC2">
        <w:rPr>
          <w:color w:val="auto"/>
          <w:lang w:val="en-US"/>
        </w:rPr>
        <w:t>.</w:t>
      </w:r>
    </w:p>
    <w:p w14:paraId="4D18F61B" w14:textId="77777777" w:rsidR="006544EA" w:rsidRPr="006A1DC2" w:rsidRDefault="006544EA" w:rsidP="006544EA">
      <w:pPr>
        <w:pStyle w:val="a6"/>
        <w:numPr>
          <w:ilvl w:val="0"/>
          <w:numId w:val="2"/>
        </w:numPr>
        <w:rPr>
          <w:color w:val="auto"/>
          <w:lang w:val="en-US"/>
        </w:rPr>
      </w:pPr>
      <w:r>
        <w:rPr>
          <w:color w:val="auto"/>
        </w:rPr>
        <w:t xml:space="preserve">Сертификат ключа подписи: </w:t>
      </w:r>
      <w:r w:rsidRPr="00EE4B70">
        <w:rPr>
          <w:color w:val="auto"/>
        </w:rPr>
        <w:t>[</w:t>
      </w:r>
      <w:r>
        <w:rPr>
          <w:color w:val="auto"/>
        </w:rPr>
        <w:t>Электронный ресурс</w:t>
      </w:r>
      <w:r w:rsidRPr="00EE4B70">
        <w:rPr>
          <w:color w:val="auto"/>
        </w:rPr>
        <w:t xml:space="preserve">]. </w:t>
      </w:r>
      <w:r>
        <w:rPr>
          <w:color w:val="auto"/>
          <w:lang w:val="en-US"/>
        </w:rPr>
        <w:t>URL</w:t>
      </w:r>
      <w:r w:rsidRPr="006A1DC2">
        <w:rPr>
          <w:color w:val="auto"/>
          <w:lang w:val="en-US"/>
        </w:rPr>
        <w:t>:</w:t>
      </w:r>
      <w:r>
        <w:rPr>
          <w:lang w:val="en-US"/>
        </w:rPr>
        <w:t> </w:t>
      </w:r>
      <w:r w:rsidRPr="006A1DC2">
        <w:rPr>
          <w:color w:val="auto"/>
          <w:lang w:val="en-US"/>
        </w:rPr>
        <w:t xml:space="preserve"> https://uc.iitrust.ru/articles/chto-takoe-sertifikat-klyucha-proverki-elektronnoy-podpisi/.</w:t>
      </w:r>
    </w:p>
    <w:p w14:paraId="51A659AD" w14:textId="77777777" w:rsidR="006544EA" w:rsidRPr="00102FEC" w:rsidRDefault="006544EA" w:rsidP="006544EA">
      <w:pPr>
        <w:pStyle w:val="a6"/>
        <w:numPr>
          <w:ilvl w:val="0"/>
          <w:numId w:val="2"/>
        </w:numPr>
        <w:rPr>
          <w:color w:val="auto"/>
          <w:lang w:val="en-US"/>
        </w:rPr>
      </w:pPr>
      <w:r>
        <w:t xml:space="preserve">Официальный сайт </w:t>
      </w:r>
      <w:r>
        <w:rPr>
          <w:lang w:val="en-US"/>
        </w:rPr>
        <w:t>Amazon</w:t>
      </w:r>
      <w:r w:rsidRPr="00292899">
        <w:t xml:space="preserve"> </w:t>
      </w:r>
      <w:r>
        <w:rPr>
          <w:lang w:val="en-US"/>
        </w:rPr>
        <w:t>SES</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102FEC">
        <w:rPr>
          <w:color w:val="auto"/>
          <w:lang w:val="en-US"/>
        </w:rPr>
        <w:t>:</w:t>
      </w:r>
      <w:r>
        <w:rPr>
          <w:lang w:val="en-US"/>
        </w:rPr>
        <w:t> </w:t>
      </w:r>
      <w:r w:rsidRPr="00102FEC">
        <w:rPr>
          <w:lang w:val="en-US"/>
        </w:rPr>
        <w:t xml:space="preserve"> </w:t>
      </w:r>
      <w:r w:rsidRPr="00102FEC">
        <w:rPr>
          <w:szCs w:val="28"/>
          <w:u w:val="single"/>
          <w:lang w:val="en-US"/>
        </w:rPr>
        <w:t>https://aws.amazon.com/ru/ses/</w:t>
      </w:r>
      <w:r w:rsidRPr="00102FEC">
        <w:rPr>
          <w:color w:val="auto"/>
          <w:lang w:val="en-US"/>
        </w:rPr>
        <w:t>.</w:t>
      </w:r>
    </w:p>
    <w:p w14:paraId="75CB22F4" w14:textId="77777777" w:rsidR="006544EA" w:rsidRPr="004924A2" w:rsidRDefault="006544EA" w:rsidP="006544EA">
      <w:pPr>
        <w:pStyle w:val="a6"/>
        <w:numPr>
          <w:ilvl w:val="0"/>
          <w:numId w:val="2"/>
        </w:numPr>
        <w:rPr>
          <w:color w:val="auto"/>
        </w:rPr>
      </w:pPr>
      <w:r>
        <w:rPr>
          <w:color w:val="auto"/>
        </w:rPr>
        <w:t xml:space="preserve">Официальный сайт </w:t>
      </w:r>
      <w:r>
        <w:rPr>
          <w:color w:val="auto"/>
          <w:lang w:val="en-US"/>
        </w:rPr>
        <w:t>Sendgrid</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r w:rsidRPr="00292899">
        <w:rPr>
          <w:szCs w:val="28"/>
          <w:u w:val="single"/>
        </w:rPr>
        <w:t>https://sendgrid.com</w:t>
      </w:r>
      <w:r>
        <w:rPr>
          <w:color w:val="auto"/>
        </w:rPr>
        <w:t>.</w:t>
      </w:r>
    </w:p>
    <w:p w14:paraId="0D08D411" w14:textId="77777777" w:rsidR="006544EA" w:rsidRDefault="006544EA" w:rsidP="006544EA">
      <w:pPr>
        <w:pStyle w:val="a6"/>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r>
        <w:rPr>
          <w:color w:val="auto"/>
          <w:lang w:val="en-US"/>
        </w:rPr>
        <w:t>Github</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rsidRPr="004924A2">
        <w:rPr>
          <w:color w:val="auto"/>
        </w:rPr>
        <w:t xml:space="preserve"> </w:t>
      </w:r>
      <w:hyperlink r:id="rId35" w:history="1">
        <w:r w:rsidRPr="00292899">
          <w:rPr>
            <w:rStyle w:val="a8"/>
            <w:color w:val="000000" w:themeColor="text1"/>
            <w:szCs w:val="28"/>
            <w:lang w:val="en-US"/>
          </w:rPr>
          <w:t>https</w:t>
        </w:r>
        <w:r w:rsidRPr="00292899">
          <w:rPr>
            <w:rStyle w:val="a8"/>
            <w:color w:val="000000" w:themeColor="text1"/>
            <w:szCs w:val="28"/>
          </w:rPr>
          <w:t>://</w:t>
        </w:r>
        <w:r w:rsidRPr="00292899">
          <w:rPr>
            <w:rStyle w:val="a8"/>
            <w:color w:val="000000" w:themeColor="text1"/>
            <w:szCs w:val="28"/>
            <w:lang w:val="en-US"/>
          </w:rPr>
          <w:t>github</w:t>
        </w:r>
        <w:r w:rsidRPr="00292899">
          <w:rPr>
            <w:rStyle w:val="a8"/>
            <w:color w:val="000000" w:themeColor="text1"/>
            <w:szCs w:val="28"/>
          </w:rPr>
          <w:t>.</w:t>
        </w:r>
        <w:r w:rsidRPr="00292899">
          <w:rPr>
            <w:rStyle w:val="a8"/>
            <w:color w:val="000000" w:themeColor="text1"/>
            <w:szCs w:val="28"/>
            <w:lang w:val="en-US"/>
          </w:rPr>
          <w:t>com</w:t>
        </w:r>
        <w:r w:rsidRPr="00292899">
          <w:rPr>
            <w:rStyle w:val="a8"/>
            <w:color w:val="000000" w:themeColor="text1"/>
            <w:szCs w:val="28"/>
          </w:rPr>
          <w:t>/</w:t>
        </w:r>
        <w:r w:rsidRPr="00292899">
          <w:rPr>
            <w:rStyle w:val="a8"/>
            <w:color w:val="000000" w:themeColor="text1"/>
            <w:szCs w:val="28"/>
            <w:lang w:val="en-US"/>
          </w:rPr>
          <w:t>tin</w:t>
        </w:r>
        <w:r w:rsidRPr="00292899">
          <w:rPr>
            <w:rStyle w:val="a8"/>
            <w:color w:val="000000" w:themeColor="text1"/>
            <w:szCs w:val="28"/>
          </w:rPr>
          <w:t>-</w:t>
        </w:r>
        <w:r w:rsidRPr="00292899">
          <w:rPr>
            <w:rStyle w:val="a8"/>
            <w:color w:val="000000" w:themeColor="text1"/>
            <w:szCs w:val="28"/>
            <w:lang w:val="en-US"/>
          </w:rPr>
          <w:t>cat</w:t>
        </w:r>
        <w:r w:rsidRPr="00292899">
          <w:rPr>
            <w:rStyle w:val="a8"/>
            <w:color w:val="000000" w:themeColor="text1"/>
            <w:szCs w:val="28"/>
          </w:rPr>
          <w:t>/</w:t>
        </w:r>
        <w:r w:rsidRPr="00292899">
          <w:rPr>
            <w:rStyle w:val="a8"/>
            <w:color w:val="000000" w:themeColor="text1"/>
            <w:szCs w:val="28"/>
            <w:lang w:val="en-US"/>
          </w:rPr>
          <w:t>emailqueue</w:t>
        </w:r>
      </w:hyperlink>
      <w:r>
        <w:t>.</w:t>
      </w:r>
    </w:p>
    <w:p w14:paraId="26BC5988" w14:textId="77777777" w:rsidR="006544EA" w:rsidRDefault="006544EA" w:rsidP="006544EA">
      <w:pPr>
        <w:pStyle w:val="a6"/>
        <w:numPr>
          <w:ilvl w:val="0"/>
          <w:numId w:val="2"/>
        </w:numPr>
        <w:rPr>
          <w:lang w:val="en-US"/>
        </w:rPr>
      </w:pPr>
      <w:bookmarkStart w:id="175" w:name="_Ref72677494"/>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36" w:history="1">
        <w:r w:rsidRPr="00F47C4A">
          <w:rPr>
            <w:rStyle w:val="a8"/>
            <w:lang w:val="en-US"/>
          </w:rPr>
          <w:t>https://metanit.com/sharp/mvc/12.1.php</w:t>
        </w:r>
      </w:hyperlink>
      <w:r>
        <w:rPr>
          <w:lang w:val="en-US"/>
        </w:rPr>
        <w:t>.</w:t>
      </w:r>
      <w:bookmarkEnd w:id="175"/>
    </w:p>
    <w:p w14:paraId="22C38994" w14:textId="77777777" w:rsidR="006544EA" w:rsidRDefault="006544EA" w:rsidP="006544EA">
      <w:pPr>
        <w:pStyle w:val="a6"/>
        <w:numPr>
          <w:ilvl w:val="0"/>
          <w:numId w:val="2"/>
        </w:numPr>
        <w:rPr>
          <w:lang w:val="en-US"/>
        </w:rPr>
      </w:pPr>
      <w:bookmarkStart w:id="176" w:name="_Ref72677513"/>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37" w:history="1">
        <w:r w:rsidRPr="00F54671">
          <w:rPr>
            <w:rStyle w:val="a8"/>
            <w:lang w:val="en-US"/>
          </w:rPr>
          <w:t>https://docs.microsoft.com/ru-ru/aspnet/core/?view=aspnetcore-3.1</w:t>
        </w:r>
      </w:hyperlink>
      <w:r>
        <w:rPr>
          <w:lang w:val="en-US"/>
        </w:rPr>
        <w:t>.</w:t>
      </w:r>
      <w:bookmarkEnd w:id="176"/>
    </w:p>
    <w:p w14:paraId="4281BE12" w14:textId="77777777" w:rsidR="006544EA" w:rsidRDefault="006544EA" w:rsidP="006544EA">
      <w:pPr>
        <w:pStyle w:val="a6"/>
        <w:numPr>
          <w:ilvl w:val="0"/>
          <w:numId w:val="2"/>
        </w:numPr>
      </w:pPr>
      <w:bookmarkStart w:id="177" w:name="_Ref72677847"/>
      <w:r>
        <w:rPr>
          <w:color w:val="auto"/>
        </w:rPr>
        <w:t xml:space="preserve">Нормализация сущностей: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38" w:history="1">
        <w:r w:rsidRPr="00A43E6B">
          <w:rPr>
            <w:rStyle w:val="a8"/>
          </w:rPr>
          <w:t>https://habr.com/ru/post/254773</w:t>
        </w:r>
      </w:hyperlink>
      <w:r>
        <w:t>.</w:t>
      </w:r>
      <w:bookmarkEnd w:id="177"/>
    </w:p>
    <w:p w14:paraId="06658113" w14:textId="77777777" w:rsidR="006544EA" w:rsidRPr="00F47C4A" w:rsidRDefault="006544EA" w:rsidP="006544EA">
      <w:pPr>
        <w:pStyle w:val="a6"/>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39" w:history="1">
        <w:r w:rsidRPr="00F54671">
          <w:rPr>
            <w:rStyle w:val="a8"/>
            <w:lang w:val="en-US"/>
          </w:rPr>
          <w:t>https://pro-prof.com/archives/2594</w:t>
        </w:r>
      </w:hyperlink>
      <w:r>
        <w:rPr>
          <w:lang w:val="en-US"/>
        </w:rPr>
        <w:t>.</w:t>
      </w:r>
    </w:p>
    <w:p w14:paraId="7F1562C8" w14:textId="77777777" w:rsidR="006544EA" w:rsidRPr="00FE06EF" w:rsidRDefault="006544EA" w:rsidP="006544EA">
      <w:pPr>
        <w:pStyle w:val="a6"/>
        <w:numPr>
          <w:ilvl w:val="0"/>
          <w:numId w:val="2"/>
        </w:numPr>
        <w:rPr>
          <w:lang w:val="en-US"/>
        </w:rPr>
      </w:pPr>
      <w:r>
        <w:rPr>
          <w:color w:val="auto"/>
        </w:rPr>
        <w:t xml:space="preserve">Тестирование методом черного ящика: </w:t>
      </w:r>
      <w:r w:rsidRPr="00EE4B70">
        <w:rPr>
          <w:color w:val="auto"/>
        </w:rPr>
        <w:t>[</w:t>
      </w:r>
      <w:r>
        <w:rPr>
          <w:color w:val="auto"/>
        </w:rPr>
        <w:t>Электронный ресурс</w:t>
      </w:r>
      <w:r w:rsidRPr="00EE4B70">
        <w:rPr>
          <w:color w:val="auto"/>
        </w:rPr>
        <w:t xml:space="preserve">]. </w:t>
      </w:r>
      <w:r>
        <w:rPr>
          <w:color w:val="auto"/>
          <w:lang w:val="en-US"/>
        </w:rPr>
        <w:t>URL</w:t>
      </w:r>
      <w:r w:rsidRPr="00FE06EF">
        <w:rPr>
          <w:color w:val="auto"/>
          <w:lang w:val="en-US"/>
        </w:rPr>
        <w:t>:</w:t>
      </w:r>
      <w:r>
        <w:rPr>
          <w:lang w:val="en-US"/>
        </w:rPr>
        <w:t> </w:t>
      </w:r>
      <w:r w:rsidRPr="00FE06EF">
        <w:rPr>
          <w:lang w:val="en-US"/>
        </w:rPr>
        <w:t xml:space="preserve"> </w:t>
      </w:r>
      <w:hyperlink r:id="rId40" w:history="1">
        <w:r w:rsidRPr="00FE06EF">
          <w:rPr>
            <w:rStyle w:val="a8"/>
            <w:lang w:val="en-US"/>
          </w:rPr>
          <w:t>https://habr.com/ru/post/462837/</w:t>
        </w:r>
      </w:hyperlink>
      <w:r w:rsidRPr="00FE06EF">
        <w:rPr>
          <w:lang w:val="en-US"/>
        </w:rPr>
        <w:t>.</w:t>
      </w:r>
    </w:p>
    <w:p w14:paraId="727B8B4A" w14:textId="77777777" w:rsidR="006544EA" w:rsidRDefault="006544EA" w:rsidP="006544EA">
      <w:pPr>
        <w:pStyle w:val="a6"/>
        <w:numPr>
          <w:ilvl w:val="0"/>
          <w:numId w:val="2"/>
        </w:numPr>
      </w:pPr>
      <w:r>
        <w:rPr>
          <w:color w:val="auto"/>
        </w:rPr>
        <w:t>Модульное тестирование или юнит</w:t>
      </w:r>
      <w:r w:rsidRPr="006D2582">
        <w:t>-</w:t>
      </w:r>
      <w:r>
        <w:t>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r>
        <w:t xml:space="preserve"> </w:t>
      </w:r>
      <w:hyperlink r:id="rId41" w:history="1">
        <w:r w:rsidRPr="005B7EB4">
          <w:rPr>
            <w:rStyle w:val="a8"/>
          </w:rPr>
          <w:t>https://habr.com/ru/post/169381/</w:t>
        </w:r>
      </w:hyperlink>
      <w:r>
        <w:t>.</w:t>
      </w:r>
    </w:p>
    <w:p w14:paraId="089B80CF" w14:textId="77777777" w:rsidR="006544EA" w:rsidRDefault="006544EA" w:rsidP="006544EA">
      <w:pPr>
        <w:pStyle w:val="a6"/>
        <w:numPr>
          <w:ilvl w:val="0"/>
          <w:numId w:val="2"/>
        </w:numPr>
        <w:rPr>
          <w:lang w:val="en-US"/>
        </w:rPr>
      </w:pPr>
      <w:bookmarkStart w:id="178" w:name="_Ref72676344"/>
      <w:r>
        <w:rPr>
          <w:color w:val="auto"/>
        </w:rPr>
        <w:lastRenderedPageBreak/>
        <w:t>Кросс</w:t>
      </w:r>
      <w:r w:rsidRPr="006D2582">
        <w:t>-</w:t>
      </w:r>
      <w:r>
        <w:t>браузерное тестирование</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AF724D">
        <w:rPr>
          <w:color w:val="auto"/>
          <w:lang w:val="en-US"/>
        </w:rPr>
        <w:t>:</w:t>
      </w:r>
      <w:r>
        <w:rPr>
          <w:lang w:val="en-US"/>
        </w:rPr>
        <w:t> </w:t>
      </w:r>
      <w:r w:rsidRPr="00AF724D">
        <w:rPr>
          <w:lang w:val="en-US"/>
        </w:rPr>
        <w:t xml:space="preserve"> </w:t>
      </w:r>
      <w:hyperlink r:id="rId42" w:history="1">
        <w:r w:rsidRPr="00AF724D">
          <w:rPr>
            <w:rStyle w:val="a8"/>
            <w:lang w:val="en-US"/>
          </w:rPr>
          <w:t>https://imajor.ru/razrabotka/verstka/krossbrauzernost-sayta</w:t>
        </w:r>
      </w:hyperlink>
      <w:r w:rsidRPr="00AF724D">
        <w:rPr>
          <w:lang w:val="en-US"/>
        </w:rPr>
        <w:t>.</w:t>
      </w:r>
      <w:bookmarkEnd w:id="178"/>
    </w:p>
    <w:p w14:paraId="50A94078" w14:textId="77777777" w:rsidR="006544EA" w:rsidRPr="00D31E17" w:rsidRDefault="006544EA" w:rsidP="006544EA">
      <w:pPr>
        <w:pStyle w:val="a6"/>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 Буч Г., Рамбо Д., Якобсон</w:t>
      </w:r>
      <w:r>
        <w:rPr>
          <w:lang w:val="en-US"/>
        </w:rPr>
        <w:t> </w:t>
      </w:r>
      <w:r w:rsidRPr="00D31E17">
        <w:t>И.</w:t>
      </w:r>
      <w:r>
        <w:t xml:space="preserve"> – 2-е издание: Пер. с англ Мухин Н.</w:t>
      </w:r>
      <w:r>
        <w:rPr>
          <w:rFonts w:ascii="yandex-sans" w:hAnsi="yandex-sans"/>
          <w:color w:val="000000"/>
          <w:sz w:val="23"/>
          <w:szCs w:val="23"/>
          <w:shd w:val="clear" w:color="auto" w:fill="FFFFFF"/>
        </w:rPr>
        <w:t>, М.: ДМК Пресс. – 496 с.: ил.</w:t>
      </w:r>
    </w:p>
    <w:p w14:paraId="081B0913" w14:textId="77777777" w:rsidR="006544EA" w:rsidRDefault="006544EA" w:rsidP="006544EA">
      <w:pPr>
        <w:pStyle w:val="a6"/>
        <w:numPr>
          <w:ilvl w:val="0"/>
          <w:numId w:val="2"/>
        </w:numPr>
      </w:pPr>
      <w:r>
        <w:t>Документация по C#</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3" w:history="1">
        <w:r w:rsidRPr="00A43E6B">
          <w:rPr>
            <w:rStyle w:val="a8"/>
          </w:rPr>
          <w:t>https://docs.microsoft.com/ru-ru/dotnet/csharp/</w:t>
        </w:r>
      </w:hyperlink>
    </w:p>
    <w:p w14:paraId="1037CA57" w14:textId="77777777" w:rsidR="006544EA" w:rsidRDefault="006544EA" w:rsidP="006544EA">
      <w:pPr>
        <w:pStyle w:val="a6"/>
        <w:numPr>
          <w:ilvl w:val="0"/>
          <w:numId w:val="2"/>
        </w:numPr>
      </w:pPr>
      <w:bookmarkStart w:id="179" w:name="_Ref72677091"/>
      <w:r>
        <w:t xml:space="preserve">Официальная страница </w:t>
      </w:r>
      <w:r w:rsidRPr="00EE4B70">
        <w:t>Angular</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EE4B70">
        <w:rPr>
          <w:color w:val="auto"/>
        </w:rPr>
        <w:t>:</w:t>
      </w:r>
      <w:r>
        <w:rPr>
          <w:lang w:val="en-US"/>
        </w:rPr>
        <w:t> </w:t>
      </w:r>
      <w:hyperlink r:id="rId44" w:history="1">
        <w:r w:rsidRPr="00A43E6B">
          <w:rPr>
            <w:rStyle w:val="a8"/>
          </w:rPr>
          <w:t>https://angular.io/?developerstash</w:t>
        </w:r>
      </w:hyperlink>
      <w:r>
        <w:t>.</w:t>
      </w:r>
      <w:bookmarkEnd w:id="179"/>
    </w:p>
    <w:p w14:paraId="475A1411" w14:textId="77777777" w:rsidR="006544EA" w:rsidRDefault="006544EA" w:rsidP="006544EA">
      <w:pPr>
        <w:pStyle w:val="a6"/>
        <w:numPr>
          <w:ilvl w:val="0"/>
          <w:numId w:val="2"/>
        </w:numPr>
      </w:pPr>
      <w:bookmarkStart w:id="180" w:name="_Ref72677078"/>
      <w:r>
        <w:rPr>
          <w:lang w:val="en-US"/>
        </w:rPr>
        <w:t>React</w:t>
      </w:r>
      <w:r w:rsidRPr="005E6245">
        <w:t xml:space="preserve"> </w:t>
      </w:r>
      <w:r>
        <w:t xml:space="preserve">в действии: </w:t>
      </w:r>
      <w:r w:rsidRPr="005E6245">
        <w:t>[</w:t>
      </w:r>
      <w:r>
        <w:t>Текст</w:t>
      </w:r>
      <w:r w:rsidRPr="005E6245">
        <w:t xml:space="preserve">] / </w:t>
      </w:r>
      <w:r>
        <w:t>Марк Тиленс Томас – СПб.: Питер, 2019.</w:t>
      </w:r>
      <w:bookmarkEnd w:id="180"/>
    </w:p>
    <w:p w14:paraId="65C0AD4F" w14:textId="77777777" w:rsidR="006544EA" w:rsidRDefault="006544EA" w:rsidP="006544EA">
      <w:pPr>
        <w:pStyle w:val="a6"/>
        <w:numPr>
          <w:ilvl w:val="0"/>
          <w:numId w:val="2"/>
        </w:numPr>
      </w:pPr>
      <w:bookmarkStart w:id="181" w:name="_Ref72677425"/>
      <w:r>
        <w:rPr>
          <w:lang w:val="en-US"/>
        </w:rPr>
        <w:t>Vue</w:t>
      </w:r>
      <w:r w:rsidRPr="005E6245">
        <w:t>.</w:t>
      </w:r>
      <w:r>
        <w:rPr>
          <w:lang w:val="en-US"/>
        </w:rPr>
        <w:t>js</w:t>
      </w:r>
      <w:r w:rsidRPr="005E6245">
        <w:t xml:space="preserve"> </w:t>
      </w:r>
      <w:r>
        <w:t xml:space="preserve">в действии </w:t>
      </w:r>
      <w:r w:rsidRPr="005E6245">
        <w:t>[</w:t>
      </w:r>
      <w:r>
        <w:t>Текст</w:t>
      </w:r>
      <w:r w:rsidRPr="005E6245">
        <w:t xml:space="preserve">] / </w:t>
      </w:r>
      <w:r>
        <w:t>Эрик Хэнчетт, Бенджамин Листоун – СПб: Питер, 2019.</w:t>
      </w:r>
      <w:bookmarkEnd w:id="181"/>
    </w:p>
    <w:p w14:paraId="2BC5A770" w14:textId="77777777" w:rsidR="006544EA" w:rsidRDefault="006544EA" w:rsidP="006544EA">
      <w:pPr>
        <w:pStyle w:val="a6"/>
        <w:numPr>
          <w:ilvl w:val="0"/>
          <w:numId w:val="2"/>
        </w:numPr>
      </w:pPr>
      <w:bookmarkStart w:id="182" w:name="_Ref72677065"/>
      <w:r>
        <w:t xml:space="preserve">Большая книга </w:t>
      </w:r>
      <w:r>
        <w:rPr>
          <w:lang w:val="en-US"/>
        </w:rPr>
        <w:t>CSS</w:t>
      </w:r>
      <w:r w:rsidRPr="006B5783">
        <w:t>: [</w:t>
      </w:r>
      <w:r>
        <w:t>Текст</w:t>
      </w:r>
      <w:r w:rsidRPr="006B5783">
        <w:t xml:space="preserve">] / </w:t>
      </w:r>
      <w:r>
        <w:t xml:space="preserve">Дэвид Макфарланд – </w:t>
      </w:r>
      <w:r w:rsidRPr="005E6245">
        <w:t>СПб.: Питер, 2016</w:t>
      </w:r>
      <w:r>
        <w:rPr>
          <w:rFonts w:ascii="Arial" w:hAnsi="Arial" w:cs="Arial"/>
          <w:sz w:val="23"/>
          <w:szCs w:val="23"/>
          <w:shd w:val="clear" w:color="auto" w:fill="FFFFFF"/>
        </w:rPr>
        <w:t>.</w:t>
      </w:r>
      <w:bookmarkEnd w:id="182"/>
    </w:p>
    <w:p w14:paraId="58B53134" w14:textId="77777777" w:rsidR="006544EA" w:rsidRPr="009E40C6" w:rsidRDefault="006544EA" w:rsidP="006544EA">
      <w:pPr>
        <w:pStyle w:val="a6"/>
        <w:numPr>
          <w:ilvl w:val="0"/>
          <w:numId w:val="2"/>
        </w:numPr>
        <w:rPr>
          <w:rStyle w:val="a8"/>
          <w:color w:val="000000" w:themeColor="text1"/>
          <w:u w:val="none"/>
          <w:lang w:val="en-US"/>
        </w:rPr>
      </w:pPr>
      <w:bookmarkStart w:id="183" w:name="_Ref72677115"/>
      <w:r w:rsidRPr="00EE4B70">
        <w:t>Современный учебник JavaScript</w:t>
      </w:r>
      <w:r>
        <w:rPr>
          <w:color w:val="auto"/>
        </w:rPr>
        <w:t xml:space="preserve">: </w:t>
      </w:r>
      <w:r w:rsidRPr="00EE4B70">
        <w:rPr>
          <w:color w:val="auto"/>
        </w:rPr>
        <w:t>[</w:t>
      </w:r>
      <w:r>
        <w:rPr>
          <w:color w:val="auto"/>
        </w:rPr>
        <w:t>Электронный ресурс</w:t>
      </w:r>
      <w:r w:rsidRPr="00EE4B70">
        <w:rPr>
          <w:color w:val="auto"/>
        </w:rPr>
        <w:t xml:space="preserve">]. </w:t>
      </w:r>
      <w:r>
        <w:rPr>
          <w:color w:val="auto"/>
          <w:lang w:val="en-US"/>
        </w:rPr>
        <w:t>URL</w:t>
      </w:r>
      <w:r w:rsidRPr="00D31E17">
        <w:rPr>
          <w:color w:val="auto"/>
          <w:lang w:val="en-US"/>
        </w:rPr>
        <w:t xml:space="preserve">: </w:t>
      </w:r>
      <w:hyperlink r:id="rId45" w:history="1">
        <w:r w:rsidRPr="00A43E6B">
          <w:rPr>
            <w:rStyle w:val="a8"/>
            <w:lang w:val="en-US"/>
          </w:rPr>
          <w:t>https://learn.javascript.ru/</w:t>
        </w:r>
      </w:hyperlink>
      <w:bookmarkEnd w:id="183"/>
    </w:p>
    <w:p w14:paraId="3A2D769A" w14:textId="77777777" w:rsidR="006544EA" w:rsidRDefault="006544EA" w:rsidP="006544EA">
      <w:pPr>
        <w:pStyle w:val="a6"/>
        <w:numPr>
          <w:ilvl w:val="0"/>
          <w:numId w:val="2"/>
        </w:numPr>
      </w:pPr>
      <w:bookmarkStart w:id="184" w:name="_Ref72677592"/>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Троелсен, Джепикс </w:t>
      </w:r>
      <w:r>
        <w:t>–</w:t>
      </w:r>
      <w:r w:rsidRPr="008B0E6B">
        <w:t xml:space="preserve"> </w:t>
      </w:r>
      <w:r>
        <w:t>2018.</w:t>
      </w:r>
      <w:bookmarkEnd w:id="184"/>
    </w:p>
    <w:p w14:paraId="7D2BBC32" w14:textId="77777777" w:rsidR="006544EA" w:rsidRDefault="006544EA" w:rsidP="006544EA">
      <w:pPr>
        <w:pStyle w:val="a6"/>
        <w:numPr>
          <w:ilvl w:val="0"/>
          <w:numId w:val="2"/>
        </w:numPr>
        <w:rPr>
          <w:lang w:val="en-US"/>
        </w:rPr>
      </w:pPr>
      <w:r w:rsidRPr="008B0E6B">
        <w:rPr>
          <w:lang w:val="en-US"/>
        </w:rPr>
        <w:t xml:space="preserve">Software Engineering for Internet Applications by Eve Andersson </w:t>
      </w:r>
      <w:r>
        <w:rPr>
          <w:lang w:val="en-US"/>
        </w:rPr>
        <w:t>[</w:t>
      </w:r>
      <w:r>
        <w:t>Текст</w:t>
      </w:r>
      <w:r>
        <w:rPr>
          <w:lang w:val="en-US"/>
        </w:rPr>
        <w:t xml:space="preserve">] / </w:t>
      </w:r>
      <w:r w:rsidRPr="008B0E6B">
        <w:rPr>
          <w:lang w:val="en-US"/>
        </w:rPr>
        <w:t>Philip Greenspun, Andrew Grumet</w:t>
      </w:r>
      <w:r>
        <w:rPr>
          <w:lang w:val="en-US"/>
        </w:rPr>
        <w:t xml:space="preserve"> – 2006.</w:t>
      </w:r>
    </w:p>
    <w:p w14:paraId="11DFCA98" w14:textId="5F093878" w:rsidR="006544EA" w:rsidRPr="0008697A" w:rsidRDefault="0008697A" w:rsidP="006544EA">
      <w:pPr>
        <w:pStyle w:val="a6"/>
        <w:numPr>
          <w:ilvl w:val="0"/>
          <w:numId w:val="2"/>
        </w:numPr>
        <w:rPr>
          <w:rStyle w:val="a8"/>
          <w:color w:val="000000" w:themeColor="text1"/>
          <w:u w:val="none"/>
        </w:rPr>
      </w:pPr>
      <w:bookmarkStart w:id="185" w:name="_Ref72677526"/>
      <w:r>
        <w:rPr>
          <w:lang w:val="en-US"/>
        </w:rPr>
        <w:t>Microsoft</w:t>
      </w:r>
      <w:r w:rsidRPr="0008697A">
        <w:t xml:space="preserve"> </w:t>
      </w:r>
      <w:r w:rsidR="006544EA">
        <w:rPr>
          <w:lang w:val="en-US"/>
        </w:rPr>
        <w:t>SQL</w:t>
      </w:r>
      <w:r w:rsidR="006544EA" w:rsidRPr="0008697A">
        <w:t xml:space="preserve"> </w:t>
      </w:r>
      <w:r w:rsidR="006544EA">
        <w:rPr>
          <w:lang w:val="en-US"/>
        </w:rPr>
        <w:t>Server</w:t>
      </w:r>
      <w:r w:rsidR="006544EA" w:rsidRPr="0008697A">
        <w:t>: [</w:t>
      </w:r>
      <w:r>
        <w:t>Текст</w:t>
      </w:r>
      <w:r w:rsidRPr="0008697A">
        <w:t>] /</w:t>
      </w:r>
      <w:bookmarkEnd w:id="185"/>
      <w:r w:rsidRPr="0008697A">
        <w:t xml:space="preserve"> </w:t>
      </w:r>
      <w:r>
        <w:t xml:space="preserve">Душан Петкович – Санкт-Петербург «БХВ-Петербург» </w:t>
      </w:r>
      <w:r>
        <w:t>–</w:t>
      </w:r>
      <w:r>
        <w:t xml:space="preserve"> 2013.</w:t>
      </w:r>
    </w:p>
    <w:p w14:paraId="516BE995" w14:textId="77777777" w:rsidR="006544EA" w:rsidRPr="00EF5DAB" w:rsidRDefault="006544EA" w:rsidP="006544EA">
      <w:pPr>
        <w:pStyle w:val="a6"/>
        <w:numPr>
          <w:ilvl w:val="0"/>
          <w:numId w:val="2"/>
        </w:numPr>
        <w:rPr>
          <w:lang w:val="en-US"/>
        </w:rPr>
      </w:pPr>
      <w:bookmarkStart w:id="186" w:name="_Ref72677548"/>
      <w:r>
        <w:t xml:space="preserve">Техническая документация по </w:t>
      </w:r>
      <w:r>
        <w:rPr>
          <w:lang w:val="en-US"/>
        </w:rPr>
        <w:t>MySQL</w:t>
      </w:r>
      <w:r w:rsidRPr="00341177">
        <w:t>: [</w:t>
      </w:r>
      <w:r>
        <w:t>Электронный ресурс</w:t>
      </w:r>
      <w:r w:rsidRPr="00341177">
        <w:t xml:space="preserve">]. </w:t>
      </w:r>
      <w:r>
        <w:rPr>
          <w:lang w:val="en-US"/>
        </w:rPr>
        <w:t>URL</w:t>
      </w:r>
      <w:r w:rsidRPr="0008697A">
        <w:t xml:space="preserve">: </w:t>
      </w:r>
      <w:hyperlink r:id="rId46" w:history="1">
        <w:r w:rsidRPr="0015057D">
          <w:rPr>
            <w:rStyle w:val="a8"/>
            <w:lang w:val="en-US"/>
          </w:rPr>
          <w:t>https</w:t>
        </w:r>
        <w:r w:rsidRPr="0008697A">
          <w:rPr>
            <w:rStyle w:val="a8"/>
          </w:rPr>
          <w:t>://</w:t>
        </w:r>
        <w:r w:rsidRPr="0015057D">
          <w:rPr>
            <w:rStyle w:val="a8"/>
            <w:lang w:val="en-US"/>
          </w:rPr>
          <w:t>dev</w:t>
        </w:r>
        <w:r w:rsidRPr="0008697A">
          <w:rPr>
            <w:rStyle w:val="a8"/>
          </w:rPr>
          <w:t>.</w:t>
        </w:r>
        <w:r w:rsidRPr="0015057D">
          <w:rPr>
            <w:rStyle w:val="a8"/>
            <w:lang w:val="en-US"/>
          </w:rPr>
          <w:t>mysql</w:t>
        </w:r>
        <w:r w:rsidRPr="0008697A">
          <w:rPr>
            <w:rStyle w:val="a8"/>
          </w:rPr>
          <w:t>.</w:t>
        </w:r>
        <w:r w:rsidRPr="0015057D">
          <w:rPr>
            <w:rStyle w:val="a8"/>
            <w:lang w:val="en-US"/>
          </w:rPr>
          <w:t>com/doc/</w:t>
        </w:r>
      </w:hyperlink>
      <w:bookmarkEnd w:id="186"/>
    </w:p>
    <w:p w14:paraId="3E6E4263" w14:textId="6A115CDF" w:rsidR="00034875" w:rsidRPr="006544EA" w:rsidRDefault="006544EA" w:rsidP="006544EA">
      <w:pPr>
        <w:pStyle w:val="a6"/>
        <w:numPr>
          <w:ilvl w:val="0"/>
          <w:numId w:val="2"/>
        </w:numPr>
        <w:rPr>
          <w:lang w:val="en-US"/>
        </w:rPr>
      </w:pPr>
      <w:bookmarkStart w:id="187" w:name="_Ref72677556"/>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47" w:history="1">
        <w:r w:rsidRPr="0015057D">
          <w:rPr>
            <w:rStyle w:val="a8"/>
            <w:lang w:val="en-US"/>
          </w:rPr>
          <w:t>https://postgrespro.ru/docs/postgresql</w:t>
        </w:r>
      </w:hyperlink>
      <w:bookmarkEnd w:id="187"/>
    </w:p>
    <w:sectPr w:rsidR="00034875" w:rsidRPr="006544EA"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AF116" w14:textId="77777777" w:rsidR="000D04AF" w:rsidRDefault="000D04AF" w:rsidP="00295EE3">
      <w:pPr>
        <w:spacing w:line="240" w:lineRule="auto"/>
      </w:pPr>
      <w:r>
        <w:separator/>
      </w:r>
    </w:p>
  </w:endnote>
  <w:endnote w:type="continuationSeparator" w:id="0">
    <w:p w14:paraId="444B2393" w14:textId="77777777" w:rsidR="000D04AF" w:rsidRDefault="000D04AF"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Droid Sans">
    <w:altName w:val="MS Mincho"/>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charset w:val="CC"/>
    <w:family w:val="swiss"/>
    <w:pitch w:val="variable"/>
    <w:sig w:usb0="E10022FF" w:usb1="C000E47F" w:usb2="00000029" w:usb3="00000000" w:csb0="000001DF" w:csb1="00000000"/>
  </w:font>
  <w:font w:name="Times">
    <w:charset w:val="CC"/>
    <w:family w:val="roman"/>
    <w:pitch w:val="variable"/>
    <w:sig w:usb0="E0002AFF" w:usb1="C0007841" w:usb2="00000009" w:usb3="00000000" w:csb0="000001FF" w:csb1="00000000"/>
  </w:font>
  <w:font w:name="Cambria Math">
    <w:panose1 w:val="00000000000000000000"/>
    <w:charset w:val="CC"/>
    <w:family w:val="roman"/>
    <w:pitch w:val="variable"/>
    <w:sig w:usb0="E00002FF" w:usb1="420024FF" w:usb2="00000000" w:usb3="00000000" w:csb0="0000019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F01292" w14:textId="77777777" w:rsidR="000D04AF" w:rsidRDefault="000D04AF" w:rsidP="00295EE3">
      <w:pPr>
        <w:spacing w:line="240" w:lineRule="auto"/>
      </w:pPr>
      <w:r>
        <w:separator/>
      </w:r>
    </w:p>
  </w:footnote>
  <w:footnote w:type="continuationSeparator" w:id="0">
    <w:p w14:paraId="0E5B2FF7" w14:textId="77777777" w:rsidR="000D04AF" w:rsidRDefault="000D04AF" w:rsidP="00295E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2E5E08"/>
    <w:multiLevelType w:val="hybridMultilevel"/>
    <w:tmpl w:val="25FA4C4A"/>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6"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 w15:restartNumberingAfterBreak="0">
    <w:nsid w:val="16C70753"/>
    <w:multiLevelType w:val="hybridMultilevel"/>
    <w:tmpl w:val="679A13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704040"/>
    <w:multiLevelType w:val="hybridMultilevel"/>
    <w:tmpl w:val="50E24C42"/>
    <w:lvl w:ilvl="0" w:tplc="CCA8D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95340FB"/>
    <w:multiLevelType w:val="hybridMultilevel"/>
    <w:tmpl w:val="359269E8"/>
    <w:lvl w:ilvl="0" w:tplc="04190011">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2386F2E"/>
    <w:multiLevelType w:val="hybridMultilevel"/>
    <w:tmpl w:val="F3687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B4D64"/>
    <w:multiLevelType w:val="hybridMultilevel"/>
    <w:tmpl w:val="81F88BF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A26B5D"/>
    <w:multiLevelType w:val="hybridMultilevel"/>
    <w:tmpl w:val="3E5C9D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5"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0740C95"/>
    <w:multiLevelType w:val="hybridMultilevel"/>
    <w:tmpl w:val="4EF6A0D2"/>
    <w:lvl w:ilvl="0" w:tplc="F6802E1C">
      <w:start w:val="1"/>
      <w:numFmt w:val="bullet"/>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3105392F"/>
    <w:multiLevelType w:val="hybridMultilevel"/>
    <w:tmpl w:val="027456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F427D2"/>
    <w:multiLevelType w:val="hybridMultilevel"/>
    <w:tmpl w:val="B6EC2A6E"/>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21"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3CC05783"/>
    <w:multiLevelType w:val="hybridMultilevel"/>
    <w:tmpl w:val="15EA23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5" w15:restartNumberingAfterBreak="0">
    <w:nsid w:val="4181342C"/>
    <w:multiLevelType w:val="hybridMultilevel"/>
    <w:tmpl w:val="7A4EA37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6" w15:restartNumberingAfterBreak="0">
    <w:nsid w:val="45476AF1"/>
    <w:multiLevelType w:val="hybridMultilevel"/>
    <w:tmpl w:val="C4A0C1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AEA3C22"/>
    <w:multiLevelType w:val="hybridMultilevel"/>
    <w:tmpl w:val="3BDA76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4C68689A"/>
    <w:multiLevelType w:val="multilevel"/>
    <w:tmpl w:val="DEDA07DC"/>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0"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05104C1"/>
    <w:multiLevelType w:val="multilevel"/>
    <w:tmpl w:val="144616E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32"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0392BF3"/>
    <w:multiLevelType w:val="hybridMultilevel"/>
    <w:tmpl w:val="8160CEA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6"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7"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6E463CAE"/>
    <w:multiLevelType w:val="multilevel"/>
    <w:tmpl w:val="CFD0E2AC"/>
    <w:styleLink w:val="a"/>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5325F08"/>
    <w:multiLevelType w:val="hybridMultilevel"/>
    <w:tmpl w:val="EF8C5A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1"/>
  </w:num>
  <w:num w:numId="2">
    <w:abstractNumId w:val="33"/>
  </w:num>
  <w:num w:numId="3">
    <w:abstractNumId w:val="34"/>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7"/>
  </w:num>
  <w:num w:numId="7">
    <w:abstractNumId w:val="39"/>
  </w:num>
  <w:num w:numId="8">
    <w:abstractNumId w:val="5"/>
  </w:num>
  <w:num w:numId="9">
    <w:abstractNumId w:val="28"/>
  </w:num>
  <w:num w:numId="10">
    <w:abstractNumId w:val="35"/>
  </w:num>
  <w:num w:numId="11">
    <w:abstractNumId w:val="25"/>
  </w:num>
  <w:num w:numId="12">
    <w:abstractNumId w:val="19"/>
  </w:num>
  <w:num w:numId="13">
    <w:abstractNumId w:val="2"/>
  </w:num>
  <w:num w:numId="14">
    <w:abstractNumId w:val="32"/>
  </w:num>
  <w:num w:numId="15">
    <w:abstractNumId w:val="0"/>
  </w:num>
  <w:num w:numId="16">
    <w:abstractNumId w:val="1"/>
  </w:num>
  <w:num w:numId="17">
    <w:abstractNumId w:val="14"/>
  </w:num>
  <w:num w:numId="18">
    <w:abstractNumId w:val="24"/>
  </w:num>
  <w:num w:numId="19">
    <w:abstractNumId w:val="27"/>
  </w:num>
  <w:num w:numId="20">
    <w:abstractNumId w:val="11"/>
  </w:num>
  <w:num w:numId="21">
    <w:abstractNumId w:val="3"/>
  </w:num>
  <w:num w:numId="22">
    <w:abstractNumId w:val="30"/>
  </w:num>
  <w:num w:numId="23">
    <w:abstractNumId w:val="4"/>
  </w:num>
  <w:num w:numId="24">
    <w:abstractNumId w:val="23"/>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1">
      <w:lvl w:ilvl="1">
        <w:start w:val="1"/>
        <w:numFmt w:val="decimal"/>
        <w:suff w:val="space"/>
        <w:lvlText w:val="%1.%2."/>
        <w:lvlJc w:val="left"/>
        <w:pPr>
          <w:ind w:left="720" w:hanging="360"/>
        </w:pPr>
        <w:rPr>
          <w:rFonts w:hint="default"/>
        </w:rPr>
      </w:lvl>
    </w:lvlOverride>
    <w:lvlOverride w:ilvl="2">
      <w:lvl w:ilvl="2">
        <w:start w:val="1"/>
        <w:numFmt w:val="decimal"/>
        <w:suff w:val="space"/>
        <w:lvlText w:val="%1.%2.%3."/>
        <w:lvlJc w:val="left"/>
        <w:pPr>
          <w:ind w:left="1080" w:hanging="360"/>
        </w:pPr>
        <w:rPr>
          <w:rFonts w:hint="default"/>
        </w:rPr>
      </w:lvl>
    </w:lvlOverride>
  </w:num>
  <w:num w:numId="29">
    <w:abstractNumId w:val="18"/>
  </w:num>
  <w:num w:numId="30">
    <w:abstractNumId w:val="8"/>
  </w:num>
  <w:num w:numId="31">
    <w:abstractNumId w:val="20"/>
  </w:num>
  <w:num w:numId="32">
    <w:abstractNumId w:val="21"/>
  </w:num>
  <w:num w:numId="33">
    <w:abstractNumId w:val="6"/>
  </w:num>
  <w:num w:numId="34">
    <w:abstractNumId w:val="36"/>
  </w:num>
  <w:num w:numId="35">
    <w:abstractNumId w:val="38"/>
  </w:num>
  <w:num w:numId="36">
    <w:abstractNumId w:val="26"/>
  </w:num>
  <w:num w:numId="37">
    <w:abstractNumId w:val="7"/>
  </w:num>
  <w:num w:numId="38">
    <w:abstractNumId w:val="22"/>
  </w:num>
  <w:num w:numId="39">
    <w:abstractNumId w:val="13"/>
  </w:num>
  <w:num w:numId="40">
    <w:abstractNumId w:val="10"/>
  </w:num>
  <w:num w:numId="41">
    <w:abstractNumId w:val="12"/>
  </w:num>
  <w:num w:numId="42">
    <w:abstractNumId w:val="9"/>
  </w:num>
  <w:num w:numId="43">
    <w:abstractNumId w:val="40"/>
  </w:num>
  <w:num w:numId="44">
    <w:abstractNumId w:val="41"/>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7156"/>
    <w:rsid w:val="000344BC"/>
    <w:rsid w:val="00034875"/>
    <w:rsid w:val="000354E5"/>
    <w:rsid w:val="000379E4"/>
    <w:rsid w:val="00054332"/>
    <w:rsid w:val="00064F66"/>
    <w:rsid w:val="00073A29"/>
    <w:rsid w:val="0008697A"/>
    <w:rsid w:val="000937BC"/>
    <w:rsid w:val="000B045B"/>
    <w:rsid w:val="000B2F60"/>
    <w:rsid w:val="000B31A3"/>
    <w:rsid w:val="000B37FC"/>
    <w:rsid w:val="000C45E1"/>
    <w:rsid w:val="000D04AF"/>
    <w:rsid w:val="001031AE"/>
    <w:rsid w:val="001122BD"/>
    <w:rsid w:val="00115972"/>
    <w:rsid w:val="00116700"/>
    <w:rsid w:val="001167B6"/>
    <w:rsid w:val="0013591C"/>
    <w:rsid w:val="00154DF5"/>
    <w:rsid w:val="00177AB6"/>
    <w:rsid w:val="001A4E2F"/>
    <w:rsid w:val="001A655A"/>
    <w:rsid w:val="001B1D73"/>
    <w:rsid w:val="001B1DEA"/>
    <w:rsid w:val="001B521A"/>
    <w:rsid w:val="001C3C55"/>
    <w:rsid w:val="001E2FF8"/>
    <w:rsid w:val="001F6E62"/>
    <w:rsid w:val="00207851"/>
    <w:rsid w:val="00237ADA"/>
    <w:rsid w:val="002415D1"/>
    <w:rsid w:val="0024499E"/>
    <w:rsid w:val="00256DF5"/>
    <w:rsid w:val="002631F3"/>
    <w:rsid w:val="00286431"/>
    <w:rsid w:val="00292899"/>
    <w:rsid w:val="00295EE3"/>
    <w:rsid w:val="002B04D9"/>
    <w:rsid w:val="002B088A"/>
    <w:rsid w:val="002D5737"/>
    <w:rsid w:val="002E3C6F"/>
    <w:rsid w:val="002F3535"/>
    <w:rsid w:val="00311EEC"/>
    <w:rsid w:val="003210A3"/>
    <w:rsid w:val="00321D03"/>
    <w:rsid w:val="00327201"/>
    <w:rsid w:val="00343A6F"/>
    <w:rsid w:val="00344354"/>
    <w:rsid w:val="00345894"/>
    <w:rsid w:val="00352DD4"/>
    <w:rsid w:val="00370AB2"/>
    <w:rsid w:val="003728B1"/>
    <w:rsid w:val="0037632D"/>
    <w:rsid w:val="00396CB0"/>
    <w:rsid w:val="0039735A"/>
    <w:rsid w:val="003A575D"/>
    <w:rsid w:val="003B3841"/>
    <w:rsid w:val="003D02F4"/>
    <w:rsid w:val="00420C76"/>
    <w:rsid w:val="0042155B"/>
    <w:rsid w:val="00422B67"/>
    <w:rsid w:val="00440E35"/>
    <w:rsid w:val="0044709C"/>
    <w:rsid w:val="0045024C"/>
    <w:rsid w:val="004534B5"/>
    <w:rsid w:val="00465A6E"/>
    <w:rsid w:val="004663F2"/>
    <w:rsid w:val="0046731A"/>
    <w:rsid w:val="004924A2"/>
    <w:rsid w:val="004A67CC"/>
    <w:rsid w:val="004B18AB"/>
    <w:rsid w:val="004C06A3"/>
    <w:rsid w:val="004E08BD"/>
    <w:rsid w:val="004E1D4D"/>
    <w:rsid w:val="004F2AFF"/>
    <w:rsid w:val="004F5604"/>
    <w:rsid w:val="00511DA8"/>
    <w:rsid w:val="00513F9F"/>
    <w:rsid w:val="00520CCA"/>
    <w:rsid w:val="00556A4D"/>
    <w:rsid w:val="00560607"/>
    <w:rsid w:val="00573821"/>
    <w:rsid w:val="00587DBF"/>
    <w:rsid w:val="0059444C"/>
    <w:rsid w:val="005A2140"/>
    <w:rsid w:val="005B3F01"/>
    <w:rsid w:val="0060063E"/>
    <w:rsid w:val="0062731A"/>
    <w:rsid w:val="00633539"/>
    <w:rsid w:val="006356D0"/>
    <w:rsid w:val="006544EA"/>
    <w:rsid w:val="006605C0"/>
    <w:rsid w:val="00667146"/>
    <w:rsid w:val="006817CC"/>
    <w:rsid w:val="00685954"/>
    <w:rsid w:val="0069192E"/>
    <w:rsid w:val="006A4450"/>
    <w:rsid w:val="006E0911"/>
    <w:rsid w:val="007278C5"/>
    <w:rsid w:val="00745503"/>
    <w:rsid w:val="00754973"/>
    <w:rsid w:val="00762E6A"/>
    <w:rsid w:val="00772D17"/>
    <w:rsid w:val="0078105A"/>
    <w:rsid w:val="0078268B"/>
    <w:rsid w:val="00794724"/>
    <w:rsid w:val="007B6FDF"/>
    <w:rsid w:val="007C68A7"/>
    <w:rsid w:val="007E13C6"/>
    <w:rsid w:val="007E212D"/>
    <w:rsid w:val="007E5C67"/>
    <w:rsid w:val="007F1A92"/>
    <w:rsid w:val="007F3C7B"/>
    <w:rsid w:val="007F62E6"/>
    <w:rsid w:val="008141F3"/>
    <w:rsid w:val="0082288A"/>
    <w:rsid w:val="0082686A"/>
    <w:rsid w:val="008506CB"/>
    <w:rsid w:val="0085083E"/>
    <w:rsid w:val="00850F38"/>
    <w:rsid w:val="00853044"/>
    <w:rsid w:val="0085622A"/>
    <w:rsid w:val="008838CB"/>
    <w:rsid w:val="008C6496"/>
    <w:rsid w:val="008F2BD8"/>
    <w:rsid w:val="008F6FFC"/>
    <w:rsid w:val="009013C3"/>
    <w:rsid w:val="00911F17"/>
    <w:rsid w:val="0092331E"/>
    <w:rsid w:val="00930C90"/>
    <w:rsid w:val="00935486"/>
    <w:rsid w:val="00941DD3"/>
    <w:rsid w:val="00945D51"/>
    <w:rsid w:val="00946CEF"/>
    <w:rsid w:val="009522A1"/>
    <w:rsid w:val="00955553"/>
    <w:rsid w:val="00960E3C"/>
    <w:rsid w:val="0098108B"/>
    <w:rsid w:val="00994073"/>
    <w:rsid w:val="009A69B1"/>
    <w:rsid w:val="009B4772"/>
    <w:rsid w:val="009D114D"/>
    <w:rsid w:val="009E4583"/>
    <w:rsid w:val="009E691F"/>
    <w:rsid w:val="009F5BD3"/>
    <w:rsid w:val="00A01237"/>
    <w:rsid w:val="00A4577C"/>
    <w:rsid w:val="00A748B0"/>
    <w:rsid w:val="00A838B1"/>
    <w:rsid w:val="00AC157E"/>
    <w:rsid w:val="00AD7F6D"/>
    <w:rsid w:val="00AE2B5D"/>
    <w:rsid w:val="00AE52C3"/>
    <w:rsid w:val="00B0212B"/>
    <w:rsid w:val="00B03F29"/>
    <w:rsid w:val="00B04BCD"/>
    <w:rsid w:val="00B214B1"/>
    <w:rsid w:val="00B32BFA"/>
    <w:rsid w:val="00B36941"/>
    <w:rsid w:val="00B36E2C"/>
    <w:rsid w:val="00B50DC1"/>
    <w:rsid w:val="00B77F3A"/>
    <w:rsid w:val="00B80DA4"/>
    <w:rsid w:val="00B82C6C"/>
    <w:rsid w:val="00B83003"/>
    <w:rsid w:val="00B847BD"/>
    <w:rsid w:val="00B873C6"/>
    <w:rsid w:val="00B92403"/>
    <w:rsid w:val="00B96465"/>
    <w:rsid w:val="00BA192E"/>
    <w:rsid w:val="00BA202F"/>
    <w:rsid w:val="00BE0629"/>
    <w:rsid w:val="00BE1337"/>
    <w:rsid w:val="00BE2669"/>
    <w:rsid w:val="00BF6605"/>
    <w:rsid w:val="00C03C0A"/>
    <w:rsid w:val="00C121CB"/>
    <w:rsid w:val="00C1744D"/>
    <w:rsid w:val="00C2161E"/>
    <w:rsid w:val="00C377FD"/>
    <w:rsid w:val="00C4738B"/>
    <w:rsid w:val="00C57F04"/>
    <w:rsid w:val="00CA6DF1"/>
    <w:rsid w:val="00CC430E"/>
    <w:rsid w:val="00CD0A6A"/>
    <w:rsid w:val="00CE7D10"/>
    <w:rsid w:val="00CE7E91"/>
    <w:rsid w:val="00D020F0"/>
    <w:rsid w:val="00D12573"/>
    <w:rsid w:val="00D163D5"/>
    <w:rsid w:val="00D1712B"/>
    <w:rsid w:val="00D25AB6"/>
    <w:rsid w:val="00D27755"/>
    <w:rsid w:val="00D54DC9"/>
    <w:rsid w:val="00D64C45"/>
    <w:rsid w:val="00D7318A"/>
    <w:rsid w:val="00D75DD0"/>
    <w:rsid w:val="00D769E9"/>
    <w:rsid w:val="00D76D34"/>
    <w:rsid w:val="00D8010D"/>
    <w:rsid w:val="00D83368"/>
    <w:rsid w:val="00D87257"/>
    <w:rsid w:val="00DA73E0"/>
    <w:rsid w:val="00DB18CD"/>
    <w:rsid w:val="00DB47B0"/>
    <w:rsid w:val="00DB5B15"/>
    <w:rsid w:val="00DB6521"/>
    <w:rsid w:val="00DB70D6"/>
    <w:rsid w:val="00DC4774"/>
    <w:rsid w:val="00DC5D62"/>
    <w:rsid w:val="00DC609F"/>
    <w:rsid w:val="00DE377F"/>
    <w:rsid w:val="00DE76A5"/>
    <w:rsid w:val="00DF6EA6"/>
    <w:rsid w:val="00E255DA"/>
    <w:rsid w:val="00E26B79"/>
    <w:rsid w:val="00E31EAC"/>
    <w:rsid w:val="00E7590A"/>
    <w:rsid w:val="00E83C97"/>
    <w:rsid w:val="00E94C02"/>
    <w:rsid w:val="00EA01F9"/>
    <w:rsid w:val="00EA6381"/>
    <w:rsid w:val="00EB409C"/>
    <w:rsid w:val="00EE06C3"/>
    <w:rsid w:val="00EE1C45"/>
    <w:rsid w:val="00EF5D25"/>
    <w:rsid w:val="00F07B99"/>
    <w:rsid w:val="00F17C30"/>
    <w:rsid w:val="00F33F59"/>
    <w:rsid w:val="00F3688D"/>
    <w:rsid w:val="00F8558C"/>
    <w:rsid w:val="00FA3BDC"/>
    <w:rsid w:val="00FA5ADA"/>
    <w:rsid w:val="00FC1972"/>
    <w:rsid w:val="00FC2119"/>
    <w:rsid w:val="00FD7CE2"/>
    <w:rsid w:val="00FE0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33F59"/>
    <w:pPr>
      <w:spacing w:after="0" w:line="360" w:lineRule="auto"/>
      <w:ind w:firstLine="709"/>
      <w:jc w:val="both"/>
    </w:pPr>
    <w:rPr>
      <w:rFonts w:ascii="Times New Roman" w:hAnsi="Times New Roman"/>
      <w:color w:val="000000" w:themeColor="text1"/>
      <w:sz w:val="28"/>
    </w:rPr>
  </w:style>
  <w:style w:type="paragraph" w:styleId="1">
    <w:name w:val="heading 1"/>
    <w:basedOn w:val="a0"/>
    <w:next w:val="a0"/>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0"/>
    <w:next w:val="a0"/>
    <w:link w:val="20"/>
    <w:uiPriority w:val="9"/>
    <w:unhideWhenUsed/>
    <w:qFormat/>
    <w:rsid w:val="00F33F59"/>
    <w:pPr>
      <w:keepNext/>
      <w:keepLines/>
      <w:numPr>
        <w:ilvl w:val="1"/>
        <w:numId w:val="1"/>
      </w:numPr>
      <w:spacing w:before="360" w:after="240"/>
      <w:jc w:val="center"/>
      <w:outlineLvl w:val="1"/>
    </w:pPr>
    <w:rPr>
      <w:rFonts w:eastAsiaTheme="majorEastAsia" w:cstheme="majorBidi"/>
      <w:b/>
      <w:szCs w:val="26"/>
    </w:rPr>
  </w:style>
  <w:style w:type="paragraph" w:styleId="3">
    <w:name w:val="heading 3"/>
    <w:basedOn w:val="a0"/>
    <w:next w:val="a0"/>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0"/>
    <w:next w:val="a0"/>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1"/>
    <w:link w:val="2"/>
    <w:uiPriority w:val="9"/>
    <w:rsid w:val="00F33F59"/>
    <w:rPr>
      <w:rFonts w:ascii="Times New Roman" w:eastAsiaTheme="majorEastAsia" w:hAnsi="Times New Roman" w:cstheme="majorBidi"/>
      <w:b/>
      <w:color w:val="000000" w:themeColor="text1"/>
      <w:sz w:val="28"/>
      <w:szCs w:val="26"/>
    </w:rPr>
  </w:style>
  <w:style w:type="paragraph" w:styleId="a4">
    <w:name w:val="Title"/>
    <w:basedOn w:val="a0"/>
    <w:next w:val="a0"/>
    <w:link w:val="a5"/>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5">
    <w:name w:val="Заголовок Знак"/>
    <w:basedOn w:val="a1"/>
    <w:link w:val="a4"/>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1"/>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1"/>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6">
    <w:name w:val="List Paragraph"/>
    <w:aliases w:val="Таблицы,Список1"/>
    <w:basedOn w:val="a0"/>
    <w:link w:val="a7"/>
    <w:uiPriority w:val="34"/>
    <w:qFormat/>
    <w:rsid w:val="001C3C55"/>
    <w:pPr>
      <w:ind w:left="720"/>
      <w:contextualSpacing/>
    </w:pPr>
  </w:style>
  <w:style w:type="character" w:styleId="a8">
    <w:name w:val="Hyperlink"/>
    <w:basedOn w:val="a1"/>
    <w:uiPriority w:val="99"/>
    <w:unhideWhenUsed/>
    <w:rsid w:val="00762E6A"/>
    <w:rPr>
      <w:color w:val="0563C1" w:themeColor="hyperlink"/>
      <w:u w:val="single"/>
    </w:rPr>
  </w:style>
  <w:style w:type="paragraph" w:styleId="a9">
    <w:name w:val="footnote text"/>
    <w:basedOn w:val="a0"/>
    <w:link w:val="aa"/>
    <w:uiPriority w:val="99"/>
    <w:semiHidden/>
    <w:unhideWhenUsed/>
    <w:rsid w:val="00295EE3"/>
    <w:pPr>
      <w:spacing w:line="240" w:lineRule="auto"/>
    </w:pPr>
    <w:rPr>
      <w:sz w:val="20"/>
      <w:szCs w:val="20"/>
    </w:rPr>
  </w:style>
  <w:style w:type="character" w:customStyle="1" w:styleId="aa">
    <w:name w:val="Текст сноски Знак"/>
    <w:basedOn w:val="a1"/>
    <w:link w:val="a9"/>
    <w:uiPriority w:val="99"/>
    <w:semiHidden/>
    <w:rsid w:val="00295EE3"/>
    <w:rPr>
      <w:rFonts w:ascii="Times New Roman" w:hAnsi="Times New Roman"/>
      <w:color w:val="000000" w:themeColor="text1"/>
      <w:sz w:val="20"/>
      <w:szCs w:val="20"/>
    </w:rPr>
  </w:style>
  <w:style w:type="character" w:styleId="ab">
    <w:name w:val="footnote reference"/>
    <w:basedOn w:val="a1"/>
    <w:uiPriority w:val="99"/>
    <w:semiHidden/>
    <w:unhideWhenUsed/>
    <w:rsid w:val="00295EE3"/>
    <w:rPr>
      <w:vertAlign w:val="superscript"/>
    </w:rPr>
  </w:style>
  <w:style w:type="paragraph" w:styleId="ac">
    <w:name w:val="Normal (Web)"/>
    <w:basedOn w:val="a0"/>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0"/>
    <w:link w:val="12"/>
    <w:qFormat/>
    <w:rsid w:val="0082288A"/>
    <w:pPr>
      <w:numPr>
        <w:numId w:val="3"/>
      </w:numPr>
    </w:pPr>
    <w:rPr>
      <w:color w:val="auto"/>
    </w:rPr>
  </w:style>
  <w:style w:type="paragraph" w:customStyle="1" w:styleId="ad">
    <w:name w:val="подписи"/>
    <w:link w:val="ae"/>
    <w:qFormat/>
    <w:rsid w:val="00FC2119"/>
    <w:pPr>
      <w:jc w:val="center"/>
    </w:pPr>
    <w:rPr>
      <w:rFonts w:ascii="Times New Roman" w:hAnsi="Times New Roman"/>
      <w:b/>
      <w:i/>
      <w:sz w:val="28"/>
    </w:rPr>
  </w:style>
  <w:style w:type="character" w:customStyle="1" w:styleId="ae">
    <w:name w:val="подписи Знак"/>
    <w:link w:val="ad"/>
    <w:rsid w:val="00FC2119"/>
    <w:rPr>
      <w:rFonts w:ascii="Times New Roman" w:hAnsi="Times New Roman"/>
      <w:b/>
      <w:i/>
      <w:sz w:val="28"/>
    </w:rPr>
  </w:style>
  <w:style w:type="character" w:customStyle="1" w:styleId="a7">
    <w:name w:val="Абзац списка Знак"/>
    <w:aliases w:val="Таблицы Знак,Список1 Знак"/>
    <w:basedOn w:val="a1"/>
    <w:link w:val="a6"/>
    <w:uiPriority w:val="34"/>
    <w:locked/>
    <w:rsid w:val="007F1A92"/>
    <w:rPr>
      <w:rFonts w:ascii="Times New Roman" w:hAnsi="Times New Roman"/>
      <w:color w:val="000000" w:themeColor="text1"/>
      <w:sz w:val="28"/>
    </w:rPr>
  </w:style>
  <w:style w:type="paragraph" w:styleId="af">
    <w:name w:val="Body Text"/>
    <w:basedOn w:val="a0"/>
    <w:link w:val="af0"/>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0">
    <w:name w:val="Основной текст Знак"/>
    <w:basedOn w:val="a1"/>
    <w:link w:val="af"/>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1"/>
    <w:uiPriority w:val="99"/>
    <w:semiHidden/>
    <w:unhideWhenUsed/>
    <w:rsid w:val="00073A29"/>
    <w:rPr>
      <w:color w:val="605E5C"/>
      <w:shd w:val="clear" w:color="auto" w:fill="E1DFDD"/>
    </w:rPr>
  </w:style>
  <w:style w:type="character" w:customStyle="1" w:styleId="40">
    <w:name w:val="Заголовок 4 Знак"/>
    <w:basedOn w:val="a1"/>
    <w:link w:val="4"/>
    <w:uiPriority w:val="9"/>
    <w:rsid w:val="00941DD3"/>
    <w:rPr>
      <w:rFonts w:asciiTheme="majorHAnsi" w:eastAsiaTheme="majorEastAsia" w:hAnsiTheme="majorHAnsi" w:cstheme="majorBidi"/>
      <w:i/>
      <w:iCs/>
      <w:color w:val="2F5496" w:themeColor="accent1" w:themeShade="BF"/>
      <w:sz w:val="28"/>
    </w:rPr>
  </w:style>
  <w:style w:type="paragraph" w:styleId="af1">
    <w:name w:val="header"/>
    <w:basedOn w:val="a0"/>
    <w:link w:val="af2"/>
    <w:uiPriority w:val="99"/>
    <w:unhideWhenUsed/>
    <w:rsid w:val="0078268B"/>
    <w:pPr>
      <w:tabs>
        <w:tab w:val="center" w:pos="4677"/>
        <w:tab w:val="right" w:pos="9355"/>
      </w:tabs>
      <w:spacing w:line="240" w:lineRule="auto"/>
      <w:ind w:firstLine="720"/>
    </w:pPr>
    <w:rPr>
      <w:color w:val="auto"/>
    </w:rPr>
  </w:style>
  <w:style w:type="character" w:customStyle="1" w:styleId="af2">
    <w:name w:val="Верхний колонтитул Знак"/>
    <w:basedOn w:val="a1"/>
    <w:link w:val="af1"/>
    <w:uiPriority w:val="99"/>
    <w:rsid w:val="0078268B"/>
    <w:rPr>
      <w:rFonts w:ascii="Times New Roman" w:hAnsi="Times New Roman"/>
      <w:sz w:val="28"/>
    </w:rPr>
  </w:style>
  <w:style w:type="paragraph" w:styleId="af3">
    <w:name w:val="caption"/>
    <w:basedOn w:val="a0"/>
    <w:next w:val="a0"/>
    <w:uiPriority w:val="35"/>
    <w:unhideWhenUsed/>
    <w:qFormat/>
    <w:rsid w:val="002E3C6F"/>
    <w:pPr>
      <w:spacing w:after="200" w:line="240" w:lineRule="auto"/>
      <w:ind w:firstLine="0"/>
      <w:jc w:val="center"/>
    </w:pPr>
    <w:rPr>
      <w:b/>
      <w:i/>
      <w:iCs/>
      <w:szCs w:val="18"/>
    </w:rPr>
  </w:style>
  <w:style w:type="paragraph" w:styleId="af4">
    <w:name w:val="TOC Heading"/>
    <w:basedOn w:val="1"/>
    <w:next w:val="a0"/>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0"/>
    <w:next w:val="a0"/>
    <w:autoRedefine/>
    <w:uiPriority w:val="39"/>
    <w:unhideWhenUsed/>
    <w:rsid w:val="00D163D5"/>
    <w:pPr>
      <w:spacing w:after="100"/>
    </w:pPr>
  </w:style>
  <w:style w:type="paragraph" w:styleId="21">
    <w:name w:val="toc 2"/>
    <w:basedOn w:val="a0"/>
    <w:next w:val="a0"/>
    <w:autoRedefine/>
    <w:uiPriority w:val="39"/>
    <w:unhideWhenUsed/>
    <w:rsid w:val="00D163D5"/>
    <w:pPr>
      <w:spacing w:after="100"/>
      <w:ind w:left="280"/>
    </w:pPr>
  </w:style>
  <w:style w:type="paragraph" w:styleId="31">
    <w:name w:val="toc 3"/>
    <w:basedOn w:val="a0"/>
    <w:next w:val="a0"/>
    <w:autoRedefine/>
    <w:uiPriority w:val="39"/>
    <w:unhideWhenUsed/>
    <w:rsid w:val="00D163D5"/>
    <w:pPr>
      <w:spacing w:after="100"/>
      <w:ind w:left="560"/>
    </w:pPr>
  </w:style>
  <w:style w:type="table" w:styleId="af5">
    <w:name w:val="Table Grid"/>
    <w:basedOn w:val="a2"/>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
    <w:name w:val="Нумерация заголовков"/>
    <w:uiPriority w:val="99"/>
    <w:rsid w:val="001F6E62"/>
    <w:pPr>
      <w:numPr>
        <w:numId w:val="35"/>
      </w:numPr>
    </w:pPr>
  </w:style>
  <w:style w:type="paragraph" w:customStyle="1" w:styleId="af6">
    <w:name w:val="Номер таблицы"/>
    <w:basedOn w:val="a0"/>
    <w:qFormat/>
    <w:rsid w:val="001F6E62"/>
    <w:pPr>
      <w:ind w:firstLine="0"/>
      <w:jc w:val="right"/>
    </w:pPr>
    <w:rPr>
      <w:rFonts w:eastAsia="Times New Roman" w:cs="Times New Roman"/>
      <w:i/>
      <w:color w:val="auto"/>
      <w:szCs w:val="28"/>
    </w:rPr>
  </w:style>
  <w:style w:type="paragraph" w:customStyle="1" w:styleId="af7">
    <w:name w:val="Название таблицы"/>
    <w:basedOn w:val="af6"/>
    <w:qFormat/>
    <w:rsid w:val="001F6E62"/>
    <w:pPr>
      <w:jc w:val="center"/>
    </w:pPr>
    <w:rPr>
      <w:b/>
    </w:rPr>
  </w:style>
  <w:style w:type="paragraph" w:styleId="af8">
    <w:name w:val="footer"/>
    <w:basedOn w:val="a0"/>
    <w:link w:val="af9"/>
    <w:uiPriority w:val="99"/>
    <w:unhideWhenUsed/>
    <w:rsid w:val="00FC1972"/>
    <w:pPr>
      <w:tabs>
        <w:tab w:val="center" w:pos="4677"/>
        <w:tab w:val="right" w:pos="9355"/>
      </w:tabs>
      <w:spacing w:line="240" w:lineRule="auto"/>
    </w:pPr>
  </w:style>
  <w:style w:type="character" w:customStyle="1" w:styleId="af9">
    <w:name w:val="Нижний колонтитул Знак"/>
    <w:basedOn w:val="a1"/>
    <w:link w:val="af8"/>
    <w:uiPriority w:val="99"/>
    <w:rsid w:val="00FC1972"/>
    <w:rPr>
      <w:rFonts w:ascii="Times New Roman" w:hAnsi="Times New Roman"/>
      <w:color w:val="000000" w:themeColor="text1"/>
      <w:sz w:val="28"/>
    </w:rPr>
  </w:style>
  <w:style w:type="paragraph" w:customStyle="1" w:styleId="afa">
    <w:name w:val="Список с точкой"/>
    <w:basedOn w:val="a6"/>
    <w:link w:val="afb"/>
    <w:qFormat/>
    <w:rsid w:val="00034875"/>
    <w:pPr>
      <w:ind w:left="1418" w:hanging="284"/>
    </w:pPr>
    <w:rPr>
      <w:szCs w:val="28"/>
    </w:rPr>
  </w:style>
  <w:style w:type="character" w:customStyle="1" w:styleId="afb">
    <w:name w:val="Список с точкой Знак"/>
    <w:basedOn w:val="a7"/>
    <w:link w:val="afa"/>
    <w:rsid w:val="00034875"/>
    <w:rPr>
      <w:rFonts w:ascii="Times New Roman" w:hAnsi="Times New Roman"/>
      <w:color w:val="000000" w:themeColor="text1"/>
      <w:sz w:val="28"/>
      <w:szCs w:val="28"/>
    </w:rPr>
  </w:style>
  <w:style w:type="paragraph" w:styleId="afc">
    <w:name w:val="Balloon Text"/>
    <w:basedOn w:val="a0"/>
    <w:link w:val="afd"/>
    <w:uiPriority w:val="99"/>
    <w:semiHidden/>
    <w:unhideWhenUsed/>
    <w:rsid w:val="00034875"/>
    <w:pPr>
      <w:spacing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03487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ro-prof.com/archives/2594"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consultant.ru/document/cons_doc_LAW_112701/d9cd621c949a3c9efef51c2884c247e18ab9908b/" TargetMode="External"/><Relationship Id="rId42" Type="http://schemas.openxmlformats.org/officeDocument/2006/relationships/hyperlink" Target="https://imajor.ru/razrabotka/verstka/krossbrauzernost-sayta" TargetMode="External"/><Relationship Id="rId47" Type="http://schemas.openxmlformats.org/officeDocument/2006/relationships/hyperlink" Target="https://postgrespro.ru/docs/postgresq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killbox.ru/media/code/chto_takoe_api/" TargetMode="External"/><Relationship Id="rId38" Type="http://schemas.openxmlformats.org/officeDocument/2006/relationships/hyperlink" Target="https://habr.com/ru/post/254773" TargetMode="External"/><Relationship Id="rId46"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ocalhost:44306/api/contacts/3" TargetMode="External"/><Relationship Id="rId41" Type="http://schemas.openxmlformats.org/officeDocument/2006/relationships/hyperlink" Target="https://habr.com/ru/post/1693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emantica.in/blog/veb-interfejs.html/" TargetMode="External"/><Relationship Id="rId37" Type="http://schemas.openxmlformats.org/officeDocument/2006/relationships/hyperlink" Target="https://docs.microsoft.com/ru-ru/aspnet/core/?view=aspnetcore-3.1" TargetMode="External"/><Relationship Id="rId40" Type="http://schemas.openxmlformats.org/officeDocument/2006/relationships/hyperlink" Target="https://habr.com/ru/post/462837/" TargetMode="External"/><Relationship Id="rId45" Type="http://schemas.openxmlformats.org/officeDocument/2006/relationships/hyperlink" Target="https://learn.javascript.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localhost:44306/api/auth/sign-in" TargetMode="External"/><Relationship Id="rId36" Type="http://schemas.openxmlformats.org/officeDocument/2006/relationships/hyperlink" Target="https://metanit.com/sharp/mvc/12.1.php" TargetMode="Externa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angular.io/?developerstas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github.com/tin-cat/emailqueue" TargetMode="External"/><Relationship Id="rId43" Type="http://schemas.openxmlformats.org/officeDocument/2006/relationships/hyperlink" Target="https://docs.microsoft.com/ru-ru/dotnet/csharp/"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8A5ED-6650-4052-8B5F-DE64384F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74</Pages>
  <Words>11185</Words>
  <Characters>63755</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ПК</cp:lastModifiedBy>
  <cp:revision>160</cp:revision>
  <dcterms:created xsi:type="dcterms:W3CDTF">2020-10-17T10:37:00Z</dcterms:created>
  <dcterms:modified xsi:type="dcterms:W3CDTF">2021-05-23T12:02:00Z</dcterms:modified>
</cp:coreProperties>
</file>