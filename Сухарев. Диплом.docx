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0B440814"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866A8C">
        <w:rPr>
          <w:rFonts w:eastAsia="Times New Roman" w:cs="Times New Roman"/>
          <w:b/>
          <w:caps/>
          <w:sz w:val="36"/>
          <w:szCs w:val="20"/>
          <w:lang w:eastAsia="ru-RU"/>
        </w:rPr>
        <w:t xml:space="preserve"> РФ</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034875">
      <w:pPr>
        <w:spacing w:line="240" w:lineRule="auto"/>
        <w:ind w:firstLine="0"/>
        <w:jc w:val="left"/>
        <w:rPr>
          <w:rFonts w:eastAsia="Times New Roman" w:cs="Times New Roman"/>
          <w:szCs w:val="20"/>
          <w:lang w:eastAsia="ru-RU"/>
        </w:rPr>
      </w:pP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0B601E7" w14:textId="77777777" w:rsidR="002631F3" w:rsidRDefault="002631F3" w:rsidP="00034875">
      <w:pPr>
        <w:spacing w:line="240" w:lineRule="auto"/>
        <w:ind w:firstLine="0"/>
        <w:jc w:val="center"/>
        <w:rPr>
          <w:b/>
          <w:sz w:val="32"/>
          <w:szCs w:val="32"/>
          <w:lang w:eastAsia="ru-RU"/>
        </w:rPr>
      </w:pPr>
      <w:r w:rsidRPr="002631F3">
        <w:rPr>
          <w:b/>
          <w:sz w:val="32"/>
          <w:szCs w:val="32"/>
          <w:lang w:eastAsia="ru-RU"/>
        </w:rPr>
        <w:t xml:space="preserve">ПОДСИСТЕМА УПРАВЛЕНИЯ НАДЕЖНОСТЬЮ ОТПРАВКИ ЭЛЕКТРОННЫХ ПИСЕМ </w:t>
      </w:r>
    </w:p>
    <w:p w14:paraId="5F65F8B3" w14:textId="0E3B36E7"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экономической части </w:t>
      </w:r>
    </w:p>
    <w:p w14:paraId="3E7415F9"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организационной части </w:t>
      </w:r>
    </w:p>
    <w:p w14:paraId="3CE4D6AF"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 </w:t>
      </w:r>
    </w:p>
    <w:p w14:paraId="320CDA8E"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proofErr w:type="spellStart"/>
      <w:r w:rsidRPr="00F73B10">
        <w:rPr>
          <w:b/>
          <w:lang w:eastAsia="ru-RU"/>
        </w:rPr>
        <w:t>Нормоконтролер</w:t>
      </w:r>
      <w:proofErr w:type="spellEnd"/>
    </w:p>
    <w:p w14:paraId="78C45B68"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1F2549E" w14:textId="77777777" w:rsidR="0078268B" w:rsidRPr="00F73B10" w:rsidRDefault="0078268B" w:rsidP="00034875">
      <w:pPr>
        <w:keepNext/>
        <w:spacing w:line="240" w:lineRule="auto"/>
        <w:ind w:firstLine="0"/>
        <w:jc w:val="left"/>
        <w:outlineLvl w:val="2"/>
        <w:rPr>
          <w:rFonts w:eastAsia="Times New Roman" w:cs="Times New Roman"/>
          <w:szCs w:val="28"/>
          <w:lang w:eastAsia="ru-RU"/>
        </w:rPr>
      </w:pPr>
    </w:p>
    <w:p w14:paraId="18A4FB48" w14:textId="77777777" w:rsidR="0078268B" w:rsidRDefault="0078268B" w:rsidP="00034875">
      <w:pPr>
        <w:spacing w:line="240" w:lineRule="auto"/>
        <w:jc w:val="center"/>
        <w:rPr>
          <w:b/>
          <w:lang w:eastAsia="ru-RU"/>
        </w:rPr>
      </w:pPr>
    </w:p>
    <w:p w14:paraId="22F6609B" w14:textId="4236D237" w:rsidR="0078268B" w:rsidRDefault="0078268B" w:rsidP="00866A8C">
      <w:pPr>
        <w:spacing w:line="240" w:lineRule="auto"/>
        <w:ind w:firstLine="0"/>
        <w:rPr>
          <w:b/>
          <w:lang w:eastAsia="ru-RU"/>
        </w:rPr>
      </w:pP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3F4B7B">
      <w:pPr>
        <w:spacing w:line="240" w:lineRule="auto"/>
        <w:ind w:firstLine="0"/>
        <w:jc w:val="center"/>
        <w:rPr>
          <w:b/>
          <w:lang w:eastAsia="ru-RU"/>
        </w:rPr>
        <w:sectPr w:rsidR="0078268B" w:rsidRPr="00E626C9" w:rsidSect="00866A8C">
          <w:headerReference w:type="default" r:id="rId8"/>
          <w:headerReference w:type="first" r:id="rId9"/>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66F4858" w14:textId="6E19B91D" w:rsidR="00866A8C" w:rsidRDefault="00D163D5" w:rsidP="00866A8C">
          <w:pPr>
            <w:pStyle w:val="14"/>
            <w:tabs>
              <w:tab w:val="right" w:leader="dot" w:pos="9628"/>
            </w:tabs>
            <w:ind w:firstLine="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2677451" w:history="1">
            <w:r w:rsidR="00866A8C" w:rsidRPr="00F10B7C">
              <w:rPr>
                <w:rStyle w:val="a8"/>
                <w:noProof/>
              </w:rPr>
              <w:t>ВВЕДЕНИЕ</w:t>
            </w:r>
            <w:r w:rsidR="00866A8C">
              <w:rPr>
                <w:noProof/>
                <w:webHidden/>
              </w:rPr>
              <w:tab/>
            </w:r>
            <w:r w:rsidR="00866A8C">
              <w:rPr>
                <w:noProof/>
                <w:webHidden/>
              </w:rPr>
              <w:fldChar w:fldCharType="begin"/>
            </w:r>
            <w:r w:rsidR="00866A8C">
              <w:rPr>
                <w:noProof/>
                <w:webHidden/>
              </w:rPr>
              <w:instrText xml:space="preserve"> PAGEREF _Toc72677451 \h </w:instrText>
            </w:r>
            <w:r w:rsidR="00866A8C">
              <w:rPr>
                <w:noProof/>
                <w:webHidden/>
              </w:rPr>
            </w:r>
            <w:r w:rsidR="00866A8C">
              <w:rPr>
                <w:noProof/>
                <w:webHidden/>
              </w:rPr>
              <w:fldChar w:fldCharType="separate"/>
            </w:r>
            <w:r w:rsidR="00866A8C">
              <w:rPr>
                <w:noProof/>
                <w:webHidden/>
              </w:rPr>
              <w:t>6</w:t>
            </w:r>
            <w:r w:rsidR="00866A8C">
              <w:rPr>
                <w:noProof/>
                <w:webHidden/>
              </w:rPr>
              <w:fldChar w:fldCharType="end"/>
            </w:r>
          </w:hyperlink>
        </w:p>
        <w:p w14:paraId="563755FF" w14:textId="4FE7E53F"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452" w:history="1">
            <w:r w:rsidR="00866A8C" w:rsidRPr="00F10B7C">
              <w:rPr>
                <w:rStyle w:val="a8"/>
                <w:noProof/>
              </w:rPr>
              <w:t>1. АНАЛИЗ ТРЕБОВАНИЙ</w:t>
            </w:r>
            <w:r w:rsidR="00866A8C">
              <w:rPr>
                <w:noProof/>
                <w:webHidden/>
              </w:rPr>
              <w:tab/>
            </w:r>
            <w:r w:rsidR="00866A8C">
              <w:rPr>
                <w:noProof/>
                <w:webHidden/>
              </w:rPr>
              <w:fldChar w:fldCharType="begin"/>
            </w:r>
            <w:r w:rsidR="00866A8C">
              <w:rPr>
                <w:noProof/>
                <w:webHidden/>
              </w:rPr>
              <w:instrText xml:space="preserve"> PAGEREF _Toc72677452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23EB0569" w14:textId="3D024C31" w:rsidR="00866A8C" w:rsidRDefault="00A71FE8" w:rsidP="00866A8C">
          <w:pPr>
            <w:pStyle w:val="21"/>
            <w:ind w:firstLine="0"/>
            <w:rPr>
              <w:rFonts w:asciiTheme="minorHAnsi" w:eastAsiaTheme="minorEastAsia" w:hAnsiTheme="minorHAnsi"/>
              <w:noProof/>
              <w:color w:val="auto"/>
              <w:sz w:val="22"/>
              <w:lang w:eastAsia="ru-RU"/>
            </w:rPr>
          </w:pPr>
          <w:hyperlink w:anchor="_Toc72677453" w:history="1">
            <w:r w:rsidR="00866A8C" w:rsidRPr="00F10B7C">
              <w:rPr>
                <w:rStyle w:val="a8"/>
                <w:rFonts w:cs="Times New Roman"/>
                <w:bCs/>
                <w:noProof/>
              </w:rPr>
              <w:t>1.1. Обзор процесса отправки сообщения</w:t>
            </w:r>
            <w:r w:rsidR="00866A8C">
              <w:rPr>
                <w:noProof/>
                <w:webHidden/>
              </w:rPr>
              <w:tab/>
            </w:r>
            <w:r w:rsidR="00866A8C">
              <w:rPr>
                <w:noProof/>
                <w:webHidden/>
              </w:rPr>
              <w:fldChar w:fldCharType="begin"/>
            </w:r>
            <w:r w:rsidR="00866A8C">
              <w:rPr>
                <w:noProof/>
                <w:webHidden/>
              </w:rPr>
              <w:instrText xml:space="preserve"> PAGEREF _Toc72677453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0A3B4498" w14:textId="386E666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4" w:history="1">
            <w:r w:rsidR="00866A8C" w:rsidRPr="00F10B7C">
              <w:rPr>
                <w:rStyle w:val="a8"/>
                <w:noProof/>
                <w:lang w:bidi="x-none"/>
                <w14:scene3d>
                  <w14:camera w14:prst="orthographicFront"/>
                  <w14:lightRig w14:rig="threePt" w14:dir="t">
                    <w14:rot w14:lat="0" w14:lon="0" w14:rev="0"/>
                  </w14:lightRig>
                </w14:scene3d>
              </w:rPr>
              <w:t>1.1.1.</w:t>
            </w:r>
            <w:r w:rsidR="00866A8C">
              <w:rPr>
                <w:rFonts w:asciiTheme="minorHAnsi" w:eastAsiaTheme="minorEastAsia" w:hAnsiTheme="minorHAnsi"/>
                <w:noProof/>
                <w:color w:val="auto"/>
                <w:sz w:val="22"/>
                <w:lang w:eastAsia="ru-RU"/>
              </w:rPr>
              <w:tab/>
            </w:r>
            <w:r w:rsidR="00866A8C" w:rsidRPr="00F10B7C">
              <w:rPr>
                <w:rStyle w:val="a8"/>
                <w:noProof/>
              </w:rPr>
              <w:t>Общие сведения</w:t>
            </w:r>
            <w:r w:rsidR="00866A8C">
              <w:rPr>
                <w:noProof/>
                <w:webHidden/>
              </w:rPr>
              <w:tab/>
            </w:r>
            <w:r w:rsidR="00866A8C">
              <w:rPr>
                <w:noProof/>
                <w:webHidden/>
              </w:rPr>
              <w:fldChar w:fldCharType="begin"/>
            </w:r>
            <w:r w:rsidR="00866A8C">
              <w:rPr>
                <w:noProof/>
                <w:webHidden/>
              </w:rPr>
              <w:instrText xml:space="preserve"> PAGEREF _Toc72677454 \h </w:instrText>
            </w:r>
            <w:r w:rsidR="00866A8C">
              <w:rPr>
                <w:noProof/>
                <w:webHidden/>
              </w:rPr>
            </w:r>
            <w:r w:rsidR="00866A8C">
              <w:rPr>
                <w:noProof/>
                <w:webHidden/>
              </w:rPr>
              <w:fldChar w:fldCharType="separate"/>
            </w:r>
            <w:r w:rsidR="00866A8C">
              <w:rPr>
                <w:noProof/>
                <w:webHidden/>
              </w:rPr>
              <w:t>8</w:t>
            </w:r>
            <w:r w:rsidR="00866A8C">
              <w:rPr>
                <w:noProof/>
                <w:webHidden/>
              </w:rPr>
              <w:fldChar w:fldCharType="end"/>
            </w:r>
          </w:hyperlink>
        </w:p>
        <w:p w14:paraId="1EC33E95" w14:textId="11D658FE"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5" w:history="1">
            <w:r w:rsidR="00866A8C" w:rsidRPr="00F10B7C">
              <w:rPr>
                <w:rStyle w:val="a8"/>
                <w:noProof/>
                <w:lang w:bidi="x-none"/>
                <w14:scene3d>
                  <w14:camera w14:prst="orthographicFront"/>
                  <w14:lightRig w14:rig="threePt" w14:dir="t">
                    <w14:rot w14:lat="0" w14:lon="0" w14:rev="0"/>
                  </w14:lightRig>
                </w14:scene3d>
              </w:rPr>
              <w:t>1.1.2.</w:t>
            </w:r>
            <w:r w:rsidR="00866A8C">
              <w:rPr>
                <w:rFonts w:asciiTheme="minorHAnsi" w:eastAsiaTheme="minorEastAsia" w:hAnsiTheme="minorHAnsi"/>
                <w:noProof/>
                <w:color w:val="auto"/>
                <w:sz w:val="22"/>
                <w:lang w:eastAsia="ru-RU"/>
              </w:rPr>
              <w:tab/>
            </w:r>
            <w:r w:rsidR="00866A8C" w:rsidRPr="00F10B7C">
              <w:rPr>
                <w:rStyle w:val="a8"/>
                <w:noProof/>
              </w:rPr>
              <w:t>Основные понятия</w:t>
            </w:r>
            <w:r w:rsidR="00866A8C">
              <w:rPr>
                <w:noProof/>
                <w:webHidden/>
              </w:rPr>
              <w:tab/>
            </w:r>
            <w:r w:rsidR="00866A8C">
              <w:rPr>
                <w:noProof/>
                <w:webHidden/>
              </w:rPr>
              <w:fldChar w:fldCharType="begin"/>
            </w:r>
            <w:r w:rsidR="00866A8C">
              <w:rPr>
                <w:noProof/>
                <w:webHidden/>
              </w:rPr>
              <w:instrText xml:space="preserve"> PAGEREF _Toc72677455 \h </w:instrText>
            </w:r>
            <w:r w:rsidR="00866A8C">
              <w:rPr>
                <w:noProof/>
                <w:webHidden/>
              </w:rPr>
            </w:r>
            <w:r w:rsidR="00866A8C">
              <w:rPr>
                <w:noProof/>
                <w:webHidden/>
              </w:rPr>
              <w:fldChar w:fldCharType="separate"/>
            </w:r>
            <w:r w:rsidR="00866A8C">
              <w:rPr>
                <w:noProof/>
                <w:webHidden/>
              </w:rPr>
              <w:t>9</w:t>
            </w:r>
            <w:r w:rsidR="00866A8C">
              <w:rPr>
                <w:noProof/>
                <w:webHidden/>
              </w:rPr>
              <w:fldChar w:fldCharType="end"/>
            </w:r>
          </w:hyperlink>
        </w:p>
        <w:p w14:paraId="434498EB" w14:textId="397B0020"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56" w:history="1">
            <w:r w:rsidR="00866A8C" w:rsidRPr="00F10B7C">
              <w:rPr>
                <w:rStyle w:val="a8"/>
                <w:noProof/>
                <w:lang w:bidi="x-none"/>
                <w14:scene3d>
                  <w14:camera w14:prst="orthographicFront"/>
                  <w14:lightRig w14:rig="threePt" w14:dir="t">
                    <w14:rot w14:lat="0" w14:lon="0" w14:rev="0"/>
                  </w14:lightRig>
                </w14:scene3d>
              </w:rPr>
              <w:t>1.1.3.</w:t>
            </w:r>
            <w:r w:rsidR="00866A8C">
              <w:rPr>
                <w:rFonts w:asciiTheme="minorHAnsi" w:eastAsiaTheme="minorEastAsia" w:hAnsiTheme="minorHAnsi"/>
                <w:noProof/>
                <w:color w:val="auto"/>
                <w:sz w:val="22"/>
                <w:lang w:eastAsia="ru-RU"/>
              </w:rPr>
              <w:tab/>
            </w:r>
            <w:r w:rsidR="00866A8C" w:rsidRPr="00F10B7C">
              <w:rPr>
                <w:rStyle w:val="a8"/>
                <w:noProof/>
              </w:rPr>
              <w:t>Процесс отправки сообщения</w:t>
            </w:r>
            <w:r w:rsidR="00866A8C">
              <w:rPr>
                <w:noProof/>
                <w:webHidden/>
              </w:rPr>
              <w:tab/>
            </w:r>
            <w:r w:rsidR="00866A8C">
              <w:rPr>
                <w:noProof/>
                <w:webHidden/>
              </w:rPr>
              <w:fldChar w:fldCharType="begin"/>
            </w:r>
            <w:r w:rsidR="00866A8C">
              <w:rPr>
                <w:noProof/>
                <w:webHidden/>
              </w:rPr>
              <w:instrText xml:space="preserve"> PAGEREF _Toc72677456 \h </w:instrText>
            </w:r>
            <w:r w:rsidR="00866A8C">
              <w:rPr>
                <w:noProof/>
                <w:webHidden/>
              </w:rPr>
            </w:r>
            <w:r w:rsidR="00866A8C">
              <w:rPr>
                <w:noProof/>
                <w:webHidden/>
              </w:rPr>
              <w:fldChar w:fldCharType="separate"/>
            </w:r>
            <w:r w:rsidR="00866A8C">
              <w:rPr>
                <w:noProof/>
                <w:webHidden/>
              </w:rPr>
              <w:t>10</w:t>
            </w:r>
            <w:r w:rsidR="00866A8C">
              <w:rPr>
                <w:noProof/>
                <w:webHidden/>
              </w:rPr>
              <w:fldChar w:fldCharType="end"/>
            </w:r>
          </w:hyperlink>
        </w:p>
        <w:p w14:paraId="39AB5174" w14:textId="49AADBFA"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1" w:history="1">
            <w:r w:rsidR="00866A8C" w:rsidRPr="00F10B7C">
              <w:rPr>
                <w:rStyle w:val="a8"/>
                <w:noProof/>
                <w:lang w:bidi="x-none"/>
                <w14:scene3d>
                  <w14:camera w14:prst="orthographicFront"/>
                  <w14:lightRig w14:rig="threePt" w14:dir="t">
                    <w14:rot w14:lat="0" w14:lon="0" w14:rev="0"/>
                  </w14:lightRig>
                </w14:scene3d>
              </w:rPr>
              <w:t>1.1.4.</w:t>
            </w:r>
            <w:r w:rsidR="00866A8C">
              <w:rPr>
                <w:rFonts w:asciiTheme="minorHAnsi" w:eastAsiaTheme="minorEastAsia" w:hAnsiTheme="minorHAnsi"/>
                <w:noProof/>
                <w:color w:val="auto"/>
                <w:sz w:val="22"/>
                <w:lang w:eastAsia="ru-RU"/>
              </w:rPr>
              <w:tab/>
            </w:r>
            <w:r w:rsidR="00866A8C" w:rsidRPr="00F10B7C">
              <w:rPr>
                <w:rStyle w:val="a8"/>
                <w:noProof/>
              </w:rPr>
              <w:t>Основные трудности при отправке сообщения</w:t>
            </w:r>
            <w:r w:rsidR="00866A8C">
              <w:rPr>
                <w:noProof/>
                <w:webHidden/>
              </w:rPr>
              <w:tab/>
            </w:r>
            <w:r w:rsidR="00866A8C">
              <w:rPr>
                <w:noProof/>
                <w:webHidden/>
              </w:rPr>
              <w:fldChar w:fldCharType="begin"/>
            </w:r>
            <w:r w:rsidR="00866A8C">
              <w:rPr>
                <w:noProof/>
                <w:webHidden/>
              </w:rPr>
              <w:instrText xml:space="preserve"> PAGEREF _Toc72677461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7C60A00F" w14:textId="6561BB09" w:rsidR="00866A8C" w:rsidRDefault="00A71FE8" w:rsidP="00866A8C">
          <w:pPr>
            <w:pStyle w:val="21"/>
            <w:ind w:firstLine="0"/>
            <w:rPr>
              <w:rFonts w:asciiTheme="minorHAnsi" w:eastAsiaTheme="minorEastAsia" w:hAnsiTheme="minorHAnsi"/>
              <w:noProof/>
              <w:color w:val="auto"/>
              <w:sz w:val="22"/>
              <w:lang w:eastAsia="ru-RU"/>
            </w:rPr>
          </w:pPr>
          <w:hyperlink w:anchor="_Toc72677462" w:history="1">
            <w:r w:rsidR="00866A8C" w:rsidRPr="00F10B7C">
              <w:rPr>
                <w:rStyle w:val="a8"/>
                <w:noProof/>
                <w:lang w:bidi="x-none"/>
                <w14:scene3d>
                  <w14:camera w14:prst="orthographicFront"/>
                  <w14:lightRig w14:rig="threePt" w14:dir="t">
                    <w14:rot w14:lat="0" w14:lon="0" w14:rev="0"/>
                  </w14:lightRig>
                </w14:scene3d>
              </w:rPr>
              <w:t>1.2.</w:t>
            </w:r>
            <w:r w:rsidR="00866A8C" w:rsidRPr="00F10B7C">
              <w:rPr>
                <w:rStyle w:val="a8"/>
                <w:noProof/>
              </w:rPr>
              <w:t xml:space="preserve"> Обзор программ-аналогов</w:t>
            </w:r>
            <w:r w:rsidR="00866A8C">
              <w:rPr>
                <w:noProof/>
                <w:webHidden/>
              </w:rPr>
              <w:tab/>
            </w:r>
            <w:r w:rsidR="00866A8C">
              <w:rPr>
                <w:noProof/>
                <w:webHidden/>
              </w:rPr>
              <w:fldChar w:fldCharType="begin"/>
            </w:r>
            <w:r w:rsidR="00866A8C">
              <w:rPr>
                <w:noProof/>
                <w:webHidden/>
              </w:rPr>
              <w:instrText xml:space="preserve"> PAGEREF _Toc72677462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21E9663F" w14:textId="615B8D65"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3" w:history="1">
            <w:r w:rsidR="00866A8C" w:rsidRPr="00F10B7C">
              <w:rPr>
                <w:rStyle w:val="a8"/>
                <w:noProof/>
                <w:lang w:bidi="x-none"/>
                <w14:scene3d>
                  <w14:camera w14:prst="orthographicFront"/>
                  <w14:lightRig w14:rig="threePt" w14:dir="t">
                    <w14:rot w14:lat="0" w14:lon="0" w14:rev="0"/>
                  </w14:lightRig>
                </w14:scene3d>
              </w:rPr>
              <w:t>1.2.1.</w:t>
            </w:r>
            <w:r w:rsidR="00866A8C">
              <w:rPr>
                <w:rFonts w:asciiTheme="minorHAnsi" w:eastAsiaTheme="minorEastAsia" w:hAnsiTheme="minorHAnsi"/>
                <w:noProof/>
                <w:color w:val="auto"/>
                <w:sz w:val="22"/>
                <w:lang w:eastAsia="ru-RU"/>
              </w:rPr>
              <w:tab/>
            </w:r>
            <w:r w:rsidR="00866A8C" w:rsidRPr="00F10B7C">
              <w:rPr>
                <w:rStyle w:val="a8"/>
                <w:noProof/>
              </w:rPr>
              <w:t xml:space="preserve">Amazon </w:t>
            </w:r>
            <w:r w:rsidR="00866A8C" w:rsidRPr="00F10B7C">
              <w:rPr>
                <w:rStyle w:val="a8"/>
                <w:noProof/>
                <w:lang w:val="en-US"/>
              </w:rPr>
              <w:t>SES</w:t>
            </w:r>
            <w:r w:rsidR="00866A8C">
              <w:rPr>
                <w:noProof/>
                <w:webHidden/>
              </w:rPr>
              <w:tab/>
            </w:r>
            <w:r w:rsidR="00866A8C">
              <w:rPr>
                <w:noProof/>
                <w:webHidden/>
              </w:rPr>
              <w:fldChar w:fldCharType="begin"/>
            </w:r>
            <w:r w:rsidR="00866A8C">
              <w:rPr>
                <w:noProof/>
                <w:webHidden/>
              </w:rPr>
              <w:instrText xml:space="preserve"> PAGEREF _Toc72677463 \h </w:instrText>
            </w:r>
            <w:r w:rsidR="00866A8C">
              <w:rPr>
                <w:noProof/>
                <w:webHidden/>
              </w:rPr>
            </w:r>
            <w:r w:rsidR="00866A8C">
              <w:rPr>
                <w:noProof/>
                <w:webHidden/>
              </w:rPr>
              <w:fldChar w:fldCharType="separate"/>
            </w:r>
            <w:r w:rsidR="00866A8C">
              <w:rPr>
                <w:noProof/>
                <w:webHidden/>
              </w:rPr>
              <w:t>12</w:t>
            </w:r>
            <w:r w:rsidR="00866A8C">
              <w:rPr>
                <w:noProof/>
                <w:webHidden/>
              </w:rPr>
              <w:fldChar w:fldCharType="end"/>
            </w:r>
          </w:hyperlink>
        </w:p>
        <w:p w14:paraId="1204500A" w14:textId="5D6CF947"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4" w:history="1">
            <w:r w:rsidR="00866A8C" w:rsidRPr="00F10B7C">
              <w:rPr>
                <w:rStyle w:val="a8"/>
                <w:noProof/>
                <w:lang w:val="en-US" w:bidi="x-none"/>
                <w14:scene3d>
                  <w14:camera w14:prst="orthographicFront"/>
                  <w14:lightRig w14:rig="threePt" w14:dir="t">
                    <w14:rot w14:lat="0" w14:lon="0" w14:rev="0"/>
                  </w14:lightRig>
                </w14:scene3d>
              </w:rPr>
              <w:t>1.2.2.</w:t>
            </w:r>
            <w:r w:rsidR="00866A8C">
              <w:rPr>
                <w:rFonts w:asciiTheme="minorHAnsi" w:eastAsiaTheme="minorEastAsia" w:hAnsiTheme="minorHAnsi"/>
                <w:noProof/>
                <w:color w:val="auto"/>
                <w:sz w:val="22"/>
                <w:lang w:eastAsia="ru-RU"/>
              </w:rPr>
              <w:tab/>
            </w:r>
            <w:r w:rsidR="00866A8C" w:rsidRPr="00F10B7C">
              <w:rPr>
                <w:rStyle w:val="a8"/>
                <w:noProof/>
              </w:rPr>
              <w:t>Sendgrid</w:t>
            </w:r>
            <w:r w:rsidR="00866A8C">
              <w:rPr>
                <w:noProof/>
                <w:webHidden/>
              </w:rPr>
              <w:tab/>
            </w:r>
            <w:r w:rsidR="00866A8C">
              <w:rPr>
                <w:noProof/>
                <w:webHidden/>
              </w:rPr>
              <w:fldChar w:fldCharType="begin"/>
            </w:r>
            <w:r w:rsidR="00866A8C">
              <w:rPr>
                <w:noProof/>
                <w:webHidden/>
              </w:rPr>
              <w:instrText xml:space="preserve"> PAGEREF _Toc72677464 \h </w:instrText>
            </w:r>
            <w:r w:rsidR="00866A8C">
              <w:rPr>
                <w:noProof/>
                <w:webHidden/>
              </w:rPr>
            </w:r>
            <w:r w:rsidR="00866A8C">
              <w:rPr>
                <w:noProof/>
                <w:webHidden/>
              </w:rPr>
              <w:fldChar w:fldCharType="separate"/>
            </w:r>
            <w:r w:rsidR="00866A8C">
              <w:rPr>
                <w:noProof/>
                <w:webHidden/>
              </w:rPr>
              <w:t>13</w:t>
            </w:r>
            <w:r w:rsidR="00866A8C">
              <w:rPr>
                <w:noProof/>
                <w:webHidden/>
              </w:rPr>
              <w:fldChar w:fldCharType="end"/>
            </w:r>
          </w:hyperlink>
        </w:p>
        <w:p w14:paraId="4A7F383E" w14:textId="4AE3F16B"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5" w:history="1">
            <w:r w:rsidR="00866A8C" w:rsidRPr="00F10B7C">
              <w:rPr>
                <w:rStyle w:val="a8"/>
                <w:noProof/>
                <w:lang w:val="en-US" w:bidi="x-none"/>
                <w14:scene3d>
                  <w14:camera w14:prst="orthographicFront"/>
                  <w14:lightRig w14:rig="threePt" w14:dir="t">
                    <w14:rot w14:lat="0" w14:lon="0" w14:rev="0"/>
                  </w14:lightRig>
                </w14:scene3d>
              </w:rPr>
              <w:t>1.2.3.</w:t>
            </w:r>
            <w:r w:rsidR="00866A8C">
              <w:rPr>
                <w:rFonts w:asciiTheme="minorHAnsi" w:eastAsiaTheme="minorEastAsia" w:hAnsiTheme="minorHAnsi"/>
                <w:noProof/>
                <w:color w:val="auto"/>
                <w:sz w:val="22"/>
                <w:lang w:eastAsia="ru-RU"/>
              </w:rPr>
              <w:tab/>
            </w:r>
            <w:r w:rsidR="00866A8C" w:rsidRPr="00F10B7C">
              <w:rPr>
                <w:rStyle w:val="a8"/>
                <w:noProof/>
                <w:lang w:val="en-US"/>
              </w:rPr>
              <w:t>Tin-cat email queue</w:t>
            </w:r>
            <w:r w:rsidR="00866A8C">
              <w:rPr>
                <w:noProof/>
                <w:webHidden/>
              </w:rPr>
              <w:tab/>
            </w:r>
            <w:r w:rsidR="00866A8C">
              <w:rPr>
                <w:noProof/>
                <w:webHidden/>
              </w:rPr>
              <w:fldChar w:fldCharType="begin"/>
            </w:r>
            <w:r w:rsidR="00866A8C">
              <w:rPr>
                <w:noProof/>
                <w:webHidden/>
              </w:rPr>
              <w:instrText xml:space="preserve"> PAGEREF _Toc72677465 \h </w:instrText>
            </w:r>
            <w:r w:rsidR="00866A8C">
              <w:rPr>
                <w:noProof/>
                <w:webHidden/>
              </w:rPr>
            </w:r>
            <w:r w:rsidR="00866A8C">
              <w:rPr>
                <w:noProof/>
                <w:webHidden/>
              </w:rPr>
              <w:fldChar w:fldCharType="separate"/>
            </w:r>
            <w:r w:rsidR="00866A8C">
              <w:rPr>
                <w:noProof/>
                <w:webHidden/>
              </w:rPr>
              <w:t>14</w:t>
            </w:r>
            <w:r w:rsidR="00866A8C">
              <w:rPr>
                <w:noProof/>
                <w:webHidden/>
              </w:rPr>
              <w:fldChar w:fldCharType="end"/>
            </w:r>
          </w:hyperlink>
        </w:p>
        <w:p w14:paraId="0D9D8D99" w14:textId="027E777D"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6" w:history="1">
            <w:r w:rsidR="00866A8C" w:rsidRPr="00F10B7C">
              <w:rPr>
                <w:rStyle w:val="a8"/>
                <w:noProof/>
                <w:lang w:bidi="x-none"/>
                <w14:scene3d>
                  <w14:camera w14:prst="orthographicFront"/>
                  <w14:lightRig w14:rig="threePt" w14:dir="t">
                    <w14:rot w14:lat="0" w14:lon="0" w14:rev="0"/>
                  </w14:lightRig>
                </w14:scene3d>
              </w:rPr>
              <w:t>1.2.4.</w:t>
            </w:r>
            <w:r w:rsidR="00866A8C">
              <w:rPr>
                <w:rFonts w:asciiTheme="minorHAnsi" w:eastAsiaTheme="minorEastAsia" w:hAnsiTheme="minorHAnsi"/>
                <w:noProof/>
                <w:color w:val="auto"/>
                <w:sz w:val="22"/>
                <w:lang w:eastAsia="ru-RU"/>
              </w:rPr>
              <w:tab/>
            </w:r>
            <w:r w:rsidR="00866A8C" w:rsidRPr="00F10B7C">
              <w:rPr>
                <w:rStyle w:val="a8"/>
                <w:noProof/>
              </w:rPr>
              <w:t>Сравнение</w:t>
            </w:r>
            <w:r w:rsidR="00866A8C">
              <w:rPr>
                <w:noProof/>
                <w:webHidden/>
              </w:rPr>
              <w:tab/>
            </w:r>
            <w:r w:rsidR="00866A8C">
              <w:rPr>
                <w:noProof/>
                <w:webHidden/>
              </w:rPr>
              <w:fldChar w:fldCharType="begin"/>
            </w:r>
            <w:r w:rsidR="00866A8C">
              <w:rPr>
                <w:noProof/>
                <w:webHidden/>
              </w:rPr>
              <w:instrText xml:space="preserve"> PAGEREF _Toc72677466 \h </w:instrText>
            </w:r>
            <w:r w:rsidR="00866A8C">
              <w:rPr>
                <w:noProof/>
                <w:webHidden/>
              </w:rPr>
            </w:r>
            <w:r w:rsidR="00866A8C">
              <w:rPr>
                <w:noProof/>
                <w:webHidden/>
              </w:rPr>
              <w:fldChar w:fldCharType="separate"/>
            </w:r>
            <w:r w:rsidR="00866A8C">
              <w:rPr>
                <w:noProof/>
                <w:webHidden/>
              </w:rPr>
              <w:t>15</w:t>
            </w:r>
            <w:r w:rsidR="00866A8C">
              <w:rPr>
                <w:noProof/>
                <w:webHidden/>
              </w:rPr>
              <w:fldChar w:fldCharType="end"/>
            </w:r>
          </w:hyperlink>
        </w:p>
        <w:p w14:paraId="704DEFB6" w14:textId="3BCEA2BB" w:rsidR="00866A8C" w:rsidRDefault="00A71FE8" w:rsidP="00866A8C">
          <w:pPr>
            <w:pStyle w:val="21"/>
            <w:ind w:firstLine="0"/>
            <w:rPr>
              <w:rFonts w:asciiTheme="minorHAnsi" w:eastAsiaTheme="minorEastAsia" w:hAnsiTheme="minorHAnsi"/>
              <w:noProof/>
              <w:color w:val="auto"/>
              <w:sz w:val="22"/>
              <w:lang w:eastAsia="ru-RU"/>
            </w:rPr>
          </w:pPr>
          <w:hyperlink w:anchor="_Toc72677467" w:history="1">
            <w:r w:rsidR="00866A8C" w:rsidRPr="00F10B7C">
              <w:rPr>
                <w:rStyle w:val="a8"/>
                <w:noProof/>
                <w:lang w:bidi="x-none"/>
                <w14:scene3d>
                  <w14:camera w14:prst="orthographicFront"/>
                  <w14:lightRig w14:rig="threePt" w14:dir="t">
                    <w14:rot w14:lat="0" w14:lon="0" w14:rev="0"/>
                  </w14:lightRig>
                </w14:scene3d>
              </w:rPr>
              <w:t>1.3.</w:t>
            </w:r>
            <w:r w:rsidR="00866A8C" w:rsidRPr="00F10B7C">
              <w:rPr>
                <w:rStyle w:val="a8"/>
                <w:noProof/>
              </w:rPr>
              <w:t xml:space="preserve"> Функциональная модель</w:t>
            </w:r>
            <w:r w:rsidR="00866A8C">
              <w:rPr>
                <w:noProof/>
                <w:webHidden/>
              </w:rPr>
              <w:tab/>
            </w:r>
            <w:r w:rsidR="00866A8C">
              <w:rPr>
                <w:noProof/>
                <w:webHidden/>
              </w:rPr>
              <w:fldChar w:fldCharType="begin"/>
            </w:r>
            <w:r w:rsidR="00866A8C">
              <w:rPr>
                <w:noProof/>
                <w:webHidden/>
              </w:rPr>
              <w:instrText xml:space="preserve"> PAGEREF _Toc72677467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8F1FDBE" w14:textId="39981B1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8" w:history="1">
            <w:r w:rsidR="00866A8C" w:rsidRPr="00F10B7C">
              <w:rPr>
                <w:rStyle w:val="a8"/>
                <w:noProof/>
                <w:lang w:bidi="x-none"/>
                <w14:scene3d>
                  <w14:camera w14:prst="orthographicFront"/>
                  <w14:lightRig w14:rig="threePt" w14:dir="t">
                    <w14:rot w14:lat="0" w14:lon="0" w14:rev="0"/>
                  </w14:lightRig>
                </w14:scene3d>
              </w:rPr>
              <w:t>1.3.1.</w:t>
            </w:r>
            <w:r w:rsidR="00866A8C">
              <w:rPr>
                <w:rFonts w:asciiTheme="minorHAnsi" w:eastAsiaTheme="minorEastAsia" w:hAnsiTheme="minorHAnsi"/>
                <w:noProof/>
                <w:color w:val="auto"/>
                <w:sz w:val="22"/>
                <w:lang w:eastAsia="ru-RU"/>
              </w:rPr>
              <w:tab/>
            </w:r>
            <w:r w:rsidR="00866A8C" w:rsidRPr="00F10B7C">
              <w:rPr>
                <w:rStyle w:val="a8"/>
                <w:noProof/>
              </w:rPr>
              <w:t>Оператор</w:t>
            </w:r>
            <w:r w:rsidR="00866A8C">
              <w:rPr>
                <w:noProof/>
                <w:webHidden/>
              </w:rPr>
              <w:tab/>
            </w:r>
            <w:r w:rsidR="00866A8C">
              <w:rPr>
                <w:noProof/>
                <w:webHidden/>
              </w:rPr>
              <w:fldChar w:fldCharType="begin"/>
            </w:r>
            <w:r w:rsidR="00866A8C">
              <w:rPr>
                <w:noProof/>
                <w:webHidden/>
              </w:rPr>
              <w:instrText xml:space="preserve"> PAGEREF _Toc72677468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76A06020" w14:textId="1A8381A9"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69" w:history="1">
            <w:r w:rsidR="00866A8C" w:rsidRPr="00F10B7C">
              <w:rPr>
                <w:rStyle w:val="a8"/>
                <w:noProof/>
                <w:lang w:bidi="x-none"/>
                <w14:scene3d>
                  <w14:camera w14:prst="orthographicFront"/>
                  <w14:lightRig w14:rig="threePt" w14:dir="t">
                    <w14:rot w14:lat="0" w14:lon="0" w14:rev="0"/>
                  </w14:lightRig>
                </w14:scene3d>
              </w:rPr>
              <w:t>1.3.2.</w:t>
            </w:r>
            <w:r w:rsidR="00866A8C">
              <w:rPr>
                <w:rFonts w:asciiTheme="minorHAnsi" w:eastAsiaTheme="minorEastAsia" w:hAnsiTheme="minorHAnsi"/>
                <w:noProof/>
                <w:color w:val="auto"/>
                <w:sz w:val="22"/>
                <w:lang w:eastAsia="ru-RU"/>
              </w:rPr>
              <w:tab/>
            </w:r>
            <w:r w:rsidR="00866A8C" w:rsidRPr="00F10B7C">
              <w:rPr>
                <w:rStyle w:val="a8"/>
                <w:noProof/>
              </w:rPr>
              <w:t>Администратор</w:t>
            </w:r>
            <w:r w:rsidR="00866A8C">
              <w:rPr>
                <w:noProof/>
                <w:webHidden/>
              </w:rPr>
              <w:tab/>
            </w:r>
            <w:r w:rsidR="00866A8C">
              <w:rPr>
                <w:noProof/>
                <w:webHidden/>
              </w:rPr>
              <w:fldChar w:fldCharType="begin"/>
            </w:r>
            <w:r w:rsidR="00866A8C">
              <w:rPr>
                <w:noProof/>
                <w:webHidden/>
              </w:rPr>
              <w:instrText xml:space="preserve"> PAGEREF _Toc72677469 \h </w:instrText>
            </w:r>
            <w:r w:rsidR="00866A8C">
              <w:rPr>
                <w:noProof/>
                <w:webHidden/>
              </w:rPr>
            </w:r>
            <w:r w:rsidR="00866A8C">
              <w:rPr>
                <w:noProof/>
                <w:webHidden/>
              </w:rPr>
              <w:fldChar w:fldCharType="separate"/>
            </w:r>
            <w:r w:rsidR="00866A8C">
              <w:rPr>
                <w:noProof/>
                <w:webHidden/>
              </w:rPr>
              <w:t>16</w:t>
            </w:r>
            <w:r w:rsidR="00866A8C">
              <w:rPr>
                <w:noProof/>
                <w:webHidden/>
              </w:rPr>
              <w:fldChar w:fldCharType="end"/>
            </w:r>
          </w:hyperlink>
        </w:p>
        <w:p w14:paraId="0194A071" w14:textId="77966687" w:rsidR="00866A8C" w:rsidRDefault="00A71FE8" w:rsidP="00866A8C">
          <w:pPr>
            <w:pStyle w:val="21"/>
            <w:ind w:firstLine="0"/>
            <w:rPr>
              <w:rFonts w:asciiTheme="minorHAnsi" w:eastAsiaTheme="minorEastAsia" w:hAnsiTheme="minorHAnsi"/>
              <w:noProof/>
              <w:color w:val="auto"/>
              <w:sz w:val="22"/>
              <w:lang w:eastAsia="ru-RU"/>
            </w:rPr>
          </w:pPr>
          <w:hyperlink w:anchor="_Toc72677470" w:history="1">
            <w:r w:rsidR="00866A8C" w:rsidRPr="00F10B7C">
              <w:rPr>
                <w:rStyle w:val="a8"/>
                <w:noProof/>
                <w:lang w:bidi="x-none"/>
                <w14:scene3d>
                  <w14:camera w14:prst="orthographicFront"/>
                  <w14:lightRig w14:rig="threePt" w14:dir="t">
                    <w14:rot w14:lat="0" w14:lon="0" w14:rev="0"/>
                  </w14:lightRig>
                </w14:scene3d>
              </w:rPr>
              <w:t>1.4.</w:t>
            </w:r>
            <w:r w:rsidR="00866A8C" w:rsidRPr="00F10B7C">
              <w:rPr>
                <w:rStyle w:val="a8"/>
                <w:noProof/>
                <w:lang w:val="en-US"/>
              </w:rPr>
              <w:t xml:space="preserve"> IDEF0-</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_Toc72677470 \h </w:instrText>
            </w:r>
            <w:r w:rsidR="00866A8C">
              <w:rPr>
                <w:noProof/>
                <w:webHidden/>
              </w:rPr>
            </w:r>
            <w:r w:rsidR="00866A8C">
              <w:rPr>
                <w:noProof/>
                <w:webHidden/>
              </w:rPr>
              <w:fldChar w:fldCharType="separate"/>
            </w:r>
            <w:r w:rsidR="00866A8C">
              <w:rPr>
                <w:noProof/>
                <w:webHidden/>
              </w:rPr>
              <w:t>17</w:t>
            </w:r>
            <w:r w:rsidR="00866A8C">
              <w:rPr>
                <w:noProof/>
                <w:webHidden/>
              </w:rPr>
              <w:fldChar w:fldCharType="end"/>
            </w:r>
          </w:hyperlink>
        </w:p>
        <w:p w14:paraId="3DDBC96C" w14:textId="6086D4C8" w:rsidR="00866A8C" w:rsidRDefault="00A71FE8" w:rsidP="00866A8C">
          <w:pPr>
            <w:pStyle w:val="21"/>
            <w:ind w:firstLine="0"/>
            <w:rPr>
              <w:rFonts w:asciiTheme="minorHAnsi" w:eastAsiaTheme="minorEastAsia" w:hAnsiTheme="minorHAnsi"/>
              <w:noProof/>
              <w:color w:val="auto"/>
              <w:sz w:val="22"/>
              <w:lang w:eastAsia="ru-RU"/>
            </w:rPr>
          </w:pPr>
          <w:hyperlink w:anchor="_Toc72677471" w:history="1">
            <w:r w:rsidR="00866A8C" w:rsidRPr="00F10B7C">
              <w:rPr>
                <w:rStyle w:val="a8"/>
                <w:noProof/>
                <w:lang w:val="en-US" w:bidi="x-none"/>
                <w14:scene3d>
                  <w14:camera w14:prst="orthographicFront"/>
                  <w14:lightRig w14:rig="threePt" w14:dir="t">
                    <w14:rot w14:lat="0" w14:lon="0" w14:rev="0"/>
                  </w14:lightRig>
                </w14:scene3d>
              </w:rPr>
              <w:t>1.5.</w:t>
            </w:r>
            <w:r w:rsidR="00866A8C" w:rsidRPr="00F10B7C">
              <w:rPr>
                <w:rStyle w:val="a8"/>
                <w:noProof/>
                <w:lang w:val="en-US"/>
              </w:rPr>
              <w:t xml:space="preserve"> BPMN</w:t>
            </w:r>
            <w:r w:rsidR="00866A8C">
              <w:rPr>
                <w:noProof/>
                <w:webHidden/>
              </w:rPr>
              <w:tab/>
            </w:r>
            <w:r w:rsidR="00866A8C">
              <w:rPr>
                <w:noProof/>
                <w:webHidden/>
              </w:rPr>
              <w:fldChar w:fldCharType="begin"/>
            </w:r>
            <w:r w:rsidR="00866A8C">
              <w:rPr>
                <w:noProof/>
                <w:webHidden/>
              </w:rPr>
              <w:instrText xml:space="preserve"> PAGEREF _Toc72677471 \h </w:instrText>
            </w:r>
            <w:r w:rsidR="00866A8C">
              <w:rPr>
                <w:noProof/>
                <w:webHidden/>
              </w:rPr>
            </w:r>
            <w:r w:rsidR="00866A8C">
              <w:rPr>
                <w:noProof/>
                <w:webHidden/>
              </w:rPr>
              <w:fldChar w:fldCharType="separate"/>
            </w:r>
            <w:r w:rsidR="00866A8C">
              <w:rPr>
                <w:noProof/>
                <w:webHidden/>
              </w:rPr>
              <w:t>20</w:t>
            </w:r>
            <w:r w:rsidR="00866A8C">
              <w:rPr>
                <w:noProof/>
                <w:webHidden/>
              </w:rPr>
              <w:fldChar w:fldCharType="end"/>
            </w:r>
          </w:hyperlink>
        </w:p>
        <w:p w14:paraId="33CAFAD2" w14:textId="23475602" w:rsidR="00866A8C" w:rsidRDefault="00A71FE8" w:rsidP="00866A8C">
          <w:pPr>
            <w:pStyle w:val="21"/>
            <w:ind w:firstLine="0"/>
            <w:rPr>
              <w:rFonts w:asciiTheme="minorHAnsi" w:eastAsiaTheme="minorEastAsia" w:hAnsiTheme="minorHAnsi"/>
              <w:noProof/>
              <w:color w:val="auto"/>
              <w:sz w:val="22"/>
              <w:lang w:eastAsia="ru-RU"/>
            </w:rPr>
          </w:pPr>
          <w:hyperlink w:anchor="_Toc72677472" w:history="1">
            <w:r w:rsidR="00866A8C" w:rsidRPr="00F10B7C">
              <w:rPr>
                <w:rStyle w:val="a8"/>
                <w:noProof/>
                <w:lang w:bidi="x-none"/>
                <w14:scene3d>
                  <w14:camera w14:prst="orthographicFront"/>
                  <w14:lightRig w14:rig="threePt" w14:dir="t">
                    <w14:rot w14:lat="0" w14:lon="0" w14:rev="0"/>
                  </w14:lightRig>
                </w14:scene3d>
              </w:rPr>
              <w:t>1.6.</w:t>
            </w:r>
            <w:r w:rsidR="00866A8C" w:rsidRPr="00F10B7C">
              <w:rPr>
                <w:rStyle w:val="a8"/>
                <w:noProof/>
              </w:rPr>
              <w:t xml:space="preserve"> Выводы</w:t>
            </w:r>
            <w:r w:rsidR="00866A8C">
              <w:rPr>
                <w:noProof/>
                <w:webHidden/>
              </w:rPr>
              <w:tab/>
            </w:r>
            <w:r w:rsidR="00866A8C">
              <w:rPr>
                <w:noProof/>
                <w:webHidden/>
              </w:rPr>
              <w:fldChar w:fldCharType="begin"/>
            </w:r>
            <w:r w:rsidR="00866A8C">
              <w:rPr>
                <w:noProof/>
                <w:webHidden/>
              </w:rPr>
              <w:instrText xml:space="preserve"> PAGEREF _Toc72677472 \h </w:instrText>
            </w:r>
            <w:r w:rsidR="00866A8C">
              <w:rPr>
                <w:noProof/>
                <w:webHidden/>
              </w:rPr>
            </w:r>
            <w:r w:rsidR="00866A8C">
              <w:rPr>
                <w:noProof/>
                <w:webHidden/>
              </w:rPr>
              <w:fldChar w:fldCharType="separate"/>
            </w:r>
            <w:r w:rsidR="00866A8C">
              <w:rPr>
                <w:noProof/>
                <w:webHidden/>
              </w:rPr>
              <w:t>22</w:t>
            </w:r>
            <w:r w:rsidR="00866A8C">
              <w:rPr>
                <w:noProof/>
                <w:webHidden/>
              </w:rPr>
              <w:fldChar w:fldCharType="end"/>
            </w:r>
          </w:hyperlink>
        </w:p>
        <w:p w14:paraId="0D050D47" w14:textId="1CA3B148"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473" w:history="1">
            <w:r w:rsidR="00866A8C" w:rsidRPr="00F10B7C">
              <w:rPr>
                <w:rStyle w:val="a8"/>
                <w:noProof/>
              </w:rPr>
              <w:t>2. ТЕХНИЧЕСКОЕ ЗАДАНИЕ</w:t>
            </w:r>
            <w:r w:rsidR="00866A8C">
              <w:rPr>
                <w:noProof/>
                <w:webHidden/>
              </w:rPr>
              <w:tab/>
            </w:r>
            <w:r w:rsidR="00866A8C">
              <w:rPr>
                <w:noProof/>
                <w:webHidden/>
              </w:rPr>
              <w:fldChar w:fldCharType="begin"/>
            </w:r>
            <w:r w:rsidR="00866A8C">
              <w:rPr>
                <w:noProof/>
                <w:webHidden/>
              </w:rPr>
              <w:instrText xml:space="preserve"> PAGEREF _Toc72677473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5DB1F1B" w14:textId="314149AB" w:rsidR="00866A8C" w:rsidRDefault="00A71FE8" w:rsidP="00866A8C">
          <w:pPr>
            <w:pStyle w:val="21"/>
            <w:ind w:firstLine="0"/>
            <w:rPr>
              <w:rFonts w:asciiTheme="minorHAnsi" w:eastAsiaTheme="minorEastAsia" w:hAnsiTheme="minorHAnsi"/>
              <w:noProof/>
              <w:color w:val="auto"/>
              <w:sz w:val="22"/>
              <w:lang w:eastAsia="ru-RU"/>
            </w:rPr>
          </w:pPr>
          <w:hyperlink w:anchor="_Toc72677474" w:history="1">
            <w:r w:rsidR="00866A8C" w:rsidRPr="00F10B7C">
              <w:rPr>
                <w:rStyle w:val="a8"/>
                <w:noProof/>
                <w:lang w:bidi="x-none"/>
                <w14:scene3d>
                  <w14:camera w14:prst="orthographicFront"/>
                  <w14:lightRig w14:rig="threePt" w14:dir="t">
                    <w14:rot w14:lat="0" w14:lon="0" w14:rev="0"/>
                  </w14:lightRig>
                </w14:scene3d>
              </w:rPr>
              <w:t>2.1.</w:t>
            </w:r>
            <w:r w:rsidR="00866A8C" w:rsidRPr="00F10B7C">
              <w:rPr>
                <w:rStyle w:val="a8"/>
                <w:noProof/>
              </w:rPr>
              <w:t xml:space="preserve"> Основание для разработки</w:t>
            </w:r>
            <w:r w:rsidR="00866A8C">
              <w:rPr>
                <w:noProof/>
                <w:webHidden/>
              </w:rPr>
              <w:tab/>
            </w:r>
            <w:r w:rsidR="00866A8C">
              <w:rPr>
                <w:noProof/>
                <w:webHidden/>
              </w:rPr>
              <w:fldChar w:fldCharType="begin"/>
            </w:r>
            <w:r w:rsidR="00866A8C">
              <w:rPr>
                <w:noProof/>
                <w:webHidden/>
              </w:rPr>
              <w:instrText xml:space="preserve"> PAGEREF _Toc72677474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2451F23" w14:textId="73AF4FD1" w:rsidR="00866A8C" w:rsidRDefault="00A71FE8" w:rsidP="00866A8C">
          <w:pPr>
            <w:pStyle w:val="21"/>
            <w:ind w:firstLine="0"/>
            <w:rPr>
              <w:rFonts w:asciiTheme="minorHAnsi" w:eastAsiaTheme="minorEastAsia" w:hAnsiTheme="minorHAnsi"/>
              <w:noProof/>
              <w:color w:val="auto"/>
              <w:sz w:val="22"/>
              <w:lang w:eastAsia="ru-RU"/>
            </w:rPr>
          </w:pPr>
          <w:hyperlink w:anchor="_Toc72677475" w:history="1">
            <w:r w:rsidR="00866A8C" w:rsidRPr="00F10B7C">
              <w:rPr>
                <w:rStyle w:val="a8"/>
                <w:noProof/>
                <w:lang w:bidi="x-none"/>
                <w14:scene3d>
                  <w14:camera w14:prst="orthographicFront"/>
                  <w14:lightRig w14:rig="threePt" w14:dir="t">
                    <w14:rot w14:lat="0" w14:lon="0" w14:rev="0"/>
                  </w14:lightRig>
                </w14:scene3d>
              </w:rPr>
              <w:t>2.2.</w:t>
            </w:r>
            <w:r w:rsidR="00866A8C" w:rsidRPr="00F10B7C">
              <w:rPr>
                <w:rStyle w:val="a8"/>
                <w:noProof/>
              </w:rPr>
              <w:t xml:space="preserve"> Назначение и область применения</w:t>
            </w:r>
            <w:r w:rsidR="00866A8C">
              <w:rPr>
                <w:noProof/>
                <w:webHidden/>
              </w:rPr>
              <w:tab/>
            </w:r>
            <w:r w:rsidR="00866A8C">
              <w:rPr>
                <w:noProof/>
                <w:webHidden/>
              </w:rPr>
              <w:fldChar w:fldCharType="begin"/>
            </w:r>
            <w:r w:rsidR="00866A8C">
              <w:rPr>
                <w:noProof/>
                <w:webHidden/>
              </w:rPr>
              <w:instrText xml:space="preserve"> PAGEREF _Toc72677475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00C82A68" w14:textId="79B54634" w:rsidR="00866A8C" w:rsidRDefault="00A71FE8" w:rsidP="00866A8C">
          <w:pPr>
            <w:pStyle w:val="21"/>
            <w:ind w:firstLine="0"/>
            <w:rPr>
              <w:rFonts w:asciiTheme="minorHAnsi" w:eastAsiaTheme="minorEastAsia" w:hAnsiTheme="minorHAnsi"/>
              <w:noProof/>
              <w:color w:val="auto"/>
              <w:sz w:val="22"/>
              <w:lang w:eastAsia="ru-RU"/>
            </w:rPr>
          </w:pPr>
          <w:hyperlink w:anchor="_Toc72677476" w:history="1">
            <w:r w:rsidR="00866A8C" w:rsidRPr="00F10B7C">
              <w:rPr>
                <w:rStyle w:val="a8"/>
                <w:noProof/>
                <w:lang w:bidi="x-none"/>
                <w14:scene3d>
                  <w14:camera w14:prst="orthographicFront"/>
                  <w14:lightRig w14:rig="threePt" w14:dir="t">
                    <w14:rot w14:lat="0" w14:lon="0" w14:rev="0"/>
                  </w14:lightRig>
                </w14:scene3d>
              </w:rPr>
              <w:t>2.3.</w:t>
            </w:r>
            <w:r w:rsidR="00866A8C" w:rsidRPr="00F10B7C">
              <w:rPr>
                <w:rStyle w:val="a8"/>
                <w:noProof/>
              </w:rPr>
              <w:t xml:space="preserve"> Требование к программному комплексу</w:t>
            </w:r>
            <w:r w:rsidR="00866A8C">
              <w:rPr>
                <w:noProof/>
                <w:webHidden/>
              </w:rPr>
              <w:tab/>
            </w:r>
            <w:r w:rsidR="00866A8C">
              <w:rPr>
                <w:noProof/>
                <w:webHidden/>
              </w:rPr>
              <w:fldChar w:fldCharType="begin"/>
            </w:r>
            <w:r w:rsidR="00866A8C">
              <w:rPr>
                <w:noProof/>
                <w:webHidden/>
              </w:rPr>
              <w:instrText xml:space="preserve"> PAGEREF _Toc72677476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1A0F7D19" w14:textId="51AB2B4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7" w:history="1">
            <w:r w:rsidR="00866A8C" w:rsidRPr="00F10B7C">
              <w:rPr>
                <w:rStyle w:val="a8"/>
                <w:noProof/>
                <w:lang w:bidi="x-none"/>
                <w14:scene3d>
                  <w14:camera w14:prst="orthographicFront"/>
                  <w14:lightRig w14:rig="threePt" w14:dir="t">
                    <w14:rot w14:lat="0" w14:lon="0" w14:rev="0"/>
                  </w14:lightRig>
                </w14:scene3d>
              </w:rPr>
              <w:t>2.3.1.</w:t>
            </w:r>
            <w:r w:rsidR="00866A8C">
              <w:rPr>
                <w:rFonts w:asciiTheme="minorHAnsi" w:eastAsiaTheme="minorEastAsia" w:hAnsiTheme="minorHAnsi"/>
                <w:noProof/>
                <w:color w:val="auto"/>
                <w:sz w:val="22"/>
                <w:lang w:eastAsia="ru-RU"/>
              </w:rPr>
              <w:tab/>
            </w:r>
            <w:r w:rsidR="00866A8C" w:rsidRPr="00F10B7C">
              <w:rPr>
                <w:rStyle w:val="a8"/>
                <w:noProof/>
              </w:rPr>
              <w:t>Требования к функциональным характеристикам</w:t>
            </w:r>
            <w:r w:rsidR="00866A8C">
              <w:rPr>
                <w:noProof/>
                <w:webHidden/>
              </w:rPr>
              <w:tab/>
            </w:r>
            <w:r w:rsidR="00866A8C">
              <w:rPr>
                <w:noProof/>
                <w:webHidden/>
              </w:rPr>
              <w:fldChar w:fldCharType="begin"/>
            </w:r>
            <w:r w:rsidR="00866A8C">
              <w:rPr>
                <w:noProof/>
                <w:webHidden/>
              </w:rPr>
              <w:instrText xml:space="preserve"> PAGEREF _Toc72677477 \h </w:instrText>
            </w:r>
            <w:r w:rsidR="00866A8C">
              <w:rPr>
                <w:noProof/>
                <w:webHidden/>
              </w:rPr>
            </w:r>
            <w:r w:rsidR="00866A8C">
              <w:rPr>
                <w:noProof/>
                <w:webHidden/>
              </w:rPr>
              <w:fldChar w:fldCharType="separate"/>
            </w:r>
            <w:r w:rsidR="00866A8C">
              <w:rPr>
                <w:noProof/>
                <w:webHidden/>
              </w:rPr>
              <w:t>24</w:t>
            </w:r>
            <w:r w:rsidR="00866A8C">
              <w:rPr>
                <w:noProof/>
                <w:webHidden/>
              </w:rPr>
              <w:fldChar w:fldCharType="end"/>
            </w:r>
          </w:hyperlink>
        </w:p>
        <w:p w14:paraId="5F3EED17" w14:textId="6169309A"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78" w:history="1">
            <w:r w:rsidR="00866A8C" w:rsidRPr="00F10B7C">
              <w:rPr>
                <w:rStyle w:val="a8"/>
                <w:noProof/>
                <w:lang w:bidi="x-none"/>
                <w14:scene3d>
                  <w14:camera w14:prst="orthographicFront"/>
                  <w14:lightRig w14:rig="threePt" w14:dir="t">
                    <w14:rot w14:lat="0" w14:lon="0" w14:rev="0"/>
                  </w14:lightRig>
                </w14:scene3d>
              </w:rPr>
              <w:t>2.3.2.</w:t>
            </w:r>
            <w:r w:rsidR="00866A8C">
              <w:rPr>
                <w:rFonts w:asciiTheme="minorHAnsi" w:eastAsiaTheme="minorEastAsia" w:hAnsiTheme="minorHAnsi"/>
                <w:noProof/>
                <w:color w:val="auto"/>
                <w:sz w:val="22"/>
                <w:lang w:eastAsia="ru-RU"/>
              </w:rPr>
              <w:tab/>
            </w:r>
            <w:r w:rsidR="00866A8C" w:rsidRPr="00F10B7C">
              <w:rPr>
                <w:rStyle w:val="a8"/>
                <w:noProof/>
              </w:rPr>
              <w:t>Требования к надежности</w:t>
            </w:r>
            <w:r w:rsidR="00866A8C">
              <w:rPr>
                <w:noProof/>
                <w:webHidden/>
              </w:rPr>
              <w:tab/>
            </w:r>
            <w:r w:rsidR="00866A8C">
              <w:rPr>
                <w:noProof/>
                <w:webHidden/>
              </w:rPr>
              <w:fldChar w:fldCharType="begin"/>
            </w:r>
            <w:r w:rsidR="00866A8C">
              <w:rPr>
                <w:noProof/>
                <w:webHidden/>
              </w:rPr>
              <w:instrText xml:space="preserve"> PAGEREF _Toc72677478 \h </w:instrText>
            </w:r>
            <w:r w:rsidR="00866A8C">
              <w:rPr>
                <w:noProof/>
                <w:webHidden/>
              </w:rPr>
            </w:r>
            <w:r w:rsidR="00866A8C">
              <w:rPr>
                <w:noProof/>
                <w:webHidden/>
              </w:rPr>
              <w:fldChar w:fldCharType="separate"/>
            </w:r>
            <w:r w:rsidR="00866A8C">
              <w:rPr>
                <w:noProof/>
                <w:webHidden/>
              </w:rPr>
              <w:t>27</w:t>
            </w:r>
            <w:r w:rsidR="00866A8C">
              <w:rPr>
                <w:noProof/>
                <w:webHidden/>
              </w:rPr>
              <w:fldChar w:fldCharType="end"/>
            </w:r>
          </w:hyperlink>
        </w:p>
        <w:p w14:paraId="0C1A7BDD" w14:textId="3A66B2D4" w:rsidR="00866A8C" w:rsidRDefault="00A71FE8" w:rsidP="00866A8C">
          <w:pPr>
            <w:pStyle w:val="21"/>
            <w:ind w:firstLine="0"/>
            <w:rPr>
              <w:rFonts w:asciiTheme="minorHAnsi" w:eastAsiaTheme="minorEastAsia" w:hAnsiTheme="minorHAnsi"/>
              <w:noProof/>
              <w:color w:val="auto"/>
              <w:sz w:val="22"/>
              <w:lang w:eastAsia="ru-RU"/>
            </w:rPr>
          </w:pPr>
          <w:hyperlink w:anchor="_Toc72677479" w:history="1">
            <w:r w:rsidR="00866A8C" w:rsidRPr="00F10B7C">
              <w:rPr>
                <w:rStyle w:val="a8"/>
                <w:noProof/>
                <w:lang w:bidi="x-none"/>
                <w14:scene3d>
                  <w14:camera w14:prst="orthographicFront"/>
                  <w14:lightRig w14:rig="threePt" w14:dir="t">
                    <w14:rot w14:lat="0" w14:lon="0" w14:rev="0"/>
                  </w14:lightRig>
                </w14:scene3d>
              </w:rPr>
              <w:t>2.4.</w:t>
            </w:r>
            <w:r w:rsidR="00866A8C" w:rsidRPr="00F10B7C">
              <w:rPr>
                <w:rStyle w:val="a8"/>
                <w:noProof/>
              </w:rPr>
              <w:t xml:space="preserve"> Условия эксплуатации</w:t>
            </w:r>
            <w:r w:rsidR="00866A8C">
              <w:rPr>
                <w:noProof/>
                <w:webHidden/>
              </w:rPr>
              <w:tab/>
            </w:r>
            <w:r w:rsidR="00866A8C">
              <w:rPr>
                <w:noProof/>
                <w:webHidden/>
              </w:rPr>
              <w:fldChar w:fldCharType="begin"/>
            </w:r>
            <w:r w:rsidR="00866A8C">
              <w:rPr>
                <w:noProof/>
                <w:webHidden/>
              </w:rPr>
              <w:instrText xml:space="preserve"> PAGEREF _Toc72677479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6F0E89AD" w14:textId="5BE0FEEB"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0" w:history="1">
            <w:r w:rsidR="00866A8C" w:rsidRPr="00F10B7C">
              <w:rPr>
                <w:rStyle w:val="a8"/>
                <w:noProof/>
                <w:lang w:bidi="x-none"/>
                <w14:scene3d>
                  <w14:camera w14:prst="orthographicFront"/>
                  <w14:lightRig w14:rig="threePt" w14:dir="t">
                    <w14:rot w14:lat="0" w14:lon="0" w14:rev="0"/>
                  </w14:lightRig>
                </w14:scene3d>
              </w:rPr>
              <w:t>2.4.1.</w:t>
            </w:r>
            <w:r w:rsidR="00866A8C">
              <w:rPr>
                <w:rFonts w:asciiTheme="minorHAnsi" w:eastAsiaTheme="minorEastAsia" w:hAnsiTheme="minorHAnsi"/>
                <w:noProof/>
                <w:color w:val="auto"/>
                <w:sz w:val="22"/>
                <w:lang w:eastAsia="ru-RU"/>
              </w:rPr>
              <w:tab/>
            </w:r>
            <w:r w:rsidR="00866A8C" w:rsidRPr="00F10B7C">
              <w:rPr>
                <w:rStyle w:val="a8"/>
                <w:noProof/>
              </w:rPr>
              <w:t>Климатические условия эксплуатации</w:t>
            </w:r>
            <w:r w:rsidR="00866A8C">
              <w:rPr>
                <w:noProof/>
                <w:webHidden/>
              </w:rPr>
              <w:tab/>
            </w:r>
            <w:r w:rsidR="00866A8C">
              <w:rPr>
                <w:noProof/>
                <w:webHidden/>
              </w:rPr>
              <w:fldChar w:fldCharType="begin"/>
            </w:r>
            <w:r w:rsidR="00866A8C">
              <w:rPr>
                <w:noProof/>
                <w:webHidden/>
              </w:rPr>
              <w:instrText xml:space="preserve"> PAGEREF _Toc72677480 \h </w:instrText>
            </w:r>
            <w:r w:rsidR="00866A8C">
              <w:rPr>
                <w:noProof/>
                <w:webHidden/>
              </w:rPr>
            </w:r>
            <w:r w:rsidR="00866A8C">
              <w:rPr>
                <w:noProof/>
                <w:webHidden/>
              </w:rPr>
              <w:fldChar w:fldCharType="separate"/>
            </w:r>
            <w:r w:rsidR="00866A8C">
              <w:rPr>
                <w:noProof/>
                <w:webHidden/>
              </w:rPr>
              <w:t>28</w:t>
            </w:r>
            <w:r w:rsidR="00866A8C">
              <w:rPr>
                <w:noProof/>
                <w:webHidden/>
              </w:rPr>
              <w:fldChar w:fldCharType="end"/>
            </w:r>
          </w:hyperlink>
        </w:p>
        <w:p w14:paraId="1BC49B20" w14:textId="79458550"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1" w:history="1">
            <w:r w:rsidR="00866A8C" w:rsidRPr="00F10B7C">
              <w:rPr>
                <w:rStyle w:val="a8"/>
                <w:noProof/>
                <w:lang w:bidi="x-none"/>
                <w14:scene3d>
                  <w14:camera w14:prst="orthographicFront"/>
                  <w14:lightRig w14:rig="threePt" w14:dir="t">
                    <w14:rot w14:lat="0" w14:lon="0" w14:rev="0"/>
                  </w14:lightRig>
                </w14:scene3d>
              </w:rPr>
              <w:t>2.4.2.</w:t>
            </w:r>
            <w:r w:rsidR="00866A8C">
              <w:rPr>
                <w:rFonts w:asciiTheme="minorHAnsi" w:eastAsiaTheme="minorEastAsia" w:hAnsiTheme="minorHAnsi"/>
                <w:noProof/>
                <w:color w:val="auto"/>
                <w:sz w:val="22"/>
                <w:lang w:eastAsia="ru-RU"/>
              </w:rPr>
              <w:tab/>
            </w:r>
            <w:r w:rsidR="00866A8C" w:rsidRPr="00F10B7C">
              <w:rPr>
                <w:rStyle w:val="a8"/>
                <w:noProof/>
              </w:rPr>
              <w:t>Требования к квалификации и численности персонала</w:t>
            </w:r>
            <w:r w:rsidR="00866A8C">
              <w:rPr>
                <w:noProof/>
                <w:webHidden/>
              </w:rPr>
              <w:tab/>
            </w:r>
            <w:r w:rsidR="00866A8C">
              <w:rPr>
                <w:noProof/>
                <w:webHidden/>
              </w:rPr>
              <w:fldChar w:fldCharType="begin"/>
            </w:r>
            <w:r w:rsidR="00866A8C">
              <w:rPr>
                <w:noProof/>
                <w:webHidden/>
              </w:rPr>
              <w:instrText xml:space="preserve"> PAGEREF _Toc72677481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07FD60B" w14:textId="0A98A714"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2" w:history="1">
            <w:r w:rsidR="00866A8C" w:rsidRPr="00F10B7C">
              <w:rPr>
                <w:rStyle w:val="a8"/>
                <w:noProof/>
                <w:lang w:bidi="x-none"/>
                <w14:scene3d>
                  <w14:camera w14:prst="orthographicFront"/>
                  <w14:lightRig w14:rig="threePt" w14:dir="t">
                    <w14:rot w14:lat="0" w14:lon="0" w14:rev="0"/>
                  </w14:lightRig>
                </w14:scene3d>
              </w:rPr>
              <w:t>2.4.3.</w:t>
            </w:r>
            <w:r w:rsidR="00866A8C">
              <w:rPr>
                <w:rFonts w:asciiTheme="minorHAnsi" w:eastAsiaTheme="minorEastAsia" w:hAnsiTheme="minorHAnsi"/>
                <w:noProof/>
                <w:color w:val="auto"/>
                <w:sz w:val="22"/>
                <w:lang w:eastAsia="ru-RU"/>
              </w:rPr>
              <w:tab/>
            </w:r>
            <w:r w:rsidR="00866A8C" w:rsidRPr="00F10B7C">
              <w:rPr>
                <w:rStyle w:val="a8"/>
                <w:noProof/>
              </w:rPr>
              <w:t>Требования к составу и параметрам технических средств</w:t>
            </w:r>
            <w:r w:rsidR="00866A8C">
              <w:rPr>
                <w:noProof/>
                <w:webHidden/>
              </w:rPr>
              <w:tab/>
            </w:r>
            <w:r w:rsidR="00866A8C">
              <w:rPr>
                <w:noProof/>
                <w:webHidden/>
              </w:rPr>
              <w:fldChar w:fldCharType="begin"/>
            </w:r>
            <w:r w:rsidR="00866A8C">
              <w:rPr>
                <w:noProof/>
                <w:webHidden/>
              </w:rPr>
              <w:instrText xml:space="preserve"> PAGEREF _Toc72677482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23433F69" w14:textId="68A1647D"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3" w:history="1">
            <w:r w:rsidR="00866A8C" w:rsidRPr="00F10B7C">
              <w:rPr>
                <w:rStyle w:val="a8"/>
                <w:noProof/>
                <w:lang w:bidi="x-none"/>
                <w14:scene3d>
                  <w14:camera w14:prst="orthographicFront"/>
                  <w14:lightRig w14:rig="threePt" w14:dir="t">
                    <w14:rot w14:lat="0" w14:lon="0" w14:rev="0"/>
                  </w14:lightRig>
                </w14:scene3d>
              </w:rPr>
              <w:t>2.4.4.</w:t>
            </w:r>
            <w:r w:rsidR="00866A8C">
              <w:rPr>
                <w:rFonts w:asciiTheme="minorHAnsi" w:eastAsiaTheme="minorEastAsia" w:hAnsiTheme="minorHAnsi"/>
                <w:noProof/>
                <w:color w:val="auto"/>
                <w:sz w:val="22"/>
                <w:lang w:eastAsia="ru-RU"/>
              </w:rPr>
              <w:tab/>
            </w:r>
            <w:r w:rsidR="00866A8C" w:rsidRPr="00F10B7C">
              <w:rPr>
                <w:rStyle w:val="a8"/>
                <w:noProof/>
              </w:rPr>
              <w:t>Требования к информационной и программной совместимости</w:t>
            </w:r>
            <w:r w:rsidR="00866A8C">
              <w:rPr>
                <w:noProof/>
                <w:webHidden/>
              </w:rPr>
              <w:tab/>
            </w:r>
            <w:r w:rsidR="00866A8C">
              <w:rPr>
                <w:noProof/>
                <w:webHidden/>
              </w:rPr>
              <w:fldChar w:fldCharType="begin"/>
            </w:r>
            <w:r w:rsidR="00866A8C">
              <w:rPr>
                <w:noProof/>
                <w:webHidden/>
              </w:rPr>
              <w:instrText xml:space="preserve"> PAGEREF _Toc72677483 \h </w:instrText>
            </w:r>
            <w:r w:rsidR="00866A8C">
              <w:rPr>
                <w:noProof/>
                <w:webHidden/>
              </w:rPr>
            </w:r>
            <w:r w:rsidR="00866A8C">
              <w:rPr>
                <w:noProof/>
                <w:webHidden/>
              </w:rPr>
              <w:fldChar w:fldCharType="separate"/>
            </w:r>
            <w:r w:rsidR="00866A8C">
              <w:rPr>
                <w:noProof/>
                <w:webHidden/>
              </w:rPr>
              <w:t>29</w:t>
            </w:r>
            <w:r w:rsidR="00866A8C">
              <w:rPr>
                <w:noProof/>
                <w:webHidden/>
              </w:rPr>
              <w:fldChar w:fldCharType="end"/>
            </w:r>
          </w:hyperlink>
        </w:p>
        <w:p w14:paraId="65E469B2" w14:textId="346C5D45" w:rsidR="00866A8C" w:rsidRDefault="00A71FE8" w:rsidP="00866A8C">
          <w:pPr>
            <w:pStyle w:val="21"/>
            <w:ind w:firstLine="0"/>
            <w:rPr>
              <w:rFonts w:asciiTheme="minorHAnsi" w:eastAsiaTheme="minorEastAsia" w:hAnsiTheme="minorHAnsi"/>
              <w:noProof/>
              <w:color w:val="auto"/>
              <w:sz w:val="22"/>
              <w:lang w:eastAsia="ru-RU"/>
            </w:rPr>
          </w:pPr>
          <w:hyperlink w:anchor="_Toc72677484" w:history="1">
            <w:r w:rsidR="00866A8C" w:rsidRPr="00F10B7C">
              <w:rPr>
                <w:rStyle w:val="a8"/>
                <w:noProof/>
                <w:lang w:bidi="x-none"/>
                <w14:scene3d>
                  <w14:camera w14:prst="orthographicFront"/>
                  <w14:lightRig w14:rig="threePt" w14:dir="t">
                    <w14:rot w14:lat="0" w14:lon="0" w14:rev="0"/>
                  </w14:lightRig>
                </w14:scene3d>
              </w:rPr>
              <w:t>2.5.</w:t>
            </w:r>
            <w:r w:rsidR="00866A8C" w:rsidRPr="00F10B7C">
              <w:rPr>
                <w:rStyle w:val="a8"/>
                <w:noProof/>
              </w:rPr>
              <w:t xml:space="preserve"> Программная документация</w:t>
            </w:r>
            <w:r w:rsidR="00866A8C">
              <w:rPr>
                <w:noProof/>
                <w:webHidden/>
              </w:rPr>
              <w:tab/>
            </w:r>
            <w:r w:rsidR="00866A8C">
              <w:rPr>
                <w:noProof/>
                <w:webHidden/>
              </w:rPr>
              <w:fldChar w:fldCharType="begin"/>
            </w:r>
            <w:r w:rsidR="00866A8C">
              <w:rPr>
                <w:noProof/>
                <w:webHidden/>
              </w:rPr>
              <w:instrText xml:space="preserve"> PAGEREF _Toc72677484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6B7C79B" w14:textId="3A40C98D"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5" w:history="1">
            <w:r w:rsidR="00866A8C" w:rsidRPr="00F10B7C">
              <w:rPr>
                <w:rStyle w:val="a8"/>
                <w:noProof/>
                <w:lang w:bidi="x-none"/>
                <w14:scene3d>
                  <w14:camera w14:prst="orthographicFront"/>
                  <w14:lightRig w14:rig="threePt" w14:dir="t">
                    <w14:rot w14:lat="0" w14:lon="0" w14:rev="0"/>
                  </w14:lightRig>
                </w14:scene3d>
              </w:rPr>
              <w:t>2.5.1.</w:t>
            </w:r>
            <w:r w:rsidR="00866A8C">
              <w:rPr>
                <w:rFonts w:asciiTheme="minorHAnsi" w:eastAsiaTheme="minorEastAsia" w:hAnsiTheme="minorHAnsi"/>
                <w:noProof/>
                <w:color w:val="auto"/>
                <w:sz w:val="22"/>
                <w:lang w:eastAsia="ru-RU"/>
              </w:rPr>
              <w:tab/>
            </w:r>
            <w:r w:rsidR="00866A8C" w:rsidRPr="00F10B7C">
              <w:rPr>
                <w:rStyle w:val="a8"/>
                <w:noProof/>
              </w:rPr>
              <w:t>Предварительный состав программной документации</w:t>
            </w:r>
            <w:r w:rsidR="00866A8C">
              <w:rPr>
                <w:noProof/>
                <w:webHidden/>
              </w:rPr>
              <w:tab/>
            </w:r>
            <w:r w:rsidR="00866A8C">
              <w:rPr>
                <w:noProof/>
                <w:webHidden/>
              </w:rPr>
              <w:fldChar w:fldCharType="begin"/>
            </w:r>
            <w:r w:rsidR="00866A8C">
              <w:rPr>
                <w:noProof/>
                <w:webHidden/>
              </w:rPr>
              <w:instrText xml:space="preserve"> PAGEREF _Toc72677485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53713509" w14:textId="3AD42D79" w:rsidR="00866A8C" w:rsidRDefault="00A71FE8" w:rsidP="00866A8C">
          <w:pPr>
            <w:pStyle w:val="21"/>
            <w:ind w:firstLine="0"/>
            <w:rPr>
              <w:rFonts w:asciiTheme="minorHAnsi" w:eastAsiaTheme="minorEastAsia" w:hAnsiTheme="minorHAnsi"/>
              <w:noProof/>
              <w:color w:val="auto"/>
              <w:sz w:val="22"/>
              <w:lang w:eastAsia="ru-RU"/>
            </w:rPr>
          </w:pPr>
          <w:hyperlink w:anchor="_Toc72677486" w:history="1">
            <w:r w:rsidR="00866A8C" w:rsidRPr="00F10B7C">
              <w:rPr>
                <w:rStyle w:val="a8"/>
                <w:noProof/>
                <w:lang w:bidi="x-none"/>
                <w14:scene3d>
                  <w14:camera w14:prst="orthographicFront"/>
                  <w14:lightRig w14:rig="threePt" w14:dir="t">
                    <w14:rot w14:lat="0" w14:lon="0" w14:rev="0"/>
                  </w14:lightRig>
                </w14:scene3d>
              </w:rPr>
              <w:t>2.6.</w:t>
            </w:r>
            <w:r w:rsidR="00866A8C" w:rsidRPr="00F10B7C">
              <w:rPr>
                <w:rStyle w:val="a8"/>
                <w:noProof/>
              </w:rPr>
              <w:t xml:space="preserve"> Стадии и этапы разработки</w:t>
            </w:r>
            <w:r w:rsidR="00866A8C">
              <w:rPr>
                <w:noProof/>
                <w:webHidden/>
              </w:rPr>
              <w:tab/>
            </w:r>
            <w:r w:rsidR="00866A8C">
              <w:rPr>
                <w:noProof/>
                <w:webHidden/>
              </w:rPr>
              <w:fldChar w:fldCharType="begin"/>
            </w:r>
            <w:r w:rsidR="00866A8C">
              <w:rPr>
                <w:noProof/>
                <w:webHidden/>
              </w:rPr>
              <w:instrText xml:space="preserve"> PAGEREF _Toc72677486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90C8F29" w14:textId="183BBE55"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7" w:history="1">
            <w:r w:rsidR="00866A8C" w:rsidRPr="00F10B7C">
              <w:rPr>
                <w:rStyle w:val="a8"/>
                <w:noProof/>
                <w:lang w:bidi="x-none"/>
                <w14:scene3d>
                  <w14:camera w14:prst="orthographicFront"/>
                  <w14:lightRig w14:rig="threePt" w14:dir="t">
                    <w14:rot w14:lat="0" w14:lon="0" w14:rev="0"/>
                  </w14:lightRig>
                </w14:scene3d>
              </w:rPr>
              <w:t>2.6.1.</w:t>
            </w:r>
            <w:r w:rsidR="00866A8C">
              <w:rPr>
                <w:rFonts w:asciiTheme="minorHAnsi" w:eastAsiaTheme="minorEastAsia" w:hAnsiTheme="minorHAnsi"/>
                <w:noProof/>
                <w:color w:val="auto"/>
                <w:sz w:val="22"/>
                <w:lang w:eastAsia="ru-RU"/>
              </w:rPr>
              <w:tab/>
            </w:r>
            <w:r w:rsidR="00866A8C" w:rsidRPr="00F10B7C">
              <w:rPr>
                <w:rStyle w:val="a8"/>
                <w:noProof/>
              </w:rPr>
              <w:t>Стадии разработки</w:t>
            </w:r>
            <w:r w:rsidR="00866A8C">
              <w:rPr>
                <w:noProof/>
                <w:webHidden/>
              </w:rPr>
              <w:tab/>
            </w:r>
            <w:r w:rsidR="00866A8C">
              <w:rPr>
                <w:noProof/>
                <w:webHidden/>
              </w:rPr>
              <w:fldChar w:fldCharType="begin"/>
            </w:r>
            <w:r w:rsidR="00866A8C">
              <w:rPr>
                <w:noProof/>
                <w:webHidden/>
              </w:rPr>
              <w:instrText xml:space="preserve"> PAGEREF _Toc72677487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31DCD929" w14:textId="23A4740F"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88" w:history="1">
            <w:r w:rsidR="00866A8C" w:rsidRPr="00F10B7C">
              <w:rPr>
                <w:rStyle w:val="a8"/>
                <w:noProof/>
                <w:lang w:bidi="x-none"/>
                <w14:scene3d>
                  <w14:camera w14:prst="orthographicFront"/>
                  <w14:lightRig w14:rig="threePt" w14:dir="t">
                    <w14:rot w14:lat="0" w14:lon="0" w14:rev="0"/>
                  </w14:lightRig>
                </w14:scene3d>
              </w:rPr>
              <w:t>2.6.2.</w:t>
            </w:r>
            <w:r w:rsidR="00866A8C">
              <w:rPr>
                <w:rFonts w:asciiTheme="minorHAnsi" w:eastAsiaTheme="minorEastAsia" w:hAnsiTheme="minorHAnsi"/>
                <w:noProof/>
                <w:color w:val="auto"/>
                <w:sz w:val="22"/>
                <w:lang w:eastAsia="ru-RU"/>
              </w:rPr>
              <w:tab/>
            </w:r>
            <w:r w:rsidR="00866A8C" w:rsidRPr="00F10B7C">
              <w:rPr>
                <w:rStyle w:val="a8"/>
                <w:noProof/>
              </w:rPr>
              <w:t>Содержание работ по этапам</w:t>
            </w:r>
            <w:r w:rsidR="00866A8C">
              <w:rPr>
                <w:noProof/>
                <w:webHidden/>
              </w:rPr>
              <w:tab/>
            </w:r>
            <w:r w:rsidR="00866A8C">
              <w:rPr>
                <w:noProof/>
                <w:webHidden/>
              </w:rPr>
              <w:fldChar w:fldCharType="begin"/>
            </w:r>
            <w:r w:rsidR="00866A8C">
              <w:rPr>
                <w:noProof/>
                <w:webHidden/>
              </w:rPr>
              <w:instrText xml:space="preserve"> PAGEREF _Toc72677488 \h </w:instrText>
            </w:r>
            <w:r w:rsidR="00866A8C">
              <w:rPr>
                <w:noProof/>
                <w:webHidden/>
              </w:rPr>
            </w:r>
            <w:r w:rsidR="00866A8C">
              <w:rPr>
                <w:noProof/>
                <w:webHidden/>
              </w:rPr>
              <w:fldChar w:fldCharType="separate"/>
            </w:r>
            <w:r w:rsidR="00866A8C">
              <w:rPr>
                <w:noProof/>
                <w:webHidden/>
              </w:rPr>
              <w:t>30</w:t>
            </w:r>
            <w:r w:rsidR="00866A8C">
              <w:rPr>
                <w:noProof/>
                <w:webHidden/>
              </w:rPr>
              <w:fldChar w:fldCharType="end"/>
            </w:r>
          </w:hyperlink>
        </w:p>
        <w:p w14:paraId="0083B564" w14:textId="3B6B9F33" w:rsidR="00866A8C" w:rsidRDefault="00A71FE8" w:rsidP="00866A8C">
          <w:pPr>
            <w:pStyle w:val="21"/>
            <w:ind w:firstLine="0"/>
            <w:rPr>
              <w:rFonts w:asciiTheme="minorHAnsi" w:eastAsiaTheme="minorEastAsia" w:hAnsiTheme="minorHAnsi"/>
              <w:noProof/>
              <w:color w:val="auto"/>
              <w:sz w:val="22"/>
              <w:lang w:eastAsia="ru-RU"/>
            </w:rPr>
          </w:pPr>
          <w:hyperlink w:anchor="_Toc72677489" w:history="1">
            <w:r w:rsidR="00866A8C" w:rsidRPr="00F10B7C">
              <w:rPr>
                <w:rStyle w:val="a8"/>
                <w:noProof/>
                <w:lang w:bidi="x-none"/>
                <w14:scene3d>
                  <w14:camera w14:prst="orthographicFront"/>
                  <w14:lightRig w14:rig="threePt" w14:dir="t">
                    <w14:rot w14:lat="0" w14:lon="0" w14:rev="0"/>
                  </w14:lightRig>
                </w14:scene3d>
              </w:rPr>
              <w:t>2.7.</w:t>
            </w:r>
            <w:r w:rsidR="00866A8C" w:rsidRPr="00F10B7C">
              <w:rPr>
                <w:rStyle w:val="a8"/>
                <w:noProof/>
              </w:rPr>
              <w:t xml:space="preserve"> Порядок контроля и приемки</w:t>
            </w:r>
            <w:r w:rsidR="00866A8C">
              <w:rPr>
                <w:noProof/>
                <w:webHidden/>
              </w:rPr>
              <w:tab/>
            </w:r>
            <w:r w:rsidR="00866A8C">
              <w:rPr>
                <w:noProof/>
                <w:webHidden/>
              </w:rPr>
              <w:fldChar w:fldCharType="begin"/>
            </w:r>
            <w:r w:rsidR="00866A8C">
              <w:rPr>
                <w:noProof/>
                <w:webHidden/>
              </w:rPr>
              <w:instrText xml:space="preserve"> PAGEREF _Toc72677489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57D27958" w14:textId="55A7DAAE"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0" w:history="1">
            <w:r w:rsidR="00866A8C" w:rsidRPr="00F10B7C">
              <w:rPr>
                <w:rStyle w:val="a8"/>
                <w:noProof/>
                <w:lang w:eastAsia="ru-RU" w:bidi="x-none"/>
                <w14:scene3d>
                  <w14:camera w14:prst="orthographicFront"/>
                  <w14:lightRig w14:rig="threePt" w14:dir="t">
                    <w14:rot w14:lat="0" w14:lon="0" w14:rev="0"/>
                  </w14:lightRig>
                </w14:scene3d>
              </w:rPr>
              <w:t>2.7.1.</w:t>
            </w:r>
            <w:r w:rsidR="00866A8C">
              <w:rPr>
                <w:rFonts w:asciiTheme="minorHAnsi" w:eastAsiaTheme="minorEastAsia" w:hAnsiTheme="minorHAnsi"/>
                <w:noProof/>
                <w:color w:val="auto"/>
                <w:sz w:val="22"/>
                <w:lang w:eastAsia="ru-RU"/>
              </w:rPr>
              <w:tab/>
            </w:r>
            <w:r w:rsidR="00866A8C" w:rsidRPr="00F10B7C">
              <w:rPr>
                <w:rStyle w:val="a8"/>
                <w:noProof/>
              </w:rPr>
              <w:t>Виды</w:t>
            </w:r>
            <w:r w:rsidR="00866A8C" w:rsidRPr="00F10B7C">
              <w:rPr>
                <w:rStyle w:val="a8"/>
                <w:noProof/>
                <w:lang w:eastAsia="ru-RU"/>
              </w:rPr>
              <w:t xml:space="preserve"> испытаний</w:t>
            </w:r>
            <w:r w:rsidR="00866A8C">
              <w:rPr>
                <w:noProof/>
                <w:webHidden/>
              </w:rPr>
              <w:tab/>
            </w:r>
            <w:r w:rsidR="00866A8C">
              <w:rPr>
                <w:noProof/>
                <w:webHidden/>
              </w:rPr>
              <w:fldChar w:fldCharType="begin"/>
            </w:r>
            <w:r w:rsidR="00866A8C">
              <w:rPr>
                <w:noProof/>
                <w:webHidden/>
              </w:rPr>
              <w:instrText xml:space="preserve"> PAGEREF _Toc72677490 \h </w:instrText>
            </w:r>
            <w:r w:rsidR="00866A8C">
              <w:rPr>
                <w:noProof/>
                <w:webHidden/>
              </w:rPr>
            </w:r>
            <w:r w:rsidR="00866A8C">
              <w:rPr>
                <w:noProof/>
                <w:webHidden/>
              </w:rPr>
              <w:fldChar w:fldCharType="separate"/>
            </w:r>
            <w:r w:rsidR="00866A8C">
              <w:rPr>
                <w:noProof/>
                <w:webHidden/>
              </w:rPr>
              <w:t>31</w:t>
            </w:r>
            <w:r w:rsidR="00866A8C">
              <w:rPr>
                <w:noProof/>
                <w:webHidden/>
              </w:rPr>
              <w:fldChar w:fldCharType="end"/>
            </w:r>
          </w:hyperlink>
        </w:p>
        <w:p w14:paraId="408611C4" w14:textId="13BDA7BA"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1" w:history="1">
            <w:r w:rsidR="00866A8C" w:rsidRPr="00F10B7C">
              <w:rPr>
                <w:rStyle w:val="a8"/>
                <w:noProof/>
                <w:lang w:eastAsia="ru-RU" w:bidi="x-none"/>
                <w14:scene3d>
                  <w14:camera w14:prst="orthographicFront"/>
                  <w14:lightRig w14:rig="threePt" w14:dir="t">
                    <w14:rot w14:lat="0" w14:lon="0" w14:rev="0"/>
                  </w14:lightRig>
                </w14:scene3d>
              </w:rPr>
              <w:t>2.7.2.</w:t>
            </w:r>
            <w:r w:rsidR="00866A8C">
              <w:rPr>
                <w:rFonts w:asciiTheme="minorHAnsi" w:eastAsiaTheme="minorEastAsia" w:hAnsiTheme="minorHAnsi"/>
                <w:noProof/>
                <w:color w:val="auto"/>
                <w:sz w:val="22"/>
                <w:lang w:eastAsia="ru-RU"/>
              </w:rPr>
              <w:tab/>
            </w:r>
            <w:r w:rsidR="00866A8C" w:rsidRPr="00F10B7C">
              <w:rPr>
                <w:rStyle w:val="a8"/>
                <w:noProof/>
                <w:lang w:eastAsia="ru-RU"/>
              </w:rPr>
              <w:t xml:space="preserve">Общие </w:t>
            </w:r>
            <w:r w:rsidR="00866A8C" w:rsidRPr="00F10B7C">
              <w:rPr>
                <w:rStyle w:val="a8"/>
                <w:noProof/>
              </w:rPr>
              <w:t>требования</w:t>
            </w:r>
            <w:r w:rsidR="00866A8C" w:rsidRPr="00F10B7C">
              <w:rPr>
                <w:rStyle w:val="a8"/>
                <w:noProof/>
                <w:lang w:eastAsia="ru-RU"/>
              </w:rPr>
              <w:t xml:space="preserve"> к приемке работы</w:t>
            </w:r>
            <w:r w:rsidR="00866A8C">
              <w:rPr>
                <w:noProof/>
                <w:webHidden/>
              </w:rPr>
              <w:tab/>
            </w:r>
            <w:r w:rsidR="00866A8C">
              <w:rPr>
                <w:noProof/>
                <w:webHidden/>
              </w:rPr>
              <w:fldChar w:fldCharType="begin"/>
            </w:r>
            <w:r w:rsidR="00866A8C">
              <w:rPr>
                <w:noProof/>
                <w:webHidden/>
              </w:rPr>
              <w:instrText xml:space="preserve"> PAGEREF _Toc72677491 \h </w:instrText>
            </w:r>
            <w:r w:rsidR="00866A8C">
              <w:rPr>
                <w:noProof/>
                <w:webHidden/>
              </w:rPr>
            </w:r>
            <w:r w:rsidR="00866A8C">
              <w:rPr>
                <w:noProof/>
                <w:webHidden/>
              </w:rPr>
              <w:fldChar w:fldCharType="separate"/>
            </w:r>
            <w:r w:rsidR="00866A8C">
              <w:rPr>
                <w:noProof/>
                <w:webHidden/>
              </w:rPr>
              <w:t>32</w:t>
            </w:r>
            <w:r w:rsidR="00866A8C">
              <w:rPr>
                <w:noProof/>
                <w:webHidden/>
              </w:rPr>
              <w:fldChar w:fldCharType="end"/>
            </w:r>
          </w:hyperlink>
        </w:p>
        <w:p w14:paraId="7264679D" w14:textId="72ECD6C4"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492" w:history="1">
            <w:r w:rsidR="00866A8C" w:rsidRPr="00F10B7C">
              <w:rPr>
                <w:rStyle w:val="a8"/>
                <w:noProof/>
              </w:rPr>
              <w:t>3. ПРОЕКТИРОВАНИЕ</w:t>
            </w:r>
            <w:r w:rsidR="00866A8C">
              <w:rPr>
                <w:noProof/>
                <w:webHidden/>
              </w:rPr>
              <w:tab/>
            </w:r>
            <w:r w:rsidR="00866A8C">
              <w:rPr>
                <w:noProof/>
                <w:webHidden/>
              </w:rPr>
              <w:fldChar w:fldCharType="begin"/>
            </w:r>
            <w:r w:rsidR="00866A8C">
              <w:rPr>
                <w:noProof/>
                <w:webHidden/>
              </w:rPr>
              <w:instrText xml:space="preserve"> PAGEREF _Toc72677492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10E7E2F5" w14:textId="29D5C636" w:rsidR="00866A8C" w:rsidRDefault="00A71FE8" w:rsidP="00866A8C">
          <w:pPr>
            <w:pStyle w:val="21"/>
            <w:ind w:firstLine="0"/>
            <w:rPr>
              <w:rFonts w:asciiTheme="minorHAnsi" w:eastAsiaTheme="minorEastAsia" w:hAnsiTheme="minorHAnsi"/>
              <w:noProof/>
              <w:color w:val="auto"/>
              <w:sz w:val="22"/>
              <w:lang w:eastAsia="ru-RU"/>
            </w:rPr>
          </w:pPr>
          <w:hyperlink w:anchor="_Toc72677493" w:history="1">
            <w:r w:rsidR="00866A8C" w:rsidRPr="00F10B7C">
              <w:rPr>
                <w:rStyle w:val="a8"/>
                <w:noProof/>
                <w:lang w:bidi="x-none"/>
                <w14:scene3d>
                  <w14:camera w14:prst="orthographicFront"/>
                  <w14:lightRig w14:rig="threePt" w14:dir="t">
                    <w14:rot w14:lat="0" w14:lon="0" w14:rev="0"/>
                  </w14:lightRig>
                </w14:scene3d>
              </w:rPr>
              <w:t>3.1.</w:t>
            </w:r>
            <w:r w:rsidR="00866A8C" w:rsidRPr="00F10B7C">
              <w:rPr>
                <w:rStyle w:val="a8"/>
                <w:noProof/>
              </w:rPr>
              <w:t xml:space="preserve"> Проектирование архитектуры</w:t>
            </w:r>
            <w:r w:rsidR="00866A8C">
              <w:rPr>
                <w:noProof/>
                <w:webHidden/>
              </w:rPr>
              <w:tab/>
            </w:r>
            <w:r w:rsidR="00866A8C">
              <w:rPr>
                <w:noProof/>
                <w:webHidden/>
              </w:rPr>
              <w:fldChar w:fldCharType="begin"/>
            </w:r>
            <w:r w:rsidR="00866A8C">
              <w:rPr>
                <w:noProof/>
                <w:webHidden/>
              </w:rPr>
              <w:instrText xml:space="preserve"> PAGEREF _Toc72677493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2AFA7A4A" w14:textId="069B00D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4" w:history="1">
            <w:r w:rsidR="00866A8C" w:rsidRPr="00F10B7C">
              <w:rPr>
                <w:rStyle w:val="a8"/>
                <w:noProof/>
                <w:lang w:bidi="x-none"/>
                <w14:scene3d>
                  <w14:camera w14:prst="orthographicFront"/>
                  <w14:lightRig w14:rig="threePt" w14:dir="t">
                    <w14:rot w14:lat="0" w14:lon="0" w14:rev="0"/>
                  </w14:lightRig>
                </w14:scene3d>
              </w:rPr>
              <w:t>3.1.1.</w:t>
            </w:r>
            <w:r w:rsidR="00866A8C">
              <w:rPr>
                <w:rFonts w:asciiTheme="minorHAnsi" w:eastAsiaTheme="minorEastAsia" w:hAnsiTheme="minorHAnsi"/>
                <w:noProof/>
                <w:color w:val="auto"/>
                <w:sz w:val="22"/>
                <w:lang w:eastAsia="ru-RU"/>
              </w:rPr>
              <w:tab/>
            </w:r>
            <w:r w:rsidR="00866A8C" w:rsidRPr="00F10B7C">
              <w:rPr>
                <w:rStyle w:val="a8"/>
                <w:noProof/>
              </w:rPr>
              <w:t>Клиентская часть</w:t>
            </w:r>
            <w:r w:rsidR="00866A8C">
              <w:rPr>
                <w:noProof/>
                <w:webHidden/>
              </w:rPr>
              <w:tab/>
            </w:r>
            <w:r w:rsidR="00866A8C">
              <w:rPr>
                <w:noProof/>
                <w:webHidden/>
              </w:rPr>
              <w:fldChar w:fldCharType="begin"/>
            </w:r>
            <w:r w:rsidR="00866A8C">
              <w:rPr>
                <w:noProof/>
                <w:webHidden/>
              </w:rPr>
              <w:instrText xml:space="preserve"> PAGEREF _Toc72677494 \h </w:instrText>
            </w:r>
            <w:r w:rsidR="00866A8C">
              <w:rPr>
                <w:noProof/>
                <w:webHidden/>
              </w:rPr>
            </w:r>
            <w:r w:rsidR="00866A8C">
              <w:rPr>
                <w:noProof/>
                <w:webHidden/>
              </w:rPr>
              <w:fldChar w:fldCharType="separate"/>
            </w:r>
            <w:r w:rsidR="00866A8C">
              <w:rPr>
                <w:noProof/>
                <w:webHidden/>
              </w:rPr>
              <w:t>33</w:t>
            </w:r>
            <w:r w:rsidR="00866A8C">
              <w:rPr>
                <w:noProof/>
                <w:webHidden/>
              </w:rPr>
              <w:fldChar w:fldCharType="end"/>
            </w:r>
          </w:hyperlink>
        </w:p>
        <w:p w14:paraId="663245F1" w14:textId="0C4B6C1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5" w:history="1">
            <w:r w:rsidR="00866A8C" w:rsidRPr="00F10B7C">
              <w:rPr>
                <w:rStyle w:val="a8"/>
                <w:noProof/>
                <w:lang w:bidi="x-none"/>
                <w14:scene3d>
                  <w14:camera w14:prst="orthographicFront"/>
                  <w14:lightRig w14:rig="threePt" w14:dir="t">
                    <w14:rot w14:lat="0" w14:lon="0" w14:rev="0"/>
                  </w14:lightRig>
                </w14:scene3d>
              </w:rPr>
              <w:t>3.1.2.</w:t>
            </w:r>
            <w:r w:rsidR="00866A8C">
              <w:rPr>
                <w:rFonts w:asciiTheme="minorHAnsi" w:eastAsiaTheme="minorEastAsia" w:hAnsiTheme="minorHAnsi"/>
                <w:noProof/>
                <w:color w:val="auto"/>
                <w:sz w:val="22"/>
                <w:lang w:eastAsia="ru-RU"/>
              </w:rPr>
              <w:tab/>
            </w:r>
            <w:r w:rsidR="00866A8C" w:rsidRPr="00F10B7C">
              <w:rPr>
                <w:rStyle w:val="a8"/>
                <w:noProof/>
              </w:rPr>
              <w:t>Серверная часть</w:t>
            </w:r>
            <w:r w:rsidR="00866A8C">
              <w:rPr>
                <w:noProof/>
                <w:webHidden/>
              </w:rPr>
              <w:tab/>
            </w:r>
            <w:r w:rsidR="00866A8C">
              <w:rPr>
                <w:noProof/>
                <w:webHidden/>
              </w:rPr>
              <w:fldChar w:fldCharType="begin"/>
            </w:r>
            <w:r w:rsidR="00866A8C">
              <w:rPr>
                <w:noProof/>
                <w:webHidden/>
              </w:rPr>
              <w:instrText xml:space="preserve"> PAGEREF _Toc72677495 \h </w:instrText>
            </w:r>
            <w:r w:rsidR="00866A8C">
              <w:rPr>
                <w:noProof/>
                <w:webHidden/>
              </w:rPr>
            </w:r>
            <w:r w:rsidR="00866A8C">
              <w:rPr>
                <w:noProof/>
                <w:webHidden/>
              </w:rPr>
              <w:fldChar w:fldCharType="separate"/>
            </w:r>
            <w:r w:rsidR="00866A8C">
              <w:rPr>
                <w:noProof/>
                <w:webHidden/>
              </w:rPr>
              <w:t>35</w:t>
            </w:r>
            <w:r w:rsidR="00866A8C">
              <w:rPr>
                <w:noProof/>
                <w:webHidden/>
              </w:rPr>
              <w:fldChar w:fldCharType="end"/>
            </w:r>
          </w:hyperlink>
        </w:p>
        <w:p w14:paraId="31B21F52" w14:textId="334799F1"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6" w:history="1">
            <w:r w:rsidR="00866A8C" w:rsidRPr="00F10B7C">
              <w:rPr>
                <w:rStyle w:val="a8"/>
                <w:noProof/>
                <w:lang w:bidi="x-none"/>
                <w14:scene3d>
                  <w14:camera w14:prst="orthographicFront"/>
                  <w14:lightRig w14:rig="threePt" w14:dir="t">
                    <w14:rot w14:lat="0" w14:lon="0" w14:rev="0"/>
                  </w14:lightRig>
                </w14:scene3d>
              </w:rPr>
              <w:t>3.1.3.</w:t>
            </w:r>
            <w:r w:rsidR="00866A8C">
              <w:rPr>
                <w:rFonts w:asciiTheme="minorHAnsi" w:eastAsiaTheme="minorEastAsia" w:hAnsiTheme="minorHAnsi"/>
                <w:noProof/>
                <w:color w:val="auto"/>
                <w:sz w:val="22"/>
                <w:lang w:eastAsia="ru-RU"/>
              </w:rPr>
              <w:tab/>
            </w:r>
            <w:r w:rsidR="00866A8C" w:rsidRPr="00F10B7C">
              <w:rPr>
                <w:rStyle w:val="a8"/>
                <w:noProof/>
              </w:rPr>
              <w:t>Сервер СУБД</w:t>
            </w:r>
            <w:r w:rsidR="00866A8C">
              <w:rPr>
                <w:noProof/>
                <w:webHidden/>
              </w:rPr>
              <w:tab/>
            </w:r>
            <w:r w:rsidR="00866A8C">
              <w:rPr>
                <w:noProof/>
                <w:webHidden/>
              </w:rPr>
              <w:fldChar w:fldCharType="begin"/>
            </w:r>
            <w:r w:rsidR="00866A8C">
              <w:rPr>
                <w:noProof/>
                <w:webHidden/>
              </w:rPr>
              <w:instrText xml:space="preserve"> PAGEREF _Toc72677496 \h </w:instrText>
            </w:r>
            <w:r w:rsidR="00866A8C">
              <w:rPr>
                <w:noProof/>
                <w:webHidden/>
              </w:rPr>
            </w:r>
            <w:r w:rsidR="00866A8C">
              <w:rPr>
                <w:noProof/>
                <w:webHidden/>
              </w:rPr>
              <w:fldChar w:fldCharType="separate"/>
            </w:r>
            <w:r w:rsidR="00866A8C">
              <w:rPr>
                <w:noProof/>
                <w:webHidden/>
              </w:rPr>
              <w:t>36</w:t>
            </w:r>
            <w:r w:rsidR="00866A8C">
              <w:rPr>
                <w:noProof/>
                <w:webHidden/>
              </w:rPr>
              <w:fldChar w:fldCharType="end"/>
            </w:r>
          </w:hyperlink>
        </w:p>
        <w:p w14:paraId="19684E6E" w14:textId="74B59D41" w:rsidR="00866A8C" w:rsidRDefault="00A71FE8" w:rsidP="00866A8C">
          <w:pPr>
            <w:pStyle w:val="21"/>
            <w:ind w:firstLine="0"/>
            <w:rPr>
              <w:rFonts w:asciiTheme="minorHAnsi" w:eastAsiaTheme="minorEastAsia" w:hAnsiTheme="minorHAnsi"/>
              <w:noProof/>
              <w:color w:val="auto"/>
              <w:sz w:val="22"/>
              <w:lang w:eastAsia="ru-RU"/>
            </w:rPr>
          </w:pPr>
          <w:hyperlink w:anchor="_Toc72677497" w:history="1">
            <w:r w:rsidR="00866A8C" w:rsidRPr="00F10B7C">
              <w:rPr>
                <w:rStyle w:val="a8"/>
                <w:noProof/>
                <w:lang w:bidi="x-none"/>
                <w14:scene3d>
                  <w14:camera w14:prst="orthographicFront"/>
                  <w14:lightRig w14:rig="threePt" w14:dir="t">
                    <w14:rot w14:lat="0" w14:lon="0" w14:rev="0"/>
                  </w14:lightRig>
                </w14:scene3d>
              </w:rPr>
              <w:t>3.2.</w:t>
            </w:r>
            <w:r w:rsidR="00866A8C" w:rsidRPr="00F10B7C">
              <w:rPr>
                <w:rStyle w:val="a8"/>
                <w:noProof/>
              </w:rPr>
              <w:t xml:space="preserve"> Низкоуровневое проектирование</w:t>
            </w:r>
            <w:r w:rsidR="00866A8C">
              <w:rPr>
                <w:noProof/>
                <w:webHidden/>
              </w:rPr>
              <w:tab/>
            </w:r>
            <w:r w:rsidR="00866A8C">
              <w:rPr>
                <w:noProof/>
                <w:webHidden/>
              </w:rPr>
              <w:fldChar w:fldCharType="begin"/>
            </w:r>
            <w:r w:rsidR="00866A8C">
              <w:rPr>
                <w:noProof/>
                <w:webHidden/>
              </w:rPr>
              <w:instrText xml:space="preserve"> PAGEREF _Toc72677497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519589EE" w14:textId="386252EC"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8" w:history="1">
            <w:r w:rsidR="00866A8C" w:rsidRPr="00F10B7C">
              <w:rPr>
                <w:rStyle w:val="a8"/>
                <w:noProof/>
                <w:lang w:bidi="x-none"/>
                <w14:scene3d>
                  <w14:camera w14:prst="orthographicFront"/>
                  <w14:lightRig w14:rig="threePt" w14:dir="t">
                    <w14:rot w14:lat="0" w14:lon="0" w14:rev="0"/>
                  </w14:lightRig>
                </w14:scene3d>
              </w:rPr>
              <w:t>3.2.1.</w:t>
            </w:r>
            <w:r w:rsidR="00866A8C">
              <w:rPr>
                <w:rFonts w:asciiTheme="minorHAnsi" w:eastAsiaTheme="minorEastAsia" w:hAnsiTheme="minorHAnsi"/>
                <w:noProof/>
                <w:color w:val="auto"/>
                <w:sz w:val="22"/>
                <w:lang w:eastAsia="ru-RU"/>
              </w:rPr>
              <w:tab/>
            </w:r>
            <w:r w:rsidR="00866A8C" w:rsidRPr="00F10B7C">
              <w:rPr>
                <w:rStyle w:val="a8"/>
                <w:noProof/>
                <w:lang w:val="en-US"/>
              </w:rPr>
              <w:t>ER-</w:t>
            </w:r>
            <w:r w:rsidR="00866A8C" w:rsidRPr="00F10B7C">
              <w:rPr>
                <w:rStyle w:val="a8"/>
                <w:noProof/>
              </w:rPr>
              <w:t>диаграмма</w:t>
            </w:r>
            <w:r w:rsidR="00866A8C">
              <w:rPr>
                <w:noProof/>
                <w:webHidden/>
              </w:rPr>
              <w:tab/>
            </w:r>
            <w:r w:rsidR="00866A8C">
              <w:rPr>
                <w:noProof/>
                <w:webHidden/>
              </w:rPr>
              <w:fldChar w:fldCharType="begin"/>
            </w:r>
            <w:r w:rsidR="00866A8C">
              <w:rPr>
                <w:noProof/>
                <w:webHidden/>
              </w:rPr>
              <w:instrText xml:space="preserve"> PAGEREF _Toc72677498 \h </w:instrText>
            </w:r>
            <w:r w:rsidR="00866A8C">
              <w:rPr>
                <w:noProof/>
                <w:webHidden/>
              </w:rPr>
            </w:r>
            <w:r w:rsidR="00866A8C">
              <w:rPr>
                <w:noProof/>
                <w:webHidden/>
              </w:rPr>
              <w:fldChar w:fldCharType="separate"/>
            </w:r>
            <w:r w:rsidR="00866A8C">
              <w:rPr>
                <w:noProof/>
                <w:webHidden/>
              </w:rPr>
              <w:t>37</w:t>
            </w:r>
            <w:r w:rsidR="00866A8C">
              <w:rPr>
                <w:noProof/>
                <w:webHidden/>
              </w:rPr>
              <w:fldChar w:fldCharType="end"/>
            </w:r>
          </w:hyperlink>
        </w:p>
        <w:p w14:paraId="70D96399" w14:textId="40F396D6"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499" w:history="1">
            <w:r w:rsidR="00866A8C" w:rsidRPr="00F10B7C">
              <w:rPr>
                <w:rStyle w:val="a8"/>
                <w:noProof/>
                <w:lang w:bidi="x-none"/>
                <w14:scene3d>
                  <w14:camera w14:prst="orthographicFront"/>
                  <w14:lightRig w14:rig="threePt" w14:dir="t">
                    <w14:rot w14:lat="0" w14:lon="0" w14:rev="0"/>
                  </w14:lightRig>
                </w14:scene3d>
              </w:rPr>
              <w:t>3.2.2.</w:t>
            </w:r>
            <w:r w:rsidR="00866A8C">
              <w:rPr>
                <w:rFonts w:asciiTheme="minorHAnsi" w:eastAsiaTheme="minorEastAsia" w:hAnsiTheme="minorHAnsi"/>
                <w:noProof/>
                <w:color w:val="auto"/>
                <w:sz w:val="22"/>
                <w:lang w:eastAsia="ru-RU"/>
              </w:rPr>
              <w:tab/>
            </w:r>
            <w:r w:rsidR="00866A8C" w:rsidRPr="00F10B7C">
              <w:rPr>
                <w:rStyle w:val="a8"/>
                <w:noProof/>
              </w:rPr>
              <w:t>Диаграмма потоков данных</w:t>
            </w:r>
            <w:r w:rsidR="00866A8C">
              <w:rPr>
                <w:noProof/>
                <w:webHidden/>
              </w:rPr>
              <w:tab/>
            </w:r>
            <w:r w:rsidR="00866A8C">
              <w:rPr>
                <w:noProof/>
                <w:webHidden/>
              </w:rPr>
              <w:fldChar w:fldCharType="begin"/>
            </w:r>
            <w:r w:rsidR="00866A8C">
              <w:rPr>
                <w:noProof/>
                <w:webHidden/>
              </w:rPr>
              <w:instrText xml:space="preserve"> PAGEREF _Toc72677499 \h </w:instrText>
            </w:r>
            <w:r w:rsidR="00866A8C">
              <w:rPr>
                <w:noProof/>
                <w:webHidden/>
              </w:rPr>
            </w:r>
            <w:r w:rsidR="00866A8C">
              <w:rPr>
                <w:noProof/>
                <w:webHidden/>
              </w:rPr>
              <w:fldChar w:fldCharType="separate"/>
            </w:r>
            <w:r w:rsidR="00866A8C">
              <w:rPr>
                <w:noProof/>
                <w:webHidden/>
              </w:rPr>
              <w:t>41</w:t>
            </w:r>
            <w:r w:rsidR="00866A8C">
              <w:rPr>
                <w:noProof/>
                <w:webHidden/>
              </w:rPr>
              <w:fldChar w:fldCharType="end"/>
            </w:r>
          </w:hyperlink>
        </w:p>
        <w:p w14:paraId="5ECED340" w14:textId="617A6724" w:rsidR="00866A8C" w:rsidRDefault="00A71FE8" w:rsidP="00866A8C">
          <w:pPr>
            <w:pStyle w:val="21"/>
            <w:ind w:firstLine="0"/>
            <w:rPr>
              <w:rFonts w:asciiTheme="minorHAnsi" w:eastAsiaTheme="minorEastAsia" w:hAnsiTheme="minorHAnsi"/>
              <w:noProof/>
              <w:color w:val="auto"/>
              <w:sz w:val="22"/>
              <w:lang w:eastAsia="ru-RU"/>
            </w:rPr>
          </w:pPr>
          <w:hyperlink w:anchor="_Toc72677500" w:history="1">
            <w:r w:rsidR="00866A8C" w:rsidRPr="00F10B7C">
              <w:rPr>
                <w:rStyle w:val="a8"/>
                <w:noProof/>
                <w:lang w:bidi="x-none"/>
                <w14:scene3d>
                  <w14:camera w14:prst="orthographicFront"/>
                  <w14:lightRig w14:rig="threePt" w14:dir="t">
                    <w14:rot w14:lat="0" w14:lon="0" w14:rev="0"/>
                  </w14:lightRig>
                </w14:scene3d>
              </w:rPr>
              <w:t>3.3.</w:t>
            </w:r>
            <w:r w:rsidR="00866A8C" w:rsidRPr="00F10B7C">
              <w:rPr>
                <w:rStyle w:val="a8"/>
                <w:noProof/>
              </w:rPr>
              <w:t xml:space="preserve"> Проектирование интерфейса</w:t>
            </w:r>
            <w:r w:rsidR="00866A8C">
              <w:rPr>
                <w:noProof/>
                <w:webHidden/>
              </w:rPr>
              <w:tab/>
            </w:r>
            <w:r w:rsidR="00866A8C">
              <w:rPr>
                <w:noProof/>
                <w:webHidden/>
              </w:rPr>
              <w:fldChar w:fldCharType="begin"/>
            </w:r>
            <w:r w:rsidR="00866A8C">
              <w:rPr>
                <w:noProof/>
                <w:webHidden/>
              </w:rPr>
              <w:instrText xml:space="preserve"> PAGEREF _Toc72677500 \h </w:instrText>
            </w:r>
            <w:r w:rsidR="00866A8C">
              <w:rPr>
                <w:noProof/>
                <w:webHidden/>
              </w:rPr>
            </w:r>
            <w:r w:rsidR="00866A8C">
              <w:rPr>
                <w:noProof/>
                <w:webHidden/>
              </w:rPr>
              <w:fldChar w:fldCharType="separate"/>
            </w:r>
            <w:r w:rsidR="00866A8C">
              <w:rPr>
                <w:noProof/>
                <w:webHidden/>
              </w:rPr>
              <w:t>43</w:t>
            </w:r>
            <w:r w:rsidR="00866A8C">
              <w:rPr>
                <w:noProof/>
                <w:webHidden/>
              </w:rPr>
              <w:fldChar w:fldCharType="end"/>
            </w:r>
          </w:hyperlink>
        </w:p>
        <w:p w14:paraId="3F8B2307" w14:textId="62DB47D9"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501" w:history="1">
            <w:r w:rsidR="00866A8C" w:rsidRPr="00F10B7C">
              <w:rPr>
                <w:rStyle w:val="a8"/>
                <w:noProof/>
              </w:rPr>
              <w:t>4. ТЕХНИКО-ЭКОНОМИЧЕСКАЯ ЧАСТЬ</w:t>
            </w:r>
            <w:r w:rsidR="00866A8C">
              <w:rPr>
                <w:noProof/>
                <w:webHidden/>
              </w:rPr>
              <w:tab/>
            </w:r>
            <w:r w:rsidR="00866A8C">
              <w:rPr>
                <w:noProof/>
                <w:webHidden/>
              </w:rPr>
              <w:fldChar w:fldCharType="begin"/>
            </w:r>
            <w:r w:rsidR="00866A8C">
              <w:rPr>
                <w:noProof/>
                <w:webHidden/>
              </w:rPr>
              <w:instrText xml:space="preserve"> PAGEREF _Toc72677501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57CBA925" w14:textId="52B12726" w:rsidR="00866A8C" w:rsidRDefault="00A71FE8" w:rsidP="00866A8C">
          <w:pPr>
            <w:pStyle w:val="21"/>
            <w:ind w:firstLine="0"/>
            <w:rPr>
              <w:rFonts w:asciiTheme="minorHAnsi" w:eastAsiaTheme="minorEastAsia" w:hAnsiTheme="minorHAnsi"/>
              <w:noProof/>
              <w:color w:val="auto"/>
              <w:sz w:val="22"/>
              <w:lang w:eastAsia="ru-RU"/>
            </w:rPr>
          </w:pPr>
          <w:hyperlink w:anchor="_Toc72677502" w:history="1">
            <w:r w:rsidR="00866A8C" w:rsidRPr="00F10B7C">
              <w:rPr>
                <w:rStyle w:val="a8"/>
                <w:noProof/>
                <w:lang w:bidi="x-none"/>
                <w14:scene3d>
                  <w14:camera w14:prst="orthographicFront"/>
                  <w14:lightRig w14:rig="threePt" w14:dir="t">
                    <w14:rot w14:lat="0" w14:lon="0" w14:rev="0"/>
                  </w14:lightRig>
                </w14:scene3d>
              </w:rPr>
              <w:t>4.1.</w:t>
            </w:r>
            <w:r w:rsidR="00866A8C" w:rsidRPr="00F10B7C">
              <w:rPr>
                <w:rStyle w:val="a8"/>
                <w:noProof/>
              </w:rPr>
              <w:t xml:space="preserve"> Организационная структура проекта</w:t>
            </w:r>
            <w:r w:rsidR="00866A8C">
              <w:rPr>
                <w:noProof/>
                <w:webHidden/>
              </w:rPr>
              <w:tab/>
            </w:r>
            <w:r w:rsidR="00866A8C">
              <w:rPr>
                <w:noProof/>
                <w:webHidden/>
              </w:rPr>
              <w:fldChar w:fldCharType="begin"/>
            </w:r>
            <w:r w:rsidR="00866A8C">
              <w:rPr>
                <w:noProof/>
                <w:webHidden/>
              </w:rPr>
              <w:instrText xml:space="preserve"> PAGEREF _Toc72677502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3B24D5F8" w14:textId="36D14BFA" w:rsidR="00866A8C" w:rsidRDefault="00A71FE8" w:rsidP="00866A8C">
          <w:pPr>
            <w:pStyle w:val="21"/>
            <w:ind w:firstLine="0"/>
            <w:rPr>
              <w:rFonts w:asciiTheme="minorHAnsi" w:eastAsiaTheme="minorEastAsia" w:hAnsiTheme="minorHAnsi"/>
              <w:noProof/>
              <w:color w:val="auto"/>
              <w:sz w:val="22"/>
              <w:lang w:eastAsia="ru-RU"/>
            </w:rPr>
          </w:pPr>
          <w:hyperlink w:anchor="_Toc72677503" w:history="1">
            <w:r w:rsidR="00866A8C" w:rsidRPr="00F10B7C">
              <w:rPr>
                <w:rStyle w:val="a8"/>
                <w:noProof/>
                <w:lang w:bidi="x-none"/>
                <w14:scene3d>
                  <w14:camera w14:prst="orthographicFront"/>
                  <w14:lightRig w14:rig="threePt" w14:dir="t">
                    <w14:rot w14:lat="0" w14:lon="0" w14:rev="0"/>
                  </w14:lightRig>
                </w14:scene3d>
              </w:rPr>
              <w:t>4.2.</w:t>
            </w:r>
            <w:r w:rsidR="00866A8C" w:rsidRPr="00F10B7C">
              <w:rPr>
                <w:rStyle w:val="a8"/>
                <w:noProof/>
              </w:rPr>
              <w:t xml:space="preserve"> Календарный план проекта</w:t>
            </w:r>
            <w:r w:rsidR="00866A8C">
              <w:rPr>
                <w:noProof/>
                <w:webHidden/>
              </w:rPr>
              <w:tab/>
            </w:r>
            <w:r w:rsidR="00866A8C">
              <w:rPr>
                <w:noProof/>
                <w:webHidden/>
              </w:rPr>
              <w:fldChar w:fldCharType="begin"/>
            </w:r>
            <w:r w:rsidR="00866A8C">
              <w:rPr>
                <w:noProof/>
                <w:webHidden/>
              </w:rPr>
              <w:instrText xml:space="preserve"> PAGEREF _Toc72677503 \h </w:instrText>
            </w:r>
            <w:r w:rsidR="00866A8C">
              <w:rPr>
                <w:noProof/>
                <w:webHidden/>
              </w:rPr>
            </w:r>
            <w:r w:rsidR="00866A8C">
              <w:rPr>
                <w:noProof/>
                <w:webHidden/>
              </w:rPr>
              <w:fldChar w:fldCharType="separate"/>
            </w:r>
            <w:r w:rsidR="00866A8C">
              <w:rPr>
                <w:noProof/>
                <w:webHidden/>
              </w:rPr>
              <w:t>47</w:t>
            </w:r>
            <w:r w:rsidR="00866A8C">
              <w:rPr>
                <w:noProof/>
                <w:webHidden/>
              </w:rPr>
              <w:fldChar w:fldCharType="end"/>
            </w:r>
          </w:hyperlink>
        </w:p>
        <w:p w14:paraId="0F3169A8" w14:textId="662BC7D5" w:rsidR="00866A8C" w:rsidRDefault="00A71FE8" w:rsidP="00866A8C">
          <w:pPr>
            <w:pStyle w:val="21"/>
            <w:ind w:firstLine="0"/>
            <w:rPr>
              <w:rFonts w:asciiTheme="minorHAnsi" w:eastAsiaTheme="minorEastAsia" w:hAnsiTheme="minorHAnsi"/>
              <w:noProof/>
              <w:color w:val="auto"/>
              <w:sz w:val="22"/>
              <w:lang w:eastAsia="ru-RU"/>
            </w:rPr>
          </w:pPr>
          <w:hyperlink w:anchor="_Toc72677504" w:history="1">
            <w:r w:rsidR="00866A8C" w:rsidRPr="00F10B7C">
              <w:rPr>
                <w:rStyle w:val="a8"/>
                <w:noProof/>
                <w:lang w:bidi="x-none"/>
                <w14:scene3d>
                  <w14:camera w14:prst="orthographicFront"/>
                  <w14:lightRig w14:rig="threePt" w14:dir="t">
                    <w14:rot w14:lat="0" w14:lon="0" w14:rev="0"/>
                  </w14:lightRig>
                </w14:scene3d>
              </w:rPr>
              <w:t>4.3.</w:t>
            </w:r>
            <w:r w:rsidR="00866A8C" w:rsidRPr="00F10B7C">
              <w:rPr>
                <w:rStyle w:val="a8"/>
                <w:noProof/>
              </w:rPr>
              <w:t xml:space="preserve"> Расчёт затрат на разработку продукта</w:t>
            </w:r>
            <w:r w:rsidR="00866A8C">
              <w:rPr>
                <w:noProof/>
                <w:webHidden/>
              </w:rPr>
              <w:tab/>
            </w:r>
            <w:r w:rsidR="00866A8C">
              <w:rPr>
                <w:noProof/>
                <w:webHidden/>
              </w:rPr>
              <w:fldChar w:fldCharType="begin"/>
            </w:r>
            <w:r w:rsidR="00866A8C">
              <w:rPr>
                <w:noProof/>
                <w:webHidden/>
              </w:rPr>
              <w:instrText xml:space="preserve"> PAGEREF _Toc72677504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75AF0E58" w14:textId="51A7A33E"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5" w:history="1">
            <w:r w:rsidR="00866A8C" w:rsidRPr="00F10B7C">
              <w:rPr>
                <w:rStyle w:val="a8"/>
                <w:noProof/>
                <w:lang w:bidi="x-none"/>
                <w14:scene3d>
                  <w14:camera w14:prst="orthographicFront"/>
                  <w14:lightRig w14:rig="threePt" w14:dir="t">
                    <w14:rot w14:lat="0" w14:lon="0" w14:rev="0"/>
                  </w14:lightRig>
                </w14:scene3d>
              </w:rPr>
              <w:t>4.3.1.</w:t>
            </w:r>
            <w:r w:rsidR="00866A8C">
              <w:rPr>
                <w:rFonts w:asciiTheme="minorHAnsi" w:eastAsiaTheme="minorEastAsia" w:hAnsiTheme="minorHAnsi"/>
                <w:noProof/>
                <w:color w:val="auto"/>
                <w:sz w:val="22"/>
                <w:lang w:eastAsia="ru-RU"/>
              </w:rPr>
              <w:tab/>
            </w:r>
            <w:r w:rsidR="00866A8C" w:rsidRPr="00F10B7C">
              <w:rPr>
                <w:rStyle w:val="a8"/>
                <w:noProof/>
              </w:rPr>
              <w:t>Расчёт заработной платы исполнителей работ по созданию программного продукта</w:t>
            </w:r>
            <w:r w:rsidR="00866A8C">
              <w:rPr>
                <w:noProof/>
                <w:webHidden/>
              </w:rPr>
              <w:tab/>
            </w:r>
            <w:r w:rsidR="00866A8C">
              <w:rPr>
                <w:noProof/>
                <w:webHidden/>
              </w:rPr>
              <w:fldChar w:fldCharType="begin"/>
            </w:r>
            <w:r w:rsidR="00866A8C">
              <w:rPr>
                <w:noProof/>
                <w:webHidden/>
              </w:rPr>
              <w:instrText xml:space="preserve"> PAGEREF _Toc72677505 \h </w:instrText>
            </w:r>
            <w:r w:rsidR="00866A8C">
              <w:rPr>
                <w:noProof/>
                <w:webHidden/>
              </w:rPr>
            </w:r>
            <w:r w:rsidR="00866A8C">
              <w:rPr>
                <w:noProof/>
                <w:webHidden/>
              </w:rPr>
              <w:fldChar w:fldCharType="separate"/>
            </w:r>
            <w:r w:rsidR="00866A8C">
              <w:rPr>
                <w:noProof/>
                <w:webHidden/>
              </w:rPr>
              <w:t>52</w:t>
            </w:r>
            <w:r w:rsidR="00866A8C">
              <w:rPr>
                <w:noProof/>
                <w:webHidden/>
              </w:rPr>
              <w:fldChar w:fldCharType="end"/>
            </w:r>
          </w:hyperlink>
        </w:p>
        <w:p w14:paraId="57C64EA3" w14:textId="138E813D" w:rsidR="00866A8C" w:rsidRDefault="00A71FE8" w:rsidP="00866A8C">
          <w:pPr>
            <w:pStyle w:val="31"/>
            <w:tabs>
              <w:tab w:val="right" w:leader="dot" w:pos="9628"/>
            </w:tabs>
            <w:ind w:firstLine="0"/>
            <w:rPr>
              <w:rFonts w:asciiTheme="minorHAnsi" w:eastAsiaTheme="minorEastAsia" w:hAnsiTheme="minorHAnsi"/>
              <w:noProof/>
              <w:color w:val="auto"/>
              <w:sz w:val="22"/>
              <w:lang w:eastAsia="ru-RU"/>
            </w:rPr>
          </w:pPr>
          <w:hyperlink w:anchor="_Toc72677506" w:history="1">
            <w:r w:rsidR="00866A8C" w:rsidRPr="00F10B7C">
              <w:rPr>
                <w:rStyle w:val="a8"/>
                <w:noProof/>
              </w:rPr>
              <w:t>1.1.1. Расчёт отчислений на социальные нужды (страховые взносы)</w:t>
            </w:r>
            <w:r w:rsidR="00866A8C">
              <w:rPr>
                <w:noProof/>
                <w:webHidden/>
              </w:rPr>
              <w:tab/>
            </w:r>
            <w:r w:rsidR="00866A8C">
              <w:rPr>
                <w:noProof/>
                <w:webHidden/>
              </w:rPr>
              <w:fldChar w:fldCharType="begin"/>
            </w:r>
            <w:r w:rsidR="00866A8C">
              <w:rPr>
                <w:noProof/>
                <w:webHidden/>
              </w:rPr>
              <w:instrText xml:space="preserve"> PAGEREF _Toc72677506 \h </w:instrText>
            </w:r>
            <w:r w:rsidR="00866A8C">
              <w:rPr>
                <w:noProof/>
                <w:webHidden/>
              </w:rPr>
            </w:r>
            <w:r w:rsidR="00866A8C">
              <w:rPr>
                <w:noProof/>
                <w:webHidden/>
              </w:rPr>
              <w:fldChar w:fldCharType="separate"/>
            </w:r>
            <w:r w:rsidR="00866A8C">
              <w:rPr>
                <w:noProof/>
                <w:webHidden/>
              </w:rPr>
              <w:t>53</w:t>
            </w:r>
            <w:r w:rsidR="00866A8C">
              <w:rPr>
                <w:noProof/>
                <w:webHidden/>
              </w:rPr>
              <w:fldChar w:fldCharType="end"/>
            </w:r>
          </w:hyperlink>
        </w:p>
        <w:p w14:paraId="6DC3A90A" w14:textId="0407713F"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7" w:history="1">
            <w:r w:rsidR="00866A8C" w:rsidRPr="00F10B7C">
              <w:rPr>
                <w:rStyle w:val="a8"/>
                <w:noProof/>
                <w:lang w:bidi="x-none"/>
                <w14:scene3d>
                  <w14:camera w14:prst="orthographicFront"/>
                  <w14:lightRig w14:rig="threePt" w14:dir="t">
                    <w14:rot w14:lat="0" w14:lon="0" w14:rev="0"/>
                  </w14:lightRig>
                </w14:scene3d>
              </w:rPr>
              <w:t>4.3.2.</w:t>
            </w:r>
            <w:r w:rsidR="00866A8C">
              <w:rPr>
                <w:rFonts w:asciiTheme="minorHAnsi" w:eastAsiaTheme="minorEastAsia" w:hAnsiTheme="minorHAnsi"/>
                <w:noProof/>
                <w:color w:val="auto"/>
                <w:sz w:val="22"/>
                <w:lang w:eastAsia="ru-RU"/>
              </w:rPr>
              <w:tab/>
            </w:r>
            <w:r w:rsidR="00866A8C" w:rsidRPr="00F10B7C">
              <w:rPr>
                <w:rStyle w:val="a8"/>
                <w:noProof/>
              </w:rPr>
              <w:t>Арендные платежи за производственные (офисные) помещения</w:t>
            </w:r>
            <w:r w:rsidR="00866A8C">
              <w:rPr>
                <w:noProof/>
                <w:webHidden/>
              </w:rPr>
              <w:tab/>
            </w:r>
            <w:r w:rsidR="00866A8C">
              <w:rPr>
                <w:noProof/>
                <w:webHidden/>
              </w:rPr>
              <w:fldChar w:fldCharType="begin"/>
            </w:r>
            <w:r w:rsidR="00866A8C">
              <w:rPr>
                <w:noProof/>
                <w:webHidden/>
              </w:rPr>
              <w:instrText xml:space="preserve"> PAGEREF _Toc72677507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0638DF12" w14:textId="73826B95"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8" w:history="1">
            <w:r w:rsidR="00866A8C" w:rsidRPr="00F10B7C">
              <w:rPr>
                <w:rStyle w:val="a8"/>
                <w:noProof/>
                <w:lang w:bidi="x-none"/>
                <w14:scene3d>
                  <w14:camera w14:prst="orthographicFront"/>
                  <w14:lightRig w14:rig="threePt" w14:dir="t">
                    <w14:rot w14:lat="0" w14:lon="0" w14:rev="0"/>
                  </w14:lightRig>
                </w14:scene3d>
              </w:rPr>
              <w:t>4.3.3.</w:t>
            </w:r>
            <w:r w:rsidR="00866A8C">
              <w:rPr>
                <w:rFonts w:asciiTheme="minorHAnsi" w:eastAsiaTheme="minorEastAsia" w:hAnsiTheme="minorHAnsi"/>
                <w:noProof/>
                <w:color w:val="auto"/>
                <w:sz w:val="22"/>
                <w:lang w:eastAsia="ru-RU"/>
              </w:rPr>
              <w:tab/>
            </w:r>
            <w:r w:rsidR="00866A8C" w:rsidRPr="00F10B7C">
              <w:rPr>
                <w:rStyle w:val="a8"/>
                <w:noProof/>
              </w:rPr>
              <w:t>Амортизация используемых основных средств и нематериальных активов</w:t>
            </w:r>
            <w:r w:rsidR="00866A8C">
              <w:rPr>
                <w:noProof/>
                <w:webHidden/>
              </w:rPr>
              <w:tab/>
            </w:r>
            <w:r w:rsidR="00866A8C">
              <w:rPr>
                <w:noProof/>
                <w:webHidden/>
              </w:rPr>
              <w:fldChar w:fldCharType="begin"/>
            </w:r>
            <w:r w:rsidR="00866A8C">
              <w:rPr>
                <w:noProof/>
                <w:webHidden/>
              </w:rPr>
              <w:instrText xml:space="preserve"> PAGEREF _Toc72677508 \h </w:instrText>
            </w:r>
            <w:r w:rsidR="00866A8C">
              <w:rPr>
                <w:noProof/>
                <w:webHidden/>
              </w:rPr>
            </w:r>
            <w:r w:rsidR="00866A8C">
              <w:rPr>
                <w:noProof/>
                <w:webHidden/>
              </w:rPr>
              <w:fldChar w:fldCharType="separate"/>
            </w:r>
            <w:r w:rsidR="00866A8C">
              <w:rPr>
                <w:noProof/>
                <w:webHidden/>
              </w:rPr>
              <w:t>54</w:t>
            </w:r>
            <w:r w:rsidR="00866A8C">
              <w:rPr>
                <w:noProof/>
                <w:webHidden/>
              </w:rPr>
              <w:fldChar w:fldCharType="end"/>
            </w:r>
          </w:hyperlink>
        </w:p>
        <w:p w14:paraId="4ED26185" w14:textId="65E84C91"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09" w:history="1">
            <w:r w:rsidR="00866A8C" w:rsidRPr="00F10B7C">
              <w:rPr>
                <w:rStyle w:val="a8"/>
                <w:noProof/>
                <w:lang w:bidi="x-none"/>
                <w14:scene3d>
                  <w14:camera w14:prst="orthographicFront"/>
                  <w14:lightRig w14:rig="threePt" w14:dir="t">
                    <w14:rot w14:lat="0" w14:lon="0" w14:rev="0"/>
                  </w14:lightRig>
                </w14:scene3d>
              </w:rPr>
              <w:t>4.3.4.</w:t>
            </w:r>
            <w:r w:rsidR="00866A8C">
              <w:rPr>
                <w:rFonts w:asciiTheme="minorHAnsi" w:eastAsiaTheme="minorEastAsia" w:hAnsiTheme="minorHAnsi"/>
                <w:noProof/>
                <w:color w:val="auto"/>
                <w:sz w:val="22"/>
                <w:lang w:eastAsia="ru-RU"/>
              </w:rPr>
              <w:tab/>
            </w:r>
            <w:r w:rsidR="00866A8C" w:rsidRPr="00F10B7C">
              <w:rPr>
                <w:rStyle w:val="a8"/>
                <w:noProof/>
              </w:rPr>
              <w:t>Расходы на модернизацию и приобретение основных средств</w:t>
            </w:r>
            <w:r w:rsidR="00866A8C">
              <w:rPr>
                <w:noProof/>
                <w:webHidden/>
              </w:rPr>
              <w:tab/>
            </w:r>
            <w:r w:rsidR="00866A8C">
              <w:rPr>
                <w:noProof/>
                <w:webHidden/>
              </w:rPr>
              <w:fldChar w:fldCharType="begin"/>
            </w:r>
            <w:r w:rsidR="00866A8C">
              <w:rPr>
                <w:noProof/>
                <w:webHidden/>
              </w:rPr>
              <w:instrText xml:space="preserve"> PAGEREF _Toc72677509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77F41D0E" w14:textId="55605179"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0" w:history="1">
            <w:r w:rsidR="00866A8C" w:rsidRPr="00F10B7C">
              <w:rPr>
                <w:rStyle w:val="a8"/>
                <w:noProof/>
                <w:lang w:bidi="x-none"/>
                <w14:scene3d>
                  <w14:camera w14:prst="orthographicFront"/>
                  <w14:lightRig w14:rig="threePt" w14:dir="t">
                    <w14:rot w14:lat="0" w14:lon="0" w14:rev="0"/>
                  </w14:lightRig>
                </w14:scene3d>
              </w:rPr>
              <w:t>4.3.5.</w:t>
            </w:r>
            <w:r w:rsidR="00866A8C">
              <w:rPr>
                <w:rFonts w:asciiTheme="minorHAnsi" w:eastAsiaTheme="minorEastAsia" w:hAnsiTheme="minorHAnsi"/>
                <w:noProof/>
                <w:color w:val="auto"/>
                <w:sz w:val="22"/>
                <w:lang w:eastAsia="ru-RU"/>
              </w:rPr>
              <w:tab/>
            </w:r>
            <w:r w:rsidR="00866A8C" w:rsidRPr="00F10B7C">
              <w:rPr>
                <w:rStyle w:val="a8"/>
                <w:noProof/>
              </w:rPr>
              <w:t>Расходы на приобретение необходимого ПО</w:t>
            </w:r>
            <w:r w:rsidR="00866A8C">
              <w:rPr>
                <w:noProof/>
                <w:webHidden/>
              </w:rPr>
              <w:tab/>
            </w:r>
            <w:r w:rsidR="00866A8C">
              <w:rPr>
                <w:noProof/>
                <w:webHidden/>
              </w:rPr>
              <w:fldChar w:fldCharType="begin"/>
            </w:r>
            <w:r w:rsidR="00866A8C">
              <w:rPr>
                <w:noProof/>
                <w:webHidden/>
              </w:rPr>
              <w:instrText xml:space="preserve"> PAGEREF _Toc72677510 \h </w:instrText>
            </w:r>
            <w:r w:rsidR="00866A8C">
              <w:rPr>
                <w:noProof/>
                <w:webHidden/>
              </w:rPr>
            </w:r>
            <w:r w:rsidR="00866A8C">
              <w:rPr>
                <w:noProof/>
                <w:webHidden/>
              </w:rPr>
              <w:fldChar w:fldCharType="separate"/>
            </w:r>
            <w:r w:rsidR="00866A8C">
              <w:rPr>
                <w:noProof/>
                <w:webHidden/>
              </w:rPr>
              <w:t>55</w:t>
            </w:r>
            <w:r w:rsidR="00866A8C">
              <w:rPr>
                <w:noProof/>
                <w:webHidden/>
              </w:rPr>
              <w:fldChar w:fldCharType="end"/>
            </w:r>
          </w:hyperlink>
        </w:p>
        <w:p w14:paraId="6B0B97F2" w14:textId="385F37AF" w:rsidR="00866A8C" w:rsidRDefault="00A71FE8" w:rsidP="00866A8C">
          <w:pPr>
            <w:pStyle w:val="31"/>
            <w:tabs>
              <w:tab w:val="right" w:leader="dot" w:pos="9628"/>
            </w:tabs>
            <w:ind w:firstLine="0"/>
            <w:rPr>
              <w:rFonts w:asciiTheme="minorHAnsi" w:eastAsiaTheme="minorEastAsia" w:hAnsiTheme="minorHAnsi"/>
              <w:noProof/>
              <w:color w:val="auto"/>
              <w:sz w:val="22"/>
              <w:lang w:eastAsia="ru-RU"/>
            </w:rPr>
          </w:pPr>
          <w:hyperlink w:anchor="_Toc72677511" w:history="1">
            <w:r w:rsidR="00866A8C" w:rsidRPr="00F10B7C">
              <w:rPr>
                <w:rStyle w:val="a8"/>
                <w:noProof/>
              </w:rPr>
              <w:t>1.1.2. Расходы на интернет и связь</w:t>
            </w:r>
            <w:r w:rsidR="00866A8C">
              <w:rPr>
                <w:noProof/>
                <w:webHidden/>
              </w:rPr>
              <w:tab/>
            </w:r>
            <w:r w:rsidR="00866A8C">
              <w:rPr>
                <w:noProof/>
                <w:webHidden/>
              </w:rPr>
              <w:fldChar w:fldCharType="begin"/>
            </w:r>
            <w:r w:rsidR="00866A8C">
              <w:rPr>
                <w:noProof/>
                <w:webHidden/>
              </w:rPr>
              <w:instrText xml:space="preserve"> PAGEREF _Toc72677511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36D1147A" w14:textId="685AE49F"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2" w:history="1">
            <w:r w:rsidR="00866A8C" w:rsidRPr="00F10B7C">
              <w:rPr>
                <w:rStyle w:val="a8"/>
                <w:noProof/>
                <w:lang w:bidi="x-none"/>
                <w14:scene3d>
                  <w14:camera w14:prst="orthographicFront"/>
                  <w14:lightRig w14:rig="threePt" w14:dir="t">
                    <w14:rot w14:lat="0" w14:lon="0" w14:rev="0"/>
                  </w14:lightRig>
                </w14:scene3d>
              </w:rPr>
              <w:t>4.3.6.</w:t>
            </w:r>
            <w:r w:rsidR="00866A8C">
              <w:rPr>
                <w:rFonts w:asciiTheme="minorHAnsi" w:eastAsiaTheme="minorEastAsia" w:hAnsiTheme="minorHAnsi"/>
                <w:noProof/>
                <w:color w:val="auto"/>
                <w:sz w:val="22"/>
                <w:lang w:eastAsia="ru-RU"/>
              </w:rPr>
              <w:tab/>
            </w:r>
            <w:r w:rsidR="00866A8C" w:rsidRPr="00F10B7C">
              <w:rPr>
                <w:rStyle w:val="a8"/>
                <w:noProof/>
              </w:rPr>
              <w:t>Расходы на канцелярские товары и расходные материалы</w:t>
            </w:r>
            <w:r w:rsidR="00866A8C">
              <w:rPr>
                <w:noProof/>
                <w:webHidden/>
              </w:rPr>
              <w:tab/>
            </w:r>
            <w:r w:rsidR="00866A8C">
              <w:rPr>
                <w:noProof/>
                <w:webHidden/>
              </w:rPr>
              <w:fldChar w:fldCharType="begin"/>
            </w:r>
            <w:r w:rsidR="00866A8C">
              <w:rPr>
                <w:noProof/>
                <w:webHidden/>
              </w:rPr>
              <w:instrText xml:space="preserve"> PAGEREF _Toc72677512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0E0B6603" w14:textId="61DC3378"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3" w:history="1">
            <w:r w:rsidR="00866A8C" w:rsidRPr="00F10B7C">
              <w:rPr>
                <w:rStyle w:val="a8"/>
                <w:noProof/>
                <w:lang w:bidi="x-none"/>
                <w14:scene3d>
                  <w14:camera w14:prst="orthographicFront"/>
                  <w14:lightRig w14:rig="threePt" w14:dir="t">
                    <w14:rot w14:lat="0" w14:lon="0" w14:rev="0"/>
                  </w14:lightRig>
                </w14:scene3d>
              </w:rPr>
              <w:t>4.3.7.</w:t>
            </w:r>
            <w:r w:rsidR="00866A8C">
              <w:rPr>
                <w:rFonts w:asciiTheme="minorHAnsi" w:eastAsiaTheme="minorEastAsia" w:hAnsiTheme="minorHAnsi"/>
                <w:noProof/>
                <w:color w:val="auto"/>
                <w:sz w:val="22"/>
                <w:lang w:eastAsia="ru-RU"/>
              </w:rPr>
              <w:tab/>
            </w:r>
            <w:r w:rsidR="00866A8C" w:rsidRPr="00F10B7C">
              <w:rPr>
                <w:rStyle w:val="a8"/>
                <w:noProof/>
              </w:rPr>
              <w:t>Прочие расходы</w:t>
            </w:r>
            <w:r w:rsidR="00866A8C">
              <w:rPr>
                <w:noProof/>
                <w:webHidden/>
              </w:rPr>
              <w:tab/>
            </w:r>
            <w:r w:rsidR="00866A8C">
              <w:rPr>
                <w:noProof/>
                <w:webHidden/>
              </w:rPr>
              <w:fldChar w:fldCharType="begin"/>
            </w:r>
            <w:r w:rsidR="00866A8C">
              <w:rPr>
                <w:noProof/>
                <w:webHidden/>
              </w:rPr>
              <w:instrText xml:space="preserve"> PAGEREF _Toc72677513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665544D3" w14:textId="106BBD23" w:rsidR="00866A8C" w:rsidRDefault="00A71FE8" w:rsidP="00866A8C">
          <w:pPr>
            <w:pStyle w:val="31"/>
            <w:tabs>
              <w:tab w:val="left" w:pos="2119"/>
              <w:tab w:val="right" w:leader="dot" w:pos="9628"/>
            </w:tabs>
            <w:ind w:firstLine="0"/>
            <w:rPr>
              <w:rFonts w:asciiTheme="minorHAnsi" w:eastAsiaTheme="minorEastAsia" w:hAnsiTheme="minorHAnsi"/>
              <w:noProof/>
              <w:color w:val="auto"/>
              <w:sz w:val="22"/>
              <w:lang w:eastAsia="ru-RU"/>
            </w:rPr>
          </w:pPr>
          <w:hyperlink w:anchor="_Toc72677514" w:history="1">
            <w:r w:rsidR="00866A8C" w:rsidRPr="00F10B7C">
              <w:rPr>
                <w:rStyle w:val="a8"/>
                <w:noProof/>
                <w:lang w:bidi="x-none"/>
                <w14:scene3d>
                  <w14:camera w14:prst="orthographicFront"/>
                  <w14:lightRig w14:rig="threePt" w14:dir="t">
                    <w14:rot w14:lat="0" w14:lon="0" w14:rev="0"/>
                  </w14:lightRig>
                </w14:scene3d>
              </w:rPr>
              <w:t>4.3.8.</w:t>
            </w:r>
            <w:r w:rsidR="00866A8C">
              <w:rPr>
                <w:rFonts w:asciiTheme="minorHAnsi" w:eastAsiaTheme="minorEastAsia" w:hAnsiTheme="minorHAnsi"/>
                <w:noProof/>
                <w:color w:val="auto"/>
                <w:sz w:val="22"/>
                <w:lang w:eastAsia="ru-RU"/>
              </w:rPr>
              <w:tab/>
            </w:r>
            <w:r w:rsidR="00866A8C" w:rsidRPr="00F10B7C">
              <w:rPr>
                <w:rStyle w:val="a8"/>
                <w:noProof/>
              </w:rPr>
              <w:t>Расчёт себестоимости программного продукта</w:t>
            </w:r>
            <w:r w:rsidR="00866A8C">
              <w:rPr>
                <w:noProof/>
                <w:webHidden/>
              </w:rPr>
              <w:tab/>
            </w:r>
            <w:r w:rsidR="00866A8C">
              <w:rPr>
                <w:noProof/>
                <w:webHidden/>
              </w:rPr>
              <w:fldChar w:fldCharType="begin"/>
            </w:r>
            <w:r w:rsidR="00866A8C">
              <w:rPr>
                <w:noProof/>
                <w:webHidden/>
              </w:rPr>
              <w:instrText xml:space="preserve"> PAGEREF _Toc72677514 \h </w:instrText>
            </w:r>
            <w:r w:rsidR="00866A8C">
              <w:rPr>
                <w:noProof/>
                <w:webHidden/>
              </w:rPr>
            </w:r>
            <w:r w:rsidR="00866A8C">
              <w:rPr>
                <w:noProof/>
                <w:webHidden/>
              </w:rPr>
              <w:fldChar w:fldCharType="separate"/>
            </w:r>
            <w:r w:rsidR="00866A8C">
              <w:rPr>
                <w:noProof/>
                <w:webHidden/>
              </w:rPr>
              <w:t>56</w:t>
            </w:r>
            <w:r w:rsidR="00866A8C">
              <w:rPr>
                <w:noProof/>
                <w:webHidden/>
              </w:rPr>
              <w:fldChar w:fldCharType="end"/>
            </w:r>
          </w:hyperlink>
        </w:p>
        <w:p w14:paraId="703E3448" w14:textId="7C1F3258"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5" w:history="1">
            <w:r w:rsidR="00866A8C" w:rsidRPr="00F10B7C">
              <w:rPr>
                <w:rStyle w:val="a8"/>
                <w:noProof/>
              </w:rPr>
              <w:t>5. РАЗРАБОТКА ПРОГРАММНОГО ПРОДУКТА</w:t>
            </w:r>
            <w:r w:rsidR="00866A8C">
              <w:rPr>
                <w:noProof/>
                <w:webHidden/>
              </w:rPr>
              <w:tab/>
            </w:r>
            <w:r w:rsidR="00866A8C">
              <w:rPr>
                <w:noProof/>
                <w:webHidden/>
              </w:rPr>
              <w:fldChar w:fldCharType="begin"/>
            </w:r>
            <w:r w:rsidR="00866A8C">
              <w:rPr>
                <w:noProof/>
                <w:webHidden/>
              </w:rPr>
              <w:instrText xml:space="preserve"> PAGEREF _Toc72677515 \h </w:instrText>
            </w:r>
            <w:r w:rsidR="00866A8C">
              <w:rPr>
                <w:noProof/>
                <w:webHidden/>
              </w:rPr>
            </w:r>
            <w:r w:rsidR="00866A8C">
              <w:rPr>
                <w:noProof/>
                <w:webHidden/>
              </w:rPr>
              <w:fldChar w:fldCharType="separate"/>
            </w:r>
            <w:r w:rsidR="00866A8C">
              <w:rPr>
                <w:noProof/>
                <w:webHidden/>
              </w:rPr>
              <w:t>58</w:t>
            </w:r>
            <w:r w:rsidR="00866A8C">
              <w:rPr>
                <w:noProof/>
                <w:webHidden/>
              </w:rPr>
              <w:fldChar w:fldCharType="end"/>
            </w:r>
          </w:hyperlink>
        </w:p>
        <w:p w14:paraId="1D68A1FF" w14:textId="7D767C39"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516" w:history="1">
            <w:r w:rsidR="00866A8C" w:rsidRPr="00F10B7C">
              <w:rPr>
                <w:rStyle w:val="a8"/>
                <w:noProof/>
              </w:rPr>
              <w:t>6. ЭКСПЕРИМЕНТАЛЬНАЯ ЧАСТЬ</w:t>
            </w:r>
            <w:r w:rsidR="00866A8C">
              <w:rPr>
                <w:noProof/>
                <w:webHidden/>
              </w:rPr>
              <w:tab/>
            </w:r>
            <w:r w:rsidR="00866A8C">
              <w:rPr>
                <w:noProof/>
                <w:webHidden/>
              </w:rPr>
              <w:fldChar w:fldCharType="begin"/>
            </w:r>
            <w:r w:rsidR="00866A8C">
              <w:rPr>
                <w:noProof/>
                <w:webHidden/>
              </w:rPr>
              <w:instrText xml:space="preserve"> PAGEREF _Toc72677516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521B8695" w14:textId="7B96BDC1" w:rsidR="00866A8C" w:rsidRDefault="00A71FE8" w:rsidP="00866A8C">
          <w:pPr>
            <w:pStyle w:val="21"/>
            <w:ind w:firstLine="0"/>
            <w:rPr>
              <w:rFonts w:asciiTheme="minorHAnsi" w:eastAsiaTheme="minorEastAsia" w:hAnsiTheme="minorHAnsi"/>
              <w:noProof/>
              <w:color w:val="auto"/>
              <w:sz w:val="22"/>
              <w:lang w:eastAsia="ru-RU"/>
            </w:rPr>
          </w:pPr>
          <w:hyperlink w:anchor="_Toc72677517" w:history="1">
            <w:r w:rsidR="00866A8C" w:rsidRPr="00F10B7C">
              <w:rPr>
                <w:rStyle w:val="a8"/>
                <w:noProof/>
                <w:lang w:bidi="x-none"/>
                <w14:scene3d>
                  <w14:camera w14:prst="orthographicFront"/>
                  <w14:lightRig w14:rig="threePt" w14:dir="t">
                    <w14:rot w14:lat="0" w14:lon="0" w14:rev="0"/>
                  </w14:lightRig>
                </w14:scene3d>
              </w:rPr>
              <w:t>6.1.</w:t>
            </w:r>
            <w:r w:rsidR="00866A8C" w:rsidRPr="00F10B7C">
              <w:rPr>
                <w:rStyle w:val="a8"/>
                <w:noProof/>
              </w:rPr>
              <w:t xml:space="preserve"> Тестирование корректности работы </w:t>
            </w:r>
            <w:r w:rsidR="00866A8C" w:rsidRPr="00F10B7C">
              <w:rPr>
                <w:rStyle w:val="a8"/>
                <w:noProof/>
                <w:lang w:val="en-US"/>
              </w:rPr>
              <w:t>WEB</w:t>
            </w:r>
            <w:r w:rsidR="00866A8C" w:rsidRPr="00F10B7C">
              <w:rPr>
                <w:rStyle w:val="a8"/>
                <w:noProof/>
              </w:rPr>
              <w:t xml:space="preserve"> </w:t>
            </w:r>
            <w:r w:rsidR="00866A8C" w:rsidRPr="00F10B7C">
              <w:rPr>
                <w:rStyle w:val="a8"/>
                <w:noProof/>
                <w:lang w:val="en-US"/>
              </w:rPr>
              <w:t>API</w:t>
            </w:r>
            <w:r w:rsidR="00866A8C" w:rsidRPr="00F10B7C">
              <w:rPr>
                <w:rStyle w:val="a8"/>
                <w:noProof/>
              </w:rPr>
              <w:t xml:space="preserve"> методом черного ящика</w:t>
            </w:r>
            <w:r w:rsidR="00866A8C">
              <w:rPr>
                <w:noProof/>
                <w:webHidden/>
              </w:rPr>
              <w:tab/>
            </w:r>
            <w:r w:rsidR="00866A8C">
              <w:rPr>
                <w:noProof/>
                <w:webHidden/>
              </w:rPr>
              <w:fldChar w:fldCharType="begin"/>
            </w:r>
            <w:r w:rsidR="00866A8C">
              <w:rPr>
                <w:noProof/>
                <w:webHidden/>
              </w:rPr>
              <w:instrText xml:space="preserve"> PAGEREF _Toc72677517 \h </w:instrText>
            </w:r>
            <w:r w:rsidR="00866A8C">
              <w:rPr>
                <w:noProof/>
                <w:webHidden/>
              </w:rPr>
            </w:r>
            <w:r w:rsidR="00866A8C">
              <w:rPr>
                <w:noProof/>
                <w:webHidden/>
              </w:rPr>
              <w:fldChar w:fldCharType="separate"/>
            </w:r>
            <w:r w:rsidR="00866A8C">
              <w:rPr>
                <w:noProof/>
                <w:webHidden/>
              </w:rPr>
              <w:t>59</w:t>
            </w:r>
            <w:r w:rsidR="00866A8C">
              <w:rPr>
                <w:noProof/>
                <w:webHidden/>
              </w:rPr>
              <w:fldChar w:fldCharType="end"/>
            </w:r>
          </w:hyperlink>
        </w:p>
        <w:p w14:paraId="0506DEE5" w14:textId="494D5122" w:rsidR="00866A8C" w:rsidRDefault="00A71FE8" w:rsidP="00866A8C">
          <w:pPr>
            <w:pStyle w:val="21"/>
            <w:ind w:firstLine="0"/>
            <w:rPr>
              <w:rFonts w:asciiTheme="minorHAnsi" w:eastAsiaTheme="minorEastAsia" w:hAnsiTheme="minorHAnsi"/>
              <w:noProof/>
              <w:color w:val="auto"/>
              <w:sz w:val="22"/>
              <w:lang w:eastAsia="ru-RU"/>
            </w:rPr>
          </w:pPr>
          <w:hyperlink w:anchor="_Toc72677518" w:history="1">
            <w:r w:rsidR="00866A8C" w:rsidRPr="00F10B7C">
              <w:rPr>
                <w:rStyle w:val="a8"/>
                <w:noProof/>
                <w:lang w:bidi="x-none"/>
                <w14:scene3d>
                  <w14:camera w14:prst="orthographicFront"/>
                  <w14:lightRig w14:rig="threePt" w14:dir="t">
                    <w14:rot w14:lat="0" w14:lon="0" w14:rev="0"/>
                  </w14:lightRig>
                </w14:scene3d>
              </w:rPr>
              <w:t>6.2.</w:t>
            </w:r>
            <w:r w:rsidR="00866A8C" w:rsidRPr="00F10B7C">
              <w:rPr>
                <w:rStyle w:val="a8"/>
                <w:noProof/>
              </w:rPr>
              <w:t xml:space="preserve"> Модульное тестирование</w:t>
            </w:r>
            <w:r w:rsidR="00866A8C">
              <w:rPr>
                <w:noProof/>
                <w:webHidden/>
              </w:rPr>
              <w:tab/>
            </w:r>
            <w:r w:rsidR="00866A8C">
              <w:rPr>
                <w:noProof/>
                <w:webHidden/>
              </w:rPr>
              <w:fldChar w:fldCharType="begin"/>
            </w:r>
            <w:r w:rsidR="00866A8C">
              <w:rPr>
                <w:noProof/>
                <w:webHidden/>
              </w:rPr>
              <w:instrText xml:space="preserve"> PAGEREF _Toc72677518 \h </w:instrText>
            </w:r>
            <w:r w:rsidR="00866A8C">
              <w:rPr>
                <w:noProof/>
                <w:webHidden/>
              </w:rPr>
            </w:r>
            <w:r w:rsidR="00866A8C">
              <w:rPr>
                <w:noProof/>
                <w:webHidden/>
              </w:rPr>
              <w:fldChar w:fldCharType="separate"/>
            </w:r>
            <w:r w:rsidR="00866A8C">
              <w:rPr>
                <w:noProof/>
                <w:webHidden/>
              </w:rPr>
              <w:t>61</w:t>
            </w:r>
            <w:r w:rsidR="00866A8C">
              <w:rPr>
                <w:noProof/>
                <w:webHidden/>
              </w:rPr>
              <w:fldChar w:fldCharType="end"/>
            </w:r>
          </w:hyperlink>
        </w:p>
        <w:p w14:paraId="73A1A5B8" w14:textId="13BE438D" w:rsidR="00866A8C" w:rsidRDefault="00A71FE8" w:rsidP="00866A8C">
          <w:pPr>
            <w:pStyle w:val="21"/>
            <w:ind w:firstLine="0"/>
            <w:rPr>
              <w:rFonts w:asciiTheme="minorHAnsi" w:eastAsiaTheme="minorEastAsia" w:hAnsiTheme="minorHAnsi"/>
              <w:noProof/>
              <w:color w:val="auto"/>
              <w:sz w:val="22"/>
              <w:lang w:eastAsia="ru-RU"/>
            </w:rPr>
          </w:pPr>
          <w:hyperlink w:anchor="_Toc72677519" w:history="1">
            <w:r w:rsidR="00866A8C" w:rsidRPr="00F10B7C">
              <w:rPr>
                <w:rStyle w:val="a8"/>
                <w:noProof/>
                <w:lang w:bidi="x-none"/>
                <w14:scene3d>
                  <w14:camera w14:prst="orthographicFront"/>
                  <w14:lightRig w14:rig="threePt" w14:dir="t">
                    <w14:rot w14:lat="0" w14:lon="0" w14:rev="0"/>
                  </w14:lightRig>
                </w14:scene3d>
              </w:rPr>
              <w:t>6.3.</w:t>
            </w:r>
            <w:r w:rsidR="00866A8C" w:rsidRPr="00F10B7C">
              <w:rPr>
                <w:rStyle w:val="a8"/>
                <w:noProof/>
              </w:rPr>
              <w:t xml:space="preserve"> Кроссбраузерное тестирование интерфейсов пользовательской части</w:t>
            </w:r>
            <w:r w:rsidR="00866A8C">
              <w:rPr>
                <w:noProof/>
                <w:webHidden/>
              </w:rPr>
              <w:tab/>
            </w:r>
            <w:r w:rsidR="00866A8C">
              <w:rPr>
                <w:noProof/>
                <w:webHidden/>
              </w:rPr>
              <w:fldChar w:fldCharType="begin"/>
            </w:r>
            <w:r w:rsidR="00866A8C">
              <w:rPr>
                <w:noProof/>
                <w:webHidden/>
              </w:rPr>
              <w:instrText xml:space="preserve"> PAGEREF _Toc72677519 \h </w:instrText>
            </w:r>
            <w:r w:rsidR="00866A8C">
              <w:rPr>
                <w:noProof/>
                <w:webHidden/>
              </w:rPr>
            </w:r>
            <w:r w:rsidR="00866A8C">
              <w:rPr>
                <w:noProof/>
                <w:webHidden/>
              </w:rPr>
              <w:fldChar w:fldCharType="separate"/>
            </w:r>
            <w:r w:rsidR="00866A8C">
              <w:rPr>
                <w:noProof/>
                <w:webHidden/>
              </w:rPr>
              <w:t>63</w:t>
            </w:r>
            <w:r w:rsidR="00866A8C">
              <w:rPr>
                <w:noProof/>
                <w:webHidden/>
              </w:rPr>
              <w:fldChar w:fldCharType="end"/>
            </w:r>
          </w:hyperlink>
        </w:p>
        <w:p w14:paraId="1B5F7C55" w14:textId="74FC42E1"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0" w:history="1">
            <w:r w:rsidR="00866A8C" w:rsidRPr="00F10B7C">
              <w:rPr>
                <w:rStyle w:val="a8"/>
                <w:noProof/>
              </w:rPr>
              <w:t>7. ОРГАНИЗАЦИОННАЯ ЧАСТЬ</w:t>
            </w:r>
            <w:r w:rsidR="00866A8C">
              <w:rPr>
                <w:noProof/>
                <w:webHidden/>
              </w:rPr>
              <w:tab/>
            </w:r>
            <w:r w:rsidR="00866A8C">
              <w:rPr>
                <w:noProof/>
                <w:webHidden/>
              </w:rPr>
              <w:fldChar w:fldCharType="begin"/>
            </w:r>
            <w:r w:rsidR="00866A8C">
              <w:rPr>
                <w:noProof/>
                <w:webHidden/>
              </w:rPr>
              <w:instrText xml:space="preserve"> PAGEREF _Toc72677520 \h </w:instrText>
            </w:r>
            <w:r w:rsidR="00866A8C">
              <w:rPr>
                <w:noProof/>
                <w:webHidden/>
              </w:rPr>
            </w:r>
            <w:r w:rsidR="00866A8C">
              <w:rPr>
                <w:noProof/>
                <w:webHidden/>
              </w:rPr>
              <w:fldChar w:fldCharType="separate"/>
            </w:r>
            <w:r w:rsidR="00866A8C">
              <w:rPr>
                <w:noProof/>
                <w:webHidden/>
              </w:rPr>
              <w:t>66</w:t>
            </w:r>
            <w:r w:rsidR="00866A8C">
              <w:rPr>
                <w:noProof/>
                <w:webHidden/>
              </w:rPr>
              <w:fldChar w:fldCharType="end"/>
            </w:r>
          </w:hyperlink>
        </w:p>
        <w:p w14:paraId="39317F5A" w14:textId="6ADE030D" w:rsidR="00866A8C" w:rsidRDefault="00A71FE8" w:rsidP="00866A8C">
          <w:pPr>
            <w:pStyle w:val="14"/>
            <w:tabs>
              <w:tab w:val="right" w:leader="dot" w:pos="9628"/>
            </w:tabs>
            <w:ind w:firstLine="0"/>
            <w:rPr>
              <w:rFonts w:asciiTheme="minorHAnsi" w:eastAsiaTheme="minorEastAsia" w:hAnsiTheme="minorHAnsi"/>
              <w:noProof/>
              <w:color w:val="auto"/>
              <w:sz w:val="22"/>
              <w:lang w:eastAsia="ru-RU"/>
            </w:rPr>
          </w:pPr>
          <w:hyperlink w:anchor="_Toc72677521" w:history="1">
            <w:r w:rsidR="00866A8C" w:rsidRPr="00F10B7C">
              <w:rPr>
                <w:rStyle w:val="a8"/>
                <w:noProof/>
              </w:rPr>
              <w:t>СПИСОК ЛИТЕРАТУРЫ</w:t>
            </w:r>
            <w:r w:rsidR="00866A8C">
              <w:rPr>
                <w:noProof/>
                <w:webHidden/>
              </w:rPr>
              <w:tab/>
            </w:r>
            <w:r w:rsidR="00866A8C">
              <w:rPr>
                <w:noProof/>
                <w:webHidden/>
              </w:rPr>
              <w:fldChar w:fldCharType="begin"/>
            </w:r>
            <w:r w:rsidR="00866A8C">
              <w:rPr>
                <w:noProof/>
                <w:webHidden/>
              </w:rPr>
              <w:instrText xml:space="preserve"> PAGEREF _Toc72677521 \h </w:instrText>
            </w:r>
            <w:r w:rsidR="00866A8C">
              <w:rPr>
                <w:noProof/>
                <w:webHidden/>
              </w:rPr>
            </w:r>
            <w:r w:rsidR="00866A8C">
              <w:rPr>
                <w:noProof/>
                <w:webHidden/>
              </w:rPr>
              <w:fldChar w:fldCharType="separate"/>
            </w:r>
            <w:r w:rsidR="00866A8C">
              <w:rPr>
                <w:noProof/>
                <w:webHidden/>
              </w:rPr>
              <w:t>67</w:t>
            </w:r>
            <w:r w:rsidR="00866A8C">
              <w:rPr>
                <w:noProof/>
                <w:webHidden/>
              </w:rPr>
              <w:fldChar w:fldCharType="end"/>
            </w:r>
          </w:hyperlink>
        </w:p>
        <w:p w14:paraId="6D1BE9D4" w14:textId="61F74718" w:rsidR="00D163D5" w:rsidRPr="00D163D5" w:rsidRDefault="00D163D5" w:rsidP="00034875">
          <w:r>
            <w:rPr>
              <w:b/>
              <w:bCs/>
            </w:rPr>
            <w:fldChar w:fldCharType="end"/>
          </w:r>
        </w:p>
      </w:sdtContent>
    </w:sdt>
    <w:p w14:paraId="60EDE6CE" w14:textId="492BE81F" w:rsidR="00FD7CE2" w:rsidRDefault="00866A8C" w:rsidP="00034875">
      <w:pPr>
        <w:pStyle w:val="1"/>
        <w:numPr>
          <w:ilvl w:val="0"/>
          <w:numId w:val="0"/>
        </w:numPr>
      </w:pPr>
      <w:bookmarkStart w:id="0" w:name="_Toc72677451"/>
      <w:bookmarkStart w:id="1" w:name="_Hlk59655191"/>
      <w:r>
        <w:rPr>
          <w:caps w:val="0"/>
        </w:rPr>
        <w:lastRenderedPageBreak/>
        <w:t>ВВЕДЕНИЕ</w:t>
      </w:r>
      <w:bookmarkEnd w:id="0"/>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w:t>
      </w:r>
      <w:proofErr w:type="spellStart"/>
      <w:r>
        <w:t>ПланФакт</w:t>
      </w:r>
      <w:proofErr w:type="spellEnd"/>
      <w:r>
        <w:t xml:space="preserve">.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866A8C">
      <w:pPr>
        <w:pStyle w:val="1"/>
        <w:numPr>
          <w:ilvl w:val="0"/>
          <w:numId w:val="4"/>
        </w:numPr>
      </w:pPr>
      <w:bookmarkStart w:id="2" w:name="_Toc68534484"/>
      <w:bookmarkStart w:id="3" w:name="_Toc72677452"/>
      <w:r>
        <w:lastRenderedPageBreak/>
        <w:t xml:space="preserve">АНАЛИЗ </w:t>
      </w:r>
      <w:r w:rsidRPr="00866A8C">
        <w:t>ТРЕБОВАНИЙ</w:t>
      </w:r>
      <w:bookmarkEnd w:id="2"/>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866A8C">
      <w:pPr>
        <w:pStyle w:val="2"/>
        <w:numPr>
          <w:ilvl w:val="1"/>
          <w:numId w:val="4"/>
        </w:numPr>
      </w:pPr>
      <w:bookmarkStart w:id="4" w:name="_Toc68534485"/>
      <w:bookmarkStart w:id="5" w:name="_Toc72677453"/>
      <w:r w:rsidRPr="00866A8C">
        <w:t>Обзор</w:t>
      </w:r>
      <w:r w:rsidRPr="00E31EAC">
        <w:t xml:space="preserve"> </w:t>
      </w:r>
      <w:r>
        <w:t>процесса отправки сообщения</w:t>
      </w:r>
      <w:bookmarkEnd w:id="4"/>
      <w:bookmarkEnd w:id="5"/>
    </w:p>
    <w:p w14:paraId="04A89D62" w14:textId="77777777" w:rsidR="00034875" w:rsidRPr="007F1A92" w:rsidRDefault="00034875" w:rsidP="00866A8C">
      <w:pPr>
        <w:pStyle w:val="3"/>
      </w:pPr>
      <w:bookmarkStart w:id="6" w:name="_Toc68534486"/>
      <w:bookmarkStart w:id="7" w:name="_Toc72677454"/>
      <w:r w:rsidRPr="00D83368">
        <w:t>Общие</w:t>
      </w:r>
      <w:r>
        <w:t xml:space="preserve"> </w:t>
      </w:r>
      <w:r w:rsidRPr="00866A8C">
        <w:t>сведения</w:t>
      </w:r>
      <w:bookmarkEnd w:id="6"/>
      <w:bookmarkEnd w:id="7"/>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866A8C">
      <w:pPr>
        <w:pStyle w:val="3"/>
      </w:pPr>
      <w:bookmarkStart w:id="8" w:name="_Toc44341645"/>
      <w:bookmarkStart w:id="9" w:name="_Toc68534487"/>
      <w:bookmarkStart w:id="10" w:name="_Toc72677455"/>
      <w:r w:rsidRPr="00866A8C">
        <w:t>Основные</w:t>
      </w:r>
      <w:r>
        <w:t xml:space="preserve"> понятия</w:t>
      </w:r>
      <w:bookmarkEnd w:id="8"/>
      <w:bookmarkEnd w:id="9"/>
      <w:bookmarkEnd w:id="10"/>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866A8C">
      <w:pPr>
        <w:pStyle w:val="3"/>
        <w:rPr>
          <w:b w:val="0"/>
          <w:i w:val="0"/>
        </w:rPr>
      </w:pPr>
      <w:bookmarkStart w:id="11" w:name="_Toc44341646"/>
      <w:bookmarkStart w:id="12" w:name="_Toc68534488"/>
      <w:bookmarkStart w:id="13" w:name="_Toc72677456"/>
      <w:r>
        <w:t xml:space="preserve">Процесс </w:t>
      </w:r>
      <w:bookmarkEnd w:id="11"/>
      <w:r w:rsidRPr="00866A8C">
        <w:t>отправки</w:t>
      </w:r>
      <w:r>
        <w:t xml:space="preserve"> сообщения</w:t>
      </w:r>
      <w:bookmarkEnd w:id="12"/>
      <w:bookmarkEnd w:id="13"/>
    </w:p>
    <w:p w14:paraId="034B2C6D" w14:textId="77777777" w:rsidR="00034875" w:rsidRDefault="00034875" w:rsidP="00866A8C">
      <w:pPr>
        <w:rPr>
          <w:ins w:id="14" w:author="Evgeny Sukharev" w:date="2021-03-27T00:18:00Z"/>
        </w:rPr>
      </w:pPr>
      <w:r>
        <w:t>Процесс отправки сообщения представлен на рис. 1.1.</w:t>
      </w:r>
    </w:p>
    <w:p w14:paraId="75F40598" w14:textId="77777777" w:rsidR="00034875" w:rsidRDefault="00034875">
      <w:pPr>
        <w:rPr>
          <w:moveTo w:id="15" w:author="Evgeny Sukharev" w:date="2021-03-27T00:18:00Z"/>
        </w:rPr>
        <w:pPrChange w:id="16" w:author="Evgeny Sukharev" w:date="2021-03-27T00:20:00Z">
          <w:pPr>
            <w:ind w:firstLine="708"/>
          </w:pPr>
        </w:pPrChange>
      </w:pPr>
      <w:moveToRangeStart w:id="17" w:author="Evgeny Sukharev" w:date="2021-03-27T00:18:00Z" w:name="move67696741"/>
      <w:moveTo w:id="18"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2" w:author="Evgeny Sukharev" w:date="2021-03-27T00:18:00Z">
        <w:r>
          <w:rPr>
            <w:rFonts w:cs="Times New Roman"/>
          </w:rPr>
          <w:t xml:space="preserve"> кнопку отправить. </w:t>
        </w:r>
      </w:moveTo>
    </w:p>
    <w:p w14:paraId="46458C08" w14:textId="77777777" w:rsidR="00034875" w:rsidRDefault="00034875">
      <w:pPr>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pPr>
        <w:rPr>
          <w:del w:id="26" w:author="Evgeny Sukharev" w:date="2021-03-27T00:18:00Z"/>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7"/>
    <w:p w14:paraId="7B4DF839" w14:textId="77777777" w:rsidR="00034875" w:rsidRDefault="00034875">
      <w:pPr>
        <w:rPr>
          <w:rFonts w:cs="Times New Roman"/>
        </w:rPr>
        <w:pPrChange w:id="30"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RPr="00866A8C" w:rsidDel="00FB3F13" w:rsidRDefault="00034875" w:rsidP="00034875">
      <w:pPr>
        <w:ind w:firstLine="708"/>
        <w:rPr>
          <w:moveFrom w:id="31" w:author="Evgeny Sukharev" w:date="2021-03-27T00:18:00Z"/>
        </w:rPr>
      </w:pPr>
      <w:moveFromRangeStart w:id="32" w:author="Evgeny Sukharev" w:date="2021-03-27T00:18:00Z" w:name="move67696741"/>
      <w:moveFrom w:id="33" w:author="Evgeny Sukharev" w:date="2021-03-27T00:18:00Z">
        <w:r w:rsidRPr="00866A8C" w:rsidDel="00FB3F13">
          <w:lastRenderedPageBreak/>
          <w:t>Отправка сообщения происходит асинхронно, т.е. отправитель вовлечен в процесс только до момента подтверждения отправки.</w:t>
        </w:r>
        <w:bookmarkStart w:id="34" w:name="_Toc67699393"/>
        <w:bookmarkStart w:id="35" w:name="_Toc67700137"/>
        <w:bookmarkStart w:id="36" w:name="_Toc68292066"/>
        <w:bookmarkStart w:id="37" w:name="_Toc68292118"/>
        <w:bookmarkStart w:id="38" w:name="_Toc68292172"/>
        <w:bookmarkStart w:id="39" w:name="_Toc68292225"/>
        <w:bookmarkStart w:id="40" w:name="_Toc68293606"/>
        <w:bookmarkStart w:id="41" w:name="_Toc68303816"/>
        <w:bookmarkStart w:id="42" w:name="_Toc68534433"/>
        <w:bookmarkStart w:id="43" w:name="_Toc68534489"/>
        <w:bookmarkStart w:id="44" w:name="_Toc72677313"/>
        <w:bookmarkStart w:id="45" w:name="_Toc72677384"/>
        <w:bookmarkStart w:id="46" w:name="_Toc72677457"/>
        <w:bookmarkEnd w:id="34"/>
        <w:bookmarkEnd w:id="35"/>
        <w:bookmarkEnd w:id="36"/>
        <w:bookmarkEnd w:id="37"/>
        <w:bookmarkEnd w:id="38"/>
        <w:bookmarkEnd w:id="39"/>
        <w:bookmarkEnd w:id="40"/>
        <w:bookmarkEnd w:id="41"/>
        <w:bookmarkEnd w:id="42"/>
        <w:bookmarkEnd w:id="43"/>
        <w:bookmarkEnd w:id="44"/>
        <w:bookmarkEnd w:id="45"/>
        <w:bookmarkEnd w:id="46"/>
      </w:moveFrom>
    </w:p>
    <w:p w14:paraId="47674F57" w14:textId="77777777" w:rsidR="00034875" w:rsidRPr="00866A8C" w:rsidDel="00FB3F13" w:rsidRDefault="00034875" w:rsidP="00034875">
      <w:pPr>
        <w:spacing w:before="240"/>
        <w:ind w:firstLine="708"/>
        <w:rPr>
          <w:moveFrom w:id="47" w:author="Evgeny Sukharev" w:date="2021-03-27T00:18:00Z"/>
        </w:rPr>
      </w:pPr>
      <w:moveFrom w:id="48" w:author="Evgeny Sukharev" w:date="2021-03-27T00:18:00Z">
        <w:r w:rsidRPr="00866A8C" w:rsidDel="00FB3F13">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9" w:name="_Toc67699394"/>
        <w:bookmarkStart w:id="50" w:name="_Toc67700138"/>
        <w:bookmarkStart w:id="51" w:name="_Toc68292067"/>
        <w:bookmarkStart w:id="52" w:name="_Toc68292119"/>
        <w:bookmarkStart w:id="53" w:name="_Toc68292173"/>
        <w:bookmarkStart w:id="54" w:name="_Toc68292226"/>
        <w:bookmarkStart w:id="55" w:name="_Toc68293607"/>
        <w:bookmarkStart w:id="56" w:name="_Toc68303817"/>
        <w:bookmarkStart w:id="57" w:name="_Toc68534434"/>
        <w:bookmarkStart w:id="58" w:name="_Toc68534490"/>
        <w:bookmarkStart w:id="59" w:name="_Toc72677314"/>
        <w:bookmarkStart w:id="60" w:name="_Toc72677385"/>
        <w:bookmarkStart w:id="61" w:name="_Toc72677458"/>
        <w:bookmarkEnd w:id="49"/>
        <w:bookmarkEnd w:id="50"/>
        <w:bookmarkEnd w:id="51"/>
        <w:bookmarkEnd w:id="52"/>
        <w:bookmarkEnd w:id="53"/>
        <w:bookmarkEnd w:id="54"/>
        <w:bookmarkEnd w:id="55"/>
        <w:bookmarkEnd w:id="56"/>
        <w:bookmarkEnd w:id="57"/>
        <w:bookmarkEnd w:id="58"/>
        <w:bookmarkEnd w:id="59"/>
        <w:bookmarkEnd w:id="60"/>
        <w:bookmarkEnd w:id="61"/>
      </w:moveFrom>
    </w:p>
    <w:p w14:paraId="615B9F22" w14:textId="77777777" w:rsidR="00034875" w:rsidRPr="00866A8C" w:rsidDel="00FB3F13" w:rsidRDefault="00034875" w:rsidP="00034875">
      <w:pPr>
        <w:spacing w:before="240"/>
        <w:ind w:firstLine="708"/>
        <w:rPr>
          <w:moveFrom w:id="62" w:author="Evgeny Sukharev" w:date="2021-03-27T00:18:00Z"/>
        </w:rPr>
      </w:pPr>
      <w:moveFrom w:id="63" w:author="Evgeny Sukharev" w:date="2021-03-27T00:18:00Z">
        <w:r w:rsidRPr="00866A8C" w:rsidDel="00FB3F13">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64" w:name="_Toc67699395"/>
        <w:bookmarkStart w:id="65" w:name="_Toc67700139"/>
        <w:bookmarkStart w:id="66" w:name="_Toc68292068"/>
        <w:bookmarkStart w:id="67" w:name="_Toc68292120"/>
        <w:bookmarkStart w:id="68" w:name="_Toc68292174"/>
        <w:bookmarkStart w:id="69" w:name="_Toc68292227"/>
        <w:bookmarkStart w:id="70" w:name="_Toc68293608"/>
        <w:bookmarkStart w:id="71" w:name="_Toc68303818"/>
        <w:bookmarkStart w:id="72" w:name="_Toc68534435"/>
        <w:bookmarkStart w:id="73" w:name="_Toc68534491"/>
        <w:bookmarkStart w:id="74" w:name="_Toc72677315"/>
        <w:bookmarkStart w:id="75" w:name="_Toc72677386"/>
        <w:bookmarkStart w:id="76" w:name="_Toc72677459"/>
        <w:bookmarkEnd w:id="64"/>
        <w:bookmarkEnd w:id="65"/>
        <w:bookmarkEnd w:id="66"/>
        <w:bookmarkEnd w:id="67"/>
        <w:bookmarkEnd w:id="68"/>
        <w:bookmarkEnd w:id="69"/>
        <w:bookmarkEnd w:id="70"/>
        <w:bookmarkEnd w:id="71"/>
        <w:bookmarkEnd w:id="72"/>
        <w:bookmarkEnd w:id="73"/>
        <w:bookmarkEnd w:id="74"/>
        <w:bookmarkEnd w:id="75"/>
        <w:bookmarkEnd w:id="76"/>
      </w:moveFrom>
    </w:p>
    <w:p w14:paraId="12F4D616" w14:textId="77777777" w:rsidR="00034875" w:rsidRPr="00866A8C" w:rsidDel="00FB3F13" w:rsidRDefault="00034875" w:rsidP="00034875">
      <w:pPr>
        <w:spacing w:before="240"/>
        <w:ind w:firstLine="708"/>
        <w:rPr>
          <w:moveFrom w:id="77" w:author="Evgeny Sukharev" w:date="2021-03-27T00:18:00Z"/>
        </w:rPr>
      </w:pPr>
      <w:moveFrom w:id="78" w:author="Evgeny Sukharev" w:date="2021-03-27T00:18:00Z">
        <w:r w:rsidRPr="00866A8C" w:rsidDel="00FB3F13">
          <w:t>На заключительном этапе формируется подробная информация о доставке. Эта информация заносится в журнал отправителя.</w:t>
        </w:r>
        <w:bookmarkStart w:id="79" w:name="_Toc67699396"/>
        <w:bookmarkStart w:id="80" w:name="_Toc67700140"/>
        <w:bookmarkStart w:id="81" w:name="_Toc68292069"/>
        <w:bookmarkStart w:id="82" w:name="_Toc68292121"/>
        <w:bookmarkStart w:id="83" w:name="_Toc68292175"/>
        <w:bookmarkStart w:id="84" w:name="_Toc68292228"/>
        <w:bookmarkStart w:id="85" w:name="_Toc68293609"/>
        <w:bookmarkStart w:id="86" w:name="_Toc68303819"/>
        <w:bookmarkStart w:id="87" w:name="_Toc68534436"/>
        <w:bookmarkStart w:id="88" w:name="_Toc68534492"/>
        <w:bookmarkStart w:id="89" w:name="_Toc72677316"/>
        <w:bookmarkStart w:id="90" w:name="_Toc72677387"/>
        <w:bookmarkStart w:id="91" w:name="_Toc72677460"/>
        <w:bookmarkEnd w:id="79"/>
        <w:bookmarkEnd w:id="80"/>
        <w:bookmarkEnd w:id="81"/>
        <w:bookmarkEnd w:id="82"/>
        <w:bookmarkEnd w:id="83"/>
        <w:bookmarkEnd w:id="84"/>
        <w:bookmarkEnd w:id="85"/>
        <w:bookmarkEnd w:id="86"/>
        <w:bookmarkEnd w:id="87"/>
        <w:bookmarkEnd w:id="88"/>
        <w:bookmarkEnd w:id="89"/>
        <w:bookmarkEnd w:id="90"/>
        <w:bookmarkEnd w:id="91"/>
      </w:moveFrom>
    </w:p>
    <w:p w14:paraId="55C5D1B3" w14:textId="77777777" w:rsidR="00034875" w:rsidRPr="004C7D46" w:rsidRDefault="00034875" w:rsidP="00866A8C">
      <w:pPr>
        <w:pStyle w:val="3"/>
        <w:rPr>
          <w:b w:val="0"/>
          <w:i w:val="0"/>
        </w:rPr>
      </w:pPr>
      <w:bookmarkStart w:id="92" w:name="_Toc68534493"/>
      <w:bookmarkStart w:id="93" w:name="_Toc72677461"/>
      <w:moveFromRangeEnd w:id="32"/>
      <w:r w:rsidRPr="00866A8C">
        <w:t>Основные</w:t>
      </w:r>
      <w:r>
        <w:t xml:space="preserve"> трудности при отправке сообщения</w:t>
      </w:r>
      <w:bookmarkEnd w:id="92"/>
      <w:bookmarkEnd w:id="93"/>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866A8C">
      <w:pPr>
        <w:pStyle w:val="2"/>
        <w:rPr>
          <w:b w:val="0"/>
        </w:rPr>
      </w:pPr>
      <w:bookmarkStart w:id="94" w:name="_Toc44341647"/>
      <w:bookmarkStart w:id="95" w:name="_Toc68534494"/>
      <w:bookmarkStart w:id="96" w:name="_Toc72677462"/>
      <w:r>
        <w:t xml:space="preserve">Обзор </w:t>
      </w:r>
      <w:r w:rsidRPr="00DC5D62">
        <w:t>программ</w:t>
      </w:r>
      <w:r>
        <w:t>-аналогов</w:t>
      </w:r>
      <w:bookmarkEnd w:id="94"/>
      <w:bookmarkEnd w:id="95"/>
      <w:bookmarkEnd w:id="96"/>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CF39E7">
      <w:pPr>
        <w:pStyle w:val="a6"/>
        <w:numPr>
          <w:ilvl w:val="0"/>
          <w:numId w:val="6"/>
        </w:numPr>
        <w:ind w:left="1418" w:hanging="425"/>
        <w:rPr>
          <w:szCs w:val="28"/>
        </w:rPr>
      </w:pPr>
      <w:r>
        <w:rPr>
          <w:szCs w:val="28"/>
        </w:rPr>
        <w:t>отправка сообщения;</w:t>
      </w:r>
    </w:p>
    <w:p w14:paraId="4024C0A1" w14:textId="77777777" w:rsidR="00034875" w:rsidRDefault="00034875" w:rsidP="00CF39E7">
      <w:pPr>
        <w:pStyle w:val="a6"/>
        <w:numPr>
          <w:ilvl w:val="0"/>
          <w:numId w:val="6"/>
        </w:numPr>
        <w:ind w:left="1418" w:hanging="425"/>
        <w:rPr>
          <w:szCs w:val="28"/>
        </w:rPr>
      </w:pPr>
      <w:r>
        <w:rPr>
          <w:szCs w:val="28"/>
        </w:rPr>
        <w:t>возможность конфигурирования способа доставки;</w:t>
      </w:r>
    </w:p>
    <w:p w14:paraId="5CFEC8B6" w14:textId="77777777" w:rsidR="00034875" w:rsidRDefault="00034875" w:rsidP="00CF39E7">
      <w:pPr>
        <w:pStyle w:val="a6"/>
        <w:numPr>
          <w:ilvl w:val="0"/>
          <w:numId w:val="6"/>
        </w:numPr>
        <w:ind w:left="1418" w:hanging="425"/>
        <w:rPr>
          <w:szCs w:val="28"/>
        </w:rPr>
      </w:pPr>
      <w:r>
        <w:rPr>
          <w:szCs w:val="28"/>
        </w:rPr>
        <w:t>наличие повторной отправки недоставленного сообщения;</w:t>
      </w:r>
    </w:p>
    <w:p w14:paraId="3566E15C" w14:textId="77777777" w:rsidR="00034875" w:rsidRDefault="00034875" w:rsidP="00CF39E7">
      <w:pPr>
        <w:pStyle w:val="a6"/>
        <w:numPr>
          <w:ilvl w:val="0"/>
          <w:numId w:val="6"/>
        </w:numPr>
        <w:ind w:left="1418"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CF39E7">
      <w:pPr>
        <w:pStyle w:val="a6"/>
        <w:numPr>
          <w:ilvl w:val="0"/>
          <w:numId w:val="12"/>
        </w:numPr>
        <w:ind w:left="1418"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CF39E7">
      <w:pPr>
        <w:pStyle w:val="a6"/>
        <w:numPr>
          <w:ilvl w:val="0"/>
          <w:numId w:val="12"/>
        </w:numPr>
        <w:ind w:left="1418" w:hanging="425"/>
        <w:rPr>
          <w:szCs w:val="28"/>
          <w:lang w:val="en-US"/>
        </w:rPr>
      </w:pPr>
      <w:proofErr w:type="spellStart"/>
      <w:r>
        <w:rPr>
          <w:szCs w:val="28"/>
          <w:lang w:val="en-US"/>
        </w:rPr>
        <w:t>SendGrid</w:t>
      </w:r>
      <w:proofErr w:type="spellEnd"/>
      <w:r>
        <w:rPr>
          <w:szCs w:val="28"/>
          <w:lang w:val="en-US"/>
        </w:rPr>
        <w:t xml:space="preserve">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CF39E7">
      <w:pPr>
        <w:pStyle w:val="a6"/>
        <w:numPr>
          <w:ilvl w:val="0"/>
          <w:numId w:val="12"/>
        </w:numPr>
        <w:ind w:left="1418"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866A8C">
      <w:pPr>
        <w:pStyle w:val="3"/>
      </w:pPr>
      <w:bookmarkStart w:id="97" w:name="_Toc68534495"/>
      <w:bookmarkStart w:id="98" w:name="_Toc72677463"/>
      <w:r w:rsidRPr="00D83368">
        <w:t>Amazon</w:t>
      </w:r>
      <w:r w:rsidRPr="000379E4">
        <w:t xml:space="preserve"> </w:t>
      </w:r>
      <w:r w:rsidRPr="00866A8C">
        <w:t>SES</w:t>
      </w:r>
      <w:bookmarkEnd w:id="97"/>
      <w:bookmarkEnd w:id="98"/>
    </w:p>
    <w:p w14:paraId="00171389" w14:textId="540EADB3" w:rsidR="00034875" w:rsidRDefault="00034875" w:rsidP="00034875">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lastRenderedPageBreak/>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CF39E7">
      <w:pPr>
        <w:pStyle w:val="a6"/>
        <w:numPr>
          <w:ilvl w:val="0"/>
          <w:numId w:val="13"/>
        </w:numPr>
        <w:ind w:left="1418" w:hanging="425"/>
        <w:rPr>
          <w:szCs w:val="28"/>
        </w:rPr>
      </w:pPr>
      <w:r>
        <w:rPr>
          <w:szCs w:val="28"/>
        </w:rPr>
        <w:t>быстрая интеграция;</w:t>
      </w:r>
    </w:p>
    <w:p w14:paraId="605E421F" w14:textId="77777777" w:rsidR="00034875" w:rsidRDefault="00034875" w:rsidP="00CF39E7">
      <w:pPr>
        <w:pStyle w:val="a6"/>
        <w:numPr>
          <w:ilvl w:val="0"/>
          <w:numId w:val="13"/>
        </w:numPr>
        <w:ind w:left="1418" w:hanging="425"/>
        <w:rPr>
          <w:szCs w:val="28"/>
        </w:rPr>
      </w:pPr>
      <w:r>
        <w:rPr>
          <w:szCs w:val="28"/>
        </w:rPr>
        <w:t>эффективная отправка сообщений;</w:t>
      </w:r>
    </w:p>
    <w:p w14:paraId="1B1B9AD2" w14:textId="77777777" w:rsidR="00034875" w:rsidRDefault="00034875" w:rsidP="00CF39E7">
      <w:pPr>
        <w:pStyle w:val="a6"/>
        <w:numPr>
          <w:ilvl w:val="0"/>
          <w:numId w:val="13"/>
        </w:numPr>
        <w:ind w:left="1418" w:hanging="425"/>
        <w:rPr>
          <w:szCs w:val="28"/>
        </w:rPr>
      </w:pPr>
      <w:r>
        <w:rPr>
          <w:szCs w:val="28"/>
        </w:rPr>
        <w:t>оптимизация доставки;</w:t>
      </w:r>
    </w:p>
    <w:p w14:paraId="0D0F31ED" w14:textId="77777777" w:rsidR="00034875" w:rsidRDefault="00034875" w:rsidP="00CF39E7">
      <w:pPr>
        <w:pStyle w:val="a6"/>
        <w:numPr>
          <w:ilvl w:val="0"/>
          <w:numId w:val="13"/>
        </w:numPr>
        <w:ind w:left="1418"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CF39E7">
      <w:pPr>
        <w:pStyle w:val="a6"/>
        <w:numPr>
          <w:ilvl w:val="0"/>
          <w:numId w:val="14"/>
        </w:numPr>
        <w:ind w:left="1418"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CF39E7">
      <w:pPr>
        <w:pStyle w:val="a6"/>
        <w:numPr>
          <w:ilvl w:val="0"/>
          <w:numId w:val="14"/>
        </w:numPr>
        <w:ind w:left="1418"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866A8C">
      <w:pPr>
        <w:pStyle w:val="3"/>
        <w:rPr>
          <w:lang w:val="en-US"/>
        </w:rPr>
      </w:pPr>
      <w:bookmarkStart w:id="99" w:name="_Toc68534496"/>
      <w:bookmarkStart w:id="100" w:name="_Toc72677464"/>
      <w:proofErr w:type="spellStart"/>
      <w:r w:rsidRPr="00866A8C">
        <w:t>Sendgrid</w:t>
      </w:r>
      <w:bookmarkEnd w:id="99"/>
      <w:bookmarkEnd w:id="100"/>
      <w:proofErr w:type="spellEnd"/>
    </w:p>
    <w:p w14:paraId="361E19F0" w14:textId="237E94AE" w:rsidR="00034875" w:rsidRDefault="00034875" w:rsidP="00034875">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CF39E7">
      <w:pPr>
        <w:pStyle w:val="afa"/>
        <w:numPr>
          <w:ilvl w:val="0"/>
          <w:numId w:val="5"/>
        </w:numPr>
        <w:ind w:left="1418" w:hanging="425"/>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CF39E7">
      <w:pPr>
        <w:pStyle w:val="afa"/>
        <w:numPr>
          <w:ilvl w:val="0"/>
          <w:numId w:val="5"/>
        </w:numPr>
        <w:ind w:left="1418" w:hanging="425"/>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CF39E7">
      <w:pPr>
        <w:pStyle w:val="afa"/>
        <w:numPr>
          <w:ilvl w:val="0"/>
          <w:numId w:val="5"/>
        </w:numPr>
        <w:ind w:left="1418" w:hanging="425"/>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F1D1F2C" w14:textId="77777777" w:rsidR="00034875" w:rsidRDefault="00034875" w:rsidP="00CF39E7">
      <w:pPr>
        <w:pStyle w:val="afa"/>
        <w:numPr>
          <w:ilvl w:val="0"/>
          <w:numId w:val="5"/>
        </w:numPr>
        <w:ind w:left="1418" w:hanging="425"/>
      </w:pPr>
      <w:r>
        <w:t>п</w:t>
      </w:r>
      <w:r w:rsidRPr="002072EB">
        <w:t xml:space="preserve">артнёры-посредники занимаются перепродажей услуг </w:t>
      </w:r>
      <w:r>
        <w:rPr>
          <w:lang w:val="en-US"/>
        </w:rPr>
        <w:t>Sendgrid</w:t>
      </w:r>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r>
        <w:rPr>
          <w:szCs w:val="28"/>
          <w:lang w:val="en-US"/>
        </w:rPr>
        <w:t>Sendgrid</w:t>
      </w:r>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r>
        <w:rPr>
          <w:szCs w:val="28"/>
          <w:lang w:val="en-US"/>
        </w:rPr>
        <w:t>Sendgrid</w:t>
      </w:r>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rPr>
          <w:lang w:val="en-US"/>
        </w:rPr>
      </w:pPr>
      <w:bookmarkStart w:id="101" w:name="_Toc68534497"/>
      <w:bookmarkStart w:id="102" w:name="_Toc72677465"/>
      <w:r w:rsidRPr="000379E4">
        <w:rPr>
          <w:lang w:val="en-US"/>
        </w:rPr>
        <w:t>Tin-cat email queue</w:t>
      </w:r>
      <w:bookmarkEnd w:id="101"/>
      <w:bookmarkEnd w:id="102"/>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345F2608" w14:textId="77777777" w:rsidR="00034875" w:rsidRDefault="00034875" w:rsidP="00866A8C">
      <w:pPr>
        <w:pStyle w:val="3"/>
      </w:pPr>
      <w:bookmarkStart w:id="103" w:name="_Toc68534498"/>
      <w:bookmarkStart w:id="104" w:name="_Toc72677466"/>
      <w:r w:rsidRPr="00866A8C">
        <w:t>Сравнение</w:t>
      </w:r>
      <w:bookmarkEnd w:id="103"/>
      <w:bookmarkEnd w:id="104"/>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r>
              <w:rPr>
                <w:lang w:val="en-US"/>
              </w:rPr>
              <w:t>Sendgrid</w:t>
            </w:r>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1BA56E88" w:rsidR="00034875" w:rsidRDefault="0040189C" w:rsidP="00866A8C">
      <w:pPr>
        <w:pStyle w:val="2"/>
      </w:pPr>
      <w:bookmarkStart w:id="105" w:name="_Toc68534499"/>
      <w:bookmarkStart w:id="106" w:name="_Toc72677467"/>
      <w:r>
        <w:lastRenderedPageBreak/>
        <w:t>Диаграмма вариантов использования</w:t>
      </w:r>
      <w:bookmarkEnd w:id="105"/>
      <w:bookmarkEnd w:id="106"/>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48236C09" w14:textId="77777777" w:rsidR="00034875" w:rsidRDefault="00034875" w:rsidP="00034875">
      <w:pPr>
        <w:pStyle w:val="3"/>
      </w:pPr>
      <w:bookmarkStart w:id="107" w:name="_Toc68534500"/>
      <w:bookmarkStart w:id="108" w:name="_Toc72677468"/>
      <w:r>
        <w:t>Оператор</w:t>
      </w:r>
      <w:bookmarkEnd w:id="107"/>
      <w:bookmarkEnd w:id="108"/>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pPr>
      <w:bookmarkStart w:id="109" w:name="_Toc68534501"/>
      <w:bookmarkStart w:id="110" w:name="_Toc72677469"/>
      <w:r>
        <w:t>Администратор</w:t>
      </w:r>
      <w:bookmarkEnd w:id="109"/>
      <w:bookmarkEnd w:id="110"/>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2324A460"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tbl>
      <w:tblPr>
        <w:tblStyle w:val="af5"/>
        <w:tblpPr w:leftFromText="180" w:rightFromText="180" w:vertAnchor="page" w:horzAnchor="margin" w:tblpXSpec="right" w:tblpY="2122"/>
        <w:tblW w:w="0" w:type="auto"/>
        <w:tblInd w:w="0" w:type="dxa"/>
        <w:tblLook w:val="04A0" w:firstRow="1" w:lastRow="0" w:firstColumn="1" w:lastColumn="0" w:noHBand="0" w:noVBand="1"/>
      </w:tblPr>
      <w:tblGrid>
        <w:gridCol w:w="1254"/>
      </w:tblGrid>
      <w:tr w:rsidR="00866A8C" w14:paraId="713BF08B" w14:textId="77777777" w:rsidTr="00866A8C">
        <w:trPr>
          <w:cantSplit/>
          <w:trHeight w:val="14034"/>
        </w:trPr>
        <w:tc>
          <w:tcPr>
            <w:tcW w:w="1254" w:type="dxa"/>
            <w:tcBorders>
              <w:top w:val="nil"/>
              <w:left w:val="nil"/>
              <w:bottom w:val="nil"/>
              <w:right w:val="nil"/>
            </w:tcBorders>
            <w:textDirection w:val="btLr"/>
          </w:tcPr>
          <w:p w14:paraId="6FDFA14D" w14:textId="32E2F93B" w:rsidR="00866A8C" w:rsidRPr="00866A8C" w:rsidRDefault="00866A8C" w:rsidP="00866A8C">
            <w:pPr>
              <w:pStyle w:val="af3"/>
              <w:spacing w:after="0"/>
              <w:rPr>
                <w:lang w:val="en-US"/>
              </w:rPr>
            </w:pPr>
            <w:r>
              <w:lastRenderedPageBreak/>
              <w:t>Рис. 1.2. Диаграмма вариантов использования</w:t>
            </w:r>
          </w:p>
        </w:tc>
      </w:tr>
    </w:tbl>
    <w:p w14:paraId="23880227" w14:textId="7A1F7E83" w:rsidR="00866A8C" w:rsidRDefault="00866A8C" w:rsidP="00866A8C">
      <w:pPr>
        <w:ind w:firstLine="0"/>
        <w:jc w:val="left"/>
      </w:pPr>
      <w:r w:rsidRPr="0083389D">
        <w:rPr>
          <w:rFonts w:cs="Times New Roman"/>
          <w:noProof/>
          <w:lang w:eastAsia="ru-RU"/>
        </w:rPr>
        <w:drawing>
          <wp:inline distT="0" distB="0" distL="0" distR="0" wp14:anchorId="254550B7" wp14:editId="34723E55">
            <wp:extent cx="7896426" cy="5164056"/>
            <wp:effectExtent l="0" t="5397" r="4127" b="412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917156" cy="5177613"/>
                    </a:xfrm>
                    <a:prstGeom prst="rect">
                      <a:avLst/>
                    </a:prstGeom>
                  </pic:spPr>
                </pic:pic>
              </a:graphicData>
            </a:graphic>
          </wp:inline>
        </w:drawing>
      </w:r>
    </w:p>
    <w:p w14:paraId="33C75D2C" w14:textId="77777777" w:rsidR="00866A8C" w:rsidRDefault="00866A8C" w:rsidP="00866A8C">
      <w:pPr>
        <w:spacing w:after="160" w:line="259" w:lineRule="auto"/>
        <w:ind w:firstLine="0"/>
        <w:jc w:val="left"/>
      </w:pPr>
      <w:r>
        <w:br w:type="page"/>
      </w:r>
    </w:p>
    <w:p w14:paraId="43E4B70B" w14:textId="77777777" w:rsidR="00034875" w:rsidRDefault="00034875" w:rsidP="00866A8C">
      <w:pPr>
        <w:pStyle w:val="2"/>
      </w:pPr>
      <w:bookmarkStart w:id="111" w:name="_Toc68534530"/>
      <w:bookmarkStart w:id="112" w:name="_Toc72677470"/>
      <w:r w:rsidRPr="00E61341">
        <w:rPr>
          <w:lang w:val="en-US"/>
        </w:rPr>
        <w:lastRenderedPageBreak/>
        <w:t>IDEF0-</w:t>
      </w:r>
      <w:r w:rsidRPr="00866A8C">
        <w:t>Диаграмма</w:t>
      </w:r>
      <w:bookmarkEnd w:id="111"/>
      <w:bookmarkEnd w:id="112"/>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lastRenderedPageBreak/>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lastRenderedPageBreak/>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9050" cy="3956278"/>
                    </a:xfrm>
                    <a:prstGeom prst="rect">
                      <a:avLst/>
                    </a:prstGeom>
                  </pic:spPr>
                </pic:pic>
              </a:graphicData>
            </a:graphic>
          </wp:inline>
        </w:drawing>
      </w:r>
    </w:p>
    <w:p w14:paraId="5185625A" w14:textId="6C0CE32C" w:rsidR="00034875" w:rsidRDefault="00034875" w:rsidP="00034875">
      <w:pPr>
        <w:pStyle w:val="af3"/>
        <w:spacing w:after="0"/>
        <w:rPr>
          <w:noProof/>
        </w:rPr>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F32A4E0" w14:textId="77777777" w:rsidR="00A737C6" w:rsidRDefault="00A737C6" w:rsidP="00A737C6">
      <w:pPr>
        <w:pStyle w:val="2"/>
        <w:rPr>
          <w:lang w:val="en-US"/>
        </w:rPr>
      </w:pPr>
      <w:bookmarkStart w:id="113" w:name="_Toc68534531"/>
      <w:bookmarkStart w:id="114" w:name="_Toc72677471"/>
      <w:r>
        <w:rPr>
          <w:lang w:val="en-US"/>
        </w:rPr>
        <w:t>BPMN</w:t>
      </w:r>
      <w:bookmarkEnd w:id="113"/>
      <w:bookmarkEnd w:id="114"/>
    </w:p>
    <w:p w14:paraId="09BC7469" w14:textId="77777777" w:rsidR="00A737C6" w:rsidRDefault="00A737C6" w:rsidP="00A737C6">
      <w:r>
        <w:t>В качестве бизнес-процесса был рассмотрен процесс отправки сообщения.</w:t>
      </w:r>
    </w:p>
    <w:p w14:paraId="1DCA9499" w14:textId="77777777" w:rsidR="00A737C6" w:rsidRDefault="00A737C6" w:rsidP="00A737C6">
      <w:r>
        <w:t>В данном процессе участвуют четыре исполнителя:</w:t>
      </w:r>
    </w:p>
    <w:p w14:paraId="7FB36AC0" w14:textId="77777777" w:rsidR="00A737C6" w:rsidRDefault="00A737C6" w:rsidP="00A737C6">
      <w:pPr>
        <w:pStyle w:val="a6"/>
        <w:numPr>
          <w:ilvl w:val="0"/>
          <w:numId w:val="45"/>
        </w:numPr>
        <w:ind w:left="1418" w:hanging="425"/>
      </w:pPr>
      <w:r>
        <w:t>пользователь как инициатор процесса;</w:t>
      </w:r>
    </w:p>
    <w:p w14:paraId="2113384B" w14:textId="77777777" w:rsidR="00A737C6" w:rsidRDefault="00A737C6" w:rsidP="00A737C6">
      <w:pPr>
        <w:pStyle w:val="a6"/>
        <w:numPr>
          <w:ilvl w:val="0"/>
          <w:numId w:val="45"/>
        </w:numPr>
        <w:ind w:left="1418" w:hanging="425"/>
      </w:pPr>
      <w:r>
        <w:t>клиентская часть, обрабатывающая введенные пользователем данные и отправляющая запрос на сервер;</w:t>
      </w:r>
    </w:p>
    <w:p w14:paraId="7963687D" w14:textId="77777777" w:rsidR="00A737C6" w:rsidRDefault="00A737C6" w:rsidP="00A737C6">
      <w:pPr>
        <w:pStyle w:val="a6"/>
        <w:numPr>
          <w:ilvl w:val="0"/>
          <w:numId w:val="45"/>
        </w:numPr>
        <w:ind w:left="1418" w:hanging="425"/>
      </w:pPr>
      <w:r>
        <w:t>серверная часть принимает запрос от клиентской части, формирует письмо, заносит его в базу данных и отправляет письмо в очередь;</w:t>
      </w:r>
    </w:p>
    <w:p w14:paraId="75AC7C0B" w14:textId="77777777" w:rsidR="00A737C6" w:rsidRDefault="00A737C6" w:rsidP="00A737C6">
      <w:pPr>
        <w:pStyle w:val="a6"/>
        <w:numPr>
          <w:ilvl w:val="0"/>
          <w:numId w:val="45"/>
        </w:numPr>
        <w:ind w:left="1418" w:hanging="425"/>
      </w:pPr>
      <w:r>
        <w:t>сторонние сервисы доставки.</w:t>
      </w:r>
    </w:p>
    <w:p w14:paraId="751F9CEA" w14:textId="77777777" w:rsidR="00A737C6" w:rsidRDefault="00A737C6" w:rsidP="00A737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8D3C500" w14:textId="77777777" w:rsidR="00A737C6" w:rsidRDefault="00A737C6" w:rsidP="00A737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F3984EA" w14:textId="77777777" w:rsidR="00A737C6" w:rsidRDefault="00A737C6" w:rsidP="00A737C6">
      <w:r>
        <w:lastRenderedPageBreak/>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6CACDEC5" w14:textId="75A7527F" w:rsidR="00A737C6" w:rsidRPr="00244EA4" w:rsidRDefault="00A737C6" w:rsidP="00A737C6">
      <w:r>
        <w:t xml:space="preserve">Фрагменты модели бизнес-процесса представлены на рис. </w:t>
      </w:r>
      <w:r w:rsidRPr="00A737C6">
        <w:t>1.7</w:t>
      </w:r>
      <w:r>
        <w:t>-1.8.</w:t>
      </w:r>
    </w:p>
    <w:p w14:paraId="3EEB1CA2" w14:textId="525AA26A" w:rsidR="00A737C6" w:rsidRDefault="00A71FE8" w:rsidP="00A737C6">
      <w:pPr>
        <w:ind w:firstLine="0"/>
        <w:jc w:val="center"/>
      </w:pPr>
      <w:r>
        <w:rPr>
          <w:noProof/>
          <w:lang w:eastAsia="ru-RU"/>
        </w:rPr>
        <w:drawing>
          <wp:inline distT="0" distB="0" distL="0" distR="0" wp14:anchorId="7A15A1BC" wp14:editId="171E903B">
            <wp:extent cx="6120130" cy="5685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685155"/>
                    </a:xfrm>
                    <a:prstGeom prst="rect">
                      <a:avLst/>
                    </a:prstGeom>
                  </pic:spPr>
                </pic:pic>
              </a:graphicData>
            </a:graphic>
          </wp:inline>
        </w:drawing>
      </w:r>
    </w:p>
    <w:p w14:paraId="457406B8" w14:textId="7EA3A1F7" w:rsidR="00A737C6" w:rsidRDefault="00A737C6" w:rsidP="00A737C6">
      <w:pPr>
        <w:ind w:firstLine="0"/>
        <w:jc w:val="center"/>
        <w:rPr>
          <w:b/>
          <w:i/>
        </w:rPr>
      </w:pPr>
      <w:r w:rsidRPr="00DD036B">
        <w:rPr>
          <w:b/>
          <w:i/>
        </w:rPr>
        <w:t xml:space="preserve">Рис. </w:t>
      </w:r>
      <w:r w:rsidRPr="00A737C6">
        <w:rPr>
          <w:b/>
          <w:i/>
        </w:rPr>
        <w:t>1.7</w:t>
      </w:r>
      <w:r>
        <w:rPr>
          <w:b/>
          <w:i/>
        </w:rPr>
        <w:t>.</w:t>
      </w:r>
      <w:r w:rsidRPr="00DD036B">
        <w:rPr>
          <w:b/>
          <w:i/>
        </w:rPr>
        <w:t xml:space="preserve"> </w:t>
      </w:r>
      <w:r>
        <w:rPr>
          <w:b/>
          <w:i/>
        </w:rPr>
        <w:t>Фрагмент диаграммы</w:t>
      </w:r>
      <w:r w:rsidRPr="00DD036B">
        <w:rPr>
          <w:b/>
          <w:i/>
        </w:rPr>
        <w:t xml:space="preserve"> модели бизнес-процесса</w:t>
      </w:r>
    </w:p>
    <w:p w14:paraId="66897C49" w14:textId="6245E9E4" w:rsidR="00A737C6" w:rsidRDefault="00A71FE8" w:rsidP="00A737C6">
      <w:pPr>
        <w:ind w:firstLine="0"/>
        <w:jc w:val="center"/>
      </w:pPr>
      <w:r w:rsidRPr="00A71FE8">
        <w:lastRenderedPageBreak/>
        <w:drawing>
          <wp:inline distT="0" distB="0" distL="0" distR="0" wp14:anchorId="2F2AC6AA" wp14:editId="6472342D">
            <wp:extent cx="6120130" cy="50990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99050"/>
                    </a:xfrm>
                    <a:prstGeom prst="rect">
                      <a:avLst/>
                    </a:prstGeom>
                  </pic:spPr>
                </pic:pic>
              </a:graphicData>
            </a:graphic>
          </wp:inline>
        </w:drawing>
      </w:r>
    </w:p>
    <w:p w14:paraId="3838F231" w14:textId="79306C82" w:rsidR="00A737C6" w:rsidRPr="00A737C6" w:rsidRDefault="00A737C6" w:rsidP="00A737C6">
      <w:pPr>
        <w:ind w:firstLine="0"/>
        <w:jc w:val="center"/>
        <w:rPr>
          <w:b/>
          <w:i/>
        </w:rPr>
      </w:pPr>
      <w:r w:rsidRPr="00A737C6">
        <w:rPr>
          <w:b/>
          <w:i/>
        </w:rPr>
        <w:t>Рис. 1.8. Фрагмент диаграммы модели бизнес-процесса</w:t>
      </w:r>
    </w:p>
    <w:p w14:paraId="638888A8" w14:textId="0C785C9E" w:rsidR="00A737C6" w:rsidRPr="00A737C6" w:rsidRDefault="00034875" w:rsidP="003C0CFD">
      <w:pPr>
        <w:pStyle w:val="2"/>
      </w:pPr>
      <w:bookmarkStart w:id="115" w:name="_Toc68534502"/>
      <w:bookmarkStart w:id="116" w:name="_Toc72677472"/>
      <w:r w:rsidRPr="00007156">
        <w:t>Выводы</w:t>
      </w:r>
      <w:bookmarkEnd w:id="115"/>
      <w:bookmarkEnd w:id="116"/>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w:t>
      </w:r>
      <w:r>
        <w:lastRenderedPageBreak/>
        <w:t>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CF39E7">
      <w:pPr>
        <w:pStyle w:val="a6"/>
        <w:numPr>
          <w:ilvl w:val="0"/>
          <w:numId w:val="41"/>
        </w:numPr>
        <w:tabs>
          <w:tab w:val="left" w:pos="993"/>
        </w:tabs>
        <w:ind w:left="1418" w:hanging="425"/>
      </w:pPr>
      <w:r>
        <w:t>анализ процесса отправки электронного письма;</w:t>
      </w:r>
    </w:p>
    <w:p w14:paraId="2DB9C69F" w14:textId="77777777" w:rsidR="00034875" w:rsidRDefault="00034875" w:rsidP="00CF39E7">
      <w:pPr>
        <w:pStyle w:val="a6"/>
        <w:numPr>
          <w:ilvl w:val="0"/>
          <w:numId w:val="41"/>
        </w:numPr>
        <w:tabs>
          <w:tab w:val="left" w:pos="993"/>
        </w:tabs>
        <w:ind w:left="1418" w:hanging="425"/>
      </w:pPr>
      <w:r>
        <w:t>сравнительный анализ уже имеющихся систем и платформ для обучения;</w:t>
      </w:r>
    </w:p>
    <w:p w14:paraId="4B058652" w14:textId="77777777" w:rsidR="00034875" w:rsidRDefault="00034875" w:rsidP="00CF39E7">
      <w:pPr>
        <w:pStyle w:val="a6"/>
        <w:numPr>
          <w:ilvl w:val="0"/>
          <w:numId w:val="41"/>
        </w:numPr>
        <w:tabs>
          <w:tab w:val="left" w:pos="993"/>
        </w:tabs>
        <w:ind w:left="1418" w:hanging="425"/>
      </w:pPr>
      <w:r>
        <w:t>разработка и анализ требований;</w:t>
      </w:r>
    </w:p>
    <w:p w14:paraId="2DFED959" w14:textId="77777777" w:rsidR="00034875" w:rsidRDefault="00034875" w:rsidP="00CF39E7">
      <w:pPr>
        <w:pStyle w:val="a6"/>
        <w:numPr>
          <w:ilvl w:val="0"/>
          <w:numId w:val="41"/>
        </w:numPr>
        <w:tabs>
          <w:tab w:val="left" w:pos="993"/>
        </w:tabs>
        <w:ind w:left="1418" w:hanging="425"/>
      </w:pPr>
      <w:r>
        <w:t>проектирование программного комплекса;</w:t>
      </w:r>
    </w:p>
    <w:p w14:paraId="24E4F1D7" w14:textId="77777777" w:rsidR="00034875" w:rsidRDefault="00034875" w:rsidP="00CF39E7">
      <w:pPr>
        <w:pStyle w:val="a6"/>
        <w:numPr>
          <w:ilvl w:val="0"/>
          <w:numId w:val="41"/>
        </w:numPr>
        <w:tabs>
          <w:tab w:val="left" w:pos="993"/>
        </w:tabs>
        <w:ind w:left="1418" w:hanging="425"/>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CF39E7">
      <w:pPr>
        <w:pStyle w:val="a6"/>
        <w:numPr>
          <w:ilvl w:val="0"/>
          <w:numId w:val="41"/>
        </w:numPr>
        <w:tabs>
          <w:tab w:val="left" w:pos="993"/>
        </w:tabs>
        <w:ind w:left="1418" w:hanging="425"/>
      </w:pPr>
      <w:r>
        <w:t>тестирование разработанного программного комплекса;</w:t>
      </w:r>
    </w:p>
    <w:p w14:paraId="775460A0" w14:textId="77777777" w:rsidR="00034875" w:rsidRDefault="00034875" w:rsidP="00CF39E7">
      <w:pPr>
        <w:pStyle w:val="a6"/>
        <w:numPr>
          <w:ilvl w:val="0"/>
          <w:numId w:val="41"/>
        </w:numPr>
        <w:tabs>
          <w:tab w:val="left" w:pos="993"/>
        </w:tabs>
        <w:ind w:left="1418" w:hanging="425"/>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pPr>
      <w:bookmarkStart w:id="117" w:name="_Toc72677473"/>
      <w:r w:rsidRPr="002E3C6F">
        <w:rPr>
          <w:caps w:val="0"/>
        </w:rPr>
        <w:lastRenderedPageBreak/>
        <w:t>ТЕХНИЧЕСКОЕ</w:t>
      </w:r>
      <w:r>
        <w:rPr>
          <w:caps w:val="0"/>
        </w:rPr>
        <w:t xml:space="preserve"> ЗАДАНИЕ</w:t>
      </w:r>
      <w:bookmarkEnd w:id="117"/>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118" w:name="_Toc44341655"/>
    </w:p>
    <w:p w14:paraId="0FCB1D8D" w14:textId="7A569562" w:rsidR="007F1A92" w:rsidRPr="004A67CC" w:rsidRDefault="007F1A92" w:rsidP="00034875">
      <w:pPr>
        <w:pStyle w:val="2"/>
        <w:rPr>
          <w:szCs w:val="28"/>
        </w:rPr>
      </w:pPr>
      <w:bookmarkStart w:id="119" w:name="_Toc72677474"/>
      <w:r w:rsidRPr="00941DD3">
        <w:t>Основание</w:t>
      </w:r>
      <w:r w:rsidRPr="00856834">
        <w:t xml:space="preserve"> для разработки</w:t>
      </w:r>
      <w:bookmarkEnd w:id="118"/>
      <w:bookmarkEnd w:id="119"/>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p>
    <w:p w14:paraId="7CCECB09" w14:textId="77777777" w:rsidR="007F1A92" w:rsidRPr="00856834" w:rsidRDefault="007F1A92" w:rsidP="00034875">
      <w:pPr>
        <w:pStyle w:val="2"/>
      </w:pPr>
      <w:bookmarkStart w:id="120" w:name="_Toc5910833"/>
      <w:bookmarkStart w:id="121" w:name="_Toc44341656"/>
      <w:bookmarkStart w:id="122" w:name="_Toc72677475"/>
      <w:r w:rsidRPr="00941DD3">
        <w:t>Назначение</w:t>
      </w:r>
      <w:r w:rsidRPr="00856834">
        <w:t xml:space="preserve"> </w:t>
      </w:r>
      <w:bookmarkEnd w:id="120"/>
      <w:bookmarkEnd w:id="121"/>
      <w:r>
        <w:t>и область применения</w:t>
      </w:r>
      <w:bookmarkEnd w:id="122"/>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CF39E7">
      <w:pPr>
        <w:pStyle w:val="a6"/>
        <w:numPr>
          <w:ilvl w:val="0"/>
          <w:numId w:val="7"/>
        </w:numPr>
        <w:ind w:left="1418" w:hanging="425"/>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CF39E7">
      <w:pPr>
        <w:pStyle w:val="a6"/>
        <w:numPr>
          <w:ilvl w:val="0"/>
          <w:numId w:val="7"/>
        </w:numPr>
        <w:ind w:left="1418" w:hanging="425"/>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CF39E7">
      <w:pPr>
        <w:pStyle w:val="a6"/>
        <w:numPr>
          <w:ilvl w:val="0"/>
          <w:numId w:val="7"/>
        </w:numPr>
        <w:ind w:left="1418" w:hanging="425"/>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pPr>
      <w:bookmarkStart w:id="123" w:name="_Toc44341657"/>
      <w:bookmarkStart w:id="124" w:name="_Toc72677476"/>
      <w:r w:rsidRPr="00941DD3">
        <w:t>Требование</w:t>
      </w:r>
      <w:r>
        <w:t xml:space="preserve"> к программному комплексу</w:t>
      </w:r>
      <w:bookmarkEnd w:id="123"/>
      <w:bookmarkEnd w:id="124"/>
    </w:p>
    <w:p w14:paraId="18E57EAA" w14:textId="6ADA3A0F" w:rsidR="007F1A92" w:rsidRDefault="007F1A92" w:rsidP="00034875">
      <w:pPr>
        <w:pStyle w:val="3"/>
        <w:rPr>
          <w:b w:val="0"/>
          <w:i w:val="0"/>
        </w:rPr>
      </w:pPr>
      <w:bookmarkStart w:id="125" w:name="_Toc44341658"/>
      <w:bookmarkStart w:id="126" w:name="_Toc72677477"/>
      <w:r w:rsidRPr="00D83368">
        <w:t>Требования</w:t>
      </w:r>
      <w:r>
        <w:t xml:space="preserve"> к функциональным характеристикам</w:t>
      </w:r>
      <w:bookmarkEnd w:id="125"/>
      <w:bookmarkEnd w:id="126"/>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CF39E7">
      <w:pPr>
        <w:pStyle w:val="a6"/>
        <w:numPr>
          <w:ilvl w:val="0"/>
          <w:numId w:val="15"/>
        </w:numPr>
        <w:ind w:left="1843" w:hanging="425"/>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CF39E7">
      <w:pPr>
        <w:pStyle w:val="a6"/>
        <w:numPr>
          <w:ilvl w:val="0"/>
          <w:numId w:val="15"/>
        </w:numPr>
        <w:ind w:left="1843" w:hanging="425"/>
        <w:rPr>
          <w:szCs w:val="28"/>
        </w:rPr>
      </w:pPr>
      <w:r w:rsidRPr="008141F3">
        <w:rPr>
          <w:szCs w:val="28"/>
        </w:rPr>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CF39E7">
      <w:pPr>
        <w:pStyle w:val="a6"/>
        <w:numPr>
          <w:ilvl w:val="0"/>
          <w:numId w:val="16"/>
        </w:numPr>
        <w:ind w:hanging="436"/>
        <w:rPr>
          <w:szCs w:val="28"/>
        </w:rPr>
      </w:pPr>
      <w:r w:rsidRPr="008141F3">
        <w:rPr>
          <w:szCs w:val="28"/>
        </w:rPr>
        <w:lastRenderedPageBreak/>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CF39E7">
      <w:pPr>
        <w:pStyle w:val="a6"/>
        <w:numPr>
          <w:ilvl w:val="0"/>
          <w:numId w:val="16"/>
        </w:numPr>
        <w:ind w:hanging="436"/>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CF39E7">
      <w:pPr>
        <w:pStyle w:val="a6"/>
        <w:numPr>
          <w:ilvl w:val="0"/>
          <w:numId w:val="16"/>
        </w:numPr>
        <w:ind w:hanging="436"/>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CF39E7">
      <w:pPr>
        <w:pStyle w:val="a6"/>
        <w:numPr>
          <w:ilvl w:val="0"/>
          <w:numId w:val="16"/>
        </w:numPr>
        <w:ind w:hanging="436"/>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CF39E7">
      <w:pPr>
        <w:pStyle w:val="a6"/>
        <w:numPr>
          <w:ilvl w:val="0"/>
          <w:numId w:val="16"/>
        </w:numPr>
        <w:ind w:hanging="436"/>
        <w:rPr>
          <w:szCs w:val="28"/>
        </w:rPr>
      </w:pPr>
      <w:r w:rsidRPr="008141F3">
        <w:rPr>
          <w:szCs w:val="28"/>
        </w:rPr>
        <w:t>организовывать отправку сообщений по расписанию;</w:t>
      </w:r>
    </w:p>
    <w:p w14:paraId="36B7BC17" w14:textId="7F34C155" w:rsidR="007F1A92" w:rsidRPr="008141F3" w:rsidRDefault="007F1A92" w:rsidP="00CF39E7">
      <w:pPr>
        <w:pStyle w:val="a6"/>
        <w:numPr>
          <w:ilvl w:val="0"/>
          <w:numId w:val="16"/>
        </w:numPr>
        <w:ind w:hanging="436"/>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CF39E7">
      <w:pPr>
        <w:pStyle w:val="a6"/>
        <w:numPr>
          <w:ilvl w:val="0"/>
          <w:numId w:val="17"/>
        </w:numPr>
        <w:ind w:hanging="437"/>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CF39E7">
      <w:pPr>
        <w:pStyle w:val="a6"/>
        <w:numPr>
          <w:ilvl w:val="0"/>
          <w:numId w:val="17"/>
        </w:numPr>
        <w:ind w:hanging="437"/>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CF39E7">
      <w:pPr>
        <w:pStyle w:val="a6"/>
        <w:numPr>
          <w:ilvl w:val="0"/>
          <w:numId w:val="17"/>
        </w:numPr>
        <w:ind w:hanging="437"/>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CF39E7">
      <w:pPr>
        <w:pStyle w:val="a6"/>
        <w:numPr>
          <w:ilvl w:val="0"/>
          <w:numId w:val="17"/>
        </w:numPr>
        <w:ind w:hanging="437"/>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CF39E7">
      <w:pPr>
        <w:pStyle w:val="a6"/>
        <w:numPr>
          <w:ilvl w:val="0"/>
          <w:numId w:val="17"/>
        </w:numPr>
        <w:ind w:hanging="437"/>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CF39E7">
      <w:pPr>
        <w:pStyle w:val="a6"/>
        <w:numPr>
          <w:ilvl w:val="0"/>
          <w:numId w:val="17"/>
        </w:numPr>
        <w:ind w:hanging="437"/>
        <w:rPr>
          <w:szCs w:val="28"/>
        </w:rPr>
      </w:pPr>
      <w:r>
        <w:t>возможность прикреплять файлы к сообщению;</w:t>
      </w:r>
    </w:p>
    <w:p w14:paraId="409D7F97" w14:textId="749BCAD5" w:rsidR="007F1A92" w:rsidRPr="008141F3" w:rsidRDefault="007F1A92" w:rsidP="00CF39E7">
      <w:pPr>
        <w:pStyle w:val="a6"/>
        <w:numPr>
          <w:ilvl w:val="0"/>
          <w:numId w:val="17"/>
        </w:numPr>
        <w:ind w:hanging="437"/>
        <w:rPr>
          <w:szCs w:val="28"/>
        </w:rPr>
      </w:pPr>
      <w:r>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CF39E7">
      <w:pPr>
        <w:pStyle w:val="a6"/>
        <w:numPr>
          <w:ilvl w:val="0"/>
          <w:numId w:val="17"/>
        </w:numPr>
        <w:ind w:hanging="437"/>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w:t>
      </w:r>
      <w:r w:rsidR="007E212D">
        <w:lastRenderedPageBreak/>
        <w:t>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CF39E7">
      <w:pPr>
        <w:pStyle w:val="a6"/>
        <w:numPr>
          <w:ilvl w:val="0"/>
          <w:numId w:val="18"/>
        </w:numPr>
        <w:ind w:hanging="436"/>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CF39E7">
      <w:pPr>
        <w:pStyle w:val="a6"/>
        <w:numPr>
          <w:ilvl w:val="0"/>
          <w:numId w:val="18"/>
        </w:numPr>
        <w:ind w:hanging="436"/>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CF39E7">
      <w:pPr>
        <w:pStyle w:val="a6"/>
        <w:numPr>
          <w:ilvl w:val="0"/>
          <w:numId w:val="18"/>
        </w:numPr>
        <w:ind w:hanging="436"/>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CF39E7">
      <w:pPr>
        <w:pStyle w:val="a6"/>
        <w:numPr>
          <w:ilvl w:val="0"/>
          <w:numId w:val="18"/>
        </w:numPr>
        <w:ind w:hanging="436"/>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CF39E7">
      <w:pPr>
        <w:pStyle w:val="a6"/>
        <w:numPr>
          <w:ilvl w:val="0"/>
          <w:numId w:val="18"/>
        </w:numPr>
        <w:ind w:hanging="436"/>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CF39E7">
      <w:pPr>
        <w:pStyle w:val="a6"/>
        <w:numPr>
          <w:ilvl w:val="0"/>
          <w:numId w:val="42"/>
        </w:numPr>
        <w:ind w:left="1843" w:hanging="425"/>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CF39E7">
      <w:pPr>
        <w:pStyle w:val="a6"/>
        <w:numPr>
          <w:ilvl w:val="0"/>
          <w:numId w:val="42"/>
        </w:numPr>
        <w:ind w:left="1843" w:hanging="425"/>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CF39E7">
      <w:pPr>
        <w:pStyle w:val="a6"/>
        <w:numPr>
          <w:ilvl w:val="0"/>
          <w:numId w:val="42"/>
        </w:numPr>
        <w:ind w:left="1843" w:hanging="425"/>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CF39E7">
      <w:pPr>
        <w:pStyle w:val="a6"/>
        <w:numPr>
          <w:ilvl w:val="0"/>
          <w:numId w:val="42"/>
        </w:numPr>
        <w:ind w:left="1843" w:hanging="425"/>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CF39E7">
      <w:pPr>
        <w:pStyle w:val="a6"/>
        <w:numPr>
          <w:ilvl w:val="0"/>
          <w:numId w:val="42"/>
        </w:numPr>
        <w:ind w:left="1843" w:hanging="425"/>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CF39E7">
      <w:pPr>
        <w:pStyle w:val="a6"/>
        <w:numPr>
          <w:ilvl w:val="0"/>
          <w:numId w:val="42"/>
        </w:numPr>
        <w:ind w:left="1843" w:hanging="425"/>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pPr>
      <w:bookmarkStart w:id="127" w:name="_Toc72677478"/>
      <w:r w:rsidRPr="00D83368">
        <w:t>Требования</w:t>
      </w:r>
      <w:r>
        <w:t xml:space="preserve"> к надежности</w:t>
      </w:r>
      <w:bookmarkEnd w:id="127"/>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CF39E7">
      <w:pPr>
        <w:pStyle w:val="a6"/>
        <w:numPr>
          <w:ilvl w:val="0"/>
          <w:numId w:val="19"/>
        </w:numPr>
        <w:ind w:hanging="436"/>
        <w:rPr>
          <w:lang w:eastAsia="ru-RU"/>
        </w:rPr>
      </w:pPr>
      <w:r>
        <w:rPr>
          <w:lang w:eastAsia="ru-RU"/>
        </w:rPr>
        <w:t>организацией бесперебойного питания технических средств;</w:t>
      </w:r>
    </w:p>
    <w:p w14:paraId="1BFD2E86" w14:textId="6D8941E1" w:rsidR="007F1A92" w:rsidRDefault="007F1A92" w:rsidP="00CF39E7">
      <w:pPr>
        <w:pStyle w:val="a6"/>
        <w:numPr>
          <w:ilvl w:val="0"/>
          <w:numId w:val="19"/>
        </w:numPr>
        <w:ind w:hanging="436"/>
        <w:rPr>
          <w:lang w:eastAsia="ru-RU"/>
        </w:rPr>
      </w:pPr>
      <w:r>
        <w:rPr>
          <w:lang w:eastAsia="ru-RU"/>
        </w:rPr>
        <w:t>использованием лицензионного программного обеспечения;</w:t>
      </w:r>
    </w:p>
    <w:p w14:paraId="09F1DBA3" w14:textId="6B24DEBF" w:rsidR="007F1A92" w:rsidRDefault="007F1A92" w:rsidP="00CF39E7">
      <w:pPr>
        <w:pStyle w:val="a6"/>
        <w:numPr>
          <w:ilvl w:val="0"/>
          <w:numId w:val="19"/>
        </w:numPr>
        <w:ind w:hanging="436"/>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CF39E7">
      <w:pPr>
        <w:pStyle w:val="a6"/>
        <w:numPr>
          <w:ilvl w:val="0"/>
          <w:numId w:val="19"/>
        </w:numPr>
        <w:ind w:hanging="436"/>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rPr>
          <w:b w:val="0"/>
        </w:rPr>
      </w:pPr>
      <w:bookmarkStart w:id="128" w:name="_Toc44341660"/>
      <w:bookmarkStart w:id="129" w:name="_Toc8643079"/>
      <w:bookmarkStart w:id="130" w:name="_Toc72677479"/>
      <w:r w:rsidRPr="00941DD3">
        <w:t>Условия</w:t>
      </w:r>
      <w:r>
        <w:t xml:space="preserve"> </w:t>
      </w:r>
      <w:r w:rsidRPr="00850F38">
        <w:t>эксплуатации</w:t>
      </w:r>
      <w:bookmarkEnd w:id="128"/>
      <w:bookmarkEnd w:id="129"/>
      <w:bookmarkEnd w:id="130"/>
    </w:p>
    <w:p w14:paraId="5AE3AFCE" w14:textId="77777777" w:rsidR="007F1A92" w:rsidRDefault="007F1A92" w:rsidP="00034875">
      <w:pPr>
        <w:pStyle w:val="3"/>
        <w:rPr>
          <w:b w:val="0"/>
          <w:i w:val="0"/>
        </w:rPr>
      </w:pPr>
      <w:bookmarkStart w:id="131" w:name="_Toc72677480"/>
      <w:r w:rsidRPr="00D83368">
        <w:t>Климатические</w:t>
      </w:r>
      <w:r>
        <w:t xml:space="preserve"> </w:t>
      </w:r>
      <w:r w:rsidRPr="00941DD3">
        <w:t>условия</w:t>
      </w:r>
      <w:r>
        <w:t xml:space="preserve"> </w:t>
      </w:r>
      <w:r w:rsidRPr="00D83368">
        <w:t>эксплуатации</w:t>
      </w:r>
      <w:bookmarkEnd w:id="131"/>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rPr>
          <w:b w:val="0"/>
          <w:i w:val="0"/>
        </w:rPr>
      </w:pPr>
      <w:bookmarkStart w:id="132" w:name="_Toc72677481"/>
      <w:bookmarkStart w:id="133" w:name="_Toc44341661"/>
      <w:bookmarkStart w:id="134" w:name="_Toc8643080"/>
      <w:r w:rsidRPr="00D83368">
        <w:t>Требования</w:t>
      </w:r>
      <w:r w:rsidRPr="00A17316">
        <w:t xml:space="preserve"> к </w:t>
      </w:r>
      <w:r w:rsidRPr="00941DD3">
        <w:t>квалификации</w:t>
      </w:r>
      <w:r w:rsidRPr="00A17316">
        <w:t xml:space="preserve"> и численности персонал</w:t>
      </w:r>
      <w:r>
        <w:t>а</w:t>
      </w:r>
      <w:bookmarkEnd w:id="132"/>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rPr>
          <w:b w:val="0"/>
          <w:i w:val="0"/>
        </w:rPr>
      </w:pPr>
      <w:bookmarkStart w:id="135" w:name="_Toc72677482"/>
      <w:bookmarkEnd w:id="133"/>
      <w:bookmarkEnd w:id="134"/>
      <w:r w:rsidRPr="00D83368">
        <w:t>Требования</w:t>
      </w:r>
      <w:r w:rsidRPr="005F028B">
        <w:t xml:space="preserve"> к </w:t>
      </w:r>
      <w:r w:rsidRPr="00941DD3">
        <w:t>составу</w:t>
      </w:r>
      <w:r w:rsidRPr="005F028B">
        <w:t xml:space="preserve"> и параметрам технических средств</w:t>
      </w:r>
      <w:bookmarkEnd w:id="135"/>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CF39E7">
      <w:pPr>
        <w:pStyle w:val="af"/>
        <w:numPr>
          <w:ilvl w:val="0"/>
          <w:numId w:val="9"/>
        </w:numPr>
        <w:spacing w:after="0"/>
        <w:ind w:left="1418" w:hanging="425"/>
        <w:rPr>
          <w:rFonts w:cs="Times New Roman"/>
          <w:color w:val="000000" w:themeColor="text1"/>
          <w:lang w:val="en-US"/>
        </w:rPr>
      </w:pPr>
      <w:r>
        <w:rPr>
          <w:rFonts w:cs="Times New Roman"/>
          <w:color w:val="000000" w:themeColor="text1"/>
        </w:rPr>
        <w:lastRenderedPageBreak/>
        <w:t xml:space="preserve">наличие веб-сервера </w:t>
      </w:r>
      <w:r>
        <w:rPr>
          <w:rFonts w:cs="Times New Roman"/>
          <w:color w:val="000000" w:themeColor="text1"/>
          <w:lang w:val="en-US"/>
        </w:rPr>
        <w:t>IIS.</w:t>
      </w:r>
    </w:p>
    <w:p w14:paraId="6BD672E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rPr>
          <w:b w:val="0"/>
          <w:i w:val="0"/>
        </w:rPr>
      </w:pPr>
      <w:bookmarkStart w:id="136" w:name="_Toc44341664"/>
      <w:bookmarkStart w:id="137" w:name="_Toc8643083"/>
      <w:bookmarkStart w:id="138" w:name="_Toc72677483"/>
      <w:r>
        <w:t xml:space="preserve">Требования к </w:t>
      </w:r>
      <w:r w:rsidRPr="00D83368">
        <w:t>информационной</w:t>
      </w:r>
      <w:r>
        <w:t xml:space="preserve"> и программной совместимости</w:t>
      </w:r>
      <w:bookmarkEnd w:id="136"/>
      <w:bookmarkEnd w:id="137"/>
      <w:bookmarkEnd w:id="138"/>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CF39E7">
      <w:pPr>
        <w:pStyle w:val="a6"/>
        <w:numPr>
          <w:ilvl w:val="0"/>
          <w:numId w:val="11"/>
        </w:numPr>
        <w:ind w:left="1418"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CF39E7">
      <w:pPr>
        <w:numPr>
          <w:ilvl w:val="0"/>
          <w:numId w:val="11"/>
        </w:numPr>
        <w:ind w:left="1418"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CF39E7">
      <w:pPr>
        <w:numPr>
          <w:ilvl w:val="0"/>
          <w:numId w:val="11"/>
        </w:numPr>
        <w:ind w:left="1418"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CF39E7">
      <w:pPr>
        <w:pStyle w:val="a6"/>
        <w:numPr>
          <w:ilvl w:val="0"/>
          <w:numId w:val="11"/>
        </w:numPr>
        <w:ind w:left="1418" w:hanging="425"/>
        <w:rPr>
          <w:szCs w:val="28"/>
          <w:lang w:val="en-US"/>
        </w:rPr>
      </w:pPr>
      <w:r>
        <w:rPr>
          <w:szCs w:val="28"/>
          <w:lang w:val="en-US"/>
        </w:rPr>
        <w:t>w</w:t>
      </w:r>
      <w:r w:rsidRPr="00115972">
        <w:rPr>
          <w:szCs w:val="28"/>
          <w:lang w:val="en-US"/>
        </w:rPr>
        <w:t>eb-браузер</w:t>
      </w:r>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CF39E7">
      <w:pPr>
        <w:numPr>
          <w:ilvl w:val="0"/>
          <w:numId w:val="11"/>
        </w:numPr>
        <w:ind w:left="1418"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pPr>
      <w:bookmarkStart w:id="139" w:name="_Toc72677484"/>
      <w:r w:rsidRPr="00850F38">
        <w:t>Программная</w:t>
      </w:r>
      <w:r>
        <w:t xml:space="preserve"> документация</w:t>
      </w:r>
      <w:bookmarkEnd w:id="139"/>
    </w:p>
    <w:p w14:paraId="71312042" w14:textId="0C90FA0C" w:rsidR="007F1A92" w:rsidRPr="004C3D99" w:rsidRDefault="007F1A92" w:rsidP="00034875">
      <w:pPr>
        <w:pStyle w:val="3"/>
      </w:pPr>
      <w:bookmarkStart w:id="140" w:name="_Toc72677485"/>
      <w:r w:rsidRPr="00D83368">
        <w:t>Предварительный</w:t>
      </w:r>
      <w:r w:rsidRPr="004C3D99">
        <w:t xml:space="preserve"> состав программной документации</w:t>
      </w:r>
      <w:bookmarkEnd w:id="140"/>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CF39E7">
      <w:pPr>
        <w:pStyle w:val="a6"/>
        <w:numPr>
          <w:ilvl w:val="0"/>
          <w:numId w:val="36"/>
        </w:numPr>
        <w:ind w:left="1418" w:hanging="425"/>
        <w:rPr>
          <w:szCs w:val="28"/>
        </w:rPr>
      </w:pPr>
      <w:r w:rsidRPr="00DC5D62">
        <w:rPr>
          <w:szCs w:val="28"/>
        </w:rPr>
        <w:t>техническое задание;</w:t>
      </w:r>
    </w:p>
    <w:p w14:paraId="756973C0" w14:textId="24BD9029" w:rsidR="007F1A92" w:rsidRPr="00DC5D62" w:rsidRDefault="007F1A92" w:rsidP="00CF39E7">
      <w:pPr>
        <w:pStyle w:val="a6"/>
        <w:numPr>
          <w:ilvl w:val="0"/>
          <w:numId w:val="36"/>
        </w:numPr>
        <w:ind w:left="1418" w:hanging="425"/>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CF39E7">
      <w:pPr>
        <w:pStyle w:val="a6"/>
        <w:numPr>
          <w:ilvl w:val="0"/>
          <w:numId w:val="36"/>
        </w:numPr>
        <w:ind w:left="1418" w:hanging="425"/>
        <w:rPr>
          <w:szCs w:val="28"/>
        </w:rPr>
      </w:pPr>
      <w:r w:rsidRPr="00DC5D62">
        <w:rPr>
          <w:szCs w:val="28"/>
        </w:rPr>
        <w:t>руководство оператора.</w:t>
      </w:r>
    </w:p>
    <w:p w14:paraId="7FBC2782" w14:textId="77777777" w:rsidR="007F1A92" w:rsidRDefault="007F1A92" w:rsidP="00034875">
      <w:pPr>
        <w:pStyle w:val="2"/>
        <w:rPr>
          <w:b w:val="0"/>
        </w:rPr>
      </w:pPr>
      <w:bookmarkStart w:id="141" w:name="_Toc44341665"/>
      <w:bookmarkStart w:id="142" w:name="_Toc72677486"/>
      <w:r w:rsidRPr="00850F38">
        <w:t>Стадии</w:t>
      </w:r>
      <w:r>
        <w:rPr>
          <w:b w:val="0"/>
        </w:rPr>
        <w:t xml:space="preserve"> </w:t>
      </w:r>
      <w:r w:rsidRPr="00941DD3">
        <w:t>и этапы</w:t>
      </w:r>
      <w:r>
        <w:t xml:space="preserve"> разработки</w:t>
      </w:r>
      <w:bookmarkEnd w:id="141"/>
      <w:bookmarkEnd w:id="142"/>
    </w:p>
    <w:p w14:paraId="7044B317" w14:textId="4C73F00B" w:rsidR="007F1A92" w:rsidRDefault="007F1A92" w:rsidP="00034875">
      <w:pPr>
        <w:pStyle w:val="3"/>
        <w:rPr>
          <w:b w:val="0"/>
          <w:i w:val="0"/>
        </w:rPr>
      </w:pPr>
      <w:bookmarkStart w:id="143" w:name="_Toc44341666"/>
      <w:bookmarkStart w:id="144" w:name="_Toc8643085"/>
      <w:bookmarkStart w:id="145" w:name="_Toc72677487"/>
      <w:r w:rsidRPr="00D83368">
        <w:t>Стадии</w:t>
      </w:r>
      <w:r>
        <w:t xml:space="preserve"> </w:t>
      </w:r>
      <w:r w:rsidRPr="00941DD3">
        <w:t>разработки</w:t>
      </w:r>
      <w:bookmarkEnd w:id="143"/>
      <w:bookmarkEnd w:id="144"/>
      <w:bookmarkEnd w:id="145"/>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CF39E7">
      <w:pPr>
        <w:pStyle w:val="a6"/>
        <w:numPr>
          <w:ilvl w:val="0"/>
          <w:numId w:val="37"/>
        </w:numPr>
        <w:ind w:left="1418" w:hanging="425"/>
        <w:rPr>
          <w:szCs w:val="28"/>
        </w:rPr>
      </w:pPr>
      <w:r w:rsidRPr="008141F3">
        <w:rPr>
          <w:szCs w:val="28"/>
        </w:rPr>
        <w:lastRenderedPageBreak/>
        <w:t>разработка технического задания;</w:t>
      </w:r>
    </w:p>
    <w:p w14:paraId="2B983DE3" w14:textId="7AAC03FA" w:rsidR="007F1A92" w:rsidRDefault="007F1A92" w:rsidP="00CF39E7">
      <w:pPr>
        <w:pStyle w:val="a6"/>
        <w:numPr>
          <w:ilvl w:val="0"/>
          <w:numId w:val="37"/>
        </w:numPr>
        <w:ind w:left="1418" w:hanging="425"/>
        <w:rPr>
          <w:szCs w:val="28"/>
        </w:rPr>
      </w:pPr>
      <w:r w:rsidRPr="008141F3">
        <w:rPr>
          <w:szCs w:val="28"/>
        </w:rPr>
        <w:t>проектирование программного комплекса;</w:t>
      </w:r>
    </w:p>
    <w:p w14:paraId="3421961E" w14:textId="71D654A8" w:rsidR="00B77F3A" w:rsidRDefault="00B77F3A" w:rsidP="00CF39E7">
      <w:pPr>
        <w:pStyle w:val="a6"/>
        <w:numPr>
          <w:ilvl w:val="0"/>
          <w:numId w:val="37"/>
        </w:numPr>
        <w:ind w:left="1418" w:hanging="425"/>
        <w:rPr>
          <w:szCs w:val="28"/>
        </w:rPr>
      </w:pPr>
      <w:r>
        <w:rPr>
          <w:szCs w:val="28"/>
        </w:rPr>
        <w:t>разработка программного комплекса;</w:t>
      </w:r>
    </w:p>
    <w:p w14:paraId="467AAD30" w14:textId="33D1752F" w:rsidR="00B77F3A" w:rsidRDefault="00B77F3A" w:rsidP="00CF39E7">
      <w:pPr>
        <w:pStyle w:val="a6"/>
        <w:numPr>
          <w:ilvl w:val="0"/>
          <w:numId w:val="37"/>
        </w:numPr>
        <w:ind w:left="1418" w:hanging="425"/>
        <w:rPr>
          <w:szCs w:val="28"/>
        </w:rPr>
      </w:pPr>
      <w:r>
        <w:rPr>
          <w:szCs w:val="28"/>
        </w:rPr>
        <w:t>тестирование разработанного программного комплекса;</w:t>
      </w:r>
    </w:p>
    <w:p w14:paraId="05896851" w14:textId="04AF3FB8" w:rsidR="00853044" w:rsidRPr="008141F3" w:rsidRDefault="00853044" w:rsidP="00CF39E7">
      <w:pPr>
        <w:pStyle w:val="a6"/>
        <w:numPr>
          <w:ilvl w:val="0"/>
          <w:numId w:val="37"/>
        </w:numPr>
        <w:ind w:left="1418" w:hanging="425"/>
        <w:rPr>
          <w:szCs w:val="28"/>
        </w:rPr>
      </w:pPr>
      <w:r>
        <w:rPr>
          <w:szCs w:val="28"/>
        </w:rPr>
        <w:t>написание программной документации;</w:t>
      </w:r>
    </w:p>
    <w:p w14:paraId="0A8B07C2" w14:textId="76EBDAC9" w:rsidR="007F1A92" w:rsidRPr="008141F3" w:rsidRDefault="007F1A92" w:rsidP="00CF39E7">
      <w:pPr>
        <w:pStyle w:val="a6"/>
        <w:numPr>
          <w:ilvl w:val="0"/>
          <w:numId w:val="37"/>
        </w:numPr>
        <w:ind w:left="1418" w:hanging="425"/>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rPr>
          <w:b w:val="0"/>
          <w:i w:val="0"/>
        </w:rPr>
      </w:pPr>
      <w:bookmarkStart w:id="146" w:name="_Toc44341668"/>
      <w:bookmarkStart w:id="147" w:name="_Toc8643087"/>
      <w:bookmarkStart w:id="148" w:name="_Toc72677488"/>
      <w:r w:rsidRPr="00D83368">
        <w:t>Содержание</w:t>
      </w:r>
      <w:r>
        <w:t xml:space="preserve"> работ по этапам</w:t>
      </w:r>
      <w:bookmarkEnd w:id="146"/>
      <w:bookmarkEnd w:id="147"/>
      <w:bookmarkEnd w:id="148"/>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CF39E7">
      <w:pPr>
        <w:pStyle w:val="a6"/>
        <w:numPr>
          <w:ilvl w:val="0"/>
          <w:numId w:val="38"/>
        </w:numPr>
        <w:ind w:left="1418" w:hanging="425"/>
        <w:jc w:val="left"/>
        <w:rPr>
          <w:szCs w:val="28"/>
        </w:rPr>
      </w:pPr>
      <w:r w:rsidRPr="00DE377F">
        <w:rPr>
          <w:szCs w:val="28"/>
        </w:rPr>
        <w:t>постановка задачи;</w:t>
      </w:r>
    </w:p>
    <w:p w14:paraId="605DC05B"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требований к программе;</w:t>
      </w:r>
    </w:p>
    <w:p w14:paraId="02B493AE"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CF39E7">
      <w:pPr>
        <w:pStyle w:val="a6"/>
        <w:numPr>
          <w:ilvl w:val="0"/>
          <w:numId w:val="38"/>
        </w:numPr>
        <w:ind w:left="1418" w:hanging="425"/>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pPr>
      <w:bookmarkStart w:id="149" w:name="_Toc72677489"/>
      <w:r w:rsidRPr="00850F38">
        <w:t>Порядок</w:t>
      </w:r>
      <w:r>
        <w:t xml:space="preserve"> контроля и приемки</w:t>
      </w:r>
      <w:bookmarkEnd w:id="149"/>
    </w:p>
    <w:p w14:paraId="7053D91B" w14:textId="59215B42" w:rsidR="007F1A92" w:rsidRDefault="007F1A92" w:rsidP="00034875">
      <w:pPr>
        <w:pStyle w:val="3"/>
        <w:rPr>
          <w:lang w:eastAsia="ru-RU"/>
        </w:rPr>
      </w:pPr>
      <w:bookmarkStart w:id="150" w:name="_Toc72677490"/>
      <w:r w:rsidRPr="00D83368">
        <w:t>Виды</w:t>
      </w:r>
      <w:r w:rsidRPr="004C3D99">
        <w:rPr>
          <w:lang w:eastAsia="ru-RU"/>
        </w:rPr>
        <w:t xml:space="preserve"> испытаний</w:t>
      </w:r>
      <w:bookmarkEnd w:id="150"/>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445B2FC1" w:rsidR="00EE06C3" w:rsidRDefault="00CF39E7" w:rsidP="00CF39E7">
      <w:pPr>
        <w:pStyle w:val="a6"/>
        <w:numPr>
          <w:ilvl w:val="0"/>
          <w:numId w:val="30"/>
        </w:numPr>
        <w:ind w:left="1418" w:hanging="425"/>
        <w:rPr>
          <w:lang w:eastAsia="ru-RU"/>
        </w:rPr>
      </w:pPr>
      <w:r>
        <w:rPr>
          <w:lang w:eastAsia="ru-RU"/>
        </w:rPr>
        <w:t>т</w:t>
      </w:r>
      <w:r w:rsidR="00EE06C3">
        <w:rPr>
          <w:lang w:eastAsia="ru-RU"/>
        </w:rPr>
        <w:t xml:space="preserve">естирование </w:t>
      </w:r>
      <w:r w:rsidR="00EE06C3">
        <w:rPr>
          <w:lang w:val="en-US" w:eastAsia="ru-RU"/>
        </w:rPr>
        <w:t>WEB</w:t>
      </w:r>
      <w:r w:rsidR="00EE06C3" w:rsidRPr="00EE06C3">
        <w:rPr>
          <w:lang w:eastAsia="ru-RU"/>
        </w:rPr>
        <w:t>-</w:t>
      </w:r>
      <w:r w:rsidR="00EE06C3">
        <w:rPr>
          <w:lang w:val="en-US" w:eastAsia="ru-RU"/>
        </w:rPr>
        <w:t>API</w:t>
      </w:r>
      <w:r w:rsidR="00EE06C3" w:rsidRPr="00EE06C3">
        <w:rPr>
          <w:lang w:eastAsia="ru-RU"/>
        </w:rPr>
        <w:t xml:space="preserve"> </w:t>
      </w:r>
      <w:r w:rsidR="00EE06C3">
        <w:rPr>
          <w:lang w:eastAsia="ru-RU"/>
        </w:rPr>
        <w:t>методом черного ящика;</w:t>
      </w:r>
    </w:p>
    <w:p w14:paraId="7EF0062F" w14:textId="40A6C107" w:rsidR="00EE06C3" w:rsidRDefault="00CF39E7" w:rsidP="00CF39E7">
      <w:pPr>
        <w:pStyle w:val="a6"/>
        <w:numPr>
          <w:ilvl w:val="0"/>
          <w:numId w:val="30"/>
        </w:numPr>
        <w:ind w:left="1418" w:hanging="425"/>
        <w:rPr>
          <w:lang w:eastAsia="ru-RU"/>
        </w:rPr>
      </w:pPr>
      <w:r>
        <w:rPr>
          <w:lang w:eastAsia="ru-RU"/>
        </w:rPr>
        <w:t>м</w:t>
      </w:r>
      <w:r w:rsidR="00EE06C3">
        <w:rPr>
          <w:lang w:eastAsia="ru-RU"/>
        </w:rPr>
        <w:t>одульное тестирование;</w:t>
      </w:r>
    </w:p>
    <w:p w14:paraId="203CEFF2" w14:textId="009A6964" w:rsidR="00EE06C3" w:rsidRDefault="00CF39E7" w:rsidP="00CF39E7">
      <w:pPr>
        <w:pStyle w:val="a6"/>
        <w:numPr>
          <w:ilvl w:val="0"/>
          <w:numId w:val="30"/>
        </w:numPr>
        <w:ind w:left="1418" w:hanging="425"/>
        <w:rPr>
          <w:lang w:eastAsia="ru-RU"/>
        </w:rPr>
      </w:pPr>
      <w:proofErr w:type="spellStart"/>
      <w:r>
        <w:rPr>
          <w:lang w:eastAsia="ru-RU"/>
        </w:rPr>
        <w:t>к</w:t>
      </w:r>
      <w:r w:rsidR="00EE06C3">
        <w:rPr>
          <w:lang w:eastAsia="ru-RU"/>
        </w:rPr>
        <w:t>россбраузерное</w:t>
      </w:r>
      <w:proofErr w:type="spellEnd"/>
      <w:r w:rsidR="00EE06C3">
        <w:rPr>
          <w:lang w:eastAsia="ru-RU"/>
        </w:rPr>
        <w:t xml:space="preserve"> тестирование.</w:t>
      </w:r>
    </w:p>
    <w:p w14:paraId="6F9DF4E7" w14:textId="571793AA" w:rsidR="0046731A" w:rsidRDefault="0046731A" w:rsidP="00034875">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rPr>
          <w:lang w:eastAsia="ru-RU"/>
        </w:rPr>
      </w:pPr>
      <w:bookmarkStart w:id="151" w:name="_Toc72677491"/>
      <w:r w:rsidRPr="004C3D99">
        <w:rPr>
          <w:lang w:eastAsia="ru-RU"/>
        </w:rPr>
        <w:t xml:space="preserve">Общие </w:t>
      </w:r>
      <w:r w:rsidRPr="00D83368">
        <w:t>требования</w:t>
      </w:r>
      <w:r w:rsidRPr="004C3D99">
        <w:rPr>
          <w:lang w:eastAsia="ru-RU"/>
        </w:rPr>
        <w:t xml:space="preserve"> к приемке работы</w:t>
      </w:r>
      <w:bookmarkEnd w:id="151"/>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6355028A" w14:textId="77777777" w:rsidR="00B873C6" w:rsidRDefault="00B873C6" w:rsidP="00B873C6">
      <w:pPr>
        <w:pStyle w:val="1"/>
        <w:rPr>
          <w:caps w:val="0"/>
        </w:rPr>
      </w:pPr>
      <w:bookmarkStart w:id="152" w:name="_Toc68534523"/>
      <w:bookmarkStart w:id="153" w:name="_Toc72677492"/>
      <w:bookmarkStart w:id="154" w:name="_Toc354615885"/>
      <w:bookmarkStart w:id="155" w:name="_Toc354616161"/>
      <w:bookmarkStart w:id="156" w:name="_Toc354659791"/>
      <w:bookmarkStart w:id="157" w:name="_Toc354666752"/>
      <w:bookmarkStart w:id="158" w:name="_Toc359344423"/>
      <w:r>
        <w:rPr>
          <w:caps w:val="0"/>
        </w:rPr>
        <w:lastRenderedPageBreak/>
        <w:t>ПРОЕКТИРОВАНИЕ</w:t>
      </w:r>
      <w:bookmarkEnd w:id="152"/>
      <w:bookmarkEnd w:id="153"/>
    </w:p>
    <w:p w14:paraId="4F4F4D23" w14:textId="77777777" w:rsidR="00B873C6" w:rsidRPr="00B107DE" w:rsidRDefault="00B873C6" w:rsidP="00B873C6">
      <w:pPr>
        <w:pStyle w:val="2"/>
        <w:spacing w:line="240" w:lineRule="auto"/>
      </w:pPr>
      <w:bookmarkStart w:id="159" w:name="_Toc68534524"/>
      <w:bookmarkStart w:id="160" w:name="_Toc72677493"/>
      <w:r>
        <w:t>Проектирование архитектуры</w:t>
      </w:r>
      <w:bookmarkEnd w:id="159"/>
      <w:bookmarkEnd w:id="160"/>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05EA2A90" w:rsidR="00B873C6" w:rsidRDefault="00B873C6" w:rsidP="00B873C6">
      <w:r>
        <w:t xml:space="preserve">Схема архитектуры ПС представлена на рис. </w:t>
      </w:r>
      <w:r w:rsidR="00866A8C" w:rsidRPr="00866A8C">
        <w:t>3</w:t>
      </w:r>
      <w:r>
        <w:t>.1.</w:t>
      </w:r>
    </w:p>
    <w:p w14:paraId="32D1B3F7" w14:textId="77777777" w:rsidR="00B873C6" w:rsidRDefault="00B873C6" w:rsidP="00B873C6">
      <w:pPr>
        <w:pStyle w:val="3"/>
      </w:pPr>
      <w:bookmarkStart w:id="161" w:name="_Toc68534525"/>
      <w:bookmarkStart w:id="162" w:name="_Toc72677494"/>
      <w:r w:rsidRPr="00077A04">
        <w:t>Клиентская</w:t>
      </w:r>
      <w:r>
        <w:t xml:space="preserve"> часть</w:t>
      </w:r>
      <w:bookmarkEnd w:id="161"/>
      <w:bookmarkEnd w:id="162"/>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CF39E7">
      <w:pPr>
        <w:pStyle w:val="a6"/>
        <w:numPr>
          <w:ilvl w:val="0"/>
          <w:numId w:val="22"/>
        </w:numPr>
        <w:ind w:left="1418" w:hanging="425"/>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CF39E7">
      <w:pPr>
        <w:pStyle w:val="a6"/>
        <w:numPr>
          <w:ilvl w:val="0"/>
          <w:numId w:val="22"/>
        </w:numPr>
        <w:ind w:left="1418" w:hanging="425"/>
      </w:pPr>
      <w:r>
        <w:rPr>
          <w:lang w:val="en-US"/>
        </w:rPr>
        <w:t>Angular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p>
    <w:p w14:paraId="733019E5" w14:textId="619FBDC5" w:rsidR="00B873C6" w:rsidRPr="00A36635" w:rsidRDefault="00B873C6" w:rsidP="00CF39E7">
      <w:pPr>
        <w:pStyle w:val="a6"/>
        <w:numPr>
          <w:ilvl w:val="0"/>
          <w:numId w:val="22"/>
        </w:numPr>
        <w:ind w:left="1418" w:hanging="425"/>
      </w:pPr>
      <w:proofErr w:type="spellStart"/>
      <w:r>
        <w:rPr>
          <w:lang w:val="en-US"/>
        </w:rPr>
        <w:t>Vue</w:t>
      </w:r>
      <w:proofErr w:type="spellEnd"/>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p>
    <w:p w14:paraId="0D584CA8" w14:textId="5890B595" w:rsidR="00B873C6" w:rsidRDefault="00B873C6" w:rsidP="0008697A">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664B5B7B" w:rsidR="00B873C6" w:rsidRPr="0037490B" w:rsidRDefault="00B873C6" w:rsidP="00866A8C">
            <w:pPr>
              <w:ind w:left="113" w:right="113" w:firstLine="0"/>
              <w:jc w:val="center"/>
              <w:rPr>
                <w:b/>
                <w:i/>
              </w:rPr>
            </w:pPr>
            <w:r w:rsidRPr="0037490B">
              <w:rPr>
                <w:b/>
                <w:i/>
              </w:rPr>
              <w:lastRenderedPageBreak/>
              <w:t xml:space="preserve">Рис. </w:t>
            </w:r>
            <w:r w:rsidR="00866A8C">
              <w:rPr>
                <w:b/>
                <w:i/>
                <w:lang w:val="en-US"/>
              </w:rPr>
              <w:t>3</w:t>
            </w:r>
            <w:r w:rsidRPr="0037490B">
              <w:rPr>
                <w:b/>
                <w:i/>
              </w:rPr>
              <w:t>.1. Схема архитектуры ПС</w:t>
            </w:r>
          </w:p>
        </w:tc>
      </w:tr>
    </w:tbl>
    <w:p w14:paraId="31C95A66" w14:textId="3015C463" w:rsidR="0008697A" w:rsidRDefault="001D58A0" w:rsidP="00B873C6">
      <w:pPr>
        <w:ind w:firstLine="0"/>
        <w:jc w:val="left"/>
      </w:pPr>
      <w:r>
        <w:rPr>
          <w:noProof/>
          <w:lang w:eastAsia="ru-RU"/>
        </w:rPr>
        <w:drawing>
          <wp:inline distT="0" distB="0" distL="0" distR="0" wp14:anchorId="4E1BDDA9" wp14:editId="1F8565E0">
            <wp:extent cx="8604461" cy="5153928"/>
            <wp:effectExtent l="0" t="8255"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616350" cy="5161049"/>
                    </a:xfrm>
                    <a:prstGeom prst="rect">
                      <a:avLst/>
                    </a:prstGeom>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63" w:name="_Toc68534526"/>
      <w:bookmarkStart w:id="164" w:name="_Toc72677495"/>
      <w:r w:rsidRPr="00077A04">
        <w:t>Серверная</w:t>
      </w:r>
      <w:r>
        <w:t xml:space="preserve"> часть</w:t>
      </w:r>
      <w:bookmarkEnd w:id="163"/>
      <w:bookmarkEnd w:id="164"/>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65" w:name="_Toc68534527"/>
      <w:bookmarkStart w:id="166" w:name="_Toc72677496"/>
      <w:r>
        <w:t>Сервер СУБД</w:t>
      </w:r>
      <w:bookmarkEnd w:id="165"/>
      <w:bookmarkEnd w:id="166"/>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27C7F213"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3C9E8E81" w14:textId="75671990" w:rsidR="00487369" w:rsidRDefault="00487369" w:rsidP="00B873C6">
      <w:r>
        <w:t>База данных условно разделена на ряд модулей:</w:t>
      </w:r>
    </w:p>
    <w:p w14:paraId="0F4CA59F" w14:textId="6103630F" w:rsidR="00487369" w:rsidRDefault="00487369" w:rsidP="00487369">
      <w:pPr>
        <w:pStyle w:val="a6"/>
        <w:numPr>
          <w:ilvl w:val="0"/>
          <w:numId w:val="46"/>
        </w:numPr>
        <w:ind w:left="1418" w:hanging="425"/>
      </w:pPr>
      <w:r>
        <w:t>модуль бизнес-логики;</w:t>
      </w:r>
    </w:p>
    <w:p w14:paraId="59FC305B" w14:textId="0F5DBB16" w:rsidR="00487369" w:rsidRDefault="00487369" w:rsidP="00487369">
      <w:pPr>
        <w:pStyle w:val="a6"/>
        <w:numPr>
          <w:ilvl w:val="0"/>
          <w:numId w:val="46"/>
        </w:numPr>
        <w:ind w:left="1418" w:hanging="425"/>
      </w:pPr>
      <w:r>
        <w:t>модуль авторизации;</w:t>
      </w:r>
    </w:p>
    <w:p w14:paraId="19DF022D" w14:textId="72EAE669" w:rsidR="00487369" w:rsidRDefault="00487369" w:rsidP="00487369">
      <w:pPr>
        <w:pStyle w:val="a6"/>
        <w:numPr>
          <w:ilvl w:val="0"/>
          <w:numId w:val="46"/>
        </w:numPr>
        <w:ind w:left="1418" w:hanging="425"/>
      </w:pPr>
      <w:r>
        <w:t>модуль балансировки.</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6822DDF6" w:rsidR="00B873C6" w:rsidRDefault="00B873C6" w:rsidP="000D04AF">
      <w:pPr>
        <w:pStyle w:val="a6"/>
        <w:numPr>
          <w:ilvl w:val="0"/>
          <w:numId w:val="43"/>
        </w:numPr>
      </w:pPr>
      <w:r>
        <w:t>Тарифы – Скидки.</w:t>
      </w:r>
    </w:p>
    <w:p w14:paraId="1F470976" w14:textId="77777777" w:rsidR="00913477" w:rsidRDefault="00913477" w:rsidP="00913477">
      <w:r>
        <w:t>Модуль бизнес-логики включает в себя таблицы основных бизнес-сущностей (таких как сообщения, файлы и другие) и отношения между ними.</w:t>
      </w:r>
    </w:p>
    <w:p w14:paraId="0342A3D3" w14:textId="77777777" w:rsidR="00913477" w:rsidRDefault="00913477" w:rsidP="00913477">
      <w:r>
        <w:lastRenderedPageBreak/>
        <w:t>Модуль авторизации включает в себя таблицы, в которых хранится информация о зарегистрированных пользователях, их ролях и доступах.</w:t>
      </w:r>
    </w:p>
    <w:p w14:paraId="2E9392B8" w14:textId="77777777" w:rsidR="00913477" w:rsidRDefault="00913477" w:rsidP="00913477">
      <w:r>
        <w:t>Модуль балансировки состоит из таблиц доступных серверов и их приоритетов.</w:t>
      </w:r>
    </w:p>
    <w:p w14:paraId="1CAA1F14" w14:textId="77777777" w:rsidR="00913477" w:rsidRDefault="00913477" w:rsidP="00913477"/>
    <w:p w14:paraId="7A7B1888" w14:textId="77777777" w:rsidR="00B873C6" w:rsidRPr="00B107DE" w:rsidRDefault="00B873C6" w:rsidP="00913477">
      <w:pPr>
        <w:pStyle w:val="2"/>
      </w:pPr>
      <w:bookmarkStart w:id="167" w:name="_Toc68534528"/>
      <w:bookmarkStart w:id="168" w:name="_Toc72677497"/>
      <w:r>
        <w:t xml:space="preserve">Низкоуровневое </w:t>
      </w:r>
      <w:r w:rsidRPr="00913477">
        <w:t>проектирование</w:t>
      </w:r>
      <w:bookmarkEnd w:id="167"/>
      <w:bookmarkEnd w:id="168"/>
    </w:p>
    <w:p w14:paraId="5F6903BA" w14:textId="77777777" w:rsidR="00B873C6" w:rsidRDefault="00B873C6" w:rsidP="00B873C6">
      <w:pPr>
        <w:pStyle w:val="3"/>
      </w:pPr>
      <w:bookmarkStart w:id="169" w:name="_Toc68534529"/>
      <w:bookmarkStart w:id="170" w:name="_Toc72677498"/>
      <w:r>
        <w:rPr>
          <w:lang w:val="en-US"/>
        </w:rPr>
        <w:t>ER-</w:t>
      </w:r>
      <w:r w:rsidRPr="00B107DE">
        <w:t>диаграмма</w:t>
      </w:r>
      <w:bookmarkEnd w:id="169"/>
      <w:bookmarkEnd w:id="170"/>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3F4B7B">
      <w:pPr>
        <w:pStyle w:val="10"/>
        <w:numPr>
          <w:ilvl w:val="1"/>
          <w:numId w:val="3"/>
        </w:numPr>
        <w:ind w:left="1418" w:hanging="425"/>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3F4B7B">
      <w:pPr>
        <w:pStyle w:val="10"/>
        <w:numPr>
          <w:ilvl w:val="1"/>
          <w:numId w:val="3"/>
        </w:numPr>
        <w:ind w:left="1418" w:hanging="425"/>
      </w:pPr>
      <w:r>
        <w:rPr>
          <w:lang w:val="en-US"/>
        </w:rPr>
        <w:t>userId (long)</w:t>
      </w:r>
      <w:r w:rsidRPr="00D60EEF">
        <w:t xml:space="preserve"> –</w:t>
      </w:r>
      <w:r>
        <w:t xml:space="preserve"> </w:t>
      </w:r>
      <w:r>
        <w:rPr>
          <w:lang w:val="en-US"/>
        </w:rPr>
        <w:t>id</w:t>
      </w:r>
      <w:r>
        <w:t xml:space="preserve"> отправителя;</w:t>
      </w:r>
    </w:p>
    <w:p w14:paraId="43A9EDD0" w14:textId="77777777" w:rsidR="00B873C6" w:rsidRPr="00D60EEF" w:rsidRDefault="00B873C6" w:rsidP="003F4B7B">
      <w:pPr>
        <w:pStyle w:val="10"/>
        <w:numPr>
          <w:ilvl w:val="1"/>
          <w:numId w:val="3"/>
        </w:numPr>
        <w:ind w:left="1418" w:hanging="425"/>
      </w:pPr>
      <w:proofErr w:type="spellStart"/>
      <w:r>
        <w:rPr>
          <w:lang w:val="en-US"/>
        </w:rPr>
        <w:t>destinationDate</w:t>
      </w:r>
      <w:proofErr w:type="spellEnd"/>
      <w:r>
        <w:t xml:space="preserve"> (</w:t>
      </w:r>
      <w:r>
        <w:rPr>
          <w:lang w:val="en-US"/>
        </w:rPr>
        <w:t>dateTime</w:t>
      </w:r>
      <w:r w:rsidRPr="00D60EEF">
        <w:t xml:space="preserve">) </w:t>
      </w:r>
      <w:r>
        <w:t>–</w:t>
      </w:r>
      <w:r w:rsidRPr="00CF4869">
        <w:t xml:space="preserve"> </w:t>
      </w:r>
      <w:r>
        <w:t>дата и время успешной доставки;</w:t>
      </w:r>
    </w:p>
    <w:p w14:paraId="69150F7D" w14:textId="77777777" w:rsidR="00B873C6" w:rsidRPr="00D60EEF" w:rsidRDefault="00B873C6" w:rsidP="003F4B7B">
      <w:pPr>
        <w:pStyle w:val="10"/>
        <w:numPr>
          <w:ilvl w:val="1"/>
          <w:numId w:val="3"/>
        </w:numPr>
        <w:ind w:left="1418" w:hanging="425"/>
      </w:pPr>
      <w:r>
        <w:rPr>
          <w:lang w:val="en-US"/>
        </w:rPr>
        <w:t>theme</w:t>
      </w:r>
      <w:r>
        <w:t xml:space="preserve"> (</w:t>
      </w:r>
      <w:r>
        <w:rPr>
          <w:lang w:val="en-US"/>
        </w:rPr>
        <w:t>nvarchar</w:t>
      </w:r>
      <w:r>
        <w:t>(</w:t>
      </w:r>
      <w:r>
        <w:rPr>
          <w:lang w:val="en-US"/>
        </w:rPr>
        <w:t>max</w:t>
      </w:r>
      <w:r>
        <w:t xml:space="preserve">)) </w:t>
      </w:r>
      <w:r w:rsidRPr="00D60EEF">
        <w:t xml:space="preserve">– </w:t>
      </w:r>
      <w:r>
        <w:t>тема сообщения;</w:t>
      </w:r>
    </w:p>
    <w:p w14:paraId="680020D3" w14:textId="77777777" w:rsidR="00B873C6" w:rsidRPr="00D60EEF" w:rsidRDefault="00B873C6" w:rsidP="003F4B7B">
      <w:pPr>
        <w:pStyle w:val="10"/>
        <w:numPr>
          <w:ilvl w:val="1"/>
          <w:numId w:val="3"/>
        </w:numPr>
        <w:ind w:left="1418" w:hanging="425"/>
      </w:pPr>
      <w:r>
        <w:rPr>
          <w:lang w:val="en-US"/>
        </w:rPr>
        <w:t>body</w:t>
      </w:r>
      <w:r>
        <w:t xml:space="preserve"> (</w:t>
      </w:r>
      <w:r>
        <w:rPr>
          <w:lang w:val="en-US"/>
        </w:rPr>
        <w:t>text</w:t>
      </w:r>
      <w:r>
        <w:t>) – тело сообщения;</w:t>
      </w:r>
    </w:p>
    <w:p w14:paraId="67F82680" w14:textId="77777777" w:rsidR="00B873C6" w:rsidRDefault="00B873C6" w:rsidP="003F4B7B">
      <w:pPr>
        <w:pStyle w:val="10"/>
        <w:numPr>
          <w:ilvl w:val="1"/>
          <w:numId w:val="3"/>
        </w:numPr>
        <w:ind w:left="1418" w:hanging="425"/>
      </w:pPr>
      <w:r>
        <w:rPr>
          <w:lang w:val="en-US"/>
        </w:rPr>
        <w:t>size</w:t>
      </w:r>
      <w:r w:rsidRPr="00CF4869">
        <w:t xml:space="preserve"> (</w:t>
      </w:r>
      <w:r>
        <w:rPr>
          <w:lang w:val="en-US"/>
        </w:rPr>
        <w:t>int</w:t>
      </w:r>
      <w:r w:rsidRPr="00CF4869">
        <w:t>)</w:t>
      </w:r>
      <w:r>
        <w:t xml:space="preserve"> – размер сообщения в единицах (байт);</w:t>
      </w:r>
    </w:p>
    <w:p w14:paraId="35E9F343" w14:textId="77777777" w:rsidR="00B873C6" w:rsidRDefault="00B873C6" w:rsidP="003F4B7B">
      <w:pPr>
        <w:pStyle w:val="10"/>
        <w:numPr>
          <w:ilvl w:val="1"/>
          <w:numId w:val="3"/>
        </w:numPr>
        <w:ind w:left="1418" w:hanging="425"/>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6B26275B" w14:textId="77777777" w:rsidR="00B873C6" w:rsidRDefault="00B873C6" w:rsidP="003F4B7B">
      <w:pPr>
        <w:pStyle w:val="10"/>
        <w:numPr>
          <w:ilvl w:val="1"/>
          <w:numId w:val="3"/>
        </w:numPr>
        <w:ind w:left="1418" w:hanging="425"/>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31C0BBFB" w14:textId="77777777" w:rsidR="00B873C6" w:rsidRDefault="00B873C6" w:rsidP="003F4B7B">
      <w:pPr>
        <w:pStyle w:val="10"/>
        <w:numPr>
          <w:ilvl w:val="1"/>
          <w:numId w:val="3"/>
        </w:numPr>
        <w:ind w:left="1418" w:hanging="425"/>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49F851A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r w:rsidRPr="00122C8F">
        <w:rPr>
          <w:lang w:val="en-US"/>
        </w:rPr>
        <w:t>MessagesAttachedFiles</w:t>
      </w:r>
      <w:r>
        <w:t xml:space="preserve"> – таблица для связи таблиц сообщений и прикрепленных файлов</w:t>
      </w:r>
    </w:p>
    <w:p w14:paraId="5ED89353" w14:textId="77777777" w:rsidR="00B873C6" w:rsidRPr="00BD1CB1" w:rsidRDefault="00B873C6" w:rsidP="003F4B7B">
      <w:pPr>
        <w:pStyle w:val="10"/>
        <w:numPr>
          <w:ilvl w:val="1"/>
          <w:numId w:val="3"/>
        </w:numPr>
        <w:ind w:left="1418" w:hanging="422"/>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3F4B7B">
      <w:pPr>
        <w:pStyle w:val="10"/>
        <w:numPr>
          <w:ilvl w:val="1"/>
          <w:numId w:val="3"/>
        </w:numPr>
        <w:ind w:left="1418" w:hanging="422"/>
      </w:pPr>
      <w:r>
        <w:rPr>
          <w:lang w:val="en-US"/>
        </w:rPr>
        <w:lastRenderedPageBreak/>
        <w:t>attachedFileId</w:t>
      </w:r>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r w:rsidRPr="00122C8F">
        <w:rPr>
          <w:lang w:val="en-US"/>
        </w:rPr>
        <w:t>AttachedFiles</w:t>
      </w:r>
      <w:r>
        <w:t xml:space="preserve"> – таблица для хранения ссылок на прикрепленные файлы</w:t>
      </w:r>
    </w:p>
    <w:p w14:paraId="34ABBA02" w14:textId="77777777" w:rsidR="00B873C6" w:rsidRPr="00BD1CB1" w:rsidRDefault="00B873C6" w:rsidP="003F4B7B">
      <w:pPr>
        <w:pStyle w:val="10"/>
        <w:numPr>
          <w:ilvl w:val="1"/>
          <w:numId w:val="3"/>
        </w:numPr>
        <w:ind w:left="1418" w:hanging="425"/>
      </w:pPr>
      <w:r>
        <w:rPr>
          <w:lang w:val="en-US"/>
        </w:rPr>
        <w:t>attachedFileId</w:t>
      </w:r>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3F4B7B">
      <w:pPr>
        <w:pStyle w:val="10"/>
        <w:numPr>
          <w:ilvl w:val="1"/>
          <w:numId w:val="3"/>
        </w:numPr>
        <w:ind w:left="1418" w:hanging="425"/>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3F4B7B">
      <w:pPr>
        <w:pStyle w:val="10"/>
        <w:numPr>
          <w:ilvl w:val="1"/>
          <w:numId w:val="3"/>
        </w:numPr>
        <w:ind w:left="1418" w:hanging="425"/>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3F4B7B">
      <w:pPr>
        <w:pStyle w:val="10"/>
        <w:numPr>
          <w:ilvl w:val="1"/>
          <w:numId w:val="3"/>
        </w:numPr>
        <w:ind w:left="1418" w:hanging="425"/>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42553DFF" w14:textId="77777777" w:rsidR="00B873C6" w:rsidRPr="00D60EEF" w:rsidRDefault="00B873C6" w:rsidP="003F4B7B">
      <w:pPr>
        <w:pStyle w:val="10"/>
        <w:numPr>
          <w:ilvl w:val="1"/>
          <w:numId w:val="3"/>
        </w:numPr>
        <w:ind w:left="1418" w:hanging="425"/>
      </w:pPr>
      <w:r>
        <w:rPr>
          <w:lang w:val="en-US"/>
        </w:rPr>
        <w:t>userName</w:t>
      </w:r>
      <w:r>
        <w:t xml:space="preserve"> (</w:t>
      </w:r>
      <w:r>
        <w:rPr>
          <w:lang w:val="en-US"/>
        </w:rPr>
        <w:t xml:space="preserve">nvarchar(max)) – </w:t>
      </w:r>
      <w:r>
        <w:t>имя пользователя;</w:t>
      </w:r>
    </w:p>
    <w:p w14:paraId="5B38368D" w14:textId="77777777" w:rsidR="00B873C6" w:rsidRPr="00D60EEF" w:rsidRDefault="00B873C6" w:rsidP="003F4B7B">
      <w:pPr>
        <w:pStyle w:val="10"/>
        <w:numPr>
          <w:ilvl w:val="1"/>
          <w:numId w:val="3"/>
        </w:numPr>
        <w:ind w:left="1418" w:hanging="425"/>
      </w:pPr>
      <w:r>
        <w:rPr>
          <w:lang w:val="en-US"/>
        </w:rPr>
        <w:t>email</w:t>
      </w:r>
      <w:r>
        <w:t xml:space="preserve"> (</w:t>
      </w:r>
      <w:r>
        <w:rPr>
          <w:lang w:val="en-US"/>
        </w:rPr>
        <w:t>nvarchar</w:t>
      </w:r>
      <w:r>
        <w:t>(max</w:t>
      </w:r>
      <w:r w:rsidRPr="00650F96">
        <w:t xml:space="preserve">)) – </w:t>
      </w:r>
      <w:r>
        <w:t>почтовый адрес пользователя;</w:t>
      </w:r>
    </w:p>
    <w:p w14:paraId="1691B40A" w14:textId="77777777" w:rsidR="00B873C6" w:rsidRPr="00D60EEF" w:rsidRDefault="00B873C6" w:rsidP="003F4B7B">
      <w:pPr>
        <w:pStyle w:val="10"/>
        <w:numPr>
          <w:ilvl w:val="1"/>
          <w:numId w:val="3"/>
        </w:numPr>
        <w:ind w:left="1418" w:hanging="425"/>
      </w:pPr>
      <w:r>
        <w:rPr>
          <w:lang w:val="en-US"/>
        </w:rPr>
        <w:t>passwordHash</w:t>
      </w:r>
      <w:r>
        <w:t xml:space="preserve"> (</w:t>
      </w:r>
      <w:r>
        <w:rPr>
          <w:lang w:val="en-US"/>
        </w:rPr>
        <w:t>nvarchar</w:t>
      </w:r>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6EB49DED" w14:textId="77777777" w:rsidR="00B873C6" w:rsidRDefault="00B873C6" w:rsidP="003F4B7B">
      <w:pPr>
        <w:pStyle w:val="10"/>
        <w:numPr>
          <w:ilvl w:val="1"/>
          <w:numId w:val="3"/>
        </w:numPr>
        <w:ind w:left="1418" w:hanging="425"/>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3F4B7B">
      <w:pPr>
        <w:pStyle w:val="10"/>
        <w:numPr>
          <w:ilvl w:val="1"/>
          <w:numId w:val="3"/>
        </w:numPr>
        <w:ind w:left="1418" w:hanging="425"/>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r w:rsidRPr="00122C8F">
        <w:rPr>
          <w:lang w:val="en-US"/>
        </w:rPr>
        <w:t>UsersAccesses</w:t>
      </w:r>
      <w:r>
        <w:t xml:space="preserve"> – таблица для связи таблиц пользователей и доступов</w:t>
      </w:r>
    </w:p>
    <w:p w14:paraId="1DF97179" w14:textId="77777777" w:rsidR="00B873C6" w:rsidRDefault="00B873C6" w:rsidP="003F4B7B">
      <w:pPr>
        <w:pStyle w:val="10"/>
        <w:numPr>
          <w:ilvl w:val="1"/>
          <w:numId w:val="3"/>
        </w:numPr>
        <w:ind w:left="1418" w:hanging="425"/>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3F4B7B">
      <w:pPr>
        <w:pStyle w:val="10"/>
        <w:numPr>
          <w:ilvl w:val="1"/>
          <w:numId w:val="3"/>
        </w:numPr>
        <w:ind w:left="1418" w:hanging="425"/>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3F4B7B">
      <w:pPr>
        <w:pStyle w:val="10"/>
        <w:numPr>
          <w:ilvl w:val="1"/>
          <w:numId w:val="3"/>
        </w:numPr>
        <w:ind w:left="1418" w:hanging="425"/>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3F4B7B">
      <w:pPr>
        <w:pStyle w:val="10"/>
        <w:numPr>
          <w:ilvl w:val="1"/>
          <w:numId w:val="3"/>
        </w:numPr>
        <w:ind w:left="1418" w:hanging="425"/>
      </w:pPr>
      <w:r>
        <w:rPr>
          <w:lang w:val="en-US"/>
        </w:rPr>
        <w:t>userId</w:t>
      </w:r>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3F4B7B">
      <w:pPr>
        <w:pStyle w:val="10"/>
        <w:numPr>
          <w:ilvl w:val="1"/>
          <w:numId w:val="3"/>
        </w:numPr>
        <w:ind w:left="1418" w:hanging="425"/>
      </w:pPr>
      <w:r>
        <w:rPr>
          <w:lang w:val="en-US"/>
        </w:rPr>
        <w:t>startDate</w:t>
      </w:r>
      <w:r>
        <w:t xml:space="preserve"> (</w:t>
      </w:r>
      <w:r>
        <w:rPr>
          <w:lang w:val="en-US"/>
        </w:rPr>
        <w:t>dateTime</w:t>
      </w:r>
      <w:r w:rsidRPr="00650F96">
        <w:t xml:space="preserve">) – </w:t>
      </w:r>
      <w:r>
        <w:t>дата и время начала подписки пользователя;</w:t>
      </w:r>
    </w:p>
    <w:p w14:paraId="0F6A1989" w14:textId="77777777" w:rsidR="00B873C6" w:rsidRPr="0060308A" w:rsidRDefault="00B873C6" w:rsidP="003F4B7B">
      <w:pPr>
        <w:pStyle w:val="10"/>
        <w:numPr>
          <w:ilvl w:val="1"/>
          <w:numId w:val="3"/>
        </w:numPr>
        <w:ind w:left="1418" w:hanging="425"/>
      </w:pPr>
      <w:r>
        <w:rPr>
          <w:lang w:val="en-US"/>
        </w:rPr>
        <w:t>endDate</w:t>
      </w:r>
      <w:r>
        <w:t xml:space="preserve"> (</w:t>
      </w:r>
      <w:r>
        <w:rPr>
          <w:lang w:val="en-US"/>
        </w:rPr>
        <w:t>dateTime</w:t>
      </w:r>
      <w:r w:rsidRPr="00650F96">
        <w:t>)</w:t>
      </w:r>
      <w:r>
        <w:t xml:space="preserve"> – дата и время конца подписки пользователя;</w:t>
      </w:r>
    </w:p>
    <w:p w14:paraId="746262D3" w14:textId="77777777" w:rsidR="00B873C6" w:rsidRDefault="00B873C6" w:rsidP="003F4B7B">
      <w:pPr>
        <w:pStyle w:val="10"/>
        <w:numPr>
          <w:ilvl w:val="1"/>
          <w:numId w:val="3"/>
        </w:numPr>
        <w:ind w:left="1418" w:hanging="425"/>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34AA76EF" w14:textId="77777777" w:rsidR="00B873C6" w:rsidRDefault="00B873C6" w:rsidP="003F4B7B">
      <w:pPr>
        <w:pStyle w:val="10"/>
        <w:numPr>
          <w:ilvl w:val="1"/>
          <w:numId w:val="3"/>
        </w:numPr>
        <w:ind w:left="1418" w:hanging="425"/>
        <w:rPr>
          <w:lang w:val="en-US"/>
        </w:rPr>
      </w:pPr>
      <w:r>
        <w:rPr>
          <w:lang w:val="en-US"/>
        </w:rPr>
        <w:t>contactName</w:t>
      </w:r>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AA1824C" w14:textId="77777777" w:rsidR="00B873C6" w:rsidRPr="00DC4774" w:rsidRDefault="00B873C6" w:rsidP="003F4B7B">
      <w:pPr>
        <w:pStyle w:val="10"/>
        <w:numPr>
          <w:ilvl w:val="1"/>
          <w:numId w:val="3"/>
        </w:numPr>
        <w:ind w:left="1418" w:hanging="425"/>
      </w:pPr>
      <w:proofErr w:type="spellStart"/>
      <w:r>
        <w:rPr>
          <w:lang w:val="en-US"/>
        </w:rPr>
        <w:t>contactEmail</w:t>
      </w:r>
      <w:proofErr w:type="spellEnd"/>
      <w:r w:rsidRPr="00DC4774">
        <w:t xml:space="preserve"> (</w:t>
      </w:r>
      <w:r>
        <w:rPr>
          <w:lang w:val="en-US"/>
        </w:rPr>
        <w:t>ncarchar</w:t>
      </w:r>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3F4B7B">
      <w:pPr>
        <w:pStyle w:val="10"/>
        <w:numPr>
          <w:ilvl w:val="1"/>
          <w:numId w:val="3"/>
        </w:numPr>
        <w:ind w:left="1418" w:hanging="425"/>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r w:rsidRPr="00150E1C">
        <w:rPr>
          <w:lang w:val="en-US"/>
        </w:rPr>
        <w:lastRenderedPageBreak/>
        <w:t>DeliveryQueues</w:t>
      </w:r>
      <w:r>
        <w:t xml:space="preserve"> – таблица для хранения информации об очередях</w:t>
      </w:r>
    </w:p>
    <w:p w14:paraId="5979446A" w14:textId="77777777" w:rsidR="00B873C6" w:rsidRPr="00BD1CB1" w:rsidRDefault="00B873C6" w:rsidP="003F4B7B">
      <w:pPr>
        <w:pStyle w:val="10"/>
        <w:numPr>
          <w:ilvl w:val="1"/>
          <w:numId w:val="3"/>
        </w:numPr>
        <w:ind w:left="1418" w:hanging="425"/>
      </w:pPr>
      <w:r>
        <w:rPr>
          <w:lang w:val="en-US"/>
        </w:rPr>
        <w:t>id</w:t>
      </w:r>
      <w:r w:rsidRPr="008202F4">
        <w:t xml:space="preserve"> </w:t>
      </w:r>
      <w:r w:rsidRPr="00BD1CB1">
        <w:t>(</w:t>
      </w:r>
      <w:r w:rsidRPr="00BD1CB1">
        <w:rPr>
          <w:lang w:val="en-US"/>
        </w:rPr>
        <w:t>int</w:t>
      </w:r>
      <w:r w:rsidRPr="00BD1CB1">
        <w:t>) – суррогатный первичный ключ;</w:t>
      </w:r>
    </w:p>
    <w:p w14:paraId="1C426B7B" w14:textId="77777777" w:rsidR="00B873C6" w:rsidRDefault="00B873C6" w:rsidP="003F4B7B">
      <w:pPr>
        <w:pStyle w:val="10"/>
        <w:numPr>
          <w:ilvl w:val="1"/>
          <w:numId w:val="3"/>
        </w:numPr>
        <w:ind w:left="1418" w:hanging="425"/>
      </w:pPr>
      <w:r>
        <w:rPr>
          <w:lang w:val="en-US"/>
        </w:rPr>
        <w:t>sendingIntervalSec</w:t>
      </w:r>
      <w:r w:rsidRPr="00BD1CB1">
        <w:t xml:space="preserve"> (</w:t>
      </w:r>
      <w:r>
        <w:rPr>
          <w:lang w:val="en-US"/>
        </w:rPr>
        <w:t>int</w:t>
      </w:r>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3F4B7B">
      <w:pPr>
        <w:pStyle w:val="10"/>
        <w:numPr>
          <w:ilvl w:val="1"/>
          <w:numId w:val="3"/>
        </w:numPr>
        <w:ind w:left="1418" w:hanging="425"/>
      </w:pPr>
      <w:r>
        <w:rPr>
          <w:lang w:val="en-US"/>
        </w:rPr>
        <w:t>id</w:t>
      </w:r>
      <w:r w:rsidRPr="00DD5DF7">
        <w:t xml:space="preserve"> </w:t>
      </w:r>
      <w:r w:rsidRPr="00BD1CB1">
        <w:t>(</w:t>
      </w:r>
      <w:r w:rsidRPr="00BD1CB1">
        <w:rPr>
          <w:lang w:val="en-US"/>
        </w:rPr>
        <w:t>int</w:t>
      </w:r>
      <w:r w:rsidRPr="00BD1CB1">
        <w:t>) – суррогатный первичный ключ;</w:t>
      </w:r>
    </w:p>
    <w:p w14:paraId="3A399829" w14:textId="77777777" w:rsidR="00B873C6" w:rsidRPr="00BD1CB1" w:rsidRDefault="00B873C6" w:rsidP="003F4B7B">
      <w:pPr>
        <w:pStyle w:val="10"/>
        <w:numPr>
          <w:ilvl w:val="1"/>
          <w:numId w:val="3"/>
        </w:numPr>
        <w:ind w:left="1418" w:hanging="425"/>
      </w:pPr>
      <w:r>
        <w:rPr>
          <w:lang w:val="en-US"/>
        </w:rPr>
        <w:t>tariffName</w:t>
      </w:r>
      <w:r w:rsidRPr="00BD1CB1">
        <w:t xml:space="preserve"> (</w:t>
      </w:r>
      <w:proofErr w:type="gramStart"/>
      <w:r>
        <w:rPr>
          <w:lang w:val="en-US"/>
        </w:rPr>
        <w:t>nvarchar(</w:t>
      </w:r>
      <w:proofErr w:type="gramEnd"/>
      <w:r>
        <w:rPr>
          <w:lang w:val="en-US"/>
        </w:rPr>
        <w:t>255)</w:t>
      </w:r>
      <w:r w:rsidRPr="00BD1CB1">
        <w:rPr>
          <w:lang w:val="en-US"/>
        </w:rPr>
        <w:t>)</w:t>
      </w:r>
      <w:r w:rsidRPr="00BD1CB1">
        <w:t xml:space="preserve"> – название </w:t>
      </w:r>
      <w:r>
        <w:t>тарифа</w:t>
      </w:r>
      <w:r w:rsidRPr="00BD1CB1">
        <w:t>;</w:t>
      </w:r>
    </w:p>
    <w:p w14:paraId="4E8F275F" w14:textId="77777777" w:rsidR="00B873C6" w:rsidRDefault="00B873C6" w:rsidP="003F4B7B">
      <w:pPr>
        <w:pStyle w:val="10"/>
        <w:numPr>
          <w:ilvl w:val="1"/>
          <w:numId w:val="3"/>
        </w:numPr>
        <w:ind w:left="1418" w:hanging="425"/>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r w:rsidRPr="00150E1C">
        <w:rPr>
          <w:lang w:val="en-US"/>
        </w:rPr>
        <w:t>TariffsSales</w:t>
      </w:r>
      <w:r>
        <w:t xml:space="preserve"> – таблица для связи таблиц тарифов и скидок</w:t>
      </w:r>
    </w:p>
    <w:p w14:paraId="739086E5" w14:textId="77777777" w:rsidR="00B873C6" w:rsidRPr="00BD1CB1" w:rsidRDefault="00B873C6" w:rsidP="003F4B7B">
      <w:pPr>
        <w:pStyle w:val="10"/>
        <w:numPr>
          <w:ilvl w:val="1"/>
          <w:numId w:val="3"/>
        </w:numPr>
        <w:ind w:left="1418" w:hanging="425"/>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3F4B7B">
      <w:pPr>
        <w:pStyle w:val="10"/>
        <w:numPr>
          <w:ilvl w:val="1"/>
          <w:numId w:val="3"/>
        </w:numPr>
        <w:ind w:left="1418" w:hanging="425"/>
      </w:pPr>
      <w:r>
        <w:rPr>
          <w:lang w:val="en-US"/>
        </w:rPr>
        <w:t>saleId</w:t>
      </w:r>
      <w:r w:rsidRPr="00BD1CB1">
        <w:t xml:space="preserve"> (</w:t>
      </w:r>
      <w:r>
        <w:rPr>
          <w:lang w:val="en-US"/>
        </w:rPr>
        <w:t>int</w:t>
      </w:r>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3F4B7B">
      <w:pPr>
        <w:pStyle w:val="10"/>
        <w:numPr>
          <w:ilvl w:val="1"/>
          <w:numId w:val="3"/>
        </w:numPr>
        <w:ind w:left="1418" w:hanging="425"/>
      </w:pPr>
      <w:r>
        <w:rPr>
          <w:lang w:val="en-US"/>
        </w:rPr>
        <w:t>id</w:t>
      </w:r>
      <w:r w:rsidRPr="00BD1CB1">
        <w:t xml:space="preserve"> (</w:t>
      </w:r>
      <w:r w:rsidRPr="00BD1CB1">
        <w:rPr>
          <w:lang w:val="en-US"/>
        </w:rPr>
        <w:t>int</w:t>
      </w:r>
      <w:r w:rsidRPr="00BD1CB1">
        <w:t>) – суррогатный первичный ключ;</w:t>
      </w:r>
    </w:p>
    <w:p w14:paraId="529CAAD5" w14:textId="77777777" w:rsidR="00B873C6" w:rsidRPr="00BD1CB1" w:rsidRDefault="00B873C6" w:rsidP="003F4B7B">
      <w:pPr>
        <w:pStyle w:val="10"/>
        <w:numPr>
          <w:ilvl w:val="1"/>
          <w:numId w:val="3"/>
        </w:numPr>
        <w:ind w:left="1418" w:hanging="425"/>
      </w:pPr>
      <w:r>
        <w:rPr>
          <w:lang w:val="en-US"/>
        </w:rPr>
        <w:t>name</w:t>
      </w:r>
      <w:r w:rsidRPr="00BD1CB1">
        <w:t xml:space="preserve"> (</w:t>
      </w:r>
      <w:proofErr w:type="gramStart"/>
      <w:r>
        <w:rPr>
          <w:lang w:val="en-US"/>
        </w:rPr>
        <w:t>nvarchar</w:t>
      </w:r>
      <w:r w:rsidRPr="008202F4">
        <w:t>(</w:t>
      </w:r>
      <w:proofErr w:type="gramEnd"/>
      <w:r w:rsidRPr="008202F4">
        <w:t>255)</w:t>
      </w:r>
      <w:r w:rsidRPr="00BD1CB1">
        <w:t xml:space="preserve">) – </w:t>
      </w:r>
      <w:r>
        <w:t>название скидки на тариф</w:t>
      </w:r>
      <w:r w:rsidRPr="00BD1CB1">
        <w:t>;</w:t>
      </w:r>
    </w:p>
    <w:p w14:paraId="5F5285CB" w14:textId="77777777" w:rsidR="00B873C6" w:rsidRDefault="00B873C6" w:rsidP="003F4B7B">
      <w:pPr>
        <w:pStyle w:val="10"/>
        <w:numPr>
          <w:ilvl w:val="1"/>
          <w:numId w:val="3"/>
        </w:numPr>
        <w:ind w:left="1418" w:hanging="425"/>
      </w:pPr>
      <w:r>
        <w:rPr>
          <w:lang w:val="en-US"/>
        </w:rPr>
        <w:t>value</w:t>
      </w:r>
      <w:r w:rsidRPr="00BD1CB1">
        <w:t xml:space="preserve"> (</w:t>
      </w:r>
      <w:r>
        <w:rPr>
          <w:lang w:val="en-US"/>
        </w:rPr>
        <w:t>int</w:t>
      </w:r>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30E9B45"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w:t>
      </w:r>
      <w:r w:rsidR="00866A8C">
        <w:rPr>
          <w:lang w:val="en-US"/>
        </w:rPr>
        <w:t>3</w:t>
      </w:r>
      <w:r>
        <w:t>.2.</w:t>
      </w:r>
    </w:p>
    <w:p w14:paraId="35208B83" w14:textId="42AF17D7" w:rsidR="00B873C6" w:rsidRDefault="0008697A" w:rsidP="003F4B7B">
      <w:pPr>
        <w:spacing w:after="160" w:line="259" w:lineRule="auto"/>
        <w:ind w:firstLine="0"/>
        <w:jc w:val="left"/>
      </w:pPr>
      <w:r>
        <w:br w:type="page"/>
      </w: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3F4B7B">
        <w:trPr>
          <w:cantSplit/>
          <w:trHeight w:val="3172"/>
        </w:trPr>
        <w:tc>
          <w:tcPr>
            <w:tcW w:w="709" w:type="dxa"/>
            <w:textDirection w:val="btLr"/>
          </w:tcPr>
          <w:p w14:paraId="3C94EC7E" w14:textId="2D0C3AB2" w:rsidR="00B873C6" w:rsidRPr="00740318" w:rsidRDefault="00B873C6" w:rsidP="00866A8C">
            <w:pPr>
              <w:ind w:left="113" w:right="113" w:firstLine="0"/>
              <w:jc w:val="center"/>
              <w:rPr>
                <w:b/>
                <w:i/>
              </w:rPr>
            </w:pPr>
            <w:r w:rsidRPr="00740318">
              <w:rPr>
                <w:b/>
                <w:i/>
              </w:rPr>
              <w:lastRenderedPageBreak/>
              <w:t xml:space="preserve">Рис. </w:t>
            </w:r>
            <w:r w:rsidR="00866A8C">
              <w:rPr>
                <w:b/>
                <w:i/>
                <w:lang w:val="en-US"/>
              </w:rPr>
              <w:t>3</w:t>
            </w:r>
            <w:r w:rsidRPr="00740318">
              <w:rPr>
                <w:b/>
                <w:i/>
              </w:rPr>
              <w:t>.</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3BE7C61A" w:rsidR="00B873C6" w:rsidRPr="00DB7826" w:rsidRDefault="00866A8C" w:rsidP="00B873C6">
      <w:r w:rsidRPr="00D020F0">
        <w:rPr>
          <w:noProof/>
          <w:lang w:eastAsia="ru-RU"/>
        </w:rPr>
        <w:drawing>
          <wp:anchor distT="0" distB="0" distL="114300" distR="114300" simplePos="0" relativeHeight="251659264" behindDoc="0" locked="0" layoutInCell="1" allowOverlap="1" wp14:anchorId="54E15952" wp14:editId="495421DC">
            <wp:simplePos x="0" y="0"/>
            <wp:positionH relativeFrom="column">
              <wp:posOffset>-1577975</wp:posOffset>
            </wp:positionH>
            <wp:positionV relativeFrom="paragraph">
              <wp:posOffset>2039620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537CC006" w14:textId="27AED632" w:rsidR="00B873C6" w:rsidRDefault="00B873C6" w:rsidP="00B873C6">
      <w:pPr>
        <w:pStyle w:val="2"/>
        <w:numPr>
          <w:ilvl w:val="0"/>
          <w:numId w:val="0"/>
        </w:numPr>
        <w:jc w:val="both"/>
      </w:pPr>
      <w:r>
        <w:br w:type="page"/>
      </w:r>
    </w:p>
    <w:p w14:paraId="5794F1C8" w14:textId="798D92C7" w:rsidR="00866A8C" w:rsidRDefault="00866A8C" w:rsidP="00913477">
      <w:pPr>
        <w:pStyle w:val="3"/>
      </w:pPr>
      <w:bookmarkStart w:id="171" w:name="_Toc72677499"/>
      <w:r>
        <w:lastRenderedPageBreak/>
        <w:t xml:space="preserve">Диаграмма </w:t>
      </w:r>
      <w:bookmarkStart w:id="172" w:name="_GoBack"/>
      <w:bookmarkEnd w:id="172"/>
      <w:r>
        <w:t>потоков данных</w:t>
      </w:r>
      <w:bookmarkEnd w:id="171"/>
    </w:p>
    <w:p w14:paraId="080C772D" w14:textId="77777777" w:rsidR="00866A8C" w:rsidRDefault="00866A8C" w:rsidP="00866A8C">
      <w:bookmarkStart w:id="173"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144B3F1" w14:textId="7E4D66C1" w:rsidR="00866A8C" w:rsidRDefault="00866A8C" w:rsidP="00866A8C">
      <w:r>
        <w:t xml:space="preserve">На контекстной диаграмме </w:t>
      </w:r>
      <w:bookmarkEnd w:id="173"/>
      <w:r>
        <w:t>(рис. 3.</w:t>
      </w:r>
      <w:r w:rsidRPr="00866A8C">
        <w:t>3</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23B8000A" w14:textId="60536AD8" w:rsidR="00866A8C" w:rsidRPr="00000672" w:rsidRDefault="00866A8C" w:rsidP="00866A8C">
      <w:r>
        <w:t>На диаграмме первого уровня (рис. 3.</w:t>
      </w:r>
      <w:r w:rsidRPr="00866A8C">
        <w:t>4</w:t>
      </w:r>
      <w:r>
        <w:t>)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3.</w:t>
      </w:r>
      <w:r w:rsidRPr="00866A8C">
        <w:t>5</w:t>
      </w:r>
      <w:r>
        <w:t>). На диаграммах третьего уровня проведена детализация процесса «Отправить письмо» (рис. 3.</w:t>
      </w:r>
      <w:r w:rsidRPr="00866A8C">
        <w:t>6</w:t>
      </w:r>
      <w:r>
        <w:t>).</w:t>
      </w:r>
    </w:p>
    <w:p w14:paraId="64E65127" w14:textId="77777777" w:rsidR="00866A8C" w:rsidRDefault="00866A8C" w:rsidP="00866A8C">
      <w:pPr>
        <w:rPr>
          <w:noProof/>
          <w:lang w:eastAsia="ru-RU"/>
        </w:rPr>
      </w:pPr>
    </w:p>
    <w:p w14:paraId="72C436FB" w14:textId="77777777" w:rsidR="00866A8C" w:rsidRDefault="00866A8C" w:rsidP="00866A8C">
      <w:pPr>
        <w:keepNext/>
        <w:ind w:firstLine="0"/>
        <w:jc w:val="center"/>
      </w:pPr>
      <w:r w:rsidRPr="0026796C">
        <w:rPr>
          <w:noProof/>
          <w:lang w:eastAsia="ru-RU"/>
        </w:rPr>
        <w:drawing>
          <wp:inline distT="0" distB="0" distL="0" distR="0" wp14:anchorId="1A20AAFD" wp14:editId="724C7A82">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78935"/>
                    </a:xfrm>
                    <a:prstGeom prst="rect">
                      <a:avLst/>
                    </a:prstGeom>
                  </pic:spPr>
                </pic:pic>
              </a:graphicData>
            </a:graphic>
          </wp:inline>
        </w:drawing>
      </w:r>
    </w:p>
    <w:p w14:paraId="6C7E3803" w14:textId="7D2EBF06" w:rsidR="00866A8C" w:rsidRPr="007C2E03" w:rsidRDefault="00866A8C" w:rsidP="00866A8C">
      <w:pPr>
        <w:pStyle w:val="af3"/>
        <w:spacing w:after="0"/>
      </w:pPr>
      <w:r>
        <w:t>Рис. 3.</w:t>
      </w:r>
      <w:r>
        <w:rPr>
          <w:lang w:val="en-US"/>
        </w:rPr>
        <w:t>3</w:t>
      </w:r>
      <w:r>
        <w:t>. Контекстная диаграмма</w:t>
      </w:r>
    </w:p>
    <w:p w14:paraId="4137BC9B" w14:textId="77777777" w:rsidR="00866A8C" w:rsidRDefault="00866A8C" w:rsidP="00866A8C">
      <w:pPr>
        <w:rPr>
          <w:noProof/>
          <w:lang w:eastAsia="ru-RU"/>
        </w:rPr>
      </w:pPr>
    </w:p>
    <w:p w14:paraId="124B6758" w14:textId="77777777" w:rsidR="00866A8C" w:rsidRDefault="00866A8C" w:rsidP="00866A8C">
      <w:pPr>
        <w:keepNext/>
        <w:ind w:firstLine="0"/>
        <w:jc w:val="center"/>
      </w:pPr>
      <w:r w:rsidRPr="0026796C">
        <w:rPr>
          <w:noProof/>
          <w:lang w:eastAsia="ru-RU"/>
        </w:rPr>
        <w:lastRenderedPageBreak/>
        <w:drawing>
          <wp:inline distT="0" distB="0" distL="0" distR="0" wp14:anchorId="7B04BBD1" wp14:editId="7FA64505">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497" cy="3928230"/>
                    </a:xfrm>
                    <a:prstGeom prst="rect">
                      <a:avLst/>
                    </a:prstGeom>
                  </pic:spPr>
                </pic:pic>
              </a:graphicData>
            </a:graphic>
          </wp:inline>
        </w:drawing>
      </w:r>
    </w:p>
    <w:p w14:paraId="71C8570F" w14:textId="409F0A9A" w:rsidR="00866A8C" w:rsidRDefault="00866A8C" w:rsidP="00866A8C">
      <w:pPr>
        <w:pStyle w:val="af3"/>
        <w:spacing w:after="0"/>
      </w:pPr>
      <w:r>
        <w:t xml:space="preserve">Рис. </w:t>
      </w:r>
      <w:r>
        <w:rPr>
          <w:noProof/>
        </w:rPr>
        <w:t>3.</w:t>
      </w:r>
      <w:r w:rsidRPr="00866A8C">
        <w:rPr>
          <w:noProof/>
        </w:rPr>
        <w:t>4</w:t>
      </w:r>
      <w:r>
        <w:rPr>
          <w:noProof/>
        </w:rPr>
        <w:t>.</w:t>
      </w:r>
      <w:r>
        <w:t xml:space="preserve"> Диаграмма первого уровня модели потоков данных</w:t>
      </w:r>
    </w:p>
    <w:p w14:paraId="30668E23" w14:textId="77777777" w:rsidR="00866A8C" w:rsidRPr="00866A8C" w:rsidRDefault="00866A8C" w:rsidP="00866A8C"/>
    <w:p w14:paraId="2DC0CE37" w14:textId="77777777" w:rsidR="00866A8C" w:rsidRDefault="00866A8C" w:rsidP="00866A8C">
      <w:pPr>
        <w:keepNext/>
        <w:ind w:firstLine="0"/>
        <w:jc w:val="center"/>
      </w:pPr>
      <w:r w:rsidRPr="0026796C">
        <w:rPr>
          <w:noProof/>
          <w:lang w:eastAsia="ru-RU"/>
        </w:rPr>
        <w:drawing>
          <wp:inline distT="0" distB="0" distL="0" distR="0" wp14:anchorId="28B2DA03" wp14:editId="70626F0B">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612" cy="3965019"/>
                    </a:xfrm>
                    <a:prstGeom prst="rect">
                      <a:avLst/>
                    </a:prstGeom>
                  </pic:spPr>
                </pic:pic>
              </a:graphicData>
            </a:graphic>
          </wp:inline>
        </w:drawing>
      </w:r>
    </w:p>
    <w:p w14:paraId="58B3DFE2" w14:textId="170815CF" w:rsidR="00866A8C" w:rsidRDefault="00866A8C" w:rsidP="00866A8C">
      <w:pPr>
        <w:pStyle w:val="af3"/>
        <w:spacing w:after="0"/>
        <w:rPr>
          <w:noProof/>
          <w:lang w:eastAsia="ru-RU"/>
        </w:rPr>
      </w:pPr>
      <w:r>
        <w:t xml:space="preserve">Рис. </w:t>
      </w:r>
      <w:r>
        <w:rPr>
          <w:noProof/>
        </w:rPr>
        <w:t>3.</w:t>
      </w:r>
      <w:r w:rsidRPr="00866A8C">
        <w:rPr>
          <w:noProof/>
        </w:rPr>
        <w:t>5</w:t>
      </w:r>
      <w:r>
        <w:t>. Диаграмма второго уровня модели потоков данных. Процесс «Инициировать отправку письма»</w:t>
      </w:r>
    </w:p>
    <w:p w14:paraId="07A0BB05" w14:textId="77777777" w:rsidR="00866A8C" w:rsidRDefault="00866A8C" w:rsidP="00866A8C">
      <w:pPr>
        <w:keepNext/>
        <w:ind w:firstLine="0"/>
        <w:jc w:val="center"/>
      </w:pPr>
      <w:r w:rsidRPr="0026796C">
        <w:rPr>
          <w:noProof/>
          <w:lang w:eastAsia="ru-RU"/>
        </w:rPr>
        <w:lastRenderedPageBreak/>
        <w:drawing>
          <wp:inline distT="0" distB="0" distL="0" distR="0" wp14:anchorId="0B4ADD8E" wp14:editId="52223B12">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4" cy="3996024"/>
                    </a:xfrm>
                    <a:prstGeom prst="rect">
                      <a:avLst/>
                    </a:prstGeom>
                  </pic:spPr>
                </pic:pic>
              </a:graphicData>
            </a:graphic>
          </wp:inline>
        </w:drawing>
      </w:r>
    </w:p>
    <w:p w14:paraId="3C336118" w14:textId="30A4E2D6" w:rsidR="00866A8C" w:rsidRDefault="00866A8C" w:rsidP="00866A8C">
      <w:pPr>
        <w:pStyle w:val="ad"/>
        <w:spacing w:after="0"/>
        <w:rPr>
          <w:b w:val="0"/>
          <w:i w:val="0"/>
        </w:rPr>
      </w:pPr>
      <w:r w:rsidRPr="002E3C6F">
        <w:t xml:space="preserve">Рис. </w:t>
      </w:r>
      <w:r w:rsidRPr="002E3C6F">
        <w:rPr>
          <w:noProof/>
        </w:rPr>
        <w:t>3.</w:t>
      </w:r>
      <w:r w:rsidRPr="00866A8C">
        <w:rPr>
          <w:noProof/>
        </w:rPr>
        <w:t>6</w:t>
      </w:r>
      <w:r w:rsidRPr="002E3C6F">
        <w:t>. Диаграмма третьего уровня потоков данных. Процесс «Отправить письмо»</w:t>
      </w:r>
    </w:p>
    <w:p w14:paraId="795BF362" w14:textId="77777777" w:rsidR="00866A8C" w:rsidRPr="00866A8C" w:rsidRDefault="00866A8C" w:rsidP="00866A8C"/>
    <w:p w14:paraId="73DF8A0E" w14:textId="77777777" w:rsidR="00B873C6" w:rsidRDefault="00B873C6" w:rsidP="00B873C6">
      <w:pPr>
        <w:pStyle w:val="2"/>
        <w:spacing w:line="240" w:lineRule="auto"/>
      </w:pPr>
      <w:bookmarkStart w:id="174" w:name="_Toc68534532"/>
      <w:bookmarkStart w:id="175" w:name="_Toc72677500"/>
      <w:r>
        <w:t>Проектирование интерфейса</w:t>
      </w:r>
      <w:bookmarkEnd w:id="174"/>
      <w:bookmarkEnd w:id="175"/>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4A2C61">
      <w:pPr>
        <w:pStyle w:val="a6"/>
        <w:numPr>
          <w:ilvl w:val="0"/>
          <w:numId w:val="44"/>
        </w:numPr>
        <w:ind w:hanging="436"/>
      </w:pPr>
      <w:r>
        <w:t>скорость работы пользователя.</w:t>
      </w:r>
    </w:p>
    <w:p w14:paraId="2F9F9EDF" w14:textId="77777777" w:rsidR="00B873C6" w:rsidRDefault="00B873C6" w:rsidP="004A2C61">
      <w:pPr>
        <w:pStyle w:val="a6"/>
        <w:numPr>
          <w:ilvl w:val="0"/>
          <w:numId w:val="44"/>
        </w:numPr>
        <w:ind w:hanging="436"/>
      </w:pPr>
      <w:r>
        <w:t>количество человеческих ошибок.</w:t>
      </w:r>
    </w:p>
    <w:p w14:paraId="199E913A" w14:textId="77777777" w:rsidR="00B873C6" w:rsidRDefault="00B873C6" w:rsidP="004A2C61">
      <w:pPr>
        <w:pStyle w:val="a6"/>
        <w:numPr>
          <w:ilvl w:val="0"/>
          <w:numId w:val="44"/>
        </w:numPr>
        <w:ind w:hanging="436"/>
      </w:pPr>
      <w:r>
        <w:t>скорость обучения.</w:t>
      </w:r>
    </w:p>
    <w:p w14:paraId="73362B18" w14:textId="77777777" w:rsidR="00B873C6" w:rsidRDefault="00B873C6" w:rsidP="004A2C61">
      <w:pPr>
        <w:pStyle w:val="a6"/>
        <w:numPr>
          <w:ilvl w:val="0"/>
          <w:numId w:val="44"/>
        </w:numPr>
        <w:ind w:hanging="436"/>
      </w:pPr>
      <w:r>
        <w:t>субъективная удовлетворенность пользователя.</w:t>
      </w:r>
    </w:p>
    <w:p w14:paraId="00202D6F" w14:textId="0F4A9D2F" w:rsidR="004A2C61" w:rsidRDefault="00B873C6" w:rsidP="00B873C6">
      <w:r>
        <w:t xml:space="preserve">Макеты интерфейсов </w:t>
      </w:r>
      <w:r w:rsidR="004A2C61">
        <w:t xml:space="preserve">создания сообщения, списка сообщений и списка доступных сервисов доставки </w:t>
      </w:r>
      <w:r>
        <w:t xml:space="preserve">представлены на рис. </w:t>
      </w:r>
      <w:r w:rsidR="00866A8C" w:rsidRPr="00866A8C">
        <w:t>3</w:t>
      </w:r>
      <w:r w:rsidR="00FD5D7E">
        <w:t>.</w:t>
      </w:r>
      <w:r w:rsidR="00A737C6">
        <w:t>3</w:t>
      </w:r>
      <w:r>
        <w:t>-</w:t>
      </w:r>
      <w:r w:rsidR="00866A8C" w:rsidRPr="00866A8C">
        <w:t>3</w:t>
      </w:r>
      <w:r w:rsidR="00FD5D7E">
        <w:t>.</w:t>
      </w:r>
      <w:r w:rsidR="00A737C6">
        <w:t>5</w:t>
      </w:r>
      <w:r>
        <w:t>.</w:t>
      </w:r>
    </w:p>
    <w:p w14:paraId="597C964E" w14:textId="0C47485D" w:rsidR="00B873C6" w:rsidRDefault="004A2C61" w:rsidP="004A2C61">
      <w:pPr>
        <w:spacing w:after="160" w:line="259" w:lineRule="auto"/>
        <w:ind w:firstLine="0"/>
        <w:jc w:val="left"/>
      </w:pP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8004329" w14:textId="77777777" w:rsidTr="004A2C61">
        <w:trPr>
          <w:cantSplit/>
          <w:trHeight w:val="14034"/>
        </w:trPr>
        <w:tc>
          <w:tcPr>
            <w:tcW w:w="1254" w:type="dxa"/>
            <w:tcBorders>
              <w:top w:val="nil"/>
              <w:left w:val="nil"/>
              <w:bottom w:val="nil"/>
              <w:right w:val="nil"/>
            </w:tcBorders>
            <w:textDirection w:val="btLr"/>
          </w:tcPr>
          <w:p w14:paraId="6B2510BE" w14:textId="1A8D178F" w:rsidR="004A2C61" w:rsidRPr="0037490B" w:rsidRDefault="004A2C61" w:rsidP="00866A8C">
            <w:pPr>
              <w:ind w:left="113" w:right="113" w:firstLine="0"/>
              <w:jc w:val="center"/>
              <w:rPr>
                <w:b/>
                <w:i/>
              </w:rPr>
            </w:pPr>
            <w:r w:rsidRPr="004A2C61">
              <w:rPr>
                <w:b/>
                <w:i/>
              </w:rPr>
              <w:lastRenderedPageBreak/>
              <w:t xml:space="preserve">Рис. </w:t>
            </w:r>
            <w:r w:rsidR="00866A8C">
              <w:rPr>
                <w:b/>
                <w:i/>
                <w:lang w:val="en-US"/>
              </w:rPr>
              <w:t>3</w:t>
            </w:r>
            <w:r w:rsidR="00FD5D7E">
              <w:rPr>
                <w:b/>
                <w:i/>
              </w:rPr>
              <w:t>.</w:t>
            </w:r>
            <w:r w:rsidR="00A737C6">
              <w:rPr>
                <w:b/>
                <w:i/>
              </w:rPr>
              <w:t>3</w:t>
            </w:r>
            <w:r w:rsidRPr="004A2C61">
              <w:rPr>
                <w:b/>
                <w:i/>
              </w:rPr>
              <w:t>. Форма создания письма</w:t>
            </w:r>
          </w:p>
        </w:tc>
      </w:tr>
    </w:tbl>
    <w:p w14:paraId="6B51296D" w14:textId="5DE54B62" w:rsidR="004A2C61" w:rsidRDefault="004A2C61" w:rsidP="004A2C61">
      <w:pPr>
        <w:ind w:firstLine="0"/>
        <w:jc w:val="left"/>
      </w:pPr>
      <w:r>
        <w:rPr>
          <w:noProof/>
          <w:lang w:eastAsia="ru-RU"/>
        </w:rPr>
        <w:drawing>
          <wp:inline distT="0" distB="0" distL="0" distR="0" wp14:anchorId="651DB560" wp14:editId="6BFC94AC">
            <wp:extent cx="9180328" cy="5165816"/>
            <wp:effectExtent l="6985" t="0" r="8890" b="8890"/>
            <wp:docPr id="21" name="Рисунок 21"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9199696" cy="5176714"/>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3C9CDC0" w14:textId="77777777" w:rsidTr="00A71FE8">
        <w:trPr>
          <w:cantSplit/>
          <w:trHeight w:val="14034"/>
        </w:trPr>
        <w:tc>
          <w:tcPr>
            <w:tcW w:w="1254" w:type="dxa"/>
            <w:tcBorders>
              <w:top w:val="nil"/>
              <w:left w:val="nil"/>
              <w:bottom w:val="nil"/>
              <w:right w:val="nil"/>
            </w:tcBorders>
            <w:textDirection w:val="btLr"/>
          </w:tcPr>
          <w:p w14:paraId="2C0FA4BA" w14:textId="3755A34A" w:rsidR="004A2C61" w:rsidRDefault="004A2C61" w:rsidP="004A2C61">
            <w:pPr>
              <w:pStyle w:val="af3"/>
            </w:pPr>
            <w:r>
              <w:lastRenderedPageBreak/>
              <w:t xml:space="preserve">Рис. </w:t>
            </w:r>
            <w:r w:rsidR="00866A8C" w:rsidRPr="00866A8C">
              <w:t>3</w:t>
            </w:r>
            <w:r w:rsidR="00FD5D7E">
              <w:t>.</w:t>
            </w:r>
            <w:r w:rsidR="00A737C6">
              <w:t>4</w:t>
            </w:r>
            <w:r>
              <w:t>. Страница с доступными сервисами доставки</w:t>
            </w:r>
          </w:p>
          <w:p w14:paraId="03342DB3" w14:textId="2C6B5103" w:rsidR="004A2C61" w:rsidRPr="0037490B" w:rsidRDefault="004A2C61" w:rsidP="00A71FE8">
            <w:pPr>
              <w:ind w:left="113" w:right="113" w:firstLine="0"/>
              <w:jc w:val="center"/>
              <w:rPr>
                <w:b/>
                <w:i/>
              </w:rPr>
            </w:pPr>
          </w:p>
        </w:tc>
      </w:tr>
    </w:tbl>
    <w:p w14:paraId="6FE6E82F" w14:textId="14634B97" w:rsidR="004A2C61" w:rsidRDefault="004A2C61" w:rsidP="004A2C61">
      <w:pPr>
        <w:ind w:firstLine="0"/>
        <w:jc w:val="left"/>
      </w:pPr>
      <w:r>
        <w:rPr>
          <w:noProof/>
          <w:lang w:eastAsia="ru-RU"/>
        </w:rPr>
        <w:drawing>
          <wp:inline distT="0" distB="0" distL="0" distR="0" wp14:anchorId="405799DA" wp14:editId="25DBC7DF">
            <wp:extent cx="9181161" cy="5165951"/>
            <wp:effectExtent l="7302" t="0" r="8573" b="8572"/>
            <wp:docPr id="32" name="Рисунок 32"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198097" cy="5175480"/>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30FFF222" w14:textId="77777777" w:rsidTr="00A71FE8">
        <w:trPr>
          <w:cantSplit/>
          <w:trHeight w:val="14034"/>
        </w:trPr>
        <w:tc>
          <w:tcPr>
            <w:tcW w:w="1254" w:type="dxa"/>
            <w:tcBorders>
              <w:top w:val="nil"/>
              <w:left w:val="nil"/>
              <w:bottom w:val="nil"/>
              <w:right w:val="nil"/>
            </w:tcBorders>
            <w:textDirection w:val="btLr"/>
          </w:tcPr>
          <w:p w14:paraId="5E3BA398" w14:textId="49D50CF5" w:rsidR="004A2C61" w:rsidRPr="004A2C61" w:rsidRDefault="004A2C61" w:rsidP="00866A8C">
            <w:pPr>
              <w:pStyle w:val="af3"/>
            </w:pPr>
            <w:r>
              <w:lastRenderedPageBreak/>
              <w:t xml:space="preserve">Рис. </w:t>
            </w:r>
            <w:r w:rsidR="00866A8C">
              <w:rPr>
                <w:lang w:val="en-US"/>
              </w:rPr>
              <w:t>3</w:t>
            </w:r>
            <w:r w:rsidR="00FD5D7E">
              <w:t>.</w:t>
            </w:r>
            <w:r w:rsidR="00A737C6">
              <w:t>5</w:t>
            </w:r>
            <w:r>
              <w:t>. Журнал сообщений</w:t>
            </w:r>
          </w:p>
        </w:tc>
      </w:tr>
    </w:tbl>
    <w:p w14:paraId="65F8DC1D" w14:textId="79DA05F4" w:rsidR="004A2C61" w:rsidRDefault="004A2C61" w:rsidP="004A2C61">
      <w:pPr>
        <w:ind w:firstLine="0"/>
        <w:jc w:val="left"/>
      </w:pPr>
      <w:r>
        <w:rPr>
          <w:noProof/>
          <w:lang w:eastAsia="ru-RU"/>
        </w:rPr>
        <w:drawing>
          <wp:inline distT="0" distB="0" distL="0" distR="0" wp14:anchorId="3C236BCF" wp14:editId="0806EFF2">
            <wp:extent cx="9187053" cy="5169267"/>
            <wp:effectExtent l="8573" t="0" r="4127" b="4128"/>
            <wp:docPr id="34" name="Рисунок 34"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201791" cy="5177560"/>
                    </a:xfrm>
                    <a:prstGeom prst="rect">
                      <a:avLst/>
                    </a:prstGeom>
                    <a:noFill/>
                    <a:ln>
                      <a:noFill/>
                    </a:ln>
                  </pic:spPr>
                </pic:pic>
              </a:graphicData>
            </a:graphic>
          </wp:inline>
        </w:drawing>
      </w:r>
      <w:r>
        <w:br w:type="page"/>
      </w:r>
    </w:p>
    <w:p w14:paraId="00D18E26" w14:textId="2A5D1F9B" w:rsidR="004E1D4D" w:rsidRDefault="00007156" w:rsidP="00034875">
      <w:pPr>
        <w:pStyle w:val="1"/>
      </w:pPr>
      <w:bookmarkStart w:id="176" w:name="_Toc72677501"/>
      <w:r>
        <w:rPr>
          <w:caps w:val="0"/>
        </w:rPr>
        <w:lastRenderedPageBreak/>
        <w:t>ТЕХНИКО-ЭКОНОМИЧЕСКАЯ ЧАСТЬ</w:t>
      </w:r>
      <w:bookmarkEnd w:id="154"/>
      <w:bookmarkEnd w:id="155"/>
      <w:bookmarkEnd w:id="156"/>
      <w:bookmarkEnd w:id="157"/>
      <w:bookmarkEnd w:id="158"/>
      <w:bookmarkEnd w:id="176"/>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pPr>
      <w:bookmarkStart w:id="177" w:name="_Toc72677502"/>
      <w:bookmarkStart w:id="178" w:name="_Toc322893641"/>
      <w:bookmarkStart w:id="179" w:name="_Toc359344425"/>
      <w:r>
        <w:t>Организационная структура проекта</w:t>
      </w:r>
      <w:bookmarkEnd w:id="177"/>
    </w:p>
    <w:p w14:paraId="53E75658" w14:textId="26CF19C7"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A71FE8">
        <w:t>4</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1DEBBE17" w:rsidR="004E1D4D" w:rsidRDefault="004E1D4D" w:rsidP="00034875">
      <w:pPr>
        <w:pStyle w:val="ad"/>
        <w:spacing w:after="0"/>
      </w:pPr>
      <w:r>
        <w:t xml:space="preserve">Рис. </w:t>
      </w:r>
      <w:r w:rsidR="00A71FE8">
        <w:t>4</w:t>
      </w:r>
      <w:r>
        <w:t>.1. Организационная структура проекта</w:t>
      </w:r>
    </w:p>
    <w:p w14:paraId="71082EB1" w14:textId="77777777" w:rsidR="004E1D4D" w:rsidRDefault="004E1D4D" w:rsidP="00034875">
      <w:pPr>
        <w:pStyle w:val="2"/>
      </w:pPr>
      <w:bookmarkStart w:id="180" w:name="_Toc72677503"/>
      <w:bookmarkEnd w:id="178"/>
      <w:bookmarkEnd w:id="179"/>
      <w:r w:rsidRPr="00FC1972">
        <w:t>Календарный</w:t>
      </w:r>
      <w:r>
        <w:t xml:space="preserve"> план проекта</w:t>
      </w:r>
      <w:bookmarkEnd w:id="180"/>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81" w:name="_Ref72674830"/>
      <w:r w:rsidRPr="00884CEC">
        <w:rPr>
          <w:rFonts w:eastAsia="Times New Roman"/>
        </w:rPr>
        <w:t>Разработка технического проекта.</w:t>
      </w:r>
      <w:bookmarkEnd w:id="181"/>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034494A4"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A71FE8">
        <w:rPr>
          <w:rFonts w:eastAsia="Times New Roman"/>
          <w:b/>
        </w:rPr>
        <w:t>4</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4E1D4D" w:rsidRPr="00F364AC" w14:paraId="11146A09" w14:textId="77777777" w:rsidTr="0083324B">
        <w:trPr>
          <w:trHeight w:val="834"/>
          <w:tblHeader/>
        </w:trPr>
        <w:tc>
          <w:tcPr>
            <w:tcW w:w="448"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54"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83324B">
        <w:trPr>
          <w:trHeight w:val="294"/>
        </w:trPr>
        <w:tc>
          <w:tcPr>
            <w:tcW w:w="448"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54"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0"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83324B">
        <w:trPr>
          <w:trHeight w:val="344"/>
        </w:trPr>
        <w:tc>
          <w:tcPr>
            <w:tcW w:w="448"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54"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0"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83324B">
        <w:trPr>
          <w:trHeight w:val="422"/>
        </w:trPr>
        <w:tc>
          <w:tcPr>
            <w:tcW w:w="448"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54"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0"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83324B">
        <w:tc>
          <w:tcPr>
            <w:tcW w:w="448"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54"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83324B">
        <w:trPr>
          <w:trHeight w:val="281"/>
        </w:trPr>
        <w:tc>
          <w:tcPr>
            <w:tcW w:w="448"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54"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83324B">
        <w:trPr>
          <w:trHeight w:val="281"/>
        </w:trPr>
        <w:tc>
          <w:tcPr>
            <w:tcW w:w="448"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54"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F9317F9" w14:textId="77777777" w:rsidTr="0083324B">
        <w:trPr>
          <w:trHeight w:val="281"/>
        </w:trPr>
        <w:tc>
          <w:tcPr>
            <w:tcW w:w="448" w:type="pct"/>
            <w:vAlign w:val="center"/>
          </w:tcPr>
          <w:p w14:paraId="2D40EBEA" w14:textId="77777777" w:rsidR="00A71FE8" w:rsidRPr="00B24746" w:rsidRDefault="00A71FE8" w:rsidP="00A71FE8">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54" w:type="pct"/>
            <w:vAlign w:val="center"/>
          </w:tcPr>
          <w:p w14:paraId="2EA73D7C" w14:textId="77777777" w:rsidR="00A71FE8" w:rsidRPr="00B24746" w:rsidRDefault="00A71FE8" w:rsidP="00A71FE8">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0EE90D7"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B377D4B"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0" w:type="pct"/>
            <w:vAlign w:val="center"/>
          </w:tcPr>
          <w:p w14:paraId="5ACE836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bl>
    <w:p w14:paraId="332FBCF9" w14:textId="77777777" w:rsidR="00A71FE8" w:rsidRDefault="00A71FE8"/>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A71FE8" w:rsidRPr="00F364AC" w14:paraId="7E1931D3" w14:textId="77777777" w:rsidTr="0083324B">
        <w:trPr>
          <w:trHeight w:val="281"/>
        </w:trPr>
        <w:tc>
          <w:tcPr>
            <w:tcW w:w="448" w:type="pct"/>
            <w:vAlign w:val="center"/>
          </w:tcPr>
          <w:p w14:paraId="5BED5267" w14:textId="77777777" w:rsidR="00A71FE8" w:rsidRPr="00F364AC" w:rsidRDefault="00A71FE8" w:rsidP="00A71FE8">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090B8F57" w14:textId="2A94DA71"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w:t>
            </w:r>
            <w:r>
              <w:rPr>
                <w:rFonts w:eastAsia="Times New Roman"/>
                <w:b/>
                <w:sz w:val="24"/>
                <w:szCs w:val="24"/>
              </w:rPr>
              <w:t>а</w:t>
            </w:r>
          </w:p>
        </w:tc>
        <w:tc>
          <w:tcPr>
            <w:tcW w:w="1154" w:type="pct"/>
            <w:vAlign w:val="center"/>
          </w:tcPr>
          <w:p w14:paraId="1B86B4F4" w14:textId="59F519F9" w:rsidR="00A71FE8" w:rsidRPr="00E544F1"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 работ</w:t>
            </w:r>
          </w:p>
        </w:tc>
        <w:tc>
          <w:tcPr>
            <w:tcW w:w="2428" w:type="pct"/>
            <w:vAlign w:val="center"/>
          </w:tcPr>
          <w:p w14:paraId="2B203142" w14:textId="2AD4D3E3" w:rsidR="00A71FE8" w:rsidRPr="00180AEC" w:rsidRDefault="00A71FE8" w:rsidP="00A71FE8">
            <w:pPr>
              <w:pStyle w:val="a6"/>
              <w:keepNext/>
              <w:keepLines/>
              <w:tabs>
                <w:tab w:val="left" w:pos="459"/>
              </w:tabs>
              <w:spacing w:line="240" w:lineRule="auto"/>
              <w:ind w:left="175" w:firstLine="0"/>
              <w:jc w:val="center"/>
              <w:rPr>
                <w:rFonts w:eastAsia="Times New Roman"/>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0D0E7132" w14:textId="1A227EFB"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Длительность, дней</w:t>
            </w:r>
          </w:p>
        </w:tc>
      </w:tr>
      <w:tr w:rsidR="00A71FE8" w:rsidRPr="00F364AC" w14:paraId="13CE7F9A" w14:textId="77777777" w:rsidTr="0083324B">
        <w:trPr>
          <w:trHeight w:val="281"/>
        </w:trPr>
        <w:tc>
          <w:tcPr>
            <w:tcW w:w="448" w:type="pct"/>
            <w:vAlign w:val="center"/>
          </w:tcPr>
          <w:p w14:paraId="5BC5D877" w14:textId="2B9C89EA"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54" w:type="pct"/>
            <w:vAlign w:val="center"/>
          </w:tcPr>
          <w:p w14:paraId="500E3322" w14:textId="2F63AA61" w:rsidR="00A71FE8" w:rsidRPr="009A4CA0"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1D8C12F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C7A64" w14:textId="21BFA13D" w:rsidR="00A71FE8"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7E801C66" w14:textId="4F995409"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744ADEB" w14:textId="77777777" w:rsidTr="0083324B">
        <w:trPr>
          <w:trHeight w:val="281"/>
        </w:trPr>
        <w:tc>
          <w:tcPr>
            <w:tcW w:w="448" w:type="pct"/>
            <w:vAlign w:val="center"/>
          </w:tcPr>
          <w:p w14:paraId="2799615E"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54" w:type="pct"/>
            <w:vAlign w:val="center"/>
          </w:tcPr>
          <w:p w14:paraId="4239146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D0E201"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427AFC62"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0331020A"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vAlign w:val="center"/>
          </w:tcPr>
          <w:p w14:paraId="0A27E339"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13658F7F" w14:textId="77777777" w:rsidTr="0083324B">
        <w:trPr>
          <w:trHeight w:val="281"/>
        </w:trPr>
        <w:tc>
          <w:tcPr>
            <w:tcW w:w="448" w:type="pct"/>
            <w:vAlign w:val="center"/>
          </w:tcPr>
          <w:p w14:paraId="60D0E148"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54" w:type="pct"/>
            <w:vAlign w:val="center"/>
          </w:tcPr>
          <w:p w14:paraId="485F7EAB"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128B3519"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180C4CC"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0A68E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vAlign w:val="center"/>
          </w:tcPr>
          <w:p w14:paraId="5E663E0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54D8767A" w14:textId="77777777" w:rsidTr="0083324B">
        <w:trPr>
          <w:trHeight w:val="281"/>
        </w:trPr>
        <w:tc>
          <w:tcPr>
            <w:tcW w:w="448" w:type="pct"/>
            <w:vAlign w:val="center"/>
          </w:tcPr>
          <w:p w14:paraId="3A3EBA8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54" w:type="pct"/>
            <w:vAlign w:val="center"/>
          </w:tcPr>
          <w:p w14:paraId="13869A26"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DD453C3"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E1CE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vAlign w:val="center"/>
          </w:tcPr>
          <w:p w14:paraId="5DC7CB8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A71FE8" w:rsidRPr="00F364AC" w14:paraId="4B5D287D" w14:textId="77777777" w:rsidTr="0083324B">
        <w:trPr>
          <w:trHeight w:val="281"/>
        </w:trPr>
        <w:tc>
          <w:tcPr>
            <w:tcW w:w="448" w:type="pct"/>
            <w:vAlign w:val="center"/>
          </w:tcPr>
          <w:p w14:paraId="0F45FE2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54" w:type="pct"/>
            <w:vAlign w:val="center"/>
          </w:tcPr>
          <w:p w14:paraId="0B335A10"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4C12C70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769CEEE"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vAlign w:val="center"/>
          </w:tcPr>
          <w:p w14:paraId="0134383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A71FE8" w:rsidRPr="00F364AC" w14:paraId="0F3B65BB" w14:textId="77777777" w:rsidTr="0083324B">
        <w:trPr>
          <w:trHeight w:val="281"/>
        </w:trPr>
        <w:tc>
          <w:tcPr>
            <w:tcW w:w="448" w:type="pct"/>
            <w:vAlign w:val="center"/>
          </w:tcPr>
          <w:p w14:paraId="4FE7181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54" w:type="pct"/>
            <w:vAlign w:val="center"/>
          </w:tcPr>
          <w:p w14:paraId="6F93A64F"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0E6005E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CE7935"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00CB261"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vAlign w:val="center"/>
          </w:tcPr>
          <w:p w14:paraId="1224220F"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4E138E84" w14:textId="77777777" w:rsidTr="0083324B">
        <w:trPr>
          <w:trHeight w:val="281"/>
        </w:trPr>
        <w:tc>
          <w:tcPr>
            <w:tcW w:w="448" w:type="pct"/>
            <w:vAlign w:val="center"/>
          </w:tcPr>
          <w:p w14:paraId="74BA66F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54" w:type="pct"/>
            <w:vAlign w:val="center"/>
          </w:tcPr>
          <w:p w14:paraId="2E0CD5C4"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3D719758"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9C7EE53"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0" w:type="pct"/>
            <w:vAlign w:val="center"/>
          </w:tcPr>
          <w:p w14:paraId="160EBA73"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27562039" w14:textId="77777777" w:rsidTr="0083324B">
        <w:trPr>
          <w:trHeight w:val="281"/>
        </w:trPr>
        <w:tc>
          <w:tcPr>
            <w:tcW w:w="448" w:type="pct"/>
            <w:vAlign w:val="center"/>
          </w:tcPr>
          <w:p w14:paraId="5F4F3565"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54" w:type="pct"/>
            <w:vAlign w:val="center"/>
          </w:tcPr>
          <w:p w14:paraId="7CC03C8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75DFFDC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D16E427"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623B7C9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1F269CB2"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A6DB9A3" w14:textId="77777777" w:rsidTr="0083324B">
        <w:trPr>
          <w:trHeight w:val="281"/>
        </w:trPr>
        <w:tc>
          <w:tcPr>
            <w:tcW w:w="448" w:type="pct"/>
            <w:vAlign w:val="center"/>
          </w:tcPr>
          <w:p w14:paraId="2E1EF018"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54" w:type="pct"/>
            <w:vAlign w:val="center"/>
          </w:tcPr>
          <w:p w14:paraId="73ED83D6" w14:textId="77777777" w:rsidR="00A71FE8" w:rsidRPr="00E544F1" w:rsidRDefault="00A71FE8" w:rsidP="00A71FE8">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79E78EA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3582AFB"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2875AD56"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4587810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78D0C54" w14:textId="77777777" w:rsidTr="0083324B">
        <w:trPr>
          <w:trHeight w:val="281"/>
        </w:trPr>
        <w:tc>
          <w:tcPr>
            <w:tcW w:w="448" w:type="pct"/>
            <w:vAlign w:val="center"/>
          </w:tcPr>
          <w:p w14:paraId="5E77A916"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54" w:type="pct"/>
            <w:vAlign w:val="center"/>
          </w:tcPr>
          <w:p w14:paraId="2F9E890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6FFBE227"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D1FE1BD"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B23D4F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68AE089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A71FE8" w:rsidRPr="00F364AC" w14:paraId="1744A843" w14:textId="77777777" w:rsidTr="0083324B">
        <w:trPr>
          <w:trHeight w:val="281"/>
        </w:trPr>
        <w:tc>
          <w:tcPr>
            <w:tcW w:w="448" w:type="pct"/>
            <w:vAlign w:val="center"/>
          </w:tcPr>
          <w:p w14:paraId="791EF38A"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54" w:type="pct"/>
            <w:vAlign w:val="center"/>
          </w:tcPr>
          <w:p w14:paraId="3371ED3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34A743F5"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0FE6DF14"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vAlign w:val="center"/>
          </w:tcPr>
          <w:p w14:paraId="2708CA4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3D8F315A"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A71FE8">
        <w:rPr>
          <w:rFonts w:eastAsia="Times New Roman"/>
        </w:rPr>
        <w:t>4</w:t>
      </w:r>
      <w:r>
        <w:rPr>
          <w:rFonts w:eastAsia="Times New Roman"/>
        </w:rPr>
        <w:t>.2.</w:t>
      </w:r>
      <w:r w:rsidR="006A4450">
        <w:rPr>
          <w:rFonts w:eastAsia="Times New Roman"/>
        </w:rPr>
        <w:t xml:space="preserve"> Графическое представление диаграммы </w:t>
      </w:r>
      <w:proofErr w:type="spellStart"/>
      <w:r w:rsidR="006A4450">
        <w:rPr>
          <w:rFonts w:eastAsia="Times New Roman"/>
        </w:rPr>
        <w:t>Ганта</w:t>
      </w:r>
      <w:proofErr w:type="spellEnd"/>
      <w:r w:rsidR="006A4450">
        <w:rPr>
          <w:rFonts w:eastAsia="Times New Roman"/>
        </w:rPr>
        <w:t xml:space="preserve"> показано на рис. </w:t>
      </w:r>
      <w:r w:rsidR="00A71FE8">
        <w:rPr>
          <w:rFonts w:eastAsia="Times New Roman"/>
        </w:rPr>
        <w:t>4</w:t>
      </w:r>
      <w:r w:rsidR="006A4450">
        <w:rPr>
          <w:rFonts w:eastAsia="Times New Roman"/>
        </w:rPr>
        <w:t>.3.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482" cy="5868219"/>
                    </a:xfrm>
                    <a:prstGeom prst="rect">
                      <a:avLst/>
                    </a:prstGeom>
                  </pic:spPr>
                </pic:pic>
              </a:graphicData>
            </a:graphic>
          </wp:inline>
        </w:drawing>
      </w:r>
    </w:p>
    <w:p w14:paraId="7A892A3A" w14:textId="6A9A3A86" w:rsidR="004E1D4D" w:rsidRPr="00983622" w:rsidRDefault="004E1D4D" w:rsidP="00034875">
      <w:pPr>
        <w:pStyle w:val="ad"/>
        <w:spacing w:after="0"/>
      </w:pPr>
      <w:r w:rsidRPr="00983622">
        <w:t xml:space="preserve">Рис. </w:t>
      </w:r>
      <w:r w:rsidR="00A71FE8">
        <w:t>4</w:t>
      </w:r>
      <w:r w:rsidRPr="00983622">
        <w:t xml:space="preserve">.2. </w:t>
      </w:r>
      <w:r>
        <w:t xml:space="preserve">Табличное представление Диаграммы </w:t>
      </w:r>
      <w:proofErr w:type="spellStart"/>
      <w:r w:rsidRPr="00983622">
        <w:t>Ганта</w:t>
      </w:r>
      <w:proofErr w:type="spellEnd"/>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53485"/>
                    </a:xfrm>
                    <a:prstGeom prst="rect">
                      <a:avLst/>
                    </a:prstGeom>
                  </pic:spPr>
                </pic:pic>
              </a:graphicData>
            </a:graphic>
          </wp:inline>
        </w:drawing>
      </w:r>
    </w:p>
    <w:p w14:paraId="7BB02234" w14:textId="129375AB" w:rsidR="004E1D4D" w:rsidRPr="00983622" w:rsidRDefault="004E1D4D" w:rsidP="00034875">
      <w:pPr>
        <w:pStyle w:val="ad"/>
        <w:spacing w:after="0"/>
      </w:pPr>
      <w:r>
        <w:t xml:space="preserve">Рис. </w:t>
      </w:r>
      <w:r w:rsidR="00A71FE8">
        <w:t>4</w:t>
      </w:r>
      <w:r>
        <w:t>.3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D9DB298" w:rsidR="004E1D4D" w:rsidRPr="00A906AA" w:rsidRDefault="004E1D4D" w:rsidP="00034875">
      <w:pPr>
        <w:contextualSpacing/>
        <w:jc w:val="right"/>
        <w:rPr>
          <w:rFonts w:eastAsia="Times New Roman"/>
          <w:b/>
        </w:rPr>
      </w:pPr>
      <w:r w:rsidRPr="00A906AA">
        <w:rPr>
          <w:rFonts w:eastAsia="Times New Roman"/>
          <w:b/>
        </w:rPr>
        <w:t xml:space="preserve">Таблица </w:t>
      </w:r>
      <w:r w:rsidR="00A71FE8">
        <w:rPr>
          <w:rFonts w:eastAsia="Times New Roman"/>
          <w:b/>
        </w:rPr>
        <w:t>4</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pPr>
      <w:bookmarkStart w:id="182" w:name="_Toc322893642"/>
      <w:bookmarkStart w:id="183" w:name="_Toc359344426"/>
      <w:bookmarkStart w:id="184" w:name="_Toc72677504"/>
      <w:r>
        <w:lastRenderedPageBreak/>
        <w:t>Расчёт затрат на разработку продукта</w:t>
      </w:r>
      <w:bookmarkEnd w:id="182"/>
      <w:bookmarkEnd w:id="183"/>
      <w:bookmarkEnd w:id="184"/>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103805E2" w14:textId="77777777" w:rsidR="004E1D4D" w:rsidRPr="007662B2" w:rsidRDefault="004E1D4D" w:rsidP="00034875">
      <w:pPr>
        <w:pStyle w:val="3"/>
      </w:pPr>
      <w:bookmarkStart w:id="185" w:name="_Toc322893643"/>
      <w:bookmarkStart w:id="186" w:name="_Toc359344427"/>
      <w:bookmarkStart w:id="187" w:name="_Toc72677505"/>
      <w:r>
        <w:t>Расчёт заработной платы исполнителей работ по созданию программного продукта</w:t>
      </w:r>
      <w:bookmarkEnd w:id="185"/>
      <w:bookmarkEnd w:id="186"/>
      <w:bookmarkEnd w:id="187"/>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A71FE8"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7467146F" w:rsidR="004E1D4D" w:rsidRPr="00597F0A" w:rsidRDefault="004E1D4D" w:rsidP="00A71FE8">
            <w:pPr>
              <w:ind w:right="34" w:firstLine="0"/>
              <w:jc w:val="right"/>
              <w:rPr>
                <w:lang w:val="en-US"/>
              </w:rPr>
            </w:pPr>
            <w:r w:rsidRPr="004329B1">
              <w:rPr>
                <w:position w:val="-12"/>
              </w:rPr>
              <w:t>(</w:t>
            </w:r>
            <w:r w:rsidR="00A71FE8">
              <w:rPr>
                <w:position w:val="-12"/>
              </w:rPr>
              <w:t>4</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402A90">
        <w:t>8</w:t>
      </w:r>
      <w:r>
        <w:rPr>
          <w:i/>
        </w:rPr>
        <w:t>ч</w:t>
      </w:r>
      <w:r w:rsidRPr="00402A90">
        <w:t xml:space="preserve">, </w:t>
      </w:r>
      <w:r>
        <w:rPr>
          <w:i/>
        </w:rPr>
        <w:t>П</w:t>
      </w:r>
      <w:r>
        <w:t xml:space="preserve">=0. </w:t>
      </w:r>
    </w:p>
    <w:p w14:paraId="1F4D02A6" w14:textId="498F8017" w:rsidR="004E1D4D" w:rsidRDefault="004E1D4D" w:rsidP="00034875">
      <w:pPr>
        <w:contextualSpacing/>
        <w:rPr>
          <w:rFonts w:eastAsia="Times New Roman"/>
        </w:rPr>
      </w:pPr>
      <w:r>
        <w:rPr>
          <w:rFonts w:eastAsia="Times New Roman"/>
        </w:rPr>
        <w:t xml:space="preserve">Значение месячной заработной платы (М), суммарные трудозатраты членов, а также рассчитанная по формуле </w:t>
      </w:r>
      <w:r w:rsidR="00A71FE8">
        <w:rPr>
          <w:rFonts w:eastAsia="Times New Roman"/>
        </w:rPr>
        <w:t>4</w:t>
      </w:r>
      <w:r>
        <w:rPr>
          <w:rFonts w:eastAsia="Times New Roman"/>
        </w:rPr>
        <w:t xml:space="preserve">.1 основная заработная плата проектной команды приведены в табл. </w:t>
      </w:r>
      <w:r w:rsidR="00A71FE8">
        <w:rPr>
          <w:rFonts w:eastAsia="Times New Roman"/>
        </w:rPr>
        <w:t>4</w:t>
      </w:r>
      <w:r>
        <w:rPr>
          <w:rFonts w:eastAsia="Times New Roman"/>
        </w:rPr>
        <w:t>.3.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4D1092EA"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A71FE8">
        <w:rPr>
          <w:rFonts w:eastAsia="Times New Roman"/>
          <w:b/>
        </w:rPr>
        <w:t>4</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A71FE8"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ind w:left="0" w:firstLine="0"/>
      </w:pPr>
      <w:bookmarkStart w:id="188" w:name="_Toc322893644"/>
      <w:bookmarkStart w:id="189" w:name="_Toc359344428"/>
      <w:bookmarkStart w:id="190" w:name="_Toc72677506"/>
      <w:r>
        <w:t xml:space="preserve">Расчёт </w:t>
      </w:r>
      <w:bookmarkEnd w:id="188"/>
      <w:bookmarkEnd w:id="189"/>
      <w:r>
        <w:t>отчислений на социальные нужды (страховые взносы)</w:t>
      </w:r>
      <w:bookmarkEnd w:id="190"/>
    </w:p>
    <w:p w14:paraId="60407D8C" w14:textId="07D0989A"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в табл. </w:t>
      </w:r>
      <w:r w:rsidR="00A71FE8">
        <w:rPr>
          <w:rFonts w:eastAsia="Times New Roman"/>
        </w:rPr>
        <w:t>4</w:t>
      </w:r>
      <w:r>
        <w:rPr>
          <w:rFonts w:eastAsia="Times New Roman"/>
        </w:rPr>
        <w:t>.4.</w:t>
      </w:r>
      <w:r>
        <w:rPr>
          <w:b/>
          <w:i/>
        </w:rPr>
        <w:br w:type="page"/>
      </w:r>
    </w:p>
    <w:p w14:paraId="251D4232" w14:textId="732BCCF1" w:rsidR="004E1D4D" w:rsidRPr="00AB0B20" w:rsidRDefault="004E1D4D" w:rsidP="00034875">
      <w:pPr>
        <w:pStyle w:val="af6"/>
        <w:rPr>
          <w:b/>
          <w:i w:val="0"/>
        </w:rPr>
      </w:pPr>
      <w:r w:rsidRPr="00AB0B20">
        <w:rPr>
          <w:b/>
          <w:i w:val="0"/>
        </w:rPr>
        <w:lastRenderedPageBreak/>
        <w:t xml:space="preserve">Таблица </w:t>
      </w:r>
      <w:r w:rsidR="00A71FE8">
        <w:rPr>
          <w:b/>
          <w:i w:val="0"/>
        </w:rPr>
        <w:t>4</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2871DD2D" w14:textId="77777777" w:rsidR="004E1D4D" w:rsidRDefault="004E1D4D" w:rsidP="00034875">
      <w:pPr>
        <w:pStyle w:val="3"/>
      </w:pPr>
      <w:bookmarkStart w:id="191" w:name="_Toc322893645"/>
      <w:bookmarkStart w:id="192" w:name="_Toc359344429"/>
      <w:bookmarkStart w:id="193" w:name="_Toc72677507"/>
      <w:r w:rsidRPr="00AB0B20">
        <w:t>Арендные платежи за производственные (офисные) помещения</w:t>
      </w:r>
      <w:bookmarkEnd w:id="191"/>
      <w:bookmarkEnd w:id="192"/>
      <w:bookmarkEnd w:id="193"/>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A71FE8">
      <w:pPr>
        <w:pStyle w:val="3"/>
      </w:pPr>
      <w:bookmarkStart w:id="194" w:name="_Toc72677508"/>
      <w:r w:rsidRPr="00A71FE8">
        <w:t>Амортизация</w:t>
      </w:r>
      <w:r w:rsidRPr="00A87F24">
        <w:t xml:space="preserve"> используемых основных средств и нематериальных активов</w:t>
      </w:r>
      <w:bookmarkEnd w:id="194"/>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A71FE8"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A71FE8"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pPr>
      <w:bookmarkStart w:id="195" w:name="_Toc72677509"/>
      <w:r w:rsidRPr="00A87F24">
        <w:t xml:space="preserve">Расходы на </w:t>
      </w:r>
      <w:r w:rsidRPr="00EF5D25">
        <w:t>модернизацию</w:t>
      </w:r>
      <w:r w:rsidRPr="00A87F24">
        <w:t xml:space="preserve"> и приобретение основных средств</w:t>
      </w:r>
      <w:bookmarkEnd w:id="195"/>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pPr>
      <w:bookmarkStart w:id="196" w:name="_Toc72677510"/>
      <w:r w:rsidRPr="00A87F24">
        <w:t xml:space="preserve">Расходы на </w:t>
      </w:r>
      <w:r w:rsidRPr="00EF5D25">
        <w:t>приобретение</w:t>
      </w:r>
      <w:r w:rsidRPr="00A87F24">
        <w:t xml:space="preserve"> необходимого ПО</w:t>
      </w:r>
      <w:bookmarkEnd w:id="196"/>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A71FE8">
      <w:pPr>
        <w:pStyle w:val="3"/>
      </w:pPr>
      <w:bookmarkStart w:id="197" w:name="_Toc72677511"/>
      <w:r w:rsidRPr="00A87F24">
        <w:t>Расходы на интернет и связь</w:t>
      </w:r>
      <w:bookmarkEnd w:id="197"/>
    </w:p>
    <w:p w14:paraId="0F548167" w14:textId="77777777" w:rsidR="004E1D4D" w:rsidRPr="00D60DA1" w:rsidRDefault="004E1D4D" w:rsidP="00034875">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pPr>
      <w:bookmarkStart w:id="198" w:name="_Toc72677512"/>
      <w:r w:rsidRPr="00A87F24">
        <w:lastRenderedPageBreak/>
        <w:t>Расходы на канцелярские товары и расходные материалы</w:t>
      </w:r>
      <w:bookmarkEnd w:id="198"/>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pPr>
      <w:bookmarkStart w:id="199" w:name="_Toc72677513"/>
      <w:r w:rsidRPr="00A87F24">
        <w:t xml:space="preserve">Прочие </w:t>
      </w:r>
      <w:r w:rsidRPr="00EF5D25">
        <w:t>расходы</w:t>
      </w:r>
      <w:bookmarkEnd w:id="199"/>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A71FE8"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pPr>
      <w:bookmarkStart w:id="200" w:name="_Toc322893646"/>
      <w:bookmarkStart w:id="201" w:name="_Toc359344430"/>
      <w:bookmarkStart w:id="202" w:name="_Toc72677514"/>
      <w:r>
        <w:t>Расчёт себестоимости программного продукта</w:t>
      </w:r>
      <w:bookmarkEnd w:id="200"/>
      <w:bookmarkEnd w:id="201"/>
      <w:bookmarkEnd w:id="202"/>
    </w:p>
    <w:p w14:paraId="11EA4321" w14:textId="3116EB7C" w:rsidR="004E1D4D" w:rsidRPr="00F41E06" w:rsidRDefault="004E1D4D" w:rsidP="00A71FE8">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r w:rsidR="00A71FE8">
        <w:rPr>
          <w:rFonts w:eastAsia="Times New Roman"/>
          <w:szCs w:val="24"/>
        </w:rPr>
        <w:t xml:space="preserve"> В итоге</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r w:rsidRPr="00F41E06">
        <w:rPr>
          <w:rFonts w:eastAsia="Times New Roman"/>
        </w:rPr>
        <w:t xml:space="preserve">Структура себестоимости программного продукта отражена в табл. </w:t>
      </w:r>
      <w:r w:rsidR="00A71FE8">
        <w:rPr>
          <w:rFonts w:eastAsia="Times New Roman"/>
        </w:rPr>
        <w:t>4</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A71FE8">
        <w:rPr>
          <w:rFonts w:eastAsia="Times New Roman"/>
        </w:rPr>
        <w:t>4</w:t>
      </w:r>
      <w:r>
        <w:rPr>
          <w:rFonts w:eastAsia="Times New Roman"/>
        </w:rPr>
        <w:t>.4</w:t>
      </w:r>
      <w:r w:rsidRPr="00F41E06">
        <w:rPr>
          <w:rFonts w:eastAsia="Times New Roman"/>
        </w:rPr>
        <w:t>.</w:t>
      </w:r>
    </w:p>
    <w:p w14:paraId="631DF3EC" w14:textId="1DB374A8" w:rsidR="004E1D4D" w:rsidRPr="00990DF1" w:rsidRDefault="004E1D4D" w:rsidP="00034875">
      <w:pPr>
        <w:ind w:firstLine="0"/>
        <w:jc w:val="right"/>
        <w:rPr>
          <w:rFonts w:eastAsia="Times New Roman"/>
          <w:b/>
        </w:rPr>
      </w:pPr>
      <w:bookmarkStart w:id="203" w:name="_Ref291088159"/>
      <w:r w:rsidRPr="00990DF1">
        <w:rPr>
          <w:rFonts w:eastAsia="Times New Roman"/>
          <w:b/>
        </w:rPr>
        <w:t xml:space="preserve">Таблица </w:t>
      </w:r>
      <w:r w:rsidR="00A71FE8">
        <w:rPr>
          <w:rFonts w:eastAsia="Times New Roman"/>
          <w:b/>
        </w:rPr>
        <w:t>4</w:t>
      </w:r>
      <w:r w:rsidRPr="00990DF1">
        <w:rPr>
          <w:rFonts w:eastAsia="Times New Roman"/>
          <w:b/>
        </w:rPr>
        <w:t>.</w:t>
      </w:r>
      <w:bookmarkEnd w:id="203"/>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lastRenderedPageBreak/>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797" cy="3829584"/>
                    </a:xfrm>
                    <a:prstGeom prst="rect">
                      <a:avLst/>
                    </a:prstGeom>
                  </pic:spPr>
                </pic:pic>
              </a:graphicData>
            </a:graphic>
          </wp:inline>
        </w:drawing>
      </w:r>
    </w:p>
    <w:p w14:paraId="0F112881" w14:textId="51B1A960" w:rsidR="004E1D4D" w:rsidRPr="00D0163F" w:rsidRDefault="004E1D4D" w:rsidP="00034875">
      <w:pPr>
        <w:pStyle w:val="ad"/>
        <w:spacing w:after="0"/>
      </w:pPr>
      <w:r w:rsidRPr="00D0163F">
        <w:t xml:space="preserve">Рис. </w:t>
      </w:r>
      <w:r w:rsidR="00A71FE8">
        <w:t>4</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pPr>
      <w:bookmarkStart w:id="204" w:name="_Toc72677515"/>
      <w:r w:rsidRPr="00D163D5">
        <w:rPr>
          <w:caps w:val="0"/>
        </w:rPr>
        <w:lastRenderedPageBreak/>
        <w:t>РАЗРАБОТКА</w:t>
      </w:r>
      <w:r>
        <w:rPr>
          <w:caps w:val="0"/>
        </w:rPr>
        <w:t xml:space="preserve"> ПРОГРАММНОГО ПРОДУКТА</w:t>
      </w:r>
      <w:bookmarkEnd w:id="204"/>
    </w:p>
    <w:p w14:paraId="6EA40A4F" w14:textId="5638EDD3" w:rsidR="00520CCA" w:rsidRDefault="00007156" w:rsidP="00034875">
      <w:pPr>
        <w:pStyle w:val="1"/>
      </w:pPr>
      <w:bookmarkStart w:id="205" w:name="_Toc72677516"/>
      <w:r w:rsidRPr="00520CCA">
        <w:rPr>
          <w:caps w:val="0"/>
        </w:rPr>
        <w:lastRenderedPageBreak/>
        <w:t>ЭКСПЕРИМЕНТАЛЬНАЯ</w:t>
      </w:r>
      <w:r>
        <w:rPr>
          <w:caps w:val="0"/>
        </w:rPr>
        <w:t xml:space="preserve"> ЧАСТЬ</w:t>
      </w:r>
      <w:bookmarkEnd w:id="205"/>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proofErr w:type="spellStart"/>
      <w:r>
        <w:t>кроссбраузерное</w:t>
      </w:r>
      <w:proofErr w:type="spellEnd"/>
      <w:r>
        <w:t xml:space="preserve"> тестирование интерфейсов пользовательской части.</w:t>
      </w:r>
    </w:p>
    <w:p w14:paraId="43192249" w14:textId="77777777" w:rsidR="00520CCA" w:rsidRDefault="00520CCA" w:rsidP="000D04AF">
      <w:pPr>
        <w:pStyle w:val="2"/>
        <w:numPr>
          <w:ilvl w:val="1"/>
          <w:numId w:val="27"/>
        </w:numPr>
      </w:pPr>
      <w:bookmarkStart w:id="206" w:name="_Toc72677517"/>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206"/>
    </w:p>
    <w:p w14:paraId="36452D2A" w14:textId="2F4FB8CE"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83324B">
        <w:fldChar w:fldCharType="begin"/>
      </w:r>
      <w:r w:rsidR="0083324B">
        <w:instrText xml:space="preserve"> REF _Ref72687001 \r \h </w:instrText>
      </w:r>
      <w:r w:rsidR="0083324B">
        <w:fldChar w:fldCharType="separate"/>
      </w:r>
      <w:r w:rsidR="0083324B">
        <w:t>1</w:t>
      </w:r>
      <w:r w:rsidR="0083324B">
        <w:t>2</w:t>
      </w:r>
      <w:r w:rsidR="0083324B">
        <w:fldChar w:fldCharType="end"/>
      </w:r>
      <w:r w:rsidR="00B873C6">
        <w:fldChar w:fldCharType="begin"/>
      </w:r>
      <w:r w:rsidR="00B873C6">
        <w:instrText xml:space="preserve"> REF _Ref72675731 \r \h </w:instrText>
      </w:r>
      <w:r w:rsidR="00B873C6">
        <w:fldChar w:fldCharType="separate"/>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B873C6" w14:paraId="21A6D354" w14:textId="77777777" w:rsidTr="0083324B">
        <w:tc>
          <w:tcPr>
            <w:tcW w:w="988" w:type="dxa"/>
            <w:vAlign w:val="center"/>
          </w:tcPr>
          <w:p w14:paraId="0DAA40C9" w14:textId="3CEEAC67" w:rsidR="00B873C6" w:rsidRPr="0083324B" w:rsidRDefault="0083324B" w:rsidP="003F4B7B">
            <w:pPr>
              <w:ind w:firstLine="0"/>
              <w:jc w:val="center"/>
              <w:rPr>
                <w:b/>
              </w:rPr>
            </w:pPr>
            <w:r>
              <w:rPr>
                <w:b/>
              </w:rPr>
              <w:t>№</w:t>
            </w:r>
            <w:r w:rsidR="00B873C6" w:rsidRPr="0083324B">
              <w:rPr>
                <w:b/>
              </w:rPr>
              <w:t xml:space="preserve"> теста</w:t>
            </w:r>
          </w:p>
        </w:tc>
        <w:tc>
          <w:tcPr>
            <w:tcW w:w="1559" w:type="dxa"/>
            <w:vAlign w:val="center"/>
          </w:tcPr>
          <w:p w14:paraId="578413B1" w14:textId="77777777" w:rsidR="00B873C6" w:rsidRPr="0083324B" w:rsidRDefault="00B873C6" w:rsidP="003F4B7B">
            <w:pPr>
              <w:ind w:firstLine="0"/>
              <w:jc w:val="center"/>
              <w:rPr>
                <w:b/>
              </w:rPr>
            </w:pPr>
            <w:r w:rsidRPr="0083324B">
              <w:rPr>
                <w:b/>
              </w:rPr>
              <w:t>Входные данные</w:t>
            </w:r>
          </w:p>
        </w:tc>
        <w:tc>
          <w:tcPr>
            <w:tcW w:w="4819" w:type="dxa"/>
            <w:vAlign w:val="center"/>
          </w:tcPr>
          <w:p w14:paraId="00F461BE" w14:textId="77777777" w:rsidR="00B873C6" w:rsidRPr="0083324B" w:rsidRDefault="00B873C6" w:rsidP="003F4B7B">
            <w:pPr>
              <w:ind w:firstLine="0"/>
              <w:jc w:val="center"/>
              <w:rPr>
                <w:b/>
              </w:rPr>
            </w:pPr>
            <w:r w:rsidRPr="0083324B">
              <w:rPr>
                <w:b/>
              </w:rPr>
              <w:t>Ожидаемый результат</w:t>
            </w:r>
          </w:p>
        </w:tc>
        <w:tc>
          <w:tcPr>
            <w:tcW w:w="1979" w:type="dxa"/>
            <w:vAlign w:val="center"/>
          </w:tcPr>
          <w:p w14:paraId="3A5673D7" w14:textId="77777777" w:rsidR="00B873C6" w:rsidRPr="0083324B" w:rsidRDefault="00B873C6" w:rsidP="003F4B7B">
            <w:pPr>
              <w:ind w:firstLine="0"/>
              <w:jc w:val="center"/>
              <w:rPr>
                <w:b/>
              </w:rPr>
            </w:pPr>
            <w:r w:rsidRPr="0083324B">
              <w:rPr>
                <w:b/>
              </w:rPr>
              <w:t>Соответствие полученного результата ожидаемому</w:t>
            </w:r>
          </w:p>
        </w:tc>
      </w:tr>
      <w:tr w:rsidR="00B873C6" w:rsidRPr="004546A3" w14:paraId="7DB5EC75" w14:textId="77777777" w:rsidTr="0083324B">
        <w:tc>
          <w:tcPr>
            <w:tcW w:w="988" w:type="dxa"/>
          </w:tcPr>
          <w:p w14:paraId="180602C1" w14:textId="77777777" w:rsidR="00B873C6" w:rsidRDefault="00B873C6" w:rsidP="003F4B7B">
            <w:pPr>
              <w:ind w:firstLine="0"/>
              <w:jc w:val="center"/>
            </w:pPr>
            <w:r>
              <w:t>1</w:t>
            </w:r>
          </w:p>
        </w:tc>
        <w:tc>
          <w:tcPr>
            <w:tcW w:w="1559" w:type="dxa"/>
          </w:tcPr>
          <w:p w14:paraId="39A4534C" w14:textId="77777777" w:rsidR="00B873C6" w:rsidRPr="004546A3" w:rsidRDefault="00B873C6" w:rsidP="003F4B7B">
            <w:pPr>
              <w:ind w:firstLine="0"/>
              <w:jc w:val="center"/>
              <w:rPr>
                <w:lang w:val="en-US"/>
              </w:rPr>
            </w:pPr>
            <w:r>
              <w:t xml:space="preserve">Запрос: </w:t>
            </w:r>
            <w:r w:rsidRPr="004546A3">
              <w:rPr>
                <w:lang w:val="en-US"/>
              </w:rPr>
              <w:t>GET https://localhost:44306/api/messages/list HTTP/1.1</w:t>
            </w:r>
          </w:p>
        </w:tc>
        <w:tc>
          <w:tcPr>
            <w:tcW w:w="4819" w:type="dxa"/>
          </w:tcPr>
          <w:p w14:paraId="701C5263" w14:textId="77777777" w:rsidR="00B873C6" w:rsidRPr="002C7A78" w:rsidRDefault="00B873C6" w:rsidP="003F4B7B">
            <w:pPr>
              <w:spacing w:line="240" w:lineRule="auto"/>
              <w:ind w:firstLine="0"/>
              <w:jc w:val="left"/>
              <w:rPr>
                <w:sz w:val="24"/>
                <w:lang w:val="en-US"/>
              </w:rPr>
            </w:pPr>
            <w:r w:rsidRPr="002C7A78">
              <w:rPr>
                <w:sz w:val="24"/>
                <w:lang w:val="en-US"/>
              </w:rPr>
              <w:t>{</w:t>
            </w:r>
          </w:p>
          <w:p w14:paraId="0991A09F" w14:textId="77777777" w:rsidR="00B873C6" w:rsidRPr="002C7A78" w:rsidRDefault="00B873C6" w:rsidP="003F4B7B">
            <w:pPr>
              <w:spacing w:line="240" w:lineRule="auto"/>
              <w:ind w:firstLine="0"/>
              <w:jc w:val="left"/>
              <w:rPr>
                <w:sz w:val="24"/>
                <w:lang w:val="en-US"/>
              </w:rPr>
            </w:pPr>
            <w:r w:rsidRPr="002C7A78">
              <w:rPr>
                <w:sz w:val="24"/>
                <w:lang w:val="en-US"/>
              </w:rPr>
              <w:t xml:space="preserve">      "attachedFiles": null,</w:t>
            </w:r>
          </w:p>
          <w:p w14:paraId="32CBA29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492968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54A83F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59ABB3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1268604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494263A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12F4D72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55EFC25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69FEAFF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52A0847F"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0F2CE3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48222722"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0DF848C7"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386DF361" w14:textId="77777777" w:rsidR="00B873C6" w:rsidRPr="002C7A78" w:rsidRDefault="00B873C6" w:rsidP="003F4B7B">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D1E9159" w14:textId="77777777" w:rsidR="00B873C6" w:rsidRPr="002C7A78" w:rsidRDefault="00B873C6" w:rsidP="003F4B7B">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48BAFD9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48A05AA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4AC2CB14" w14:textId="77777777" w:rsidR="00B873C6" w:rsidRPr="002C7A78" w:rsidRDefault="00B873C6" w:rsidP="003F4B7B">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416BDA6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61A6313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3FBB646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130861B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99AB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79574D0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2532518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66F193D"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979" w:type="dxa"/>
          </w:tcPr>
          <w:p w14:paraId="3F280789" w14:textId="77777777" w:rsidR="00B873C6" w:rsidRPr="002C7A78" w:rsidRDefault="00B873C6" w:rsidP="003F4B7B">
            <w:pPr>
              <w:spacing w:line="240" w:lineRule="auto"/>
              <w:ind w:firstLine="0"/>
              <w:jc w:val="center"/>
              <w:rPr>
                <w:lang w:val="en-US"/>
              </w:rPr>
            </w:pPr>
            <w:r>
              <w:t>Да</w:t>
            </w:r>
          </w:p>
        </w:tc>
      </w:tr>
    </w:tbl>
    <w:p w14:paraId="3580BA9F" w14:textId="7383D6FD" w:rsidR="0083324B" w:rsidRDefault="0083324B"/>
    <w:p w14:paraId="71A21EC8" w14:textId="5F63235A" w:rsidR="0083324B" w:rsidRDefault="0083324B" w:rsidP="0083324B">
      <w:pPr>
        <w:spacing w:after="160" w:line="259" w:lineRule="auto"/>
        <w:ind w:firstLine="0"/>
        <w:jc w:val="left"/>
      </w:pPr>
      <w:r>
        <w:br w:type="page"/>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83324B" w:rsidRPr="002C7A78" w14:paraId="35961FE1" w14:textId="77777777" w:rsidTr="0083324B">
        <w:tc>
          <w:tcPr>
            <w:tcW w:w="988" w:type="dxa"/>
            <w:vAlign w:val="center"/>
          </w:tcPr>
          <w:p w14:paraId="473D2E9A" w14:textId="540C0632" w:rsidR="0083324B" w:rsidRPr="0083324B" w:rsidRDefault="0083324B" w:rsidP="0083324B">
            <w:pPr>
              <w:ind w:firstLine="0"/>
              <w:jc w:val="center"/>
              <w:rPr>
                <w:b/>
              </w:rPr>
            </w:pPr>
            <w:r>
              <w:rPr>
                <w:b/>
              </w:rPr>
              <w:lastRenderedPageBreak/>
              <w:t>№</w:t>
            </w:r>
            <w:r w:rsidRPr="0083324B">
              <w:rPr>
                <w:b/>
              </w:rPr>
              <w:t xml:space="preserve"> теста</w:t>
            </w:r>
          </w:p>
        </w:tc>
        <w:tc>
          <w:tcPr>
            <w:tcW w:w="1559" w:type="dxa"/>
            <w:vAlign w:val="center"/>
          </w:tcPr>
          <w:p w14:paraId="01C1605C" w14:textId="0F979BE5" w:rsidR="0083324B" w:rsidRPr="0083324B" w:rsidRDefault="0083324B" w:rsidP="0083324B">
            <w:pPr>
              <w:spacing w:line="240" w:lineRule="auto"/>
              <w:ind w:firstLine="0"/>
              <w:jc w:val="left"/>
              <w:rPr>
                <w:b/>
                <w:lang w:val="en-US"/>
              </w:rPr>
            </w:pPr>
            <w:r w:rsidRPr="0083324B">
              <w:rPr>
                <w:b/>
              </w:rPr>
              <w:t>Входные данные</w:t>
            </w:r>
          </w:p>
        </w:tc>
        <w:tc>
          <w:tcPr>
            <w:tcW w:w="4819" w:type="dxa"/>
            <w:vAlign w:val="center"/>
          </w:tcPr>
          <w:p w14:paraId="4B56C7BA" w14:textId="4644626E" w:rsidR="0083324B" w:rsidRPr="0083324B" w:rsidRDefault="0083324B" w:rsidP="0083324B">
            <w:pPr>
              <w:spacing w:line="240" w:lineRule="auto"/>
              <w:ind w:firstLine="0"/>
              <w:jc w:val="left"/>
              <w:rPr>
                <w:b/>
                <w:sz w:val="24"/>
                <w:lang w:val="en-US"/>
              </w:rPr>
            </w:pPr>
            <w:r w:rsidRPr="0083324B">
              <w:rPr>
                <w:b/>
              </w:rPr>
              <w:t>Ожидаемый результат</w:t>
            </w:r>
          </w:p>
        </w:tc>
        <w:tc>
          <w:tcPr>
            <w:tcW w:w="1979" w:type="dxa"/>
            <w:vAlign w:val="center"/>
          </w:tcPr>
          <w:p w14:paraId="5B390588" w14:textId="4880DF51" w:rsidR="0083324B" w:rsidRPr="0083324B" w:rsidRDefault="0083324B" w:rsidP="0083324B">
            <w:pPr>
              <w:ind w:firstLine="0"/>
              <w:jc w:val="center"/>
              <w:rPr>
                <w:b/>
              </w:rPr>
            </w:pPr>
            <w:r w:rsidRPr="0083324B">
              <w:rPr>
                <w:b/>
              </w:rPr>
              <w:t>Соответствие полученного результата ожидаемому</w:t>
            </w:r>
          </w:p>
        </w:tc>
      </w:tr>
      <w:tr w:rsidR="0083324B" w:rsidRPr="002C7A78" w14:paraId="3AEE486C" w14:textId="77777777" w:rsidTr="0083324B">
        <w:tc>
          <w:tcPr>
            <w:tcW w:w="988" w:type="dxa"/>
          </w:tcPr>
          <w:p w14:paraId="05EB100B" w14:textId="2B6FD789" w:rsidR="0083324B" w:rsidRDefault="0083324B" w:rsidP="0083324B">
            <w:pPr>
              <w:ind w:firstLine="0"/>
              <w:jc w:val="center"/>
            </w:pPr>
            <w:r>
              <w:t>2</w:t>
            </w:r>
          </w:p>
        </w:tc>
        <w:tc>
          <w:tcPr>
            <w:tcW w:w="1559" w:type="dxa"/>
          </w:tcPr>
          <w:p w14:paraId="7CAC7051" w14:textId="77777777" w:rsidR="0083324B" w:rsidRPr="00F255FF" w:rsidRDefault="0083324B" w:rsidP="0083324B">
            <w:pPr>
              <w:ind w:firstLine="0"/>
              <w:jc w:val="left"/>
            </w:pPr>
            <w:r w:rsidRPr="00C34277">
              <w:t>Запрос</w:t>
            </w:r>
            <w:r w:rsidRPr="00F255FF">
              <w:t xml:space="preserve">: </w:t>
            </w:r>
            <w:r w:rsidRPr="00C34277">
              <w:rPr>
                <w:lang w:val="en-US"/>
              </w:rPr>
              <w:t>POST</w:t>
            </w:r>
            <w:r w:rsidRPr="00F255FF">
              <w:t xml:space="preserve"> </w:t>
            </w:r>
            <w:hyperlink r:id="rId31" w:history="1">
              <w:r w:rsidRPr="00C34277">
                <w:rPr>
                  <w:rStyle w:val="a8"/>
                  <w:lang w:val="en-US"/>
                </w:rPr>
                <w:t>https</w:t>
              </w:r>
              <w:r w:rsidRPr="00F255FF">
                <w:rPr>
                  <w:rStyle w:val="a8"/>
                </w:rPr>
                <w:t>://</w:t>
              </w:r>
              <w:r w:rsidRPr="00C34277">
                <w:rPr>
                  <w:rStyle w:val="a8"/>
                  <w:lang w:val="en-US"/>
                </w:rPr>
                <w:t>localhost</w:t>
              </w:r>
              <w:r w:rsidRPr="00F255FF">
                <w:rPr>
                  <w:rStyle w:val="a8"/>
                </w:rPr>
                <w:t>:44306/</w:t>
              </w:r>
              <w:r w:rsidRPr="00C34277">
                <w:rPr>
                  <w:rStyle w:val="a8"/>
                  <w:lang w:val="en-US"/>
                </w:rPr>
                <w:t>api</w:t>
              </w:r>
              <w:r w:rsidRPr="00F255FF">
                <w:rPr>
                  <w:rStyle w:val="a8"/>
                </w:rPr>
                <w:t>/</w:t>
              </w:r>
              <w:r w:rsidRPr="00C34277">
                <w:rPr>
                  <w:rStyle w:val="a8"/>
                  <w:lang w:val="en-US"/>
                </w:rPr>
                <w:t>auth</w:t>
              </w:r>
              <w:r w:rsidRPr="00F255FF">
                <w:rPr>
                  <w:rStyle w:val="a8"/>
                </w:rPr>
                <w:t>/</w:t>
              </w:r>
              <w:r w:rsidRPr="00C34277">
                <w:rPr>
                  <w:rStyle w:val="a8"/>
                  <w:lang w:val="en-US"/>
                </w:rPr>
                <w:t>sign</w:t>
              </w:r>
              <w:r w:rsidRPr="00F255FF">
                <w:rPr>
                  <w:rStyle w:val="a8"/>
                </w:rPr>
                <w:t>-</w:t>
              </w:r>
              <w:r w:rsidRPr="00C34277">
                <w:rPr>
                  <w:rStyle w:val="a8"/>
                  <w:lang w:val="en-US"/>
                </w:rPr>
                <w:t>in</w:t>
              </w:r>
            </w:hyperlink>
          </w:p>
          <w:p w14:paraId="7E5DD38D" w14:textId="77777777" w:rsidR="0083324B" w:rsidRPr="00C34277" w:rsidRDefault="0083324B" w:rsidP="0083324B">
            <w:pPr>
              <w:ind w:firstLine="0"/>
              <w:jc w:val="left"/>
              <w:rPr>
                <w:lang w:val="en-US"/>
              </w:rPr>
            </w:pPr>
            <w:r w:rsidRPr="00C34277">
              <w:rPr>
                <w:lang w:val="en-US"/>
              </w:rPr>
              <w:t>Body:</w:t>
            </w:r>
          </w:p>
          <w:p w14:paraId="7089B970" w14:textId="77777777" w:rsidR="0083324B" w:rsidRPr="00C34277" w:rsidRDefault="0083324B" w:rsidP="0083324B">
            <w:pPr>
              <w:spacing w:line="240" w:lineRule="auto"/>
              <w:ind w:firstLine="0"/>
              <w:jc w:val="left"/>
              <w:rPr>
                <w:sz w:val="24"/>
                <w:lang w:val="en-US"/>
              </w:rPr>
            </w:pPr>
            <w:r w:rsidRPr="00C34277">
              <w:rPr>
                <w:sz w:val="24"/>
                <w:lang w:val="en-US"/>
              </w:rPr>
              <w:t>{</w:t>
            </w:r>
          </w:p>
          <w:p w14:paraId="6E9BE935" w14:textId="77777777" w:rsidR="0083324B" w:rsidRPr="00C34277" w:rsidRDefault="0083324B" w:rsidP="0083324B">
            <w:pPr>
              <w:spacing w:line="240" w:lineRule="auto"/>
              <w:ind w:firstLine="0"/>
              <w:jc w:val="left"/>
              <w:rPr>
                <w:sz w:val="24"/>
                <w:lang w:val="en-US"/>
              </w:rPr>
            </w:pPr>
            <w:r w:rsidRPr="00C34277">
              <w:rPr>
                <w:sz w:val="24"/>
                <w:lang w:val="en-US"/>
              </w:rPr>
              <w:t xml:space="preserve">    "email": "r0bari@yandex.ru",</w:t>
            </w:r>
          </w:p>
          <w:p w14:paraId="6E4E8944" w14:textId="77777777" w:rsidR="0083324B" w:rsidRPr="00C34277" w:rsidRDefault="0083324B" w:rsidP="0083324B">
            <w:pPr>
              <w:spacing w:line="240" w:lineRule="auto"/>
              <w:ind w:firstLine="0"/>
              <w:jc w:val="left"/>
              <w:rPr>
                <w:sz w:val="24"/>
                <w:lang w:val="en-US"/>
              </w:rPr>
            </w:pPr>
            <w:r w:rsidRPr="00C34277">
              <w:rPr>
                <w:sz w:val="24"/>
                <w:lang w:val="en-US"/>
              </w:rPr>
              <w:t xml:space="preserve">    "password": "Eviguf@77"</w:t>
            </w:r>
          </w:p>
          <w:p w14:paraId="25D32594" w14:textId="55F4EF03" w:rsidR="0083324B" w:rsidRPr="00C34277" w:rsidRDefault="0083324B" w:rsidP="0083324B">
            <w:pPr>
              <w:ind w:firstLine="0"/>
              <w:jc w:val="left"/>
            </w:pPr>
            <w:r w:rsidRPr="00C34277">
              <w:rPr>
                <w:sz w:val="24"/>
                <w:lang w:val="en-US"/>
              </w:rPr>
              <w:t>}</w:t>
            </w:r>
          </w:p>
        </w:tc>
        <w:tc>
          <w:tcPr>
            <w:tcW w:w="4819" w:type="dxa"/>
          </w:tcPr>
          <w:p w14:paraId="308222ED" w14:textId="77777777" w:rsidR="0083324B" w:rsidRPr="002C7A78" w:rsidRDefault="0083324B" w:rsidP="0083324B">
            <w:pPr>
              <w:spacing w:line="240" w:lineRule="auto"/>
              <w:ind w:firstLine="0"/>
              <w:jc w:val="left"/>
              <w:rPr>
                <w:sz w:val="24"/>
                <w:lang w:val="en-US"/>
              </w:rPr>
            </w:pPr>
            <w:r w:rsidRPr="002C7A78">
              <w:rPr>
                <w:sz w:val="24"/>
                <w:lang w:val="en-US"/>
              </w:rPr>
              <w:t>{</w:t>
            </w:r>
          </w:p>
          <w:p w14:paraId="0B82B9F7"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3124E05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EC0535B"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634AC8C3"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4704C0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C606C8A"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3A30ACBF"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785FE137"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1150064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30555F5B" w14:textId="460D78AE" w:rsidR="0083324B" w:rsidRPr="002C7A78" w:rsidRDefault="0083324B" w:rsidP="0083324B">
            <w:pPr>
              <w:spacing w:line="240" w:lineRule="auto"/>
              <w:ind w:firstLine="0"/>
              <w:jc w:val="left"/>
              <w:rPr>
                <w:sz w:val="24"/>
                <w:lang w:val="en-US"/>
              </w:rPr>
            </w:pPr>
            <w:r w:rsidRPr="002C7A78">
              <w:rPr>
                <w:sz w:val="24"/>
                <w:lang w:val="en-US"/>
              </w:rPr>
              <w:t>}</w:t>
            </w:r>
          </w:p>
        </w:tc>
        <w:tc>
          <w:tcPr>
            <w:tcW w:w="1979" w:type="dxa"/>
          </w:tcPr>
          <w:p w14:paraId="5637EF90" w14:textId="0DDB8F78" w:rsidR="0083324B" w:rsidRDefault="0083324B" w:rsidP="0083324B">
            <w:pPr>
              <w:ind w:firstLine="0"/>
              <w:jc w:val="center"/>
            </w:pPr>
            <w:r>
              <w:t>Да</w:t>
            </w:r>
          </w:p>
        </w:tc>
      </w:tr>
      <w:tr w:rsidR="0083324B" w14:paraId="6D7D6268" w14:textId="77777777" w:rsidTr="0083324B">
        <w:tc>
          <w:tcPr>
            <w:tcW w:w="988" w:type="dxa"/>
          </w:tcPr>
          <w:p w14:paraId="5B51BCAD" w14:textId="77777777" w:rsidR="0083324B" w:rsidRDefault="0083324B" w:rsidP="0083324B">
            <w:pPr>
              <w:ind w:firstLine="0"/>
              <w:jc w:val="center"/>
            </w:pPr>
            <w:r>
              <w:t>3</w:t>
            </w:r>
          </w:p>
        </w:tc>
        <w:tc>
          <w:tcPr>
            <w:tcW w:w="1559" w:type="dxa"/>
          </w:tcPr>
          <w:p w14:paraId="69C00CB1" w14:textId="77777777" w:rsidR="0083324B" w:rsidRPr="00C34277" w:rsidRDefault="0083324B" w:rsidP="0083324B">
            <w:pPr>
              <w:ind w:firstLine="0"/>
              <w:jc w:val="left"/>
            </w:pPr>
            <w:r w:rsidRPr="00C34277">
              <w:t xml:space="preserve">Запрос: </w:t>
            </w:r>
            <w:r w:rsidRPr="00C34277">
              <w:rPr>
                <w:lang w:val="en-US"/>
              </w:rPr>
              <w:t>GET</w:t>
            </w:r>
            <w:r w:rsidRPr="00C34277">
              <w:t xml:space="preserve"> </w:t>
            </w:r>
            <w:hyperlink r:id="rId32" w:history="1">
              <w:r w:rsidRPr="00C34277">
                <w:rPr>
                  <w:rStyle w:val="a8"/>
                </w:rPr>
                <w:t>https://localhost:44306/api/contacts/3</w:t>
              </w:r>
            </w:hyperlink>
          </w:p>
        </w:tc>
        <w:tc>
          <w:tcPr>
            <w:tcW w:w="4819" w:type="dxa"/>
          </w:tcPr>
          <w:p w14:paraId="07B3C5F6" w14:textId="77777777" w:rsidR="0083324B" w:rsidRPr="002C7A78" w:rsidRDefault="0083324B" w:rsidP="0083324B">
            <w:pPr>
              <w:spacing w:line="240" w:lineRule="auto"/>
              <w:ind w:firstLine="0"/>
              <w:jc w:val="left"/>
              <w:rPr>
                <w:sz w:val="24"/>
                <w:lang w:val="en-US"/>
              </w:rPr>
            </w:pPr>
            <w:r w:rsidRPr="002C7A78">
              <w:rPr>
                <w:sz w:val="24"/>
                <w:lang w:val="en-US"/>
              </w:rPr>
              <w:t>{</w:t>
            </w:r>
          </w:p>
          <w:p w14:paraId="16BE11D0"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14BE08D2" w14:textId="77777777" w:rsidR="0083324B" w:rsidRPr="002C7A78" w:rsidRDefault="0083324B" w:rsidP="0083324B">
            <w:pPr>
              <w:spacing w:line="240" w:lineRule="auto"/>
              <w:ind w:firstLine="0"/>
              <w:jc w:val="left"/>
              <w:rPr>
                <w:sz w:val="24"/>
                <w:lang w:val="en-US"/>
              </w:rPr>
            </w:pPr>
            <w:r w:rsidRPr="002C7A78">
              <w:rPr>
                <w:sz w:val="24"/>
                <w:lang w:val="en-US"/>
              </w:rPr>
              <w:t xml:space="preserve">        "user": {</w:t>
            </w:r>
          </w:p>
          <w:p w14:paraId="596512D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591996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0DB7CF14"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5F8FFBF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1C33549"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28E00E95"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369C348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21982D6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612CD1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7A53C5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7AD3462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16372AF3"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5D776B97" w14:textId="77777777" w:rsidR="0083324B" w:rsidRPr="002C7A78" w:rsidRDefault="0083324B" w:rsidP="0083324B">
            <w:pPr>
              <w:spacing w:line="240" w:lineRule="auto"/>
              <w:ind w:firstLine="0"/>
              <w:jc w:val="left"/>
              <w:rPr>
                <w:sz w:val="24"/>
              </w:rPr>
            </w:pPr>
            <w:r w:rsidRPr="002C7A78">
              <w:rPr>
                <w:sz w:val="24"/>
                <w:lang w:val="en-US"/>
              </w:rPr>
              <w:t xml:space="preserve">    </w:t>
            </w:r>
            <w:r w:rsidRPr="002C7A78">
              <w:rPr>
                <w:sz w:val="24"/>
              </w:rPr>
              <w:t xml:space="preserve">"errorMessage": </w:t>
            </w:r>
            <w:proofErr w:type="spellStart"/>
            <w:r w:rsidRPr="002C7A78">
              <w:rPr>
                <w:sz w:val="24"/>
              </w:rPr>
              <w:t>null</w:t>
            </w:r>
            <w:proofErr w:type="spellEnd"/>
          </w:p>
          <w:p w14:paraId="49676C5A" w14:textId="77777777" w:rsidR="0083324B" w:rsidRPr="002C7A78" w:rsidRDefault="0083324B" w:rsidP="0083324B">
            <w:pPr>
              <w:spacing w:line="240" w:lineRule="auto"/>
              <w:ind w:firstLine="0"/>
              <w:jc w:val="left"/>
              <w:rPr>
                <w:sz w:val="24"/>
              </w:rPr>
            </w:pPr>
            <w:r w:rsidRPr="002C7A78">
              <w:rPr>
                <w:sz w:val="24"/>
              </w:rPr>
              <w:t>}</w:t>
            </w:r>
          </w:p>
        </w:tc>
        <w:tc>
          <w:tcPr>
            <w:tcW w:w="1979" w:type="dxa"/>
          </w:tcPr>
          <w:p w14:paraId="1FB49323" w14:textId="77777777" w:rsidR="0083324B" w:rsidRDefault="0083324B" w:rsidP="0083324B">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pPr>
      <w:bookmarkStart w:id="207" w:name="_Toc72677518"/>
      <w:r w:rsidRPr="00520CCA">
        <w:lastRenderedPageBreak/>
        <w:t>Модульное</w:t>
      </w:r>
      <w:r>
        <w:t xml:space="preserve"> тестирование</w:t>
      </w:r>
      <w:bookmarkEnd w:id="207"/>
    </w:p>
    <w:p w14:paraId="0CDA6F82" w14:textId="4FE7C3E7" w:rsidR="00520CCA" w:rsidRDefault="00520CCA" w:rsidP="00034875">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rsidR="0083324B">
        <w:fldChar w:fldCharType="begin"/>
      </w:r>
      <w:r w:rsidR="0083324B">
        <w:instrText xml:space="preserve"> REF _Ref72686972 \r \h </w:instrText>
      </w:r>
      <w:r w:rsidR="0083324B">
        <w:fldChar w:fldCharType="separate"/>
      </w:r>
      <w:r w:rsidR="0083324B">
        <w:t>1</w:t>
      </w:r>
      <w:r w:rsidR="0083324B">
        <w:t>3</w:t>
      </w:r>
      <w:r w:rsidR="0083324B">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t xml:space="preserve">В рамках модульного тестирования будут созданы новые проекты </w:t>
      </w:r>
      <w:r>
        <w:rPr>
          <w:lang w:val="en-US"/>
        </w:rPr>
        <w:t>DeliveryRely</w:t>
      </w:r>
      <w:r w:rsidRPr="00A25F99">
        <w:t>.</w:t>
      </w:r>
      <w:r>
        <w:rPr>
          <w:lang w:val="en-US"/>
        </w:rPr>
        <w:t>ServiceLayer</w:t>
      </w:r>
      <w:r>
        <w:t>.</w:t>
      </w:r>
      <w:r>
        <w:rPr>
          <w:lang w:val="en-US"/>
        </w:rPr>
        <w:t>Tests</w:t>
      </w:r>
      <w:r w:rsidRPr="00A25F99">
        <w:t xml:space="preserve"> </w:t>
      </w:r>
      <w:r>
        <w:t xml:space="preserve">и </w:t>
      </w:r>
      <w:r>
        <w:rPr>
          <w:lang w:val="en-US"/>
        </w:rPr>
        <w:t>DeliveryRely</w:t>
      </w:r>
      <w:r w:rsidRPr="00A25F99">
        <w:t>.</w:t>
      </w:r>
      <w:r>
        <w:rPr>
          <w:lang w:val="en-US"/>
        </w:rPr>
        <w:t>Domain</w:t>
      </w:r>
      <w:r>
        <w:t>.</w:t>
      </w:r>
      <w:r>
        <w:rPr>
          <w:lang w:val="en-US"/>
        </w:rPr>
        <w:t>Tests</w:t>
      </w:r>
      <w:r>
        <w:t>.</w:t>
      </w:r>
    </w:p>
    <w:p w14:paraId="0B0AAC6A" w14:textId="77777777" w:rsidR="00520CCA" w:rsidRDefault="00520CCA" w:rsidP="00034875">
      <w:r>
        <w:t>В</w:t>
      </w:r>
      <w:r w:rsidRPr="000D1A57">
        <w:t xml:space="preserve"> </w:t>
      </w:r>
      <w:r>
        <w:t>проекте</w:t>
      </w:r>
      <w:r w:rsidRPr="000D1A57">
        <w:t xml:space="preserve"> </w:t>
      </w:r>
      <w:r>
        <w:rPr>
          <w:lang w:val="en-US"/>
        </w:rPr>
        <w:t>Delivery</w:t>
      </w:r>
      <w:r w:rsidRPr="000D1A57">
        <w:t>.</w:t>
      </w:r>
      <w:r>
        <w:rPr>
          <w:lang w:val="en-US"/>
        </w:rPr>
        <w:t>Domain</w:t>
      </w:r>
      <w:r w:rsidRPr="000D1A57">
        <w:t>.</w:t>
      </w:r>
      <w:r>
        <w:rPr>
          <w:lang w:val="en-US"/>
        </w:rPr>
        <w:t>ServiceLayer</w:t>
      </w:r>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Microsoft.VisualStudio.TestTools.UnitTesting</w:t>
            </w:r>
            <w:proofErr w:type="spellEnd"/>
            <w:proofErr w:type="gramEnd"/>
            <w:r w:rsidRPr="009B622F">
              <w:rPr>
                <w:rFonts w:ascii="Consolas" w:hAnsi="Consolas" w:cs="Consolas"/>
                <w:color w:val="000000"/>
                <w:sz w:val="19"/>
                <w:szCs w:val="19"/>
                <w:lang w:val="en-US"/>
              </w:rPr>
              <w:t>;</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DeliveryRely.ServiceLayer.Tests</w:t>
            </w:r>
            <w:proofErr w:type="spellEnd"/>
            <w:proofErr w:type="gramEnd"/>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roofErr w:type="gramEnd"/>
            <w:r w:rsidRPr="009B622F">
              <w:rPr>
                <w:rFonts w:ascii="Consolas" w:hAnsi="Consolas" w:cs="Consolas"/>
                <w:color w:val="000000"/>
                <w:sz w:val="19"/>
                <w:szCs w:val="19"/>
                <w:lang w:val="en-US"/>
              </w:rPr>
              <w: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gramStart"/>
            <w:r w:rsidRPr="009B622F">
              <w:rPr>
                <w:rFonts w:ascii="Consolas" w:hAnsi="Consolas" w:cs="Consolas"/>
                <w:color w:val="000000"/>
                <w:sz w:val="19"/>
                <w:szCs w:val="19"/>
                <w:lang w:val="en-US"/>
              </w:rPr>
              <w:t>).</w:t>
            </w:r>
            <w:proofErr w:type="spellStart"/>
            <w:r w:rsidRPr="009B622F">
              <w:rPr>
                <w:rFonts w:ascii="Consolas" w:hAnsi="Consolas" w:cs="Consolas"/>
                <w:color w:val="000000"/>
                <w:sz w:val="19"/>
                <w:szCs w:val="19"/>
                <w:lang w:val="en-US"/>
              </w:rPr>
              <w:t>MakeHash</w:t>
            </w:r>
            <w:proofErr w:type="spellEnd"/>
            <w:proofErr w:type="gramEnd"/>
            <w:r w:rsidRPr="009B622F">
              <w:rPr>
                <w:rFonts w:ascii="Consolas" w:hAnsi="Consolas" w:cs="Consolas"/>
                <w:color w:val="000000"/>
                <w:sz w:val="19"/>
                <w:szCs w:val="19"/>
                <w:lang w:val="en-US"/>
              </w:rPr>
              <w:t>(password);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r>
              <w:rPr>
                <w:rFonts w:ascii="Consolas" w:hAnsi="Consolas" w:cs="Consolas"/>
                <w:color w:val="000000"/>
                <w:sz w:val="19"/>
                <w:szCs w:val="19"/>
              </w:rPr>
              <w:t xml:space="preserve">Assert.Equals(passwordHash,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r>
        <w:rPr>
          <w:lang w:val="en-US"/>
        </w:rPr>
        <w:t>DeliveryRely</w:t>
      </w:r>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r>
        <w:rPr>
          <w:lang w:val="en-US"/>
        </w:rPr>
        <w:t>EFRepository</w:t>
      </w:r>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Domain.Models.Contacts</w:t>
            </w:r>
            <w:proofErr w:type="spellEnd"/>
            <w:proofErr w:type="gramEnd"/>
            <w:r w:rsidRPr="003975A7">
              <w:rPr>
                <w:rFonts w:ascii="Consolas" w:hAnsi="Consolas" w:cs="Consolas"/>
                <w:color w:val="000000"/>
                <w:sz w:val="19"/>
                <w:szCs w:val="19"/>
                <w:lang w:val="en-US"/>
              </w:rPr>
              <w:t>;</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Domain.Models.Users</w:t>
            </w:r>
            <w:proofErr w:type="spellEnd"/>
            <w:proofErr w:type="gramEnd"/>
            <w:r w:rsidRPr="003975A7">
              <w:rPr>
                <w:rFonts w:ascii="Consolas" w:hAnsi="Consolas" w:cs="Consolas"/>
                <w:color w:val="000000"/>
                <w:sz w:val="19"/>
                <w:szCs w:val="19"/>
                <w:lang w:val="en-US"/>
              </w:rPr>
              <w:t>;</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Microsoft.VisualStudio.TestTools.UnitTesting</w:t>
            </w:r>
            <w:proofErr w:type="spellEnd"/>
            <w:proofErr w:type="gramEnd"/>
            <w:r w:rsidRPr="003975A7">
              <w:rPr>
                <w:rFonts w:ascii="Consolas" w:hAnsi="Consolas" w:cs="Consolas"/>
                <w:color w:val="000000"/>
                <w:sz w:val="19"/>
                <w:szCs w:val="19"/>
                <w:lang w:val="en-US"/>
              </w:rPr>
              <w:t>;</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DeliveryRely.Domain.Tests</w:t>
            </w:r>
            <w:proofErr w:type="spellEnd"/>
            <w:proofErr w:type="gramEnd"/>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roofErr w:type="gramEnd"/>
            <w:r w:rsidRPr="003975A7">
              <w:rPr>
                <w:rFonts w:ascii="Consolas" w:hAnsi="Consolas" w:cs="Consolas"/>
                <w:color w:val="000000"/>
                <w:sz w:val="19"/>
                <w:szCs w:val="19"/>
                <w:lang w:val="en-US"/>
              </w:rPr>
              <w: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contact.ContactName</w:t>
            </w:r>
            <w:proofErr w:type="spellEnd"/>
            <w:proofErr w:type="gramEnd"/>
            <w:r w:rsidRPr="003975A7">
              <w:rPr>
                <w:rFonts w:ascii="Consolas" w:hAnsi="Consolas" w:cs="Consolas"/>
                <w:color w:val="000000"/>
                <w:sz w:val="19"/>
                <w:szCs w:val="19"/>
                <w:lang w:val="en-US"/>
              </w:rPr>
              <w:t>);</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contact.ContactEmail</w:t>
            </w:r>
            <w:proofErr w:type="spellEnd"/>
            <w:proofErr w:type="gramEnd"/>
            <w:r w:rsidRPr="003975A7">
              <w:rPr>
                <w:rFonts w:ascii="Consolas" w:hAnsi="Consolas" w:cs="Consolas"/>
                <w:color w:val="000000"/>
                <w:sz w:val="19"/>
                <w:szCs w:val="19"/>
                <w:lang w:val="en-US"/>
              </w:rPr>
              <w:t>);</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proofErr w:type="gramStart"/>
            <w:r w:rsidRPr="003975A7">
              <w:rPr>
                <w:rFonts w:ascii="Consolas" w:hAnsi="Consolas" w:cs="Consolas"/>
                <w:color w:val="000000"/>
                <w:sz w:val="19"/>
                <w:szCs w:val="19"/>
                <w:lang w:val="en-US"/>
              </w:rPr>
              <w:t>contact.UserId</w:t>
            </w:r>
            <w:proofErr w:type="spellEnd"/>
            <w:proofErr w:type="gramEnd"/>
            <w:r w:rsidRPr="003975A7">
              <w:rPr>
                <w:rFonts w:ascii="Consolas" w:hAnsi="Consolas" w:cs="Consolas"/>
                <w:color w:val="000000"/>
                <w:sz w:val="19"/>
                <w:szCs w:val="19"/>
                <w:lang w:val="en-US"/>
              </w:rPr>
              <w:t>);</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contact.User.Email</w:t>
            </w:r>
            <w:proofErr w:type="spellEnd"/>
            <w:proofErr w:type="gramEnd"/>
            <w:r w:rsidRPr="003975A7">
              <w:rPr>
                <w:rFonts w:ascii="Consolas" w:hAnsi="Consolas" w:cs="Consolas"/>
                <w:color w:val="000000"/>
                <w:sz w:val="19"/>
                <w:szCs w:val="19"/>
                <w:lang w:val="en-US"/>
              </w:rPr>
              <w:t>);</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pPr>
      <w:bookmarkStart w:id="208" w:name="_Toc72677519"/>
      <w:r>
        <w:t xml:space="preserve">Кроссбраузерное </w:t>
      </w:r>
      <w:r w:rsidRPr="00520CCA">
        <w:t>тестирование</w:t>
      </w:r>
      <w:r>
        <w:t xml:space="preserve"> интерфейсов пользовательской части</w:t>
      </w:r>
      <w:bookmarkEnd w:id="208"/>
    </w:p>
    <w:p w14:paraId="535AA667" w14:textId="3E88C4BA" w:rsidR="00520CCA" w:rsidRDefault="00520CCA" w:rsidP="00034875">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pPr>
      <w:bookmarkStart w:id="209" w:name="_Toc72677520"/>
      <w:r w:rsidRPr="00520CCA">
        <w:rPr>
          <w:caps w:val="0"/>
        </w:rPr>
        <w:lastRenderedPageBreak/>
        <w:t>ОРГАНИЗАЦИОННАЯ</w:t>
      </w:r>
      <w:r>
        <w:rPr>
          <w:caps w:val="0"/>
        </w:rPr>
        <w:t xml:space="preserve"> ЧАСТЬ</w:t>
      </w:r>
      <w:bookmarkEnd w:id="209"/>
    </w:p>
    <w:p w14:paraId="1F60ED87" w14:textId="77777777" w:rsidR="00034875" w:rsidRDefault="00034875" w:rsidP="00034875">
      <w:pPr>
        <w:pStyle w:val="1"/>
        <w:numPr>
          <w:ilvl w:val="0"/>
          <w:numId w:val="0"/>
        </w:numPr>
      </w:pPr>
      <w:bookmarkStart w:id="210" w:name="_Toc68534538"/>
      <w:bookmarkStart w:id="211" w:name="_Toc72677521"/>
      <w:r w:rsidRPr="00D163D5">
        <w:rPr>
          <w:caps w:val="0"/>
        </w:rPr>
        <w:lastRenderedPageBreak/>
        <w:t>СПИСОК</w:t>
      </w:r>
      <w:r>
        <w:rPr>
          <w:caps w:val="0"/>
        </w:rPr>
        <w:t xml:space="preserve"> ЛИТЕРАТУРЫ</w:t>
      </w:r>
      <w:bookmarkEnd w:id="210"/>
      <w:bookmarkEnd w:id="211"/>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 xml:space="preserve">интерфейс: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5" w:history="1">
        <w:r w:rsidRPr="00EE4B70">
          <w:rPr>
            <w:rStyle w:val="a8"/>
            <w:lang w:val="en-US"/>
          </w:rPr>
          <w:t>https</w:t>
        </w:r>
        <w:r w:rsidRPr="00EE4B70">
          <w:rPr>
            <w:rStyle w:val="a8"/>
          </w:rPr>
          <w:t>://</w:t>
        </w:r>
        <w:r w:rsidRPr="00EE4B70">
          <w:rPr>
            <w:rStyle w:val="a8"/>
            <w:lang w:val="en-US"/>
          </w:rPr>
          <w:t>semantica</w:t>
        </w:r>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r w:rsidRPr="00EE4B70">
          <w:rPr>
            <w:rStyle w:val="a8"/>
            <w:lang w:val="en-US"/>
          </w:rPr>
          <w:t>veb</w:t>
        </w:r>
        <w:r w:rsidRPr="00EE4B70">
          <w:rPr>
            <w:rStyle w:val="a8"/>
          </w:rPr>
          <w:t>-</w:t>
        </w:r>
        <w:r w:rsidRPr="00EE4B70">
          <w:rPr>
            <w:rStyle w:val="a8"/>
            <w:lang w:val="en-US"/>
          </w:rPr>
          <w:t>interfejs</w:t>
        </w:r>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6"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7"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r>
        <w:rPr>
          <w:color w:val="auto"/>
          <w:lang w:val="en-US"/>
        </w:rPr>
        <w:t>Sendgrid</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r>
        <w:rPr>
          <w:color w:val="auto"/>
          <w:lang w:val="en-US"/>
        </w:rPr>
        <w:t>Github</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8"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t>.</w:t>
      </w:r>
    </w:p>
    <w:p w14:paraId="26BC5988" w14:textId="77777777" w:rsidR="006544EA" w:rsidRDefault="006544EA" w:rsidP="006544EA">
      <w:pPr>
        <w:pStyle w:val="a6"/>
        <w:numPr>
          <w:ilvl w:val="0"/>
          <w:numId w:val="2"/>
        </w:numPr>
        <w:rPr>
          <w:lang w:val="en-US"/>
        </w:rPr>
      </w:pPr>
      <w:bookmarkStart w:id="212"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39" w:history="1">
        <w:r w:rsidRPr="00F47C4A">
          <w:rPr>
            <w:rStyle w:val="a8"/>
            <w:lang w:val="en-US"/>
          </w:rPr>
          <w:t>https://metanit.com/sharp/mvc/12.1.php</w:t>
        </w:r>
      </w:hyperlink>
      <w:r>
        <w:rPr>
          <w:lang w:val="en-US"/>
        </w:rPr>
        <w:t>.</w:t>
      </w:r>
      <w:bookmarkEnd w:id="212"/>
    </w:p>
    <w:p w14:paraId="22C38994" w14:textId="77777777" w:rsidR="006544EA" w:rsidRDefault="006544EA" w:rsidP="006544EA">
      <w:pPr>
        <w:pStyle w:val="a6"/>
        <w:numPr>
          <w:ilvl w:val="0"/>
          <w:numId w:val="2"/>
        </w:numPr>
        <w:rPr>
          <w:lang w:val="en-US"/>
        </w:rPr>
      </w:pPr>
      <w:bookmarkStart w:id="213"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40" w:history="1">
        <w:r w:rsidRPr="00F54671">
          <w:rPr>
            <w:rStyle w:val="a8"/>
            <w:lang w:val="en-US"/>
          </w:rPr>
          <w:t>https://docs.microsoft.com/ru-ru/aspnet/core/?view=aspnetcore-3.1</w:t>
        </w:r>
      </w:hyperlink>
      <w:r>
        <w:rPr>
          <w:lang w:val="en-US"/>
        </w:rPr>
        <w:t>.</w:t>
      </w:r>
      <w:bookmarkEnd w:id="213"/>
    </w:p>
    <w:p w14:paraId="4281BE12" w14:textId="77777777" w:rsidR="006544EA" w:rsidRDefault="006544EA" w:rsidP="006544EA">
      <w:pPr>
        <w:pStyle w:val="a6"/>
        <w:numPr>
          <w:ilvl w:val="0"/>
          <w:numId w:val="2"/>
        </w:numPr>
      </w:pPr>
      <w:bookmarkStart w:id="214"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1" w:history="1">
        <w:r w:rsidRPr="00A43E6B">
          <w:rPr>
            <w:rStyle w:val="a8"/>
          </w:rPr>
          <w:t>https://habr.com/ru/post/254773</w:t>
        </w:r>
      </w:hyperlink>
      <w:r>
        <w:t>.</w:t>
      </w:r>
      <w:bookmarkEnd w:id="214"/>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42"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bookmarkStart w:id="215" w:name="_Ref72687001"/>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3" w:history="1">
        <w:r w:rsidRPr="00FE06EF">
          <w:rPr>
            <w:rStyle w:val="a8"/>
            <w:lang w:val="en-US"/>
          </w:rPr>
          <w:t>https://habr.com/ru/post/462837/</w:t>
        </w:r>
      </w:hyperlink>
      <w:r w:rsidRPr="00FE06EF">
        <w:rPr>
          <w:lang w:val="en-US"/>
        </w:rPr>
        <w:t>.</w:t>
      </w:r>
      <w:bookmarkEnd w:id="215"/>
    </w:p>
    <w:p w14:paraId="727B8B4A" w14:textId="77777777" w:rsidR="006544EA" w:rsidRDefault="006544EA" w:rsidP="006544EA">
      <w:pPr>
        <w:pStyle w:val="a6"/>
        <w:numPr>
          <w:ilvl w:val="0"/>
          <w:numId w:val="2"/>
        </w:numPr>
      </w:pPr>
      <w:bookmarkStart w:id="216" w:name="_Ref72686972"/>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4" w:history="1">
        <w:r w:rsidRPr="005B7EB4">
          <w:rPr>
            <w:rStyle w:val="a8"/>
          </w:rPr>
          <w:t>https://habr.com/ru/post/169381/</w:t>
        </w:r>
      </w:hyperlink>
      <w:r>
        <w:t>.</w:t>
      </w:r>
      <w:bookmarkEnd w:id="216"/>
    </w:p>
    <w:p w14:paraId="089B80CF" w14:textId="77777777" w:rsidR="006544EA" w:rsidRDefault="006544EA" w:rsidP="006544EA">
      <w:pPr>
        <w:pStyle w:val="a6"/>
        <w:numPr>
          <w:ilvl w:val="0"/>
          <w:numId w:val="2"/>
        </w:numPr>
        <w:rPr>
          <w:lang w:val="en-US"/>
        </w:rPr>
      </w:pPr>
      <w:bookmarkStart w:id="217" w:name="_Ref72676344"/>
      <w:r>
        <w:rPr>
          <w:color w:val="auto"/>
        </w:rPr>
        <w:lastRenderedPageBreak/>
        <w:t>Кросс</w:t>
      </w:r>
      <w:r w:rsidRPr="006D2582">
        <w:t>-</w:t>
      </w:r>
      <w:r>
        <w:t>браузерное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5" w:history="1">
        <w:r w:rsidRPr="00AF724D">
          <w:rPr>
            <w:rStyle w:val="a8"/>
            <w:lang w:val="en-US"/>
          </w:rPr>
          <w:t>https://imajor.ru/razrabotka/verstka/krossbrauzernost-sayta</w:t>
        </w:r>
      </w:hyperlink>
      <w:r w:rsidRPr="00AF724D">
        <w:rPr>
          <w:lang w:val="en-US"/>
        </w:rPr>
        <w:t>.</w:t>
      </w:r>
      <w:bookmarkEnd w:id="217"/>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6"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218" w:name="_Ref72677091"/>
      <w:r>
        <w:t xml:space="preserve">Официальная страница </w:t>
      </w:r>
      <w:proofErr w:type="spellStart"/>
      <w:r w:rsidRPr="00EE4B70">
        <w:t>Angular</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7" w:history="1">
        <w:r w:rsidRPr="00A43E6B">
          <w:rPr>
            <w:rStyle w:val="a8"/>
          </w:rPr>
          <w:t>https://angular.io/?developerstash</w:t>
        </w:r>
      </w:hyperlink>
      <w:r>
        <w:t>.</w:t>
      </w:r>
      <w:bookmarkEnd w:id="218"/>
    </w:p>
    <w:p w14:paraId="475A1411" w14:textId="77777777" w:rsidR="006544EA" w:rsidRDefault="006544EA" w:rsidP="006544EA">
      <w:pPr>
        <w:pStyle w:val="a6"/>
        <w:numPr>
          <w:ilvl w:val="0"/>
          <w:numId w:val="2"/>
        </w:numPr>
      </w:pPr>
      <w:bookmarkStart w:id="219" w:name="_Ref72677078"/>
      <w:r>
        <w:rPr>
          <w:lang w:val="en-US"/>
        </w:rPr>
        <w:t>React</w:t>
      </w:r>
      <w:r w:rsidRPr="005E6245">
        <w:t xml:space="preserve"> </w:t>
      </w:r>
      <w:r>
        <w:t xml:space="preserve">в действии: </w:t>
      </w:r>
      <w:r w:rsidRPr="005E6245">
        <w:t>[</w:t>
      </w:r>
      <w:r>
        <w:t>Текст</w:t>
      </w:r>
      <w:r w:rsidRPr="005E6245">
        <w:t xml:space="preserve">] / </w:t>
      </w:r>
      <w:r>
        <w:t xml:space="preserve">Марк </w:t>
      </w:r>
      <w:proofErr w:type="spellStart"/>
      <w:r>
        <w:t>Тиленс</w:t>
      </w:r>
      <w:proofErr w:type="spellEnd"/>
      <w:r>
        <w:t xml:space="preserve"> Томас – СПб.: Питер, 2019.</w:t>
      </w:r>
      <w:bookmarkEnd w:id="219"/>
    </w:p>
    <w:p w14:paraId="65C0AD4F" w14:textId="77777777" w:rsidR="006544EA" w:rsidRDefault="006544EA" w:rsidP="006544EA">
      <w:pPr>
        <w:pStyle w:val="a6"/>
        <w:numPr>
          <w:ilvl w:val="0"/>
          <w:numId w:val="2"/>
        </w:numPr>
      </w:pPr>
      <w:bookmarkStart w:id="220" w:name="_Ref72677425"/>
      <w:r>
        <w:rPr>
          <w:lang w:val="en-US"/>
        </w:rPr>
        <w:t>Vue</w:t>
      </w:r>
      <w:r w:rsidRPr="005E6245">
        <w:t>.</w:t>
      </w:r>
      <w:r>
        <w:rPr>
          <w:lang w:val="en-US"/>
        </w:rPr>
        <w:t>js</w:t>
      </w:r>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20"/>
    </w:p>
    <w:p w14:paraId="2BC5A770" w14:textId="77777777" w:rsidR="006544EA" w:rsidRDefault="006544EA" w:rsidP="006544EA">
      <w:pPr>
        <w:pStyle w:val="a6"/>
        <w:numPr>
          <w:ilvl w:val="0"/>
          <w:numId w:val="2"/>
        </w:numPr>
      </w:pPr>
      <w:bookmarkStart w:id="221"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sidRPr="005E6245">
        <w:t>СПб.: Питер, 2016</w:t>
      </w:r>
      <w:r>
        <w:rPr>
          <w:rFonts w:ascii="Arial" w:hAnsi="Arial" w:cs="Arial"/>
          <w:sz w:val="23"/>
          <w:szCs w:val="23"/>
          <w:shd w:val="clear" w:color="auto" w:fill="FFFFFF"/>
        </w:rPr>
        <w:t>.</w:t>
      </w:r>
      <w:bookmarkEnd w:id="221"/>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222" w:name="_Ref72677115"/>
      <w:r w:rsidRPr="00EE4B70">
        <w:t xml:space="preserve">Современный учебник </w:t>
      </w:r>
      <w:proofErr w:type="spellStart"/>
      <w:r w:rsidRPr="00EE4B70">
        <w:t>JavaScript</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8" w:history="1">
        <w:r w:rsidRPr="00A43E6B">
          <w:rPr>
            <w:rStyle w:val="a8"/>
            <w:lang w:val="en-US"/>
          </w:rPr>
          <w:t>https://learn.javascript.ru/</w:t>
        </w:r>
      </w:hyperlink>
      <w:bookmarkEnd w:id="222"/>
    </w:p>
    <w:p w14:paraId="3A2D769A" w14:textId="77777777" w:rsidR="006544EA" w:rsidRDefault="006544EA" w:rsidP="006544EA">
      <w:pPr>
        <w:pStyle w:val="a6"/>
        <w:numPr>
          <w:ilvl w:val="0"/>
          <w:numId w:val="2"/>
        </w:numPr>
      </w:pPr>
      <w:bookmarkStart w:id="223"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bookmarkEnd w:id="223"/>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224"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224"/>
      <w:r w:rsidRPr="0008697A">
        <w:t xml:space="preserve"> </w:t>
      </w:r>
      <w:proofErr w:type="spellStart"/>
      <w:r>
        <w:t>Душан</w:t>
      </w:r>
      <w:proofErr w:type="spellEnd"/>
      <w:r>
        <w:t xml:space="preserve"> Петкович – Санкт-Петербург «БХВ-Петербург» – 2013.</w:t>
      </w:r>
    </w:p>
    <w:p w14:paraId="516BE995" w14:textId="77777777" w:rsidR="006544EA" w:rsidRPr="00EF5DAB" w:rsidRDefault="006544EA" w:rsidP="006544EA">
      <w:pPr>
        <w:pStyle w:val="a6"/>
        <w:numPr>
          <w:ilvl w:val="0"/>
          <w:numId w:val="2"/>
        </w:numPr>
        <w:rPr>
          <w:lang w:val="en-US"/>
        </w:rPr>
      </w:pPr>
      <w:bookmarkStart w:id="225"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3F4B7B">
        <w:rPr>
          <w:lang w:val="en-US"/>
        </w:rPr>
        <w:t xml:space="preserve">: </w:t>
      </w:r>
      <w:hyperlink r:id="rId49" w:history="1">
        <w:r w:rsidRPr="0015057D">
          <w:rPr>
            <w:rStyle w:val="a8"/>
            <w:lang w:val="en-US"/>
          </w:rPr>
          <w:t>https</w:t>
        </w:r>
        <w:r w:rsidRPr="003F4B7B">
          <w:rPr>
            <w:rStyle w:val="a8"/>
            <w:lang w:val="en-US"/>
          </w:rPr>
          <w:t>://</w:t>
        </w:r>
        <w:r w:rsidRPr="0015057D">
          <w:rPr>
            <w:rStyle w:val="a8"/>
            <w:lang w:val="en-US"/>
          </w:rPr>
          <w:t>dev</w:t>
        </w:r>
        <w:r w:rsidRPr="003F4B7B">
          <w:rPr>
            <w:rStyle w:val="a8"/>
            <w:lang w:val="en-US"/>
          </w:rPr>
          <w:t>.</w:t>
        </w:r>
        <w:r w:rsidRPr="0015057D">
          <w:rPr>
            <w:rStyle w:val="a8"/>
            <w:lang w:val="en-US"/>
          </w:rPr>
          <w:t>mysql</w:t>
        </w:r>
        <w:r w:rsidRPr="003F4B7B">
          <w:rPr>
            <w:rStyle w:val="a8"/>
            <w:lang w:val="en-US"/>
          </w:rPr>
          <w:t>.</w:t>
        </w:r>
        <w:r w:rsidRPr="0015057D">
          <w:rPr>
            <w:rStyle w:val="a8"/>
            <w:lang w:val="en-US"/>
          </w:rPr>
          <w:t>com/doc/</w:t>
        </w:r>
      </w:hyperlink>
      <w:bookmarkEnd w:id="225"/>
    </w:p>
    <w:p w14:paraId="3E6E4263" w14:textId="6A115CDF" w:rsidR="00034875" w:rsidRPr="006544EA" w:rsidRDefault="006544EA" w:rsidP="006544EA">
      <w:pPr>
        <w:pStyle w:val="a6"/>
        <w:numPr>
          <w:ilvl w:val="0"/>
          <w:numId w:val="2"/>
        </w:numPr>
        <w:rPr>
          <w:lang w:val="en-US"/>
        </w:rPr>
      </w:pPr>
      <w:bookmarkStart w:id="226"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50" w:history="1">
        <w:r w:rsidRPr="0015057D">
          <w:rPr>
            <w:rStyle w:val="a8"/>
            <w:lang w:val="en-US"/>
          </w:rPr>
          <w:t>https://postgrespro.ru/docs/postgresql</w:t>
        </w:r>
      </w:hyperlink>
      <w:bookmarkEnd w:id="226"/>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46E22" w14:textId="77777777" w:rsidR="00135465" w:rsidRDefault="00135465" w:rsidP="00295EE3">
      <w:pPr>
        <w:spacing w:line="240" w:lineRule="auto"/>
      </w:pPr>
      <w:r>
        <w:separator/>
      </w:r>
    </w:p>
  </w:endnote>
  <w:endnote w:type="continuationSeparator" w:id="0">
    <w:p w14:paraId="0DF31E8A" w14:textId="77777777" w:rsidR="00135465" w:rsidRDefault="00135465"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MS Mincho"/>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97BDC" w14:textId="77777777" w:rsidR="00135465" w:rsidRDefault="00135465" w:rsidP="00295EE3">
      <w:pPr>
        <w:spacing w:line="240" w:lineRule="auto"/>
      </w:pPr>
      <w:r>
        <w:separator/>
      </w:r>
    </w:p>
  </w:footnote>
  <w:footnote w:type="continuationSeparator" w:id="0">
    <w:p w14:paraId="758A4544" w14:textId="77777777" w:rsidR="00135465" w:rsidRDefault="00135465"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745862"/>
      <w:docPartObj>
        <w:docPartGallery w:val="Page Numbers (Top of Page)"/>
        <w:docPartUnique/>
      </w:docPartObj>
    </w:sdtPr>
    <w:sdtContent>
      <w:p w14:paraId="0C46D8DA" w14:textId="716CAEF3" w:rsidR="00A71FE8" w:rsidRDefault="00A71FE8">
        <w:pPr>
          <w:pStyle w:val="af1"/>
          <w:jc w:val="center"/>
        </w:pPr>
        <w:r>
          <w:fldChar w:fldCharType="begin"/>
        </w:r>
        <w:r>
          <w:instrText>PAGE   \* MERGEFORMAT</w:instrText>
        </w:r>
        <w:r>
          <w:fldChar w:fldCharType="separate"/>
        </w:r>
        <w:r w:rsidR="00913477">
          <w:rPr>
            <w:noProof/>
          </w:rPr>
          <w:t>41</w:t>
        </w:r>
        <w:r>
          <w:fldChar w:fldCharType="end"/>
        </w:r>
      </w:p>
    </w:sdtContent>
  </w:sdt>
  <w:p w14:paraId="4F749C68" w14:textId="77777777" w:rsidR="00A71FE8" w:rsidRDefault="00A71FE8">
    <w:pPr>
      <w:pStyle w:val="af1"/>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55202"/>
      <w:docPartObj>
        <w:docPartGallery w:val="Page Numbers (Top of Page)"/>
        <w:docPartUnique/>
      </w:docPartObj>
    </w:sdtPr>
    <w:sdtContent>
      <w:p w14:paraId="764540B6" w14:textId="3D7D91B9" w:rsidR="00A71FE8" w:rsidRDefault="00A71FE8">
        <w:pPr>
          <w:pStyle w:val="af1"/>
          <w:jc w:val="center"/>
        </w:pPr>
      </w:p>
    </w:sdtContent>
  </w:sdt>
  <w:p w14:paraId="3DA42E9F" w14:textId="77777777" w:rsidR="00A71FE8" w:rsidRDefault="00A71FE8">
    <w:pPr>
      <w:pStyle w:val="af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6" w15:restartNumberingAfterBreak="0">
    <w:nsid w:val="44D729CD"/>
    <w:multiLevelType w:val="hybridMultilevel"/>
    <w:tmpl w:val="AFE69E5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1"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FAE1E9E"/>
    <w:multiLevelType w:val="hybridMultilevel"/>
    <w:tmpl w:val="83D4FD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4"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8"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9"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35"/>
  </w:num>
  <w:num w:numId="3">
    <w:abstractNumId w:val="36"/>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9"/>
  </w:num>
  <w:num w:numId="7">
    <w:abstractNumId w:val="41"/>
  </w:num>
  <w:num w:numId="8">
    <w:abstractNumId w:val="5"/>
  </w:num>
  <w:num w:numId="9">
    <w:abstractNumId w:val="29"/>
  </w:num>
  <w:num w:numId="10">
    <w:abstractNumId w:val="37"/>
  </w:num>
  <w:num w:numId="11">
    <w:abstractNumId w:val="25"/>
  </w:num>
  <w:num w:numId="12">
    <w:abstractNumId w:val="19"/>
  </w:num>
  <w:num w:numId="13">
    <w:abstractNumId w:val="2"/>
  </w:num>
  <w:num w:numId="14">
    <w:abstractNumId w:val="34"/>
  </w:num>
  <w:num w:numId="15">
    <w:abstractNumId w:val="0"/>
  </w:num>
  <w:num w:numId="16">
    <w:abstractNumId w:val="1"/>
  </w:num>
  <w:num w:numId="17">
    <w:abstractNumId w:val="14"/>
  </w:num>
  <w:num w:numId="18">
    <w:abstractNumId w:val="24"/>
  </w:num>
  <w:num w:numId="19">
    <w:abstractNumId w:val="28"/>
  </w:num>
  <w:num w:numId="20">
    <w:abstractNumId w:val="11"/>
  </w:num>
  <w:num w:numId="21">
    <w:abstractNumId w:val="3"/>
  </w:num>
  <w:num w:numId="22">
    <w:abstractNumId w:val="31"/>
  </w:num>
  <w:num w:numId="23">
    <w:abstractNumId w:val="4"/>
  </w:num>
  <w:num w:numId="24">
    <w:abstractNumId w:val="23"/>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8"/>
  </w:num>
  <w:num w:numId="35">
    <w:abstractNumId w:val="40"/>
  </w:num>
  <w:num w:numId="36">
    <w:abstractNumId w:val="27"/>
  </w:num>
  <w:num w:numId="37">
    <w:abstractNumId w:val="7"/>
  </w:num>
  <w:num w:numId="38">
    <w:abstractNumId w:val="22"/>
  </w:num>
  <w:num w:numId="39">
    <w:abstractNumId w:val="13"/>
  </w:num>
  <w:num w:numId="40">
    <w:abstractNumId w:val="10"/>
  </w:num>
  <w:num w:numId="41">
    <w:abstractNumId w:val="12"/>
  </w:num>
  <w:num w:numId="42">
    <w:abstractNumId w:val="9"/>
  </w:num>
  <w:num w:numId="43">
    <w:abstractNumId w:val="42"/>
  </w:num>
  <w:num w:numId="44">
    <w:abstractNumId w:val="43"/>
  </w:num>
  <w:num w:numId="45">
    <w:abstractNumId w:val="26"/>
  </w:num>
  <w:num w:numId="46">
    <w:abstractNumId w:val="32"/>
  </w:num>
  <w:numIdMacAtCleanup w:val="4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0E258C"/>
    <w:rsid w:val="001031AE"/>
    <w:rsid w:val="001122BD"/>
    <w:rsid w:val="00115972"/>
    <w:rsid w:val="00116700"/>
    <w:rsid w:val="001167B6"/>
    <w:rsid w:val="00135465"/>
    <w:rsid w:val="0013591C"/>
    <w:rsid w:val="00154DF5"/>
    <w:rsid w:val="00177AB6"/>
    <w:rsid w:val="001A4E2F"/>
    <w:rsid w:val="001A655A"/>
    <w:rsid w:val="001B1D73"/>
    <w:rsid w:val="001B1DEA"/>
    <w:rsid w:val="001B521A"/>
    <w:rsid w:val="001C3C55"/>
    <w:rsid w:val="001D58A0"/>
    <w:rsid w:val="001E2FF8"/>
    <w:rsid w:val="001F6E62"/>
    <w:rsid w:val="00207851"/>
    <w:rsid w:val="00224A74"/>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172F9"/>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C0CFD"/>
    <w:rsid w:val="003D02F4"/>
    <w:rsid w:val="003F4B7B"/>
    <w:rsid w:val="0040189C"/>
    <w:rsid w:val="00420C76"/>
    <w:rsid w:val="0042155B"/>
    <w:rsid w:val="00422B67"/>
    <w:rsid w:val="00440E35"/>
    <w:rsid w:val="0044709C"/>
    <w:rsid w:val="0045024C"/>
    <w:rsid w:val="004534B5"/>
    <w:rsid w:val="00465A6E"/>
    <w:rsid w:val="004663F2"/>
    <w:rsid w:val="0046731A"/>
    <w:rsid w:val="00487369"/>
    <w:rsid w:val="004924A2"/>
    <w:rsid w:val="004A2C61"/>
    <w:rsid w:val="004A67CC"/>
    <w:rsid w:val="004B18AB"/>
    <w:rsid w:val="004C06A3"/>
    <w:rsid w:val="004E08BD"/>
    <w:rsid w:val="004E1D4D"/>
    <w:rsid w:val="004F2AFF"/>
    <w:rsid w:val="004F5604"/>
    <w:rsid w:val="00511DA8"/>
    <w:rsid w:val="00513F9F"/>
    <w:rsid w:val="00520CCA"/>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1A92"/>
    <w:rsid w:val="007F3C7B"/>
    <w:rsid w:val="007F62E6"/>
    <w:rsid w:val="008141F3"/>
    <w:rsid w:val="0082288A"/>
    <w:rsid w:val="0082686A"/>
    <w:rsid w:val="0083324B"/>
    <w:rsid w:val="008506CB"/>
    <w:rsid w:val="0085083E"/>
    <w:rsid w:val="00850F38"/>
    <w:rsid w:val="00853044"/>
    <w:rsid w:val="0085622A"/>
    <w:rsid w:val="00866A8C"/>
    <w:rsid w:val="008838CB"/>
    <w:rsid w:val="008C6496"/>
    <w:rsid w:val="008F2BD8"/>
    <w:rsid w:val="008F6FFC"/>
    <w:rsid w:val="009013C3"/>
    <w:rsid w:val="00911F17"/>
    <w:rsid w:val="0091347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F5BD3"/>
    <w:rsid w:val="00A01237"/>
    <w:rsid w:val="00A4577C"/>
    <w:rsid w:val="00A71FE8"/>
    <w:rsid w:val="00A737C6"/>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CF39E7"/>
    <w:rsid w:val="00D020F0"/>
    <w:rsid w:val="00D12573"/>
    <w:rsid w:val="00D163D5"/>
    <w:rsid w:val="00D1712B"/>
    <w:rsid w:val="00D25AB6"/>
    <w:rsid w:val="00D27755"/>
    <w:rsid w:val="00D54DC9"/>
    <w:rsid w:val="00D64C45"/>
    <w:rsid w:val="00D7318A"/>
    <w:rsid w:val="00D75DD0"/>
    <w:rsid w:val="00D769E9"/>
    <w:rsid w:val="00D76D34"/>
    <w:rsid w:val="00D8010D"/>
    <w:rsid w:val="00D83368"/>
    <w:rsid w:val="00D87257"/>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D5D7E"/>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866A8C"/>
    <w:pPr>
      <w:keepNext/>
      <w:keepLines/>
      <w:pageBreakBefore/>
      <w:numPr>
        <w:numId w:val="1"/>
      </w:numPr>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866A8C"/>
    <w:pPr>
      <w:keepNext/>
      <w:keepLines/>
      <w:numPr>
        <w:ilvl w:val="1"/>
        <w:numId w:val="1"/>
      </w:numPr>
      <w:jc w:val="center"/>
      <w:outlineLvl w:val="1"/>
    </w:pPr>
    <w:rPr>
      <w:rFonts w:eastAsiaTheme="majorEastAsia" w:cstheme="majorBidi"/>
      <w:b/>
      <w:szCs w:val="26"/>
    </w:rPr>
  </w:style>
  <w:style w:type="paragraph" w:styleId="3">
    <w:name w:val="heading 3"/>
    <w:basedOn w:val="a0"/>
    <w:next w:val="a0"/>
    <w:link w:val="30"/>
    <w:uiPriority w:val="9"/>
    <w:unhideWhenUsed/>
    <w:qFormat/>
    <w:rsid w:val="00866A8C"/>
    <w:pPr>
      <w:keepNext/>
      <w:keepLines/>
      <w:numPr>
        <w:ilvl w:val="2"/>
        <w:numId w:val="1"/>
      </w:numPr>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866A8C"/>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866A8C"/>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866A8C"/>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866A8C"/>
    <w:pPr>
      <w:tabs>
        <w:tab w:val="right" w:leader="dot" w:pos="9628"/>
      </w:tabs>
      <w:ind w:left="278"/>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metanit.com/sharp/mvc/12.1.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pro-prof.com/archives/2594" TargetMode="External"/><Relationship Id="rId47" Type="http://schemas.openxmlformats.org/officeDocument/2006/relationships/hyperlink" Target="https://angular.io/?developerstash" TargetMode="External"/><Relationship Id="rId50" Type="http://schemas.openxmlformats.org/officeDocument/2006/relationships/hyperlink" Target="https://postgrespro.ru/docs/postgresq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hyperlink" Target="https://github.com/tin-cat/emailqueue" TargetMode="External"/><Relationship Id="rId46" Type="http://schemas.openxmlformats.org/officeDocument/2006/relationships/hyperlink" Target="https://docs.microsoft.com/ru-ru/dotnet/cshar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abr.com/ru/post/2547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localhost:44306/api/contacts/3" TargetMode="External"/><Relationship Id="rId37" Type="http://schemas.openxmlformats.org/officeDocument/2006/relationships/hyperlink" Target="http://www.consultant.ru/document/cons_doc_LAW_112701/d9cd621c949a3c9efef51c2884c247e18ab9908b/" TargetMode="External"/><Relationship Id="rId40" Type="http://schemas.openxmlformats.org/officeDocument/2006/relationships/hyperlink" Target="https://docs.microsoft.com/ru-ru/aspnet/core/?view=aspnetcore-3.1" TargetMode="External"/><Relationship Id="rId45" Type="http://schemas.openxmlformats.org/officeDocument/2006/relationships/hyperlink" Target="https://imajor.ru/razrabotka/verstka/krossbrauzernost-sayt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killbox.ru/media/code/chto_takoe_api/" TargetMode="External"/><Relationship Id="rId49" Type="http://schemas.openxmlformats.org/officeDocument/2006/relationships/hyperlink" Target="https://dev.mysql.com/doc/"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ocalhost:44306/api/auth/sign-in" TargetMode="External"/><Relationship Id="rId44" Type="http://schemas.openxmlformats.org/officeDocument/2006/relationships/hyperlink" Target="https://habr.com/ru/post/169381/"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emantica.in/blog/veb-interfejs.html/" TargetMode="External"/><Relationship Id="rId43" Type="http://schemas.openxmlformats.org/officeDocument/2006/relationships/hyperlink" Target="https://habr.com/ru/post/462837/" TargetMode="External"/><Relationship Id="rId48" Type="http://schemas.openxmlformats.org/officeDocument/2006/relationships/hyperlink" Target="https://learn.javascript.ru/"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9023E-B8C1-4473-AC5D-F410B2442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1</Pages>
  <Words>10408</Words>
  <Characters>59329</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171</cp:revision>
  <dcterms:created xsi:type="dcterms:W3CDTF">2020-10-17T10:37:00Z</dcterms:created>
  <dcterms:modified xsi:type="dcterms:W3CDTF">2021-05-23T16:00:00Z</dcterms:modified>
</cp:coreProperties>
</file>