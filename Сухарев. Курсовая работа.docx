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5D345" w14:textId="40177F81" w:rsidR="004F5357" w:rsidRDefault="00930759" w:rsidP="004F5357">
      <w:pPr>
        <w:pStyle w:val="afd"/>
        <w:rPr>
          <w:sz w:val="32"/>
          <w:szCs w:val="36"/>
          <w:lang w:val="uk-UA"/>
        </w:rPr>
      </w:pPr>
      <w:r w:rsidRPr="00930759">
        <w:rPr>
          <w:sz w:val="36"/>
          <w:szCs w:val="40"/>
        </w:rPr>
        <w:t>МИНИСТЕРСТВО НАУКИ И ВЫСШЕГО ОБРАЗОВАНИЯ РФ</w:t>
      </w:r>
    </w:p>
    <w:p w14:paraId="33B6C733" w14:textId="77777777" w:rsidR="004F5357" w:rsidRDefault="004F5357" w:rsidP="004F5357">
      <w:pPr>
        <w:pStyle w:val="afd"/>
        <w:rPr>
          <w:bCs/>
          <w:lang w:val="uk-UA"/>
        </w:rPr>
      </w:pPr>
      <w:r>
        <w:rPr>
          <w:bCs/>
        </w:rPr>
        <w:t>ФГБОУ ВО</w:t>
      </w:r>
    </w:p>
    <w:p w14:paraId="0604ADCC" w14:textId="77777777" w:rsidR="004F5357" w:rsidRDefault="004F5357" w:rsidP="004F5357">
      <w:pPr>
        <w:pStyle w:val="afd"/>
      </w:pPr>
      <w:r>
        <w:t>«БРЯНСКИЙ ГОСУДАРСТВЕННЫЙ ТЕХНИЧЕСКИЙ УНИВЕРСИТЕТ»</w:t>
      </w:r>
    </w:p>
    <w:p w14:paraId="7C8C1C69" w14:textId="77777777" w:rsidR="004F5357" w:rsidRDefault="004F5357" w:rsidP="004F5357">
      <w:pPr>
        <w:pStyle w:val="afd"/>
        <w:rPr>
          <w:sz w:val="32"/>
        </w:rPr>
      </w:pPr>
      <w:r>
        <w:rPr>
          <w:sz w:val="32"/>
        </w:rPr>
        <w:t>ФАКУЛЬТЕТ ИНФОРМАЦИОННЫХ ТЕХНОЛОГИЙ</w:t>
      </w:r>
    </w:p>
    <w:p w14:paraId="262AD5EB" w14:textId="77777777" w:rsidR="004F5357" w:rsidRDefault="004F5357" w:rsidP="004F5357">
      <w:pPr>
        <w:pStyle w:val="afd"/>
        <w:rPr>
          <w:lang w:val="uk-UA"/>
        </w:rPr>
      </w:pPr>
      <w:r>
        <w:t>Кафедра «Информатика и программное обеспечение»</w:t>
      </w:r>
    </w:p>
    <w:p w14:paraId="545D4FE4" w14:textId="3CF7A2B4" w:rsidR="004F5357" w:rsidRDefault="004F5357" w:rsidP="004F5357">
      <w:pPr>
        <w:pStyle w:val="afd"/>
        <w:jc w:val="both"/>
      </w:pPr>
    </w:p>
    <w:p w14:paraId="0329A118" w14:textId="77777777" w:rsidR="003C6243" w:rsidRDefault="003C6243" w:rsidP="004F5357">
      <w:pPr>
        <w:pStyle w:val="afd"/>
        <w:jc w:val="both"/>
      </w:pPr>
    </w:p>
    <w:p w14:paraId="26D4870C" w14:textId="77777777" w:rsidR="00A52430" w:rsidRDefault="00A52430" w:rsidP="00A52430">
      <w:pPr>
        <w:pStyle w:val="aff0"/>
        <w:ind w:firstLine="0"/>
        <w:jc w:val="center"/>
        <w:rPr>
          <w:b/>
          <w:bCs w:val="0"/>
          <w:caps/>
          <w:sz w:val="64"/>
          <w:szCs w:val="64"/>
        </w:rPr>
      </w:pPr>
      <w:r>
        <w:rPr>
          <w:b/>
          <w:bCs w:val="0"/>
          <w:caps/>
          <w:sz w:val="64"/>
          <w:szCs w:val="64"/>
        </w:rPr>
        <w:t>Курсовой проект</w:t>
      </w:r>
    </w:p>
    <w:p w14:paraId="424D9F84" w14:textId="77777777" w:rsidR="00A52430" w:rsidRDefault="00A52430" w:rsidP="00A52430">
      <w:pPr>
        <w:ind w:firstLine="0"/>
        <w:rPr>
          <w:sz w:val="24"/>
          <w:szCs w:val="24"/>
        </w:rPr>
      </w:pPr>
    </w:p>
    <w:p w14:paraId="4BCAB6B8" w14:textId="23FB380A" w:rsidR="00A52430" w:rsidRDefault="00A52430" w:rsidP="00A52430">
      <w:pPr>
        <w:ind w:firstLine="0"/>
        <w:jc w:val="center"/>
        <w:rPr>
          <w:sz w:val="40"/>
        </w:rPr>
      </w:pPr>
      <w:r>
        <w:rPr>
          <w:sz w:val="40"/>
        </w:rPr>
        <w:t>по курсу</w:t>
      </w:r>
    </w:p>
    <w:p w14:paraId="3AD099BE" w14:textId="77777777" w:rsidR="00A52430" w:rsidRDefault="00A52430" w:rsidP="007E67C8">
      <w:pPr>
        <w:ind w:firstLine="0"/>
        <w:jc w:val="center"/>
        <w:rPr>
          <w:b/>
          <w:bCs/>
          <w:sz w:val="40"/>
        </w:rPr>
      </w:pPr>
      <w:r>
        <w:rPr>
          <w:b/>
          <w:bCs/>
          <w:sz w:val="40"/>
        </w:rPr>
        <w:t>«Спецификация, архитектура и проектирование программных систем»</w:t>
      </w:r>
    </w:p>
    <w:p w14:paraId="4866AC07"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216B11F9" w14:textId="3DA5423B" w:rsidR="00766E9D" w:rsidRPr="007E67C8" w:rsidRDefault="004F5357" w:rsidP="00930759">
      <w:pPr>
        <w:spacing w:line="240" w:lineRule="auto"/>
        <w:ind w:right="26" w:firstLine="0"/>
        <w:jc w:val="center"/>
        <w:rPr>
          <w:b/>
          <w:spacing w:val="100"/>
          <w:sz w:val="32"/>
          <w:lang w:eastAsia="ru-RU"/>
        </w:rPr>
      </w:pPr>
      <w:r w:rsidRPr="007E67C8">
        <w:rPr>
          <w:b/>
          <w:sz w:val="40"/>
          <w:u w:val="single"/>
        </w:rPr>
        <w:t>Тема</w:t>
      </w:r>
      <w:r w:rsidRPr="007E67C8">
        <w:rPr>
          <w:b/>
          <w:sz w:val="40"/>
        </w:rPr>
        <w:t xml:space="preserve">: </w:t>
      </w:r>
      <w:r w:rsidRPr="007E67C8">
        <w:rPr>
          <w:sz w:val="40"/>
        </w:rPr>
        <w:t>«Проектирование программного комплекса управления надежностью отправки электронных писем</w:t>
      </w:r>
      <w:r w:rsidRPr="007E67C8">
        <w:rPr>
          <w:b/>
          <w:sz w:val="40"/>
        </w:rPr>
        <w:t>»</w:t>
      </w:r>
    </w:p>
    <w:p w14:paraId="4DD79431" w14:textId="77777777" w:rsidR="00766E9D" w:rsidRPr="00F73B10" w:rsidRDefault="00766E9D" w:rsidP="00766E9D">
      <w:pPr>
        <w:spacing w:line="240" w:lineRule="auto"/>
        <w:ind w:firstLine="0"/>
        <w:jc w:val="left"/>
        <w:rPr>
          <w:rFonts w:eastAsia="Times New Roman" w:cs="Times New Roman"/>
          <w:szCs w:val="20"/>
          <w:lang w:eastAsia="ru-RU"/>
        </w:rPr>
      </w:pPr>
    </w:p>
    <w:p w14:paraId="420422F9" w14:textId="77777777" w:rsidR="00766E9D" w:rsidRDefault="00766E9D" w:rsidP="00766E9D">
      <w:pPr>
        <w:spacing w:line="240" w:lineRule="auto"/>
        <w:ind w:left="5103" w:firstLine="0"/>
        <w:rPr>
          <w:b/>
          <w:lang w:eastAsia="ru-RU"/>
        </w:rPr>
      </w:pPr>
    </w:p>
    <w:p w14:paraId="33BE9109" w14:textId="77777777" w:rsidR="00766E9D" w:rsidRDefault="00766E9D" w:rsidP="00766E9D">
      <w:pPr>
        <w:spacing w:line="240" w:lineRule="auto"/>
        <w:ind w:left="5103" w:firstLine="0"/>
        <w:rPr>
          <w:b/>
          <w:lang w:eastAsia="ru-RU"/>
        </w:rPr>
      </w:pPr>
    </w:p>
    <w:p w14:paraId="291A963A" w14:textId="1DE06DF8" w:rsidR="00A52430" w:rsidRDefault="00A52430" w:rsidP="00B842C3">
      <w:pPr>
        <w:ind w:left="5103" w:firstLine="0"/>
        <w:rPr>
          <w:color w:val="auto"/>
        </w:rPr>
      </w:pPr>
      <w:r w:rsidRPr="00B842C3">
        <w:rPr>
          <w:b/>
        </w:rPr>
        <w:t>Выполнил</w:t>
      </w:r>
      <w:r w:rsidR="00B842C3">
        <w:rPr>
          <w:b/>
        </w:rPr>
        <w:t>:</w:t>
      </w:r>
      <w:r>
        <w:t xml:space="preserve"> студент гр. О-17-ПРИ-рпс-Б:</w:t>
      </w:r>
    </w:p>
    <w:p w14:paraId="7C01FA12" w14:textId="7FCACCFD" w:rsidR="00A52430" w:rsidRDefault="00025D4C" w:rsidP="00A52430">
      <w:pPr>
        <w:ind w:left="5103" w:firstLine="0"/>
        <w:rPr>
          <w:szCs w:val="20"/>
        </w:rPr>
      </w:pPr>
      <w:r>
        <w:rPr>
          <w:szCs w:val="20"/>
        </w:rPr>
        <w:t>_________________________</w:t>
      </w:r>
      <w:r w:rsidR="00A52430">
        <w:rPr>
          <w:szCs w:val="20"/>
        </w:rPr>
        <w:t>Сухарев Е.А.</w:t>
      </w:r>
    </w:p>
    <w:p w14:paraId="72E37DEC" w14:textId="77777777" w:rsidR="00A52430" w:rsidRDefault="00A52430" w:rsidP="00A52430">
      <w:pPr>
        <w:ind w:left="5103" w:firstLine="0"/>
        <w:rPr>
          <w:szCs w:val="20"/>
        </w:rPr>
      </w:pPr>
      <w:r>
        <w:rPr>
          <w:szCs w:val="20"/>
        </w:rPr>
        <w:t>«__</w:t>
      </w:r>
      <w:proofErr w:type="gramStart"/>
      <w:r>
        <w:rPr>
          <w:szCs w:val="20"/>
        </w:rPr>
        <w:t>_»_</w:t>
      </w:r>
      <w:proofErr w:type="gramEnd"/>
      <w:r>
        <w:rPr>
          <w:szCs w:val="20"/>
        </w:rPr>
        <w:t>___________2021 г.</w:t>
      </w:r>
    </w:p>
    <w:p w14:paraId="1C62AA77" w14:textId="2B8176E2" w:rsidR="00A52430" w:rsidRDefault="00A52430" w:rsidP="00A52430">
      <w:pPr>
        <w:ind w:left="5103" w:firstLine="0"/>
        <w:rPr>
          <w:b/>
          <w:szCs w:val="20"/>
        </w:rPr>
      </w:pPr>
      <w:r>
        <w:rPr>
          <w:b/>
          <w:szCs w:val="20"/>
        </w:rPr>
        <w:t>Защищено с оценкой: ________</w:t>
      </w:r>
      <w:r w:rsidR="00025D4C">
        <w:rPr>
          <w:b/>
          <w:szCs w:val="20"/>
        </w:rPr>
        <w:t>_______</w:t>
      </w:r>
    </w:p>
    <w:p w14:paraId="10326815" w14:textId="77777777" w:rsidR="00A52430" w:rsidRDefault="00A52430" w:rsidP="00A52430">
      <w:pPr>
        <w:keepNext/>
        <w:ind w:left="5103" w:firstLine="0"/>
        <w:outlineLvl w:val="3"/>
        <w:rPr>
          <w:b/>
          <w:szCs w:val="20"/>
        </w:rPr>
      </w:pPr>
      <w:r>
        <w:rPr>
          <w:b/>
          <w:szCs w:val="20"/>
        </w:rPr>
        <w:t>Руководитель:</w:t>
      </w:r>
    </w:p>
    <w:p w14:paraId="46F2BFE8" w14:textId="152BC796" w:rsidR="00A52430" w:rsidRDefault="00025D4C" w:rsidP="00A52430">
      <w:pPr>
        <w:ind w:left="5103" w:firstLine="0"/>
        <w:rPr>
          <w:szCs w:val="20"/>
        </w:rPr>
      </w:pPr>
      <w:r>
        <w:rPr>
          <w:szCs w:val="20"/>
        </w:rPr>
        <w:t>________________</w:t>
      </w:r>
      <w:r w:rsidR="00A52430">
        <w:rPr>
          <w:szCs w:val="20"/>
        </w:rPr>
        <w:t xml:space="preserve">к.т.н., доц. </w:t>
      </w:r>
      <w:proofErr w:type="spellStart"/>
      <w:r w:rsidR="00A52430">
        <w:rPr>
          <w:szCs w:val="20"/>
        </w:rPr>
        <w:t>Лагерев</w:t>
      </w:r>
      <w:proofErr w:type="spellEnd"/>
      <w:r w:rsidR="00A52430">
        <w:rPr>
          <w:szCs w:val="20"/>
        </w:rPr>
        <w:t xml:space="preserve"> Д.Г.</w:t>
      </w:r>
    </w:p>
    <w:p w14:paraId="3F21C779" w14:textId="027B1574" w:rsidR="00766E9D" w:rsidRPr="00A52430" w:rsidRDefault="00A52430" w:rsidP="00A52430">
      <w:pPr>
        <w:ind w:left="5103" w:firstLine="0"/>
        <w:rPr>
          <w:szCs w:val="20"/>
        </w:rPr>
      </w:pPr>
      <w:r>
        <w:rPr>
          <w:szCs w:val="20"/>
        </w:rPr>
        <w:t>«__</w:t>
      </w:r>
      <w:proofErr w:type="gramStart"/>
      <w:r>
        <w:rPr>
          <w:szCs w:val="20"/>
        </w:rPr>
        <w:t>_»_</w:t>
      </w:r>
      <w:proofErr w:type="gramEnd"/>
      <w:r>
        <w:rPr>
          <w:szCs w:val="20"/>
        </w:rPr>
        <w:t>___________2021 г.</w:t>
      </w:r>
    </w:p>
    <w:p w14:paraId="0DEE4D18" w14:textId="096ADBF6" w:rsidR="00766E9D" w:rsidRDefault="00766E9D" w:rsidP="00766E9D">
      <w:pPr>
        <w:spacing w:line="240" w:lineRule="auto"/>
        <w:jc w:val="center"/>
        <w:rPr>
          <w:b/>
          <w:lang w:eastAsia="ru-RU"/>
        </w:rPr>
      </w:pPr>
    </w:p>
    <w:p w14:paraId="63852D7A" w14:textId="072E9B9B" w:rsidR="00930759" w:rsidRDefault="00930759" w:rsidP="00766E9D">
      <w:pPr>
        <w:spacing w:line="240" w:lineRule="auto"/>
        <w:jc w:val="center"/>
        <w:rPr>
          <w:b/>
          <w:lang w:eastAsia="ru-RU"/>
        </w:rPr>
      </w:pPr>
    </w:p>
    <w:p w14:paraId="4D2C5333" w14:textId="5C50A9EF" w:rsidR="00930759" w:rsidRDefault="00930759" w:rsidP="00766E9D">
      <w:pPr>
        <w:spacing w:line="240" w:lineRule="auto"/>
        <w:jc w:val="center"/>
        <w:rPr>
          <w:b/>
          <w:lang w:eastAsia="ru-RU"/>
        </w:rPr>
      </w:pPr>
    </w:p>
    <w:p w14:paraId="1D9411D7" w14:textId="77777777" w:rsidR="00930759" w:rsidRDefault="00930759" w:rsidP="00766E9D">
      <w:pPr>
        <w:spacing w:line="240" w:lineRule="auto"/>
        <w:jc w:val="center"/>
        <w:rPr>
          <w:b/>
          <w:lang w:eastAsia="ru-RU"/>
        </w:rPr>
      </w:pPr>
    </w:p>
    <w:p w14:paraId="6B274401" w14:textId="77777777" w:rsidR="00766E9D" w:rsidRDefault="00766E9D" w:rsidP="00766E9D">
      <w:pPr>
        <w:spacing w:line="240" w:lineRule="auto"/>
        <w:jc w:val="center"/>
        <w:rPr>
          <w:b/>
          <w:lang w:eastAsia="ru-RU"/>
        </w:rPr>
      </w:pPr>
    </w:p>
    <w:p w14:paraId="43165719" w14:textId="7D73865E" w:rsidR="00A52430" w:rsidRPr="00A52430" w:rsidRDefault="00A52430" w:rsidP="00A52430">
      <w:pPr>
        <w:jc w:val="center"/>
        <w:rPr>
          <w:b/>
          <w:sz w:val="36"/>
          <w:lang w:eastAsia="ru-RU"/>
        </w:rPr>
      </w:pPr>
      <w:r w:rsidRPr="00A52430">
        <w:rPr>
          <w:b/>
          <w:sz w:val="36"/>
          <w:lang w:eastAsia="ru-RU"/>
        </w:rPr>
        <w:t>БРЯНСК</w:t>
      </w:r>
    </w:p>
    <w:p w14:paraId="5C68BF24" w14:textId="14029B8E" w:rsidR="00766E9D" w:rsidRPr="00A52430" w:rsidRDefault="00766E9D" w:rsidP="00A52430">
      <w:pPr>
        <w:jc w:val="center"/>
        <w:rPr>
          <w:b/>
          <w:sz w:val="36"/>
          <w:lang w:eastAsia="ru-RU"/>
        </w:rPr>
        <w:sectPr w:rsidR="00766E9D" w:rsidRPr="00A52430" w:rsidSect="00D163D5">
          <w:headerReference w:type="default" r:id="rId8"/>
          <w:pgSz w:w="11906" w:h="16838"/>
          <w:pgMar w:top="709" w:right="284" w:bottom="425" w:left="964" w:header="709" w:footer="709" w:gutter="0"/>
          <w:cols w:space="708"/>
          <w:titlePg/>
          <w:docGrid w:linePitch="381"/>
        </w:sectPr>
      </w:pPr>
      <w:r w:rsidRPr="00A52430">
        <w:rPr>
          <w:b/>
          <w:sz w:val="36"/>
          <w:lang w:eastAsia="ru-RU"/>
        </w:rPr>
        <w:t>2021</w:t>
      </w:r>
    </w:p>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2A8F90C4" w14:textId="77777777" w:rsidR="00FA2C17" w:rsidRPr="005A2140" w:rsidRDefault="00FA2C17" w:rsidP="00FA2C17">
          <w:pPr>
            <w:pStyle w:val="af5"/>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5BC19C46" w14:textId="569BEEA6" w:rsidR="00B842C3" w:rsidRDefault="00FA2C17">
          <w:pPr>
            <w:pStyle w:val="14"/>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72676252" w:history="1">
            <w:r w:rsidR="00B842C3" w:rsidRPr="00137FB4">
              <w:rPr>
                <w:rStyle w:val="a9"/>
                <w:noProof/>
              </w:rPr>
              <w:t>ВВЕДЕНИЕ</w:t>
            </w:r>
            <w:r w:rsidR="00B842C3">
              <w:rPr>
                <w:noProof/>
                <w:webHidden/>
              </w:rPr>
              <w:tab/>
            </w:r>
            <w:r w:rsidR="00B842C3">
              <w:rPr>
                <w:noProof/>
                <w:webHidden/>
              </w:rPr>
              <w:fldChar w:fldCharType="begin"/>
            </w:r>
            <w:r w:rsidR="00B842C3">
              <w:rPr>
                <w:noProof/>
                <w:webHidden/>
              </w:rPr>
              <w:instrText xml:space="preserve"> PAGEREF _Toc72676252 \h </w:instrText>
            </w:r>
            <w:r w:rsidR="00B842C3">
              <w:rPr>
                <w:noProof/>
                <w:webHidden/>
              </w:rPr>
            </w:r>
            <w:r w:rsidR="00B842C3">
              <w:rPr>
                <w:noProof/>
                <w:webHidden/>
              </w:rPr>
              <w:fldChar w:fldCharType="separate"/>
            </w:r>
            <w:r w:rsidR="00B842C3">
              <w:rPr>
                <w:noProof/>
                <w:webHidden/>
              </w:rPr>
              <w:t>5</w:t>
            </w:r>
            <w:r w:rsidR="00B842C3">
              <w:rPr>
                <w:noProof/>
                <w:webHidden/>
              </w:rPr>
              <w:fldChar w:fldCharType="end"/>
            </w:r>
          </w:hyperlink>
        </w:p>
        <w:p w14:paraId="2D951D7F" w14:textId="0556B5FD" w:rsidR="00B842C3" w:rsidRDefault="00B842C3">
          <w:pPr>
            <w:pStyle w:val="14"/>
            <w:rPr>
              <w:rFonts w:asciiTheme="minorHAnsi" w:eastAsiaTheme="minorEastAsia" w:hAnsiTheme="minorHAnsi"/>
              <w:noProof/>
              <w:color w:val="auto"/>
              <w:sz w:val="22"/>
              <w:lang w:eastAsia="ru-RU"/>
            </w:rPr>
          </w:pPr>
          <w:hyperlink w:anchor="_Toc72676253" w:history="1">
            <w:r w:rsidRPr="00137FB4">
              <w:rPr>
                <w:rStyle w:val="a9"/>
                <w:noProof/>
              </w:rPr>
              <w:t>1. АНАЛИЗ ТРЕБОВАНИЙ</w:t>
            </w:r>
            <w:r>
              <w:rPr>
                <w:noProof/>
                <w:webHidden/>
              </w:rPr>
              <w:tab/>
            </w:r>
            <w:r>
              <w:rPr>
                <w:noProof/>
                <w:webHidden/>
              </w:rPr>
              <w:fldChar w:fldCharType="begin"/>
            </w:r>
            <w:r>
              <w:rPr>
                <w:noProof/>
                <w:webHidden/>
              </w:rPr>
              <w:instrText xml:space="preserve"> PAGEREF _Toc72676253 \h </w:instrText>
            </w:r>
            <w:r>
              <w:rPr>
                <w:noProof/>
                <w:webHidden/>
              </w:rPr>
            </w:r>
            <w:r>
              <w:rPr>
                <w:noProof/>
                <w:webHidden/>
              </w:rPr>
              <w:fldChar w:fldCharType="separate"/>
            </w:r>
            <w:r>
              <w:rPr>
                <w:noProof/>
                <w:webHidden/>
              </w:rPr>
              <w:t>6</w:t>
            </w:r>
            <w:r>
              <w:rPr>
                <w:noProof/>
                <w:webHidden/>
              </w:rPr>
              <w:fldChar w:fldCharType="end"/>
            </w:r>
          </w:hyperlink>
        </w:p>
        <w:p w14:paraId="4C995279" w14:textId="5A0566DF"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54" w:history="1">
            <w:r w:rsidRPr="00137FB4">
              <w:rPr>
                <w:rStyle w:val="a9"/>
                <w:rFonts w:cs="Times New Roman"/>
                <w:bCs/>
                <w:noProof/>
              </w:rPr>
              <w:t>1.1. Обзор процесса отправки сообщения</w:t>
            </w:r>
            <w:r>
              <w:rPr>
                <w:noProof/>
                <w:webHidden/>
              </w:rPr>
              <w:tab/>
            </w:r>
            <w:r>
              <w:rPr>
                <w:noProof/>
                <w:webHidden/>
              </w:rPr>
              <w:fldChar w:fldCharType="begin"/>
            </w:r>
            <w:r>
              <w:rPr>
                <w:noProof/>
                <w:webHidden/>
              </w:rPr>
              <w:instrText xml:space="preserve"> PAGEREF _Toc72676254 \h </w:instrText>
            </w:r>
            <w:r>
              <w:rPr>
                <w:noProof/>
                <w:webHidden/>
              </w:rPr>
            </w:r>
            <w:r>
              <w:rPr>
                <w:noProof/>
                <w:webHidden/>
              </w:rPr>
              <w:fldChar w:fldCharType="separate"/>
            </w:r>
            <w:r>
              <w:rPr>
                <w:noProof/>
                <w:webHidden/>
              </w:rPr>
              <w:t>6</w:t>
            </w:r>
            <w:r>
              <w:rPr>
                <w:noProof/>
                <w:webHidden/>
              </w:rPr>
              <w:fldChar w:fldCharType="end"/>
            </w:r>
          </w:hyperlink>
        </w:p>
        <w:p w14:paraId="30FDD4C8" w14:textId="5F448D7D"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55" w:history="1">
            <w:r w:rsidRPr="00137FB4">
              <w:rPr>
                <w:rStyle w:val="a9"/>
                <w:noProof/>
                <w:lang w:bidi="x-none"/>
                <w14:scene3d>
                  <w14:camera w14:prst="orthographicFront"/>
                  <w14:lightRig w14:rig="threePt" w14:dir="t">
                    <w14:rot w14:lat="0" w14:lon="0" w14:rev="0"/>
                  </w14:lightRig>
                </w14:scene3d>
              </w:rPr>
              <w:t>1.1.1.</w:t>
            </w:r>
            <w:r>
              <w:rPr>
                <w:rFonts w:asciiTheme="minorHAnsi" w:eastAsiaTheme="minorEastAsia" w:hAnsiTheme="minorHAnsi"/>
                <w:noProof/>
                <w:color w:val="auto"/>
                <w:sz w:val="22"/>
                <w:lang w:eastAsia="ru-RU"/>
              </w:rPr>
              <w:tab/>
            </w:r>
            <w:r w:rsidRPr="00137FB4">
              <w:rPr>
                <w:rStyle w:val="a9"/>
                <w:noProof/>
              </w:rPr>
              <w:t>Общие сведения</w:t>
            </w:r>
            <w:r>
              <w:rPr>
                <w:noProof/>
                <w:webHidden/>
              </w:rPr>
              <w:tab/>
            </w:r>
            <w:r>
              <w:rPr>
                <w:noProof/>
                <w:webHidden/>
              </w:rPr>
              <w:fldChar w:fldCharType="begin"/>
            </w:r>
            <w:r>
              <w:rPr>
                <w:noProof/>
                <w:webHidden/>
              </w:rPr>
              <w:instrText xml:space="preserve"> PAGEREF _Toc72676255 \h </w:instrText>
            </w:r>
            <w:r>
              <w:rPr>
                <w:noProof/>
                <w:webHidden/>
              </w:rPr>
            </w:r>
            <w:r>
              <w:rPr>
                <w:noProof/>
                <w:webHidden/>
              </w:rPr>
              <w:fldChar w:fldCharType="separate"/>
            </w:r>
            <w:r>
              <w:rPr>
                <w:noProof/>
                <w:webHidden/>
              </w:rPr>
              <w:t>6</w:t>
            </w:r>
            <w:r>
              <w:rPr>
                <w:noProof/>
                <w:webHidden/>
              </w:rPr>
              <w:fldChar w:fldCharType="end"/>
            </w:r>
          </w:hyperlink>
        </w:p>
        <w:p w14:paraId="14D8DAEB" w14:textId="45F56A34"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56" w:history="1">
            <w:r w:rsidRPr="00137FB4">
              <w:rPr>
                <w:rStyle w:val="a9"/>
                <w:noProof/>
                <w:lang w:bidi="x-none"/>
                <w14:scene3d>
                  <w14:camera w14:prst="orthographicFront"/>
                  <w14:lightRig w14:rig="threePt" w14:dir="t">
                    <w14:rot w14:lat="0" w14:lon="0" w14:rev="0"/>
                  </w14:lightRig>
                </w14:scene3d>
              </w:rPr>
              <w:t>1.1.2.</w:t>
            </w:r>
            <w:r>
              <w:rPr>
                <w:rFonts w:asciiTheme="minorHAnsi" w:eastAsiaTheme="minorEastAsia" w:hAnsiTheme="minorHAnsi"/>
                <w:noProof/>
                <w:color w:val="auto"/>
                <w:sz w:val="22"/>
                <w:lang w:eastAsia="ru-RU"/>
              </w:rPr>
              <w:tab/>
            </w:r>
            <w:r w:rsidRPr="00137FB4">
              <w:rPr>
                <w:rStyle w:val="a9"/>
                <w:noProof/>
              </w:rPr>
              <w:t>Основные понятия</w:t>
            </w:r>
            <w:r>
              <w:rPr>
                <w:noProof/>
                <w:webHidden/>
              </w:rPr>
              <w:tab/>
            </w:r>
            <w:r>
              <w:rPr>
                <w:noProof/>
                <w:webHidden/>
              </w:rPr>
              <w:fldChar w:fldCharType="begin"/>
            </w:r>
            <w:r>
              <w:rPr>
                <w:noProof/>
                <w:webHidden/>
              </w:rPr>
              <w:instrText xml:space="preserve"> PAGEREF _Toc72676256 \h </w:instrText>
            </w:r>
            <w:r>
              <w:rPr>
                <w:noProof/>
                <w:webHidden/>
              </w:rPr>
            </w:r>
            <w:r>
              <w:rPr>
                <w:noProof/>
                <w:webHidden/>
              </w:rPr>
              <w:fldChar w:fldCharType="separate"/>
            </w:r>
            <w:r>
              <w:rPr>
                <w:noProof/>
                <w:webHidden/>
              </w:rPr>
              <w:t>7</w:t>
            </w:r>
            <w:r>
              <w:rPr>
                <w:noProof/>
                <w:webHidden/>
              </w:rPr>
              <w:fldChar w:fldCharType="end"/>
            </w:r>
          </w:hyperlink>
        </w:p>
        <w:p w14:paraId="5E53302D" w14:textId="727ED1AD"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57" w:history="1">
            <w:r w:rsidRPr="00137FB4">
              <w:rPr>
                <w:rStyle w:val="a9"/>
                <w:noProof/>
                <w:lang w:bidi="x-none"/>
                <w14:scene3d>
                  <w14:camera w14:prst="orthographicFront"/>
                  <w14:lightRig w14:rig="threePt" w14:dir="t">
                    <w14:rot w14:lat="0" w14:lon="0" w14:rev="0"/>
                  </w14:lightRig>
                </w14:scene3d>
              </w:rPr>
              <w:t>1.1.3.</w:t>
            </w:r>
            <w:r>
              <w:rPr>
                <w:rFonts w:asciiTheme="minorHAnsi" w:eastAsiaTheme="minorEastAsia" w:hAnsiTheme="minorHAnsi"/>
                <w:noProof/>
                <w:color w:val="auto"/>
                <w:sz w:val="22"/>
                <w:lang w:eastAsia="ru-RU"/>
              </w:rPr>
              <w:tab/>
            </w:r>
            <w:r w:rsidRPr="00137FB4">
              <w:rPr>
                <w:rStyle w:val="a9"/>
                <w:noProof/>
              </w:rPr>
              <w:t>Процесс отправки сообщения</w:t>
            </w:r>
            <w:r>
              <w:rPr>
                <w:noProof/>
                <w:webHidden/>
              </w:rPr>
              <w:tab/>
            </w:r>
            <w:r>
              <w:rPr>
                <w:noProof/>
                <w:webHidden/>
              </w:rPr>
              <w:fldChar w:fldCharType="begin"/>
            </w:r>
            <w:r>
              <w:rPr>
                <w:noProof/>
                <w:webHidden/>
              </w:rPr>
              <w:instrText xml:space="preserve"> PAGEREF _Toc72676257 \h </w:instrText>
            </w:r>
            <w:r>
              <w:rPr>
                <w:noProof/>
                <w:webHidden/>
              </w:rPr>
            </w:r>
            <w:r>
              <w:rPr>
                <w:noProof/>
                <w:webHidden/>
              </w:rPr>
              <w:fldChar w:fldCharType="separate"/>
            </w:r>
            <w:r>
              <w:rPr>
                <w:noProof/>
                <w:webHidden/>
              </w:rPr>
              <w:t>8</w:t>
            </w:r>
            <w:r>
              <w:rPr>
                <w:noProof/>
                <w:webHidden/>
              </w:rPr>
              <w:fldChar w:fldCharType="end"/>
            </w:r>
          </w:hyperlink>
        </w:p>
        <w:p w14:paraId="386C2123" w14:textId="7C41BF8E"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2" w:history="1">
            <w:r w:rsidRPr="00137FB4">
              <w:rPr>
                <w:rStyle w:val="a9"/>
                <w:noProof/>
                <w:lang w:bidi="x-none"/>
                <w14:scene3d>
                  <w14:camera w14:prst="orthographicFront"/>
                  <w14:lightRig w14:rig="threePt" w14:dir="t">
                    <w14:rot w14:lat="0" w14:lon="0" w14:rev="0"/>
                  </w14:lightRig>
                </w14:scene3d>
              </w:rPr>
              <w:t>1.1.4.</w:t>
            </w:r>
            <w:r>
              <w:rPr>
                <w:rFonts w:asciiTheme="minorHAnsi" w:eastAsiaTheme="minorEastAsia" w:hAnsiTheme="minorHAnsi"/>
                <w:noProof/>
                <w:color w:val="auto"/>
                <w:sz w:val="22"/>
                <w:lang w:eastAsia="ru-RU"/>
              </w:rPr>
              <w:tab/>
            </w:r>
            <w:r w:rsidRPr="00137FB4">
              <w:rPr>
                <w:rStyle w:val="a9"/>
                <w:noProof/>
              </w:rPr>
              <w:t>Основные трудности при отправке сообщения</w:t>
            </w:r>
            <w:r>
              <w:rPr>
                <w:noProof/>
                <w:webHidden/>
              </w:rPr>
              <w:tab/>
            </w:r>
            <w:r>
              <w:rPr>
                <w:noProof/>
                <w:webHidden/>
              </w:rPr>
              <w:fldChar w:fldCharType="begin"/>
            </w:r>
            <w:r>
              <w:rPr>
                <w:noProof/>
                <w:webHidden/>
              </w:rPr>
              <w:instrText xml:space="preserve"> PAGEREF _Toc72676262 \h </w:instrText>
            </w:r>
            <w:r>
              <w:rPr>
                <w:noProof/>
                <w:webHidden/>
              </w:rPr>
            </w:r>
            <w:r>
              <w:rPr>
                <w:noProof/>
                <w:webHidden/>
              </w:rPr>
              <w:fldChar w:fldCharType="separate"/>
            </w:r>
            <w:r>
              <w:rPr>
                <w:noProof/>
                <w:webHidden/>
              </w:rPr>
              <w:t>10</w:t>
            </w:r>
            <w:r>
              <w:rPr>
                <w:noProof/>
                <w:webHidden/>
              </w:rPr>
              <w:fldChar w:fldCharType="end"/>
            </w:r>
          </w:hyperlink>
        </w:p>
        <w:p w14:paraId="2740200C" w14:textId="3E5CC6DA"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63" w:history="1">
            <w:r w:rsidRPr="00137FB4">
              <w:rPr>
                <w:rStyle w:val="a9"/>
                <w:noProof/>
                <w14:scene3d>
                  <w14:camera w14:prst="orthographicFront"/>
                  <w14:lightRig w14:rig="threePt" w14:dir="t">
                    <w14:rot w14:lat="0" w14:lon="0" w14:rev="0"/>
                  </w14:lightRig>
                </w14:scene3d>
              </w:rPr>
              <w:t>1.2.</w:t>
            </w:r>
            <w:r w:rsidRPr="00137FB4">
              <w:rPr>
                <w:rStyle w:val="a9"/>
                <w:noProof/>
              </w:rPr>
              <w:t xml:space="preserve"> Обзор программ-аналогов</w:t>
            </w:r>
            <w:r>
              <w:rPr>
                <w:noProof/>
                <w:webHidden/>
              </w:rPr>
              <w:tab/>
            </w:r>
            <w:r>
              <w:rPr>
                <w:noProof/>
                <w:webHidden/>
              </w:rPr>
              <w:fldChar w:fldCharType="begin"/>
            </w:r>
            <w:r>
              <w:rPr>
                <w:noProof/>
                <w:webHidden/>
              </w:rPr>
              <w:instrText xml:space="preserve"> PAGEREF _Toc72676263 \h </w:instrText>
            </w:r>
            <w:r>
              <w:rPr>
                <w:noProof/>
                <w:webHidden/>
              </w:rPr>
            </w:r>
            <w:r>
              <w:rPr>
                <w:noProof/>
                <w:webHidden/>
              </w:rPr>
              <w:fldChar w:fldCharType="separate"/>
            </w:r>
            <w:r>
              <w:rPr>
                <w:noProof/>
                <w:webHidden/>
              </w:rPr>
              <w:t>10</w:t>
            </w:r>
            <w:r>
              <w:rPr>
                <w:noProof/>
                <w:webHidden/>
              </w:rPr>
              <w:fldChar w:fldCharType="end"/>
            </w:r>
          </w:hyperlink>
        </w:p>
        <w:p w14:paraId="621A2827" w14:textId="2BC87799"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4" w:history="1">
            <w:r w:rsidRPr="00137FB4">
              <w:rPr>
                <w:rStyle w:val="a9"/>
                <w:noProof/>
                <w:lang w:bidi="x-none"/>
                <w14:scene3d>
                  <w14:camera w14:prst="orthographicFront"/>
                  <w14:lightRig w14:rig="threePt" w14:dir="t">
                    <w14:rot w14:lat="0" w14:lon="0" w14:rev="0"/>
                  </w14:lightRig>
                </w14:scene3d>
              </w:rPr>
              <w:t>1.2.1.</w:t>
            </w:r>
            <w:r>
              <w:rPr>
                <w:rFonts w:asciiTheme="minorHAnsi" w:eastAsiaTheme="minorEastAsia" w:hAnsiTheme="minorHAnsi"/>
                <w:noProof/>
                <w:color w:val="auto"/>
                <w:sz w:val="22"/>
                <w:lang w:eastAsia="ru-RU"/>
              </w:rPr>
              <w:tab/>
            </w:r>
            <w:r w:rsidRPr="00137FB4">
              <w:rPr>
                <w:rStyle w:val="a9"/>
                <w:noProof/>
              </w:rPr>
              <w:t xml:space="preserve">Amazon </w:t>
            </w:r>
            <w:r w:rsidRPr="00137FB4">
              <w:rPr>
                <w:rStyle w:val="a9"/>
                <w:noProof/>
                <w:lang w:val="en-US"/>
              </w:rPr>
              <w:t>SES</w:t>
            </w:r>
            <w:r>
              <w:rPr>
                <w:noProof/>
                <w:webHidden/>
              </w:rPr>
              <w:tab/>
            </w:r>
            <w:r>
              <w:rPr>
                <w:noProof/>
                <w:webHidden/>
              </w:rPr>
              <w:fldChar w:fldCharType="begin"/>
            </w:r>
            <w:r>
              <w:rPr>
                <w:noProof/>
                <w:webHidden/>
              </w:rPr>
              <w:instrText xml:space="preserve"> PAGEREF _Toc72676264 \h </w:instrText>
            </w:r>
            <w:r>
              <w:rPr>
                <w:noProof/>
                <w:webHidden/>
              </w:rPr>
            </w:r>
            <w:r>
              <w:rPr>
                <w:noProof/>
                <w:webHidden/>
              </w:rPr>
              <w:fldChar w:fldCharType="separate"/>
            </w:r>
            <w:r>
              <w:rPr>
                <w:noProof/>
                <w:webHidden/>
              </w:rPr>
              <w:t>11</w:t>
            </w:r>
            <w:r>
              <w:rPr>
                <w:noProof/>
                <w:webHidden/>
              </w:rPr>
              <w:fldChar w:fldCharType="end"/>
            </w:r>
          </w:hyperlink>
        </w:p>
        <w:p w14:paraId="20833810" w14:textId="1763A4B9"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5" w:history="1">
            <w:r w:rsidRPr="00137FB4">
              <w:rPr>
                <w:rStyle w:val="a9"/>
                <w:noProof/>
                <w:lang w:val="en-US" w:bidi="x-none"/>
                <w14:scene3d>
                  <w14:camera w14:prst="orthographicFront"/>
                  <w14:lightRig w14:rig="threePt" w14:dir="t">
                    <w14:rot w14:lat="0" w14:lon="0" w14:rev="0"/>
                  </w14:lightRig>
                </w14:scene3d>
              </w:rPr>
              <w:t>1.2.2.</w:t>
            </w:r>
            <w:r>
              <w:rPr>
                <w:rFonts w:asciiTheme="minorHAnsi" w:eastAsiaTheme="minorEastAsia" w:hAnsiTheme="minorHAnsi"/>
                <w:noProof/>
                <w:color w:val="auto"/>
                <w:sz w:val="22"/>
                <w:lang w:eastAsia="ru-RU"/>
              </w:rPr>
              <w:tab/>
            </w:r>
            <w:r w:rsidRPr="00137FB4">
              <w:rPr>
                <w:rStyle w:val="a9"/>
                <w:noProof/>
              </w:rPr>
              <w:t>Sendgrid</w:t>
            </w:r>
            <w:r>
              <w:rPr>
                <w:noProof/>
                <w:webHidden/>
              </w:rPr>
              <w:tab/>
            </w:r>
            <w:r>
              <w:rPr>
                <w:noProof/>
                <w:webHidden/>
              </w:rPr>
              <w:fldChar w:fldCharType="begin"/>
            </w:r>
            <w:r>
              <w:rPr>
                <w:noProof/>
                <w:webHidden/>
              </w:rPr>
              <w:instrText xml:space="preserve"> PAGEREF _Toc72676265 \h </w:instrText>
            </w:r>
            <w:r>
              <w:rPr>
                <w:noProof/>
                <w:webHidden/>
              </w:rPr>
            </w:r>
            <w:r>
              <w:rPr>
                <w:noProof/>
                <w:webHidden/>
              </w:rPr>
              <w:fldChar w:fldCharType="separate"/>
            </w:r>
            <w:r>
              <w:rPr>
                <w:noProof/>
                <w:webHidden/>
              </w:rPr>
              <w:t>11</w:t>
            </w:r>
            <w:r>
              <w:rPr>
                <w:noProof/>
                <w:webHidden/>
              </w:rPr>
              <w:fldChar w:fldCharType="end"/>
            </w:r>
          </w:hyperlink>
        </w:p>
        <w:p w14:paraId="650A73C2" w14:textId="6A45097F"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6" w:history="1">
            <w:r w:rsidRPr="00137FB4">
              <w:rPr>
                <w:rStyle w:val="a9"/>
                <w:noProof/>
                <w:lang w:val="en-US" w:bidi="x-none"/>
                <w14:scene3d>
                  <w14:camera w14:prst="orthographicFront"/>
                  <w14:lightRig w14:rig="threePt" w14:dir="t">
                    <w14:rot w14:lat="0" w14:lon="0" w14:rev="0"/>
                  </w14:lightRig>
                </w14:scene3d>
              </w:rPr>
              <w:t>1.2.3.</w:t>
            </w:r>
            <w:r>
              <w:rPr>
                <w:rFonts w:asciiTheme="minorHAnsi" w:eastAsiaTheme="minorEastAsia" w:hAnsiTheme="minorHAnsi"/>
                <w:noProof/>
                <w:color w:val="auto"/>
                <w:sz w:val="22"/>
                <w:lang w:eastAsia="ru-RU"/>
              </w:rPr>
              <w:tab/>
            </w:r>
            <w:r w:rsidRPr="00137FB4">
              <w:rPr>
                <w:rStyle w:val="a9"/>
                <w:noProof/>
                <w:lang w:val="en-US"/>
              </w:rPr>
              <w:t>Tin-cat email queue</w:t>
            </w:r>
            <w:r>
              <w:rPr>
                <w:noProof/>
                <w:webHidden/>
              </w:rPr>
              <w:tab/>
            </w:r>
            <w:r>
              <w:rPr>
                <w:noProof/>
                <w:webHidden/>
              </w:rPr>
              <w:fldChar w:fldCharType="begin"/>
            </w:r>
            <w:r>
              <w:rPr>
                <w:noProof/>
                <w:webHidden/>
              </w:rPr>
              <w:instrText xml:space="preserve"> PAGEREF _Toc72676266 \h </w:instrText>
            </w:r>
            <w:r>
              <w:rPr>
                <w:noProof/>
                <w:webHidden/>
              </w:rPr>
            </w:r>
            <w:r>
              <w:rPr>
                <w:noProof/>
                <w:webHidden/>
              </w:rPr>
              <w:fldChar w:fldCharType="separate"/>
            </w:r>
            <w:r>
              <w:rPr>
                <w:noProof/>
                <w:webHidden/>
              </w:rPr>
              <w:t>12</w:t>
            </w:r>
            <w:r>
              <w:rPr>
                <w:noProof/>
                <w:webHidden/>
              </w:rPr>
              <w:fldChar w:fldCharType="end"/>
            </w:r>
          </w:hyperlink>
        </w:p>
        <w:p w14:paraId="5D07D149" w14:textId="5E3705E7"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7" w:history="1">
            <w:r w:rsidRPr="00137FB4">
              <w:rPr>
                <w:rStyle w:val="a9"/>
                <w:noProof/>
                <w:lang w:bidi="x-none"/>
                <w14:scene3d>
                  <w14:camera w14:prst="orthographicFront"/>
                  <w14:lightRig w14:rig="threePt" w14:dir="t">
                    <w14:rot w14:lat="0" w14:lon="0" w14:rev="0"/>
                  </w14:lightRig>
                </w14:scene3d>
              </w:rPr>
              <w:t>1.2.4.</w:t>
            </w:r>
            <w:r>
              <w:rPr>
                <w:rFonts w:asciiTheme="minorHAnsi" w:eastAsiaTheme="minorEastAsia" w:hAnsiTheme="minorHAnsi"/>
                <w:noProof/>
                <w:color w:val="auto"/>
                <w:sz w:val="22"/>
                <w:lang w:eastAsia="ru-RU"/>
              </w:rPr>
              <w:tab/>
            </w:r>
            <w:r w:rsidRPr="00137FB4">
              <w:rPr>
                <w:rStyle w:val="a9"/>
                <w:noProof/>
              </w:rPr>
              <w:t>Сравнение</w:t>
            </w:r>
            <w:r>
              <w:rPr>
                <w:noProof/>
                <w:webHidden/>
              </w:rPr>
              <w:tab/>
            </w:r>
            <w:r>
              <w:rPr>
                <w:noProof/>
                <w:webHidden/>
              </w:rPr>
              <w:fldChar w:fldCharType="begin"/>
            </w:r>
            <w:r>
              <w:rPr>
                <w:noProof/>
                <w:webHidden/>
              </w:rPr>
              <w:instrText xml:space="preserve"> PAGEREF _Toc72676267 \h </w:instrText>
            </w:r>
            <w:r>
              <w:rPr>
                <w:noProof/>
                <w:webHidden/>
              </w:rPr>
            </w:r>
            <w:r>
              <w:rPr>
                <w:noProof/>
                <w:webHidden/>
              </w:rPr>
              <w:fldChar w:fldCharType="separate"/>
            </w:r>
            <w:r>
              <w:rPr>
                <w:noProof/>
                <w:webHidden/>
              </w:rPr>
              <w:t>13</w:t>
            </w:r>
            <w:r>
              <w:rPr>
                <w:noProof/>
                <w:webHidden/>
              </w:rPr>
              <w:fldChar w:fldCharType="end"/>
            </w:r>
          </w:hyperlink>
        </w:p>
        <w:p w14:paraId="0FF4C85F" w14:textId="63A6EC67"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68" w:history="1">
            <w:r w:rsidRPr="00137FB4">
              <w:rPr>
                <w:rStyle w:val="a9"/>
                <w:noProof/>
                <w14:scene3d>
                  <w14:camera w14:prst="orthographicFront"/>
                  <w14:lightRig w14:rig="threePt" w14:dir="t">
                    <w14:rot w14:lat="0" w14:lon="0" w14:rev="0"/>
                  </w14:lightRig>
                </w14:scene3d>
              </w:rPr>
              <w:t>1.3.</w:t>
            </w:r>
            <w:r w:rsidRPr="00137FB4">
              <w:rPr>
                <w:rStyle w:val="a9"/>
                <w:noProof/>
              </w:rPr>
              <w:t xml:space="preserve"> Функциональная модель</w:t>
            </w:r>
            <w:r>
              <w:rPr>
                <w:noProof/>
                <w:webHidden/>
              </w:rPr>
              <w:tab/>
            </w:r>
            <w:r>
              <w:rPr>
                <w:noProof/>
                <w:webHidden/>
              </w:rPr>
              <w:fldChar w:fldCharType="begin"/>
            </w:r>
            <w:r>
              <w:rPr>
                <w:noProof/>
                <w:webHidden/>
              </w:rPr>
              <w:instrText xml:space="preserve"> PAGEREF _Toc72676268 \h </w:instrText>
            </w:r>
            <w:r>
              <w:rPr>
                <w:noProof/>
                <w:webHidden/>
              </w:rPr>
            </w:r>
            <w:r>
              <w:rPr>
                <w:noProof/>
                <w:webHidden/>
              </w:rPr>
              <w:fldChar w:fldCharType="separate"/>
            </w:r>
            <w:r>
              <w:rPr>
                <w:noProof/>
                <w:webHidden/>
              </w:rPr>
              <w:t>14</w:t>
            </w:r>
            <w:r>
              <w:rPr>
                <w:noProof/>
                <w:webHidden/>
              </w:rPr>
              <w:fldChar w:fldCharType="end"/>
            </w:r>
          </w:hyperlink>
        </w:p>
        <w:p w14:paraId="3CB798BD" w14:textId="09599300"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69" w:history="1">
            <w:r w:rsidRPr="00137FB4">
              <w:rPr>
                <w:rStyle w:val="a9"/>
                <w:noProof/>
                <w:lang w:bidi="x-none"/>
                <w14:scene3d>
                  <w14:camera w14:prst="orthographicFront"/>
                  <w14:lightRig w14:rig="threePt" w14:dir="t">
                    <w14:rot w14:lat="0" w14:lon="0" w14:rev="0"/>
                  </w14:lightRig>
                </w14:scene3d>
              </w:rPr>
              <w:t>1.3.1.</w:t>
            </w:r>
            <w:r>
              <w:rPr>
                <w:rFonts w:asciiTheme="minorHAnsi" w:eastAsiaTheme="minorEastAsia" w:hAnsiTheme="minorHAnsi"/>
                <w:noProof/>
                <w:color w:val="auto"/>
                <w:sz w:val="22"/>
                <w:lang w:eastAsia="ru-RU"/>
              </w:rPr>
              <w:tab/>
            </w:r>
            <w:r w:rsidRPr="00137FB4">
              <w:rPr>
                <w:rStyle w:val="a9"/>
                <w:noProof/>
              </w:rPr>
              <w:t>Оператор</w:t>
            </w:r>
            <w:r>
              <w:rPr>
                <w:noProof/>
                <w:webHidden/>
              </w:rPr>
              <w:tab/>
            </w:r>
            <w:r>
              <w:rPr>
                <w:noProof/>
                <w:webHidden/>
              </w:rPr>
              <w:fldChar w:fldCharType="begin"/>
            </w:r>
            <w:r>
              <w:rPr>
                <w:noProof/>
                <w:webHidden/>
              </w:rPr>
              <w:instrText xml:space="preserve"> PAGEREF _Toc72676269 \h </w:instrText>
            </w:r>
            <w:r>
              <w:rPr>
                <w:noProof/>
                <w:webHidden/>
              </w:rPr>
            </w:r>
            <w:r>
              <w:rPr>
                <w:noProof/>
                <w:webHidden/>
              </w:rPr>
              <w:fldChar w:fldCharType="separate"/>
            </w:r>
            <w:r>
              <w:rPr>
                <w:noProof/>
                <w:webHidden/>
              </w:rPr>
              <w:t>14</w:t>
            </w:r>
            <w:r>
              <w:rPr>
                <w:noProof/>
                <w:webHidden/>
              </w:rPr>
              <w:fldChar w:fldCharType="end"/>
            </w:r>
          </w:hyperlink>
        </w:p>
        <w:p w14:paraId="6A6B5549" w14:textId="1D7A3030"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70" w:history="1">
            <w:r w:rsidRPr="00137FB4">
              <w:rPr>
                <w:rStyle w:val="a9"/>
                <w:noProof/>
                <w:lang w:bidi="x-none"/>
                <w14:scene3d>
                  <w14:camera w14:prst="orthographicFront"/>
                  <w14:lightRig w14:rig="threePt" w14:dir="t">
                    <w14:rot w14:lat="0" w14:lon="0" w14:rev="0"/>
                  </w14:lightRig>
                </w14:scene3d>
              </w:rPr>
              <w:t>1.3.2.</w:t>
            </w:r>
            <w:r>
              <w:rPr>
                <w:rFonts w:asciiTheme="minorHAnsi" w:eastAsiaTheme="minorEastAsia" w:hAnsiTheme="minorHAnsi"/>
                <w:noProof/>
                <w:color w:val="auto"/>
                <w:sz w:val="22"/>
                <w:lang w:eastAsia="ru-RU"/>
              </w:rPr>
              <w:tab/>
            </w:r>
            <w:r w:rsidRPr="00137FB4">
              <w:rPr>
                <w:rStyle w:val="a9"/>
                <w:noProof/>
              </w:rPr>
              <w:t>Администратор</w:t>
            </w:r>
            <w:r>
              <w:rPr>
                <w:noProof/>
                <w:webHidden/>
              </w:rPr>
              <w:tab/>
            </w:r>
            <w:r>
              <w:rPr>
                <w:noProof/>
                <w:webHidden/>
              </w:rPr>
              <w:fldChar w:fldCharType="begin"/>
            </w:r>
            <w:r>
              <w:rPr>
                <w:noProof/>
                <w:webHidden/>
              </w:rPr>
              <w:instrText xml:space="preserve"> PAGEREF _Toc72676270 \h </w:instrText>
            </w:r>
            <w:r>
              <w:rPr>
                <w:noProof/>
                <w:webHidden/>
              </w:rPr>
            </w:r>
            <w:r>
              <w:rPr>
                <w:noProof/>
                <w:webHidden/>
              </w:rPr>
              <w:fldChar w:fldCharType="separate"/>
            </w:r>
            <w:r>
              <w:rPr>
                <w:noProof/>
                <w:webHidden/>
              </w:rPr>
              <w:t>14</w:t>
            </w:r>
            <w:r>
              <w:rPr>
                <w:noProof/>
                <w:webHidden/>
              </w:rPr>
              <w:fldChar w:fldCharType="end"/>
            </w:r>
          </w:hyperlink>
        </w:p>
        <w:p w14:paraId="32B3CE6D" w14:textId="63D9FC55"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1" w:history="1">
            <w:r w:rsidRPr="00137FB4">
              <w:rPr>
                <w:rStyle w:val="a9"/>
                <w:noProof/>
                <w14:scene3d>
                  <w14:camera w14:prst="orthographicFront"/>
                  <w14:lightRig w14:rig="threePt" w14:dir="t">
                    <w14:rot w14:lat="0" w14:lon="0" w14:rev="0"/>
                  </w14:lightRig>
                </w14:scene3d>
              </w:rPr>
              <w:t>1.4.</w:t>
            </w:r>
            <w:r w:rsidRPr="00137FB4">
              <w:rPr>
                <w:rStyle w:val="a9"/>
                <w:noProof/>
                <w:lang w:val="en-US"/>
              </w:rPr>
              <w:t xml:space="preserve"> IDEF0-</w:t>
            </w:r>
            <w:r w:rsidRPr="00137FB4">
              <w:rPr>
                <w:rStyle w:val="a9"/>
                <w:noProof/>
              </w:rPr>
              <w:t>Диаграмма</w:t>
            </w:r>
            <w:r>
              <w:rPr>
                <w:noProof/>
                <w:webHidden/>
              </w:rPr>
              <w:tab/>
            </w:r>
            <w:r>
              <w:rPr>
                <w:noProof/>
                <w:webHidden/>
              </w:rPr>
              <w:fldChar w:fldCharType="begin"/>
            </w:r>
            <w:r>
              <w:rPr>
                <w:noProof/>
                <w:webHidden/>
              </w:rPr>
              <w:instrText xml:space="preserve"> PAGEREF _Toc72676271 \h </w:instrText>
            </w:r>
            <w:r>
              <w:rPr>
                <w:noProof/>
                <w:webHidden/>
              </w:rPr>
            </w:r>
            <w:r>
              <w:rPr>
                <w:noProof/>
                <w:webHidden/>
              </w:rPr>
              <w:fldChar w:fldCharType="separate"/>
            </w:r>
            <w:r>
              <w:rPr>
                <w:noProof/>
                <w:webHidden/>
              </w:rPr>
              <w:t>15</w:t>
            </w:r>
            <w:r>
              <w:rPr>
                <w:noProof/>
                <w:webHidden/>
              </w:rPr>
              <w:fldChar w:fldCharType="end"/>
            </w:r>
          </w:hyperlink>
        </w:p>
        <w:p w14:paraId="3702FD92" w14:textId="492F676F"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2" w:history="1">
            <w:r w:rsidRPr="00137FB4">
              <w:rPr>
                <w:rStyle w:val="a9"/>
                <w:noProof/>
                <w14:scene3d>
                  <w14:camera w14:prst="orthographicFront"/>
                  <w14:lightRig w14:rig="threePt" w14:dir="t">
                    <w14:rot w14:lat="0" w14:lon="0" w14:rev="0"/>
                  </w14:lightRig>
                </w14:scene3d>
              </w:rPr>
              <w:t>1.5.</w:t>
            </w:r>
            <w:r w:rsidRPr="00137FB4">
              <w:rPr>
                <w:rStyle w:val="a9"/>
                <w:noProof/>
              </w:rPr>
              <w:t xml:space="preserve"> Выводы</w:t>
            </w:r>
            <w:r>
              <w:rPr>
                <w:noProof/>
                <w:webHidden/>
              </w:rPr>
              <w:tab/>
            </w:r>
            <w:r>
              <w:rPr>
                <w:noProof/>
                <w:webHidden/>
              </w:rPr>
              <w:fldChar w:fldCharType="begin"/>
            </w:r>
            <w:r>
              <w:rPr>
                <w:noProof/>
                <w:webHidden/>
              </w:rPr>
              <w:instrText xml:space="preserve"> PAGEREF _Toc72676272 \h </w:instrText>
            </w:r>
            <w:r>
              <w:rPr>
                <w:noProof/>
                <w:webHidden/>
              </w:rPr>
            </w:r>
            <w:r>
              <w:rPr>
                <w:noProof/>
                <w:webHidden/>
              </w:rPr>
              <w:fldChar w:fldCharType="separate"/>
            </w:r>
            <w:r>
              <w:rPr>
                <w:noProof/>
                <w:webHidden/>
              </w:rPr>
              <w:t>18</w:t>
            </w:r>
            <w:r>
              <w:rPr>
                <w:noProof/>
                <w:webHidden/>
              </w:rPr>
              <w:fldChar w:fldCharType="end"/>
            </w:r>
          </w:hyperlink>
        </w:p>
        <w:p w14:paraId="08C698F1" w14:textId="18BF47F8" w:rsidR="00B842C3" w:rsidRDefault="00B842C3">
          <w:pPr>
            <w:pStyle w:val="14"/>
            <w:rPr>
              <w:rFonts w:asciiTheme="minorHAnsi" w:eastAsiaTheme="minorEastAsia" w:hAnsiTheme="minorHAnsi"/>
              <w:noProof/>
              <w:color w:val="auto"/>
              <w:sz w:val="22"/>
              <w:lang w:eastAsia="ru-RU"/>
            </w:rPr>
          </w:pPr>
          <w:hyperlink w:anchor="_Toc72676273" w:history="1">
            <w:r w:rsidRPr="00137FB4">
              <w:rPr>
                <w:rStyle w:val="a9"/>
                <w:noProof/>
              </w:rPr>
              <w:t>2. ТЕХНИЧЕСКОЕ ЗАДАНИЕ</w:t>
            </w:r>
            <w:r>
              <w:rPr>
                <w:noProof/>
                <w:webHidden/>
              </w:rPr>
              <w:tab/>
            </w:r>
            <w:r>
              <w:rPr>
                <w:noProof/>
                <w:webHidden/>
              </w:rPr>
              <w:fldChar w:fldCharType="begin"/>
            </w:r>
            <w:r>
              <w:rPr>
                <w:noProof/>
                <w:webHidden/>
              </w:rPr>
              <w:instrText xml:space="preserve"> PAGEREF _Toc72676273 \h </w:instrText>
            </w:r>
            <w:r>
              <w:rPr>
                <w:noProof/>
                <w:webHidden/>
              </w:rPr>
            </w:r>
            <w:r>
              <w:rPr>
                <w:noProof/>
                <w:webHidden/>
              </w:rPr>
              <w:fldChar w:fldCharType="separate"/>
            </w:r>
            <w:r>
              <w:rPr>
                <w:noProof/>
                <w:webHidden/>
              </w:rPr>
              <w:t>20</w:t>
            </w:r>
            <w:r>
              <w:rPr>
                <w:noProof/>
                <w:webHidden/>
              </w:rPr>
              <w:fldChar w:fldCharType="end"/>
            </w:r>
          </w:hyperlink>
        </w:p>
        <w:p w14:paraId="45E6134B" w14:textId="233BFACE"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4" w:history="1">
            <w:r w:rsidRPr="00137FB4">
              <w:rPr>
                <w:rStyle w:val="a9"/>
                <w:noProof/>
                <w14:scene3d>
                  <w14:camera w14:prst="orthographicFront"/>
                  <w14:lightRig w14:rig="threePt" w14:dir="t">
                    <w14:rot w14:lat="0" w14:lon="0" w14:rev="0"/>
                  </w14:lightRig>
                </w14:scene3d>
              </w:rPr>
              <w:t>2.1.</w:t>
            </w:r>
            <w:r w:rsidRPr="00137FB4">
              <w:rPr>
                <w:rStyle w:val="a9"/>
                <w:noProof/>
              </w:rPr>
              <w:t xml:space="preserve"> Введение</w:t>
            </w:r>
            <w:r>
              <w:rPr>
                <w:noProof/>
                <w:webHidden/>
              </w:rPr>
              <w:tab/>
            </w:r>
            <w:r>
              <w:rPr>
                <w:noProof/>
                <w:webHidden/>
              </w:rPr>
              <w:fldChar w:fldCharType="begin"/>
            </w:r>
            <w:r>
              <w:rPr>
                <w:noProof/>
                <w:webHidden/>
              </w:rPr>
              <w:instrText xml:space="preserve"> PAGEREF _Toc72676274 \h </w:instrText>
            </w:r>
            <w:r>
              <w:rPr>
                <w:noProof/>
                <w:webHidden/>
              </w:rPr>
            </w:r>
            <w:r>
              <w:rPr>
                <w:noProof/>
                <w:webHidden/>
              </w:rPr>
              <w:fldChar w:fldCharType="separate"/>
            </w:r>
            <w:r>
              <w:rPr>
                <w:noProof/>
                <w:webHidden/>
              </w:rPr>
              <w:t>20</w:t>
            </w:r>
            <w:r>
              <w:rPr>
                <w:noProof/>
                <w:webHidden/>
              </w:rPr>
              <w:fldChar w:fldCharType="end"/>
            </w:r>
          </w:hyperlink>
        </w:p>
        <w:p w14:paraId="267EF180" w14:textId="64C97977"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5" w:history="1">
            <w:r w:rsidRPr="00137FB4">
              <w:rPr>
                <w:rStyle w:val="a9"/>
                <w:noProof/>
                <w14:scene3d>
                  <w14:camera w14:prst="orthographicFront"/>
                  <w14:lightRig w14:rig="threePt" w14:dir="t">
                    <w14:rot w14:lat="0" w14:lon="0" w14:rev="0"/>
                  </w14:lightRig>
                </w14:scene3d>
              </w:rPr>
              <w:t>2.2.</w:t>
            </w:r>
            <w:r w:rsidRPr="00137FB4">
              <w:rPr>
                <w:rStyle w:val="a9"/>
                <w:noProof/>
              </w:rPr>
              <w:t xml:space="preserve"> Основание для разработки</w:t>
            </w:r>
            <w:r>
              <w:rPr>
                <w:noProof/>
                <w:webHidden/>
              </w:rPr>
              <w:tab/>
            </w:r>
            <w:r>
              <w:rPr>
                <w:noProof/>
                <w:webHidden/>
              </w:rPr>
              <w:fldChar w:fldCharType="begin"/>
            </w:r>
            <w:r>
              <w:rPr>
                <w:noProof/>
                <w:webHidden/>
              </w:rPr>
              <w:instrText xml:space="preserve"> PAGEREF _Toc72676275 \h </w:instrText>
            </w:r>
            <w:r>
              <w:rPr>
                <w:noProof/>
                <w:webHidden/>
              </w:rPr>
            </w:r>
            <w:r>
              <w:rPr>
                <w:noProof/>
                <w:webHidden/>
              </w:rPr>
              <w:fldChar w:fldCharType="separate"/>
            </w:r>
            <w:r>
              <w:rPr>
                <w:noProof/>
                <w:webHidden/>
              </w:rPr>
              <w:t>20</w:t>
            </w:r>
            <w:r>
              <w:rPr>
                <w:noProof/>
                <w:webHidden/>
              </w:rPr>
              <w:fldChar w:fldCharType="end"/>
            </w:r>
          </w:hyperlink>
        </w:p>
        <w:p w14:paraId="6F037963" w14:textId="20418420"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6" w:history="1">
            <w:r w:rsidRPr="00137FB4">
              <w:rPr>
                <w:rStyle w:val="a9"/>
                <w:noProof/>
                <w14:scene3d>
                  <w14:camera w14:prst="orthographicFront"/>
                  <w14:lightRig w14:rig="threePt" w14:dir="t">
                    <w14:rot w14:lat="0" w14:lon="0" w14:rev="0"/>
                  </w14:lightRig>
                </w14:scene3d>
              </w:rPr>
              <w:t>2.3.</w:t>
            </w:r>
            <w:r w:rsidRPr="00137FB4">
              <w:rPr>
                <w:rStyle w:val="a9"/>
                <w:noProof/>
              </w:rPr>
              <w:t xml:space="preserve"> Назначение и область применения</w:t>
            </w:r>
            <w:r>
              <w:rPr>
                <w:noProof/>
                <w:webHidden/>
              </w:rPr>
              <w:tab/>
            </w:r>
            <w:r>
              <w:rPr>
                <w:noProof/>
                <w:webHidden/>
              </w:rPr>
              <w:fldChar w:fldCharType="begin"/>
            </w:r>
            <w:r>
              <w:rPr>
                <w:noProof/>
                <w:webHidden/>
              </w:rPr>
              <w:instrText xml:space="preserve"> PAGEREF _Toc72676276 \h </w:instrText>
            </w:r>
            <w:r>
              <w:rPr>
                <w:noProof/>
                <w:webHidden/>
              </w:rPr>
            </w:r>
            <w:r>
              <w:rPr>
                <w:noProof/>
                <w:webHidden/>
              </w:rPr>
              <w:fldChar w:fldCharType="separate"/>
            </w:r>
            <w:r>
              <w:rPr>
                <w:noProof/>
                <w:webHidden/>
              </w:rPr>
              <w:t>20</w:t>
            </w:r>
            <w:r>
              <w:rPr>
                <w:noProof/>
                <w:webHidden/>
              </w:rPr>
              <w:fldChar w:fldCharType="end"/>
            </w:r>
          </w:hyperlink>
        </w:p>
        <w:p w14:paraId="7354CC83" w14:textId="35C5EA49"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77" w:history="1">
            <w:r w:rsidRPr="00137FB4">
              <w:rPr>
                <w:rStyle w:val="a9"/>
                <w:noProof/>
                <w14:scene3d>
                  <w14:camera w14:prst="orthographicFront"/>
                  <w14:lightRig w14:rig="threePt" w14:dir="t">
                    <w14:rot w14:lat="0" w14:lon="0" w14:rev="0"/>
                  </w14:lightRig>
                </w14:scene3d>
              </w:rPr>
              <w:t>2.4.</w:t>
            </w:r>
            <w:r w:rsidRPr="00137FB4">
              <w:rPr>
                <w:rStyle w:val="a9"/>
                <w:noProof/>
              </w:rPr>
              <w:t xml:space="preserve"> Требование к программному комплексу</w:t>
            </w:r>
            <w:r>
              <w:rPr>
                <w:noProof/>
                <w:webHidden/>
              </w:rPr>
              <w:tab/>
            </w:r>
            <w:r>
              <w:rPr>
                <w:noProof/>
                <w:webHidden/>
              </w:rPr>
              <w:fldChar w:fldCharType="begin"/>
            </w:r>
            <w:r>
              <w:rPr>
                <w:noProof/>
                <w:webHidden/>
              </w:rPr>
              <w:instrText xml:space="preserve"> PAGEREF _Toc72676277 \h </w:instrText>
            </w:r>
            <w:r>
              <w:rPr>
                <w:noProof/>
                <w:webHidden/>
              </w:rPr>
            </w:r>
            <w:r>
              <w:rPr>
                <w:noProof/>
                <w:webHidden/>
              </w:rPr>
              <w:fldChar w:fldCharType="separate"/>
            </w:r>
            <w:r>
              <w:rPr>
                <w:noProof/>
                <w:webHidden/>
              </w:rPr>
              <w:t>20</w:t>
            </w:r>
            <w:r>
              <w:rPr>
                <w:noProof/>
                <w:webHidden/>
              </w:rPr>
              <w:fldChar w:fldCharType="end"/>
            </w:r>
          </w:hyperlink>
        </w:p>
        <w:p w14:paraId="1736C00B" w14:textId="5403F4B7"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78" w:history="1">
            <w:r w:rsidRPr="00137FB4">
              <w:rPr>
                <w:rStyle w:val="a9"/>
                <w:noProof/>
                <w:lang w:bidi="x-none"/>
                <w14:scene3d>
                  <w14:camera w14:prst="orthographicFront"/>
                  <w14:lightRig w14:rig="threePt" w14:dir="t">
                    <w14:rot w14:lat="0" w14:lon="0" w14:rev="0"/>
                  </w14:lightRig>
                </w14:scene3d>
              </w:rPr>
              <w:t>2.4.1.</w:t>
            </w:r>
            <w:r>
              <w:rPr>
                <w:rFonts w:asciiTheme="minorHAnsi" w:eastAsiaTheme="minorEastAsia" w:hAnsiTheme="minorHAnsi"/>
                <w:noProof/>
                <w:color w:val="auto"/>
                <w:sz w:val="22"/>
                <w:lang w:eastAsia="ru-RU"/>
              </w:rPr>
              <w:tab/>
            </w:r>
            <w:r w:rsidRPr="00137FB4">
              <w:rPr>
                <w:rStyle w:val="a9"/>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_Toc72676278 \h </w:instrText>
            </w:r>
            <w:r>
              <w:rPr>
                <w:noProof/>
                <w:webHidden/>
              </w:rPr>
            </w:r>
            <w:r>
              <w:rPr>
                <w:noProof/>
                <w:webHidden/>
              </w:rPr>
              <w:fldChar w:fldCharType="separate"/>
            </w:r>
            <w:r>
              <w:rPr>
                <w:noProof/>
                <w:webHidden/>
              </w:rPr>
              <w:t>20</w:t>
            </w:r>
            <w:r>
              <w:rPr>
                <w:noProof/>
                <w:webHidden/>
              </w:rPr>
              <w:fldChar w:fldCharType="end"/>
            </w:r>
          </w:hyperlink>
        </w:p>
        <w:p w14:paraId="2A72229D" w14:textId="576044A3"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79" w:history="1">
            <w:r w:rsidRPr="00137FB4">
              <w:rPr>
                <w:rStyle w:val="a9"/>
                <w:noProof/>
                <w:lang w:bidi="x-none"/>
                <w14:scene3d>
                  <w14:camera w14:prst="orthographicFront"/>
                  <w14:lightRig w14:rig="threePt" w14:dir="t">
                    <w14:rot w14:lat="0" w14:lon="0" w14:rev="0"/>
                  </w14:lightRig>
                </w14:scene3d>
              </w:rPr>
              <w:t>2.4.2.</w:t>
            </w:r>
            <w:r>
              <w:rPr>
                <w:rFonts w:asciiTheme="minorHAnsi" w:eastAsiaTheme="minorEastAsia" w:hAnsiTheme="minorHAnsi"/>
                <w:noProof/>
                <w:color w:val="auto"/>
                <w:sz w:val="22"/>
                <w:lang w:eastAsia="ru-RU"/>
              </w:rPr>
              <w:tab/>
            </w:r>
            <w:r w:rsidRPr="00137FB4">
              <w:rPr>
                <w:rStyle w:val="a9"/>
                <w:noProof/>
              </w:rPr>
              <w:t>Требования к надежности</w:t>
            </w:r>
            <w:r>
              <w:rPr>
                <w:noProof/>
                <w:webHidden/>
              </w:rPr>
              <w:tab/>
            </w:r>
            <w:r>
              <w:rPr>
                <w:noProof/>
                <w:webHidden/>
              </w:rPr>
              <w:fldChar w:fldCharType="begin"/>
            </w:r>
            <w:r>
              <w:rPr>
                <w:noProof/>
                <w:webHidden/>
              </w:rPr>
              <w:instrText xml:space="preserve"> PAGEREF _Toc72676279 \h </w:instrText>
            </w:r>
            <w:r>
              <w:rPr>
                <w:noProof/>
                <w:webHidden/>
              </w:rPr>
            </w:r>
            <w:r>
              <w:rPr>
                <w:noProof/>
                <w:webHidden/>
              </w:rPr>
              <w:fldChar w:fldCharType="separate"/>
            </w:r>
            <w:r>
              <w:rPr>
                <w:noProof/>
                <w:webHidden/>
              </w:rPr>
              <w:t>23</w:t>
            </w:r>
            <w:r>
              <w:rPr>
                <w:noProof/>
                <w:webHidden/>
              </w:rPr>
              <w:fldChar w:fldCharType="end"/>
            </w:r>
          </w:hyperlink>
        </w:p>
        <w:p w14:paraId="77A6B8D9" w14:textId="39E986BA"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80" w:history="1">
            <w:r w:rsidRPr="00137FB4">
              <w:rPr>
                <w:rStyle w:val="a9"/>
                <w:noProof/>
                <w14:scene3d>
                  <w14:camera w14:prst="orthographicFront"/>
                  <w14:lightRig w14:rig="threePt" w14:dir="t">
                    <w14:rot w14:lat="0" w14:lon="0" w14:rev="0"/>
                  </w14:lightRig>
                </w14:scene3d>
              </w:rPr>
              <w:t>2.5.</w:t>
            </w:r>
            <w:r w:rsidRPr="00137FB4">
              <w:rPr>
                <w:rStyle w:val="a9"/>
                <w:noProof/>
              </w:rPr>
              <w:t xml:space="preserve"> Условия эксплуатации</w:t>
            </w:r>
            <w:r>
              <w:rPr>
                <w:noProof/>
                <w:webHidden/>
              </w:rPr>
              <w:tab/>
            </w:r>
            <w:r>
              <w:rPr>
                <w:noProof/>
                <w:webHidden/>
              </w:rPr>
              <w:fldChar w:fldCharType="begin"/>
            </w:r>
            <w:r>
              <w:rPr>
                <w:noProof/>
                <w:webHidden/>
              </w:rPr>
              <w:instrText xml:space="preserve"> PAGEREF _Toc72676280 \h </w:instrText>
            </w:r>
            <w:r>
              <w:rPr>
                <w:noProof/>
                <w:webHidden/>
              </w:rPr>
            </w:r>
            <w:r>
              <w:rPr>
                <w:noProof/>
                <w:webHidden/>
              </w:rPr>
              <w:fldChar w:fldCharType="separate"/>
            </w:r>
            <w:r>
              <w:rPr>
                <w:noProof/>
                <w:webHidden/>
              </w:rPr>
              <w:t>25</w:t>
            </w:r>
            <w:r>
              <w:rPr>
                <w:noProof/>
                <w:webHidden/>
              </w:rPr>
              <w:fldChar w:fldCharType="end"/>
            </w:r>
          </w:hyperlink>
        </w:p>
        <w:p w14:paraId="520E588A" w14:textId="4D48C06D"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1" w:history="1">
            <w:r w:rsidRPr="00137FB4">
              <w:rPr>
                <w:rStyle w:val="a9"/>
                <w:noProof/>
                <w:lang w:bidi="x-none"/>
                <w14:scene3d>
                  <w14:camera w14:prst="orthographicFront"/>
                  <w14:lightRig w14:rig="threePt" w14:dir="t">
                    <w14:rot w14:lat="0" w14:lon="0" w14:rev="0"/>
                  </w14:lightRig>
                </w14:scene3d>
              </w:rPr>
              <w:t>2.5.1.</w:t>
            </w:r>
            <w:r>
              <w:rPr>
                <w:rFonts w:asciiTheme="minorHAnsi" w:eastAsiaTheme="minorEastAsia" w:hAnsiTheme="minorHAnsi"/>
                <w:noProof/>
                <w:color w:val="auto"/>
                <w:sz w:val="22"/>
                <w:lang w:eastAsia="ru-RU"/>
              </w:rPr>
              <w:tab/>
            </w:r>
            <w:r w:rsidRPr="00137FB4">
              <w:rPr>
                <w:rStyle w:val="a9"/>
                <w:noProof/>
              </w:rPr>
              <w:t>Климатические условия эксплуатации</w:t>
            </w:r>
            <w:r>
              <w:rPr>
                <w:noProof/>
                <w:webHidden/>
              </w:rPr>
              <w:tab/>
            </w:r>
            <w:r>
              <w:rPr>
                <w:noProof/>
                <w:webHidden/>
              </w:rPr>
              <w:fldChar w:fldCharType="begin"/>
            </w:r>
            <w:r>
              <w:rPr>
                <w:noProof/>
                <w:webHidden/>
              </w:rPr>
              <w:instrText xml:space="preserve"> PAGEREF _Toc72676281 \h </w:instrText>
            </w:r>
            <w:r>
              <w:rPr>
                <w:noProof/>
                <w:webHidden/>
              </w:rPr>
            </w:r>
            <w:r>
              <w:rPr>
                <w:noProof/>
                <w:webHidden/>
              </w:rPr>
              <w:fldChar w:fldCharType="separate"/>
            </w:r>
            <w:r>
              <w:rPr>
                <w:noProof/>
                <w:webHidden/>
              </w:rPr>
              <w:t>25</w:t>
            </w:r>
            <w:r>
              <w:rPr>
                <w:noProof/>
                <w:webHidden/>
              </w:rPr>
              <w:fldChar w:fldCharType="end"/>
            </w:r>
          </w:hyperlink>
        </w:p>
        <w:p w14:paraId="0B677BC8" w14:textId="0E944C98"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2" w:history="1">
            <w:r w:rsidRPr="00137FB4">
              <w:rPr>
                <w:rStyle w:val="a9"/>
                <w:noProof/>
                <w:lang w:bidi="x-none"/>
                <w14:scene3d>
                  <w14:camera w14:prst="orthographicFront"/>
                  <w14:lightRig w14:rig="threePt" w14:dir="t">
                    <w14:rot w14:lat="0" w14:lon="0" w14:rev="0"/>
                  </w14:lightRig>
                </w14:scene3d>
              </w:rPr>
              <w:t>2.5.2.</w:t>
            </w:r>
            <w:r>
              <w:rPr>
                <w:rFonts w:asciiTheme="minorHAnsi" w:eastAsiaTheme="minorEastAsia" w:hAnsiTheme="minorHAnsi"/>
                <w:noProof/>
                <w:color w:val="auto"/>
                <w:sz w:val="22"/>
                <w:lang w:eastAsia="ru-RU"/>
              </w:rPr>
              <w:tab/>
            </w:r>
            <w:r w:rsidRPr="00137FB4">
              <w:rPr>
                <w:rStyle w:val="a9"/>
                <w:noProof/>
              </w:rPr>
              <w:t>Требования к квалификации и численности персонала</w:t>
            </w:r>
            <w:r>
              <w:rPr>
                <w:noProof/>
                <w:webHidden/>
              </w:rPr>
              <w:tab/>
            </w:r>
            <w:r>
              <w:rPr>
                <w:noProof/>
                <w:webHidden/>
              </w:rPr>
              <w:fldChar w:fldCharType="begin"/>
            </w:r>
            <w:r>
              <w:rPr>
                <w:noProof/>
                <w:webHidden/>
              </w:rPr>
              <w:instrText xml:space="preserve"> PAGEREF _Toc72676282 \h </w:instrText>
            </w:r>
            <w:r>
              <w:rPr>
                <w:noProof/>
                <w:webHidden/>
              </w:rPr>
            </w:r>
            <w:r>
              <w:rPr>
                <w:noProof/>
                <w:webHidden/>
              </w:rPr>
              <w:fldChar w:fldCharType="separate"/>
            </w:r>
            <w:r>
              <w:rPr>
                <w:noProof/>
                <w:webHidden/>
              </w:rPr>
              <w:t>25</w:t>
            </w:r>
            <w:r>
              <w:rPr>
                <w:noProof/>
                <w:webHidden/>
              </w:rPr>
              <w:fldChar w:fldCharType="end"/>
            </w:r>
          </w:hyperlink>
        </w:p>
        <w:p w14:paraId="1C044C60" w14:textId="457BE9AD"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3" w:history="1">
            <w:r w:rsidRPr="00137FB4">
              <w:rPr>
                <w:rStyle w:val="a9"/>
                <w:noProof/>
                <w:lang w:bidi="x-none"/>
                <w14:scene3d>
                  <w14:camera w14:prst="orthographicFront"/>
                  <w14:lightRig w14:rig="threePt" w14:dir="t">
                    <w14:rot w14:lat="0" w14:lon="0" w14:rev="0"/>
                  </w14:lightRig>
                </w14:scene3d>
              </w:rPr>
              <w:t>2.5.3.</w:t>
            </w:r>
            <w:r>
              <w:rPr>
                <w:rFonts w:asciiTheme="minorHAnsi" w:eastAsiaTheme="minorEastAsia" w:hAnsiTheme="minorHAnsi"/>
                <w:noProof/>
                <w:color w:val="auto"/>
                <w:sz w:val="22"/>
                <w:lang w:eastAsia="ru-RU"/>
              </w:rPr>
              <w:tab/>
            </w:r>
            <w:r w:rsidRPr="00137FB4">
              <w:rPr>
                <w:rStyle w:val="a9"/>
                <w:noProof/>
              </w:rPr>
              <w:t>Требования к составу и параметрам технических средств</w:t>
            </w:r>
            <w:r>
              <w:rPr>
                <w:noProof/>
                <w:webHidden/>
              </w:rPr>
              <w:tab/>
            </w:r>
            <w:r>
              <w:rPr>
                <w:noProof/>
                <w:webHidden/>
              </w:rPr>
              <w:fldChar w:fldCharType="begin"/>
            </w:r>
            <w:r>
              <w:rPr>
                <w:noProof/>
                <w:webHidden/>
              </w:rPr>
              <w:instrText xml:space="preserve"> PAGEREF _Toc72676283 \h </w:instrText>
            </w:r>
            <w:r>
              <w:rPr>
                <w:noProof/>
                <w:webHidden/>
              </w:rPr>
            </w:r>
            <w:r>
              <w:rPr>
                <w:noProof/>
                <w:webHidden/>
              </w:rPr>
              <w:fldChar w:fldCharType="separate"/>
            </w:r>
            <w:r>
              <w:rPr>
                <w:noProof/>
                <w:webHidden/>
              </w:rPr>
              <w:t>25</w:t>
            </w:r>
            <w:r>
              <w:rPr>
                <w:noProof/>
                <w:webHidden/>
              </w:rPr>
              <w:fldChar w:fldCharType="end"/>
            </w:r>
          </w:hyperlink>
        </w:p>
        <w:p w14:paraId="6BF2B280" w14:textId="360D8F3F"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4" w:history="1">
            <w:r w:rsidRPr="00137FB4">
              <w:rPr>
                <w:rStyle w:val="a9"/>
                <w:noProof/>
                <w:lang w:bidi="x-none"/>
                <w14:scene3d>
                  <w14:camera w14:prst="orthographicFront"/>
                  <w14:lightRig w14:rig="threePt" w14:dir="t">
                    <w14:rot w14:lat="0" w14:lon="0" w14:rev="0"/>
                  </w14:lightRig>
                </w14:scene3d>
              </w:rPr>
              <w:t>2.5.4.</w:t>
            </w:r>
            <w:r>
              <w:rPr>
                <w:rFonts w:asciiTheme="minorHAnsi" w:eastAsiaTheme="minorEastAsia" w:hAnsiTheme="minorHAnsi"/>
                <w:noProof/>
                <w:color w:val="auto"/>
                <w:sz w:val="22"/>
                <w:lang w:eastAsia="ru-RU"/>
              </w:rPr>
              <w:tab/>
            </w:r>
            <w:r w:rsidRPr="00137FB4">
              <w:rPr>
                <w:rStyle w:val="a9"/>
                <w:noProof/>
              </w:rPr>
              <w:t>Требования к информационной и программной совместимости</w:t>
            </w:r>
            <w:r>
              <w:rPr>
                <w:noProof/>
                <w:webHidden/>
              </w:rPr>
              <w:tab/>
            </w:r>
            <w:r>
              <w:rPr>
                <w:noProof/>
                <w:webHidden/>
              </w:rPr>
              <w:fldChar w:fldCharType="begin"/>
            </w:r>
            <w:r>
              <w:rPr>
                <w:noProof/>
                <w:webHidden/>
              </w:rPr>
              <w:instrText xml:space="preserve"> PAGEREF _Toc72676284 \h </w:instrText>
            </w:r>
            <w:r>
              <w:rPr>
                <w:noProof/>
                <w:webHidden/>
              </w:rPr>
            </w:r>
            <w:r>
              <w:rPr>
                <w:noProof/>
                <w:webHidden/>
              </w:rPr>
              <w:fldChar w:fldCharType="separate"/>
            </w:r>
            <w:r>
              <w:rPr>
                <w:noProof/>
                <w:webHidden/>
              </w:rPr>
              <w:t>26</w:t>
            </w:r>
            <w:r>
              <w:rPr>
                <w:noProof/>
                <w:webHidden/>
              </w:rPr>
              <w:fldChar w:fldCharType="end"/>
            </w:r>
          </w:hyperlink>
        </w:p>
        <w:p w14:paraId="58B6B81B" w14:textId="420F7D17"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85" w:history="1">
            <w:r w:rsidRPr="00137FB4">
              <w:rPr>
                <w:rStyle w:val="a9"/>
                <w:noProof/>
                <w14:scene3d>
                  <w14:camera w14:prst="orthographicFront"/>
                  <w14:lightRig w14:rig="threePt" w14:dir="t">
                    <w14:rot w14:lat="0" w14:lon="0" w14:rev="0"/>
                  </w14:lightRig>
                </w14:scene3d>
              </w:rPr>
              <w:t>2.6.</w:t>
            </w:r>
            <w:r w:rsidRPr="00137FB4">
              <w:rPr>
                <w:rStyle w:val="a9"/>
                <w:noProof/>
              </w:rPr>
              <w:t xml:space="preserve"> Программная документация</w:t>
            </w:r>
            <w:r>
              <w:rPr>
                <w:noProof/>
                <w:webHidden/>
              </w:rPr>
              <w:tab/>
            </w:r>
            <w:r>
              <w:rPr>
                <w:noProof/>
                <w:webHidden/>
              </w:rPr>
              <w:fldChar w:fldCharType="begin"/>
            </w:r>
            <w:r>
              <w:rPr>
                <w:noProof/>
                <w:webHidden/>
              </w:rPr>
              <w:instrText xml:space="preserve"> PAGEREF _Toc72676285 \h </w:instrText>
            </w:r>
            <w:r>
              <w:rPr>
                <w:noProof/>
                <w:webHidden/>
              </w:rPr>
            </w:r>
            <w:r>
              <w:rPr>
                <w:noProof/>
                <w:webHidden/>
              </w:rPr>
              <w:fldChar w:fldCharType="separate"/>
            </w:r>
            <w:r>
              <w:rPr>
                <w:noProof/>
                <w:webHidden/>
              </w:rPr>
              <w:t>26</w:t>
            </w:r>
            <w:r>
              <w:rPr>
                <w:noProof/>
                <w:webHidden/>
              </w:rPr>
              <w:fldChar w:fldCharType="end"/>
            </w:r>
          </w:hyperlink>
        </w:p>
        <w:p w14:paraId="74C1DB51" w14:textId="17EBCBB2"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6" w:history="1">
            <w:r w:rsidRPr="00137FB4">
              <w:rPr>
                <w:rStyle w:val="a9"/>
                <w:noProof/>
                <w:lang w:bidi="x-none"/>
                <w14:scene3d>
                  <w14:camera w14:prst="orthographicFront"/>
                  <w14:lightRig w14:rig="threePt" w14:dir="t">
                    <w14:rot w14:lat="0" w14:lon="0" w14:rev="0"/>
                  </w14:lightRig>
                </w14:scene3d>
              </w:rPr>
              <w:t>2.6.1.</w:t>
            </w:r>
            <w:r>
              <w:rPr>
                <w:rFonts w:asciiTheme="minorHAnsi" w:eastAsiaTheme="minorEastAsia" w:hAnsiTheme="minorHAnsi"/>
                <w:noProof/>
                <w:color w:val="auto"/>
                <w:sz w:val="22"/>
                <w:lang w:eastAsia="ru-RU"/>
              </w:rPr>
              <w:tab/>
            </w:r>
            <w:r w:rsidRPr="00137FB4">
              <w:rPr>
                <w:rStyle w:val="a9"/>
                <w:noProof/>
              </w:rPr>
              <w:t>Предварительный состав программной документации</w:t>
            </w:r>
            <w:r>
              <w:rPr>
                <w:noProof/>
                <w:webHidden/>
              </w:rPr>
              <w:tab/>
            </w:r>
            <w:r>
              <w:rPr>
                <w:noProof/>
                <w:webHidden/>
              </w:rPr>
              <w:fldChar w:fldCharType="begin"/>
            </w:r>
            <w:r>
              <w:rPr>
                <w:noProof/>
                <w:webHidden/>
              </w:rPr>
              <w:instrText xml:space="preserve"> PAGEREF _Toc72676286 \h </w:instrText>
            </w:r>
            <w:r>
              <w:rPr>
                <w:noProof/>
                <w:webHidden/>
              </w:rPr>
            </w:r>
            <w:r>
              <w:rPr>
                <w:noProof/>
                <w:webHidden/>
              </w:rPr>
              <w:fldChar w:fldCharType="separate"/>
            </w:r>
            <w:r>
              <w:rPr>
                <w:noProof/>
                <w:webHidden/>
              </w:rPr>
              <w:t>26</w:t>
            </w:r>
            <w:r>
              <w:rPr>
                <w:noProof/>
                <w:webHidden/>
              </w:rPr>
              <w:fldChar w:fldCharType="end"/>
            </w:r>
          </w:hyperlink>
        </w:p>
        <w:p w14:paraId="4C07A7C3" w14:textId="11BF7CE1"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87" w:history="1">
            <w:r w:rsidRPr="00137FB4">
              <w:rPr>
                <w:rStyle w:val="a9"/>
                <w:noProof/>
                <w14:scene3d>
                  <w14:camera w14:prst="orthographicFront"/>
                  <w14:lightRig w14:rig="threePt" w14:dir="t">
                    <w14:rot w14:lat="0" w14:lon="0" w14:rev="0"/>
                  </w14:lightRig>
                </w14:scene3d>
              </w:rPr>
              <w:t>2.7.</w:t>
            </w:r>
            <w:r w:rsidRPr="00137FB4">
              <w:rPr>
                <w:rStyle w:val="a9"/>
                <w:noProof/>
              </w:rPr>
              <w:t xml:space="preserve"> Стадии и этапы разработки</w:t>
            </w:r>
            <w:r>
              <w:rPr>
                <w:noProof/>
                <w:webHidden/>
              </w:rPr>
              <w:tab/>
            </w:r>
            <w:r>
              <w:rPr>
                <w:noProof/>
                <w:webHidden/>
              </w:rPr>
              <w:fldChar w:fldCharType="begin"/>
            </w:r>
            <w:r>
              <w:rPr>
                <w:noProof/>
                <w:webHidden/>
              </w:rPr>
              <w:instrText xml:space="preserve"> PAGEREF _Toc72676287 \h </w:instrText>
            </w:r>
            <w:r>
              <w:rPr>
                <w:noProof/>
                <w:webHidden/>
              </w:rPr>
            </w:r>
            <w:r>
              <w:rPr>
                <w:noProof/>
                <w:webHidden/>
              </w:rPr>
              <w:fldChar w:fldCharType="separate"/>
            </w:r>
            <w:r>
              <w:rPr>
                <w:noProof/>
                <w:webHidden/>
              </w:rPr>
              <w:t>26</w:t>
            </w:r>
            <w:r>
              <w:rPr>
                <w:noProof/>
                <w:webHidden/>
              </w:rPr>
              <w:fldChar w:fldCharType="end"/>
            </w:r>
          </w:hyperlink>
        </w:p>
        <w:p w14:paraId="5CBBCF10" w14:textId="72554F15"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8" w:history="1">
            <w:r w:rsidRPr="00137FB4">
              <w:rPr>
                <w:rStyle w:val="a9"/>
                <w:noProof/>
                <w:lang w:bidi="x-none"/>
                <w14:scene3d>
                  <w14:camera w14:prst="orthographicFront"/>
                  <w14:lightRig w14:rig="threePt" w14:dir="t">
                    <w14:rot w14:lat="0" w14:lon="0" w14:rev="0"/>
                  </w14:lightRig>
                </w14:scene3d>
              </w:rPr>
              <w:t>2.7.1.</w:t>
            </w:r>
            <w:r>
              <w:rPr>
                <w:rFonts w:asciiTheme="minorHAnsi" w:eastAsiaTheme="minorEastAsia" w:hAnsiTheme="minorHAnsi"/>
                <w:noProof/>
                <w:color w:val="auto"/>
                <w:sz w:val="22"/>
                <w:lang w:eastAsia="ru-RU"/>
              </w:rPr>
              <w:tab/>
            </w:r>
            <w:r w:rsidRPr="00137FB4">
              <w:rPr>
                <w:rStyle w:val="a9"/>
                <w:noProof/>
              </w:rPr>
              <w:t>Стадии разработки</w:t>
            </w:r>
            <w:r>
              <w:rPr>
                <w:noProof/>
                <w:webHidden/>
              </w:rPr>
              <w:tab/>
            </w:r>
            <w:r>
              <w:rPr>
                <w:noProof/>
                <w:webHidden/>
              </w:rPr>
              <w:fldChar w:fldCharType="begin"/>
            </w:r>
            <w:r>
              <w:rPr>
                <w:noProof/>
                <w:webHidden/>
              </w:rPr>
              <w:instrText xml:space="preserve"> PAGEREF _Toc72676288 \h </w:instrText>
            </w:r>
            <w:r>
              <w:rPr>
                <w:noProof/>
                <w:webHidden/>
              </w:rPr>
            </w:r>
            <w:r>
              <w:rPr>
                <w:noProof/>
                <w:webHidden/>
              </w:rPr>
              <w:fldChar w:fldCharType="separate"/>
            </w:r>
            <w:r>
              <w:rPr>
                <w:noProof/>
                <w:webHidden/>
              </w:rPr>
              <w:t>26</w:t>
            </w:r>
            <w:r>
              <w:rPr>
                <w:noProof/>
                <w:webHidden/>
              </w:rPr>
              <w:fldChar w:fldCharType="end"/>
            </w:r>
          </w:hyperlink>
        </w:p>
        <w:p w14:paraId="2C036FE1" w14:textId="48E01311"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89" w:history="1">
            <w:r w:rsidRPr="00137FB4">
              <w:rPr>
                <w:rStyle w:val="a9"/>
                <w:noProof/>
                <w:lang w:bidi="x-none"/>
                <w14:scene3d>
                  <w14:camera w14:prst="orthographicFront"/>
                  <w14:lightRig w14:rig="threePt" w14:dir="t">
                    <w14:rot w14:lat="0" w14:lon="0" w14:rev="0"/>
                  </w14:lightRig>
                </w14:scene3d>
              </w:rPr>
              <w:t>2.7.2.</w:t>
            </w:r>
            <w:r>
              <w:rPr>
                <w:rFonts w:asciiTheme="minorHAnsi" w:eastAsiaTheme="minorEastAsia" w:hAnsiTheme="minorHAnsi"/>
                <w:noProof/>
                <w:color w:val="auto"/>
                <w:sz w:val="22"/>
                <w:lang w:eastAsia="ru-RU"/>
              </w:rPr>
              <w:tab/>
            </w:r>
            <w:r w:rsidRPr="00137FB4">
              <w:rPr>
                <w:rStyle w:val="a9"/>
                <w:noProof/>
              </w:rPr>
              <w:t>Содержание работ по этапам</w:t>
            </w:r>
            <w:r>
              <w:rPr>
                <w:noProof/>
                <w:webHidden/>
              </w:rPr>
              <w:tab/>
            </w:r>
            <w:r>
              <w:rPr>
                <w:noProof/>
                <w:webHidden/>
              </w:rPr>
              <w:fldChar w:fldCharType="begin"/>
            </w:r>
            <w:r>
              <w:rPr>
                <w:noProof/>
                <w:webHidden/>
              </w:rPr>
              <w:instrText xml:space="preserve"> PAGEREF _Toc72676289 \h </w:instrText>
            </w:r>
            <w:r>
              <w:rPr>
                <w:noProof/>
                <w:webHidden/>
              </w:rPr>
            </w:r>
            <w:r>
              <w:rPr>
                <w:noProof/>
                <w:webHidden/>
              </w:rPr>
              <w:fldChar w:fldCharType="separate"/>
            </w:r>
            <w:r>
              <w:rPr>
                <w:noProof/>
                <w:webHidden/>
              </w:rPr>
              <w:t>27</w:t>
            </w:r>
            <w:r>
              <w:rPr>
                <w:noProof/>
                <w:webHidden/>
              </w:rPr>
              <w:fldChar w:fldCharType="end"/>
            </w:r>
          </w:hyperlink>
        </w:p>
        <w:p w14:paraId="1AE7E721" w14:textId="0D3981AF"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90" w:history="1">
            <w:r w:rsidRPr="00137FB4">
              <w:rPr>
                <w:rStyle w:val="a9"/>
                <w:noProof/>
                <w14:scene3d>
                  <w14:camera w14:prst="orthographicFront"/>
                  <w14:lightRig w14:rig="threePt" w14:dir="t">
                    <w14:rot w14:lat="0" w14:lon="0" w14:rev="0"/>
                  </w14:lightRig>
                </w14:scene3d>
              </w:rPr>
              <w:t>2.8.</w:t>
            </w:r>
            <w:r w:rsidRPr="00137FB4">
              <w:rPr>
                <w:rStyle w:val="a9"/>
                <w:noProof/>
              </w:rPr>
              <w:t xml:space="preserve"> Порядок контроля и приемки</w:t>
            </w:r>
            <w:r>
              <w:rPr>
                <w:noProof/>
                <w:webHidden/>
              </w:rPr>
              <w:tab/>
            </w:r>
            <w:r>
              <w:rPr>
                <w:noProof/>
                <w:webHidden/>
              </w:rPr>
              <w:fldChar w:fldCharType="begin"/>
            </w:r>
            <w:r>
              <w:rPr>
                <w:noProof/>
                <w:webHidden/>
              </w:rPr>
              <w:instrText xml:space="preserve"> PAGEREF _Toc72676290 \h </w:instrText>
            </w:r>
            <w:r>
              <w:rPr>
                <w:noProof/>
                <w:webHidden/>
              </w:rPr>
            </w:r>
            <w:r>
              <w:rPr>
                <w:noProof/>
                <w:webHidden/>
              </w:rPr>
              <w:fldChar w:fldCharType="separate"/>
            </w:r>
            <w:r>
              <w:rPr>
                <w:noProof/>
                <w:webHidden/>
              </w:rPr>
              <w:t>27</w:t>
            </w:r>
            <w:r>
              <w:rPr>
                <w:noProof/>
                <w:webHidden/>
              </w:rPr>
              <w:fldChar w:fldCharType="end"/>
            </w:r>
          </w:hyperlink>
        </w:p>
        <w:p w14:paraId="4D9A8F0A" w14:textId="13AFF868"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1" w:history="1">
            <w:r w:rsidRPr="00137FB4">
              <w:rPr>
                <w:rStyle w:val="a9"/>
                <w:noProof/>
                <w:lang w:eastAsia="ru-RU" w:bidi="x-none"/>
                <w14:scene3d>
                  <w14:camera w14:prst="orthographicFront"/>
                  <w14:lightRig w14:rig="threePt" w14:dir="t">
                    <w14:rot w14:lat="0" w14:lon="0" w14:rev="0"/>
                  </w14:lightRig>
                </w14:scene3d>
              </w:rPr>
              <w:t>2.8.1.</w:t>
            </w:r>
            <w:r>
              <w:rPr>
                <w:rFonts w:asciiTheme="minorHAnsi" w:eastAsiaTheme="minorEastAsia" w:hAnsiTheme="minorHAnsi"/>
                <w:noProof/>
                <w:color w:val="auto"/>
                <w:sz w:val="22"/>
                <w:lang w:eastAsia="ru-RU"/>
              </w:rPr>
              <w:tab/>
            </w:r>
            <w:r w:rsidRPr="00137FB4">
              <w:rPr>
                <w:rStyle w:val="a9"/>
                <w:noProof/>
              </w:rPr>
              <w:t>Виды</w:t>
            </w:r>
            <w:r w:rsidRPr="00137FB4">
              <w:rPr>
                <w:rStyle w:val="a9"/>
                <w:noProof/>
                <w:lang w:eastAsia="ru-RU"/>
              </w:rPr>
              <w:t xml:space="preserve"> испытаний</w:t>
            </w:r>
            <w:r>
              <w:rPr>
                <w:noProof/>
                <w:webHidden/>
              </w:rPr>
              <w:tab/>
            </w:r>
            <w:r>
              <w:rPr>
                <w:noProof/>
                <w:webHidden/>
              </w:rPr>
              <w:fldChar w:fldCharType="begin"/>
            </w:r>
            <w:r>
              <w:rPr>
                <w:noProof/>
                <w:webHidden/>
              </w:rPr>
              <w:instrText xml:space="preserve"> PAGEREF _Toc72676291 \h </w:instrText>
            </w:r>
            <w:r>
              <w:rPr>
                <w:noProof/>
                <w:webHidden/>
              </w:rPr>
            </w:r>
            <w:r>
              <w:rPr>
                <w:noProof/>
                <w:webHidden/>
              </w:rPr>
              <w:fldChar w:fldCharType="separate"/>
            </w:r>
            <w:r>
              <w:rPr>
                <w:noProof/>
                <w:webHidden/>
              </w:rPr>
              <w:t>27</w:t>
            </w:r>
            <w:r>
              <w:rPr>
                <w:noProof/>
                <w:webHidden/>
              </w:rPr>
              <w:fldChar w:fldCharType="end"/>
            </w:r>
          </w:hyperlink>
        </w:p>
        <w:p w14:paraId="3D6E595C" w14:textId="7E1DFFC3"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2" w:history="1">
            <w:r w:rsidRPr="00137FB4">
              <w:rPr>
                <w:rStyle w:val="a9"/>
                <w:noProof/>
                <w:lang w:eastAsia="ru-RU" w:bidi="x-none"/>
                <w14:scene3d>
                  <w14:camera w14:prst="orthographicFront"/>
                  <w14:lightRig w14:rig="threePt" w14:dir="t">
                    <w14:rot w14:lat="0" w14:lon="0" w14:rev="0"/>
                  </w14:lightRig>
                </w14:scene3d>
              </w:rPr>
              <w:t>2.8.2.</w:t>
            </w:r>
            <w:r>
              <w:rPr>
                <w:rFonts w:asciiTheme="minorHAnsi" w:eastAsiaTheme="minorEastAsia" w:hAnsiTheme="minorHAnsi"/>
                <w:noProof/>
                <w:color w:val="auto"/>
                <w:sz w:val="22"/>
                <w:lang w:eastAsia="ru-RU"/>
              </w:rPr>
              <w:tab/>
            </w:r>
            <w:r w:rsidRPr="00137FB4">
              <w:rPr>
                <w:rStyle w:val="a9"/>
                <w:noProof/>
                <w:lang w:eastAsia="ru-RU"/>
              </w:rPr>
              <w:t xml:space="preserve">Общие </w:t>
            </w:r>
            <w:r w:rsidRPr="00137FB4">
              <w:rPr>
                <w:rStyle w:val="a9"/>
                <w:noProof/>
              </w:rPr>
              <w:t>требования</w:t>
            </w:r>
            <w:r w:rsidRPr="00137FB4">
              <w:rPr>
                <w:rStyle w:val="a9"/>
                <w:noProof/>
                <w:lang w:eastAsia="ru-RU"/>
              </w:rPr>
              <w:t xml:space="preserve"> к приемке работы</w:t>
            </w:r>
            <w:r>
              <w:rPr>
                <w:noProof/>
                <w:webHidden/>
              </w:rPr>
              <w:tab/>
            </w:r>
            <w:r>
              <w:rPr>
                <w:noProof/>
                <w:webHidden/>
              </w:rPr>
              <w:fldChar w:fldCharType="begin"/>
            </w:r>
            <w:r>
              <w:rPr>
                <w:noProof/>
                <w:webHidden/>
              </w:rPr>
              <w:instrText xml:space="preserve"> PAGEREF _Toc72676292 \h </w:instrText>
            </w:r>
            <w:r>
              <w:rPr>
                <w:noProof/>
                <w:webHidden/>
              </w:rPr>
            </w:r>
            <w:r>
              <w:rPr>
                <w:noProof/>
                <w:webHidden/>
              </w:rPr>
              <w:fldChar w:fldCharType="separate"/>
            </w:r>
            <w:r>
              <w:rPr>
                <w:noProof/>
                <w:webHidden/>
              </w:rPr>
              <w:t>28</w:t>
            </w:r>
            <w:r>
              <w:rPr>
                <w:noProof/>
                <w:webHidden/>
              </w:rPr>
              <w:fldChar w:fldCharType="end"/>
            </w:r>
          </w:hyperlink>
        </w:p>
        <w:p w14:paraId="4D66F962" w14:textId="2A38FE67" w:rsidR="00B842C3" w:rsidRDefault="00B842C3">
          <w:pPr>
            <w:pStyle w:val="14"/>
            <w:rPr>
              <w:rFonts w:asciiTheme="minorHAnsi" w:eastAsiaTheme="minorEastAsia" w:hAnsiTheme="minorHAnsi"/>
              <w:noProof/>
              <w:color w:val="auto"/>
              <w:sz w:val="22"/>
              <w:lang w:eastAsia="ru-RU"/>
            </w:rPr>
          </w:pPr>
          <w:hyperlink w:anchor="_Toc72676293" w:history="1">
            <w:r w:rsidRPr="00137FB4">
              <w:rPr>
                <w:rStyle w:val="a9"/>
                <w:noProof/>
              </w:rPr>
              <w:t>3. ПРОЕКТИРОВАНИЕ</w:t>
            </w:r>
            <w:r>
              <w:rPr>
                <w:noProof/>
                <w:webHidden/>
              </w:rPr>
              <w:tab/>
            </w:r>
            <w:r>
              <w:rPr>
                <w:noProof/>
                <w:webHidden/>
              </w:rPr>
              <w:fldChar w:fldCharType="begin"/>
            </w:r>
            <w:r>
              <w:rPr>
                <w:noProof/>
                <w:webHidden/>
              </w:rPr>
              <w:instrText xml:space="preserve"> PAGEREF _Toc72676293 \h </w:instrText>
            </w:r>
            <w:r>
              <w:rPr>
                <w:noProof/>
                <w:webHidden/>
              </w:rPr>
            </w:r>
            <w:r>
              <w:rPr>
                <w:noProof/>
                <w:webHidden/>
              </w:rPr>
              <w:fldChar w:fldCharType="separate"/>
            </w:r>
            <w:r>
              <w:rPr>
                <w:noProof/>
                <w:webHidden/>
              </w:rPr>
              <w:t>29</w:t>
            </w:r>
            <w:r>
              <w:rPr>
                <w:noProof/>
                <w:webHidden/>
              </w:rPr>
              <w:fldChar w:fldCharType="end"/>
            </w:r>
          </w:hyperlink>
        </w:p>
        <w:p w14:paraId="027A1213" w14:textId="1ABB19E1"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94" w:history="1">
            <w:r w:rsidRPr="00137FB4">
              <w:rPr>
                <w:rStyle w:val="a9"/>
                <w:noProof/>
                <w14:scene3d>
                  <w14:camera w14:prst="orthographicFront"/>
                  <w14:lightRig w14:rig="threePt" w14:dir="t">
                    <w14:rot w14:lat="0" w14:lon="0" w14:rev="0"/>
                  </w14:lightRig>
                </w14:scene3d>
              </w:rPr>
              <w:t>3.1.</w:t>
            </w:r>
            <w:r w:rsidRPr="00137FB4">
              <w:rPr>
                <w:rStyle w:val="a9"/>
                <w:noProof/>
              </w:rPr>
              <w:t xml:space="preserve"> Проектирование архитектуры</w:t>
            </w:r>
            <w:r>
              <w:rPr>
                <w:noProof/>
                <w:webHidden/>
              </w:rPr>
              <w:tab/>
            </w:r>
            <w:r>
              <w:rPr>
                <w:noProof/>
                <w:webHidden/>
              </w:rPr>
              <w:fldChar w:fldCharType="begin"/>
            </w:r>
            <w:r>
              <w:rPr>
                <w:noProof/>
                <w:webHidden/>
              </w:rPr>
              <w:instrText xml:space="preserve"> PAGEREF _Toc72676294 \h </w:instrText>
            </w:r>
            <w:r>
              <w:rPr>
                <w:noProof/>
                <w:webHidden/>
              </w:rPr>
            </w:r>
            <w:r>
              <w:rPr>
                <w:noProof/>
                <w:webHidden/>
              </w:rPr>
              <w:fldChar w:fldCharType="separate"/>
            </w:r>
            <w:r>
              <w:rPr>
                <w:noProof/>
                <w:webHidden/>
              </w:rPr>
              <w:t>29</w:t>
            </w:r>
            <w:r>
              <w:rPr>
                <w:noProof/>
                <w:webHidden/>
              </w:rPr>
              <w:fldChar w:fldCharType="end"/>
            </w:r>
          </w:hyperlink>
        </w:p>
        <w:p w14:paraId="201424D7" w14:textId="78C8F136"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5" w:history="1">
            <w:r w:rsidRPr="00137FB4">
              <w:rPr>
                <w:rStyle w:val="a9"/>
                <w:noProof/>
                <w:lang w:bidi="x-none"/>
                <w14:scene3d>
                  <w14:camera w14:prst="orthographicFront"/>
                  <w14:lightRig w14:rig="threePt" w14:dir="t">
                    <w14:rot w14:lat="0" w14:lon="0" w14:rev="0"/>
                  </w14:lightRig>
                </w14:scene3d>
              </w:rPr>
              <w:t>3.1.1.</w:t>
            </w:r>
            <w:r>
              <w:rPr>
                <w:rFonts w:asciiTheme="minorHAnsi" w:eastAsiaTheme="minorEastAsia" w:hAnsiTheme="minorHAnsi"/>
                <w:noProof/>
                <w:color w:val="auto"/>
                <w:sz w:val="22"/>
                <w:lang w:eastAsia="ru-RU"/>
              </w:rPr>
              <w:tab/>
            </w:r>
            <w:r w:rsidRPr="00137FB4">
              <w:rPr>
                <w:rStyle w:val="a9"/>
                <w:noProof/>
              </w:rPr>
              <w:t>Клиентская часть</w:t>
            </w:r>
            <w:r>
              <w:rPr>
                <w:noProof/>
                <w:webHidden/>
              </w:rPr>
              <w:tab/>
            </w:r>
            <w:r>
              <w:rPr>
                <w:noProof/>
                <w:webHidden/>
              </w:rPr>
              <w:fldChar w:fldCharType="begin"/>
            </w:r>
            <w:r>
              <w:rPr>
                <w:noProof/>
                <w:webHidden/>
              </w:rPr>
              <w:instrText xml:space="preserve"> PAGEREF _Toc72676295 \h </w:instrText>
            </w:r>
            <w:r>
              <w:rPr>
                <w:noProof/>
                <w:webHidden/>
              </w:rPr>
            </w:r>
            <w:r>
              <w:rPr>
                <w:noProof/>
                <w:webHidden/>
              </w:rPr>
              <w:fldChar w:fldCharType="separate"/>
            </w:r>
            <w:r>
              <w:rPr>
                <w:noProof/>
                <w:webHidden/>
              </w:rPr>
              <w:t>29</w:t>
            </w:r>
            <w:r>
              <w:rPr>
                <w:noProof/>
                <w:webHidden/>
              </w:rPr>
              <w:fldChar w:fldCharType="end"/>
            </w:r>
          </w:hyperlink>
        </w:p>
        <w:p w14:paraId="3FD61FF4" w14:textId="1E737B00"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6" w:history="1">
            <w:r w:rsidRPr="00137FB4">
              <w:rPr>
                <w:rStyle w:val="a9"/>
                <w:noProof/>
                <w:lang w:bidi="x-none"/>
                <w14:scene3d>
                  <w14:camera w14:prst="orthographicFront"/>
                  <w14:lightRig w14:rig="threePt" w14:dir="t">
                    <w14:rot w14:lat="0" w14:lon="0" w14:rev="0"/>
                  </w14:lightRig>
                </w14:scene3d>
              </w:rPr>
              <w:t>3.1.2.</w:t>
            </w:r>
            <w:r>
              <w:rPr>
                <w:rFonts w:asciiTheme="minorHAnsi" w:eastAsiaTheme="minorEastAsia" w:hAnsiTheme="minorHAnsi"/>
                <w:noProof/>
                <w:color w:val="auto"/>
                <w:sz w:val="22"/>
                <w:lang w:eastAsia="ru-RU"/>
              </w:rPr>
              <w:tab/>
            </w:r>
            <w:r w:rsidRPr="00137FB4">
              <w:rPr>
                <w:rStyle w:val="a9"/>
                <w:noProof/>
              </w:rPr>
              <w:t>Серверная часть</w:t>
            </w:r>
            <w:r>
              <w:rPr>
                <w:noProof/>
                <w:webHidden/>
              </w:rPr>
              <w:tab/>
            </w:r>
            <w:r>
              <w:rPr>
                <w:noProof/>
                <w:webHidden/>
              </w:rPr>
              <w:fldChar w:fldCharType="begin"/>
            </w:r>
            <w:r>
              <w:rPr>
                <w:noProof/>
                <w:webHidden/>
              </w:rPr>
              <w:instrText xml:space="preserve"> PAGEREF _Toc72676296 \h </w:instrText>
            </w:r>
            <w:r>
              <w:rPr>
                <w:noProof/>
                <w:webHidden/>
              </w:rPr>
            </w:r>
            <w:r>
              <w:rPr>
                <w:noProof/>
                <w:webHidden/>
              </w:rPr>
              <w:fldChar w:fldCharType="separate"/>
            </w:r>
            <w:r>
              <w:rPr>
                <w:noProof/>
                <w:webHidden/>
              </w:rPr>
              <w:t>31</w:t>
            </w:r>
            <w:r>
              <w:rPr>
                <w:noProof/>
                <w:webHidden/>
              </w:rPr>
              <w:fldChar w:fldCharType="end"/>
            </w:r>
          </w:hyperlink>
        </w:p>
        <w:p w14:paraId="1494A7F0" w14:textId="07D695B4"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7" w:history="1">
            <w:r w:rsidRPr="00137FB4">
              <w:rPr>
                <w:rStyle w:val="a9"/>
                <w:noProof/>
                <w:lang w:bidi="x-none"/>
                <w14:scene3d>
                  <w14:camera w14:prst="orthographicFront"/>
                  <w14:lightRig w14:rig="threePt" w14:dir="t">
                    <w14:rot w14:lat="0" w14:lon="0" w14:rev="0"/>
                  </w14:lightRig>
                </w14:scene3d>
              </w:rPr>
              <w:t>3.1.3.</w:t>
            </w:r>
            <w:r>
              <w:rPr>
                <w:rFonts w:asciiTheme="minorHAnsi" w:eastAsiaTheme="minorEastAsia" w:hAnsiTheme="minorHAnsi"/>
                <w:noProof/>
                <w:color w:val="auto"/>
                <w:sz w:val="22"/>
                <w:lang w:eastAsia="ru-RU"/>
              </w:rPr>
              <w:tab/>
            </w:r>
            <w:r w:rsidRPr="00137FB4">
              <w:rPr>
                <w:rStyle w:val="a9"/>
                <w:noProof/>
              </w:rPr>
              <w:t>Сервер СУБД</w:t>
            </w:r>
            <w:r>
              <w:rPr>
                <w:noProof/>
                <w:webHidden/>
              </w:rPr>
              <w:tab/>
            </w:r>
            <w:r>
              <w:rPr>
                <w:noProof/>
                <w:webHidden/>
              </w:rPr>
              <w:fldChar w:fldCharType="begin"/>
            </w:r>
            <w:r>
              <w:rPr>
                <w:noProof/>
                <w:webHidden/>
              </w:rPr>
              <w:instrText xml:space="preserve"> PAGEREF _Toc72676297 \h </w:instrText>
            </w:r>
            <w:r>
              <w:rPr>
                <w:noProof/>
                <w:webHidden/>
              </w:rPr>
            </w:r>
            <w:r>
              <w:rPr>
                <w:noProof/>
                <w:webHidden/>
              </w:rPr>
              <w:fldChar w:fldCharType="separate"/>
            </w:r>
            <w:r>
              <w:rPr>
                <w:noProof/>
                <w:webHidden/>
              </w:rPr>
              <w:t>32</w:t>
            </w:r>
            <w:r>
              <w:rPr>
                <w:noProof/>
                <w:webHidden/>
              </w:rPr>
              <w:fldChar w:fldCharType="end"/>
            </w:r>
          </w:hyperlink>
        </w:p>
        <w:p w14:paraId="25FB62ED" w14:textId="2C8B2DD2"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298" w:history="1">
            <w:r w:rsidRPr="00137FB4">
              <w:rPr>
                <w:rStyle w:val="a9"/>
                <w:noProof/>
                <w14:scene3d>
                  <w14:camera w14:prst="orthographicFront"/>
                  <w14:lightRig w14:rig="threePt" w14:dir="t">
                    <w14:rot w14:lat="0" w14:lon="0" w14:rev="0"/>
                  </w14:lightRig>
                </w14:scene3d>
              </w:rPr>
              <w:t>3.2.</w:t>
            </w:r>
            <w:r w:rsidRPr="00137FB4">
              <w:rPr>
                <w:rStyle w:val="a9"/>
                <w:noProof/>
              </w:rPr>
              <w:t xml:space="preserve"> Низкоуровневое проектирование</w:t>
            </w:r>
            <w:r>
              <w:rPr>
                <w:noProof/>
                <w:webHidden/>
              </w:rPr>
              <w:tab/>
            </w:r>
            <w:r>
              <w:rPr>
                <w:noProof/>
                <w:webHidden/>
              </w:rPr>
              <w:fldChar w:fldCharType="begin"/>
            </w:r>
            <w:r>
              <w:rPr>
                <w:noProof/>
                <w:webHidden/>
              </w:rPr>
              <w:instrText xml:space="preserve"> PAGEREF _Toc72676298 \h </w:instrText>
            </w:r>
            <w:r>
              <w:rPr>
                <w:noProof/>
                <w:webHidden/>
              </w:rPr>
            </w:r>
            <w:r>
              <w:rPr>
                <w:noProof/>
                <w:webHidden/>
              </w:rPr>
              <w:fldChar w:fldCharType="separate"/>
            </w:r>
            <w:r>
              <w:rPr>
                <w:noProof/>
                <w:webHidden/>
              </w:rPr>
              <w:t>32</w:t>
            </w:r>
            <w:r>
              <w:rPr>
                <w:noProof/>
                <w:webHidden/>
              </w:rPr>
              <w:fldChar w:fldCharType="end"/>
            </w:r>
          </w:hyperlink>
        </w:p>
        <w:p w14:paraId="380EF58A" w14:textId="1CF4603C"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299" w:history="1">
            <w:r w:rsidRPr="00137FB4">
              <w:rPr>
                <w:rStyle w:val="a9"/>
                <w:noProof/>
                <w:lang w:bidi="x-none"/>
                <w14:scene3d>
                  <w14:camera w14:prst="orthographicFront"/>
                  <w14:lightRig w14:rig="threePt" w14:dir="t">
                    <w14:rot w14:lat="0" w14:lon="0" w14:rev="0"/>
                  </w14:lightRig>
                </w14:scene3d>
              </w:rPr>
              <w:t>3.2.1.</w:t>
            </w:r>
            <w:r>
              <w:rPr>
                <w:rFonts w:asciiTheme="minorHAnsi" w:eastAsiaTheme="minorEastAsia" w:hAnsiTheme="minorHAnsi"/>
                <w:noProof/>
                <w:color w:val="auto"/>
                <w:sz w:val="22"/>
                <w:lang w:eastAsia="ru-RU"/>
              </w:rPr>
              <w:tab/>
            </w:r>
            <w:r w:rsidRPr="00137FB4">
              <w:rPr>
                <w:rStyle w:val="a9"/>
                <w:noProof/>
                <w:lang w:val="en-US"/>
              </w:rPr>
              <w:t>ER-</w:t>
            </w:r>
            <w:r w:rsidRPr="00137FB4">
              <w:rPr>
                <w:rStyle w:val="a9"/>
                <w:noProof/>
              </w:rPr>
              <w:t>диаграмма</w:t>
            </w:r>
            <w:r>
              <w:rPr>
                <w:noProof/>
                <w:webHidden/>
              </w:rPr>
              <w:tab/>
            </w:r>
            <w:r>
              <w:rPr>
                <w:noProof/>
                <w:webHidden/>
              </w:rPr>
              <w:fldChar w:fldCharType="begin"/>
            </w:r>
            <w:r>
              <w:rPr>
                <w:noProof/>
                <w:webHidden/>
              </w:rPr>
              <w:instrText xml:space="preserve"> PAGEREF _Toc72676299 \h </w:instrText>
            </w:r>
            <w:r>
              <w:rPr>
                <w:noProof/>
                <w:webHidden/>
              </w:rPr>
            </w:r>
            <w:r>
              <w:rPr>
                <w:noProof/>
                <w:webHidden/>
              </w:rPr>
              <w:fldChar w:fldCharType="separate"/>
            </w:r>
            <w:r>
              <w:rPr>
                <w:noProof/>
                <w:webHidden/>
              </w:rPr>
              <w:t>32</w:t>
            </w:r>
            <w:r>
              <w:rPr>
                <w:noProof/>
                <w:webHidden/>
              </w:rPr>
              <w:fldChar w:fldCharType="end"/>
            </w:r>
          </w:hyperlink>
        </w:p>
        <w:p w14:paraId="30EE8800" w14:textId="22FD0CA8" w:rsidR="00B842C3" w:rsidRDefault="00B842C3">
          <w:pPr>
            <w:pStyle w:val="31"/>
            <w:tabs>
              <w:tab w:val="left" w:pos="2119"/>
              <w:tab w:val="right" w:leader="dot" w:pos="9628"/>
            </w:tabs>
            <w:rPr>
              <w:rFonts w:asciiTheme="minorHAnsi" w:eastAsiaTheme="minorEastAsia" w:hAnsiTheme="minorHAnsi"/>
              <w:noProof/>
              <w:color w:val="auto"/>
              <w:sz w:val="22"/>
              <w:lang w:eastAsia="ru-RU"/>
            </w:rPr>
          </w:pPr>
          <w:hyperlink w:anchor="_Toc72676300" w:history="1">
            <w:r w:rsidRPr="00137FB4">
              <w:rPr>
                <w:rStyle w:val="a9"/>
                <w:noProof/>
                <w:lang w:val="en-US" w:bidi="x-none"/>
                <w14:scene3d>
                  <w14:camera w14:prst="orthographicFront"/>
                  <w14:lightRig w14:rig="threePt" w14:dir="t">
                    <w14:rot w14:lat="0" w14:lon="0" w14:rev="0"/>
                  </w14:lightRig>
                </w14:scene3d>
              </w:rPr>
              <w:t>3.2.2.</w:t>
            </w:r>
            <w:r>
              <w:rPr>
                <w:rFonts w:asciiTheme="minorHAnsi" w:eastAsiaTheme="minorEastAsia" w:hAnsiTheme="minorHAnsi"/>
                <w:noProof/>
                <w:color w:val="auto"/>
                <w:sz w:val="22"/>
                <w:lang w:eastAsia="ru-RU"/>
              </w:rPr>
              <w:tab/>
            </w:r>
            <w:r w:rsidRPr="00137FB4">
              <w:rPr>
                <w:rStyle w:val="a9"/>
                <w:noProof/>
                <w:lang w:val="en-US"/>
              </w:rPr>
              <w:t>BPMN</w:t>
            </w:r>
            <w:r>
              <w:rPr>
                <w:noProof/>
                <w:webHidden/>
              </w:rPr>
              <w:tab/>
            </w:r>
            <w:r>
              <w:rPr>
                <w:noProof/>
                <w:webHidden/>
              </w:rPr>
              <w:fldChar w:fldCharType="begin"/>
            </w:r>
            <w:r>
              <w:rPr>
                <w:noProof/>
                <w:webHidden/>
              </w:rPr>
              <w:instrText xml:space="preserve"> PAGEREF _Toc72676300 \h </w:instrText>
            </w:r>
            <w:r>
              <w:rPr>
                <w:noProof/>
                <w:webHidden/>
              </w:rPr>
            </w:r>
            <w:r>
              <w:rPr>
                <w:noProof/>
                <w:webHidden/>
              </w:rPr>
              <w:fldChar w:fldCharType="separate"/>
            </w:r>
            <w:r>
              <w:rPr>
                <w:noProof/>
                <w:webHidden/>
              </w:rPr>
              <w:t>37</w:t>
            </w:r>
            <w:r>
              <w:rPr>
                <w:noProof/>
                <w:webHidden/>
              </w:rPr>
              <w:fldChar w:fldCharType="end"/>
            </w:r>
          </w:hyperlink>
        </w:p>
        <w:p w14:paraId="49E42BCF" w14:textId="686DBF43"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301" w:history="1">
            <w:r w:rsidRPr="00137FB4">
              <w:rPr>
                <w:rStyle w:val="a9"/>
                <w:noProof/>
                <w14:scene3d>
                  <w14:camera w14:prst="orthographicFront"/>
                  <w14:lightRig w14:rig="threePt" w14:dir="t">
                    <w14:rot w14:lat="0" w14:lon="0" w14:rev="0"/>
                  </w14:lightRig>
                </w14:scene3d>
              </w:rPr>
              <w:t>3.3.</w:t>
            </w:r>
            <w:r w:rsidRPr="00137FB4">
              <w:rPr>
                <w:rStyle w:val="a9"/>
                <w:noProof/>
              </w:rPr>
              <w:t xml:space="preserve"> Проектирование интерфейса</w:t>
            </w:r>
            <w:r>
              <w:rPr>
                <w:noProof/>
                <w:webHidden/>
              </w:rPr>
              <w:tab/>
            </w:r>
            <w:r>
              <w:rPr>
                <w:noProof/>
                <w:webHidden/>
              </w:rPr>
              <w:fldChar w:fldCharType="begin"/>
            </w:r>
            <w:r>
              <w:rPr>
                <w:noProof/>
                <w:webHidden/>
              </w:rPr>
              <w:instrText xml:space="preserve"> PAGEREF _Toc72676301 \h </w:instrText>
            </w:r>
            <w:r>
              <w:rPr>
                <w:noProof/>
                <w:webHidden/>
              </w:rPr>
            </w:r>
            <w:r>
              <w:rPr>
                <w:noProof/>
                <w:webHidden/>
              </w:rPr>
              <w:fldChar w:fldCharType="separate"/>
            </w:r>
            <w:r>
              <w:rPr>
                <w:noProof/>
                <w:webHidden/>
              </w:rPr>
              <w:t>39</w:t>
            </w:r>
            <w:r>
              <w:rPr>
                <w:noProof/>
                <w:webHidden/>
              </w:rPr>
              <w:fldChar w:fldCharType="end"/>
            </w:r>
          </w:hyperlink>
        </w:p>
        <w:p w14:paraId="51718CCC" w14:textId="2A393708" w:rsidR="00B842C3" w:rsidRDefault="00B842C3">
          <w:pPr>
            <w:pStyle w:val="14"/>
            <w:rPr>
              <w:rFonts w:asciiTheme="minorHAnsi" w:eastAsiaTheme="minorEastAsia" w:hAnsiTheme="minorHAnsi"/>
              <w:noProof/>
              <w:color w:val="auto"/>
              <w:sz w:val="22"/>
              <w:lang w:eastAsia="ru-RU"/>
            </w:rPr>
          </w:pPr>
          <w:hyperlink w:anchor="_Toc72676302" w:history="1">
            <w:r w:rsidRPr="00137FB4">
              <w:rPr>
                <w:rStyle w:val="a9"/>
                <w:noProof/>
              </w:rPr>
              <w:t>4. ЭКСПЕРИМЕНТАЛЬНАЯ ЧАСТЬ</w:t>
            </w:r>
            <w:r>
              <w:rPr>
                <w:noProof/>
                <w:webHidden/>
              </w:rPr>
              <w:tab/>
            </w:r>
            <w:r>
              <w:rPr>
                <w:noProof/>
                <w:webHidden/>
              </w:rPr>
              <w:fldChar w:fldCharType="begin"/>
            </w:r>
            <w:r>
              <w:rPr>
                <w:noProof/>
                <w:webHidden/>
              </w:rPr>
              <w:instrText xml:space="preserve"> PAGEREF _Toc72676302 \h </w:instrText>
            </w:r>
            <w:r>
              <w:rPr>
                <w:noProof/>
                <w:webHidden/>
              </w:rPr>
            </w:r>
            <w:r>
              <w:rPr>
                <w:noProof/>
                <w:webHidden/>
              </w:rPr>
              <w:fldChar w:fldCharType="separate"/>
            </w:r>
            <w:r>
              <w:rPr>
                <w:noProof/>
                <w:webHidden/>
              </w:rPr>
              <w:t>41</w:t>
            </w:r>
            <w:r>
              <w:rPr>
                <w:noProof/>
                <w:webHidden/>
              </w:rPr>
              <w:fldChar w:fldCharType="end"/>
            </w:r>
          </w:hyperlink>
        </w:p>
        <w:p w14:paraId="0C335DD5" w14:textId="36F214EA"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303" w:history="1">
            <w:r w:rsidRPr="00137FB4">
              <w:rPr>
                <w:rStyle w:val="a9"/>
                <w:noProof/>
                <w14:scene3d>
                  <w14:camera w14:prst="orthographicFront"/>
                  <w14:lightRig w14:rig="threePt" w14:dir="t">
                    <w14:rot w14:lat="0" w14:lon="0" w14:rev="0"/>
                  </w14:lightRig>
                </w14:scene3d>
              </w:rPr>
              <w:t>4.1.</w:t>
            </w:r>
            <w:r w:rsidRPr="00137FB4">
              <w:rPr>
                <w:rStyle w:val="a9"/>
                <w:noProof/>
              </w:rPr>
              <w:t xml:space="preserve"> Тестирование </w:t>
            </w:r>
            <w:r w:rsidRPr="00137FB4">
              <w:rPr>
                <w:rStyle w:val="a9"/>
                <w:noProof/>
                <w:lang w:val="en-US"/>
              </w:rPr>
              <w:t>web</w:t>
            </w:r>
            <w:r w:rsidRPr="00137FB4">
              <w:rPr>
                <w:rStyle w:val="a9"/>
                <w:noProof/>
              </w:rPr>
              <w:t xml:space="preserve"> </w:t>
            </w:r>
            <w:r w:rsidRPr="00137FB4">
              <w:rPr>
                <w:rStyle w:val="a9"/>
                <w:noProof/>
                <w:lang w:val="en-US"/>
              </w:rPr>
              <w:t>API</w:t>
            </w:r>
            <w:r w:rsidRPr="00137FB4">
              <w:rPr>
                <w:rStyle w:val="a9"/>
                <w:noProof/>
              </w:rPr>
              <w:t xml:space="preserve"> методом черного ящика</w:t>
            </w:r>
            <w:r>
              <w:rPr>
                <w:noProof/>
                <w:webHidden/>
              </w:rPr>
              <w:tab/>
            </w:r>
            <w:r>
              <w:rPr>
                <w:noProof/>
                <w:webHidden/>
              </w:rPr>
              <w:fldChar w:fldCharType="begin"/>
            </w:r>
            <w:r>
              <w:rPr>
                <w:noProof/>
                <w:webHidden/>
              </w:rPr>
              <w:instrText xml:space="preserve"> PAGEREF _Toc72676303 \h </w:instrText>
            </w:r>
            <w:r>
              <w:rPr>
                <w:noProof/>
                <w:webHidden/>
              </w:rPr>
            </w:r>
            <w:r>
              <w:rPr>
                <w:noProof/>
                <w:webHidden/>
              </w:rPr>
              <w:fldChar w:fldCharType="separate"/>
            </w:r>
            <w:r>
              <w:rPr>
                <w:noProof/>
                <w:webHidden/>
              </w:rPr>
              <w:t>41</w:t>
            </w:r>
            <w:r>
              <w:rPr>
                <w:noProof/>
                <w:webHidden/>
              </w:rPr>
              <w:fldChar w:fldCharType="end"/>
            </w:r>
          </w:hyperlink>
        </w:p>
        <w:p w14:paraId="29A36130" w14:textId="2DDF8BAD"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304" w:history="1">
            <w:r w:rsidRPr="00137FB4">
              <w:rPr>
                <w:rStyle w:val="a9"/>
                <w:noProof/>
                <w14:scene3d>
                  <w14:camera w14:prst="orthographicFront"/>
                  <w14:lightRig w14:rig="threePt" w14:dir="t">
                    <w14:rot w14:lat="0" w14:lon="0" w14:rev="0"/>
                  </w14:lightRig>
                </w14:scene3d>
              </w:rPr>
              <w:t>4.2.</w:t>
            </w:r>
            <w:r w:rsidRPr="00137FB4">
              <w:rPr>
                <w:rStyle w:val="a9"/>
                <w:noProof/>
              </w:rPr>
              <w:t xml:space="preserve"> Модульное тестирование</w:t>
            </w:r>
            <w:r>
              <w:rPr>
                <w:noProof/>
                <w:webHidden/>
              </w:rPr>
              <w:tab/>
            </w:r>
            <w:r>
              <w:rPr>
                <w:noProof/>
                <w:webHidden/>
              </w:rPr>
              <w:fldChar w:fldCharType="begin"/>
            </w:r>
            <w:r>
              <w:rPr>
                <w:noProof/>
                <w:webHidden/>
              </w:rPr>
              <w:instrText xml:space="preserve"> PAGEREF _Toc72676304 \h </w:instrText>
            </w:r>
            <w:r>
              <w:rPr>
                <w:noProof/>
                <w:webHidden/>
              </w:rPr>
            </w:r>
            <w:r>
              <w:rPr>
                <w:noProof/>
                <w:webHidden/>
              </w:rPr>
              <w:fldChar w:fldCharType="separate"/>
            </w:r>
            <w:r>
              <w:rPr>
                <w:noProof/>
                <w:webHidden/>
              </w:rPr>
              <w:t>43</w:t>
            </w:r>
            <w:r>
              <w:rPr>
                <w:noProof/>
                <w:webHidden/>
              </w:rPr>
              <w:fldChar w:fldCharType="end"/>
            </w:r>
          </w:hyperlink>
        </w:p>
        <w:p w14:paraId="7BD439BD" w14:textId="5302A9E2" w:rsidR="00B842C3" w:rsidRDefault="00B842C3">
          <w:pPr>
            <w:pStyle w:val="21"/>
            <w:tabs>
              <w:tab w:val="right" w:leader="dot" w:pos="9628"/>
            </w:tabs>
            <w:rPr>
              <w:rFonts w:asciiTheme="minorHAnsi" w:eastAsiaTheme="minorEastAsia" w:hAnsiTheme="minorHAnsi"/>
              <w:noProof/>
              <w:color w:val="auto"/>
              <w:sz w:val="22"/>
              <w:lang w:eastAsia="ru-RU"/>
            </w:rPr>
          </w:pPr>
          <w:hyperlink w:anchor="_Toc72676305" w:history="1">
            <w:r w:rsidRPr="00137FB4">
              <w:rPr>
                <w:rStyle w:val="a9"/>
                <w:noProof/>
                <w14:scene3d>
                  <w14:camera w14:prst="orthographicFront"/>
                  <w14:lightRig w14:rig="threePt" w14:dir="t">
                    <w14:rot w14:lat="0" w14:lon="0" w14:rev="0"/>
                  </w14:lightRig>
                </w14:scene3d>
              </w:rPr>
              <w:t>4.3.</w:t>
            </w:r>
            <w:r w:rsidRPr="00137FB4">
              <w:rPr>
                <w:rStyle w:val="a9"/>
                <w:noProof/>
              </w:rPr>
              <w:t xml:space="preserve"> Кросс-</w:t>
            </w:r>
            <w:r w:rsidRPr="00137FB4">
              <w:rPr>
                <w:rStyle w:val="a9"/>
                <w:noProof/>
              </w:rPr>
              <w:t>б</w:t>
            </w:r>
            <w:r w:rsidRPr="00137FB4">
              <w:rPr>
                <w:rStyle w:val="a9"/>
                <w:noProof/>
              </w:rPr>
              <w:t>раузерное тестирование пользовательской части</w:t>
            </w:r>
            <w:r>
              <w:rPr>
                <w:noProof/>
                <w:webHidden/>
              </w:rPr>
              <w:tab/>
            </w:r>
            <w:r>
              <w:rPr>
                <w:noProof/>
                <w:webHidden/>
              </w:rPr>
              <w:fldChar w:fldCharType="begin"/>
            </w:r>
            <w:r>
              <w:rPr>
                <w:noProof/>
                <w:webHidden/>
              </w:rPr>
              <w:instrText xml:space="preserve"> PAGEREF _Toc72676305 \h </w:instrText>
            </w:r>
            <w:r>
              <w:rPr>
                <w:noProof/>
                <w:webHidden/>
              </w:rPr>
            </w:r>
            <w:r>
              <w:rPr>
                <w:noProof/>
                <w:webHidden/>
              </w:rPr>
              <w:fldChar w:fldCharType="separate"/>
            </w:r>
            <w:r>
              <w:rPr>
                <w:noProof/>
                <w:webHidden/>
              </w:rPr>
              <w:t>45</w:t>
            </w:r>
            <w:r>
              <w:rPr>
                <w:noProof/>
                <w:webHidden/>
              </w:rPr>
              <w:fldChar w:fldCharType="end"/>
            </w:r>
          </w:hyperlink>
        </w:p>
        <w:p w14:paraId="17B7F68F" w14:textId="198484BE" w:rsidR="00B842C3" w:rsidRDefault="00B842C3">
          <w:pPr>
            <w:pStyle w:val="14"/>
            <w:rPr>
              <w:rFonts w:asciiTheme="minorHAnsi" w:eastAsiaTheme="minorEastAsia" w:hAnsiTheme="minorHAnsi"/>
              <w:noProof/>
              <w:color w:val="auto"/>
              <w:sz w:val="22"/>
              <w:lang w:eastAsia="ru-RU"/>
            </w:rPr>
          </w:pPr>
          <w:hyperlink w:anchor="_Toc72676306" w:history="1">
            <w:r w:rsidRPr="00137FB4">
              <w:rPr>
                <w:rStyle w:val="a9"/>
                <w:noProof/>
              </w:rPr>
              <w:t>ЗАКЛЮЧЕНИЕ</w:t>
            </w:r>
            <w:r>
              <w:rPr>
                <w:noProof/>
                <w:webHidden/>
              </w:rPr>
              <w:tab/>
            </w:r>
            <w:r>
              <w:rPr>
                <w:noProof/>
                <w:webHidden/>
              </w:rPr>
              <w:fldChar w:fldCharType="begin"/>
            </w:r>
            <w:r>
              <w:rPr>
                <w:noProof/>
                <w:webHidden/>
              </w:rPr>
              <w:instrText xml:space="preserve"> PAGEREF _Toc72676306 \h </w:instrText>
            </w:r>
            <w:r>
              <w:rPr>
                <w:noProof/>
                <w:webHidden/>
              </w:rPr>
            </w:r>
            <w:r>
              <w:rPr>
                <w:noProof/>
                <w:webHidden/>
              </w:rPr>
              <w:fldChar w:fldCharType="separate"/>
            </w:r>
            <w:r>
              <w:rPr>
                <w:noProof/>
                <w:webHidden/>
              </w:rPr>
              <w:t>48</w:t>
            </w:r>
            <w:r>
              <w:rPr>
                <w:noProof/>
                <w:webHidden/>
              </w:rPr>
              <w:fldChar w:fldCharType="end"/>
            </w:r>
          </w:hyperlink>
        </w:p>
        <w:p w14:paraId="077A78D6" w14:textId="678C3788" w:rsidR="00B842C3" w:rsidRDefault="00B842C3">
          <w:pPr>
            <w:pStyle w:val="14"/>
            <w:rPr>
              <w:rFonts w:asciiTheme="minorHAnsi" w:eastAsiaTheme="minorEastAsia" w:hAnsiTheme="minorHAnsi"/>
              <w:noProof/>
              <w:color w:val="auto"/>
              <w:sz w:val="22"/>
              <w:lang w:eastAsia="ru-RU"/>
            </w:rPr>
          </w:pPr>
          <w:hyperlink w:anchor="_Toc72676307" w:history="1">
            <w:r w:rsidRPr="00137FB4">
              <w:rPr>
                <w:rStyle w:val="a9"/>
                <w:noProof/>
              </w:rPr>
              <w:t>СПИСОК ЛИТЕРАТУРЫ</w:t>
            </w:r>
            <w:r>
              <w:rPr>
                <w:noProof/>
                <w:webHidden/>
              </w:rPr>
              <w:tab/>
            </w:r>
            <w:r>
              <w:rPr>
                <w:noProof/>
                <w:webHidden/>
              </w:rPr>
              <w:fldChar w:fldCharType="begin"/>
            </w:r>
            <w:r>
              <w:rPr>
                <w:noProof/>
                <w:webHidden/>
              </w:rPr>
              <w:instrText xml:space="preserve"> PAGEREF _Toc72676307 \h </w:instrText>
            </w:r>
            <w:r>
              <w:rPr>
                <w:noProof/>
                <w:webHidden/>
              </w:rPr>
            </w:r>
            <w:r>
              <w:rPr>
                <w:noProof/>
                <w:webHidden/>
              </w:rPr>
              <w:fldChar w:fldCharType="separate"/>
            </w:r>
            <w:r>
              <w:rPr>
                <w:noProof/>
                <w:webHidden/>
              </w:rPr>
              <w:t>49</w:t>
            </w:r>
            <w:r>
              <w:rPr>
                <w:noProof/>
                <w:webHidden/>
              </w:rPr>
              <w:fldChar w:fldCharType="end"/>
            </w:r>
          </w:hyperlink>
        </w:p>
        <w:p w14:paraId="72F12D29" w14:textId="6599E3B6" w:rsidR="00FA2C17" w:rsidRPr="000778D1" w:rsidRDefault="00FA2C17" w:rsidP="00794DFA">
          <w:pPr>
            <w:ind w:firstLine="0"/>
            <w:rPr>
              <w:b/>
              <w:bCs/>
            </w:rPr>
          </w:pPr>
          <w:r>
            <w:rPr>
              <w:b/>
              <w:bCs/>
            </w:rPr>
            <w:fldChar w:fldCharType="end"/>
          </w:r>
        </w:p>
      </w:sdtContent>
    </w:sdt>
    <w:p w14:paraId="28496024" w14:textId="53EF489C" w:rsidR="00FA2C17" w:rsidRDefault="00650A68" w:rsidP="00FA2C17">
      <w:pPr>
        <w:pStyle w:val="1"/>
        <w:numPr>
          <w:ilvl w:val="0"/>
          <w:numId w:val="0"/>
        </w:numPr>
      </w:pPr>
      <w:bookmarkStart w:id="1" w:name="_Hlk59655191"/>
      <w:bookmarkStart w:id="2" w:name="_Toc72676252"/>
      <w:r>
        <w:rPr>
          <w:caps w:val="0"/>
        </w:rPr>
        <w:lastRenderedPageBreak/>
        <w:t>ВВЕДЕНИЕ</w:t>
      </w:r>
      <w:bookmarkEnd w:id="2"/>
    </w:p>
    <w:p w14:paraId="12F41562" w14:textId="026C6EDD" w:rsidR="00FA2C17" w:rsidRDefault="00FA2C17" w:rsidP="008B15FF">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1"/>
      <w:r>
        <w:t>почта до сих пор занимает лидирующие позиции в сфере коммуникации.</w:t>
      </w:r>
    </w:p>
    <w:p w14:paraId="70410DC5" w14:textId="2CB21263" w:rsidR="00BE290A" w:rsidRDefault="00474120" w:rsidP="00BE290A">
      <w:r w:rsidRPr="00474120">
        <w:t>Рассылка</w:t>
      </w:r>
      <w:r w:rsidR="00BB31BA" w:rsidRPr="00BB31BA">
        <w:t xml:space="preserve"> </w:t>
      </w:r>
      <w:r w:rsidR="00BB31BA">
        <w:t>сообщений включает в себя</w:t>
      </w:r>
      <w:r w:rsidRPr="00474120">
        <w:t xml:space="preserve"> любое взаимодействие сервиса с пользователем через е</w:t>
      </w:r>
      <w:r w:rsidR="0053030A">
        <w:t xml:space="preserve">го электронную почту, например – </w:t>
      </w:r>
      <w:r w:rsidRPr="00474120">
        <w:t>подтверждение о регистрации или служебные уведомления.</w:t>
      </w:r>
    </w:p>
    <w:p w14:paraId="0ABA44FE" w14:textId="77777777" w:rsidR="00BE290A" w:rsidRDefault="00BE290A" w:rsidP="00BE290A">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0AA26E38" w14:textId="13D79FE6" w:rsidR="00BE290A" w:rsidRDefault="00BE290A" w:rsidP="00BE290A">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160EE07A" w14:textId="58CE31AE" w:rsidR="00FA2C17" w:rsidRDefault="00FA2C17" w:rsidP="00BE290A">
      <w:r>
        <w:t xml:space="preserve">Многие крупные компании используют электронную почту для </w:t>
      </w:r>
      <w:r w:rsidR="00E75BE1">
        <w:t>взаимодействия с партнерами, клиентами, обмениваясь электронными документами.</w:t>
      </w:r>
      <w:r>
        <w:t xml:space="preserve"> В таких ситуациях крайне важно, чтобы сообщение было успешно дост</w:t>
      </w:r>
      <w:r w:rsidR="003D266B">
        <w:t>авлено и прочитано получателем.</w:t>
      </w:r>
      <w:r w:rsidR="00F03722">
        <w:t xml:space="preserve"> И цена такого недоставленного сообщения крайне высока.</w:t>
      </w:r>
      <w:r w:rsidR="00063EDC">
        <w:t xml:space="preserve"> Поэтому в таких случаях</w:t>
      </w:r>
      <w:r w:rsidR="009854D5">
        <w:t xml:space="preserve"> именно</w:t>
      </w:r>
      <w:r w:rsidR="00063EDC">
        <w:t xml:space="preserve"> надежность </w:t>
      </w:r>
      <w:r w:rsidR="00A72F82">
        <w:t xml:space="preserve">доставки </w:t>
      </w:r>
      <w:r w:rsidR="00063EDC">
        <w:t>становится во главу угла.</w:t>
      </w:r>
    </w:p>
    <w:p w14:paraId="7954D133" w14:textId="5F1AC931" w:rsidR="00C32829" w:rsidRDefault="00C32829" w:rsidP="00BE290A">
      <w:r>
        <w:t>Некоторые почтовые сервисы реализуют специальн</w:t>
      </w:r>
      <w:r w:rsidR="00483A35">
        <w:t>ые предложения</w:t>
      </w:r>
      <w:r>
        <w:t xml:space="preserve"> для бизнеса, но часто даже в</w:t>
      </w:r>
      <w:r w:rsidR="00C10E1A">
        <w:t xml:space="preserve"> рамках этих</w:t>
      </w:r>
      <w:r>
        <w:t xml:space="preserve"> пре</w:t>
      </w:r>
      <w:r w:rsidR="00C10E1A">
        <w:t>дложений улучшается лишь объем трафика и скорость доставки, а</w:t>
      </w:r>
      <w:r>
        <w:t xml:space="preserve"> надежность </w:t>
      </w:r>
      <w:r w:rsidR="00515A88">
        <w:t xml:space="preserve">так и </w:t>
      </w:r>
      <w:r>
        <w:t>оставляет желать лучшего.</w:t>
      </w:r>
    </w:p>
    <w:p w14:paraId="60D3462A" w14:textId="6D234E95" w:rsidR="00FA2C17" w:rsidRDefault="00EE489C" w:rsidP="00FA2C17">
      <w:pPr>
        <w:pStyle w:val="1"/>
        <w:numPr>
          <w:ilvl w:val="0"/>
          <w:numId w:val="4"/>
        </w:numPr>
        <w:spacing w:line="240" w:lineRule="auto"/>
      </w:pPr>
      <w:bookmarkStart w:id="3" w:name="_Toc72676253"/>
      <w:r>
        <w:rPr>
          <w:caps w:val="0"/>
        </w:rPr>
        <w:lastRenderedPageBreak/>
        <w:t>АНАЛИЗ ТРЕБОВАНИЙ</w:t>
      </w:r>
      <w:bookmarkEnd w:id="3"/>
    </w:p>
    <w:p w14:paraId="79B56D6C" w14:textId="2B5C9839" w:rsidR="009D68FD" w:rsidRDefault="009D68FD" w:rsidP="00FA2C17">
      <w:r w:rsidRPr="009D68FD">
        <w:t xml:space="preserve">Практически любой </w:t>
      </w:r>
      <w:r w:rsidR="009C6701">
        <w:rPr>
          <w:lang w:val="en-US"/>
        </w:rPr>
        <w:t>IT</w:t>
      </w:r>
      <w:r w:rsidR="009C6701"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09CA2933" w14:textId="36DA8F3A" w:rsidR="00236BFC" w:rsidRDefault="00236BFC" w:rsidP="00FA2C17">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4FED881" w14:textId="77777777" w:rsidR="009D68FD" w:rsidRDefault="009D68FD" w:rsidP="009D68FD">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7D52F9" w14:textId="726FD8A4" w:rsidR="00FA2C17" w:rsidRPr="00E31EAC" w:rsidRDefault="00FA2C17" w:rsidP="00FA2C17">
      <w:pPr>
        <w:pStyle w:val="2"/>
        <w:numPr>
          <w:ilvl w:val="1"/>
          <w:numId w:val="4"/>
        </w:numPr>
        <w:rPr>
          <w:rFonts w:cs="Times New Roman"/>
          <w:bCs/>
          <w:szCs w:val="28"/>
        </w:rPr>
      </w:pPr>
      <w:bookmarkStart w:id="4" w:name="_Toc72676254"/>
      <w:r w:rsidRPr="00E31EAC">
        <w:rPr>
          <w:rFonts w:cs="Times New Roman"/>
          <w:bCs/>
          <w:szCs w:val="28"/>
        </w:rPr>
        <w:t xml:space="preserve">Обзор </w:t>
      </w:r>
      <w:r w:rsidR="0039123C">
        <w:rPr>
          <w:rFonts w:cs="Times New Roman"/>
          <w:bCs/>
          <w:szCs w:val="28"/>
        </w:rPr>
        <w:t xml:space="preserve">процесса </w:t>
      </w:r>
      <w:r w:rsidR="00865B4B">
        <w:rPr>
          <w:rFonts w:cs="Times New Roman"/>
          <w:bCs/>
          <w:szCs w:val="28"/>
        </w:rPr>
        <w:t>отправки</w:t>
      </w:r>
      <w:r w:rsidR="0039123C">
        <w:rPr>
          <w:rFonts w:cs="Times New Roman"/>
          <w:bCs/>
          <w:szCs w:val="28"/>
        </w:rPr>
        <w:t xml:space="preserve"> сообщени</w:t>
      </w:r>
      <w:r w:rsidR="00865B4B">
        <w:rPr>
          <w:rFonts w:cs="Times New Roman"/>
          <w:bCs/>
          <w:szCs w:val="28"/>
        </w:rPr>
        <w:t>я</w:t>
      </w:r>
      <w:bookmarkEnd w:id="4"/>
    </w:p>
    <w:p w14:paraId="79E4CE74" w14:textId="77777777" w:rsidR="00FA2C17" w:rsidRPr="007F1A92" w:rsidRDefault="00FA2C17" w:rsidP="00381049">
      <w:pPr>
        <w:pStyle w:val="3"/>
      </w:pPr>
      <w:bookmarkStart w:id="5" w:name="_Toc72676255"/>
      <w:r w:rsidRPr="00D83368">
        <w:t>Общие</w:t>
      </w:r>
      <w:r>
        <w:t xml:space="preserve"> сведения</w:t>
      </w:r>
      <w:bookmarkEnd w:id="5"/>
    </w:p>
    <w:p w14:paraId="59D13A97" w14:textId="77777777" w:rsidR="00FA2C17" w:rsidRDefault="00FA2C17" w:rsidP="00FA2C17">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AC195D6" w14:textId="77777777" w:rsidR="00FA2C17" w:rsidRDefault="00FA2C17" w:rsidP="00FA2C17">
      <w:pPr>
        <w:ind w:firstLine="708"/>
        <w:rPr>
          <w:szCs w:val="28"/>
        </w:rPr>
      </w:pPr>
      <w:r>
        <w:rPr>
          <w:szCs w:val="28"/>
        </w:rPr>
        <w:lastRenderedPageBreak/>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7F9E0A8E" w14:textId="285C2BEE" w:rsidR="00FA2C17" w:rsidRDefault="00FA2C17" w:rsidP="00FA2C17">
      <w:pPr>
        <w:ind w:firstLine="708"/>
        <w:rPr>
          <w:szCs w:val="28"/>
        </w:rPr>
      </w:pPr>
      <w:r>
        <w:rPr>
          <w:szCs w:val="28"/>
        </w:rPr>
        <w:t xml:space="preserve">Процесс отправки электронного сообщения разрабатываемым </w:t>
      </w:r>
      <w:r w:rsidR="005F281C">
        <w:rPr>
          <w:szCs w:val="28"/>
        </w:rPr>
        <w:t>программным комплексом</w:t>
      </w:r>
      <w:r>
        <w:rPr>
          <w:szCs w:val="28"/>
        </w:rPr>
        <w:t xml:space="preserve">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6D07E54A" w14:textId="77777777" w:rsidR="00FA2C17" w:rsidRDefault="00FA2C17" w:rsidP="0039123C">
      <w:pPr>
        <w:pStyle w:val="3"/>
      </w:pPr>
      <w:bookmarkStart w:id="6" w:name="_Toc44341645"/>
      <w:bookmarkStart w:id="7" w:name="_Toc72676256"/>
      <w:r w:rsidRPr="00D83368">
        <w:t>Основные</w:t>
      </w:r>
      <w:r>
        <w:t xml:space="preserve"> понятия</w:t>
      </w:r>
      <w:bookmarkEnd w:id="6"/>
      <w:bookmarkEnd w:id="7"/>
    </w:p>
    <w:p w14:paraId="62F443E3" w14:textId="04F16BDA" w:rsidR="00FA2C17" w:rsidRDefault="00FA2C17" w:rsidP="00FA2C17">
      <w:pPr>
        <w:ind w:firstLine="708"/>
        <w:rPr>
          <w:szCs w:val="28"/>
        </w:rPr>
      </w:pPr>
      <w:r>
        <w:rPr>
          <w:szCs w:val="28"/>
        </w:rPr>
        <w:t>Ниже представлены определения основным понятиям, н</w:t>
      </w:r>
      <w:r w:rsidR="0036695E">
        <w:rPr>
          <w:szCs w:val="28"/>
        </w:rPr>
        <w:t>еобходимым в дальнейшей работе.</w:t>
      </w:r>
    </w:p>
    <w:p w14:paraId="4FDD4CFB" w14:textId="77777777" w:rsidR="00FA2C17" w:rsidRPr="000379E4" w:rsidRDefault="00FA2C17" w:rsidP="00FA2C17">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77DF1A23" w14:textId="20723AEB" w:rsidR="00FA2C17" w:rsidRDefault="00FA2C17" w:rsidP="00FA2C17">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w:t>
      </w:r>
      <w:r w:rsidR="002E5FC5">
        <w:rPr>
          <w:szCs w:val="28"/>
        </w:rPr>
        <w:t>о определенного объема трафика.</w:t>
      </w:r>
    </w:p>
    <w:p w14:paraId="44FAB291" w14:textId="1BF6905E" w:rsidR="00FA2C17" w:rsidRDefault="00FA2C17" w:rsidP="00FA2C17">
      <w:pPr>
        <w:ind w:firstLine="708"/>
        <w:rPr>
          <w:szCs w:val="28"/>
        </w:rPr>
      </w:pPr>
      <w:r>
        <w:rPr>
          <w:i/>
          <w:szCs w:val="28"/>
        </w:rPr>
        <w:t xml:space="preserve">Отправленное письмо – </w:t>
      </w:r>
      <w:r>
        <w:rPr>
          <w:szCs w:val="28"/>
        </w:rPr>
        <w:t>письмо, переданное сервису доставки.</w:t>
      </w:r>
    </w:p>
    <w:p w14:paraId="60A13645" w14:textId="77777777" w:rsidR="00FA2C17" w:rsidRDefault="00FA2C17" w:rsidP="00FA2C17">
      <w:pPr>
        <w:ind w:firstLine="708"/>
        <w:rPr>
          <w:szCs w:val="28"/>
        </w:rPr>
      </w:pPr>
      <w:r>
        <w:rPr>
          <w:i/>
          <w:iCs/>
          <w:szCs w:val="28"/>
        </w:rPr>
        <w:t xml:space="preserve">Получатель </w:t>
      </w:r>
      <w:r>
        <w:rPr>
          <w:szCs w:val="28"/>
        </w:rPr>
        <w:t>– лицо, которому адресовано отправляемое сообщение.</w:t>
      </w:r>
    </w:p>
    <w:p w14:paraId="23ABEDDA" w14:textId="77777777" w:rsidR="00FA2C17" w:rsidRPr="00187B83" w:rsidRDefault="00FA2C17" w:rsidP="00FA2C1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5D0968B" w14:textId="36248431" w:rsidR="00FA2C17" w:rsidRDefault="00FA2C17" w:rsidP="00FA2C17">
      <w:pPr>
        <w:ind w:firstLine="708"/>
        <w:rPr>
          <w:szCs w:val="28"/>
        </w:rPr>
      </w:pPr>
      <w:r>
        <w:rPr>
          <w:i/>
          <w:iCs/>
          <w:szCs w:val="28"/>
        </w:rPr>
        <w:t>Отправитель</w:t>
      </w:r>
      <w:r>
        <w:rPr>
          <w:szCs w:val="28"/>
        </w:rPr>
        <w:t xml:space="preserve"> – лицо, за</w:t>
      </w:r>
      <w:r w:rsidR="007164D9">
        <w:rPr>
          <w:szCs w:val="28"/>
        </w:rPr>
        <w:t>прашивающее отправку сообщения.</w:t>
      </w:r>
    </w:p>
    <w:p w14:paraId="7E2C1DDF" w14:textId="77777777" w:rsidR="00FA2C17" w:rsidRDefault="00FA2C17" w:rsidP="00FA2C1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7D82E9DF" w14:textId="5162380D" w:rsidR="00FA2C17" w:rsidRDefault="0068748D" w:rsidP="00FA2C17">
      <w:pPr>
        <w:ind w:firstLine="708"/>
        <w:rPr>
          <w:szCs w:val="28"/>
        </w:rPr>
      </w:pPr>
      <w:r>
        <w:rPr>
          <w:i/>
          <w:szCs w:val="28"/>
          <w:lang w:val="en-US"/>
        </w:rPr>
        <w:t>Web</w:t>
      </w:r>
      <w:r w:rsidR="00FA2C17" w:rsidRPr="00B45FBF">
        <w:rPr>
          <w:i/>
          <w:szCs w:val="28"/>
        </w:rPr>
        <w:t>-интерфейс</w:t>
      </w:r>
      <w:r w:rsidR="00FA2C17">
        <w:rPr>
          <w:i/>
          <w:szCs w:val="28"/>
        </w:rPr>
        <w:t xml:space="preserve"> </w:t>
      </w:r>
      <w:r w:rsidR="00FA2C17">
        <w:rPr>
          <w:szCs w:val="28"/>
        </w:rPr>
        <w:t>– веб-страница или несколько веб-страниц, позволяющие взаимодействовать с нужным сайтом, сервисом</w:t>
      </w:r>
      <w:r w:rsidR="00FB3F13" w:rsidRPr="00FB3F13">
        <w:rPr>
          <w:szCs w:val="28"/>
        </w:rPr>
        <w:t xml:space="preserve"> [1]</w:t>
      </w:r>
      <w:r w:rsidR="00FA2C17">
        <w:rPr>
          <w:szCs w:val="28"/>
        </w:rPr>
        <w:t>.</w:t>
      </w:r>
    </w:p>
    <w:p w14:paraId="22530594" w14:textId="49F63708" w:rsidR="00FA2C17" w:rsidRDefault="00FA2C17" w:rsidP="00FA2C17">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00FB3F13" w:rsidRPr="00FB3F13">
        <w:rPr>
          <w:szCs w:val="28"/>
        </w:rPr>
        <w:t xml:space="preserve"> [2]</w:t>
      </w:r>
      <w:r>
        <w:rPr>
          <w:szCs w:val="28"/>
        </w:rPr>
        <w:t>.</w:t>
      </w:r>
    </w:p>
    <w:p w14:paraId="6609B217" w14:textId="48E4DD19" w:rsidR="00FA2C17" w:rsidRDefault="00FA2C17" w:rsidP="00FA2C17">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w:t>
      </w:r>
      <w:r>
        <w:rPr>
          <w:szCs w:val="28"/>
        </w:rPr>
        <w:lastRenderedPageBreak/>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00FB3F13" w:rsidRPr="00FB3F13">
        <w:rPr>
          <w:szCs w:val="28"/>
        </w:rPr>
        <w:t xml:space="preserve"> [3]</w:t>
      </w:r>
      <w:r>
        <w:rPr>
          <w:szCs w:val="28"/>
        </w:rPr>
        <w:t>.</w:t>
      </w:r>
    </w:p>
    <w:p w14:paraId="1D020675" w14:textId="089287D8" w:rsidR="00FA2C17" w:rsidRDefault="00FA2C17" w:rsidP="00FA2C17">
      <w:pPr>
        <w:ind w:firstLine="708"/>
        <w:rPr>
          <w:szCs w:val="28"/>
        </w:rPr>
      </w:pPr>
      <w:r w:rsidRPr="004E08BD">
        <w:rPr>
          <w:i/>
          <w:szCs w:val="28"/>
        </w:rPr>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w:t>
      </w:r>
      <w:r w:rsidR="00FB3F13">
        <w:rPr>
          <w:szCs w:val="28"/>
        </w:rPr>
        <w:t>адельцу</w:t>
      </w:r>
      <w:r w:rsidR="0000703F" w:rsidRPr="0000703F">
        <w:rPr>
          <w:szCs w:val="28"/>
        </w:rPr>
        <w:t xml:space="preserve"> [4]</w:t>
      </w:r>
      <w:r w:rsidR="00FB3F13">
        <w:rPr>
          <w:szCs w:val="28"/>
        </w:rPr>
        <w:t>.</w:t>
      </w:r>
    </w:p>
    <w:p w14:paraId="71BE71C5" w14:textId="77777777" w:rsidR="00FA2C17" w:rsidRDefault="00FA2C17">
      <w:pPr>
        <w:pStyle w:val="3"/>
        <w:rPr>
          <w:b w:val="0"/>
          <w:i w:val="0"/>
        </w:rPr>
      </w:pPr>
      <w:bookmarkStart w:id="8" w:name="_Toc44341646"/>
      <w:bookmarkStart w:id="9" w:name="_Toc72676257"/>
      <w:r>
        <w:t xml:space="preserve">Процесс </w:t>
      </w:r>
      <w:bookmarkEnd w:id="8"/>
      <w:r>
        <w:t>отправки сообщения</w:t>
      </w:r>
      <w:bookmarkEnd w:id="9"/>
    </w:p>
    <w:p w14:paraId="321F8668" w14:textId="0E3215D5" w:rsidR="00FA2C17" w:rsidRDefault="00153ED7" w:rsidP="00FA2C17">
      <w:pPr>
        <w:spacing w:before="240"/>
        <w:ind w:firstLine="708"/>
        <w:rPr>
          <w:ins w:id="10" w:author="Evgeny Sukharev" w:date="2021-03-27T00:18:00Z"/>
          <w:rFonts w:cs="Times New Roman"/>
          <w:szCs w:val="28"/>
        </w:rPr>
      </w:pPr>
      <w:r>
        <w:rPr>
          <w:rFonts w:cs="Times New Roman"/>
          <w:szCs w:val="28"/>
        </w:rPr>
        <w:t>П</w:t>
      </w:r>
      <w:r w:rsidR="00FA2C17">
        <w:rPr>
          <w:rFonts w:cs="Times New Roman"/>
          <w:szCs w:val="28"/>
        </w:rPr>
        <w:t>роцесс отправки сообщения</w:t>
      </w:r>
      <w:r>
        <w:rPr>
          <w:rFonts w:cs="Times New Roman"/>
          <w:szCs w:val="28"/>
        </w:rPr>
        <w:t xml:space="preserve"> представлен на</w:t>
      </w:r>
      <w:r w:rsidR="00FA2C17">
        <w:rPr>
          <w:rFonts w:cs="Times New Roman"/>
          <w:szCs w:val="28"/>
        </w:rPr>
        <w:t xml:space="preserve"> рис. 1.1.</w:t>
      </w:r>
    </w:p>
    <w:p w14:paraId="5F1BE977" w14:textId="77777777" w:rsidR="00FB3F13" w:rsidRDefault="00FB3F13">
      <w:pPr>
        <w:rPr>
          <w:moveTo w:id="11" w:author="Evgeny Sukharev" w:date="2021-03-27T00:18:00Z"/>
        </w:rPr>
        <w:pPrChange w:id="12" w:author="Evgeny Sukharev" w:date="2021-03-27T00:20:00Z">
          <w:pPr>
            <w:ind w:firstLine="708"/>
          </w:pPr>
        </w:pPrChange>
      </w:pPr>
      <w:moveToRangeStart w:id="13" w:author="Evgeny Sukharev" w:date="2021-03-27T00:18:00Z" w:name="move67696741"/>
      <w:moveTo w:id="14"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4CD858CA" w14:textId="0B0E8CD0" w:rsidR="00FB3F13" w:rsidRDefault="00FB3F13">
      <w:pPr>
        <w:rPr>
          <w:moveTo w:id="15" w:author="Evgeny Sukharev" w:date="2021-03-27T00:18:00Z"/>
          <w:rFonts w:cs="Times New Roman"/>
        </w:rPr>
        <w:pPrChange w:id="16" w:author="Evgeny Sukharev" w:date="2021-03-27T00:20:00Z">
          <w:pPr>
            <w:spacing w:before="240"/>
            <w:ind w:firstLine="708"/>
          </w:pPr>
        </w:pPrChange>
      </w:pPr>
      <w:moveTo w:id="17"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sidR="003F24D8">
        <w:rPr>
          <w:rFonts w:cs="Times New Roman"/>
        </w:rPr>
        <w:t>нажимает</w:t>
      </w:r>
      <w:moveTo w:id="18" w:author="Evgeny Sukharev" w:date="2021-03-27T00:18:00Z">
        <w:r>
          <w:rPr>
            <w:rFonts w:cs="Times New Roman"/>
          </w:rPr>
          <w:t xml:space="preserve"> кнопку отправить. </w:t>
        </w:r>
      </w:moveTo>
    </w:p>
    <w:p w14:paraId="22D32011" w14:textId="77777777" w:rsidR="00FB3F13" w:rsidRDefault="00FB3F13">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1881E81F" w14:textId="77777777" w:rsidR="00FB3F13" w:rsidDel="00FB3F13" w:rsidRDefault="00FB3F13">
      <w:pPr>
        <w:rPr>
          <w:del w:id="22" w:author="Evgeny Sukharev" w:date="2021-03-27T00:18:00Z"/>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3"/>
    <w:p w14:paraId="68FD596C" w14:textId="03216BF5" w:rsidR="00FB3F13" w:rsidRDefault="00FB3F13">
      <w:pPr>
        <w:rPr>
          <w:rFonts w:cs="Times New Roman"/>
        </w:rPr>
        <w:pPrChange w:id="26" w:author="Evgeny Sukharev" w:date="2021-03-27T00:20:00Z">
          <w:pPr>
            <w:spacing w:before="240"/>
            <w:ind w:firstLine="708"/>
          </w:pPr>
        </w:pPrChange>
      </w:pPr>
    </w:p>
    <w:p w14:paraId="7E7416B9" w14:textId="77777777" w:rsidR="00FA2C17" w:rsidRDefault="00FA2C17" w:rsidP="00FA2C17">
      <w:pPr>
        <w:keepNext/>
        <w:ind w:firstLine="0"/>
        <w:jc w:val="center"/>
      </w:pPr>
      <w:r w:rsidRPr="000B2F60">
        <w:rPr>
          <w:noProof/>
          <w:lang w:eastAsia="ru-RU"/>
        </w:rPr>
        <w:lastRenderedPageBreak/>
        <w:drawing>
          <wp:inline distT="0" distB="0" distL="0" distR="0" wp14:anchorId="5669C586" wp14:editId="66A4DD42">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4698BA55" w14:textId="77777777" w:rsidR="00FA2C17" w:rsidRDefault="00FA2C17" w:rsidP="00FA2C17">
      <w:pPr>
        <w:pStyle w:val="ae"/>
        <w:rPr>
          <w:szCs w:val="28"/>
        </w:rPr>
      </w:pPr>
      <w:r>
        <w:t>Рис. 1.1. Процесс отправки сообщения</w:t>
      </w:r>
    </w:p>
    <w:p w14:paraId="6C3123EC" w14:textId="01159E14" w:rsidR="00FA2C17" w:rsidDel="00FB3F13" w:rsidRDefault="00FA2C17" w:rsidP="00FA2C17">
      <w:pPr>
        <w:ind w:firstLine="708"/>
        <w:rPr>
          <w:moveFrom w:id="27" w:author="Evgeny Sukharev" w:date="2021-03-27T00:18:00Z"/>
          <w:szCs w:val="28"/>
        </w:rPr>
      </w:pPr>
      <w:moveFromRangeStart w:id="28" w:author="Evgeny Sukharev" w:date="2021-03-27T00:18:00Z" w:name="move67696741"/>
      <w:moveFrom w:id="29" w:author="Evgeny Sukharev" w:date="2021-03-27T00:18:00Z">
        <w:r w:rsidDel="00FB3F13">
          <w:rPr>
            <w:szCs w:val="28"/>
          </w:rPr>
          <w:lastRenderedPageBreak/>
          <w:t>Отправка сообщения происходит асинхронно, т.е. отправитель вовлечен в процесс только до момента подтверждения отправки.</w:t>
        </w:r>
        <w:bookmarkStart w:id="30" w:name="_Toc67699393"/>
        <w:bookmarkStart w:id="31" w:name="_Toc67700137"/>
        <w:bookmarkStart w:id="32" w:name="_Toc68292066"/>
        <w:bookmarkStart w:id="33" w:name="_Toc68292118"/>
        <w:bookmarkStart w:id="34" w:name="_Toc68292172"/>
        <w:bookmarkStart w:id="35" w:name="_Toc68292225"/>
        <w:bookmarkStart w:id="36" w:name="_Toc68293606"/>
        <w:bookmarkStart w:id="37" w:name="_Toc68303816"/>
        <w:bookmarkStart w:id="38" w:name="_Toc68534433"/>
        <w:bookmarkStart w:id="39" w:name="_Toc68534489"/>
        <w:bookmarkStart w:id="40" w:name="_Toc72676200"/>
        <w:bookmarkStart w:id="41" w:name="_Toc72676258"/>
        <w:bookmarkEnd w:id="30"/>
        <w:bookmarkEnd w:id="31"/>
        <w:bookmarkEnd w:id="32"/>
        <w:bookmarkEnd w:id="33"/>
        <w:bookmarkEnd w:id="34"/>
        <w:bookmarkEnd w:id="35"/>
        <w:bookmarkEnd w:id="36"/>
        <w:bookmarkEnd w:id="37"/>
        <w:bookmarkEnd w:id="38"/>
        <w:bookmarkEnd w:id="39"/>
        <w:bookmarkEnd w:id="40"/>
        <w:bookmarkEnd w:id="41"/>
      </w:moveFrom>
    </w:p>
    <w:p w14:paraId="343BF4CB" w14:textId="0042928B" w:rsidR="00FA2C17" w:rsidDel="00FB3F13" w:rsidRDefault="00FA2C17" w:rsidP="00FA2C17">
      <w:pPr>
        <w:spacing w:before="240"/>
        <w:ind w:firstLine="708"/>
        <w:rPr>
          <w:moveFrom w:id="42" w:author="Evgeny Sukharev" w:date="2021-03-27T00:18:00Z"/>
          <w:rFonts w:cs="Times New Roman"/>
          <w:szCs w:val="28"/>
        </w:rPr>
      </w:pPr>
      <w:moveFrom w:id="43" w:author="Evgeny Sukharev" w:date="2021-03-27T00:18:00Z">
        <w:r w:rsidDel="00FB3F13">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4" w:name="_Toc67699394"/>
        <w:bookmarkStart w:id="45" w:name="_Toc67700138"/>
        <w:bookmarkStart w:id="46" w:name="_Toc68292067"/>
        <w:bookmarkStart w:id="47" w:name="_Toc68292119"/>
        <w:bookmarkStart w:id="48" w:name="_Toc68292173"/>
        <w:bookmarkStart w:id="49" w:name="_Toc68292226"/>
        <w:bookmarkStart w:id="50" w:name="_Toc68293607"/>
        <w:bookmarkStart w:id="51" w:name="_Toc68303817"/>
        <w:bookmarkStart w:id="52" w:name="_Toc68534434"/>
        <w:bookmarkStart w:id="53" w:name="_Toc68534490"/>
        <w:bookmarkStart w:id="54" w:name="_Toc72676201"/>
        <w:bookmarkStart w:id="55" w:name="_Toc72676259"/>
        <w:bookmarkEnd w:id="44"/>
        <w:bookmarkEnd w:id="45"/>
        <w:bookmarkEnd w:id="46"/>
        <w:bookmarkEnd w:id="47"/>
        <w:bookmarkEnd w:id="48"/>
        <w:bookmarkEnd w:id="49"/>
        <w:bookmarkEnd w:id="50"/>
        <w:bookmarkEnd w:id="51"/>
        <w:bookmarkEnd w:id="52"/>
        <w:bookmarkEnd w:id="53"/>
        <w:bookmarkEnd w:id="54"/>
        <w:bookmarkEnd w:id="55"/>
      </w:moveFrom>
    </w:p>
    <w:p w14:paraId="7B2AE47D" w14:textId="423FF0ED" w:rsidR="00FA2C17" w:rsidDel="00FB3F13" w:rsidRDefault="00FA2C17" w:rsidP="00FA2C17">
      <w:pPr>
        <w:spacing w:before="240"/>
        <w:ind w:firstLine="708"/>
        <w:rPr>
          <w:moveFrom w:id="56" w:author="Evgeny Sukharev" w:date="2021-03-27T00:18:00Z"/>
          <w:rFonts w:cs="Times New Roman"/>
          <w:szCs w:val="28"/>
        </w:rPr>
      </w:pPr>
      <w:moveFrom w:id="57" w:author="Evgeny Sukharev" w:date="2021-03-27T00:18:00Z">
        <w:r w:rsidDel="00FB3F13">
          <w:rPr>
            <w:rFonts w:cs="Times New Roman"/>
            <w:szCs w:val="28"/>
          </w:rPr>
          <w:t xml:space="preserve">Далее сервис пытается отправить </w:t>
        </w:r>
        <w:r w:rsidRPr="00E31EAC" w:rsidDel="00FB3F13">
          <w:rPr>
            <w:rFonts w:cs="Times New Roman"/>
            <w:szCs w:val="28"/>
          </w:rPr>
          <w:t>сообщение получателям посредством выбранных</w:t>
        </w:r>
        <w:r w:rsidDel="00FB3F13">
          <w:rPr>
            <w:rFonts w:cs="Times New Roman"/>
            <w:szCs w:val="28"/>
          </w:rPr>
          <w:t xml:space="preserve"> </w:t>
        </w:r>
        <w:r w:rsidRPr="00E31EAC" w:rsidDel="00FB3F13">
          <w:rPr>
            <w:rFonts w:cs="Times New Roman"/>
            <w:szCs w:val="28"/>
          </w:rPr>
          <w:t>отправителем сервисов или сервис</w:t>
        </w:r>
        <w:r w:rsidDel="00FB3F13">
          <w:rPr>
            <w:rFonts w:cs="Times New Roman"/>
            <w:szCs w:val="28"/>
          </w:rPr>
          <w:t>ами</w:t>
        </w:r>
        <w:r w:rsidRPr="00E31EAC" w:rsidDel="00FB3F13">
          <w:rPr>
            <w:rFonts w:cs="Times New Roman"/>
            <w:szCs w:val="28"/>
          </w:rPr>
          <w:t>, выбранным</w:t>
        </w:r>
        <w:r w:rsidDel="00FB3F13">
          <w:rPr>
            <w:rFonts w:cs="Times New Roman"/>
            <w:szCs w:val="28"/>
          </w:rPr>
          <w:t>и</w:t>
        </w:r>
        <w:r w:rsidRPr="00E31EAC" w:rsidDel="00FB3F13">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sidDel="00FB3F13">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58" w:name="_Toc67699395"/>
        <w:bookmarkStart w:id="59" w:name="_Toc67700139"/>
        <w:bookmarkStart w:id="60" w:name="_Toc68292068"/>
        <w:bookmarkStart w:id="61" w:name="_Toc68292120"/>
        <w:bookmarkStart w:id="62" w:name="_Toc68292174"/>
        <w:bookmarkStart w:id="63" w:name="_Toc68292227"/>
        <w:bookmarkStart w:id="64" w:name="_Toc68293608"/>
        <w:bookmarkStart w:id="65" w:name="_Toc68303818"/>
        <w:bookmarkStart w:id="66" w:name="_Toc68534435"/>
        <w:bookmarkStart w:id="67" w:name="_Toc68534491"/>
        <w:bookmarkStart w:id="68" w:name="_Toc72676202"/>
        <w:bookmarkStart w:id="69" w:name="_Toc72676260"/>
        <w:bookmarkEnd w:id="58"/>
        <w:bookmarkEnd w:id="59"/>
        <w:bookmarkEnd w:id="60"/>
        <w:bookmarkEnd w:id="61"/>
        <w:bookmarkEnd w:id="62"/>
        <w:bookmarkEnd w:id="63"/>
        <w:bookmarkEnd w:id="64"/>
        <w:bookmarkEnd w:id="65"/>
        <w:bookmarkEnd w:id="66"/>
        <w:bookmarkEnd w:id="67"/>
        <w:bookmarkEnd w:id="68"/>
        <w:bookmarkEnd w:id="69"/>
      </w:moveFrom>
    </w:p>
    <w:p w14:paraId="378C79F6" w14:textId="313D80F3" w:rsidR="00FA2C17" w:rsidDel="00FB3F13" w:rsidRDefault="00FA2C17" w:rsidP="00FA2C17">
      <w:pPr>
        <w:spacing w:before="240"/>
        <w:ind w:firstLine="708"/>
        <w:rPr>
          <w:moveFrom w:id="70" w:author="Evgeny Sukharev" w:date="2021-03-27T00:18:00Z"/>
          <w:rFonts w:cs="Times New Roman"/>
          <w:szCs w:val="28"/>
        </w:rPr>
      </w:pPr>
      <w:moveFrom w:id="71" w:author="Evgeny Sukharev" w:date="2021-03-27T00:18:00Z">
        <w:r w:rsidDel="00FB3F13">
          <w:rPr>
            <w:rFonts w:cs="Times New Roman"/>
            <w:szCs w:val="28"/>
          </w:rPr>
          <w:t>На заключительном этапе формируется подробная информация о доставке. Эта информация заносится в журнал отправителя.</w:t>
        </w:r>
        <w:bookmarkStart w:id="72" w:name="_Toc67699396"/>
        <w:bookmarkStart w:id="73" w:name="_Toc67700140"/>
        <w:bookmarkStart w:id="74" w:name="_Toc68292069"/>
        <w:bookmarkStart w:id="75" w:name="_Toc68292121"/>
        <w:bookmarkStart w:id="76" w:name="_Toc68292175"/>
        <w:bookmarkStart w:id="77" w:name="_Toc68292228"/>
        <w:bookmarkStart w:id="78" w:name="_Toc68293609"/>
        <w:bookmarkStart w:id="79" w:name="_Toc68303819"/>
        <w:bookmarkStart w:id="80" w:name="_Toc68534436"/>
        <w:bookmarkStart w:id="81" w:name="_Toc68534492"/>
        <w:bookmarkStart w:id="82" w:name="_Toc72676203"/>
        <w:bookmarkStart w:id="83" w:name="_Toc72676261"/>
        <w:bookmarkEnd w:id="72"/>
        <w:bookmarkEnd w:id="73"/>
        <w:bookmarkEnd w:id="74"/>
        <w:bookmarkEnd w:id="75"/>
        <w:bookmarkEnd w:id="76"/>
        <w:bookmarkEnd w:id="77"/>
        <w:bookmarkEnd w:id="78"/>
        <w:bookmarkEnd w:id="79"/>
        <w:bookmarkEnd w:id="80"/>
        <w:bookmarkEnd w:id="81"/>
        <w:bookmarkEnd w:id="82"/>
        <w:bookmarkEnd w:id="83"/>
      </w:moveFrom>
    </w:p>
    <w:p w14:paraId="232F913C" w14:textId="027C7246" w:rsidR="00FA2C17" w:rsidRPr="004C7D46" w:rsidRDefault="00FA2C17" w:rsidP="00FA2C17">
      <w:pPr>
        <w:pStyle w:val="3"/>
        <w:rPr>
          <w:b w:val="0"/>
          <w:i w:val="0"/>
        </w:rPr>
      </w:pPr>
      <w:bookmarkStart w:id="84" w:name="_Toc72676262"/>
      <w:moveFromRangeEnd w:id="28"/>
      <w:r>
        <w:t xml:space="preserve">Основные </w:t>
      </w:r>
      <w:r w:rsidR="00A45494">
        <w:t>трудности при отправке сообщения</w:t>
      </w:r>
      <w:bookmarkEnd w:id="84"/>
    </w:p>
    <w:p w14:paraId="72E36D7B" w14:textId="13FEBD20" w:rsidR="00FA2C17" w:rsidRDefault="00FA2C17" w:rsidP="00FA2C17">
      <w:pPr>
        <w:ind w:firstLine="708"/>
        <w:rPr>
          <w:szCs w:val="28"/>
        </w:rPr>
      </w:pPr>
      <w:r>
        <w:rPr>
          <w:szCs w:val="28"/>
        </w:rPr>
        <w:t xml:space="preserve">Выделим основные, часто встречаемые проблемы, связанные </w:t>
      </w:r>
      <w:r w:rsidR="007961C1">
        <w:rPr>
          <w:szCs w:val="28"/>
        </w:rPr>
        <w:t>с процессом отправки сообщений.</w:t>
      </w:r>
    </w:p>
    <w:p w14:paraId="19EBFADA" w14:textId="77777777" w:rsidR="00FA2C17" w:rsidRDefault="00FA2C17" w:rsidP="00FA2C17">
      <w:pPr>
        <w:ind w:firstLine="708"/>
        <w:rPr>
          <w:szCs w:val="28"/>
        </w:rPr>
      </w:pPr>
      <w:r>
        <w:rPr>
          <w:szCs w:val="28"/>
        </w:rPr>
        <w:t>К техническим проблемам отправки сообщения можно отнести следующие:</w:t>
      </w:r>
    </w:p>
    <w:p w14:paraId="0D0337B8" w14:textId="6378D707" w:rsidR="00FA2C17" w:rsidRDefault="003F24D8" w:rsidP="008C5951">
      <w:pPr>
        <w:pStyle w:val="a"/>
      </w:pPr>
      <w:r>
        <w:t>н</w:t>
      </w:r>
      <w:r w:rsidR="00FA2C17">
        <w:t xml:space="preserve">а </w:t>
      </w:r>
      <w:r w:rsidR="00FA2C17" w:rsidRPr="008C5951">
        <w:t>стороне</w:t>
      </w:r>
      <w:r w:rsidR="00FA2C17">
        <w:t xml:space="preserve"> сервера отправителя (указаны неверные реквизиты, сервер не настроен);</w:t>
      </w:r>
    </w:p>
    <w:p w14:paraId="4F7D3C00" w14:textId="779BA732" w:rsidR="00FA2C17" w:rsidRDefault="003F24D8" w:rsidP="00D52837">
      <w:pPr>
        <w:pStyle w:val="a"/>
      </w:pPr>
      <w:r>
        <w:t>н</w:t>
      </w:r>
      <w:r w:rsidR="00FA2C17">
        <w:t>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273A1A5" w14:textId="77777777" w:rsidR="00FA2C17" w:rsidRDefault="00FA2C17" w:rsidP="00FA2C17">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790D0204" w14:textId="77777777" w:rsidR="00FA2C17" w:rsidRDefault="00FA2C17" w:rsidP="00FA2C17">
      <w:pPr>
        <w:pStyle w:val="2"/>
        <w:rPr>
          <w:b w:val="0"/>
        </w:rPr>
      </w:pPr>
      <w:bookmarkStart w:id="85" w:name="_Toc44341647"/>
      <w:bookmarkStart w:id="86" w:name="_Toc72676263"/>
      <w:r>
        <w:t xml:space="preserve">Обзор </w:t>
      </w:r>
      <w:r w:rsidRPr="00DC5D62">
        <w:t>программ</w:t>
      </w:r>
      <w:r>
        <w:t>-аналогов</w:t>
      </w:r>
      <w:bookmarkEnd w:id="85"/>
      <w:bookmarkEnd w:id="86"/>
    </w:p>
    <w:p w14:paraId="031353CF" w14:textId="77777777" w:rsidR="00FA2C17" w:rsidRDefault="00FA2C17" w:rsidP="00FA2C17">
      <w:pPr>
        <w:rPr>
          <w:szCs w:val="28"/>
        </w:rPr>
      </w:pPr>
      <w:r>
        <w:rPr>
          <w:szCs w:val="28"/>
        </w:rPr>
        <w:t>В ходе обзора аналогов учитывались следующие функции:</w:t>
      </w:r>
    </w:p>
    <w:p w14:paraId="1782E586" w14:textId="3004BC52" w:rsidR="00FA2C17" w:rsidRDefault="00CB4CD2" w:rsidP="00FA2C17">
      <w:pPr>
        <w:pStyle w:val="a7"/>
        <w:numPr>
          <w:ilvl w:val="0"/>
          <w:numId w:val="6"/>
        </w:numPr>
        <w:spacing w:after="160"/>
        <w:ind w:left="1134" w:hanging="425"/>
        <w:rPr>
          <w:szCs w:val="28"/>
        </w:rPr>
      </w:pPr>
      <w:r>
        <w:rPr>
          <w:szCs w:val="28"/>
        </w:rPr>
        <w:t>о</w:t>
      </w:r>
      <w:r w:rsidR="00FA2C17">
        <w:rPr>
          <w:szCs w:val="28"/>
        </w:rPr>
        <w:t>тправка сообщения;</w:t>
      </w:r>
    </w:p>
    <w:p w14:paraId="13ABF770" w14:textId="7663206E" w:rsidR="00FA2C17" w:rsidRDefault="00CB4CD2" w:rsidP="00FA2C17">
      <w:pPr>
        <w:pStyle w:val="a7"/>
        <w:numPr>
          <w:ilvl w:val="0"/>
          <w:numId w:val="6"/>
        </w:numPr>
        <w:spacing w:after="160"/>
        <w:ind w:left="1134" w:hanging="425"/>
        <w:rPr>
          <w:szCs w:val="28"/>
        </w:rPr>
      </w:pPr>
      <w:r>
        <w:rPr>
          <w:szCs w:val="28"/>
        </w:rPr>
        <w:t>в</w:t>
      </w:r>
      <w:r w:rsidR="00FA2C17">
        <w:rPr>
          <w:szCs w:val="28"/>
        </w:rPr>
        <w:t>озможность конфигурирования способа доставки;</w:t>
      </w:r>
    </w:p>
    <w:p w14:paraId="47403F2E" w14:textId="254D5E32" w:rsidR="00FA2C17" w:rsidRDefault="00CB4CD2" w:rsidP="00FA2C17">
      <w:pPr>
        <w:pStyle w:val="a7"/>
        <w:numPr>
          <w:ilvl w:val="0"/>
          <w:numId w:val="6"/>
        </w:numPr>
        <w:spacing w:after="160"/>
        <w:ind w:left="1134" w:hanging="425"/>
        <w:rPr>
          <w:szCs w:val="28"/>
        </w:rPr>
      </w:pPr>
      <w:r>
        <w:rPr>
          <w:szCs w:val="28"/>
        </w:rPr>
        <w:t>н</w:t>
      </w:r>
      <w:r w:rsidR="00FA2C17">
        <w:rPr>
          <w:szCs w:val="28"/>
        </w:rPr>
        <w:t>аличие повторной отправки недоставленного сообщения;</w:t>
      </w:r>
    </w:p>
    <w:p w14:paraId="06C4AA18" w14:textId="29CBA4DE" w:rsidR="00FA2C17" w:rsidRDefault="00CB4CD2" w:rsidP="00FA2C17">
      <w:pPr>
        <w:pStyle w:val="a7"/>
        <w:numPr>
          <w:ilvl w:val="0"/>
          <w:numId w:val="6"/>
        </w:numPr>
        <w:spacing w:after="160"/>
        <w:ind w:left="1134" w:hanging="425"/>
        <w:rPr>
          <w:szCs w:val="28"/>
        </w:rPr>
      </w:pPr>
      <w:r>
        <w:rPr>
          <w:szCs w:val="28"/>
        </w:rPr>
        <w:t>н</w:t>
      </w:r>
      <w:r w:rsidR="00FA2C17">
        <w:rPr>
          <w:szCs w:val="28"/>
        </w:rPr>
        <w:t>аличие и объем информации о доставке.</w:t>
      </w:r>
    </w:p>
    <w:p w14:paraId="41BE2127" w14:textId="4CB1A1FD" w:rsidR="00FA2C17" w:rsidRDefault="00EA3CA1" w:rsidP="00FA2C17">
      <w:pPr>
        <w:rPr>
          <w:szCs w:val="28"/>
        </w:rPr>
      </w:pPr>
      <w:r>
        <w:rPr>
          <w:szCs w:val="28"/>
        </w:rPr>
        <w:t>Полных</w:t>
      </w:r>
      <w:r w:rsidR="00FA2C17">
        <w:rPr>
          <w:szCs w:val="28"/>
        </w:rPr>
        <w:t xml:space="preserve"> программ-аналогов найдено не было. Поэтому были рассмотрены сервисы, частично реализующие рассмотренные функции</w:t>
      </w:r>
      <w:r w:rsidR="00FA2C17" w:rsidRPr="000B41E6">
        <w:rPr>
          <w:szCs w:val="28"/>
        </w:rPr>
        <w:t>:</w:t>
      </w:r>
    </w:p>
    <w:p w14:paraId="360AA51E" w14:textId="77777777" w:rsidR="00FA2C17" w:rsidRDefault="00FA2C17" w:rsidP="008D2DF0">
      <w:pPr>
        <w:pStyle w:val="a7"/>
        <w:numPr>
          <w:ilvl w:val="0"/>
          <w:numId w:val="8"/>
        </w:numPr>
        <w:spacing w:after="160"/>
        <w:ind w:left="1134" w:hanging="425"/>
        <w:rPr>
          <w:szCs w:val="28"/>
          <w:lang w:val="en-US"/>
        </w:rPr>
      </w:pPr>
      <w:r w:rsidRPr="000B41E6">
        <w:rPr>
          <w:szCs w:val="28"/>
          <w:lang w:val="en-US"/>
        </w:rPr>
        <w:t>Amazon Simple Email Service;</w:t>
      </w:r>
    </w:p>
    <w:p w14:paraId="516D4278" w14:textId="77777777" w:rsidR="00FA2C17" w:rsidRDefault="00FA2C17" w:rsidP="008D2DF0">
      <w:pPr>
        <w:pStyle w:val="a7"/>
        <w:numPr>
          <w:ilvl w:val="0"/>
          <w:numId w:val="8"/>
        </w:numPr>
        <w:spacing w:after="160"/>
        <w:ind w:left="1134" w:hanging="425"/>
        <w:rPr>
          <w:szCs w:val="28"/>
          <w:lang w:val="en-US"/>
        </w:rPr>
      </w:pPr>
      <w:proofErr w:type="spellStart"/>
      <w:r>
        <w:rPr>
          <w:szCs w:val="28"/>
          <w:lang w:val="en-US"/>
        </w:rPr>
        <w:t>SendGrid</w:t>
      </w:r>
      <w:proofErr w:type="spellEnd"/>
      <w:r>
        <w:rPr>
          <w:szCs w:val="28"/>
          <w:lang w:val="en-US"/>
        </w:rPr>
        <w:t>;</w:t>
      </w:r>
    </w:p>
    <w:p w14:paraId="679BD5E0" w14:textId="77777777" w:rsidR="00FA2C17" w:rsidRPr="00577E0D" w:rsidRDefault="00FA2C17" w:rsidP="008D2DF0">
      <w:pPr>
        <w:pStyle w:val="a7"/>
        <w:numPr>
          <w:ilvl w:val="0"/>
          <w:numId w:val="8"/>
        </w:numPr>
        <w:spacing w:after="160"/>
        <w:ind w:left="1134" w:hanging="425"/>
        <w:rPr>
          <w:szCs w:val="28"/>
          <w:lang w:val="en-US"/>
        </w:rPr>
      </w:pPr>
      <w:r>
        <w:rPr>
          <w:szCs w:val="28"/>
          <w:lang w:val="en-US"/>
        </w:rPr>
        <w:t>Tin-cat</w:t>
      </w:r>
      <w:r>
        <w:rPr>
          <w:szCs w:val="28"/>
        </w:rPr>
        <w:t>.</w:t>
      </w:r>
    </w:p>
    <w:p w14:paraId="6068DBDF" w14:textId="77777777" w:rsidR="00FA2C17" w:rsidRPr="000379E4" w:rsidRDefault="00FA2C17" w:rsidP="00FA2C17">
      <w:pPr>
        <w:pStyle w:val="3"/>
      </w:pPr>
      <w:bookmarkStart w:id="87" w:name="_Toc72676264"/>
      <w:proofErr w:type="spellStart"/>
      <w:r w:rsidRPr="00D83368">
        <w:lastRenderedPageBreak/>
        <w:t>Amazon</w:t>
      </w:r>
      <w:proofErr w:type="spellEnd"/>
      <w:r w:rsidRPr="000379E4">
        <w:t xml:space="preserve"> </w:t>
      </w:r>
      <w:r w:rsidRPr="000379E4">
        <w:rPr>
          <w:lang w:val="en-US"/>
        </w:rPr>
        <w:t>SES</w:t>
      </w:r>
      <w:bookmarkEnd w:id="87"/>
    </w:p>
    <w:p w14:paraId="31C7F0A0" w14:textId="646FA2C2" w:rsidR="00FA2C17" w:rsidRDefault="00FA2C17" w:rsidP="00FA2C17">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sidR="00E11430" w:rsidRPr="006400C2">
        <w:rPr>
          <w:szCs w:val="28"/>
        </w:rPr>
        <w:t>5</w:t>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sidR="002B4C32">
        <w:rPr>
          <w:szCs w:val="28"/>
          <w:lang w:val="en-US"/>
        </w:rPr>
        <w:t>Amazon</w:t>
      </w:r>
      <w:r w:rsidR="002B4C32" w:rsidRPr="002B4C32">
        <w:rPr>
          <w:szCs w:val="28"/>
        </w:rPr>
        <w:t xml:space="preserve"> </w:t>
      </w:r>
      <w:r w:rsidR="002B4C32">
        <w:rPr>
          <w:szCs w:val="28"/>
          <w:lang w:val="en-US"/>
        </w:rPr>
        <w:t>SES</w:t>
      </w:r>
      <w:r w:rsidR="002B4C32" w:rsidRPr="002B4C32">
        <w:rPr>
          <w:szCs w:val="28"/>
        </w:rPr>
        <w:t xml:space="preserve"> </w:t>
      </w:r>
      <w:r w:rsidR="002B4C32">
        <w:rPr>
          <w:szCs w:val="28"/>
        </w:rPr>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sidR="00294304">
        <w:rPr>
          <w:szCs w:val="28"/>
        </w:rPr>
        <w:t>вой рассылки.</w:t>
      </w:r>
    </w:p>
    <w:p w14:paraId="5E66F234" w14:textId="3F422DF6" w:rsidR="00FA2C17" w:rsidRDefault="006D7949" w:rsidP="00FA2C17">
      <w:pPr>
        <w:rPr>
          <w:szCs w:val="28"/>
        </w:rPr>
      </w:pPr>
      <w:r>
        <w:rPr>
          <w:szCs w:val="28"/>
          <w:lang w:val="en-US"/>
        </w:rPr>
        <w:t>Amazon</w:t>
      </w:r>
      <w:r w:rsidRPr="00857DB0">
        <w:rPr>
          <w:szCs w:val="28"/>
        </w:rPr>
        <w:t xml:space="preserve"> </w:t>
      </w:r>
      <w:r>
        <w:rPr>
          <w:szCs w:val="28"/>
          <w:lang w:val="en-US"/>
        </w:rPr>
        <w:t>SES</w:t>
      </w:r>
      <w:r w:rsidR="00FA2C17">
        <w:rPr>
          <w:szCs w:val="28"/>
        </w:rPr>
        <w:t xml:space="preserve"> обладает целым рядом сильных сторон:</w:t>
      </w:r>
    </w:p>
    <w:p w14:paraId="2E66AB0E" w14:textId="4531C900" w:rsidR="00FA2C17" w:rsidRDefault="00CB4CD2" w:rsidP="008D2DF0">
      <w:pPr>
        <w:pStyle w:val="a7"/>
        <w:numPr>
          <w:ilvl w:val="0"/>
          <w:numId w:val="9"/>
        </w:numPr>
        <w:spacing w:after="160"/>
        <w:ind w:left="1134" w:hanging="425"/>
        <w:rPr>
          <w:szCs w:val="28"/>
        </w:rPr>
      </w:pPr>
      <w:r>
        <w:rPr>
          <w:szCs w:val="28"/>
        </w:rPr>
        <w:t>б</w:t>
      </w:r>
      <w:r w:rsidR="00FA2C17">
        <w:rPr>
          <w:szCs w:val="28"/>
        </w:rPr>
        <w:t>ыстрая интеграция;</w:t>
      </w:r>
    </w:p>
    <w:p w14:paraId="33BCFCB9" w14:textId="1670A2C7" w:rsidR="00FA2C17" w:rsidRDefault="00CB4CD2" w:rsidP="008D2DF0">
      <w:pPr>
        <w:pStyle w:val="a7"/>
        <w:numPr>
          <w:ilvl w:val="0"/>
          <w:numId w:val="9"/>
        </w:numPr>
        <w:spacing w:after="160"/>
        <w:ind w:left="1134" w:hanging="425"/>
        <w:rPr>
          <w:szCs w:val="28"/>
        </w:rPr>
      </w:pPr>
      <w:r>
        <w:rPr>
          <w:szCs w:val="28"/>
        </w:rPr>
        <w:t>э</w:t>
      </w:r>
      <w:r w:rsidR="00FA2C17">
        <w:rPr>
          <w:szCs w:val="28"/>
        </w:rPr>
        <w:t>ффективная отправка сообщений;</w:t>
      </w:r>
    </w:p>
    <w:p w14:paraId="7438075E" w14:textId="09E93CF4" w:rsidR="00FA2C17" w:rsidRDefault="00CB4CD2" w:rsidP="008D2DF0">
      <w:pPr>
        <w:pStyle w:val="a7"/>
        <w:numPr>
          <w:ilvl w:val="0"/>
          <w:numId w:val="9"/>
        </w:numPr>
        <w:spacing w:after="160"/>
        <w:ind w:left="1134" w:hanging="425"/>
        <w:rPr>
          <w:szCs w:val="28"/>
        </w:rPr>
      </w:pPr>
      <w:r>
        <w:rPr>
          <w:szCs w:val="28"/>
        </w:rPr>
        <w:t>о</w:t>
      </w:r>
      <w:r w:rsidR="00FA2C17">
        <w:rPr>
          <w:szCs w:val="28"/>
        </w:rPr>
        <w:t>птимизация доставки;</w:t>
      </w:r>
    </w:p>
    <w:p w14:paraId="247F89E6" w14:textId="2CF59361" w:rsidR="00FA2C17" w:rsidRDefault="00CB4CD2" w:rsidP="008D2DF0">
      <w:pPr>
        <w:pStyle w:val="a7"/>
        <w:numPr>
          <w:ilvl w:val="0"/>
          <w:numId w:val="9"/>
        </w:numPr>
        <w:spacing w:after="160"/>
        <w:ind w:left="1134" w:hanging="425"/>
        <w:rPr>
          <w:szCs w:val="28"/>
        </w:rPr>
      </w:pPr>
      <w:r>
        <w:rPr>
          <w:szCs w:val="28"/>
        </w:rPr>
        <w:t>б</w:t>
      </w:r>
      <w:r w:rsidR="00FA2C17">
        <w:rPr>
          <w:szCs w:val="28"/>
        </w:rPr>
        <w:t>езопасное масш</w:t>
      </w:r>
      <w:r w:rsidR="00FA2C17" w:rsidRPr="0048155B">
        <w:rPr>
          <w:szCs w:val="28"/>
        </w:rPr>
        <w:t>т</w:t>
      </w:r>
      <w:r w:rsidR="00FA2C17">
        <w:rPr>
          <w:szCs w:val="28"/>
        </w:rPr>
        <w:t>а</w:t>
      </w:r>
      <w:r w:rsidR="00FA2C17" w:rsidRPr="0048155B">
        <w:rPr>
          <w:szCs w:val="28"/>
        </w:rPr>
        <w:t>бирование.</w:t>
      </w:r>
    </w:p>
    <w:p w14:paraId="4BDA13FF" w14:textId="77777777" w:rsidR="00FA2C17" w:rsidRDefault="00FA2C17" w:rsidP="00FA2C17">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083DF681" w14:textId="672A1475" w:rsidR="00FA2C17" w:rsidRDefault="00857DB0" w:rsidP="00FA2C17">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sidR="00FA2C17">
        <w:rPr>
          <w:szCs w:val="28"/>
        </w:rPr>
        <w:t xml:space="preserve"> не лишен </w:t>
      </w:r>
      <w:r w:rsidR="003F24D8">
        <w:rPr>
          <w:szCs w:val="28"/>
        </w:rPr>
        <w:t>недостатков</w:t>
      </w:r>
      <w:r w:rsidR="00FA2C17">
        <w:rPr>
          <w:szCs w:val="28"/>
        </w:rPr>
        <w:t>:</w:t>
      </w:r>
    </w:p>
    <w:p w14:paraId="4C2676AC" w14:textId="51C355E9" w:rsidR="00FA2C17" w:rsidRPr="00D12573" w:rsidRDefault="003F24D8" w:rsidP="008D2DF0">
      <w:pPr>
        <w:pStyle w:val="a7"/>
        <w:numPr>
          <w:ilvl w:val="0"/>
          <w:numId w:val="10"/>
        </w:numPr>
        <w:spacing w:after="160"/>
        <w:ind w:left="1134" w:hanging="425"/>
        <w:rPr>
          <w:szCs w:val="28"/>
        </w:rPr>
      </w:pPr>
      <w:r>
        <w:rPr>
          <w:szCs w:val="28"/>
        </w:rPr>
        <w:t>с</w:t>
      </w:r>
      <w:r w:rsidR="00FA2C17" w:rsidRPr="00D12573">
        <w:rPr>
          <w:szCs w:val="28"/>
        </w:rPr>
        <w:t>корость отправки сообщений</w:t>
      </w:r>
      <w:r w:rsidR="00FA2C17">
        <w:rPr>
          <w:szCs w:val="28"/>
        </w:rPr>
        <w:t xml:space="preserve"> снижена из-за сложного алгоритма определения пути доставки</w:t>
      </w:r>
      <w:r w:rsidR="00FA2C17" w:rsidRPr="00D12573">
        <w:rPr>
          <w:szCs w:val="28"/>
        </w:rPr>
        <w:t>;</w:t>
      </w:r>
    </w:p>
    <w:p w14:paraId="7AA38D15" w14:textId="10109FC1" w:rsidR="00FA2C17" w:rsidRPr="00D12573" w:rsidRDefault="00D90585" w:rsidP="008D2DF0">
      <w:pPr>
        <w:pStyle w:val="a7"/>
        <w:numPr>
          <w:ilvl w:val="0"/>
          <w:numId w:val="10"/>
        </w:numPr>
        <w:spacing w:after="160"/>
        <w:ind w:left="1134" w:hanging="425"/>
        <w:rPr>
          <w:szCs w:val="28"/>
        </w:rPr>
      </w:pPr>
      <w:r>
        <w:rPr>
          <w:szCs w:val="28"/>
        </w:rPr>
        <w:t xml:space="preserve">относительная </w:t>
      </w:r>
      <w:r w:rsidR="003F24D8">
        <w:rPr>
          <w:szCs w:val="28"/>
        </w:rPr>
        <w:t>н</w:t>
      </w:r>
      <w:r w:rsidR="00FA2C17" w:rsidRPr="00D12573">
        <w:rPr>
          <w:szCs w:val="28"/>
        </w:rPr>
        <w:t>енадежность (</w:t>
      </w:r>
      <w:r w:rsidR="00FA2C17">
        <w:rPr>
          <w:szCs w:val="28"/>
        </w:rPr>
        <w:t>в случае неудачной доставки сервис лишь попытается поменять маршрут доставки</w:t>
      </w:r>
      <w:r w:rsidR="00FA2C17" w:rsidRPr="00D12573">
        <w:rPr>
          <w:szCs w:val="28"/>
        </w:rPr>
        <w:t>).</w:t>
      </w:r>
    </w:p>
    <w:p w14:paraId="6F684E58" w14:textId="77777777" w:rsidR="00FA2C17" w:rsidRPr="000379E4" w:rsidRDefault="00FA2C17" w:rsidP="00FA2C17">
      <w:pPr>
        <w:pStyle w:val="3"/>
        <w:rPr>
          <w:lang w:val="en-US"/>
        </w:rPr>
      </w:pPr>
      <w:bookmarkStart w:id="88" w:name="_Toc72676265"/>
      <w:proofErr w:type="spellStart"/>
      <w:r w:rsidRPr="00D83368">
        <w:t>Sendgrid</w:t>
      </w:r>
      <w:bookmarkEnd w:id="88"/>
      <w:proofErr w:type="spellEnd"/>
    </w:p>
    <w:p w14:paraId="0F927F95" w14:textId="05515BED" w:rsidR="00FA2C17" w:rsidRDefault="00FA2C17" w:rsidP="00FA2C17">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sidR="006400C2" w:rsidRPr="00D90A2C">
        <w:rPr>
          <w:szCs w:val="28"/>
        </w:rPr>
        <w:t>6</w:t>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0235231E" w14:textId="77777777" w:rsidR="00FA2C17" w:rsidRPr="002072EB" w:rsidRDefault="00FA2C17" w:rsidP="00FA2C17">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4B90DAEA" w14:textId="44162BB5" w:rsidR="00FA2C17" w:rsidRPr="002072EB" w:rsidRDefault="0009260E" w:rsidP="00D52837">
      <w:pPr>
        <w:pStyle w:val="a"/>
      </w:pPr>
      <w:r>
        <w:t>п</w:t>
      </w:r>
      <w:r w:rsidR="00FA2C17" w:rsidRPr="002072EB">
        <w:t>артнёрам агентства предоставляются инструменты для управления почтовыми программами клиентов с одной платфо</w:t>
      </w:r>
      <w:r w:rsidR="00FA2C17">
        <w:t>р</w:t>
      </w:r>
      <w:r w:rsidR="00FA2C17" w:rsidRPr="002072EB">
        <w:t>мы;</w:t>
      </w:r>
    </w:p>
    <w:p w14:paraId="0F2B1283" w14:textId="5ACF771A" w:rsidR="00FA2C17" w:rsidRPr="002072EB" w:rsidRDefault="0009260E" w:rsidP="00D52837">
      <w:pPr>
        <w:pStyle w:val="a"/>
      </w:pPr>
      <w:r>
        <w:lastRenderedPageBreak/>
        <w:t>п</w:t>
      </w:r>
      <w:r w:rsidR="00FA2C17"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271EB5C" w14:textId="77777777" w:rsidR="00FA2C17" w:rsidRPr="002072EB" w:rsidRDefault="00FA2C17" w:rsidP="00D52837">
      <w:pPr>
        <w:pStyle w:val="a"/>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75ECBA3" w14:textId="3F8809BF" w:rsidR="00FA2C17" w:rsidRDefault="0009260E" w:rsidP="00D52837">
      <w:pPr>
        <w:pStyle w:val="a"/>
      </w:pPr>
      <w:r>
        <w:t>п</w:t>
      </w:r>
      <w:r w:rsidR="00FA2C17" w:rsidRPr="002072EB">
        <w:t xml:space="preserve">артнёры-посредники занимаются перепродажей услуг </w:t>
      </w:r>
      <w:proofErr w:type="spellStart"/>
      <w:r w:rsidR="00FA2C17">
        <w:rPr>
          <w:lang w:val="en-US"/>
        </w:rPr>
        <w:t>Sendgrid</w:t>
      </w:r>
      <w:proofErr w:type="spellEnd"/>
      <w:r w:rsidR="00FA2C17" w:rsidRPr="002072EB">
        <w:t xml:space="preserve"> своим пользователям, экономя собственные ресурсы.</w:t>
      </w:r>
    </w:p>
    <w:p w14:paraId="3AB7144B" w14:textId="77777777" w:rsidR="00FA2C17" w:rsidRPr="002072EB" w:rsidRDefault="00FA2C17" w:rsidP="00FA2C17">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1C925731" w14:textId="77777777" w:rsidR="00FA2C17" w:rsidRPr="002072EB" w:rsidRDefault="00FA2C17" w:rsidP="00FA2C17">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3527B364" w14:textId="77777777" w:rsidR="00FA2C17" w:rsidRPr="002072EB" w:rsidRDefault="00FA2C17" w:rsidP="00FA2C17">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F19CCD5" w14:textId="77777777" w:rsidR="00FA2C17" w:rsidRPr="002072EB" w:rsidRDefault="00FA2C17" w:rsidP="00FA2C17">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2BD3E87D" w14:textId="77777777" w:rsidR="00FA2C17" w:rsidRDefault="00FA2C17" w:rsidP="00FA2C17">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7B8AC678" w14:textId="77777777" w:rsidR="00FA2C17" w:rsidRDefault="00FA2C17" w:rsidP="00FA2C17">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5ECD93D" w14:textId="77777777" w:rsidR="00FA2C17" w:rsidRPr="000379E4" w:rsidRDefault="00FA2C17" w:rsidP="00FA2C17">
      <w:pPr>
        <w:pStyle w:val="3"/>
        <w:rPr>
          <w:lang w:val="en-US"/>
        </w:rPr>
      </w:pPr>
      <w:bookmarkStart w:id="89" w:name="_Toc72676266"/>
      <w:r w:rsidRPr="000379E4">
        <w:rPr>
          <w:lang w:val="en-US"/>
        </w:rPr>
        <w:t>Tin-cat email queue</w:t>
      </w:r>
      <w:bookmarkEnd w:id="89"/>
    </w:p>
    <w:p w14:paraId="3A56C583" w14:textId="08D74331" w:rsidR="00FA2C17" w:rsidRDefault="00FA2C17" w:rsidP="00FA2C17">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sidR="006400C2" w:rsidRPr="006400C2">
        <w:rPr>
          <w:szCs w:val="28"/>
        </w:rPr>
        <w:t>7</w:t>
      </w:r>
      <w:r w:rsidRPr="00E26B79">
        <w:rPr>
          <w:szCs w:val="28"/>
        </w:rPr>
        <w:t>]</w:t>
      </w:r>
      <w:r w:rsidRPr="003F76F7">
        <w:rPr>
          <w:szCs w:val="28"/>
        </w:rPr>
        <w:t xml:space="preserve"> </w:t>
      </w:r>
      <w:r w:rsidRPr="00FB213D">
        <w:rPr>
          <w:szCs w:val="28"/>
        </w:rPr>
        <w:t xml:space="preserve">– </w:t>
      </w:r>
      <w:r>
        <w:rPr>
          <w:szCs w:val="28"/>
        </w:rPr>
        <w:t xml:space="preserve">система очереди для отправки сообщений. При попытке отправить сообщение, </w:t>
      </w:r>
      <w:r w:rsidR="00C811CF">
        <w:rPr>
          <w:szCs w:val="28"/>
        </w:rPr>
        <w:t xml:space="preserve">это </w:t>
      </w:r>
      <w:r>
        <w:rPr>
          <w:szCs w:val="28"/>
        </w:rPr>
        <w:t xml:space="preserve">сообщение отправляется в очередь. При этом </w:t>
      </w:r>
      <w:r>
        <w:rPr>
          <w:szCs w:val="28"/>
        </w:rPr>
        <w:lastRenderedPageBreak/>
        <w:t>каждую минуту система проверяет наличие сообщений в очереди и отправляет их.</w:t>
      </w:r>
    </w:p>
    <w:p w14:paraId="2DE40FF4" w14:textId="77777777" w:rsidR="00FA2C17" w:rsidRDefault="00FA2C17" w:rsidP="00FA2C17">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144C38F" w14:textId="77777777" w:rsidR="00FA2C17" w:rsidRDefault="00FA2C17" w:rsidP="00FA2C17">
      <w:pPr>
        <w:ind w:firstLine="708"/>
        <w:rPr>
          <w:szCs w:val="28"/>
        </w:rPr>
      </w:pPr>
      <w:r>
        <w:rPr>
          <w:szCs w:val="28"/>
        </w:rPr>
        <w:t xml:space="preserve">Данная система является примером асинхронной отправки сообщений. </w:t>
      </w:r>
    </w:p>
    <w:p w14:paraId="660EF61A" w14:textId="13B68BE2" w:rsidR="00FA2C17" w:rsidRPr="007723D8" w:rsidRDefault="00FA2C17" w:rsidP="00FA2C17">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w:t>
      </w:r>
      <w:r w:rsidR="00CC02A4">
        <w:rPr>
          <w:szCs w:val="28"/>
        </w:rPr>
        <w:t>е является эффективным способом. Также стоит отметить недостаточно гибк</w:t>
      </w:r>
      <w:r w:rsidR="0012210E">
        <w:rPr>
          <w:szCs w:val="28"/>
        </w:rPr>
        <w:t>ую конфигурацию данного сервиса (например, невозможность, регулировать интервал отправки сообщений).</w:t>
      </w:r>
    </w:p>
    <w:p w14:paraId="34570259" w14:textId="017CC5B6" w:rsidR="00E5089D" w:rsidRDefault="00E5089D" w:rsidP="00D6165D">
      <w:pPr>
        <w:pStyle w:val="3"/>
      </w:pPr>
      <w:bookmarkStart w:id="90" w:name="_Toc72676267"/>
      <w:r>
        <w:t>Сравнение</w:t>
      </w:r>
      <w:bookmarkEnd w:id="90"/>
    </w:p>
    <w:p w14:paraId="5B61AA99" w14:textId="332B066E" w:rsidR="002B5B8D" w:rsidRDefault="002B5B8D" w:rsidP="002B5B8D">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2234CFB3" w14:textId="77777777" w:rsidR="000E626A" w:rsidRDefault="00E5089D" w:rsidP="00E5089D">
      <w:r>
        <w:t>Итоговое сравнение программ-аналогов представлено в таблице 1.1.</w:t>
      </w:r>
    </w:p>
    <w:p w14:paraId="7E81094F" w14:textId="27818D7F" w:rsidR="000B5C72" w:rsidRDefault="000E626A" w:rsidP="00E5089D">
      <w:r>
        <w:t>Знаком «+» обозначены преимущества соответствующих программ-аналогов, а знаком «-» недостатки (в рамках темы курсовой работы).</w:t>
      </w:r>
      <w:r w:rsidR="000B5C72">
        <w:t xml:space="preserve"> </w:t>
      </w:r>
    </w:p>
    <w:p w14:paraId="625508BB" w14:textId="1F5814BF" w:rsidR="0011203E" w:rsidRDefault="0011203E" w:rsidP="0011203E">
      <w:pPr>
        <w:jc w:val="right"/>
      </w:pPr>
      <w:r>
        <w:t>Таблица 1.1.</w:t>
      </w:r>
    </w:p>
    <w:p w14:paraId="1120B104" w14:textId="5A0A7798" w:rsidR="0011203E" w:rsidRPr="0011203E" w:rsidRDefault="0011203E" w:rsidP="0011203E">
      <w:pPr>
        <w:jc w:val="center"/>
        <w:rPr>
          <w:b/>
          <w:i/>
        </w:rPr>
      </w:pPr>
      <w:r w:rsidRPr="0011203E">
        <w:rPr>
          <w:b/>
          <w:i/>
        </w:rPr>
        <w:t>Сравнение программ-аналогов</w:t>
      </w:r>
    </w:p>
    <w:tbl>
      <w:tblPr>
        <w:tblStyle w:val="af6"/>
        <w:tblW w:w="0" w:type="auto"/>
        <w:tblInd w:w="0" w:type="dxa"/>
        <w:tblLook w:val="04A0" w:firstRow="1" w:lastRow="0" w:firstColumn="1" w:lastColumn="0" w:noHBand="0" w:noVBand="1"/>
      </w:tblPr>
      <w:tblGrid>
        <w:gridCol w:w="2407"/>
        <w:gridCol w:w="2407"/>
        <w:gridCol w:w="2407"/>
        <w:gridCol w:w="2407"/>
      </w:tblGrid>
      <w:tr w:rsidR="00E5089D" w14:paraId="0FF4BCD5" w14:textId="77777777" w:rsidTr="00E5089D">
        <w:tc>
          <w:tcPr>
            <w:tcW w:w="2407" w:type="dxa"/>
          </w:tcPr>
          <w:p w14:paraId="13D2690B" w14:textId="3D31409D" w:rsidR="00E5089D" w:rsidRDefault="00E5089D" w:rsidP="00E5089D">
            <w:pPr>
              <w:ind w:firstLine="0"/>
              <w:jc w:val="center"/>
            </w:pPr>
            <w:r>
              <w:t>Критерий</w:t>
            </w:r>
          </w:p>
        </w:tc>
        <w:tc>
          <w:tcPr>
            <w:tcW w:w="2407" w:type="dxa"/>
          </w:tcPr>
          <w:p w14:paraId="0A149088" w14:textId="4702BB77" w:rsidR="00E5089D" w:rsidRPr="00E5089D" w:rsidRDefault="00E5089D" w:rsidP="00E5089D">
            <w:pPr>
              <w:ind w:firstLine="0"/>
              <w:jc w:val="center"/>
              <w:rPr>
                <w:lang w:val="en-US"/>
              </w:rPr>
            </w:pPr>
            <w:r>
              <w:rPr>
                <w:lang w:val="en-US"/>
              </w:rPr>
              <w:t>Amazon SES</w:t>
            </w:r>
          </w:p>
        </w:tc>
        <w:tc>
          <w:tcPr>
            <w:tcW w:w="2407" w:type="dxa"/>
          </w:tcPr>
          <w:p w14:paraId="51F97A76" w14:textId="3ADDF449" w:rsidR="00E5089D" w:rsidRPr="00E5089D" w:rsidRDefault="00E5089D" w:rsidP="00E5089D">
            <w:pPr>
              <w:ind w:firstLine="0"/>
              <w:jc w:val="center"/>
              <w:rPr>
                <w:lang w:val="en-US"/>
              </w:rPr>
            </w:pPr>
            <w:proofErr w:type="spellStart"/>
            <w:r>
              <w:rPr>
                <w:lang w:val="en-US"/>
              </w:rPr>
              <w:t>Sendgrid</w:t>
            </w:r>
            <w:proofErr w:type="spellEnd"/>
          </w:p>
        </w:tc>
        <w:tc>
          <w:tcPr>
            <w:tcW w:w="2407" w:type="dxa"/>
          </w:tcPr>
          <w:p w14:paraId="6ADBDE86" w14:textId="74DE47A7" w:rsidR="00E5089D" w:rsidRPr="00E5089D" w:rsidRDefault="00E5089D" w:rsidP="00E5089D">
            <w:pPr>
              <w:ind w:firstLine="0"/>
              <w:jc w:val="center"/>
              <w:rPr>
                <w:lang w:val="en-US"/>
              </w:rPr>
            </w:pPr>
            <w:r>
              <w:rPr>
                <w:lang w:val="en-US"/>
              </w:rPr>
              <w:t>Tin-cat email queue</w:t>
            </w:r>
          </w:p>
        </w:tc>
      </w:tr>
      <w:tr w:rsidR="00E5089D" w14:paraId="24CA932B" w14:textId="77777777" w:rsidTr="00E5089D">
        <w:tc>
          <w:tcPr>
            <w:tcW w:w="2407" w:type="dxa"/>
          </w:tcPr>
          <w:p w14:paraId="3AFCFE7D" w14:textId="6F4DC746" w:rsidR="00E5089D" w:rsidRDefault="00E5089D" w:rsidP="00E5089D">
            <w:pPr>
              <w:ind w:firstLine="0"/>
            </w:pPr>
            <w:r>
              <w:t>Цена</w:t>
            </w:r>
          </w:p>
        </w:tc>
        <w:tc>
          <w:tcPr>
            <w:tcW w:w="2407" w:type="dxa"/>
          </w:tcPr>
          <w:p w14:paraId="16BBC35A" w14:textId="49B1EEE2" w:rsidR="00E5089D" w:rsidRDefault="00E5089D" w:rsidP="00E5089D">
            <w:pPr>
              <w:ind w:firstLine="0"/>
              <w:jc w:val="center"/>
            </w:pPr>
            <w:r>
              <w:t>+</w:t>
            </w:r>
          </w:p>
        </w:tc>
        <w:tc>
          <w:tcPr>
            <w:tcW w:w="2407" w:type="dxa"/>
          </w:tcPr>
          <w:p w14:paraId="3C42012D" w14:textId="04147B19" w:rsidR="00E5089D" w:rsidRDefault="00E5089D" w:rsidP="00E5089D">
            <w:pPr>
              <w:ind w:firstLine="0"/>
              <w:jc w:val="center"/>
            </w:pPr>
            <w:r>
              <w:t>-</w:t>
            </w:r>
          </w:p>
        </w:tc>
        <w:tc>
          <w:tcPr>
            <w:tcW w:w="2407" w:type="dxa"/>
          </w:tcPr>
          <w:p w14:paraId="4B33FF00" w14:textId="3124A237" w:rsidR="00E5089D" w:rsidRDefault="00E5089D" w:rsidP="00E5089D">
            <w:pPr>
              <w:ind w:firstLine="0"/>
              <w:jc w:val="center"/>
            </w:pPr>
            <w:r>
              <w:t>+</w:t>
            </w:r>
          </w:p>
        </w:tc>
      </w:tr>
      <w:tr w:rsidR="00E5089D" w14:paraId="58B10DE8" w14:textId="77777777" w:rsidTr="00E5089D">
        <w:tc>
          <w:tcPr>
            <w:tcW w:w="2407" w:type="dxa"/>
          </w:tcPr>
          <w:p w14:paraId="0A7CAF3E" w14:textId="3976E1E2" w:rsidR="00E5089D" w:rsidRDefault="00E5089D" w:rsidP="00E5089D">
            <w:pPr>
              <w:ind w:firstLine="0"/>
            </w:pPr>
            <w:r>
              <w:t>Асинхронная отправка</w:t>
            </w:r>
          </w:p>
        </w:tc>
        <w:tc>
          <w:tcPr>
            <w:tcW w:w="2407" w:type="dxa"/>
          </w:tcPr>
          <w:p w14:paraId="6C5B9019" w14:textId="4AD21571" w:rsidR="00E5089D" w:rsidRDefault="00E5089D" w:rsidP="00E5089D">
            <w:pPr>
              <w:ind w:firstLine="0"/>
              <w:jc w:val="center"/>
            </w:pPr>
            <w:r>
              <w:t>+</w:t>
            </w:r>
          </w:p>
        </w:tc>
        <w:tc>
          <w:tcPr>
            <w:tcW w:w="2407" w:type="dxa"/>
          </w:tcPr>
          <w:p w14:paraId="0FB4003A" w14:textId="7F452512" w:rsidR="00E5089D" w:rsidRDefault="00E5089D" w:rsidP="00E5089D">
            <w:pPr>
              <w:ind w:firstLine="0"/>
              <w:jc w:val="center"/>
            </w:pPr>
            <w:r>
              <w:t>+</w:t>
            </w:r>
          </w:p>
        </w:tc>
        <w:tc>
          <w:tcPr>
            <w:tcW w:w="2407" w:type="dxa"/>
          </w:tcPr>
          <w:p w14:paraId="07796F57" w14:textId="77F6666E" w:rsidR="00E5089D" w:rsidRDefault="00E5089D" w:rsidP="00E5089D">
            <w:pPr>
              <w:ind w:firstLine="0"/>
              <w:jc w:val="center"/>
            </w:pPr>
            <w:r>
              <w:t>+</w:t>
            </w:r>
          </w:p>
        </w:tc>
      </w:tr>
      <w:tr w:rsidR="00E5089D" w14:paraId="10C7B02A" w14:textId="77777777" w:rsidTr="00E5089D">
        <w:tc>
          <w:tcPr>
            <w:tcW w:w="2407" w:type="dxa"/>
          </w:tcPr>
          <w:p w14:paraId="1B6F6B0E" w14:textId="45075811" w:rsidR="00E5089D" w:rsidRDefault="00E5089D" w:rsidP="00E5089D">
            <w:pPr>
              <w:ind w:firstLine="0"/>
            </w:pPr>
            <w:r>
              <w:t>Гибкость</w:t>
            </w:r>
          </w:p>
        </w:tc>
        <w:tc>
          <w:tcPr>
            <w:tcW w:w="2407" w:type="dxa"/>
          </w:tcPr>
          <w:p w14:paraId="1C6AAF89" w14:textId="5819A6D5" w:rsidR="00E5089D" w:rsidRDefault="00E5089D" w:rsidP="00E5089D">
            <w:pPr>
              <w:ind w:firstLine="0"/>
              <w:jc w:val="center"/>
            </w:pPr>
            <w:r>
              <w:t>+</w:t>
            </w:r>
          </w:p>
        </w:tc>
        <w:tc>
          <w:tcPr>
            <w:tcW w:w="2407" w:type="dxa"/>
          </w:tcPr>
          <w:p w14:paraId="43DCDE21" w14:textId="218668E0" w:rsidR="00E5089D" w:rsidRDefault="00E5089D" w:rsidP="00E5089D">
            <w:pPr>
              <w:ind w:firstLine="0"/>
              <w:jc w:val="center"/>
            </w:pPr>
            <w:r>
              <w:t>+</w:t>
            </w:r>
          </w:p>
        </w:tc>
        <w:tc>
          <w:tcPr>
            <w:tcW w:w="2407" w:type="dxa"/>
          </w:tcPr>
          <w:p w14:paraId="0B427D25" w14:textId="3CE9AC78" w:rsidR="00E5089D" w:rsidRDefault="00E5089D" w:rsidP="00E5089D">
            <w:pPr>
              <w:ind w:firstLine="0"/>
              <w:jc w:val="center"/>
            </w:pPr>
            <w:r>
              <w:t>-</w:t>
            </w:r>
          </w:p>
        </w:tc>
      </w:tr>
      <w:tr w:rsidR="00E5089D" w14:paraId="6E2DBD58" w14:textId="77777777" w:rsidTr="00E5089D">
        <w:tc>
          <w:tcPr>
            <w:tcW w:w="2407" w:type="dxa"/>
          </w:tcPr>
          <w:p w14:paraId="57BDE5D1" w14:textId="32F54CF6" w:rsidR="00E5089D" w:rsidRPr="00E5089D" w:rsidRDefault="00E5089D" w:rsidP="00E5089D">
            <w:pPr>
              <w:ind w:firstLine="0"/>
            </w:pPr>
            <w:r>
              <w:t>Надежность</w:t>
            </w:r>
          </w:p>
        </w:tc>
        <w:tc>
          <w:tcPr>
            <w:tcW w:w="2407" w:type="dxa"/>
          </w:tcPr>
          <w:p w14:paraId="2B26635C" w14:textId="3800AFA2" w:rsidR="00E5089D" w:rsidRDefault="00E5089D" w:rsidP="00E5089D">
            <w:pPr>
              <w:ind w:firstLine="0"/>
              <w:jc w:val="center"/>
            </w:pPr>
            <w:r>
              <w:t>-</w:t>
            </w:r>
          </w:p>
        </w:tc>
        <w:tc>
          <w:tcPr>
            <w:tcW w:w="2407" w:type="dxa"/>
          </w:tcPr>
          <w:p w14:paraId="7ABE917E" w14:textId="6EFB0FF7" w:rsidR="00E5089D" w:rsidRDefault="00E5089D" w:rsidP="00E5089D">
            <w:pPr>
              <w:ind w:firstLine="0"/>
              <w:jc w:val="center"/>
            </w:pPr>
            <w:r>
              <w:t>-</w:t>
            </w:r>
          </w:p>
        </w:tc>
        <w:tc>
          <w:tcPr>
            <w:tcW w:w="2407" w:type="dxa"/>
          </w:tcPr>
          <w:p w14:paraId="7BE07D24" w14:textId="41335084" w:rsidR="00E5089D" w:rsidRDefault="00E5089D" w:rsidP="00E5089D">
            <w:pPr>
              <w:ind w:firstLine="0"/>
              <w:jc w:val="center"/>
            </w:pPr>
            <w:r>
              <w:t>-</w:t>
            </w:r>
          </w:p>
        </w:tc>
      </w:tr>
    </w:tbl>
    <w:p w14:paraId="65035805" w14:textId="77777777" w:rsidR="0011203E" w:rsidRDefault="0011203E" w:rsidP="0011203E">
      <w:pPr>
        <w:ind w:firstLine="708"/>
        <w:rPr>
          <w:szCs w:val="28"/>
        </w:rPr>
      </w:pPr>
      <w:bookmarkStart w:id="91" w:name="_Toc67756422"/>
      <w:bookmarkStart w:id="92" w:name="_Toc44341655"/>
    </w:p>
    <w:p w14:paraId="46199954" w14:textId="3B0B361E" w:rsidR="0011203E" w:rsidRDefault="0011203E" w:rsidP="0011203E">
      <w:pPr>
        <w:ind w:firstLine="708"/>
        <w:rPr>
          <w:szCs w:val="28"/>
        </w:rPr>
      </w:pPr>
      <w:r>
        <w:rPr>
          <w:szCs w:val="28"/>
        </w:rPr>
        <w:t>Рассмотренные</w:t>
      </w:r>
      <w:r w:rsidR="00CB6B56">
        <w:rPr>
          <w:szCs w:val="28"/>
        </w:rPr>
        <w:t xml:space="preserve"> программы-аналоги</w:t>
      </w:r>
      <w:r>
        <w:rPr>
          <w:szCs w:val="28"/>
        </w:rPr>
        <w:t xml:space="preserve">, разработанные сторонними компаниями, не реализуют все указанные функции или реализуют их не в полной </w:t>
      </w:r>
      <w:r>
        <w:rPr>
          <w:szCs w:val="28"/>
        </w:rPr>
        <w:lastRenderedPageBreak/>
        <w:t xml:space="preserve">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6A25A191" w14:textId="2CD97248" w:rsidR="00D6165D" w:rsidRDefault="00D6165D" w:rsidP="00D6165D">
      <w:pPr>
        <w:pStyle w:val="2"/>
      </w:pPr>
      <w:bookmarkStart w:id="93" w:name="_Toc72676268"/>
      <w:r>
        <w:t>Функциональная модель</w:t>
      </w:r>
      <w:bookmarkEnd w:id="93"/>
    </w:p>
    <w:p w14:paraId="57DE8E33" w14:textId="0AFBADA9" w:rsidR="00D6165D" w:rsidRDefault="00D6165D" w:rsidP="00D6165D">
      <w:pPr>
        <w:rPr>
          <w:rFonts w:cs="Times New Roman"/>
        </w:rPr>
      </w:pPr>
      <w:r>
        <w:rPr>
          <w:rFonts w:cs="Times New Roman"/>
        </w:rPr>
        <w:t>Так как в программном комплексе существует разделение пользователей по ролям</w:t>
      </w:r>
      <w:r w:rsidR="007A670E">
        <w:rPr>
          <w:rFonts w:cs="Times New Roman"/>
        </w:rPr>
        <w:t xml:space="preserve"> (оператор и администратор)</w:t>
      </w:r>
      <w:r>
        <w:rPr>
          <w:rFonts w:cs="Times New Roman"/>
        </w:rPr>
        <w:t>, рассмотрим доступный функционал для каждой из ролей.</w:t>
      </w:r>
    </w:p>
    <w:p w14:paraId="10021951" w14:textId="77777777" w:rsidR="00D6165D" w:rsidRDefault="00D6165D" w:rsidP="00D6165D">
      <w:pPr>
        <w:pStyle w:val="3"/>
      </w:pPr>
      <w:bookmarkStart w:id="94" w:name="_Toc72676269"/>
      <w:r>
        <w:t>Оператор</w:t>
      </w:r>
      <w:bookmarkEnd w:id="94"/>
    </w:p>
    <w:p w14:paraId="5147BED1" w14:textId="5983F328" w:rsidR="00D6165D" w:rsidRDefault="00D6165D" w:rsidP="007F7118">
      <w:pPr>
        <w:rPr>
          <w:rFonts w:cs="Times New Roman"/>
        </w:rPr>
      </w:pPr>
      <w:r>
        <w:rPr>
          <w:rFonts w:cs="Times New Roman"/>
        </w:rPr>
        <w:t>Оператору доступны</w:t>
      </w:r>
      <w:r w:rsidR="007F7118">
        <w:rPr>
          <w:rFonts w:cs="Times New Roman"/>
        </w:rPr>
        <w:t xml:space="preserve"> о</w:t>
      </w:r>
      <w:r>
        <w:rPr>
          <w:rFonts w:cs="Times New Roman"/>
        </w:rPr>
        <w:t>тправка сообщения</w:t>
      </w:r>
      <w:r w:rsidR="007F7118">
        <w:rPr>
          <w:rFonts w:cs="Times New Roman"/>
        </w:rPr>
        <w:t xml:space="preserve"> и п</w:t>
      </w:r>
      <w:r>
        <w:rPr>
          <w:rFonts w:cs="Times New Roman"/>
        </w:rPr>
        <w:t>росмотр истории сообщений.</w:t>
      </w:r>
    </w:p>
    <w:p w14:paraId="487047CB" w14:textId="77777777" w:rsidR="00D6165D" w:rsidRDefault="00D6165D" w:rsidP="00D6165D">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167F17DB" w14:textId="77777777" w:rsidR="00D6165D" w:rsidRDefault="00D6165D" w:rsidP="00D6165D">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C2EF9F" w14:textId="77777777" w:rsidR="00D6165D" w:rsidRPr="00B55A47" w:rsidRDefault="00D6165D" w:rsidP="00D6165D">
      <w:pPr>
        <w:pStyle w:val="3"/>
      </w:pPr>
      <w:bookmarkStart w:id="95" w:name="_Toc72676270"/>
      <w:r>
        <w:t>Администратор</w:t>
      </w:r>
      <w:bookmarkEnd w:id="95"/>
    </w:p>
    <w:p w14:paraId="656F700A" w14:textId="77777777" w:rsidR="00D6165D" w:rsidRDefault="00D6165D" w:rsidP="00D6165D">
      <w:r>
        <w:t>Администратор наследуется от оператора, т.е. ему доступен весь доступный оператору функционал.</w:t>
      </w:r>
    </w:p>
    <w:p w14:paraId="7F2A2232" w14:textId="469D6E58" w:rsidR="00D6165D" w:rsidRDefault="00D6165D" w:rsidP="00D6165D">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0E6ECDF4" w14:textId="7DAD6800" w:rsidR="00D6165D" w:rsidRDefault="00153ED7" w:rsidP="00153ED7">
      <w:pPr>
        <w:rPr>
          <w:rFonts w:cs="Times New Roman"/>
        </w:rPr>
      </w:pPr>
      <w:r>
        <w:rPr>
          <w:rFonts w:cs="Times New Roman"/>
        </w:rPr>
        <w:lastRenderedPageBreak/>
        <w:t>Составлена диаграмма вариантов использования, представленная на рис. </w:t>
      </w:r>
      <w:r w:rsidR="00502E5A">
        <w:rPr>
          <w:rFonts w:cs="Times New Roman"/>
        </w:rPr>
        <w:t>1</w:t>
      </w:r>
      <w:r>
        <w:rPr>
          <w:rFonts w:cs="Times New Roman"/>
        </w:rPr>
        <w:t>.2.</w:t>
      </w:r>
    </w:p>
    <w:p w14:paraId="4BDFD1CC" w14:textId="77777777" w:rsidR="00D6165D" w:rsidRDefault="00D6165D" w:rsidP="00D6165D">
      <w:pPr>
        <w:keepNext/>
        <w:ind w:firstLine="0"/>
      </w:pPr>
      <w:r w:rsidRPr="0083389D">
        <w:rPr>
          <w:rFonts w:cs="Times New Roman"/>
          <w:noProof/>
          <w:lang w:eastAsia="ru-RU"/>
        </w:rPr>
        <w:drawing>
          <wp:inline distT="0" distB="0" distL="0" distR="0" wp14:anchorId="2A6B5941" wp14:editId="734BD526">
            <wp:extent cx="6120130" cy="400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002405"/>
                    </a:xfrm>
                    <a:prstGeom prst="rect">
                      <a:avLst/>
                    </a:prstGeom>
                  </pic:spPr>
                </pic:pic>
              </a:graphicData>
            </a:graphic>
          </wp:inline>
        </w:drawing>
      </w:r>
    </w:p>
    <w:p w14:paraId="648055E0" w14:textId="5C365751" w:rsidR="00D6165D" w:rsidRDefault="00D6165D" w:rsidP="00D6165D">
      <w:pPr>
        <w:pStyle w:val="af4"/>
      </w:pPr>
      <w:r>
        <w:t xml:space="preserve">Рис. </w:t>
      </w:r>
      <w:r w:rsidR="00502E5A">
        <w:t>1</w:t>
      </w:r>
      <w:r>
        <w:t>.2. Диаграмма вариантов использования</w:t>
      </w:r>
    </w:p>
    <w:p w14:paraId="5669D8D0" w14:textId="77777777" w:rsidR="00E61341" w:rsidRDefault="00E61341" w:rsidP="00E61341">
      <w:pPr>
        <w:pStyle w:val="2"/>
      </w:pPr>
      <w:bookmarkStart w:id="96" w:name="_Toc72676271"/>
      <w:r w:rsidRPr="00E61341">
        <w:rPr>
          <w:lang w:val="en-US"/>
        </w:rPr>
        <w:t>IDEF0-</w:t>
      </w:r>
      <w:r>
        <w:t>Диаграмма</w:t>
      </w:r>
      <w:bookmarkEnd w:id="96"/>
    </w:p>
    <w:p w14:paraId="35AF966E" w14:textId="77777777" w:rsidR="00E61341" w:rsidRDefault="00E61341" w:rsidP="00E61341">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2C2ABEE6" w14:textId="77777777" w:rsidR="00E61341" w:rsidRDefault="00E61341" w:rsidP="00E61341">
      <w:r>
        <w:t>На контекстной диаграмме (рис. 3.3) определен функциональный блок «Отправить сообщение через систему», механизм, предписание, входные и выходные данные.</w:t>
      </w:r>
    </w:p>
    <w:p w14:paraId="7EEA3539" w14:textId="77777777" w:rsidR="00E61341" w:rsidRDefault="00E61341" w:rsidP="00E61341">
      <w:pPr>
        <w:rPr>
          <w:noProof/>
          <w:lang w:eastAsia="ru-RU"/>
        </w:rPr>
      </w:pPr>
      <w:r>
        <w:t>На диаграмме первого уровня (рис. 3.4)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3.5) и «Инициировать отправку сообщения» (рис. 3.6)</w:t>
      </w:r>
    </w:p>
    <w:p w14:paraId="7A08CA55" w14:textId="77777777" w:rsidR="00E61341" w:rsidRDefault="00E61341" w:rsidP="00E61341">
      <w:pPr>
        <w:rPr>
          <w:noProof/>
          <w:lang w:eastAsia="ru-RU"/>
        </w:rPr>
      </w:pPr>
    </w:p>
    <w:p w14:paraId="3E471E2F" w14:textId="77777777" w:rsidR="00E61341" w:rsidRDefault="00E61341" w:rsidP="00E61341">
      <w:pPr>
        <w:keepNext/>
        <w:ind w:firstLine="0"/>
        <w:jc w:val="center"/>
      </w:pPr>
      <w:r w:rsidRPr="00AB7007">
        <w:rPr>
          <w:noProof/>
          <w:lang w:eastAsia="ru-RU"/>
        </w:rPr>
        <w:drawing>
          <wp:inline distT="0" distB="0" distL="0" distR="0" wp14:anchorId="1FD669CA" wp14:editId="7FA53515">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2650" cy="3717469"/>
                    </a:xfrm>
                    <a:prstGeom prst="rect">
                      <a:avLst/>
                    </a:prstGeom>
                  </pic:spPr>
                </pic:pic>
              </a:graphicData>
            </a:graphic>
          </wp:inline>
        </w:drawing>
      </w:r>
    </w:p>
    <w:p w14:paraId="495DBBED" w14:textId="0A93E893" w:rsidR="00E61341" w:rsidRDefault="00E61341" w:rsidP="00E61341">
      <w:pPr>
        <w:pStyle w:val="af4"/>
      </w:pPr>
      <w:r>
        <w:t xml:space="preserve">Рис. </w:t>
      </w:r>
      <w:r>
        <w:rPr>
          <w:noProof/>
        </w:rPr>
        <w:t>1.3</w:t>
      </w:r>
      <w:r>
        <w:t>. Контекстная диаграмма функциональной модели «Поиск объектов»</w:t>
      </w:r>
    </w:p>
    <w:p w14:paraId="2BFF5E8C" w14:textId="77777777" w:rsidR="00E61341" w:rsidRPr="00FF37AD" w:rsidRDefault="00E61341" w:rsidP="00E61341"/>
    <w:p w14:paraId="7EDAE677" w14:textId="77777777" w:rsidR="00E61341" w:rsidRDefault="00E61341" w:rsidP="00E61341">
      <w:pPr>
        <w:rPr>
          <w:noProof/>
          <w:lang w:eastAsia="ru-RU"/>
        </w:rPr>
      </w:pPr>
    </w:p>
    <w:p w14:paraId="2EC8599E" w14:textId="77777777" w:rsidR="00E61341" w:rsidRDefault="00E61341" w:rsidP="00E61341">
      <w:pPr>
        <w:keepNext/>
        <w:ind w:firstLine="0"/>
        <w:jc w:val="center"/>
      </w:pPr>
      <w:r w:rsidRPr="00AB7007">
        <w:rPr>
          <w:noProof/>
          <w:lang w:eastAsia="ru-RU"/>
        </w:rPr>
        <w:lastRenderedPageBreak/>
        <w:drawing>
          <wp:inline distT="0" distB="0" distL="0" distR="0" wp14:anchorId="7FF26A80" wp14:editId="11ECA4B8">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3758" cy="3731578"/>
                    </a:xfrm>
                    <a:prstGeom prst="rect">
                      <a:avLst/>
                    </a:prstGeom>
                  </pic:spPr>
                </pic:pic>
              </a:graphicData>
            </a:graphic>
          </wp:inline>
        </w:drawing>
      </w:r>
    </w:p>
    <w:p w14:paraId="5722DBF0" w14:textId="55DB97C5" w:rsidR="00E61341" w:rsidRDefault="00E61341" w:rsidP="00E61341">
      <w:pPr>
        <w:pStyle w:val="af4"/>
      </w:pPr>
      <w:r>
        <w:t xml:space="preserve">Рис. </w:t>
      </w:r>
      <w:r>
        <w:rPr>
          <w:noProof/>
        </w:rPr>
        <w:t>1.4</w:t>
      </w:r>
      <w:r>
        <w:t>. Диаграмма первого уровня функциональной модели</w:t>
      </w:r>
    </w:p>
    <w:p w14:paraId="6F5C6259" w14:textId="77777777" w:rsidR="00E61341" w:rsidRDefault="00E61341" w:rsidP="00E61341">
      <w:pPr>
        <w:keepNext/>
        <w:ind w:firstLine="0"/>
        <w:jc w:val="center"/>
      </w:pPr>
      <w:r w:rsidRPr="00AB7007">
        <w:rPr>
          <w:noProof/>
          <w:lang w:eastAsia="ru-RU"/>
        </w:rPr>
        <w:drawing>
          <wp:inline distT="0" distB="0" distL="0" distR="0" wp14:anchorId="3E77CFD4" wp14:editId="156CDF92">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069" cy="3756807"/>
                    </a:xfrm>
                    <a:prstGeom prst="rect">
                      <a:avLst/>
                    </a:prstGeom>
                  </pic:spPr>
                </pic:pic>
              </a:graphicData>
            </a:graphic>
          </wp:inline>
        </w:drawing>
      </w:r>
    </w:p>
    <w:p w14:paraId="4635DA35" w14:textId="5B1E771E" w:rsidR="00E61341" w:rsidRPr="005C6C9A" w:rsidRDefault="00E61341" w:rsidP="00E61341">
      <w:pPr>
        <w:pStyle w:val="af4"/>
      </w:pPr>
      <w:r>
        <w:t xml:space="preserve">Рис. </w:t>
      </w:r>
      <w:r>
        <w:rPr>
          <w:noProof/>
        </w:rPr>
        <w:t>1.5</w:t>
      </w:r>
      <w:r>
        <w:t xml:space="preserve">. </w:t>
      </w:r>
      <w:r w:rsidRPr="0092470B">
        <w:rPr>
          <w:noProof/>
        </w:rPr>
        <w:t>Диаграмма второго уровня</w:t>
      </w:r>
      <w:r>
        <w:rPr>
          <w:noProof/>
        </w:rPr>
        <w:t xml:space="preserve"> для блока «Сформировать письмо»</w:t>
      </w:r>
    </w:p>
    <w:p w14:paraId="1B00F00F" w14:textId="77777777" w:rsidR="00E61341" w:rsidRDefault="00E61341" w:rsidP="00E61341">
      <w:pPr>
        <w:rPr>
          <w:noProof/>
          <w:lang w:eastAsia="ru-RU"/>
        </w:rPr>
      </w:pPr>
    </w:p>
    <w:p w14:paraId="0E0629E6" w14:textId="77777777" w:rsidR="00E61341" w:rsidRDefault="00E61341" w:rsidP="00E61341">
      <w:pPr>
        <w:keepNext/>
        <w:ind w:firstLine="0"/>
        <w:jc w:val="center"/>
      </w:pPr>
      <w:r w:rsidRPr="00AB7007">
        <w:rPr>
          <w:noProof/>
          <w:lang w:eastAsia="ru-RU"/>
        </w:rPr>
        <w:lastRenderedPageBreak/>
        <w:drawing>
          <wp:inline distT="0" distB="0" distL="0" distR="0" wp14:anchorId="0CC99891" wp14:editId="2CEEB2D1">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9050" cy="3956278"/>
                    </a:xfrm>
                    <a:prstGeom prst="rect">
                      <a:avLst/>
                    </a:prstGeom>
                  </pic:spPr>
                </pic:pic>
              </a:graphicData>
            </a:graphic>
          </wp:inline>
        </w:drawing>
      </w:r>
    </w:p>
    <w:p w14:paraId="1D8203BF" w14:textId="3A313004" w:rsidR="00E61341" w:rsidRPr="003817C0" w:rsidRDefault="00E61341" w:rsidP="00E61341">
      <w:pPr>
        <w:pStyle w:val="af4"/>
      </w:pPr>
      <w:r>
        <w:t xml:space="preserve">Рис. </w:t>
      </w:r>
      <w:r>
        <w:rPr>
          <w:noProof/>
        </w:rPr>
        <w:t>1.6</w:t>
      </w:r>
      <w:r w:rsidRPr="006332FA">
        <w:rPr>
          <w:noProof/>
        </w:rPr>
        <w:t>. Диаграмма второго уровня</w:t>
      </w:r>
      <w:r>
        <w:rPr>
          <w:noProof/>
        </w:rPr>
        <w:t xml:space="preserve"> для блока «Инициировать отправку сообщения»</w:t>
      </w:r>
    </w:p>
    <w:p w14:paraId="2D01F4AC" w14:textId="547229DB" w:rsidR="00D6165D" w:rsidRDefault="003E5DE5" w:rsidP="003E5DE5">
      <w:pPr>
        <w:pStyle w:val="2"/>
      </w:pPr>
      <w:bookmarkStart w:id="97" w:name="_Toc72676272"/>
      <w:r>
        <w:t>Выводы</w:t>
      </w:r>
      <w:bookmarkEnd w:id="97"/>
    </w:p>
    <w:p w14:paraId="61139468" w14:textId="77777777" w:rsidR="003E5DE5" w:rsidRDefault="003E5DE5" w:rsidP="003E5DE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4731447B" w14:textId="5A52E7D1" w:rsidR="003E5DE5" w:rsidRDefault="003E5DE5" w:rsidP="003E5DE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6F34991D" w14:textId="77777777" w:rsidR="00DC1D34" w:rsidRDefault="00DC1D34" w:rsidP="00DC1D34">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481CEF56" w14:textId="77777777" w:rsidR="003E5DE5" w:rsidRDefault="003E5DE5" w:rsidP="003E5DE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1916891E" w14:textId="77777777" w:rsidR="003E5DE5" w:rsidRDefault="003E5DE5" w:rsidP="003E5DE5">
      <w:r>
        <w:lastRenderedPageBreak/>
        <w:t xml:space="preserve">Поставленная цель достигается путем решения следующих основных </w:t>
      </w:r>
      <w:r w:rsidRPr="0053030A">
        <w:rPr>
          <w:b/>
        </w:rPr>
        <w:t>задач</w:t>
      </w:r>
      <w:r>
        <w:t>:</w:t>
      </w:r>
    </w:p>
    <w:p w14:paraId="1096F355" w14:textId="77777777" w:rsidR="003E5DE5" w:rsidRDefault="003E5DE5" w:rsidP="003E5DE5">
      <w:pPr>
        <w:pStyle w:val="a7"/>
        <w:numPr>
          <w:ilvl w:val="0"/>
          <w:numId w:val="28"/>
        </w:numPr>
        <w:tabs>
          <w:tab w:val="left" w:pos="1276"/>
        </w:tabs>
      </w:pPr>
      <w:r>
        <w:t>анализ процесса отправки электронного письма;</w:t>
      </w:r>
    </w:p>
    <w:p w14:paraId="0A01B689" w14:textId="77777777" w:rsidR="003E5DE5" w:rsidRDefault="003E5DE5" w:rsidP="003E5DE5">
      <w:pPr>
        <w:pStyle w:val="a7"/>
        <w:numPr>
          <w:ilvl w:val="0"/>
          <w:numId w:val="28"/>
        </w:numPr>
        <w:tabs>
          <w:tab w:val="left" w:pos="1276"/>
        </w:tabs>
      </w:pPr>
      <w:r>
        <w:t>сравнительный анализ уже имеющихся систем и платформ для обучения;</w:t>
      </w:r>
    </w:p>
    <w:p w14:paraId="7EC45126" w14:textId="77777777" w:rsidR="003E5DE5" w:rsidRDefault="003E5DE5" w:rsidP="003E5DE5">
      <w:pPr>
        <w:pStyle w:val="a7"/>
        <w:numPr>
          <w:ilvl w:val="0"/>
          <w:numId w:val="28"/>
        </w:numPr>
        <w:tabs>
          <w:tab w:val="left" w:pos="1276"/>
        </w:tabs>
      </w:pPr>
      <w:r>
        <w:t>разработка и анализ требований;</w:t>
      </w:r>
    </w:p>
    <w:p w14:paraId="4C6A2586" w14:textId="77777777" w:rsidR="003E5DE5" w:rsidRDefault="003E5DE5" w:rsidP="003E5DE5">
      <w:pPr>
        <w:pStyle w:val="a7"/>
        <w:numPr>
          <w:ilvl w:val="0"/>
          <w:numId w:val="28"/>
        </w:numPr>
        <w:tabs>
          <w:tab w:val="left" w:pos="1276"/>
        </w:tabs>
      </w:pPr>
      <w:r>
        <w:t>проектирование программного комплекса;</w:t>
      </w:r>
    </w:p>
    <w:p w14:paraId="1F2E764D" w14:textId="77777777" w:rsidR="003E5DE5" w:rsidRDefault="003E5DE5" w:rsidP="003E5DE5">
      <w:pPr>
        <w:pStyle w:val="a7"/>
        <w:numPr>
          <w:ilvl w:val="0"/>
          <w:numId w:val="28"/>
        </w:numPr>
        <w:tabs>
          <w:tab w:val="left" w:pos="1276"/>
        </w:tabs>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547D1BAC" w14:textId="77777777" w:rsidR="003E5DE5" w:rsidRDefault="003E5DE5" w:rsidP="003E5DE5">
      <w:pPr>
        <w:pStyle w:val="a7"/>
        <w:numPr>
          <w:ilvl w:val="0"/>
          <w:numId w:val="28"/>
        </w:numPr>
        <w:tabs>
          <w:tab w:val="left" w:pos="1276"/>
        </w:tabs>
      </w:pPr>
      <w:r>
        <w:t>тестирование разработанного программного комплекса;</w:t>
      </w:r>
    </w:p>
    <w:p w14:paraId="5E9B7C0F" w14:textId="77777777" w:rsidR="003E5DE5" w:rsidRDefault="003E5DE5" w:rsidP="003E5DE5">
      <w:pPr>
        <w:pStyle w:val="a7"/>
        <w:numPr>
          <w:ilvl w:val="0"/>
          <w:numId w:val="28"/>
        </w:numPr>
        <w:tabs>
          <w:tab w:val="left" w:pos="1276"/>
        </w:tabs>
      </w:pPr>
      <w:r>
        <w:t xml:space="preserve">внедрение в существующую информационную систему. </w:t>
      </w:r>
    </w:p>
    <w:p w14:paraId="0DF33ED8" w14:textId="77777777" w:rsidR="003E5DE5" w:rsidRDefault="003E5DE5" w:rsidP="003E5DE5">
      <w:r w:rsidRPr="004F5357">
        <w:rPr>
          <w:b/>
        </w:rPr>
        <w:t>Объектом</w:t>
      </w:r>
      <w:r>
        <w:t xml:space="preserve"> исследования является процесс рассылки электронных сообщений.</w:t>
      </w:r>
    </w:p>
    <w:p w14:paraId="3ABC94AB" w14:textId="7CD52DBE" w:rsidR="003E5DE5" w:rsidRPr="003E5DE5" w:rsidRDefault="003E5DE5" w:rsidP="003E5DE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140CC371" w14:textId="7F73EA7E" w:rsidR="00EE489C" w:rsidRPr="00EE489C" w:rsidRDefault="00EE489C" w:rsidP="00EE489C">
      <w:pPr>
        <w:pStyle w:val="1"/>
      </w:pPr>
      <w:bookmarkStart w:id="98" w:name="_Toc72676273"/>
      <w:r>
        <w:lastRenderedPageBreak/>
        <w:t>ТЕХНИЧЕСКОЕ ЗАДАНИЕ</w:t>
      </w:r>
      <w:bookmarkEnd w:id="98"/>
    </w:p>
    <w:p w14:paraId="7B78F655" w14:textId="18BFE04E" w:rsidR="0045232D" w:rsidRPr="0045232D" w:rsidRDefault="0045232D" w:rsidP="0045232D">
      <w:pPr>
        <w:pStyle w:val="2"/>
        <w:rPr>
          <w:color w:val="auto"/>
        </w:rPr>
      </w:pPr>
      <w:bookmarkStart w:id="99" w:name="_Toc72676274"/>
      <w:r w:rsidRPr="0045232D">
        <w:t>Введение</w:t>
      </w:r>
      <w:bookmarkEnd w:id="91"/>
      <w:bookmarkEnd w:id="99"/>
    </w:p>
    <w:p w14:paraId="6A8F1802" w14:textId="4C4338B7" w:rsidR="0045232D" w:rsidRDefault="0045232D" w:rsidP="0045232D">
      <w:pPr>
        <w:rPr>
          <w:shd w:val="clear" w:color="auto" w:fill="FFFFFF"/>
        </w:rPr>
      </w:pPr>
      <w:r>
        <w:rPr>
          <w:shd w:val="clear" w:color="auto" w:fill="FFFFFF"/>
        </w:rPr>
        <w:t xml:space="preserve">Техническое задание (ТЗ) является исходным материалом для создания программного комплекса. ТЗ устанавливает назначение разрабатываемого </w:t>
      </w:r>
      <w:r w:rsidR="005F281C">
        <w:rPr>
          <w:shd w:val="clear" w:color="auto" w:fill="FFFFFF"/>
        </w:rPr>
        <w:t>программного комплекса</w:t>
      </w:r>
      <w:r>
        <w:rPr>
          <w:shd w:val="clear" w:color="auto" w:fill="FFFFFF"/>
        </w:rPr>
        <w:t>, его технические характеристики, показатели качества и технико-экономические требования, предписанные по выполнению необходимых стадий создания документации и её состав, а также специальные требования.</w:t>
      </w:r>
    </w:p>
    <w:p w14:paraId="523F961A" w14:textId="0075FEB5" w:rsidR="00FA2C17" w:rsidRPr="00856834" w:rsidRDefault="00FA2C17" w:rsidP="0045232D">
      <w:pPr>
        <w:pStyle w:val="2"/>
        <w:rPr>
          <w:b w:val="0"/>
        </w:rPr>
      </w:pPr>
      <w:bookmarkStart w:id="100" w:name="_Toc72676275"/>
      <w:r w:rsidRPr="0045232D">
        <w:t>Основание</w:t>
      </w:r>
      <w:r w:rsidRPr="00856834">
        <w:t xml:space="preserve"> для разработки</w:t>
      </w:r>
      <w:bookmarkEnd w:id="92"/>
      <w:bookmarkEnd w:id="100"/>
    </w:p>
    <w:p w14:paraId="6C6E40BB" w14:textId="36B40E73" w:rsidR="00FA2C17" w:rsidRPr="00BA1786" w:rsidRDefault="00FA2C17" w:rsidP="00FA2C17">
      <w:pPr>
        <w:ind w:firstLine="708"/>
        <w:rPr>
          <w:szCs w:val="28"/>
        </w:rPr>
      </w:pPr>
      <w:r w:rsidRPr="00BA1786">
        <w:rPr>
          <w:szCs w:val="28"/>
        </w:rPr>
        <w:t xml:space="preserve">Основанием для разработки </w:t>
      </w:r>
      <w:r w:rsidR="00650A68">
        <w:rPr>
          <w:szCs w:val="28"/>
        </w:rPr>
        <w:t>программного комплекса</w:t>
      </w:r>
      <w:r w:rsidRPr="003F39F5">
        <w:rPr>
          <w:szCs w:val="28"/>
        </w:rPr>
        <w:t xml:space="preserve"> управления </w:t>
      </w:r>
      <w:r>
        <w:rPr>
          <w:szCs w:val="28"/>
        </w:rPr>
        <w:t>надежностью отправки электронных</w:t>
      </w:r>
      <w:r w:rsidRPr="003F39F5">
        <w:rPr>
          <w:szCs w:val="28"/>
        </w:rPr>
        <w:t xml:space="preserve"> </w:t>
      </w:r>
      <w:r>
        <w:rPr>
          <w:szCs w:val="28"/>
        </w:rPr>
        <w:t xml:space="preserve">писем является задание на </w:t>
      </w:r>
      <w:r w:rsidR="009F4268">
        <w:rPr>
          <w:szCs w:val="28"/>
        </w:rPr>
        <w:t>курсовую</w:t>
      </w:r>
      <w:r>
        <w:rPr>
          <w:szCs w:val="28"/>
        </w:rPr>
        <w:t xml:space="preserve"> работу</w:t>
      </w:r>
      <w:r w:rsidR="005F281C">
        <w:rPr>
          <w:szCs w:val="28"/>
        </w:rPr>
        <w:t>.</w:t>
      </w:r>
    </w:p>
    <w:p w14:paraId="5CB6253E" w14:textId="77777777" w:rsidR="00FA2C17" w:rsidRPr="00856834" w:rsidRDefault="00FA2C17" w:rsidP="00FA2C17">
      <w:pPr>
        <w:pStyle w:val="2"/>
      </w:pPr>
      <w:bookmarkStart w:id="101" w:name="_Toc5910833"/>
      <w:bookmarkStart w:id="102" w:name="_Toc44341656"/>
      <w:bookmarkStart w:id="103" w:name="_Toc72676276"/>
      <w:r w:rsidRPr="00941DD3">
        <w:t>Назначение</w:t>
      </w:r>
      <w:r w:rsidRPr="00856834">
        <w:t xml:space="preserve"> </w:t>
      </w:r>
      <w:bookmarkEnd w:id="101"/>
      <w:bookmarkEnd w:id="102"/>
      <w:r>
        <w:t>и область применения</w:t>
      </w:r>
      <w:bookmarkEnd w:id="103"/>
    </w:p>
    <w:p w14:paraId="52BF9729" w14:textId="77777777" w:rsidR="00FA2C17" w:rsidRPr="00BA1786" w:rsidRDefault="00FA2C17" w:rsidP="00FA2C17">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1B16DF5B" w14:textId="77777777" w:rsidR="00FA2C17" w:rsidRPr="008C5951" w:rsidRDefault="00FA2C17" w:rsidP="008C5951">
      <w:pPr>
        <w:pStyle w:val="a"/>
      </w:pPr>
      <w:r w:rsidRPr="008C5951">
        <w:t>асинхронная рассылка сообщений выбранным адресам с помощью выбранных сервисов доставки;</w:t>
      </w:r>
    </w:p>
    <w:p w14:paraId="57836945" w14:textId="77777777" w:rsidR="00FA2C17" w:rsidRPr="008C5951" w:rsidRDefault="00FA2C17" w:rsidP="00650A68">
      <w:pPr>
        <w:pStyle w:val="a"/>
      </w:pPr>
      <w:r w:rsidRPr="00650A68">
        <w:t>обеспечение</w:t>
      </w:r>
      <w:r w:rsidRPr="008C5951">
        <w:t xml:space="preserve"> повышенной надежности доставки;</w:t>
      </w:r>
    </w:p>
    <w:p w14:paraId="676A5348" w14:textId="77777777" w:rsidR="00FA2C17" w:rsidRPr="008C5951" w:rsidRDefault="00FA2C17" w:rsidP="008C5951">
      <w:pPr>
        <w:pStyle w:val="a"/>
      </w:pPr>
      <w:r w:rsidRPr="008C5951">
        <w:t>возможность получения и просмотра подробной информации о статусе доставки сообщения.</w:t>
      </w:r>
    </w:p>
    <w:p w14:paraId="7509DB7A" w14:textId="77777777" w:rsidR="00FA2C17" w:rsidRDefault="00FA2C17" w:rsidP="00FA2C17">
      <w:pPr>
        <w:pStyle w:val="2"/>
      </w:pPr>
      <w:bookmarkStart w:id="104" w:name="_Toc44341657"/>
      <w:bookmarkStart w:id="105" w:name="_Toc72676277"/>
      <w:r w:rsidRPr="00941DD3">
        <w:t>Требование</w:t>
      </w:r>
      <w:r>
        <w:t xml:space="preserve"> к программному комплексу</w:t>
      </w:r>
      <w:bookmarkEnd w:id="104"/>
      <w:bookmarkEnd w:id="105"/>
    </w:p>
    <w:p w14:paraId="1635CDDC" w14:textId="77777777" w:rsidR="00FA2C17" w:rsidRDefault="00FA2C17" w:rsidP="00FA2C17">
      <w:pPr>
        <w:pStyle w:val="3"/>
        <w:rPr>
          <w:b w:val="0"/>
          <w:i w:val="0"/>
        </w:rPr>
      </w:pPr>
      <w:bookmarkStart w:id="106" w:name="_Toc44341658"/>
      <w:bookmarkStart w:id="107" w:name="_Toc72676278"/>
      <w:r w:rsidRPr="00D83368">
        <w:t>Требования</w:t>
      </w:r>
      <w:r>
        <w:t xml:space="preserve"> к функциональным характеристикам</w:t>
      </w:r>
      <w:bookmarkEnd w:id="106"/>
      <w:bookmarkEnd w:id="107"/>
    </w:p>
    <w:p w14:paraId="29273230" w14:textId="72F84AFB" w:rsidR="00FA2C17" w:rsidRDefault="00C37448" w:rsidP="00FA2C17">
      <w:pPr>
        <w:ind w:firstLine="708"/>
        <w:rPr>
          <w:rFonts w:cs="Times New Roman"/>
          <w:szCs w:val="28"/>
        </w:rPr>
      </w:pPr>
      <w:r>
        <w:rPr>
          <w:szCs w:val="28"/>
        </w:rPr>
        <w:t>Разрабатываемый</w:t>
      </w:r>
      <w:r w:rsidR="00FA2C17">
        <w:rPr>
          <w:szCs w:val="28"/>
        </w:rPr>
        <w:t xml:space="preserve"> программный комплекс должен включать в себя нижеупомянутые функциональные особенности:</w:t>
      </w:r>
    </w:p>
    <w:p w14:paraId="5FBD16EE" w14:textId="77777777" w:rsidR="00FA2C17" w:rsidRDefault="00FA2C17" w:rsidP="008D2DF0">
      <w:pPr>
        <w:pStyle w:val="a7"/>
        <w:numPr>
          <w:ilvl w:val="0"/>
          <w:numId w:val="7"/>
        </w:numPr>
        <w:ind w:left="1134" w:hanging="424"/>
        <w:rPr>
          <w:szCs w:val="28"/>
        </w:rPr>
      </w:pPr>
      <w:r>
        <w:rPr>
          <w:szCs w:val="28"/>
        </w:rPr>
        <w:t xml:space="preserve">Авторизация пользователей в </w:t>
      </w:r>
      <w:r>
        <w:rPr>
          <w:szCs w:val="28"/>
          <w:lang w:val="en-US"/>
        </w:rPr>
        <w:t>web</w:t>
      </w:r>
      <w:r w:rsidRPr="001031AE">
        <w:rPr>
          <w:szCs w:val="28"/>
        </w:rPr>
        <w:t>-</w:t>
      </w:r>
      <w:r>
        <w:rPr>
          <w:szCs w:val="28"/>
        </w:rPr>
        <w:t>интерфейсе для администрирования:</w:t>
      </w:r>
    </w:p>
    <w:p w14:paraId="74258AD7" w14:textId="77777777" w:rsidR="00FA2C17" w:rsidRDefault="00FA2C17" w:rsidP="00B1359E">
      <w:r>
        <w:lastRenderedPageBreak/>
        <w:t>Роли:</w:t>
      </w:r>
    </w:p>
    <w:p w14:paraId="5F4C46E6" w14:textId="7AB1D16C" w:rsidR="00FA2C17" w:rsidRPr="008141F3" w:rsidRDefault="00E5204E" w:rsidP="008D2DF0">
      <w:pPr>
        <w:pStyle w:val="a7"/>
        <w:numPr>
          <w:ilvl w:val="0"/>
          <w:numId w:val="11"/>
        </w:numPr>
        <w:rPr>
          <w:szCs w:val="28"/>
        </w:rPr>
      </w:pPr>
      <w:r>
        <w:rPr>
          <w:szCs w:val="28"/>
        </w:rPr>
        <w:t>о</w:t>
      </w:r>
      <w:r w:rsidR="00FA2C17" w:rsidRPr="008141F3">
        <w:rPr>
          <w:szCs w:val="28"/>
        </w:rPr>
        <w:t>ператор – может управлять рассылкой сообщений, просматривать соответствующую историю сообщений;</w:t>
      </w:r>
    </w:p>
    <w:p w14:paraId="0C48DBDF" w14:textId="23EB02C6" w:rsidR="00FA2C17" w:rsidRPr="008141F3" w:rsidRDefault="00E5204E" w:rsidP="008D2DF0">
      <w:pPr>
        <w:pStyle w:val="a7"/>
        <w:numPr>
          <w:ilvl w:val="0"/>
          <w:numId w:val="11"/>
        </w:numPr>
        <w:rPr>
          <w:szCs w:val="28"/>
        </w:rPr>
      </w:pPr>
      <w:r>
        <w:rPr>
          <w:szCs w:val="28"/>
        </w:rPr>
        <w:t>а</w:t>
      </w:r>
      <w:r w:rsidR="00FA2C17" w:rsidRPr="008141F3">
        <w:rPr>
          <w:szCs w:val="28"/>
        </w:rPr>
        <w:t>дминистратор – имеет все возможности оператора, но также может п</w:t>
      </w:r>
      <w:r w:rsidR="00FA2C17">
        <w:rPr>
          <w:szCs w:val="28"/>
        </w:rPr>
        <w:t xml:space="preserve">росматривать список операторов, создавать новых </w:t>
      </w:r>
      <w:r w:rsidR="00FA2C17" w:rsidRPr="008141F3">
        <w:rPr>
          <w:szCs w:val="28"/>
        </w:rPr>
        <w:t>операторов</w:t>
      </w:r>
      <w:r w:rsidR="00FA2C17">
        <w:rPr>
          <w:szCs w:val="28"/>
        </w:rPr>
        <w:t xml:space="preserve"> и удалять существующих</w:t>
      </w:r>
      <w:r w:rsidR="00FA2C17" w:rsidRPr="008141F3">
        <w:rPr>
          <w:szCs w:val="28"/>
        </w:rPr>
        <w:t>.</w:t>
      </w:r>
    </w:p>
    <w:p w14:paraId="6227A638" w14:textId="64B02B96" w:rsidR="00FA2C17" w:rsidRDefault="00FA2C17" w:rsidP="008D2DF0">
      <w:pPr>
        <w:pStyle w:val="a7"/>
        <w:numPr>
          <w:ilvl w:val="0"/>
          <w:numId w:val="7"/>
        </w:numPr>
        <w:ind w:left="1134" w:hanging="425"/>
        <w:rPr>
          <w:szCs w:val="28"/>
        </w:rPr>
      </w:pPr>
      <w:r>
        <w:rPr>
          <w:szCs w:val="28"/>
        </w:rPr>
        <w:t xml:space="preserve">После входа в </w:t>
      </w:r>
      <w:r w:rsidR="00BD3444">
        <w:rPr>
          <w:szCs w:val="28"/>
          <w:lang w:val="en-US"/>
        </w:rPr>
        <w:t>w</w:t>
      </w:r>
      <w:r>
        <w:rPr>
          <w:szCs w:val="28"/>
          <w:lang w:val="en-US"/>
        </w:rPr>
        <w:t>eb</w:t>
      </w:r>
      <w:r>
        <w:rPr>
          <w:szCs w:val="28"/>
        </w:rPr>
        <w:t>-сервис пользователь может:</w:t>
      </w:r>
    </w:p>
    <w:p w14:paraId="262092A1" w14:textId="77777777" w:rsidR="00FA2C17" w:rsidRPr="008141F3" w:rsidRDefault="00FA2C17" w:rsidP="008D2DF0">
      <w:pPr>
        <w:pStyle w:val="a7"/>
        <w:numPr>
          <w:ilvl w:val="0"/>
          <w:numId w:val="12"/>
        </w:numPr>
        <w:rPr>
          <w:szCs w:val="28"/>
        </w:rPr>
      </w:pPr>
      <w:r w:rsidRPr="008141F3">
        <w:rPr>
          <w:szCs w:val="28"/>
        </w:rPr>
        <w:t>отправлять сообщения на электронные почтовые ящики;</w:t>
      </w:r>
    </w:p>
    <w:p w14:paraId="4AA5EDA0" w14:textId="77777777" w:rsidR="00FA2C17" w:rsidRPr="008141F3" w:rsidRDefault="00FA2C17" w:rsidP="008D2DF0">
      <w:pPr>
        <w:pStyle w:val="a7"/>
        <w:numPr>
          <w:ilvl w:val="0"/>
          <w:numId w:val="12"/>
        </w:numPr>
        <w:rPr>
          <w:szCs w:val="28"/>
        </w:rPr>
      </w:pPr>
      <w:r w:rsidRPr="008141F3">
        <w:rPr>
          <w:szCs w:val="28"/>
        </w:rPr>
        <w:t>выбирать сервисы доставки из списка доступных на данный момент;</w:t>
      </w:r>
    </w:p>
    <w:p w14:paraId="5A99E35F" w14:textId="77777777" w:rsidR="00FA2C17" w:rsidRPr="008141F3" w:rsidRDefault="00FA2C17" w:rsidP="008D2DF0">
      <w:pPr>
        <w:pStyle w:val="a7"/>
        <w:numPr>
          <w:ilvl w:val="0"/>
          <w:numId w:val="12"/>
        </w:numPr>
        <w:rPr>
          <w:szCs w:val="28"/>
        </w:rPr>
      </w:pPr>
      <w:r w:rsidRPr="008141F3">
        <w:rPr>
          <w:szCs w:val="28"/>
        </w:rPr>
        <w:t>прикреплять файлы к сообщению;</w:t>
      </w:r>
    </w:p>
    <w:p w14:paraId="5CB4A1F4" w14:textId="77777777" w:rsidR="00FA2C17" w:rsidRPr="008141F3" w:rsidRDefault="00FA2C17" w:rsidP="008D2DF0">
      <w:pPr>
        <w:pStyle w:val="a7"/>
        <w:numPr>
          <w:ilvl w:val="0"/>
          <w:numId w:val="12"/>
        </w:numPr>
        <w:rPr>
          <w:szCs w:val="28"/>
        </w:rPr>
      </w:pPr>
      <w:r w:rsidRPr="008141F3">
        <w:rPr>
          <w:szCs w:val="28"/>
        </w:rPr>
        <w:t>организовывать отправку сообщений по расписанию;</w:t>
      </w:r>
    </w:p>
    <w:p w14:paraId="18B603CE" w14:textId="39C36DA7" w:rsidR="00FA2C17" w:rsidRDefault="00FA2C17" w:rsidP="008D2DF0">
      <w:pPr>
        <w:pStyle w:val="a7"/>
        <w:numPr>
          <w:ilvl w:val="0"/>
          <w:numId w:val="12"/>
        </w:numPr>
        <w:rPr>
          <w:szCs w:val="28"/>
        </w:rPr>
      </w:pPr>
      <w:r w:rsidRPr="008141F3">
        <w:rPr>
          <w:szCs w:val="28"/>
        </w:rPr>
        <w:t xml:space="preserve">просматривать подробную </w:t>
      </w:r>
      <w:r w:rsidR="00383CCA">
        <w:rPr>
          <w:szCs w:val="28"/>
        </w:rPr>
        <w:t>информацию о доставке сообщений;</w:t>
      </w:r>
    </w:p>
    <w:p w14:paraId="1952789C" w14:textId="05571932" w:rsidR="00383CCA" w:rsidRDefault="00383CCA" w:rsidP="008D2DF0">
      <w:pPr>
        <w:pStyle w:val="a7"/>
        <w:numPr>
          <w:ilvl w:val="0"/>
          <w:numId w:val="12"/>
        </w:numPr>
        <w:rPr>
          <w:szCs w:val="28"/>
        </w:rPr>
      </w:pPr>
      <w:r>
        <w:rPr>
          <w:szCs w:val="28"/>
        </w:rPr>
        <w:t xml:space="preserve">управлять доступом других пользователей (только </w:t>
      </w:r>
      <w:r w:rsidR="00214121">
        <w:rPr>
          <w:szCs w:val="28"/>
        </w:rPr>
        <w:t xml:space="preserve">для </w:t>
      </w:r>
      <w:r>
        <w:rPr>
          <w:szCs w:val="28"/>
        </w:rPr>
        <w:t>администратор</w:t>
      </w:r>
      <w:r w:rsidR="00214121">
        <w:rPr>
          <w:szCs w:val="28"/>
        </w:rPr>
        <w:t>а</w:t>
      </w:r>
      <w:r>
        <w:rPr>
          <w:szCs w:val="28"/>
        </w:rPr>
        <w:t>).</w:t>
      </w:r>
    </w:p>
    <w:p w14:paraId="4F062BD9" w14:textId="6E024F8C" w:rsidR="00542AD6" w:rsidRPr="00542AD6" w:rsidRDefault="00542AD6" w:rsidP="00AD5117">
      <w:pPr>
        <w:pStyle w:val="a7"/>
        <w:numPr>
          <w:ilvl w:val="0"/>
          <w:numId w:val="7"/>
        </w:numPr>
      </w:pPr>
      <w:r>
        <w:rPr>
          <w:szCs w:val="28"/>
        </w:rPr>
        <w:t>Разрабатываемый программный комплекс должен предоставлять следующий уровень надежности:</w:t>
      </w:r>
      <w:r w:rsidR="00AD5117">
        <w:t xml:space="preserve"> </w:t>
      </w:r>
      <w:r w:rsidR="00D71221">
        <w:t>е</w:t>
      </w:r>
      <w:r>
        <w:t>сли хотя бы один из доступных сервисов доставки способен доставить указанное сообщение указанному адресату, то это сообщение должно быть доставлено.</w:t>
      </w:r>
    </w:p>
    <w:p w14:paraId="19BCBA79" w14:textId="53BA2DE0" w:rsidR="00FA2C17" w:rsidRDefault="00FA2C17" w:rsidP="008D2DF0">
      <w:pPr>
        <w:pStyle w:val="a7"/>
        <w:numPr>
          <w:ilvl w:val="0"/>
          <w:numId w:val="7"/>
        </w:numPr>
        <w:ind w:left="1134" w:hanging="424"/>
        <w:rPr>
          <w:szCs w:val="28"/>
        </w:rPr>
      </w:pPr>
      <w:r>
        <w:rPr>
          <w:szCs w:val="28"/>
        </w:rPr>
        <w:t xml:space="preserve">Разрабатываемый </w:t>
      </w:r>
      <w:r w:rsidR="00542AD6">
        <w:rPr>
          <w:szCs w:val="28"/>
        </w:rPr>
        <w:t xml:space="preserve">программный </w:t>
      </w:r>
      <w:r>
        <w:rPr>
          <w:szCs w:val="28"/>
        </w:rPr>
        <w:t>комплекс должен обладать следующими функциями:</w:t>
      </w:r>
    </w:p>
    <w:p w14:paraId="784A761E" w14:textId="77777777" w:rsidR="00FA2C17" w:rsidRPr="008141F3" w:rsidRDefault="00FA2C17" w:rsidP="008D2DF0">
      <w:pPr>
        <w:pStyle w:val="a7"/>
        <w:numPr>
          <w:ilvl w:val="0"/>
          <w:numId w:val="13"/>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p>
    <w:p w14:paraId="5BA245A6" w14:textId="77777777" w:rsidR="00FA2C17" w:rsidRPr="008141F3" w:rsidRDefault="00FA2C17" w:rsidP="008D2DF0">
      <w:pPr>
        <w:pStyle w:val="a7"/>
        <w:numPr>
          <w:ilvl w:val="0"/>
          <w:numId w:val="13"/>
        </w:numPr>
        <w:rPr>
          <w:szCs w:val="28"/>
        </w:rPr>
      </w:pPr>
      <w:r>
        <w:t xml:space="preserve">возможность отправлять сообщения посредством минимум </w:t>
      </w:r>
      <w:r w:rsidRPr="008141F3">
        <w:rPr>
          <w:b/>
        </w:rPr>
        <w:t>трех</w:t>
      </w:r>
      <w:r>
        <w:t xml:space="preserve"> различных сервисов для отправки сообщений;</w:t>
      </w:r>
    </w:p>
    <w:p w14:paraId="7B56C8BE" w14:textId="346B81F8" w:rsidR="00FA2C17" w:rsidRPr="008141F3" w:rsidRDefault="00FA2C17" w:rsidP="008D2DF0">
      <w:pPr>
        <w:pStyle w:val="a7"/>
        <w:numPr>
          <w:ilvl w:val="0"/>
          <w:numId w:val="13"/>
        </w:numPr>
        <w:rPr>
          <w:szCs w:val="28"/>
        </w:rPr>
      </w:pPr>
      <w:r>
        <w:t xml:space="preserve">наличие </w:t>
      </w:r>
      <w:r w:rsidRPr="008141F3">
        <w:rPr>
          <w:lang w:val="en-US"/>
        </w:rPr>
        <w:t>API</w:t>
      </w:r>
      <w:r>
        <w:t xml:space="preserve">, с помощью которого </w:t>
      </w:r>
      <w:r w:rsidR="00650A68">
        <w:t>программный комплекс</w:t>
      </w:r>
      <w:r>
        <w:t xml:space="preserve"> можно будет встраивать в различные сервисы, использующие рассылку сообщений;</w:t>
      </w:r>
    </w:p>
    <w:p w14:paraId="4B602040" w14:textId="06008458" w:rsidR="00FA2C17" w:rsidRPr="008141F3" w:rsidRDefault="00FA2C17" w:rsidP="008D2DF0">
      <w:pPr>
        <w:pStyle w:val="a7"/>
        <w:numPr>
          <w:ilvl w:val="0"/>
          <w:numId w:val="13"/>
        </w:numPr>
        <w:rPr>
          <w:szCs w:val="28"/>
        </w:rPr>
      </w:pPr>
      <w:r>
        <w:lastRenderedPageBreak/>
        <w:t>возможность прикреплять файлы к сообщению</w:t>
      </w:r>
      <w:r w:rsidR="00646A2C">
        <w:t xml:space="preserve"> совокупным объемом не более 30МБ</w:t>
      </w:r>
      <w:r>
        <w:t>;</w:t>
      </w:r>
    </w:p>
    <w:p w14:paraId="41C22193" w14:textId="77777777" w:rsidR="00FA2C17" w:rsidRPr="008141F3" w:rsidRDefault="00FA2C17" w:rsidP="008D2DF0">
      <w:pPr>
        <w:pStyle w:val="a7"/>
        <w:numPr>
          <w:ilvl w:val="0"/>
          <w:numId w:val="13"/>
        </w:numPr>
        <w:rPr>
          <w:szCs w:val="28"/>
        </w:rPr>
      </w:pPr>
      <w:r>
        <w:t>возможность хранить историю сообщений, т.е. хранить определенное число ранее отправленных сообщений и давать доступ к просмотру информации об их доставке;</w:t>
      </w:r>
    </w:p>
    <w:p w14:paraId="4F8ED493" w14:textId="77777777" w:rsidR="00FA2C17" w:rsidRPr="008141F3" w:rsidRDefault="00FA2C17" w:rsidP="008D2DF0">
      <w:pPr>
        <w:pStyle w:val="a7"/>
        <w:numPr>
          <w:ilvl w:val="0"/>
          <w:numId w:val="13"/>
        </w:numPr>
        <w:rPr>
          <w:b/>
          <w:szCs w:val="28"/>
        </w:rPr>
      </w:pPr>
      <w:r w:rsidRPr="008141F3">
        <w:rPr>
          <w:szCs w:val="28"/>
        </w:rPr>
        <w:t xml:space="preserve">возможность получения обратной связи - </w:t>
      </w:r>
      <w:r>
        <w:t>подсистема должна оповещать пользователя об удачной доставке или о причине неудачной отправки сообщения (</w:t>
      </w:r>
      <w:r w:rsidRPr="008141F3">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357DF2E1" w14:textId="24C4FF7A" w:rsidR="00FA2C17" w:rsidRDefault="00FA2C17" w:rsidP="008D2DF0">
      <w:pPr>
        <w:pStyle w:val="a7"/>
        <w:numPr>
          <w:ilvl w:val="0"/>
          <w:numId w:val="7"/>
        </w:numPr>
        <w:ind w:left="1134" w:hanging="424"/>
        <w:rPr>
          <w:szCs w:val="28"/>
        </w:rPr>
      </w:pPr>
      <w:r>
        <w:rPr>
          <w:szCs w:val="28"/>
        </w:rPr>
        <w:t>Разрабатываемый комплекс предоставляет асинхронную отправку сообщений</w:t>
      </w:r>
      <w:r w:rsidR="002A2B0E">
        <w:rPr>
          <w:szCs w:val="28"/>
        </w:rPr>
        <w:t>.</w:t>
      </w:r>
    </w:p>
    <w:p w14:paraId="3BDB75A9" w14:textId="77777777" w:rsidR="00FA2C17" w:rsidRDefault="00FA2C17" w:rsidP="005F281C">
      <w:r>
        <w:t>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6D3D98A7" w14:textId="77777777" w:rsidR="00FA2C17" w:rsidRPr="00B50DC1" w:rsidRDefault="00FA2C17" w:rsidP="008D2DF0">
      <w:pPr>
        <w:pStyle w:val="a7"/>
        <w:numPr>
          <w:ilvl w:val="0"/>
          <w:numId w:val="7"/>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6F162AB6" w14:textId="257EAFFD" w:rsidR="00FA2C17" w:rsidRPr="00F6240A" w:rsidRDefault="00FA2C17" w:rsidP="008D2DF0">
      <w:pPr>
        <w:pStyle w:val="a7"/>
        <w:numPr>
          <w:ilvl w:val="0"/>
          <w:numId w:val="7"/>
        </w:numPr>
        <w:spacing w:after="160"/>
        <w:ind w:left="1134" w:hanging="425"/>
      </w:pPr>
      <w:r w:rsidRPr="00F6240A">
        <w:t>Требования к интерфейсу</w:t>
      </w:r>
      <w:r w:rsidR="002A2B0E">
        <w:t>.</w:t>
      </w:r>
    </w:p>
    <w:p w14:paraId="4071859F" w14:textId="7AF1BEF6" w:rsidR="00FA2C17" w:rsidRDefault="00DA69EC" w:rsidP="00FA2C17">
      <w:pPr>
        <w:ind w:firstLine="1134"/>
        <w:rPr>
          <w:szCs w:val="28"/>
        </w:rPr>
      </w:pPr>
      <w:r>
        <w:rPr>
          <w:szCs w:val="28"/>
        </w:rPr>
        <w:t xml:space="preserve">Разрабатываемый </w:t>
      </w:r>
      <w:r w:rsidR="00FA2C17">
        <w:rPr>
          <w:szCs w:val="28"/>
        </w:rPr>
        <w:t>программный комплекс должен включать в себя нижеупомянутые функциональные особенности:</w:t>
      </w:r>
    </w:p>
    <w:p w14:paraId="5E200831" w14:textId="77777777" w:rsidR="00FA2C17" w:rsidRPr="008141F3" w:rsidRDefault="00FA2C17" w:rsidP="008D2DF0">
      <w:pPr>
        <w:pStyle w:val="a7"/>
        <w:numPr>
          <w:ilvl w:val="0"/>
          <w:numId w:val="14"/>
        </w:numPr>
        <w:spacing w:after="160"/>
        <w:rPr>
          <w:rFonts w:cs="Times New Roman"/>
          <w:szCs w:val="28"/>
        </w:rPr>
      </w:pPr>
      <w:r w:rsidRPr="008141F3">
        <w:rPr>
          <w:rFonts w:cs="Times New Roman"/>
        </w:rPr>
        <w:t xml:space="preserve">интерфейс для работы с подсистемой (интерфейс администратора)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0DE71B11" w14:textId="77777777" w:rsidR="00FA2C17" w:rsidRPr="008141F3" w:rsidRDefault="00FA2C17" w:rsidP="008D2DF0">
      <w:pPr>
        <w:pStyle w:val="a7"/>
        <w:numPr>
          <w:ilvl w:val="0"/>
          <w:numId w:val="14"/>
        </w:numPr>
        <w:spacing w:after="160"/>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760617CA" w14:textId="77777777" w:rsidR="00FA2C17" w:rsidRPr="008141F3" w:rsidRDefault="00FA2C17" w:rsidP="008D2DF0">
      <w:pPr>
        <w:pStyle w:val="a7"/>
        <w:numPr>
          <w:ilvl w:val="0"/>
          <w:numId w:val="14"/>
        </w:numPr>
        <w:spacing w:after="160"/>
        <w:rPr>
          <w:rFonts w:cs="Times New Roman"/>
          <w:szCs w:val="28"/>
        </w:rPr>
      </w:pPr>
      <w:r>
        <w:lastRenderedPageBreak/>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62CB9E8F" w14:textId="77777777" w:rsidR="00FA2C17" w:rsidRPr="008141F3" w:rsidRDefault="00FA2C17" w:rsidP="008D2DF0">
      <w:pPr>
        <w:pStyle w:val="a7"/>
        <w:numPr>
          <w:ilvl w:val="0"/>
          <w:numId w:val="14"/>
        </w:numPr>
        <w:spacing w:after="160"/>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388ECFA8" w14:textId="77777777" w:rsidR="00FA2C17" w:rsidRPr="008141F3" w:rsidRDefault="00FA2C17" w:rsidP="008D2DF0">
      <w:pPr>
        <w:pStyle w:val="a7"/>
        <w:numPr>
          <w:ilvl w:val="0"/>
          <w:numId w:val="14"/>
        </w:numPr>
        <w:spacing w:after="160"/>
        <w:rPr>
          <w:rFonts w:cs="Times New Roman"/>
          <w:szCs w:val="28"/>
        </w:rPr>
      </w:pPr>
      <w:r>
        <w:t>на длинных страницах необходимо применять ссылки, возвращающие пользователя в верхнюю часть страницы.</w:t>
      </w:r>
    </w:p>
    <w:p w14:paraId="59C13599" w14:textId="29F45541" w:rsidR="00FA2C17" w:rsidRDefault="00FA2C17" w:rsidP="00FA2C17">
      <w:pPr>
        <w:rPr>
          <w:szCs w:val="28"/>
        </w:rPr>
      </w:pPr>
      <w:r w:rsidRPr="00FA5ADA">
        <w:rPr>
          <w:b/>
          <w:szCs w:val="28"/>
        </w:rPr>
        <w:t>Получение данных.</w:t>
      </w:r>
      <w:r w:rsidR="007F59FB">
        <w:rPr>
          <w:b/>
          <w:szCs w:val="28"/>
        </w:rPr>
        <w:t xml:space="preserve"> </w:t>
      </w:r>
      <w:r w:rsidR="007F59FB">
        <w:rPr>
          <w:szCs w:val="28"/>
        </w:rPr>
        <w:t>Разрабатываемый программный комплекс</w:t>
      </w:r>
      <w:r w:rsidRPr="00FA5ADA">
        <w:rPr>
          <w:szCs w:val="28"/>
        </w:rPr>
        <w:t xml:space="preserve"> получает на вход</w:t>
      </w:r>
      <w:r>
        <w:rPr>
          <w:szCs w:val="28"/>
        </w:rPr>
        <w:t>:</w:t>
      </w:r>
    </w:p>
    <w:p w14:paraId="6432190E" w14:textId="77777777" w:rsidR="00FA2C17" w:rsidRPr="008C5951" w:rsidRDefault="00FA2C17" w:rsidP="008C5951">
      <w:pPr>
        <w:pStyle w:val="a"/>
      </w:pPr>
      <w:r w:rsidRPr="008C5951">
        <w:t xml:space="preserve">тему; </w:t>
      </w:r>
    </w:p>
    <w:p w14:paraId="70F80C31" w14:textId="77777777" w:rsidR="00FA2C17" w:rsidRPr="008C5951" w:rsidRDefault="00FA2C17" w:rsidP="008C5951">
      <w:pPr>
        <w:pStyle w:val="a"/>
      </w:pPr>
      <w:r w:rsidRPr="008C5951">
        <w:t xml:space="preserve">тело сообщения; </w:t>
      </w:r>
    </w:p>
    <w:p w14:paraId="76F8B965" w14:textId="77777777" w:rsidR="00FA2C17" w:rsidRPr="008C5951" w:rsidRDefault="00FA2C17" w:rsidP="008C5951">
      <w:pPr>
        <w:pStyle w:val="a"/>
      </w:pPr>
      <w:r w:rsidRPr="008C5951">
        <w:t xml:space="preserve">прикрепленные файлы; </w:t>
      </w:r>
    </w:p>
    <w:p w14:paraId="3EED52CD" w14:textId="77777777" w:rsidR="00FA2C17" w:rsidRPr="008C5951" w:rsidRDefault="00FA2C17" w:rsidP="008C5951">
      <w:pPr>
        <w:pStyle w:val="a"/>
      </w:pPr>
      <w:r w:rsidRPr="008C5951">
        <w:t xml:space="preserve">список адресов, на которые нужно отправить сообщения; </w:t>
      </w:r>
    </w:p>
    <w:p w14:paraId="318E46BC" w14:textId="77777777" w:rsidR="00FA2C17" w:rsidRPr="008C5951" w:rsidRDefault="00FA2C17" w:rsidP="008C5951">
      <w:pPr>
        <w:pStyle w:val="a"/>
      </w:pPr>
      <w:r w:rsidRPr="008C5951">
        <w:t xml:space="preserve">список сервисов доставки, посредством которых необходимо доставить сообщение; </w:t>
      </w:r>
    </w:p>
    <w:p w14:paraId="3A3C5FFB" w14:textId="77777777" w:rsidR="00FA2C17" w:rsidRPr="008C5951" w:rsidRDefault="00FA2C17" w:rsidP="008C5951">
      <w:pPr>
        <w:pStyle w:val="a"/>
      </w:pPr>
      <w:r w:rsidRPr="008C5951">
        <w:t>запланированное время доставки или диапазоны времени, в пределах которых сообщение должно быть доставлено.</w:t>
      </w:r>
    </w:p>
    <w:p w14:paraId="393AF72D" w14:textId="77777777" w:rsidR="00FA2C17" w:rsidRPr="00FA5ADA" w:rsidRDefault="00FA2C17" w:rsidP="00FA2C17">
      <w:pPr>
        <w:rPr>
          <w:b/>
          <w:szCs w:val="28"/>
        </w:rPr>
      </w:pPr>
      <w:r w:rsidRPr="00FA5ADA">
        <w:rPr>
          <w:b/>
          <w:szCs w:val="28"/>
        </w:rPr>
        <w:t xml:space="preserve">Выходные данные. </w:t>
      </w:r>
      <w:r w:rsidRPr="00FA5ADA">
        <w:rPr>
          <w:szCs w:val="28"/>
        </w:rPr>
        <w:t>Система предоставляет по</w:t>
      </w:r>
      <w:r>
        <w:rPr>
          <w:szCs w:val="28"/>
        </w:rPr>
        <w:t xml:space="preserve">льзователю историю сообщений с </w:t>
      </w:r>
      <w:r w:rsidRPr="00FA5ADA">
        <w:rPr>
          <w:szCs w:val="28"/>
        </w:rPr>
        <w:t>информацией</w:t>
      </w:r>
      <w:r>
        <w:rPr>
          <w:szCs w:val="28"/>
        </w:rPr>
        <w:t xml:space="preserve"> о доставке</w:t>
      </w:r>
      <w:r w:rsidRPr="00FA5ADA">
        <w:rPr>
          <w:szCs w:val="28"/>
        </w:rPr>
        <w:t>.</w:t>
      </w:r>
    </w:p>
    <w:p w14:paraId="26294EC5" w14:textId="77777777" w:rsidR="00FA2C17" w:rsidRPr="00FA5ADA" w:rsidRDefault="00FA2C17" w:rsidP="00FA2C17">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Pr>
          <w:szCs w:val="28"/>
        </w:rPr>
        <w:t xml:space="preserve">через </w:t>
      </w:r>
      <w:r>
        <w:rPr>
          <w:szCs w:val="28"/>
          <w:lang w:val="en-US"/>
        </w:rPr>
        <w:t>REST</w:t>
      </w:r>
      <w:r w:rsidRPr="007E212D">
        <w:rPr>
          <w:szCs w:val="28"/>
        </w:rPr>
        <w:t xml:space="preserve"> </w:t>
      </w:r>
      <w:r>
        <w:rPr>
          <w:szCs w:val="28"/>
          <w:lang w:val="en-US"/>
        </w:rPr>
        <w:t>API</w:t>
      </w:r>
      <w:r w:rsidRPr="007E212D">
        <w:rPr>
          <w:szCs w:val="28"/>
        </w:rPr>
        <w:t xml:space="preserve"> </w:t>
      </w:r>
      <w:r>
        <w:rPr>
          <w:szCs w:val="28"/>
        </w:rPr>
        <w:t>и передает их указанным сервисам доставки</w:t>
      </w:r>
      <w:r w:rsidRPr="00FA5ADA">
        <w:rPr>
          <w:szCs w:val="28"/>
        </w:rPr>
        <w:t>.</w:t>
      </w:r>
    </w:p>
    <w:p w14:paraId="19BF91BE" w14:textId="77777777" w:rsidR="00FA2C17" w:rsidRDefault="00FA2C17" w:rsidP="00FA2C17">
      <w:pPr>
        <w:pStyle w:val="3"/>
      </w:pPr>
      <w:bookmarkStart w:id="108" w:name="_Toc72676279"/>
      <w:r w:rsidRPr="00D83368">
        <w:t>Требования</w:t>
      </w:r>
      <w:r>
        <w:t xml:space="preserve"> к надежности</w:t>
      </w:r>
      <w:bookmarkEnd w:id="108"/>
    </w:p>
    <w:p w14:paraId="6546E603" w14:textId="77777777" w:rsidR="00FA2C17" w:rsidRPr="00524815" w:rsidRDefault="00FA2C17" w:rsidP="008D2DF0">
      <w:pPr>
        <w:pStyle w:val="a7"/>
        <w:numPr>
          <w:ilvl w:val="3"/>
          <w:numId w:val="7"/>
        </w:numPr>
        <w:spacing w:after="160"/>
        <w:ind w:left="1134" w:hanging="425"/>
        <w:rPr>
          <w:lang w:eastAsia="ru-RU"/>
        </w:rPr>
      </w:pPr>
      <w:r w:rsidRPr="00524815">
        <w:rPr>
          <w:lang w:eastAsia="ru-RU"/>
        </w:rPr>
        <w:t>Требования к обеспечению надежного функционирования программы</w:t>
      </w:r>
    </w:p>
    <w:p w14:paraId="6BF2DF92" w14:textId="77777777" w:rsidR="00FA2C17" w:rsidRDefault="00FA2C17" w:rsidP="00FA2C17">
      <w:pPr>
        <w:rPr>
          <w:lang w:eastAsia="ru-RU"/>
        </w:rPr>
      </w:pPr>
      <w:r>
        <w:rPr>
          <w:lang w:eastAsia="ru-RU"/>
        </w:rPr>
        <w:lastRenderedPageBreak/>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F77E61D" w14:textId="77777777" w:rsidR="00FA2C17" w:rsidRDefault="00FA2C17" w:rsidP="008D2DF0">
      <w:pPr>
        <w:pStyle w:val="a7"/>
        <w:numPr>
          <w:ilvl w:val="0"/>
          <w:numId w:val="15"/>
        </w:numPr>
        <w:rPr>
          <w:lang w:eastAsia="ru-RU"/>
        </w:rPr>
      </w:pPr>
      <w:r>
        <w:rPr>
          <w:lang w:eastAsia="ru-RU"/>
        </w:rPr>
        <w:t>организацией бесперебойного питания технических средств;</w:t>
      </w:r>
    </w:p>
    <w:p w14:paraId="15C3CCF7" w14:textId="77777777" w:rsidR="00FA2C17" w:rsidRDefault="00FA2C17" w:rsidP="008D2DF0">
      <w:pPr>
        <w:pStyle w:val="a7"/>
        <w:numPr>
          <w:ilvl w:val="0"/>
          <w:numId w:val="15"/>
        </w:numPr>
        <w:rPr>
          <w:lang w:eastAsia="ru-RU"/>
        </w:rPr>
      </w:pPr>
      <w:r>
        <w:rPr>
          <w:lang w:eastAsia="ru-RU"/>
        </w:rPr>
        <w:t>использованием лицензионного программного обеспечения;</w:t>
      </w:r>
    </w:p>
    <w:p w14:paraId="139ADED3" w14:textId="77777777" w:rsidR="00FA2C17" w:rsidRDefault="00FA2C17" w:rsidP="008D2DF0">
      <w:pPr>
        <w:pStyle w:val="a7"/>
        <w:numPr>
          <w:ilvl w:val="0"/>
          <w:numId w:val="15"/>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3762F5E2" w14:textId="77777777" w:rsidR="00FA2C17" w:rsidRDefault="00FA2C17" w:rsidP="008D2DF0">
      <w:pPr>
        <w:pStyle w:val="a7"/>
        <w:numPr>
          <w:ilvl w:val="0"/>
          <w:numId w:val="15"/>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6A7F9F8A" w14:textId="77777777" w:rsidR="00FA2C17" w:rsidRPr="00F64667" w:rsidRDefault="00FA2C17" w:rsidP="00EF5DAB">
      <w:pPr>
        <w:pStyle w:val="a7"/>
        <w:numPr>
          <w:ilvl w:val="3"/>
          <w:numId w:val="7"/>
        </w:numPr>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D185311" w14:textId="77777777" w:rsidR="00FA2C17" w:rsidRDefault="00FA2C17" w:rsidP="00FA2C1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69377629" w14:textId="77777777" w:rsidR="00FA2C17" w:rsidRDefault="00FA2C17" w:rsidP="00FA2C17">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0FBCEB93" w14:textId="77777777" w:rsidR="00FA2C17" w:rsidRPr="00F64667" w:rsidRDefault="00FA2C17" w:rsidP="00EF5DAB">
      <w:pPr>
        <w:pStyle w:val="a7"/>
        <w:numPr>
          <w:ilvl w:val="3"/>
          <w:numId w:val="7"/>
        </w:numPr>
        <w:ind w:left="1134" w:hanging="425"/>
        <w:rPr>
          <w:lang w:eastAsia="ru-RU"/>
        </w:rPr>
      </w:pPr>
      <w:r w:rsidRPr="00F64667">
        <w:rPr>
          <w:lang w:eastAsia="ru-RU"/>
        </w:rPr>
        <w:t>Отказы из-за некорректных действий оператора</w:t>
      </w:r>
    </w:p>
    <w:p w14:paraId="5DA6105C" w14:textId="77777777" w:rsidR="00FA2C17" w:rsidRDefault="00FA2C17" w:rsidP="00FA2C17">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46CE8ED6" w14:textId="77777777" w:rsidR="00FA2C17" w:rsidRPr="00F64667" w:rsidRDefault="00FA2C17" w:rsidP="00FA2C17">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7D4A736B" w14:textId="77777777" w:rsidR="00FA2C17" w:rsidRDefault="00FA2C17" w:rsidP="00FA2C17">
      <w:pPr>
        <w:pStyle w:val="2"/>
        <w:rPr>
          <w:b w:val="0"/>
        </w:rPr>
      </w:pPr>
      <w:bookmarkStart w:id="109" w:name="_Toc44341660"/>
      <w:bookmarkStart w:id="110" w:name="_Toc8643079"/>
      <w:bookmarkStart w:id="111" w:name="_Toc72676280"/>
      <w:r w:rsidRPr="00941DD3">
        <w:lastRenderedPageBreak/>
        <w:t>Условия</w:t>
      </w:r>
      <w:r>
        <w:t xml:space="preserve"> </w:t>
      </w:r>
      <w:r w:rsidRPr="00850F38">
        <w:t>эксплуатации</w:t>
      </w:r>
      <w:bookmarkEnd w:id="109"/>
      <w:bookmarkEnd w:id="110"/>
      <w:bookmarkEnd w:id="111"/>
    </w:p>
    <w:p w14:paraId="2C3ABB3F" w14:textId="77777777" w:rsidR="00FA2C17" w:rsidRDefault="00FA2C17" w:rsidP="00FA2C17">
      <w:pPr>
        <w:pStyle w:val="3"/>
        <w:rPr>
          <w:b w:val="0"/>
          <w:i w:val="0"/>
        </w:rPr>
      </w:pPr>
      <w:bookmarkStart w:id="112" w:name="_Toc72676281"/>
      <w:r w:rsidRPr="00D83368">
        <w:t>Климатические</w:t>
      </w:r>
      <w:r>
        <w:t xml:space="preserve"> </w:t>
      </w:r>
      <w:r w:rsidRPr="00941DD3">
        <w:t>условия</w:t>
      </w:r>
      <w:r>
        <w:t xml:space="preserve"> </w:t>
      </w:r>
      <w:r w:rsidRPr="00D83368">
        <w:t>эксплуатации</w:t>
      </w:r>
      <w:bookmarkEnd w:id="112"/>
    </w:p>
    <w:p w14:paraId="642E1E9A" w14:textId="77777777" w:rsidR="00FA2C17" w:rsidRPr="00B0212B" w:rsidRDefault="00FA2C17" w:rsidP="00FA2C17">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858D50F" w14:textId="77777777" w:rsidR="00FA2C17" w:rsidRDefault="00FA2C17" w:rsidP="00FA2C17">
      <w:pPr>
        <w:pStyle w:val="3"/>
        <w:rPr>
          <w:b w:val="0"/>
          <w:i w:val="0"/>
        </w:rPr>
      </w:pPr>
      <w:bookmarkStart w:id="113" w:name="_Toc44341661"/>
      <w:bookmarkStart w:id="114" w:name="_Toc8643080"/>
      <w:bookmarkStart w:id="115" w:name="_Toc72676282"/>
      <w:r w:rsidRPr="00D83368">
        <w:t>Требования</w:t>
      </w:r>
      <w:r w:rsidRPr="00A17316">
        <w:t xml:space="preserve"> к </w:t>
      </w:r>
      <w:r w:rsidRPr="00941DD3">
        <w:t>квалификации</w:t>
      </w:r>
      <w:r w:rsidRPr="00A17316">
        <w:t xml:space="preserve"> и численности персонал</w:t>
      </w:r>
      <w:r>
        <w:t>а</w:t>
      </w:r>
      <w:bookmarkEnd w:id="115"/>
    </w:p>
    <w:p w14:paraId="62F2757E" w14:textId="77777777" w:rsidR="00FA2C17" w:rsidRPr="00A17316" w:rsidRDefault="00FA2C17" w:rsidP="00FA2C17">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Pr>
          <w:color w:val="000000"/>
          <w:szCs w:val="28"/>
        </w:rPr>
        <w:t>настройкой подсистемы</w:t>
      </w:r>
      <w:r w:rsidRPr="00A17316">
        <w:rPr>
          <w:color w:val="000000"/>
          <w:szCs w:val="28"/>
        </w:rPr>
        <w:t>.</w:t>
      </w:r>
    </w:p>
    <w:p w14:paraId="0A9242D6" w14:textId="77777777" w:rsidR="00FA2C17" w:rsidRDefault="00FA2C17" w:rsidP="00FA2C17">
      <w:pPr>
        <w:pStyle w:val="3"/>
        <w:rPr>
          <w:b w:val="0"/>
          <w:i w:val="0"/>
        </w:rPr>
      </w:pPr>
      <w:bookmarkStart w:id="116" w:name="_Toc72676283"/>
      <w:bookmarkEnd w:id="113"/>
      <w:bookmarkEnd w:id="114"/>
      <w:r w:rsidRPr="00D83368">
        <w:t>Требования</w:t>
      </w:r>
      <w:r w:rsidRPr="005F028B">
        <w:t xml:space="preserve"> к </w:t>
      </w:r>
      <w:r w:rsidRPr="00941DD3">
        <w:t>составу</w:t>
      </w:r>
      <w:r w:rsidRPr="005F028B">
        <w:t xml:space="preserve"> и параметрам технических средств</w:t>
      </w:r>
      <w:bookmarkEnd w:id="116"/>
    </w:p>
    <w:p w14:paraId="281AB9FA" w14:textId="2007123E" w:rsidR="00FA2C17" w:rsidRDefault="00464CBD" w:rsidP="00FA2C17">
      <w:pPr>
        <w:pStyle w:val="af0"/>
        <w:ind w:firstLine="708"/>
        <w:rPr>
          <w:color w:val="000000" w:themeColor="text1"/>
        </w:rPr>
      </w:pPr>
      <w:r>
        <w:t>Программный комплекс</w:t>
      </w:r>
      <w:r w:rsidR="00FA2C17">
        <w:t xml:space="preserve"> </w:t>
      </w:r>
      <w:r w:rsidR="00FA2C17">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245D6212" w14:textId="77777777" w:rsidR="00FA2C17" w:rsidRDefault="00FA2C17" w:rsidP="00FA2C17">
      <w:pPr>
        <w:pStyle w:val="af0"/>
        <w:spacing w:after="0"/>
        <w:ind w:left="1134" w:hanging="425"/>
        <w:rPr>
          <w:rFonts w:cs="Times New Roman"/>
          <w:color w:val="000000" w:themeColor="text1"/>
        </w:rPr>
      </w:pPr>
      <w:r>
        <w:rPr>
          <w:rFonts w:cs="Times New Roman"/>
          <w:color w:val="000000" w:themeColor="text1"/>
        </w:rPr>
        <w:t xml:space="preserve">Сервер приложения: </w:t>
      </w:r>
    </w:p>
    <w:p w14:paraId="2D88137F" w14:textId="77777777" w:rsidR="00FA2C17" w:rsidRPr="008B5527" w:rsidRDefault="00FA2C17" w:rsidP="008B5527">
      <w:pPr>
        <w:pStyle w:val="a"/>
      </w:pPr>
      <w:r w:rsidRPr="008B5527">
        <w:t>наличие веб-сервера IIS.</w:t>
      </w:r>
    </w:p>
    <w:p w14:paraId="5860C980" w14:textId="77777777" w:rsidR="00FA2C17" w:rsidRPr="008B5527" w:rsidRDefault="00FA2C17" w:rsidP="008B5527">
      <w:pPr>
        <w:pStyle w:val="a"/>
      </w:pPr>
      <w:r w:rsidRPr="008B5527">
        <w:t>процессор: 3,1 ГГц и выше;</w:t>
      </w:r>
    </w:p>
    <w:p w14:paraId="141F0F97" w14:textId="0A904544" w:rsidR="00FA2C17" w:rsidRPr="008B5527" w:rsidRDefault="00FA2C17" w:rsidP="008B5527">
      <w:pPr>
        <w:pStyle w:val="a"/>
      </w:pPr>
      <w:r w:rsidRPr="008B5527">
        <w:t>ОЗУ: 16Гб</w:t>
      </w:r>
      <w:r w:rsidR="00E8073D">
        <w:t xml:space="preserve"> и выше</w:t>
      </w:r>
      <w:r w:rsidRPr="008B5527">
        <w:t>;</w:t>
      </w:r>
    </w:p>
    <w:p w14:paraId="7A9F27F4" w14:textId="77777777" w:rsidR="008B5527" w:rsidRPr="008B5527" w:rsidRDefault="00FA2C17" w:rsidP="008B5527">
      <w:pPr>
        <w:pStyle w:val="a"/>
      </w:pPr>
      <w:r w:rsidRPr="008B5527">
        <w:t>SSD диск.</w:t>
      </w:r>
    </w:p>
    <w:p w14:paraId="2238A9E8" w14:textId="6A59304F" w:rsidR="00FA2C17" w:rsidRDefault="00FA2C17" w:rsidP="008B5527">
      <w:r>
        <w:t xml:space="preserve">Сервер баз данных: </w:t>
      </w:r>
    </w:p>
    <w:p w14:paraId="72DADC61" w14:textId="77777777" w:rsidR="00FA2C17" w:rsidRPr="008B5527" w:rsidRDefault="00FA2C17" w:rsidP="008B5527">
      <w:pPr>
        <w:pStyle w:val="a"/>
      </w:pPr>
      <w:r w:rsidRPr="008B5527">
        <w:t>процессор: 3,1 ГГц и выше;</w:t>
      </w:r>
    </w:p>
    <w:p w14:paraId="514570CB" w14:textId="77777777" w:rsidR="00FA2C17" w:rsidRPr="008B5527" w:rsidRDefault="00FA2C17" w:rsidP="008B5527">
      <w:pPr>
        <w:pStyle w:val="a"/>
      </w:pPr>
      <w:r w:rsidRPr="008B5527">
        <w:t>ОЗУ: 16Гб и выше;</w:t>
      </w:r>
    </w:p>
    <w:p w14:paraId="700509D0" w14:textId="7EB5BAC8" w:rsidR="00FA2C17" w:rsidRDefault="00FA2C17" w:rsidP="008B5527">
      <w:pPr>
        <w:pStyle w:val="a"/>
      </w:pPr>
      <w:r w:rsidRPr="008B5527">
        <w:t>SSD диск.</w:t>
      </w:r>
    </w:p>
    <w:p w14:paraId="1CCB7BBA" w14:textId="28DAFEF7" w:rsidR="008B5527" w:rsidRDefault="008B5527" w:rsidP="008B5527">
      <w:r>
        <w:t>Клиент:</w:t>
      </w:r>
    </w:p>
    <w:p w14:paraId="747420DF" w14:textId="1C46E0D9" w:rsidR="008B5527" w:rsidRDefault="0040598B" w:rsidP="008B5527">
      <w:pPr>
        <w:pStyle w:val="a"/>
      </w:pPr>
      <w:r>
        <w:t>п</w:t>
      </w:r>
      <w:r w:rsidR="008B5527" w:rsidRPr="008B5527">
        <w:t xml:space="preserve">роцессор </w:t>
      </w:r>
      <w:proofErr w:type="spellStart"/>
      <w:r w:rsidR="008B5527" w:rsidRPr="008B5527">
        <w:t>Intel</w:t>
      </w:r>
      <w:proofErr w:type="spellEnd"/>
      <w:r w:rsidR="008B5527" w:rsidRPr="008B5527">
        <w:t xml:space="preserve"> </w:t>
      </w:r>
      <w:proofErr w:type="spellStart"/>
      <w:r w:rsidR="008B5527" w:rsidRPr="008B5527">
        <w:t>Pentium</w:t>
      </w:r>
      <w:proofErr w:type="spellEnd"/>
      <w:r w:rsidR="008B5527" w:rsidRPr="008B5527">
        <w:t xml:space="preserve"> 4 или более поздней версии с поддержкой SSE3</w:t>
      </w:r>
      <w:r w:rsidRPr="0040598B">
        <w:t>;</w:t>
      </w:r>
    </w:p>
    <w:p w14:paraId="6F005DA5" w14:textId="36DE1449" w:rsidR="0040598B" w:rsidRPr="008B5527" w:rsidRDefault="0040598B" w:rsidP="004E7980">
      <w:pPr>
        <w:pStyle w:val="a"/>
      </w:pPr>
      <w:r w:rsidRPr="004E7980">
        <w:lastRenderedPageBreak/>
        <w:t>ОЗУ</w:t>
      </w:r>
      <w:r>
        <w:t xml:space="preserve">: </w:t>
      </w:r>
      <w:r w:rsidR="00A300BB">
        <w:t>1Гб</w:t>
      </w:r>
      <w:r w:rsidR="00E8073D">
        <w:t xml:space="preserve"> и выше</w:t>
      </w:r>
      <w:r>
        <w:t>.</w:t>
      </w:r>
    </w:p>
    <w:p w14:paraId="0C566A40" w14:textId="77777777" w:rsidR="00FA2C17" w:rsidRDefault="00FA2C17" w:rsidP="00FA2C17">
      <w:pPr>
        <w:pStyle w:val="3"/>
        <w:rPr>
          <w:b w:val="0"/>
          <w:i w:val="0"/>
        </w:rPr>
      </w:pPr>
      <w:bookmarkStart w:id="117" w:name="_Toc44341664"/>
      <w:bookmarkStart w:id="118" w:name="_Toc8643083"/>
      <w:bookmarkStart w:id="119" w:name="_Toc72676284"/>
      <w:r>
        <w:t xml:space="preserve">Требования к </w:t>
      </w:r>
      <w:r w:rsidRPr="00D83368">
        <w:t>информационной</w:t>
      </w:r>
      <w:r>
        <w:t xml:space="preserve"> и программной совместимости</w:t>
      </w:r>
      <w:bookmarkEnd w:id="117"/>
      <w:bookmarkEnd w:id="118"/>
      <w:bookmarkEnd w:id="119"/>
    </w:p>
    <w:p w14:paraId="6A36CC20" w14:textId="77777777" w:rsidR="00FA2C17" w:rsidRDefault="00FA2C17" w:rsidP="00FA2C17">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341CE47" w14:textId="77777777" w:rsidR="00FA2C17" w:rsidRDefault="00FA2C17" w:rsidP="00502E5A">
      <w:pPr>
        <w:pStyle w:val="a"/>
      </w:pPr>
      <w:r w:rsidRPr="00502E5A">
        <w:t>лицензионная</w:t>
      </w:r>
      <w:r>
        <w:t xml:space="preserve"> версия операционной системы «</w:t>
      </w:r>
      <w:r>
        <w:rPr>
          <w:lang w:val="en-US"/>
        </w:rPr>
        <w:t>Microsoft</w:t>
      </w:r>
      <w:r w:rsidRPr="005F028B">
        <w:t xml:space="preserve"> </w:t>
      </w:r>
      <w:r>
        <w:rPr>
          <w:lang w:val="en-US"/>
        </w:rPr>
        <w:t>Windows</w:t>
      </w:r>
      <w:r w:rsidRPr="005F028B">
        <w:t xml:space="preserve"> </w:t>
      </w:r>
      <w:r>
        <w:rPr>
          <w:lang w:val="en-US"/>
        </w:rPr>
        <w:t>Server</w:t>
      </w:r>
      <w:r>
        <w:t xml:space="preserve"> 2019»;</w:t>
      </w:r>
    </w:p>
    <w:p w14:paraId="1E934DCA" w14:textId="77777777" w:rsidR="00FA2C17" w:rsidRDefault="00FA2C17" w:rsidP="008C5951">
      <w:pPr>
        <w:pStyle w:val="a"/>
        <w:rPr>
          <w:lang w:val="en-US"/>
        </w:rPr>
      </w:pPr>
      <w:r>
        <w:t>базы</w:t>
      </w:r>
      <w:r>
        <w:rPr>
          <w:lang w:val="en-US"/>
        </w:rPr>
        <w:t xml:space="preserve"> </w:t>
      </w:r>
      <w:r>
        <w:t>данных</w:t>
      </w:r>
      <w:r>
        <w:rPr>
          <w:lang w:val="en-US"/>
        </w:rPr>
        <w:t xml:space="preserve"> «Microsoft SQL Server 2019»;</w:t>
      </w:r>
    </w:p>
    <w:p w14:paraId="141C099D" w14:textId="77777777" w:rsidR="00FA2C17" w:rsidRDefault="00FA2C17" w:rsidP="008C5951">
      <w:pPr>
        <w:pStyle w:val="a"/>
        <w:rPr>
          <w:lang w:val="en-US"/>
        </w:rPr>
      </w:pPr>
      <w:r>
        <w:t>СУБД</w:t>
      </w:r>
      <w:r w:rsidRPr="00D76D34">
        <w:rPr>
          <w:lang w:val="en-US"/>
        </w:rPr>
        <w:t xml:space="preserve"> </w:t>
      </w:r>
      <w:r>
        <w:rPr>
          <w:lang w:val="en-US"/>
        </w:rPr>
        <w:t>«SQL Server Management Studio»;</w:t>
      </w:r>
    </w:p>
    <w:p w14:paraId="12A98D9A" w14:textId="77777777" w:rsidR="00FA2C17" w:rsidRPr="00115972" w:rsidRDefault="00FA2C17" w:rsidP="008C5951">
      <w:pPr>
        <w:pStyle w:val="a"/>
        <w:rPr>
          <w:lang w:val="en-US"/>
        </w:rPr>
      </w:pPr>
      <w:r>
        <w:rPr>
          <w:lang w:val="en-US"/>
        </w:rPr>
        <w:t>w</w:t>
      </w:r>
      <w:r w:rsidRPr="00115972">
        <w:rPr>
          <w:lang w:val="en-US"/>
        </w:rPr>
        <w:t>eb-</w:t>
      </w:r>
      <w:proofErr w:type="spellStart"/>
      <w:r w:rsidRPr="00115972">
        <w:rPr>
          <w:lang w:val="en-US"/>
        </w:rPr>
        <w:t>браузер</w:t>
      </w:r>
      <w:proofErr w:type="spellEnd"/>
      <w:r w:rsidRPr="00115972">
        <w:rPr>
          <w:lang w:val="en-US"/>
        </w:rPr>
        <w:t xml:space="preserve"> 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0DA9FDF4" w14:textId="77777777" w:rsidR="00FA2C17" w:rsidRDefault="00FA2C17" w:rsidP="008C5951">
      <w:pPr>
        <w:pStyle w:val="a"/>
        <w:rPr>
          <w:lang w:val="en-US"/>
        </w:rPr>
      </w:pPr>
      <w:r>
        <w:t>антивирусное программное обеспечение.</w:t>
      </w:r>
    </w:p>
    <w:p w14:paraId="4D80252C" w14:textId="77777777" w:rsidR="00FA2C17" w:rsidRDefault="00FA2C17" w:rsidP="00FA2C17">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481EF747" w14:textId="77777777" w:rsidR="00FA2C17" w:rsidRDefault="00FA2C17" w:rsidP="00FA2C17">
      <w:pPr>
        <w:pStyle w:val="2"/>
      </w:pPr>
      <w:bookmarkStart w:id="120" w:name="_Toc72676285"/>
      <w:r w:rsidRPr="00850F38">
        <w:t>Программная</w:t>
      </w:r>
      <w:r>
        <w:t xml:space="preserve"> документация</w:t>
      </w:r>
      <w:bookmarkEnd w:id="120"/>
    </w:p>
    <w:p w14:paraId="67014704" w14:textId="77777777" w:rsidR="00FA2C17" w:rsidRPr="004C3D99" w:rsidRDefault="00FA2C17" w:rsidP="00FA2C17">
      <w:pPr>
        <w:pStyle w:val="3"/>
      </w:pPr>
      <w:bookmarkStart w:id="121" w:name="_Toc72676286"/>
      <w:r w:rsidRPr="00D83368">
        <w:t>Предварительный</w:t>
      </w:r>
      <w:r w:rsidRPr="004C3D99">
        <w:t xml:space="preserve"> состав программной документации</w:t>
      </w:r>
      <w:bookmarkEnd w:id="121"/>
    </w:p>
    <w:p w14:paraId="370E57B2" w14:textId="77777777" w:rsidR="00FA2C17" w:rsidRPr="004C3D99" w:rsidRDefault="00FA2C17" w:rsidP="00FA2C17">
      <w:pPr>
        <w:ind w:firstLine="708"/>
        <w:rPr>
          <w:szCs w:val="28"/>
        </w:rPr>
      </w:pPr>
      <w:r w:rsidRPr="004C3D99">
        <w:rPr>
          <w:szCs w:val="28"/>
        </w:rPr>
        <w:t>Состав программной документации:</w:t>
      </w:r>
    </w:p>
    <w:p w14:paraId="3C470914" w14:textId="77777777" w:rsidR="00FA2C17" w:rsidRPr="00DC5D62" w:rsidRDefault="00FA2C17" w:rsidP="008C5951">
      <w:pPr>
        <w:pStyle w:val="a"/>
      </w:pPr>
      <w:r w:rsidRPr="00DC5D62">
        <w:t>техническое задание;</w:t>
      </w:r>
    </w:p>
    <w:p w14:paraId="0C340DB3" w14:textId="77777777" w:rsidR="00FA2C17" w:rsidRPr="00DC5D62" w:rsidRDefault="00FA2C17" w:rsidP="008C5951">
      <w:pPr>
        <w:pStyle w:val="a"/>
      </w:pPr>
      <w:r w:rsidRPr="00DC5D62">
        <w:t>программа и методики испытаний;</w:t>
      </w:r>
    </w:p>
    <w:p w14:paraId="43FE3FCE" w14:textId="77777777" w:rsidR="00FA2C17" w:rsidRPr="00DC5D62" w:rsidRDefault="00FA2C17" w:rsidP="008C5951">
      <w:pPr>
        <w:pStyle w:val="a"/>
      </w:pPr>
      <w:r w:rsidRPr="00DC5D62">
        <w:t>руководство оператора.</w:t>
      </w:r>
    </w:p>
    <w:p w14:paraId="0BE28905" w14:textId="77777777" w:rsidR="00FA2C17" w:rsidRDefault="00FA2C17" w:rsidP="00FA2C17">
      <w:pPr>
        <w:pStyle w:val="2"/>
        <w:rPr>
          <w:b w:val="0"/>
        </w:rPr>
      </w:pPr>
      <w:bookmarkStart w:id="122" w:name="_Toc44341665"/>
      <w:bookmarkStart w:id="123" w:name="_Toc72676287"/>
      <w:r w:rsidRPr="00850F38">
        <w:t>Стадии</w:t>
      </w:r>
      <w:r>
        <w:rPr>
          <w:b w:val="0"/>
        </w:rPr>
        <w:t xml:space="preserve"> </w:t>
      </w:r>
      <w:r w:rsidRPr="00941DD3">
        <w:t>и этапы</w:t>
      </w:r>
      <w:r>
        <w:t xml:space="preserve"> разработки</w:t>
      </w:r>
      <w:bookmarkEnd w:id="122"/>
      <w:bookmarkEnd w:id="123"/>
    </w:p>
    <w:p w14:paraId="0CAF4DBA" w14:textId="77777777" w:rsidR="00FA2C17" w:rsidRDefault="00FA2C17" w:rsidP="00FA2C17">
      <w:pPr>
        <w:pStyle w:val="3"/>
        <w:rPr>
          <w:b w:val="0"/>
          <w:i w:val="0"/>
        </w:rPr>
      </w:pPr>
      <w:bookmarkStart w:id="124" w:name="_Toc44341666"/>
      <w:bookmarkStart w:id="125" w:name="_Toc8643085"/>
      <w:bookmarkStart w:id="126" w:name="_Toc72676288"/>
      <w:r w:rsidRPr="00D83368">
        <w:t>Стадии</w:t>
      </w:r>
      <w:r>
        <w:t xml:space="preserve"> </w:t>
      </w:r>
      <w:r w:rsidRPr="00941DD3">
        <w:t>разработки</w:t>
      </w:r>
      <w:bookmarkEnd w:id="124"/>
      <w:bookmarkEnd w:id="125"/>
      <w:bookmarkEnd w:id="126"/>
    </w:p>
    <w:p w14:paraId="3C4581EE" w14:textId="77777777" w:rsidR="00FA2C17" w:rsidRDefault="00FA2C17" w:rsidP="00FA2C17">
      <w:pPr>
        <w:rPr>
          <w:rFonts w:cs="Times New Roman"/>
          <w:szCs w:val="28"/>
        </w:rPr>
      </w:pPr>
      <w:r>
        <w:rPr>
          <w:szCs w:val="28"/>
        </w:rPr>
        <w:t>Разработка подсистемы состоит из следующих этапов:</w:t>
      </w:r>
    </w:p>
    <w:p w14:paraId="51966B7D" w14:textId="77777777" w:rsidR="00FA2C17" w:rsidRPr="008141F3" w:rsidRDefault="00FA2C17" w:rsidP="008C5951">
      <w:pPr>
        <w:pStyle w:val="a"/>
      </w:pPr>
      <w:r w:rsidRPr="008141F3">
        <w:t>разработка технического задания;</w:t>
      </w:r>
    </w:p>
    <w:p w14:paraId="12A6870F" w14:textId="77777777" w:rsidR="00FA2C17" w:rsidRDefault="00FA2C17" w:rsidP="008C5951">
      <w:pPr>
        <w:pStyle w:val="a"/>
      </w:pPr>
      <w:r w:rsidRPr="008141F3">
        <w:t>проектирование программного комплекса;</w:t>
      </w:r>
    </w:p>
    <w:p w14:paraId="19980C77" w14:textId="77777777" w:rsidR="00FA2C17" w:rsidRDefault="00FA2C17" w:rsidP="008C5951">
      <w:pPr>
        <w:pStyle w:val="a"/>
      </w:pPr>
      <w:r>
        <w:t>разработка программного комплекса;</w:t>
      </w:r>
    </w:p>
    <w:p w14:paraId="7922E5AD" w14:textId="77777777" w:rsidR="00FA2C17" w:rsidRDefault="00FA2C17" w:rsidP="008C5951">
      <w:pPr>
        <w:pStyle w:val="a"/>
      </w:pPr>
      <w:r>
        <w:lastRenderedPageBreak/>
        <w:t>тестирование разработанного программного комплекса;</w:t>
      </w:r>
    </w:p>
    <w:p w14:paraId="4AD223BF" w14:textId="77777777" w:rsidR="00FA2C17" w:rsidRPr="008141F3" w:rsidRDefault="00FA2C17" w:rsidP="008C5951">
      <w:pPr>
        <w:pStyle w:val="a"/>
      </w:pPr>
      <w:r>
        <w:t>написание программной документации;</w:t>
      </w:r>
    </w:p>
    <w:p w14:paraId="7AB220A3" w14:textId="77777777" w:rsidR="00FA2C17" w:rsidRPr="008141F3" w:rsidRDefault="00FA2C17" w:rsidP="008C5951">
      <w:pPr>
        <w:pStyle w:val="a"/>
      </w:pPr>
      <w:r w:rsidRPr="008141F3">
        <w:t>внедрение разработанного сервиса.</w:t>
      </w:r>
    </w:p>
    <w:p w14:paraId="1E9B0DA5" w14:textId="77777777" w:rsidR="00FA2C17" w:rsidRDefault="00FA2C17" w:rsidP="00FA2C17">
      <w:pPr>
        <w:pStyle w:val="3"/>
        <w:rPr>
          <w:b w:val="0"/>
          <w:i w:val="0"/>
        </w:rPr>
      </w:pPr>
      <w:bookmarkStart w:id="127" w:name="_Toc44341668"/>
      <w:bookmarkStart w:id="128" w:name="_Toc8643087"/>
      <w:bookmarkStart w:id="129" w:name="_Toc72676289"/>
      <w:r w:rsidRPr="00D83368">
        <w:t>Содержание</w:t>
      </w:r>
      <w:r>
        <w:t xml:space="preserve"> работ по этапам</w:t>
      </w:r>
      <w:bookmarkEnd w:id="127"/>
      <w:bookmarkEnd w:id="128"/>
      <w:bookmarkEnd w:id="129"/>
    </w:p>
    <w:p w14:paraId="3D67334E" w14:textId="77777777" w:rsidR="00FA2C17" w:rsidRDefault="00FA2C17" w:rsidP="00FA2C17">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3B28124D" w14:textId="77777777" w:rsidR="00FA2C17" w:rsidRPr="00DE377F" w:rsidRDefault="00FA2C17" w:rsidP="008C5951">
      <w:pPr>
        <w:pStyle w:val="a"/>
      </w:pPr>
      <w:r w:rsidRPr="00DE377F">
        <w:t>постановка задачи;</w:t>
      </w:r>
    </w:p>
    <w:p w14:paraId="0B52DB15" w14:textId="77777777" w:rsidR="00FA2C17" w:rsidRPr="00DE377F" w:rsidRDefault="00FA2C17" w:rsidP="008C5951">
      <w:pPr>
        <w:pStyle w:val="a"/>
      </w:pPr>
      <w:r w:rsidRPr="00DE377F">
        <w:t>определение и уточнение требований к техническим средствам;</w:t>
      </w:r>
    </w:p>
    <w:p w14:paraId="04AB7692" w14:textId="77777777" w:rsidR="00FA2C17" w:rsidRPr="00DE377F" w:rsidRDefault="00FA2C17" w:rsidP="008C5951">
      <w:pPr>
        <w:pStyle w:val="a"/>
      </w:pPr>
      <w:r w:rsidRPr="00DE377F">
        <w:t>определение требований к программе;</w:t>
      </w:r>
    </w:p>
    <w:p w14:paraId="40F06C85" w14:textId="77777777" w:rsidR="00FA2C17" w:rsidRPr="00DE377F" w:rsidRDefault="00FA2C17" w:rsidP="008C5951">
      <w:pPr>
        <w:pStyle w:val="a"/>
      </w:pPr>
      <w:r w:rsidRPr="00DE377F">
        <w:t>определение стадий, этапов и сроков разработки программы;</w:t>
      </w:r>
    </w:p>
    <w:p w14:paraId="62800DF8" w14:textId="77777777" w:rsidR="00FA2C17" w:rsidRPr="00DE377F" w:rsidRDefault="00FA2C17" w:rsidP="008C5951">
      <w:pPr>
        <w:pStyle w:val="a"/>
      </w:pPr>
      <w:r w:rsidRPr="00DE377F">
        <w:t xml:space="preserve">согласование и утверждение технического задания. </w:t>
      </w:r>
    </w:p>
    <w:p w14:paraId="65A4D342" w14:textId="77777777" w:rsidR="00FA2C17" w:rsidRDefault="00FA2C17" w:rsidP="00FA2C17">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7F4987F4" w14:textId="77777777" w:rsidR="00FA2C17" w:rsidRDefault="00FA2C17" w:rsidP="00FA2C17">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42F19AF2" w14:textId="77777777" w:rsidR="00FA2C17" w:rsidRPr="004C3D99" w:rsidRDefault="00FA2C17" w:rsidP="00FA2C17">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49D200C4" w14:textId="77777777" w:rsidR="00FA2C17" w:rsidRDefault="00FA2C17" w:rsidP="00FA2C17">
      <w:pPr>
        <w:pStyle w:val="2"/>
      </w:pPr>
      <w:bookmarkStart w:id="130" w:name="_Toc72676290"/>
      <w:r w:rsidRPr="00850F38">
        <w:t>Порядок</w:t>
      </w:r>
      <w:r>
        <w:t xml:space="preserve"> контроля и приемки</w:t>
      </w:r>
      <w:bookmarkEnd w:id="130"/>
    </w:p>
    <w:p w14:paraId="18744AA7" w14:textId="77777777" w:rsidR="00FA2C17" w:rsidRDefault="00FA2C17" w:rsidP="00FA2C17">
      <w:pPr>
        <w:pStyle w:val="3"/>
        <w:rPr>
          <w:lang w:eastAsia="ru-RU"/>
        </w:rPr>
      </w:pPr>
      <w:bookmarkStart w:id="131" w:name="_Toc72676291"/>
      <w:r w:rsidRPr="00D83368">
        <w:t>Виды</w:t>
      </w:r>
      <w:r w:rsidRPr="004C3D99">
        <w:rPr>
          <w:lang w:eastAsia="ru-RU"/>
        </w:rPr>
        <w:t xml:space="preserve"> испытаний</w:t>
      </w:r>
      <w:bookmarkEnd w:id="131"/>
    </w:p>
    <w:p w14:paraId="1EB00165" w14:textId="401BC8B4" w:rsidR="00FA2C17" w:rsidRDefault="00FA2C17" w:rsidP="00C91D38">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r w:rsidR="00C91D38">
        <w:rPr>
          <w:lang w:eastAsia="ru-RU"/>
        </w:rPr>
        <w:t xml:space="preserve"> </w:t>
      </w:r>
      <w:r w:rsidR="00524A41">
        <w:rPr>
          <w:lang w:eastAsia="ru-RU"/>
        </w:rPr>
        <w:t>т</w:t>
      </w:r>
      <w:r>
        <w:rPr>
          <w:lang w:eastAsia="ru-RU"/>
        </w:rPr>
        <w:t xml:space="preserve">естирование </w:t>
      </w:r>
      <w:r w:rsidR="00B67CFA">
        <w:rPr>
          <w:lang w:val="en-US" w:eastAsia="ru-RU"/>
        </w:rPr>
        <w:t>web</w:t>
      </w:r>
      <w:r w:rsidR="00B67CFA" w:rsidRPr="00B67CFA">
        <w:rPr>
          <w:lang w:eastAsia="ru-RU"/>
        </w:rPr>
        <w:t xml:space="preserve"> </w:t>
      </w:r>
      <w:r w:rsidRPr="00C91D38">
        <w:rPr>
          <w:lang w:val="en-US" w:eastAsia="ru-RU"/>
        </w:rPr>
        <w:t>API</w:t>
      </w:r>
      <w:r w:rsidRPr="00EE06C3">
        <w:rPr>
          <w:lang w:eastAsia="ru-RU"/>
        </w:rPr>
        <w:t xml:space="preserve"> </w:t>
      </w:r>
      <w:r w:rsidR="00C91D38">
        <w:rPr>
          <w:lang w:eastAsia="ru-RU"/>
        </w:rPr>
        <w:t xml:space="preserve">методом черного ящика, </w:t>
      </w:r>
      <w:r w:rsidR="00524A41">
        <w:rPr>
          <w:lang w:eastAsia="ru-RU"/>
        </w:rPr>
        <w:t>м</w:t>
      </w:r>
      <w:r w:rsidR="00C91D38">
        <w:rPr>
          <w:lang w:eastAsia="ru-RU"/>
        </w:rPr>
        <w:t xml:space="preserve">одульное тестирование, </w:t>
      </w:r>
      <w:r w:rsidR="00524A41">
        <w:rPr>
          <w:lang w:eastAsia="ru-RU"/>
        </w:rPr>
        <w:t>к</w:t>
      </w:r>
      <w:r>
        <w:rPr>
          <w:lang w:eastAsia="ru-RU"/>
        </w:rPr>
        <w:t>росс</w:t>
      </w:r>
      <w:r w:rsidR="00682F7B">
        <w:rPr>
          <w:lang w:eastAsia="ru-RU"/>
        </w:rPr>
        <w:t>-</w:t>
      </w:r>
      <w:proofErr w:type="spellStart"/>
      <w:r>
        <w:rPr>
          <w:lang w:eastAsia="ru-RU"/>
        </w:rPr>
        <w:t>браузерное</w:t>
      </w:r>
      <w:proofErr w:type="spellEnd"/>
      <w:r>
        <w:rPr>
          <w:lang w:eastAsia="ru-RU"/>
        </w:rPr>
        <w:t xml:space="preserve"> тестирование.</w:t>
      </w:r>
    </w:p>
    <w:p w14:paraId="61324333" w14:textId="77777777" w:rsidR="00FA2C17" w:rsidRDefault="00FA2C17" w:rsidP="00FA2C17">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6048EE9E" w14:textId="62DDE8CB" w:rsidR="00FA2C17" w:rsidRPr="00EE06C3" w:rsidRDefault="00FA2C17" w:rsidP="00FA2C17">
      <w:pPr>
        <w:rPr>
          <w:lang w:eastAsia="ru-RU"/>
        </w:rPr>
      </w:pPr>
      <w:r>
        <w:rPr>
          <w:lang w:eastAsia="ru-RU"/>
        </w:rPr>
        <w:t>Кросс</w:t>
      </w:r>
      <w:r w:rsidR="00EE489C">
        <w:rPr>
          <w:lang w:eastAsia="ru-RU"/>
        </w:rPr>
        <w:t>-</w:t>
      </w:r>
      <w:proofErr w:type="spellStart"/>
      <w:r>
        <w:rPr>
          <w:lang w:eastAsia="ru-RU"/>
        </w:rPr>
        <w:t>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68F6FD3C" w14:textId="77777777" w:rsidR="00FA2C17" w:rsidRDefault="00FA2C17" w:rsidP="00FA2C17">
      <w:pPr>
        <w:rPr>
          <w:lang w:eastAsia="ru-RU"/>
        </w:rPr>
      </w:pPr>
      <w:r>
        <w:rPr>
          <w:lang w:eastAsia="ru-RU"/>
        </w:rPr>
        <w:t>Приемо-сдаточные испытания должны проводиться на объекте Заказчика в оговоренные сроки.</w:t>
      </w:r>
    </w:p>
    <w:p w14:paraId="3A3A6AC5" w14:textId="77777777" w:rsidR="00FA2C17" w:rsidRDefault="00FA2C17" w:rsidP="00FA2C17">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E1ED5CA" w14:textId="3B271F32" w:rsidR="00FA2C17" w:rsidRPr="004C3D99" w:rsidRDefault="00FA2C17" w:rsidP="00FA2C17">
      <w:pPr>
        <w:pStyle w:val="3"/>
        <w:rPr>
          <w:lang w:eastAsia="ru-RU"/>
        </w:rPr>
      </w:pPr>
      <w:bookmarkStart w:id="132" w:name="_Toc72676292"/>
      <w:r w:rsidRPr="004C3D99">
        <w:rPr>
          <w:lang w:eastAsia="ru-RU"/>
        </w:rPr>
        <w:t xml:space="preserve">Общие </w:t>
      </w:r>
      <w:r w:rsidRPr="00D83368">
        <w:t>требования</w:t>
      </w:r>
      <w:r w:rsidRPr="004C3D99">
        <w:rPr>
          <w:lang w:eastAsia="ru-RU"/>
        </w:rPr>
        <w:t xml:space="preserve"> к приемке работы</w:t>
      </w:r>
      <w:bookmarkEnd w:id="132"/>
    </w:p>
    <w:p w14:paraId="2FFC9880" w14:textId="77777777" w:rsidR="00FA2C17" w:rsidRPr="005F028B" w:rsidRDefault="00FA2C17" w:rsidP="00FA2C17">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0873328E" w14:textId="75276DD0" w:rsidR="00FA2C17" w:rsidRDefault="00EE489C" w:rsidP="00FA2C17">
      <w:pPr>
        <w:pStyle w:val="1"/>
        <w:rPr>
          <w:caps w:val="0"/>
        </w:rPr>
      </w:pPr>
      <w:bookmarkStart w:id="133" w:name="_Toc72676293"/>
      <w:r>
        <w:rPr>
          <w:caps w:val="0"/>
        </w:rPr>
        <w:lastRenderedPageBreak/>
        <w:t>ПРОЕКТИРОВАНИЕ</w:t>
      </w:r>
      <w:bookmarkEnd w:id="133"/>
    </w:p>
    <w:p w14:paraId="04ACA8D2" w14:textId="0CEB2E48" w:rsidR="00B107DE" w:rsidRPr="00B107DE" w:rsidRDefault="00B107DE" w:rsidP="00B107DE">
      <w:pPr>
        <w:pStyle w:val="2"/>
      </w:pPr>
      <w:bookmarkStart w:id="134" w:name="_Toc72676294"/>
      <w:r>
        <w:t>Проектирование архитектуры</w:t>
      </w:r>
      <w:bookmarkEnd w:id="134"/>
    </w:p>
    <w:p w14:paraId="7B9C270A" w14:textId="77777777" w:rsidR="00B107DE" w:rsidRPr="00CC1F90" w:rsidRDefault="00B107DE" w:rsidP="00B107DE">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3092B494" w14:textId="77777777" w:rsidR="00B107DE" w:rsidRDefault="00B107DE" w:rsidP="00B107DE">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072654AE" w14:textId="0404263C" w:rsidR="00B107DE" w:rsidRDefault="00B107DE" w:rsidP="00B107DE">
      <w:r>
        <w:t>Схема архитектуры ПС представлена на рис. 3.1.</w:t>
      </w:r>
    </w:p>
    <w:p w14:paraId="648B528D" w14:textId="77777777" w:rsidR="00B107DE" w:rsidRDefault="00B107DE" w:rsidP="00B107DE">
      <w:pPr>
        <w:pStyle w:val="3"/>
      </w:pPr>
      <w:bookmarkStart w:id="135" w:name="_Toc72676295"/>
      <w:r w:rsidRPr="00077A04">
        <w:t>Клиентская</w:t>
      </w:r>
      <w:r>
        <w:t xml:space="preserve"> часть</w:t>
      </w:r>
      <w:bookmarkEnd w:id="135"/>
    </w:p>
    <w:p w14:paraId="4FEAE608" w14:textId="77777777" w:rsidR="00B107DE" w:rsidRDefault="00B107DE" w:rsidP="00B107DE">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01878F96" w14:textId="6C98AD2F" w:rsidR="00B107DE" w:rsidRDefault="00B107DE" w:rsidP="00B107DE">
      <w:pPr>
        <w:pStyle w:val="a7"/>
        <w:numPr>
          <w:ilvl w:val="0"/>
          <w:numId w:val="17"/>
        </w:numPr>
      </w:pPr>
      <w:r w:rsidRPr="00A36635">
        <w:rPr>
          <w:lang w:val="en-US"/>
        </w:rPr>
        <w:t>React</w:t>
      </w:r>
      <w:r w:rsidR="005E6245">
        <w:rPr>
          <w:lang w:val="en-US"/>
        </w:rPr>
        <w:t xml:space="preserve"> [</w:t>
      </w:r>
      <w:r w:rsidR="005E6245">
        <w:rPr>
          <w:lang w:val="en-US"/>
        </w:rPr>
        <w:fldChar w:fldCharType="begin"/>
      </w:r>
      <w:r w:rsidR="005E6245">
        <w:rPr>
          <w:lang w:val="en-US"/>
        </w:rPr>
        <w:instrText xml:space="preserve"> REF _Ref72677078 \r \h </w:instrText>
      </w:r>
      <w:r w:rsidR="005E6245">
        <w:rPr>
          <w:lang w:val="en-US"/>
        </w:rPr>
      </w:r>
      <w:r w:rsidR="005E6245">
        <w:rPr>
          <w:lang w:val="en-US"/>
        </w:rPr>
        <w:fldChar w:fldCharType="separate"/>
      </w:r>
      <w:r w:rsidR="005E6245">
        <w:rPr>
          <w:lang w:val="en-US"/>
        </w:rPr>
        <w:t>18</w:t>
      </w:r>
      <w:r w:rsidR="005E6245">
        <w:rPr>
          <w:lang w:val="en-US"/>
        </w:rPr>
        <w:fldChar w:fldCharType="end"/>
      </w:r>
      <w:r w:rsidR="005E6245">
        <w:rPr>
          <w:lang w:val="en-US"/>
        </w:rPr>
        <w:t>]</w:t>
      </w:r>
      <w:r>
        <w:t>;</w:t>
      </w:r>
    </w:p>
    <w:p w14:paraId="489C1654" w14:textId="03DC4795" w:rsidR="00B107DE" w:rsidRPr="00A36635" w:rsidRDefault="00B107DE" w:rsidP="00B107DE">
      <w:pPr>
        <w:pStyle w:val="a7"/>
        <w:numPr>
          <w:ilvl w:val="0"/>
          <w:numId w:val="17"/>
        </w:numPr>
      </w:pPr>
      <w:r>
        <w:rPr>
          <w:lang w:val="en-US"/>
        </w:rPr>
        <w:t>Angular</w:t>
      </w:r>
      <w:r w:rsidR="005E6245">
        <w:rPr>
          <w:lang w:val="en-US"/>
        </w:rPr>
        <w:t xml:space="preserve"> [</w:t>
      </w:r>
      <w:r w:rsidR="005E6245">
        <w:rPr>
          <w:lang w:val="en-US"/>
        </w:rPr>
        <w:fldChar w:fldCharType="begin"/>
      </w:r>
      <w:r w:rsidR="005E6245">
        <w:rPr>
          <w:lang w:val="en-US"/>
        </w:rPr>
        <w:instrText xml:space="preserve"> REF _Ref72677091 \r \h </w:instrText>
      </w:r>
      <w:r w:rsidR="005E6245">
        <w:rPr>
          <w:lang w:val="en-US"/>
        </w:rPr>
      </w:r>
      <w:r w:rsidR="005E6245">
        <w:rPr>
          <w:lang w:val="en-US"/>
        </w:rPr>
        <w:fldChar w:fldCharType="separate"/>
      </w:r>
      <w:r w:rsidR="005E6245">
        <w:rPr>
          <w:lang w:val="en-US"/>
        </w:rPr>
        <w:t>17</w:t>
      </w:r>
      <w:r w:rsidR="005E6245">
        <w:rPr>
          <w:lang w:val="en-US"/>
        </w:rPr>
        <w:fldChar w:fldCharType="end"/>
      </w:r>
      <w:r w:rsidR="005E6245">
        <w:rPr>
          <w:lang w:val="en-US"/>
        </w:rPr>
        <w:t>]</w:t>
      </w:r>
      <w:r>
        <w:rPr>
          <w:lang w:val="en-US"/>
        </w:rPr>
        <w:t>;</w:t>
      </w:r>
    </w:p>
    <w:p w14:paraId="27116E22" w14:textId="77777777" w:rsidR="00B107DE" w:rsidRPr="00A36635" w:rsidRDefault="00B107DE" w:rsidP="00B107DE">
      <w:pPr>
        <w:pStyle w:val="a7"/>
        <w:numPr>
          <w:ilvl w:val="0"/>
          <w:numId w:val="17"/>
        </w:numPr>
      </w:pPr>
      <w:proofErr w:type="spellStart"/>
      <w:r>
        <w:rPr>
          <w:lang w:val="en-US"/>
        </w:rPr>
        <w:t>Vue</w:t>
      </w:r>
      <w:proofErr w:type="spellEnd"/>
      <w:r>
        <w:rPr>
          <w:lang w:val="en-US"/>
        </w:rPr>
        <w:t>.</w:t>
      </w:r>
    </w:p>
    <w:p w14:paraId="6E8F6CE8" w14:textId="0A7D2082" w:rsidR="00B107DE" w:rsidRDefault="00B107DE" w:rsidP="005E6245">
      <w:r>
        <w:t xml:space="preserve">Среди выбранных </w:t>
      </w:r>
      <w:proofErr w:type="spellStart"/>
      <w:r>
        <w:t>фреймворков</w:t>
      </w:r>
      <w:proofErr w:type="spellEnd"/>
      <w:r>
        <w:t xml:space="preserve"> предпочтение было отдано </w:t>
      </w:r>
      <w:r>
        <w:rPr>
          <w:lang w:val="en-US"/>
        </w:rPr>
        <w:t>Angular</w:t>
      </w:r>
      <w:r w:rsidR="007C20C0">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из коробки</w:t>
      </w:r>
      <w:r w:rsidR="005E6245">
        <w:t xml:space="preserve"> [</w:t>
      </w:r>
      <w:r w:rsidR="005E6245">
        <w:fldChar w:fldCharType="begin"/>
      </w:r>
      <w:r w:rsidR="005E6245">
        <w:instrText xml:space="preserve"> REF _Ref72677091 \r \h </w:instrText>
      </w:r>
      <w:r w:rsidR="005E6245">
        <w:fldChar w:fldCharType="separate"/>
      </w:r>
      <w:r w:rsidR="005E6245">
        <w:t>17</w:t>
      </w:r>
      <w:r w:rsidR="005E6245">
        <w:fldChar w:fldCharType="end"/>
      </w:r>
      <w:r w:rsidR="007C20C0" w:rsidRPr="007C20C0">
        <w:t>]</w:t>
      </w:r>
      <w:r>
        <w:t xml:space="preserve">.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00772925" w:rsidRPr="00772925">
        <w:t xml:space="preserve"> [</w:t>
      </w:r>
      <w:r w:rsidR="005E6245">
        <w:fldChar w:fldCharType="begin"/>
      </w:r>
      <w:r w:rsidR="005E6245">
        <w:instrText xml:space="preserve"> REF _Ref72677115 \r \h </w:instrText>
      </w:r>
      <w:r w:rsidR="005E6245">
        <w:fldChar w:fldCharType="separate"/>
      </w:r>
      <w:r w:rsidR="005E6245">
        <w:t>20</w:t>
      </w:r>
      <w:r w:rsidR="005E6245">
        <w:fldChar w:fldCharType="end"/>
      </w:r>
      <w:r w:rsidR="00772925" w:rsidRPr="00772925">
        <w:t>]</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00772925" w:rsidRPr="00772925">
        <w:t xml:space="preserve"> [</w:t>
      </w:r>
      <w:r w:rsidR="005E6245">
        <w:fldChar w:fldCharType="begin"/>
      </w:r>
      <w:r w:rsidR="005E6245">
        <w:instrText xml:space="preserve"> REF _Ref72677065 \r \h </w:instrText>
      </w:r>
      <w:r w:rsidR="005E6245">
        <w:fldChar w:fldCharType="separate"/>
      </w:r>
      <w:r w:rsidR="005E6245">
        <w:t>19</w:t>
      </w:r>
      <w:r w:rsidR="005E6245">
        <w:fldChar w:fldCharType="end"/>
      </w:r>
      <w:r w:rsidR="00772925" w:rsidRPr="00772925">
        <w:t>]</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отдельно подключать их не требуется.</w:t>
      </w:r>
      <w:r w:rsidRPr="00955553">
        <w:rPr>
          <w:noProof/>
          <w:lang w:eastAsia="ru-RU"/>
        </w:rPr>
        <w:t xml:space="preserve"> </w:t>
      </w:r>
    </w:p>
    <w:tbl>
      <w:tblPr>
        <w:tblStyle w:val="af6"/>
        <w:tblpPr w:leftFromText="180" w:rightFromText="180" w:vertAnchor="page" w:horzAnchor="page" w:tblpX="9226" w:tblpY="1921"/>
        <w:tblW w:w="0" w:type="auto"/>
        <w:tblInd w:w="0" w:type="dxa"/>
        <w:tblLook w:val="04A0" w:firstRow="1" w:lastRow="0" w:firstColumn="1" w:lastColumn="0" w:noHBand="0" w:noVBand="1"/>
      </w:tblPr>
      <w:tblGrid>
        <w:gridCol w:w="1254"/>
      </w:tblGrid>
      <w:tr w:rsidR="00B107DE" w14:paraId="53577B5A" w14:textId="77777777" w:rsidTr="00782DB1">
        <w:trPr>
          <w:cantSplit/>
          <w:trHeight w:val="10839"/>
        </w:trPr>
        <w:tc>
          <w:tcPr>
            <w:tcW w:w="1254" w:type="dxa"/>
            <w:tcBorders>
              <w:top w:val="nil"/>
              <w:left w:val="nil"/>
              <w:bottom w:val="nil"/>
              <w:right w:val="nil"/>
            </w:tcBorders>
            <w:textDirection w:val="btLr"/>
          </w:tcPr>
          <w:p w14:paraId="0F51E1FE" w14:textId="4912B32D" w:rsidR="00B107DE" w:rsidRPr="0037490B" w:rsidRDefault="00B107DE" w:rsidP="00782DB1">
            <w:pPr>
              <w:ind w:left="113" w:right="113" w:firstLine="0"/>
              <w:jc w:val="center"/>
              <w:rPr>
                <w:b/>
                <w:i/>
              </w:rPr>
            </w:pPr>
            <w:r w:rsidRPr="0037490B">
              <w:rPr>
                <w:b/>
                <w:i/>
              </w:rPr>
              <w:lastRenderedPageBreak/>
              <w:t xml:space="preserve">Рис. </w:t>
            </w:r>
            <w:r>
              <w:rPr>
                <w:b/>
                <w:i/>
              </w:rPr>
              <w:t>3</w:t>
            </w:r>
            <w:r w:rsidRPr="0037490B">
              <w:rPr>
                <w:b/>
                <w:i/>
              </w:rPr>
              <w:t>.1. Схема архитектуры ПС</w:t>
            </w:r>
          </w:p>
        </w:tc>
      </w:tr>
    </w:tbl>
    <w:p w14:paraId="5E2420BB" w14:textId="5C1C8A01" w:rsidR="00B107DE" w:rsidRPr="0037490B" w:rsidRDefault="00782DB1" w:rsidP="00782DB1">
      <w:pPr>
        <w:ind w:firstLine="0"/>
        <w:jc w:val="left"/>
      </w:pPr>
      <w:r w:rsidRPr="00782DB1">
        <w:rPr>
          <w:noProof/>
          <w:lang w:eastAsia="ru-RU"/>
        </w:rPr>
        <w:drawing>
          <wp:inline distT="0" distB="0" distL="0" distR="0" wp14:anchorId="4DE72054" wp14:editId="72A25D28">
            <wp:extent cx="7775327" cy="4570162"/>
            <wp:effectExtent l="2222"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7781582" cy="4573839"/>
                    </a:xfrm>
                    <a:prstGeom prst="rect">
                      <a:avLst/>
                    </a:prstGeom>
                  </pic:spPr>
                </pic:pic>
              </a:graphicData>
            </a:graphic>
          </wp:inline>
        </w:drawing>
      </w:r>
    </w:p>
    <w:p w14:paraId="2B089B7F" w14:textId="77777777" w:rsidR="00B107DE" w:rsidRDefault="00B107DE" w:rsidP="00B107DE">
      <w:pPr>
        <w:pStyle w:val="3"/>
      </w:pPr>
      <w:bookmarkStart w:id="136" w:name="_Toc72676296"/>
      <w:r w:rsidRPr="00077A04">
        <w:lastRenderedPageBreak/>
        <w:t>Серверная</w:t>
      </w:r>
      <w:r>
        <w:t xml:space="preserve"> часть</w:t>
      </w:r>
      <w:bookmarkEnd w:id="136"/>
    </w:p>
    <w:p w14:paraId="044230C1" w14:textId="77777777" w:rsidR="00B107DE" w:rsidRDefault="00B107DE" w:rsidP="00B107DE">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7A5518E0" w14:textId="77777777" w:rsidR="00B107DE" w:rsidRDefault="00B107DE" w:rsidP="00B107DE">
      <w:r>
        <w:t>Серверная часть условно поделена на ряд модулей:</w:t>
      </w:r>
    </w:p>
    <w:p w14:paraId="2DA8557E" w14:textId="77777777" w:rsidR="00B107DE" w:rsidRPr="003A575D" w:rsidRDefault="00B107DE" w:rsidP="00B107DE">
      <w:pPr>
        <w:pStyle w:val="a7"/>
        <w:numPr>
          <w:ilvl w:val="0"/>
          <w:numId w:val="20"/>
        </w:numPr>
        <w:ind w:left="1560" w:hanging="426"/>
        <w:rPr>
          <w:lang w:val="en-US"/>
        </w:rPr>
      </w:pPr>
      <w:r>
        <w:rPr>
          <w:lang w:val="en-US"/>
        </w:rPr>
        <w:t xml:space="preserve">web </w:t>
      </w:r>
      <w:r w:rsidRPr="003A575D">
        <w:rPr>
          <w:lang w:val="en-US"/>
        </w:rPr>
        <w:t>API;</w:t>
      </w:r>
    </w:p>
    <w:p w14:paraId="2DE49007" w14:textId="77777777" w:rsidR="00B107DE" w:rsidRPr="003A575D" w:rsidRDefault="00B107DE" w:rsidP="00B107DE">
      <w:pPr>
        <w:pStyle w:val="a7"/>
        <w:numPr>
          <w:ilvl w:val="0"/>
          <w:numId w:val="20"/>
        </w:numPr>
        <w:ind w:left="1560" w:hanging="426"/>
        <w:rPr>
          <w:lang w:val="en-US"/>
        </w:rPr>
      </w:pPr>
      <w:r>
        <w:t>модуль авторизации;</w:t>
      </w:r>
    </w:p>
    <w:p w14:paraId="34761A6F" w14:textId="77777777" w:rsidR="00B107DE" w:rsidRPr="003A575D" w:rsidRDefault="00B107DE" w:rsidP="00B107DE">
      <w:pPr>
        <w:pStyle w:val="a7"/>
        <w:numPr>
          <w:ilvl w:val="0"/>
          <w:numId w:val="20"/>
        </w:numPr>
        <w:ind w:left="1560" w:hanging="426"/>
        <w:rPr>
          <w:lang w:val="en-US"/>
        </w:rPr>
      </w:pPr>
      <w:r>
        <w:t>модуль балансировки нагрузки;</w:t>
      </w:r>
    </w:p>
    <w:p w14:paraId="31E0EF83" w14:textId="77777777" w:rsidR="00B107DE" w:rsidRPr="003A575D" w:rsidRDefault="00B107DE" w:rsidP="00B107DE">
      <w:pPr>
        <w:pStyle w:val="a7"/>
        <w:numPr>
          <w:ilvl w:val="0"/>
          <w:numId w:val="20"/>
        </w:numPr>
        <w:ind w:left="1560" w:hanging="426"/>
        <w:rPr>
          <w:lang w:val="en-US"/>
        </w:rPr>
      </w:pPr>
      <w:r>
        <w:t>модуль асинхронной отправки писем;</w:t>
      </w:r>
    </w:p>
    <w:p w14:paraId="1D51509B" w14:textId="77777777" w:rsidR="00B107DE" w:rsidRPr="003A575D" w:rsidRDefault="00B107DE" w:rsidP="00B107DE">
      <w:pPr>
        <w:pStyle w:val="a7"/>
        <w:numPr>
          <w:ilvl w:val="0"/>
          <w:numId w:val="20"/>
        </w:numPr>
        <w:ind w:left="1560" w:hanging="426"/>
      </w:pPr>
      <w:r>
        <w:t>модуль взаимодействия с базой данных.</w:t>
      </w:r>
    </w:p>
    <w:p w14:paraId="538DFFE2" w14:textId="34300F44" w:rsidR="00B107DE" w:rsidRPr="003A575D" w:rsidRDefault="00B107DE" w:rsidP="00B107DE">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t>8</w:t>
      </w:r>
      <w:r w:rsidRPr="00A754B2">
        <w:t>]</w:t>
      </w:r>
      <w:r>
        <w:t>.</w:t>
      </w:r>
    </w:p>
    <w:p w14:paraId="099E5613" w14:textId="77777777" w:rsidR="00B107DE" w:rsidRDefault="00B107DE" w:rsidP="00B107DE">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1A58C9A2" w14:textId="77777777" w:rsidR="00B107DE" w:rsidRDefault="00B107DE" w:rsidP="00B107DE">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5B3BFE34" w14:textId="77777777" w:rsidR="00B107DE" w:rsidRDefault="00B107DE" w:rsidP="00B107DE">
      <w:r>
        <w:t>Модуль асинхронной отправки писем служит для взаимодействия с доступными сервисами доставки и организации отправки писем.</w:t>
      </w:r>
    </w:p>
    <w:p w14:paraId="2793ED21" w14:textId="77777777" w:rsidR="00B107DE" w:rsidRPr="002D5737" w:rsidRDefault="00B107DE" w:rsidP="00B107DE">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70FCD577" w14:textId="4D455DF6" w:rsidR="00B107DE" w:rsidRDefault="00B107DE" w:rsidP="00B107DE">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 [9</w:t>
      </w:r>
      <w:r w:rsidRPr="000613BA">
        <w:t>]</w:t>
      </w:r>
      <w:r>
        <w:t>.</w:t>
      </w:r>
    </w:p>
    <w:p w14:paraId="2E962533" w14:textId="77777777" w:rsidR="00B107DE" w:rsidRDefault="00B107DE" w:rsidP="00B107DE">
      <w:pPr>
        <w:pStyle w:val="3"/>
      </w:pPr>
      <w:bookmarkStart w:id="137" w:name="_Toc72676297"/>
      <w:r>
        <w:lastRenderedPageBreak/>
        <w:t>Сервер СУБД</w:t>
      </w:r>
      <w:bookmarkEnd w:id="137"/>
    </w:p>
    <w:p w14:paraId="511DEFD1" w14:textId="77777777" w:rsidR="00B107DE" w:rsidRDefault="00B107DE" w:rsidP="00B107DE">
      <w:r>
        <w:t>В ходе работы был проанализирован ряд различных СУБД, а именно:</w:t>
      </w:r>
    </w:p>
    <w:p w14:paraId="0485FA0C" w14:textId="0765E88B" w:rsidR="00B107DE" w:rsidRDefault="00B107DE" w:rsidP="00B107DE">
      <w:pPr>
        <w:pStyle w:val="a7"/>
        <w:numPr>
          <w:ilvl w:val="0"/>
          <w:numId w:val="18"/>
        </w:numPr>
        <w:ind w:left="1560" w:hanging="426"/>
        <w:rPr>
          <w:lang w:val="en-US"/>
        </w:rPr>
      </w:pPr>
      <w:r w:rsidRPr="00ED26B0">
        <w:rPr>
          <w:lang w:val="en-US"/>
        </w:rPr>
        <w:t>MySQL</w:t>
      </w:r>
      <w:r w:rsidR="00EF5DAB">
        <w:rPr>
          <w:lang w:val="en-US"/>
        </w:rPr>
        <w:t xml:space="preserve"> [23]</w:t>
      </w:r>
      <w:r>
        <w:rPr>
          <w:lang w:val="en-US"/>
        </w:rPr>
        <w:t>;</w:t>
      </w:r>
    </w:p>
    <w:p w14:paraId="22D65F06" w14:textId="21792BDA" w:rsidR="00B107DE" w:rsidRDefault="00B107DE" w:rsidP="00B107DE">
      <w:pPr>
        <w:pStyle w:val="a7"/>
        <w:numPr>
          <w:ilvl w:val="0"/>
          <w:numId w:val="18"/>
        </w:numPr>
        <w:ind w:left="1560" w:hanging="426"/>
        <w:rPr>
          <w:lang w:val="en-US"/>
        </w:rPr>
      </w:pPr>
      <w:r>
        <w:rPr>
          <w:lang w:val="en-US"/>
        </w:rPr>
        <w:t>MS SQL</w:t>
      </w:r>
      <w:r w:rsidR="00EF5DAB">
        <w:rPr>
          <w:lang w:val="en-US"/>
        </w:rPr>
        <w:t xml:space="preserve"> [22]</w:t>
      </w:r>
      <w:r>
        <w:rPr>
          <w:lang w:val="en-US"/>
        </w:rPr>
        <w:t>;</w:t>
      </w:r>
    </w:p>
    <w:p w14:paraId="150839A8" w14:textId="25D9281E" w:rsidR="00B107DE" w:rsidRDefault="00B107DE" w:rsidP="00B107DE">
      <w:pPr>
        <w:pStyle w:val="a7"/>
        <w:numPr>
          <w:ilvl w:val="0"/>
          <w:numId w:val="18"/>
        </w:numPr>
        <w:ind w:left="1560" w:hanging="426"/>
        <w:rPr>
          <w:lang w:val="en-US"/>
        </w:rPr>
      </w:pPr>
      <w:r>
        <w:rPr>
          <w:lang w:val="en-US"/>
        </w:rPr>
        <w:t>PostgreSQL</w:t>
      </w:r>
      <w:r w:rsidR="00C65827">
        <w:rPr>
          <w:lang w:val="en-US"/>
        </w:rPr>
        <w:t xml:space="preserve"> [24]</w:t>
      </w:r>
      <w:r>
        <w:rPr>
          <w:lang w:val="en-US"/>
        </w:rPr>
        <w:t>.</w:t>
      </w:r>
    </w:p>
    <w:p w14:paraId="779898A7" w14:textId="4BD8AFB2" w:rsidR="00B107DE" w:rsidRDefault="00B107DE" w:rsidP="00B107DE">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005E4F3A" w:rsidRPr="005E4F3A">
        <w:t xml:space="preserve"> [22]</w:t>
      </w:r>
      <w:r>
        <w:t>.</w:t>
      </w:r>
    </w:p>
    <w:p w14:paraId="34252878" w14:textId="77777777" w:rsidR="00B107DE" w:rsidRDefault="00B107DE" w:rsidP="00B107DE">
      <w:r>
        <w:t>В базе данных будут храниться все основные сущности системы:</w:t>
      </w:r>
    </w:p>
    <w:p w14:paraId="108E495B" w14:textId="77777777" w:rsidR="00B107DE" w:rsidRDefault="00B107DE" w:rsidP="00B107DE">
      <w:pPr>
        <w:pStyle w:val="a7"/>
        <w:numPr>
          <w:ilvl w:val="0"/>
          <w:numId w:val="19"/>
        </w:numPr>
        <w:ind w:left="1560" w:hanging="426"/>
      </w:pPr>
      <w:r>
        <w:t>сообщения;</w:t>
      </w:r>
    </w:p>
    <w:p w14:paraId="3DA0DFA8" w14:textId="77777777" w:rsidR="00B107DE" w:rsidRDefault="00B107DE" w:rsidP="00B107DE">
      <w:pPr>
        <w:pStyle w:val="a7"/>
        <w:numPr>
          <w:ilvl w:val="0"/>
          <w:numId w:val="19"/>
        </w:numPr>
        <w:ind w:left="1560" w:hanging="426"/>
      </w:pPr>
      <w:r>
        <w:t>пользователи;</w:t>
      </w:r>
      <w:r w:rsidRPr="00736019">
        <w:t xml:space="preserve"> </w:t>
      </w:r>
    </w:p>
    <w:p w14:paraId="5FB10154" w14:textId="77777777" w:rsidR="00B107DE" w:rsidRDefault="00B107DE" w:rsidP="00B107DE">
      <w:pPr>
        <w:pStyle w:val="a7"/>
        <w:numPr>
          <w:ilvl w:val="0"/>
          <w:numId w:val="19"/>
        </w:numPr>
        <w:ind w:left="1560" w:hanging="426"/>
      </w:pPr>
      <w:r>
        <w:t xml:space="preserve">ссылки на прикрепленные файлы; </w:t>
      </w:r>
    </w:p>
    <w:p w14:paraId="248CD06E" w14:textId="77777777" w:rsidR="00B107DE" w:rsidRDefault="00B107DE" w:rsidP="00B107DE">
      <w:pPr>
        <w:pStyle w:val="a7"/>
        <w:numPr>
          <w:ilvl w:val="0"/>
          <w:numId w:val="19"/>
        </w:numPr>
        <w:ind w:left="1560" w:hanging="426"/>
      </w:pPr>
      <w:r>
        <w:t>контакты пользователей;</w:t>
      </w:r>
    </w:p>
    <w:p w14:paraId="4924C86E" w14:textId="77777777" w:rsidR="00B107DE" w:rsidRDefault="00B107DE" w:rsidP="00B107DE">
      <w:pPr>
        <w:pStyle w:val="a7"/>
        <w:numPr>
          <w:ilvl w:val="0"/>
          <w:numId w:val="19"/>
        </w:numPr>
        <w:ind w:left="1560" w:hanging="426"/>
      </w:pPr>
      <w:r>
        <w:t>сервисы доставки;</w:t>
      </w:r>
    </w:p>
    <w:p w14:paraId="2329EDD8" w14:textId="77777777" w:rsidR="00B107DE" w:rsidRDefault="00B107DE" w:rsidP="00B107DE">
      <w:pPr>
        <w:pStyle w:val="a7"/>
        <w:numPr>
          <w:ilvl w:val="0"/>
          <w:numId w:val="19"/>
        </w:numPr>
        <w:ind w:left="1560" w:hanging="426"/>
      </w:pPr>
      <w:r>
        <w:t>очереди доставки;</w:t>
      </w:r>
    </w:p>
    <w:p w14:paraId="1A962EB2" w14:textId="77777777" w:rsidR="00B107DE" w:rsidRDefault="00B107DE" w:rsidP="00B107DE">
      <w:pPr>
        <w:pStyle w:val="a7"/>
        <w:numPr>
          <w:ilvl w:val="0"/>
          <w:numId w:val="19"/>
        </w:numPr>
        <w:ind w:left="1560" w:hanging="426"/>
      </w:pPr>
      <w:r>
        <w:t>доступы пользователей;</w:t>
      </w:r>
    </w:p>
    <w:p w14:paraId="0E8A111F" w14:textId="77777777" w:rsidR="00B107DE" w:rsidRDefault="00B107DE" w:rsidP="00B107DE">
      <w:pPr>
        <w:pStyle w:val="a7"/>
        <w:numPr>
          <w:ilvl w:val="0"/>
          <w:numId w:val="19"/>
        </w:numPr>
        <w:ind w:left="1560" w:hanging="426"/>
      </w:pPr>
      <w:r>
        <w:t>тарифы;</w:t>
      </w:r>
    </w:p>
    <w:p w14:paraId="61BF9D6A" w14:textId="77777777" w:rsidR="00B107DE" w:rsidRDefault="00B107DE" w:rsidP="00B107DE">
      <w:pPr>
        <w:pStyle w:val="a7"/>
        <w:numPr>
          <w:ilvl w:val="0"/>
          <w:numId w:val="19"/>
        </w:numPr>
        <w:ind w:left="1560" w:hanging="426"/>
      </w:pPr>
      <w:r>
        <w:t>скидки.</w:t>
      </w:r>
      <w:bookmarkStart w:id="138" w:name="_Toc354615885"/>
      <w:bookmarkStart w:id="139" w:name="_Toc354616161"/>
      <w:bookmarkStart w:id="140" w:name="_Toc354659791"/>
      <w:bookmarkStart w:id="141" w:name="_Toc354666752"/>
      <w:bookmarkStart w:id="142" w:name="_Toc359344423"/>
    </w:p>
    <w:p w14:paraId="0F06CC78" w14:textId="77777777" w:rsidR="00B107DE" w:rsidRDefault="00B107DE" w:rsidP="00B107DE">
      <w:r>
        <w:t>Также для осуществления отношения «многие ко многим» необходимы промежуточные таблицы для взаимодействия следующих таблиц:</w:t>
      </w:r>
    </w:p>
    <w:p w14:paraId="12DECCB9" w14:textId="77777777" w:rsidR="00B107DE" w:rsidRDefault="00B107DE" w:rsidP="00B107DE">
      <w:pPr>
        <w:pStyle w:val="a7"/>
        <w:numPr>
          <w:ilvl w:val="0"/>
          <w:numId w:val="29"/>
        </w:numPr>
      </w:pPr>
      <w:r>
        <w:t>Сообщения – Файлы;</w:t>
      </w:r>
    </w:p>
    <w:p w14:paraId="0860805F" w14:textId="77777777" w:rsidR="00B107DE" w:rsidRDefault="00B107DE" w:rsidP="00B107DE">
      <w:pPr>
        <w:pStyle w:val="a7"/>
        <w:numPr>
          <w:ilvl w:val="0"/>
          <w:numId w:val="29"/>
        </w:numPr>
      </w:pPr>
      <w:r>
        <w:t>Пользователи – Доступы;</w:t>
      </w:r>
    </w:p>
    <w:p w14:paraId="79296199" w14:textId="77777777" w:rsidR="00B107DE" w:rsidRDefault="00B107DE" w:rsidP="00B107DE">
      <w:pPr>
        <w:pStyle w:val="a7"/>
        <w:numPr>
          <w:ilvl w:val="0"/>
          <w:numId w:val="29"/>
        </w:numPr>
      </w:pPr>
      <w:r>
        <w:t>Тарифы – Скидки.</w:t>
      </w:r>
    </w:p>
    <w:p w14:paraId="67752E0A" w14:textId="4DEB51CD" w:rsidR="00B107DE" w:rsidRPr="00B107DE" w:rsidRDefault="00887118" w:rsidP="00887118">
      <w:pPr>
        <w:pStyle w:val="2"/>
      </w:pPr>
      <w:bookmarkStart w:id="143" w:name="_Toc72676298"/>
      <w:bookmarkEnd w:id="138"/>
      <w:bookmarkEnd w:id="139"/>
      <w:bookmarkEnd w:id="140"/>
      <w:bookmarkEnd w:id="141"/>
      <w:bookmarkEnd w:id="142"/>
      <w:r>
        <w:t>Низкоуровневое проектирование</w:t>
      </w:r>
      <w:bookmarkEnd w:id="143"/>
    </w:p>
    <w:p w14:paraId="46673313" w14:textId="77777777" w:rsidR="00FA2C17" w:rsidRDefault="00FA2C17" w:rsidP="00887118">
      <w:pPr>
        <w:pStyle w:val="3"/>
      </w:pPr>
      <w:bookmarkStart w:id="144" w:name="_Toc72676299"/>
      <w:r>
        <w:rPr>
          <w:lang w:val="en-US"/>
        </w:rPr>
        <w:t>ER-</w:t>
      </w:r>
      <w:r w:rsidRPr="00B107DE">
        <w:t>диаграмма</w:t>
      </w:r>
      <w:bookmarkEnd w:id="144"/>
    </w:p>
    <w:p w14:paraId="001F304E" w14:textId="54C02FE0" w:rsidR="00FA2C17" w:rsidRPr="0045557F" w:rsidRDefault="0045557F" w:rsidP="00FA2C17">
      <w:r w:rsidRPr="0045557F">
        <w:t xml:space="preserve">Разработана </w:t>
      </w:r>
      <w:r w:rsidR="00FA2C17" w:rsidRPr="0045557F">
        <w:t>модель данных для программного комплекса управления рассылкой электронных сообщений.</w:t>
      </w:r>
    </w:p>
    <w:p w14:paraId="478CCFFD" w14:textId="77777777" w:rsidR="00FA2C17" w:rsidRDefault="00FA2C17" w:rsidP="00FA2C17">
      <w:r>
        <w:lastRenderedPageBreak/>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00140AD6" w14:textId="77777777" w:rsidR="00FA2C17" w:rsidRDefault="00FA2C17" w:rsidP="00FA2C17">
      <w:r>
        <w:t>В результате анализа процесс обучения можно обозначить несколько сущностей. Вот описание некоторых основных сущностей:</w:t>
      </w:r>
    </w:p>
    <w:p w14:paraId="1BF06127" w14:textId="2B48EE9B" w:rsidR="00FA2C17" w:rsidRPr="00122C8F" w:rsidRDefault="00FA2C17" w:rsidP="00FA2C17">
      <w:pPr>
        <w:pStyle w:val="10"/>
      </w:pPr>
      <w:r w:rsidRPr="00122C8F">
        <w:rPr>
          <w:lang w:val="en-US"/>
        </w:rPr>
        <w:t>Messages</w:t>
      </w:r>
      <w:r w:rsidR="00122C8F" w:rsidRPr="00122C8F">
        <w:t xml:space="preserve"> – таблица для хранения сообщений</w:t>
      </w:r>
    </w:p>
    <w:p w14:paraId="6FCBCB7D" w14:textId="77777777" w:rsidR="00FA2C17" w:rsidRPr="00D60EEF" w:rsidRDefault="00FA2C17" w:rsidP="00FA2C17">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784A7C55" w14:textId="77777777" w:rsidR="00FA2C17" w:rsidRPr="00D60EEF" w:rsidRDefault="00FA2C17" w:rsidP="00FA2C17">
      <w:pPr>
        <w:pStyle w:val="10"/>
        <w:numPr>
          <w:ilvl w:val="1"/>
          <w:numId w:val="3"/>
        </w:numPr>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5C90C7E2" w14:textId="77777777" w:rsidR="00FA2C17" w:rsidRPr="00D60EEF" w:rsidRDefault="00FA2C17" w:rsidP="00FA2C17">
      <w:pPr>
        <w:pStyle w:val="10"/>
        <w:numPr>
          <w:ilvl w:val="1"/>
          <w:numId w:val="3"/>
        </w:numPr>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3950FE72" w14:textId="77777777" w:rsidR="00FA2C17" w:rsidRPr="00D60EEF" w:rsidRDefault="00FA2C17" w:rsidP="00FA2C17">
      <w:pPr>
        <w:pStyle w:val="10"/>
        <w:numPr>
          <w:ilvl w:val="1"/>
          <w:numId w:val="3"/>
        </w:numPr>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733E30FB" w14:textId="77777777" w:rsidR="00FA2C17" w:rsidRPr="00D60EEF" w:rsidRDefault="00FA2C17" w:rsidP="00FA2C17">
      <w:pPr>
        <w:pStyle w:val="10"/>
        <w:numPr>
          <w:ilvl w:val="1"/>
          <w:numId w:val="3"/>
        </w:numPr>
      </w:pPr>
      <w:r>
        <w:rPr>
          <w:lang w:val="en-US"/>
        </w:rPr>
        <w:t>body</w:t>
      </w:r>
      <w:r>
        <w:t xml:space="preserve"> (</w:t>
      </w:r>
      <w:r>
        <w:rPr>
          <w:lang w:val="en-US"/>
        </w:rPr>
        <w:t>text</w:t>
      </w:r>
      <w:r>
        <w:t>) – тело сообщения;</w:t>
      </w:r>
    </w:p>
    <w:p w14:paraId="33E9F7A8" w14:textId="77777777" w:rsidR="00FA2C17" w:rsidRDefault="00FA2C17" w:rsidP="00FA2C17">
      <w:pPr>
        <w:pStyle w:val="10"/>
        <w:numPr>
          <w:ilvl w:val="1"/>
          <w:numId w:val="3"/>
        </w:numPr>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1CEC638" w14:textId="77777777" w:rsidR="00FA2C17" w:rsidRDefault="00FA2C17" w:rsidP="00FA2C17">
      <w:pPr>
        <w:pStyle w:val="10"/>
        <w:numPr>
          <w:ilvl w:val="1"/>
          <w:numId w:val="3"/>
        </w:numPr>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497122E" w14:textId="77777777" w:rsidR="00FA2C17" w:rsidRDefault="00FA2C17" w:rsidP="00FA2C17">
      <w:pPr>
        <w:pStyle w:val="10"/>
        <w:numPr>
          <w:ilvl w:val="1"/>
          <w:numId w:val="3"/>
        </w:numPr>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12A165A0" w14:textId="77777777" w:rsidR="00FA2C17" w:rsidRDefault="00FA2C17" w:rsidP="00FA2C17">
      <w:pPr>
        <w:pStyle w:val="10"/>
        <w:numPr>
          <w:ilvl w:val="1"/>
          <w:numId w:val="3"/>
        </w:numPr>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54C468B7" w14:textId="77777777" w:rsidR="00FA2C17" w:rsidRDefault="00FA2C17" w:rsidP="008C5951">
      <w:pPr>
        <w:pStyle w:val="10"/>
        <w:numPr>
          <w:ilvl w:val="1"/>
          <w:numId w:val="3"/>
        </w:numPr>
        <w:ind w:left="1780" w:hanging="703"/>
      </w:pPr>
      <w:proofErr w:type="spellStart"/>
      <w:r>
        <w:rPr>
          <w:lang w:val="en-US"/>
        </w:rPr>
        <w:t>queueId</w:t>
      </w:r>
      <w:proofErr w:type="spell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0DF21A29" w14:textId="6DCD357C" w:rsidR="00FA2C17" w:rsidRPr="00122C8F" w:rsidRDefault="00FA2C17" w:rsidP="00FA2C17">
      <w:pPr>
        <w:pStyle w:val="10"/>
      </w:pPr>
      <w:proofErr w:type="spellStart"/>
      <w:r w:rsidRPr="00122C8F">
        <w:rPr>
          <w:lang w:val="en-US"/>
        </w:rPr>
        <w:t>MessagesAttachedFiles</w:t>
      </w:r>
      <w:proofErr w:type="spellEnd"/>
      <w:r w:rsidR="00122C8F">
        <w:t xml:space="preserve"> – таблица для связи таблиц сообщений и прикрепленных файлов</w:t>
      </w:r>
    </w:p>
    <w:p w14:paraId="1BE25D08" w14:textId="77777777" w:rsidR="00FA2C17" w:rsidRPr="00BD1CB1" w:rsidRDefault="00FA2C17" w:rsidP="00FA2C17">
      <w:pPr>
        <w:pStyle w:val="10"/>
        <w:numPr>
          <w:ilvl w:val="1"/>
          <w:numId w:val="3"/>
        </w:numPr>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5617AFFB" w14:textId="77777777" w:rsidR="00FA2C17" w:rsidRDefault="00FA2C17" w:rsidP="00FA2C17">
      <w:pPr>
        <w:pStyle w:val="10"/>
        <w:numPr>
          <w:ilvl w:val="1"/>
          <w:numId w:val="3"/>
        </w:numPr>
      </w:pPr>
      <w:proofErr w:type="spellStart"/>
      <w:r>
        <w:rPr>
          <w:lang w:val="en-US"/>
        </w:rPr>
        <w:t>attachedFileId</w:t>
      </w:r>
      <w:proofErr w:type="spellEnd"/>
      <w:r w:rsidRPr="00D87257">
        <w:t xml:space="preserve"> (</w:t>
      </w:r>
      <w:r>
        <w:rPr>
          <w:lang w:val="en-US"/>
        </w:rPr>
        <w:t>long</w:t>
      </w:r>
      <w:r w:rsidRPr="00D87257">
        <w:t xml:space="preserve">) – </w:t>
      </w:r>
      <w:r>
        <w:t>суррогатный первичный ключ файла</w:t>
      </w:r>
      <w:r w:rsidRPr="008202F4">
        <w:t>.</w:t>
      </w:r>
    </w:p>
    <w:p w14:paraId="65C7133D" w14:textId="0CE622C5" w:rsidR="00FA2C17" w:rsidRPr="00122C8F" w:rsidRDefault="00FA2C17" w:rsidP="00FA2C17">
      <w:pPr>
        <w:pStyle w:val="10"/>
      </w:pPr>
      <w:proofErr w:type="spellStart"/>
      <w:r w:rsidRPr="00122C8F">
        <w:rPr>
          <w:lang w:val="en-US"/>
        </w:rPr>
        <w:t>AttachedFiles</w:t>
      </w:r>
      <w:proofErr w:type="spellEnd"/>
      <w:r w:rsidR="00122C8F">
        <w:t xml:space="preserve"> – таблица для хранения ссылок на прикрепленные файлы</w:t>
      </w:r>
    </w:p>
    <w:p w14:paraId="2139E9F2" w14:textId="77777777" w:rsidR="00FA2C17" w:rsidRPr="00BD1CB1" w:rsidRDefault="00FA2C17" w:rsidP="00FA2C17">
      <w:pPr>
        <w:pStyle w:val="10"/>
        <w:numPr>
          <w:ilvl w:val="1"/>
          <w:numId w:val="3"/>
        </w:numPr>
      </w:pPr>
      <w:proofErr w:type="spellStart"/>
      <w:r>
        <w:rPr>
          <w:lang w:val="en-US"/>
        </w:rPr>
        <w:t>attachedFileId</w:t>
      </w:r>
      <w:proofErr w:type="spellEnd"/>
      <w:r w:rsidRPr="00D87257">
        <w:t xml:space="preserve"> </w:t>
      </w:r>
      <w:r w:rsidRPr="00BD1CB1">
        <w:t>(</w:t>
      </w:r>
      <w:r>
        <w:rPr>
          <w:lang w:val="en-US"/>
        </w:rPr>
        <w:t>long</w:t>
      </w:r>
      <w:r w:rsidRPr="00BD1CB1">
        <w:t>) – суррогатный первичный ключ;</w:t>
      </w:r>
    </w:p>
    <w:p w14:paraId="45D0BA23" w14:textId="77777777" w:rsidR="00FA2C17" w:rsidRPr="00BD1CB1" w:rsidRDefault="00FA2C17" w:rsidP="00FA2C17">
      <w:pPr>
        <w:pStyle w:val="10"/>
        <w:numPr>
          <w:ilvl w:val="1"/>
          <w:numId w:val="3"/>
        </w:numPr>
      </w:pPr>
      <w:r>
        <w:rPr>
          <w:lang w:val="en-US"/>
        </w:rPr>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7381A6A8" w14:textId="77777777" w:rsidR="00FA2C17" w:rsidRDefault="00FA2C17" w:rsidP="00FA2C17">
      <w:pPr>
        <w:pStyle w:val="10"/>
        <w:numPr>
          <w:ilvl w:val="1"/>
          <w:numId w:val="3"/>
        </w:numPr>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4FE361FB" w14:textId="77777777" w:rsidR="00FA2C17" w:rsidRPr="00D60EEF" w:rsidRDefault="00FA2C17" w:rsidP="00FA2C17">
      <w:pPr>
        <w:pStyle w:val="10"/>
        <w:numPr>
          <w:ilvl w:val="1"/>
          <w:numId w:val="3"/>
        </w:numPr>
      </w:pPr>
      <w:proofErr w:type="spellStart"/>
      <w:r>
        <w:rPr>
          <w:lang w:val="en-US"/>
        </w:rPr>
        <w:t>typeId</w:t>
      </w:r>
      <w:proofErr w:type="spell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132CA33" w14:textId="730782CA" w:rsidR="00FA2C17" w:rsidRPr="00122C8F" w:rsidRDefault="00FA2C17" w:rsidP="00FA2C17">
      <w:pPr>
        <w:pStyle w:val="10"/>
      </w:pPr>
      <w:r w:rsidRPr="00122C8F">
        <w:rPr>
          <w:lang w:val="en-US"/>
        </w:rPr>
        <w:t>Users</w:t>
      </w:r>
      <w:r w:rsidR="00122C8F">
        <w:t xml:space="preserve"> – таблица для хранения информации о пользователях</w:t>
      </w:r>
    </w:p>
    <w:p w14:paraId="7483F591" w14:textId="77777777" w:rsidR="00FA2C17" w:rsidRPr="00D60EEF" w:rsidRDefault="00FA2C17" w:rsidP="00FA2C17">
      <w:pPr>
        <w:pStyle w:val="10"/>
        <w:numPr>
          <w:ilvl w:val="1"/>
          <w:numId w:val="3"/>
        </w:numPr>
      </w:pPr>
      <w:r>
        <w:rPr>
          <w:lang w:val="en-US"/>
        </w:rPr>
        <w:lastRenderedPageBreak/>
        <w:t>id</w:t>
      </w:r>
      <w:r>
        <w:t xml:space="preserve"> (</w:t>
      </w:r>
      <w:r>
        <w:rPr>
          <w:lang w:val="en-US"/>
        </w:rPr>
        <w:t>long</w:t>
      </w:r>
      <w:r>
        <w:t>) – суррогатный первичный ключ;</w:t>
      </w:r>
    </w:p>
    <w:p w14:paraId="0570C33A" w14:textId="77777777" w:rsidR="00FA2C17" w:rsidRPr="00D60EEF" w:rsidRDefault="00FA2C17" w:rsidP="00FA2C17">
      <w:pPr>
        <w:pStyle w:val="10"/>
        <w:numPr>
          <w:ilvl w:val="1"/>
          <w:numId w:val="3"/>
        </w:numPr>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1FE2BCF" w14:textId="77777777" w:rsidR="00FA2C17" w:rsidRPr="00D60EEF" w:rsidRDefault="00FA2C17" w:rsidP="00FA2C17">
      <w:pPr>
        <w:pStyle w:val="10"/>
        <w:numPr>
          <w:ilvl w:val="1"/>
          <w:numId w:val="3"/>
        </w:numPr>
      </w:pPr>
      <w:r>
        <w:rPr>
          <w:lang w:val="en-US"/>
        </w:rPr>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EE396B1" w14:textId="77777777" w:rsidR="00FA2C17" w:rsidRPr="00D60EEF" w:rsidRDefault="00FA2C17" w:rsidP="00FA2C17">
      <w:pPr>
        <w:pStyle w:val="10"/>
        <w:numPr>
          <w:ilvl w:val="1"/>
          <w:numId w:val="3"/>
        </w:numPr>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1C18CCC2" w14:textId="77777777" w:rsidR="00FA2C17" w:rsidRDefault="00FA2C17" w:rsidP="00FA2C17">
      <w:pPr>
        <w:pStyle w:val="10"/>
        <w:numPr>
          <w:ilvl w:val="1"/>
          <w:numId w:val="3"/>
        </w:numPr>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7E73FAC0" w14:textId="77777777" w:rsidR="00FA2C17" w:rsidRDefault="00FA2C17" w:rsidP="00FA2C17">
      <w:pPr>
        <w:pStyle w:val="10"/>
        <w:numPr>
          <w:ilvl w:val="1"/>
          <w:numId w:val="3"/>
        </w:numPr>
      </w:pPr>
      <w:proofErr w:type="spellStart"/>
      <w:r>
        <w:rPr>
          <w:lang w:val="en-US"/>
        </w:rPr>
        <w:t>queueId</w:t>
      </w:r>
      <w:proofErr w:type="spell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42679481" w14:textId="1368B519" w:rsidR="00FA2C17" w:rsidRPr="00D60EEF" w:rsidRDefault="00FA2C17" w:rsidP="00FA2C17">
      <w:pPr>
        <w:pStyle w:val="10"/>
        <w:rPr>
          <w:b/>
        </w:rPr>
      </w:pPr>
      <w:proofErr w:type="spellStart"/>
      <w:r w:rsidRPr="00122C8F">
        <w:rPr>
          <w:lang w:val="en-US"/>
        </w:rPr>
        <w:t>UsersAccesses</w:t>
      </w:r>
      <w:proofErr w:type="spellEnd"/>
      <w:r w:rsidR="00122C8F">
        <w:t xml:space="preserve"> – таблица для связи таблиц пользователей и доступов</w:t>
      </w:r>
    </w:p>
    <w:p w14:paraId="1AB90357" w14:textId="77777777" w:rsidR="00FA2C17" w:rsidRDefault="00FA2C17" w:rsidP="00FA2C17">
      <w:pPr>
        <w:pStyle w:val="10"/>
        <w:numPr>
          <w:ilvl w:val="1"/>
          <w:numId w:val="3"/>
        </w:numPr>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46C1D85A" w14:textId="77777777" w:rsidR="00FA2C17" w:rsidRDefault="00FA2C17" w:rsidP="00FA2C17">
      <w:pPr>
        <w:pStyle w:val="10"/>
        <w:numPr>
          <w:ilvl w:val="1"/>
          <w:numId w:val="3"/>
        </w:numPr>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1595D3EF" w14:textId="3768FC53" w:rsidR="00FA2C17" w:rsidRPr="00122C8F" w:rsidRDefault="00FA2C17" w:rsidP="00FA2C17">
      <w:pPr>
        <w:pStyle w:val="10"/>
      </w:pPr>
      <w:r w:rsidRPr="00122C8F">
        <w:rPr>
          <w:lang w:val="en-US"/>
        </w:rPr>
        <w:t>Accesses</w:t>
      </w:r>
      <w:r w:rsidR="00122C8F">
        <w:t xml:space="preserve"> – таблица для хранения информации о доступах</w:t>
      </w:r>
    </w:p>
    <w:p w14:paraId="2FF02622" w14:textId="77777777" w:rsidR="00FA2C17" w:rsidRDefault="00FA2C17" w:rsidP="00FA2C17">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F3A392" w14:textId="77777777" w:rsidR="00FA2C17" w:rsidRPr="0060308A" w:rsidRDefault="00FA2C17" w:rsidP="00FA2C17">
      <w:pPr>
        <w:pStyle w:val="10"/>
        <w:numPr>
          <w:ilvl w:val="1"/>
          <w:numId w:val="3"/>
        </w:numPr>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5FD6DAE0" w14:textId="77777777" w:rsidR="00FA2C17" w:rsidRPr="0060308A" w:rsidRDefault="00FA2C17" w:rsidP="00FA2C17">
      <w:pPr>
        <w:pStyle w:val="10"/>
        <w:numPr>
          <w:ilvl w:val="1"/>
          <w:numId w:val="3"/>
        </w:numPr>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50979E1D" w14:textId="77777777" w:rsidR="00FA2C17" w:rsidRPr="0060308A" w:rsidRDefault="00FA2C17" w:rsidP="00FA2C17">
      <w:pPr>
        <w:pStyle w:val="10"/>
        <w:numPr>
          <w:ilvl w:val="1"/>
          <w:numId w:val="3"/>
        </w:numPr>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63999719" w14:textId="77777777" w:rsidR="00FA2C17" w:rsidRDefault="00FA2C17" w:rsidP="00FA2C17">
      <w:pPr>
        <w:pStyle w:val="10"/>
        <w:numPr>
          <w:ilvl w:val="1"/>
          <w:numId w:val="3"/>
        </w:numPr>
      </w:pPr>
      <w:proofErr w:type="spellStart"/>
      <w:r w:rsidRPr="00650F96">
        <w:rPr>
          <w:lang w:val="en-US"/>
        </w:rPr>
        <w:t>tariffId</w:t>
      </w:r>
      <w:proofErr w:type="spell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16468EC0" w14:textId="49040681" w:rsidR="00FA2C17" w:rsidRPr="00612A1C" w:rsidRDefault="00FA2C17" w:rsidP="00FA2C17">
      <w:pPr>
        <w:pStyle w:val="10"/>
      </w:pPr>
      <w:r w:rsidRPr="00612A1C">
        <w:rPr>
          <w:lang w:val="en-US"/>
        </w:rPr>
        <w:t>Contacts</w:t>
      </w:r>
      <w:r w:rsidR="00612A1C">
        <w:t xml:space="preserve"> – таблица для хранения контактов пользователей</w:t>
      </w:r>
    </w:p>
    <w:p w14:paraId="2BDF081C"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2646E208" w14:textId="77777777" w:rsidR="00FA2C17" w:rsidRDefault="00FA2C17" w:rsidP="00FA2C17">
      <w:pPr>
        <w:pStyle w:val="10"/>
        <w:numPr>
          <w:ilvl w:val="1"/>
          <w:numId w:val="3"/>
        </w:numPr>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85A07CE" w14:textId="77777777" w:rsidR="00FA2C17" w:rsidRPr="00DC4774" w:rsidRDefault="00FA2C17" w:rsidP="00FA2C17">
      <w:pPr>
        <w:pStyle w:val="10"/>
        <w:numPr>
          <w:ilvl w:val="1"/>
          <w:numId w:val="3"/>
        </w:numPr>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00EA1479" w14:textId="77777777" w:rsidR="00FA2C17" w:rsidRPr="00650F96" w:rsidRDefault="00FA2C17" w:rsidP="00FA2C17">
      <w:pPr>
        <w:pStyle w:val="10"/>
        <w:numPr>
          <w:ilvl w:val="1"/>
          <w:numId w:val="3"/>
        </w:numPr>
      </w:pPr>
      <w:proofErr w:type="spellStart"/>
      <w:r>
        <w:rPr>
          <w:lang w:val="en-US"/>
        </w:rPr>
        <w:t>userId</w:t>
      </w:r>
      <w:proofErr w:type="spell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FD41AB8" w14:textId="3C7787D2" w:rsidR="00612A1C" w:rsidRPr="00612A1C" w:rsidRDefault="00FA2C17" w:rsidP="00612A1C">
      <w:pPr>
        <w:pStyle w:val="10"/>
      </w:pPr>
      <w:proofErr w:type="spellStart"/>
      <w:r w:rsidRPr="00612A1C">
        <w:rPr>
          <w:lang w:val="en-US"/>
        </w:rPr>
        <w:t>DeliveryServices</w:t>
      </w:r>
      <w:proofErr w:type="spellEnd"/>
      <w:r w:rsidR="00612A1C">
        <w:t xml:space="preserve"> – таблица для хранения информации о сервисах доставки</w:t>
      </w:r>
    </w:p>
    <w:p w14:paraId="7F84D196" w14:textId="77777777" w:rsidR="00FA2C17" w:rsidRPr="0060308A" w:rsidRDefault="00FA2C17" w:rsidP="00FA2C17">
      <w:pPr>
        <w:pStyle w:val="10"/>
        <w:numPr>
          <w:ilvl w:val="1"/>
          <w:numId w:val="3"/>
        </w:numPr>
      </w:pPr>
      <w:r>
        <w:rPr>
          <w:lang w:val="en-US"/>
        </w:rPr>
        <w:t>id</w:t>
      </w:r>
      <w:r>
        <w:t xml:space="preserve"> (</w:t>
      </w:r>
      <w:proofErr w:type="spellStart"/>
      <w:r>
        <w:rPr>
          <w:lang w:val="en-US"/>
        </w:rPr>
        <w:t>int</w:t>
      </w:r>
      <w:proofErr w:type="spellEnd"/>
      <w:r>
        <w:t>) – суррогатный первичный ключ;</w:t>
      </w:r>
    </w:p>
    <w:p w14:paraId="256961BD" w14:textId="77777777" w:rsidR="00FA2C17" w:rsidRPr="0060308A" w:rsidRDefault="00FA2C17" w:rsidP="00FA2C17">
      <w:pPr>
        <w:pStyle w:val="10"/>
        <w:numPr>
          <w:ilvl w:val="1"/>
          <w:numId w:val="3"/>
        </w:numPr>
      </w:pPr>
      <w:proofErr w:type="spellStart"/>
      <w:r>
        <w:rPr>
          <w:lang w:val="en-US"/>
        </w:rPr>
        <w:t>serviceName</w:t>
      </w:r>
      <w:proofErr w:type="spellEnd"/>
      <w:r>
        <w:t xml:space="preserve"> (</w:t>
      </w:r>
      <w:proofErr w:type="spellStart"/>
      <w:r>
        <w:rPr>
          <w:lang w:val="en-US"/>
        </w:rPr>
        <w:t>nvarchar</w:t>
      </w:r>
      <w:proofErr w:type="spellEnd"/>
      <w:r w:rsidRPr="00650F96">
        <w:t>(</w:t>
      </w:r>
      <w:r>
        <w:rPr>
          <w:lang w:val="en-US"/>
        </w:rPr>
        <w:t>max</w:t>
      </w:r>
      <w:r w:rsidRPr="00650F96">
        <w:t xml:space="preserve">)) – </w:t>
      </w:r>
      <w:r>
        <w:t>название сервиса доставки;</w:t>
      </w:r>
    </w:p>
    <w:p w14:paraId="56D763A7" w14:textId="77777777" w:rsidR="00FA2C17" w:rsidRDefault="00FA2C17" w:rsidP="00FA2C17">
      <w:pPr>
        <w:pStyle w:val="10"/>
        <w:numPr>
          <w:ilvl w:val="1"/>
          <w:numId w:val="3"/>
        </w:numPr>
      </w:pPr>
      <w:proofErr w:type="spellStart"/>
      <w:r w:rsidRPr="00650F96">
        <w:rPr>
          <w:lang w:val="en-US"/>
        </w:rPr>
        <w:t>standartPriority</w:t>
      </w:r>
      <w:proofErr w:type="spellEnd"/>
      <w:r w:rsidRPr="00650F96">
        <w:t xml:space="preserve"> (</w:t>
      </w:r>
      <w:proofErr w:type="spellStart"/>
      <w:r w:rsidRPr="00650F96">
        <w:rPr>
          <w:lang w:val="en-US"/>
        </w:rPr>
        <w:t>int</w:t>
      </w:r>
      <w:proofErr w:type="spellEnd"/>
      <w:r w:rsidRPr="00650F96">
        <w:t xml:space="preserve">) – </w:t>
      </w:r>
      <w:r>
        <w:t>значение приоритета данного сервиса доставки при переборе списка сервисов во время отправки по умолчанию;</w:t>
      </w:r>
    </w:p>
    <w:p w14:paraId="2016EF43" w14:textId="77777777" w:rsidR="00FA2C17" w:rsidRPr="00BD1CB1" w:rsidRDefault="00FA2C17" w:rsidP="00FA2C17">
      <w:pPr>
        <w:pStyle w:val="10"/>
        <w:numPr>
          <w:ilvl w:val="1"/>
          <w:numId w:val="3"/>
        </w:numPr>
      </w:pPr>
      <w:proofErr w:type="spellStart"/>
      <w:r>
        <w:rPr>
          <w:lang w:val="en-US"/>
        </w:rPr>
        <w:lastRenderedPageBreak/>
        <w:t>connectionString</w:t>
      </w:r>
      <w:proofErr w:type="spellEnd"/>
      <w:r w:rsidRPr="009E691F">
        <w:t xml:space="preserve"> (</w:t>
      </w:r>
      <w:proofErr w:type="spellStart"/>
      <w:r>
        <w:rPr>
          <w:lang w:val="en-US"/>
        </w:rPr>
        <w:t>nvarchar</w:t>
      </w:r>
      <w:proofErr w:type="spellEnd"/>
      <w:r w:rsidRPr="009E691F">
        <w:t>(</w:t>
      </w:r>
      <w:r>
        <w:rPr>
          <w:lang w:val="en-US"/>
        </w:rPr>
        <w:t>max</w:t>
      </w:r>
      <w:r w:rsidRPr="009E691F">
        <w:t>)) – строка</w:t>
      </w:r>
      <w:r>
        <w:t>, необходимая для взаимодействия с данным сервисом</w:t>
      </w:r>
      <w:r w:rsidRPr="009E691F">
        <w:t xml:space="preserve">. </w:t>
      </w:r>
    </w:p>
    <w:p w14:paraId="2AE59EE7" w14:textId="268FB262" w:rsidR="00FA2C17" w:rsidRPr="00150E1C" w:rsidRDefault="00FA2C17" w:rsidP="00FA2C17">
      <w:pPr>
        <w:pStyle w:val="10"/>
      </w:pPr>
      <w:proofErr w:type="spellStart"/>
      <w:r w:rsidRPr="00150E1C">
        <w:rPr>
          <w:lang w:val="en-US"/>
        </w:rPr>
        <w:t>DeliveryQueues</w:t>
      </w:r>
      <w:proofErr w:type="spellEnd"/>
      <w:r w:rsidR="00150E1C">
        <w:t xml:space="preserve"> – таблица для хранения информации об очередях</w:t>
      </w:r>
    </w:p>
    <w:p w14:paraId="460DDB49" w14:textId="77777777" w:rsidR="00FA2C17" w:rsidRPr="00BD1CB1" w:rsidRDefault="00FA2C17" w:rsidP="00FA2C17">
      <w:pPr>
        <w:pStyle w:val="10"/>
        <w:numPr>
          <w:ilvl w:val="1"/>
          <w:numId w:val="3"/>
        </w:numPr>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A2516B" w14:textId="77777777" w:rsidR="00FA2C17" w:rsidRDefault="00FA2C17" w:rsidP="00FA2C17">
      <w:pPr>
        <w:pStyle w:val="10"/>
        <w:numPr>
          <w:ilvl w:val="1"/>
          <w:numId w:val="3"/>
        </w:numPr>
      </w:pPr>
      <w:proofErr w:type="spellStart"/>
      <w:r>
        <w:rPr>
          <w:lang w:val="en-US"/>
        </w:rPr>
        <w:t>sendingIntervalSec</w:t>
      </w:r>
      <w:proofErr w:type="spell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1A1A3DCE" w14:textId="55B8CE1B" w:rsidR="00FA2C17" w:rsidRPr="00150E1C" w:rsidRDefault="00FA2C17" w:rsidP="00FA2C17">
      <w:pPr>
        <w:pStyle w:val="10"/>
      </w:pPr>
      <w:r w:rsidRPr="00150E1C">
        <w:rPr>
          <w:lang w:val="en-US"/>
        </w:rPr>
        <w:t>Tariffs</w:t>
      </w:r>
      <w:r w:rsidR="00150E1C">
        <w:t xml:space="preserve"> – таблица для хранения информации о тарифах</w:t>
      </w:r>
    </w:p>
    <w:p w14:paraId="7BC1C9B2" w14:textId="77777777" w:rsidR="00FA2C17" w:rsidRPr="00BD1CB1" w:rsidRDefault="00FA2C17" w:rsidP="00FA2C17">
      <w:pPr>
        <w:pStyle w:val="10"/>
        <w:numPr>
          <w:ilvl w:val="1"/>
          <w:numId w:val="3"/>
        </w:numPr>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5463A4E7" w14:textId="77777777" w:rsidR="00FA2C17" w:rsidRPr="00BD1CB1" w:rsidRDefault="00FA2C17" w:rsidP="00FA2C17">
      <w:pPr>
        <w:pStyle w:val="10"/>
        <w:numPr>
          <w:ilvl w:val="1"/>
          <w:numId w:val="3"/>
        </w:numPr>
      </w:pPr>
      <w:proofErr w:type="spellStart"/>
      <w:r>
        <w:rPr>
          <w:lang w:val="en-US"/>
        </w:rPr>
        <w:t>tariffName</w:t>
      </w:r>
      <w:proofErr w:type="spellEnd"/>
      <w:r w:rsidRPr="00BD1CB1">
        <w:t xml:space="preserve"> (</w:t>
      </w:r>
      <w:proofErr w:type="spellStart"/>
      <w:proofErr w:type="gramStart"/>
      <w:r>
        <w:rPr>
          <w:lang w:val="en-US"/>
        </w:rPr>
        <w:t>nvarchar</w:t>
      </w:r>
      <w:proofErr w:type="spellEnd"/>
      <w:r>
        <w:rPr>
          <w:lang w:val="en-US"/>
        </w:rPr>
        <w:t>(</w:t>
      </w:r>
      <w:proofErr w:type="gramEnd"/>
      <w:r>
        <w:rPr>
          <w:lang w:val="en-US"/>
        </w:rPr>
        <w:t>255)</w:t>
      </w:r>
      <w:r w:rsidRPr="00BD1CB1">
        <w:rPr>
          <w:lang w:val="en-US"/>
        </w:rPr>
        <w:t>)</w:t>
      </w:r>
      <w:r w:rsidRPr="00BD1CB1">
        <w:t xml:space="preserve"> – название </w:t>
      </w:r>
      <w:r>
        <w:t>тарифа</w:t>
      </w:r>
      <w:r w:rsidRPr="00BD1CB1">
        <w:t>;</w:t>
      </w:r>
    </w:p>
    <w:p w14:paraId="0DBA19D9" w14:textId="77777777" w:rsidR="00FA2C17" w:rsidRDefault="00FA2C17" w:rsidP="00FA2C17">
      <w:pPr>
        <w:pStyle w:val="10"/>
        <w:numPr>
          <w:ilvl w:val="1"/>
          <w:numId w:val="3"/>
        </w:numPr>
      </w:pPr>
      <w:r>
        <w:rPr>
          <w:lang w:val="en-US"/>
        </w:rPr>
        <w:t>cost</w:t>
      </w:r>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377E4AD6" w14:textId="6436C7A5" w:rsidR="00FA2C17" w:rsidRPr="00150E1C" w:rsidRDefault="00FA2C17" w:rsidP="00FA2C17">
      <w:pPr>
        <w:pStyle w:val="10"/>
      </w:pPr>
      <w:proofErr w:type="spellStart"/>
      <w:r w:rsidRPr="00150E1C">
        <w:rPr>
          <w:lang w:val="en-US"/>
        </w:rPr>
        <w:t>TariffsSales</w:t>
      </w:r>
      <w:proofErr w:type="spellEnd"/>
      <w:r w:rsidR="00150E1C">
        <w:t xml:space="preserve"> – таблица для связи таблиц тарифов и скидок</w:t>
      </w:r>
    </w:p>
    <w:p w14:paraId="0309C5A5" w14:textId="77777777" w:rsidR="00FA2C17" w:rsidRPr="00BD1CB1" w:rsidRDefault="00FA2C17" w:rsidP="00FA2C17">
      <w:pPr>
        <w:pStyle w:val="10"/>
        <w:numPr>
          <w:ilvl w:val="1"/>
          <w:numId w:val="3"/>
        </w:numPr>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28EFEC83" w14:textId="77777777" w:rsidR="00FA2C17" w:rsidRPr="00BD1CB1" w:rsidRDefault="00FA2C17" w:rsidP="00FA2C17">
      <w:pPr>
        <w:pStyle w:val="10"/>
        <w:numPr>
          <w:ilvl w:val="1"/>
          <w:numId w:val="3"/>
        </w:numPr>
      </w:pPr>
      <w:proofErr w:type="spellStart"/>
      <w:r>
        <w:rPr>
          <w:lang w:val="en-US"/>
        </w:rPr>
        <w:t>saleId</w:t>
      </w:r>
      <w:proofErr w:type="spell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17511F75" w14:textId="5D902FD4" w:rsidR="00FA2C17" w:rsidRPr="00150E1C" w:rsidRDefault="00FA2C17" w:rsidP="00FA2C17">
      <w:pPr>
        <w:pStyle w:val="10"/>
      </w:pPr>
      <w:r w:rsidRPr="00150E1C">
        <w:rPr>
          <w:lang w:val="en-US"/>
        </w:rPr>
        <w:t>Sales</w:t>
      </w:r>
      <w:r w:rsidR="00150E1C">
        <w:t xml:space="preserve"> – таблица для хранения информации о скидках</w:t>
      </w:r>
    </w:p>
    <w:p w14:paraId="1E308906" w14:textId="77777777" w:rsidR="00FA2C17" w:rsidRPr="00BD1CB1" w:rsidRDefault="00FA2C17" w:rsidP="00FA2C17">
      <w:pPr>
        <w:pStyle w:val="10"/>
        <w:numPr>
          <w:ilvl w:val="1"/>
          <w:numId w:val="3"/>
        </w:numPr>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47056387" w14:textId="77777777" w:rsidR="00FA2C17" w:rsidRPr="00BD1CB1" w:rsidRDefault="00FA2C17" w:rsidP="00FA2C17">
      <w:pPr>
        <w:pStyle w:val="10"/>
        <w:numPr>
          <w:ilvl w:val="1"/>
          <w:numId w:val="3"/>
        </w:numPr>
      </w:pPr>
      <w:r>
        <w:rPr>
          <w:lang w:val="en-US"/>
        </w:rPr>
        <w:t>name</w:t>
      </w:r>
      <w:r w:rsidRPr="00BD1CB1">
        <w:t xml:space="preserve"> (</w:t>
      </w:r>
      <w:proofErr w:type="spellStart"/>
      <w:proofErr w:type="gramStart"/>
      <w:r>
        <w:rPr>
          <w:lang w:val="en-US"/>
        </w:rPr>
        <w:t>nvarchar</w:t>
      </w:r>
      <w:proofErr w:type="spellEnd"/>
      <w:r w:rsidRPr="008202F4">
        <w:t>(</w:t>
      </w:r>
      <w:proofErr w:type="gramEnd"/>
      <w:r w:rsidRPr="008202F4">
        <w:t>255)</w:t>
      </w:r>
      <w:r w:rsidRPr="00BD1CB1">
        <w:t xml:space="preserve">) – </w:t>
      </w:r>
      <w:r>
        <w:t>название скидки на тариф</w:t>
      </w:r>
      <w:r w:rsidRPr="00BD1CB1">
        <w:t>;</w:t>
      </w:r>
    </w:p>
    <w:p w14:paraId="14A5927F" w14:textId="77777777" w:rsidR="00363028" w:rsidRDefault="00FA2C17" w:rsidP="00FA2C17">
      <w:pPr>
        <w:pStyle w:val="10"/>
        <w:numPr>
          <w:ilvl w:val="1"/>
          <w:numId w:val="3"/>
        </w:numPr>
      </w:pPr>
      <w:r>
        <w:rPr>
          <w:lang w:val="en-US"/>
        </w:rPr>
        <w:t>value</w:t>
      </w:r>
      <w:r w:rsidRPr="00BD1CB1">
        <w:t xml:space="preserve"> (</w:t>
      </w:r>
      <w:proofErr w:type="spellStart"/>
      <w:r>
        <w:rPr>
          <w:lang w:val="en-US"/>
        </w:rPr>
        <w:t>int</w:t>
      </w:r>
      <w:proofErr w:type="spellEnd"/>
      <w:r w:rsidRPr="00BD1CB1">
        <w:t xml:space="preserve">) – </w:t>
      </w:r>
      <w:r>
        <w:t>размер скидки на тариф.</w:t>
      </w:r>
    </w:p>
    <w:p w14:paraId="264C7F83" w14:textId="25B3538F" w:rsidR="00363028" w:rsidRDefault="00363028" w:rsidP="00363028">
      <w:r w:rsidRPr="00363028">
        <w:t>ER</w:t>
      </w:r>
      <w:r w:rsidR="00240F24"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2224C145" w14:textId="31AF9EE0" w:rsidR="0012451C" w:rsidRDefault="008A6A7D" w:rsidP="008A6A7D">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rsidR="00817899">
        <w:t xml:space="preserve"> </w:t>
      </w:r>
      <w:r w:rsidR="00817899" w:rsidRPr="00817899">
        <w:t>[</w:t>
      </w:r>
      <w:r w:rsidR="00B107DE">
        <w:t>10</w:t>
      </w:r>
      <w:r w:rsidR="00817899" w:rsidRPr="00817899">
        <w:t>]</w:t>
      </w:r>
      <w:r w:rsidRPr="008A6A7D">
        <w:t>.</w:t>
      </w:r>
      <w:r>
        <w:t xml:space="preserve"> </w:t>
      </w:r>
      <w:r w:rsidR="00FA2C17">
        <w:rPr>
          <w:lang w:val="en-US"/>
        </w:rPr>
        <w:t>ER</w:t>
      </w:r>
      <w:r w:rsidR="00FA2C17">
        <w:t xml:space="preserve"> диаграмма представлена на рис. 3.</w:t>
      </w:r>
      <w:r w:rsidR="00887118">
        <w:t>2</w:t>
      </w:r>
      <w:r w:rsidR="00FA2C17">
        <w:t>.</w:t>
      </w:r>
    </w:p>
    <w:p w14:paraId="060D1F0F" w14:textId="52BDAC9C" w:rsidR="0012451C" w:rsidRDefault="0012451C" w:rsidP="00FA2C17">
      <w:pPr>
        <w:pStyle w:val="af4"/>
      </w:pPr>
    </w:p>
    <w:p w14:paraId="415FC4FE" w14:textId="3E96C3AA" w:rsidR="0012451C" w:rsidRDefault="0012451C" w:rsidP="00FA2C17">
      <w:pPr>
        <w:pStyle w:val="af4"/>
      </w:pPr>
    </w:p>
    <w:p w14:paraId="3C9E5454" w14:textId="77D67B79" w:rsidR="0012451C" w:rsidRDefault="0012451C" w:rsidP="00FA2C17">
      <w:pPr>
        <w:pStyle w:val="af4"/>
      </w:pPr>
    </w:p>
    <w:p w14:paraId="33B9AC23" w14:textId="6F60B46F" w:rsidR="0012451C" w:rsidRDefault="0012451C" w:rsidP="00FA2C17">
      <w:pPr>
        <w:pStyle w:val="af4"/>
      </w:pPr>
    </w:p>
    <w:p w14:paraId="39CFDF14" w14:textId="78C3E740" w:rsidR="0012451C" w:rsidRDefault="0012451C" w:rsidP="00FA2C17">
      <w:pPr>
        <w:pStyle w:val="af4"/>
      </w:pPr>
    </w:p>
    <w:p w14:paraId="50CD5C9A" w14:textId="77777777" w:rsidR="0012451C" w:rsidRDefault="0012451C" w:rsidP="00FA2C17">
      <w:pPr>
        <w:pStyle w:val="af4"/>
      </w:pPr>
    </w:p>
    <w:p w14:paraId="04A1121D" w14:textId="77777777" w:rsidR="0012451C" w:rsidRDefault="0012451C" w:rsidP="00FA2C17">
      <w:pPr>
        <w:pStyle w:val="af4"/>
      </w:pPr>
    </w:p>
    <w:p w14:paraId="5771762D" w14:textId="77777777" w:rsidR="0012451C" w:rsidRDefault="0012451C" w:rsidP="00FA2C17">
      <w:pPr>
        <w:pStyle w:val="af4"/>
      </w:pPr>
    </w:p>
    <w:p w14:paraId="5CA2DCEA" w14:textId="6A1EA133" w:rsidR="00FA2C17" w:rsidRDefault="00FA2C17" w:rsidP="00FA2C17">
      <w:pPr>
        <w:pStyle w:val="af4"/>
      </w:pPr>
    </w:p>
    <w:tbl>
      <w:tblPr>
        <w:tblStyle w:val="af6"/>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740318" w:rsidRPr="00740318" w14:paraId="5B432F55" w14:textId="77777777" w:rsidTr="00740318">
        <w:trPr>
          <w:cantSplit/>
          <w:trHeight w:val="3172"/>
        </w:trPr>
        <w:tc>
          <w:tcPr>
            <w:tcW w:w="709" w:type="dxa"/>
            <w:textDirection w:val="btLr"/>
          </w:tcPr>
          <w:p w14:paraId="69E6EDF1" w14:textId="3F78A99F" w:rsidR="00740318" w:rsidRPr="00740318" w:rsidRDefault="00740318" w:rsidP="00887118">
            <w:pPr>
              <w:ind w:left="113" w:right="113" w:firstLine="0"/>
              <w:jc w:val="center"/>
              <w:rPr>
                <w:b/>
                <w:i/>
              </w:rPr>
            </w:pPr>
            <w:r w:rsidRPr="00740318">
              <w:rPr>
                <w:b/>
                <w:i/>
              </w:rPr>
              <w:t>Рис. 3.</w:t>
            </w:r>
            <w:r w:rsidR="00887118">
              <w:rPr>
                <w:b/>
                <w:i/>
              </w:rPr>
              <w:t>2</w:t>
            </w:r>
            <w:r w:rsidRPr="00740318">
              <w:rPr>
                <w:b/>
                <w:i/>
              </w:rPr>
              <w:t xml:space="preserve">. </w:t>
            </w:r>
            <w:r w:rsidRPr="00740318">
              <w:rPr>
                <w:b/>
                <w:i/>
                <w:lang w:val="en-US"/>
              </w:rPr>
              <w:t xml:space="preserve">ER </w:t>
            </w:r>
            <w:r w:rsidRPr="00740318">
              <w:rPr>
                <w:b/>
                <w:i/>
              </w:rPr>
              <w:t>диаграмма</w:t>
            </w:r>
          </w:p>
        </w:tc>
      </w:tr>
    </w:tbl>
    <w:p w14:paraId="1C661D23" w14:textId="341B0BA0" w:rsidR="00DB7826" w:rsidRPr="00DB7826" w:rsidRDefault="00740318" w:rsidP="00DB7826">
      <w:r w:rsidRPr="00D020F0">
        <w:rPr>
          <w:noProof/>
          <w:lang w:eastAsia="ru-RU"/>
        </w:rPr>
        <w:drawing>
          <wp:anchor distT="0" distB="0" distL="114300" distR="114300" simplePos="0" relativeHeight="251658240" behindDoc="0" locked="0" layoutInCell="1" allowOverlap="1" wp14:anchorId="3E206925" wp14:editId="35F5D6EC">
            <wp:simplePos x="0" y="0"/>
            <wp:positionH relativeFrom="column">
              <wp:posOffset>-1577975</wp:posOffset>
            </wp:positionH>
            <wp:positionV relativeFrom="paragraph">
              <wp:posOffset>-918210</wp:posOffset>
            </wp:positionV>
            <wp:extent cx="8859520" cy="5400675"/>
            <wp:effectExtent l="0" t="4128" r="0" b="0"/>
            <wp:wrapSquare wrapText="r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338B8822" w14:textId="60CC7169" w:rsidR="0083389D" w:rsidRPr="00920FF7" w:rsidRDefault="0083389D" w:rsidP="0083389D">
      <w:pPr>
        <w:pStyle w:val="af4"/>
        <w:rPr>
          <w:rFonts w:cs="Times New Roman"/>
        </w:rPr>
      </w:pPr>
    </w:p>
    <w:p w14:paraId="4C5568B6" w14:textId="77777777" w:rsidR="00FA2C17" w:rsidRDefault="00FA2C17" w:rsidP="00887118">
      <w:pPr>
        <w:pStyle w:val="3"/>
        <w:rPr>
          <w:lang w:val="en-US"/>
        </w:rPr>
      </w:pPr>
      <w:bookmarkStart w:id="145" w:name="_Toc72676300"/>
      <w:r>
        <w:rPr>
          <w:lang w:val="en-US"/>
        </w:rPr>
        <w:lastRenderedPageBreak/>
        <w:t>BPMN</w:t>
      </w:r>
      <w:bookmarkEnd w:id="145"/>
    </w:p>
    <w:p w14:paraId="039EE291" w14:textId="2AECDECC" w:rsidR="00FA2C17" w:rsidRPr="000E2E0B" w:rsidRDefault="00FA2C17" w:rsidP="00FA2C17">
      <w:pPr>
        <w:rPr>
          <w:b/>
        </w:rPr>
      </w:pPr>
      <w:r>
        <w:t xml:space="preserve">Поставлена задача: разработать модель бизнес-процесса </w:t>
      </w:r>
      <w:r w:rsidRPr="001024D9">
        <w:t xml:space="preserve">для </w:t>
      </w:r>
      <w:r w:rsidR="001024D9" w:rsidRPr="001024D9">
        <w:t>программного комплекса управления надежностью отправки электронных писем</w:t>
      </w:r>
      <w:r w:rsidRPr="000E2E0B">
        <w:rPr>
          <w:b/>
        </w:rPr>
        <w:t>.</w:t>
      </w:r>
    </w:p>
    <w:p w14:paraId="01667CFE" w14:textId="77777777" w:rsidR="00FA2C17" w:rsidRDefault="00FA2C17" w:rsidP="00FA2C17">
      <w:r>
        <w:t>В качестве бизнес-процесса был рассмотрен процесс отправки сообщения.</w:t>
      </w:r>
    </w:p>
    <w:p w14:paraId="53D5C51C" w14:textId="77777777" w:rsidR="00FA2C17" w:rsidRDefault="00FA2C17" w:rsidP="00FA2C17">
      <w:r>
        <w:t>В данном процессе участвуют четыре исполнителя:</w:t>
      </w:r>
    </w:p>
    <w:p w14:paraId="4AF79CC9" w14:textId="77777777" w:rsidR="00FA2C17" w:rsidRDefault="00FA2C17" w:rsidP="008D2DF0">
      <w:pPr>
        <w:pStyle w:val="a7"/>
        <w:numPr>
          <w:ilvl w:val="0"/>
          <w:numId w:val="16"/>
        </w:numPr>
      </w:pPr>
      <w:r>
        <w:t>Пользователь как инициатор процесса.</w:t>
      </w:r>
    </w:p>
    <w:p w14:paraId="1846B99E" w14:textId="77777777" w:rsidR="00FA2C17" w:rsidRDefault="00FA2C17" w:rsidP="008D2DF0">
      <w:pPr>
        <w:pStyle w:val="a7"/>
        <w:numPr>
          <w:ilvl w:val="0"/>
          <w:numId w:val="16"/>
        </w:numPr>
      </w:pPr>
      <w:r>
        <w:t>Клиентская часть, обрабатывающая введенные пользователем данные и отправляющая запрос на сервер.</w:t>
      </w:r>
    </w:p>
    <w:p w14:paraId="6C4B99C5" w14:textId="179482B1" w:rsidR="00FA2C17" w:rsidRDefault="00FA2C17" w:rsidP="008D2DF0">
      <w:pPr>
        <w:pStyle w:val="a7"/>
        <w:numPr>
          <w:ilvl w:val="0"/>
          <w:numId w:val="16"/>
        </w:numPr>
      </w:pPr>
      <w:r>
        <w:t xml:space="preserve">Серверная часть принимает запрос от клиентской части, формирует письмо, заносит его в </w:t>
      </w:r>
      <w:r w:rsidR="00B1359E">
        <w:t xml:space="preserve">базу данных </w:t>
      </w:r>
      <w:r>
        <w:t>и отправляет письмо в очередь.</w:t>
      </w:r>
    </w:p>
    <w:p w14:paraId="2B56FD53" w14:textId="77777777" w:rsidR="00FA2C17" w:rsidRDefault="00FA2C17" w:rsidP="008D2DF0">
      <w:pPr>
        <w:pStyle w:val="a7"/>
        <w:numPr>
          <w:ilvl w:val="0"/>
          <w:numId w:val="16"/>
        </w:numPr>
      </w:pPr>
      <w:r>
        <w:t>Сторонние сервисы доставки.</w:t>
      </w:r>
    </w:p>
    <w:p w14:paraId="33E43343" w14:textId="77777777" w:rsidR="00FA2C17" w:rsidRDefault="00FA2C17" w:rsidP="00FA2C17">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1B046CEC" w14:textId="615001B9" w:rsidR="00FA2C17" w:rsidRDefault="00FA2C17" w:rsidP="00FA2C17">
      <w:r>
        <w:t xml:space="preserve">Серверная часть принимает запрос от клиентской части, формирует письмо, заносит его в </w:t>
      </w:r>
      <w:r w:rsidR="00FA0AF2">
        <w:t>базу данных</w:t>
      </w:r>
      <w:r>
        <w:t xml:space="preserve">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0E905B9" w14:textId="11921218" w:rsidR="00BE4B7B" w:rsidRDefault="00736740" w:rsidP="00BE4B7B">
      <w:r>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0C0A4F6F" w14:textId="044090A6" w:rsidR="00736740" w:rsidRPr="00244EA4" w:rsidRDefault="00244EA4" w:rsidP="00244EA4">
      <w:r>
        <w:t>Диаграмма модели бизнес-процесса представлена на рис. 3.</w:t>
      </w:r>
      <w:r w:rsidR="00234F3E">
        <w:t>7</w:t>
      </w:r>
      <w:r>
        <w:t>.</w:t>
      </w:r>
    </w:p>
    <w:p w14:paraId="73F13418" w14:textId="20D42DFA" w:rsidR="00FA2C17" w:rsidRDefault="00BE4B7B" w:rsidP="00EE489C">
      <w:r w:rsidRPr="001F5000">
        <w:rPr>
          <w:noProof/>
          <w:lang w:eastAsia="ru-RU"/>
        </w:rPr>
        <w:lastRenderedPageBreak/>
        <w:drawing>
          <wp:anchor distT="0" distB="0" distL="114300" distR="114300" simplePos="0" relativeHeight="251659264" behindDoc="0" locked="0" layoutInCell="1" allowOverlap="1" wp14:anchorId="305A61B5" wp14:editId="2F537191">
            <wp:simplePos x="0" y="0"/>
            <wp:positionH relativeFrom="column">
              <wp:posOffset>-1975485</wp:posOffset>
            </wp:positionH>
            <wp:positionV relativeFrom="paragraph">
              <wp:posOffset>2266950</wp:posOffset>
            </wp:positionV>
            <wp:extent cx="9157970" cy="4636770"/>
            <wp:effectExtent l="0" t="6350" r="0" b="0"/>
            <wp:wrapSquare wrapText="r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157970" cy="4636770"/>
                    </a:xfrm>
                    <a:prstGeom prst="rect">
                      <a:avLst/>
                    </a:prstGeom>
                  </pic:spPr>
                </pic:pic>
              </a:graphicData>
            </a:graphic>
            <wp14:sizeRelH relativeFrom="margin">
              <wp14:pctWidth>0</wp14:pctWidth>
            </wp14:sizeRelH>
            <wp14:sizeRelV relativeFrom="margin">
              <wp14:pctHeight>0</wp14:pctHeight>
            </wp14:sizeRelV>
          </wp:anchor>
        </w:drawing>
      </w:r>
    </w:p>
    <w:tbl>
      <w:tblPr>
        <w:tblStyle w:val="af6"/>
        <w:tblpPr w:leftFromText="180" w:rightFromText="180" w:vertAnchor="text" w:horzAnchor="page" w:tblpX="9652" w:tblpY="-9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074BF7" w14:paraId="762B07A4" w14:textId="77777777" w:rsidTr="00074BF7">
        <w:trPr>
          <w:cantSplit/>
          <w:trHeight w:val="13886"/>
        </w:trPr>
        <w:tc>
          <w:tcPr>
            <w:tcW w:w="709" w:type="dxa"/>
            <w:textDirection w:val="btLr"/>
          </w:tcPr>
          <w:p w14:paraId="4EED06CF" w14:textId="17AC53B5" w:rsidR="00074BF7" w:rsidRPr="00DD036B" w:rsidRDefault="00074BF7" w:rsidP="00D15919">
            <w:pPr>
              <w:ind w:left="113" w:right="113" w:firstLine="0"/>
              <w:jc w:val="center"/>
              <w:rPr>
                <w:b/>
                <w:i/>
              </w:rPr>
            </w:pPr>
            <w:r w:rsidRPr="00DD036B">
              <w:rPr>
                <w:b/>
                <w:i/>
              </w:rPr>
              <w:t>Рис. 3.</w:t>
            </w:r>
            <w:r w:rsidR="00D15919">
              <w:rPr>
                <w:b/>
                <w:i/>
              </w:rPr>
              <w:t>7.</w:t>
            </w:r>
            <w:r w:rsidRPr="00DD036B">
              <w:rPr>
                <w:b/>
                <w:i/>
              </w:rPr>
              <w:t xml:space="preserve"> Диаграмма модели бизнес-процесса</w:t>
            </w:r>
          </w:p>
        </w:tc>
      </w:tr>
    </w:tbl>
    <w:p w14:paraId="79A6E8D2" w14:textId="023D9580" w:rsidR="00D72327" w:rsidRPr="00D72327" w:rsidRDefault="00D72327" w:rsidP="00D72327"/>
    <w:p w14:paraId="0768659F" w14:textId="4FAABBD4" w:rsidR="00FA2C17" w:rsidRDefault="00FA2C17" w:rsidP="00FA2C17">
      <w:pPr>
        <w:keepNext/>
        <w:ind w:firstLine="0"/>
        <w:jc w:val="center"/>
      </w:pPr>
    </w:p>
    <w:p w14:paraId="4B0F43A0" w14:textId="20C8070D" w:rsidR="00FA2C17" w:rsidRDefault="00FA2C17" w:rsidP="00FA2C17">
      <w:pPr>
        <w:pStyle w:val="af4"/>
      </w:pPr>
    </w:p>
    <w:p w14:paraId="485968D3" w14:textId="73693F9A" w:rsidR="00DD036B" w:rsidRPr="00DD036B" w:rsidRDefault="00DD036B" w:rsidP="00DD036B"/>
    <w:p w14:paraId="1B9332DB" w14:textId="2D0DE481" w:rsidR="00887118" w:rsidRDefault="00887118" w:rsidP="00887118">
      <w:pPr>
        <w:pStyle w:val="2"/>
        <w:numPr>
          <w:ilvl w:val="0"/>
          <w:numId w:val="0"/>
        </w:numPr>
        <w:jc w:val="both"/>
      </w:pPr>
      <w:r>
        <w:br w:type="page"/>
      </w:r>
    </w:p>
    <w:p w14:paraId="0903E5C9" w14:textId="3F694F6E" w:rsidR="00887118" w:rsidRDefault="00887118" w:rsidP="00887118">
      <w:pPr>
        <w:pStyle w:val="2"/>
      </w:pPr>
      <w:bookmarkStart w:id="146" w:name="_Toc72676301"/>
      <w:r>
        <w:lastRenderedPageBreak/>
        <w:t>Проектирование интерфейса</w:t>
      </w:r>
      <w:bookmarkEnd w:id="146"/>
    </w:p>
    <w:p w14:paraId="6BF35CBD" w14:textId="77777777" w:rsidR="00887118" w:rsidRDefault="00887118" w:rsidP="00887118">
      <w:pPr>
        <w:rPr>
          <w:color w:val="auto"/>
        </w:rPr>
      </w:pPr>
      <w:r>
        <w:t>При проектировании интерфейса должны быть учтены следующие критерии эргономики:</w:t>
      </w:r>
    </w:p>
    <w:p w14:paraId="7239AA08" w14:textId="77777777" w:rsidR="00887118" w:rsidRDefault="00887118" w:rsidP="00887118">
      <w:pPr>
        <w:pStyle w:val="a7"/>
        <w:numPr>
          <w:ilvl w:val="0"/>
          <w:numId w:val="33"/>
        </w:numPr>
      </w:pPr>
      <w:r>
        <w:t>скорость работы пользователя.</w:t>
      </w:r>
    </w:p>
    <w:p w14:paraId="293CD9FC" w14:textId="77777777" w:rsidR="00887118" w:rsidRDefault="00887118" w:rsidP="00887118">
      <w:pPr>
        <w:pStyle w:val="a7"/>
        <w:numPr>
          <w:ilvl w:val="0"/>
          <w:numId w:val="33"/>
        </w:numPr>
      </w:pPr>
      <w:r>
        <w:t>количество человеческих ошибок.</w:t>
      </w:r>
    </w:p>
    <w:p w14:paraId="1E8373BD" w14:textId="77777777" w:rsidR="00887118" w:rsidRDefault="00887118" w:rsidP="00887118">
      <w:pPr>
        <w:pStyle w:val="a7"/>
        <w:numPr>
          <w:ilvl w:val="0"/>
          <w:numId w:val="33"/>
        </w:numPr>
      </w:pPr>
      <w:r>
        <w:t>скорость обучения.</w:t>
      </w:r>
    </w:p>
    <w:p w14:paraId="33FBCF4F" w14:textId="77777777" w:rsidR="00887118" w:rsidRDefault="00887118" w:rsidP="00887118">
      <w:pPr>
        <w:pStyle w:val="a7"/>
        <w:numPr>
          <w:ilvl w:val="0"/>
          <w:numId w:val="33"/>
        </w:numPr>
      </w:pPr>
      <w:r>
        <w:t>субъективная удовлетворенность пользователя.</w:t>
      </w:r>
    </w:p>
    <w:p w14:paraId="461900DC" w14:textId="6B6347BA" w:rsidR="00887118" w:rsidRDefault="00887118" w:rsidP="00887118">
      <w:r>
        <w:t>Макеты основных интерфейсов представлены на рис. 3.8-3.10.</w:t>
      </w:r>
    </w:p>
    <w:p w14:paraId="04580AD5" w14:textId="77777777" w:rsidR="00887118" w:rsidRDefault="00887118" w:rsidP="00887118">
      <w:pPr>
        <w:keepNext/>
        <w:ind w:firstLine="0"/>
        <w:jc w:val="center"/>
      </w:pPr>
      <w:r>
        <w:rPr>
          <w:noProof/>
          <w:lang w:eastAsia="ru-RU"/>
        </w:rPr>
        <w:drawing>
          <wp:inline distT="0" distB="0" distL="0" distR="0" wp14:anchorId="36E70216" wp14:editId="78D76084">
            <wp:extent cx="6238996" cy="3510951"/>
            <wp:effectExtent l="0" t="0" r="9525" b="0"/>
            <wp:docPr id="3" name="Рисунок 3"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0622" cy="3523121"/>
                    </a:xfrm>
                    <a:prstGeom prst="rect">
                      <a:avLst/>
                    </a:prstGeom>
                    <a:noFill/>
                    <a:ln>
                      <a:noFill/>
                    </a:ln>
                  </pic:spPr>
                </pic:pic>
              </a:graphicData>
            </a:graphic>
          </wp:inline>
        </w:drawing>
      </w:r>
    </w:p>
    <w:p w14:paraId="5AC3A108" w14:textId="048AB5F9" w:rsidR="00887118" w:rsidRDefault="00887118" w:rsidP="00887118">
      <w:pPr>
        <w:pStyle w:val="ae"/>
      </w:pPr>
      <w:r>
        <w:t>Рис. 3.8. Форма создания письма</w:t>
      </w:r>
    </w:p>
    <w:p w14:paraId="4D6FFCCF" w14:textId="77777777" w:rsidR="00887118" w:rsidRDefault="00887118" w:rsidP="00887118">
      <w:pPr>
        <w:pStyle w:val="ae"/>
        <w:keepNext/>
      </w:pPr>
      <w:r>
        <w:rPr>
          <w:noProof/>
          <w:lang w:eastAsia="ru-RU"/>
        </w:rPr>
        <w:lastRenderedPageBreak/>
        <w:drawing>
          <wp:inline distT="0" distB="0" distL="0" distR="0" wp14:anchorId="2815EBC2" wp14:editId="435E98C2">
            <wp:extent cx="6120130" cy="3444061"/>
            <wp:effectExtent l="0" t="0" r="0" b="4445"/>
            <wp:docPr id="4" name="Рисунок 4"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2CE4066C" w14:textId="4CE7DBE1" w:rsidR="00887118" w:rsidRDefault="00887118" w:rsidP="00887118">
      <w:pPr>
        <w:pStyle w:val="af4"/>
      </w:pPr>
      <w:r>
        <w:t>Рис. 3.9. Страница с доступными сервисами доставки</w:t>
      </w:r>
    </w:p>
    <w:p w14:paraId="75EB12DD" w14:textId="77777777" w:rsidR="002661FF" w:rsidRPr="002661FF" w:rsidRDefault="002661FF" w:rsidP="002661FF"/>
    <w:p w14:paraId="29D70179" w14:textId="77777777" w:rsidR="00887118" w:rsidRDefault="00887118" w:rsidP="00887118">
      <w:pPr>
        <w:keepNext/>
        <w:ind w:firstLine="0"/>
      </w:pPr>
      <w:r>
        <w:rPr>
          <w:noProof/>
          <w:lang w:eastAsia="ru-RU"/>
        </w:rPr>
        <w:drawing>
          <wp:inline distT="0" distB="0" distL="0" distR="0" wp14:anchorId="3F09C069" wp14:editId="5FC55E14">
            <wp:extent cx="6120130" cy="3444061"/>
            <wp:effectExtent l="0" t="0" r="0" b="4445"/>
            <wp:docPr id="6" name="Рисунок 6"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329C214D" w14:textId="2B1AA780" w:rsidR="00887118" w:rsidRPr="00887118" w:rsidRDefault="00887118" w:rsidP="00887118">
      <w:pPr>
        <w:pStyle w:val="af4"/>
      </w:pPr>
      <w:r>
        <w:t>Рис. 3.10. Журнал сообщений</w:t>
      </w:r>
    </w:p>
    <w:p w14:paraId="3DC61962" w14:textId="08756AE9" w:rsidR="00FA2C17" w:rsidRDefault="00EE489C" w:rsidP="00FA2C17">
      <w:pPr>
        <w:pStyle w:val="1"/>
      </w:pPr>
      <w:bookmarkStart w:id="147" w:name="_Toc72676302"/>
      <w:r w:rsidRPr="00520CCA">
        <w:rPr>
          <w:caps w:val="0"/>
        </w:rPr>
        <w:lastRenderedPageBreak/>
        <w:t>ЭКСПЕРИМЕНТАЛЬНАЯ</w:t>
      </w:r>
      <w:r>
        <w:rPr>
          <w:caps w:val="0"/>
        </w:rPr>
        <w:t xml:space="preserve"> ЧАСТЬ</w:t>
      </w:r>
      <w:bookmarkEnd w:id="147"/>
    </w:p>
    <w:p w14:paraId="73C88D51" w14:textId="168C53FB" w:rsidR="00FA2C17" w:rsidRDefault="00FA2C17" w:rsidP="00FA2C17">
      <w:r>
        <w:t xml:space="preserve">Для проверки корректности </w:t>
      </w:r>
      <w:r w:rsidRPr="00401DD1">
        <w:t xml:space="preserve">разработанного программного комплекса </w:t>
      </w:r>
      <w:r w:rsidR="00426AA2">
        <w:t xml:space="preserve">проводятся следующие виды </w:t>
      </w:r>
      <w:r>
        <w:t>тестирования:</w:t>
      </w:r>
    </w:p>
    <w:p w14:paraId="6FE2544F" w14:textId="2E0FA6CC" w:rsidR="00FA2C17" w:rsidRDefault="00FA2C17" w:rsidP="008D2DF0">
      <w:pPr>
        <w:pStyle w:val="a7"/>
        <w:numPr>
          <w:ilvl w:val="0"/>
          <w:numId w:val="21"/>
        </w:numPr>
      </w:pPr>
      <w:r>
        <w:t xml:space="preserve">тестирование корректности работы </w:t>
      </w:r>
      <w:r w:rsidR="002F50CD">
        <w:rPr>
          <w:lang w:val="en-US"/>
        </w:rPr>
        <w:t>web</w:t>
      </w:r>
      <w:r w:rsidRPr="00A25F99">
        <w:t xml:space="preserve"> </w:t>
      </w:r>
      <w:r>
        <w:rPr>
          <w:lang w:val="en-US"/>
        </w:rPr>
        <w:t>API</w:t>
      </w:r>
      <w:r w:rsidRPr="00A25F99">
        <w:t xml:space="preserve"> </w:t>
      </w:r>
      <w:r>
        <w:t>методом черного ящика;</w:t>
      </w:r>
    </w:p>
    <w:p w14:paraId="58C94C84" w14:textId="77777777" w:rsidR="00FA2C17" w:rsidRDefault="00FA2C17" w:rsidP="008D2DF0">
      <w:pPr>
        <w:pStyle w:val="a7"/>
        <w:numPr>
          <w:ilvl w:val="0"/>
          <w:numId w:val="21"/>
        </w:numPr>
      </w:pPr>
      <w:r>
        <w:t>модульное тестирование;</w:t>
      </w:r>
    </w:p>
    <w:p w14:paraId="3D893A7F" w14:textId="380F48DA" w:rsidR="00FA2C17" w:rsidRDefault="00FA2C17" w:rsidP="008D2DF0">
      <w:pPr>
        <w:pStyle w:val="a7"/>
        <w:numPr>
          <w:ilvl w:val="0"/>
          <w:numId w:val="21"/>
        </w:numPr>
      </w:pPr>
      <w:proofErr w:type="spellStart"/>
      <w:r>
        <w:t>кроссбраузерное</w:t>
      </w:r>
      <w:proofErr w:type="spellEnd"/>
      <w:r>
        <w:t xml:space="preserve"> тестирование интерфейсов пользовательской части.</w:t>
      </w:r>
    </w:p>
    <w:p w14:paraId="5495EC1B" w14:textId="5FB30CBA" w:rsidR="00FA2C17" w:rsidRDefault="00FA2C17" w:rsidP="008D2DF0">
      <w:pPr>
        <w:pStyle w:val="2"/>
        <w:numPr>
          <w:ilvl w:val="1"/>
          <w:numId w:val="22"/>
        </w:numPr>
      </w:pPr>
      <w:bookmarkStart w:id="148" w:name="_Toc72676303"/>
      <w:r>
        <w:t xml:space="preserve">Тестирование </w:t>
      </w:r>
      <w:r w:rsidR="002F50CD">
        <w:rPr>
          <w:lang w:val="en-US"/>
        </w:rPr>
        <w:t>web</w:t>
      </w:r>
      <w:r w:rsidRPr="00A25F99">
        <w:t xml:space="preserve"> </w:t>
      </w:r>
      <w:r>
        <w:rPr>
          <w:lang w:val="en-US"/>
        </w:rPr>
        <w:t>API</w:t>
      </w:r>
      <w:r w:rsidRPr="00A25F99">
        <w:t xml:space="preserve"> </w:t>
      </w:r>
      <w:r>
        <w:t>методом черного ящика</w:t>
      </w:r>
      <w:bookmarkEnd w:id="148"/>
    </w:p>
    <w:p w14:paraId="168FBD13" w14:textId="41AE648C" w:rsidR="00FA2C17" w:rsidRDefault="00FA2C17" w:rsidP="00FA2C17">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00152960">
        <w:t>[</w:t>
      </w:r>
      <w:r w:rsidR="00A754B2" w:rsidRPr="00A754B2">
        <w:t>1</w:t>
      </w:r>
      <w:r w:rsidR="00B107DE" w:rsidRPr="00B107DE">
        <w:t>2</w:t>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23553FA5" w14:textId="52123FBD" w:rsidR="00FA2C17" w:rsidRDefault="00FA2C17" w:rsidP="00FA2C17">
      <w:r>
        <w:t xml:space="preserve">В рамках данного тестирования проверены следующие контроллеры </w:t>
      </w:r>
      <w:r w:rsidR="005F6E61">
        <w:rPr>
          <w:lang w:val="en-US"/>
        </w:rPr>
        <w:t>web</w:t>
      </w:r>
      <w:r w:rsidRPr="00305B80">
        <w:t xml:space="preserve"> </w:t>
      </w:r>
      <w:r>
        <w:rPr>
          <w:lang w:val="en-US"/>
        </w:rPr>
        <w:t>API</w:t>
      </w:r>
      <w:r w:rsidRPr="00305B80">
        <w:t>:</w:t>
      </w:r>
    </w:p>
    <w:p w14:paraId="18776A32" w14:textId="77777777" w:rsidR="00FA2C17" w:rsidRDefault="00FA2C17" w:rsidP="008D2DF0">
      <w:pPr>
        <w:pStyle w:val="a7"/>
        <w:numPr>
          <w:ilvl w:val="0"/>
          <w:numId w:val="25"/>
        </w:numPr>
        <w:ind w:left="1560" w:hanging="426"/>
        <w:rPr>
          <w:lang w:val="en-US"/>
        </w:rPr>
      </w:pPr>
      <w:r>
        <w:rPr>
          <w:lang w:val="en-US"/>
        </w:rPr>
        <w:t>m</w:t>
      </w:r>
      <w:r w:rsidRPr="00305B80">
        <w:rPr>
          <w:lang w:val="en-US"/>
        </w:rPr>
        <w:t>essages;</w:t>
      </w:r>
    </w:p>
    <w:p w14:paraId="3831BE0E" w14:textId="77777777" w:rsidR="00FA2C17" w:rsidRDefault="00FA2C17" w:rsidP="008D2DF0">
      <w:pPr>
        <w:pStyle w:val="a7"/>
        <w:numPr>
          <w:ilvl w:val="0"/>
          <w:numId w:val="25"/>
        </w:numPr>
        <w:ind w:left="1560" w:hanging="426"/>
        <w:rPr>
          <w:lang w:val="en-US"/>
        </w:rPr>
      </w:pPr>
      <w:r>
        <w:rPr>
          <w:lang w:val="en-US"/>
        </w:rPr>
        <w:t>users;</w:t>
      </w:r>
    </w:p>
    <w:p w14:paraId="6754FA46" w14:textId="77777777" w:rsidR="00FA2C17" w:rsidRDefault="00FA2C17" w:rsidP="008D2DF0">
      <w:pPr>
        <w:pStyle w:val="a7"/>
        <w:numPr>
          <w:ilvl w:val="0"/>
          <w:numId w:val="25"/>
        </w:numPr>
        <w:ind w:left="1560" w:hanging="426"/>
        <w:rPr>
          <w:lang w:val="en-US"/>
        </w:rPr>
      </w:pPr>
      <w:r>
        <w:rPr>
          <w:lang w:val="en-US"/>
        </w:rPr>
        <w:t>contacts;</w:t>
      </w:r>
    </w:p>
    <w:p w14:paraId="42122B71" w14:textId="77777777" w:rsidR="00FA2C17" w:rsidRDefault="00FA2C17" w:rsidP="008D2DF0">
      <w:pPr>
        <w:pStyle w:val="a7"/>
        <w:numPr>
          <w:ilvl w:val="0"/>
          <w:numId w:val="25"/>
        </w:numPr>
        <w:ind w:left="1560" w:hanging="426"/>
        <w:rPr>
          <w:lang w:val="en-US"/>
        </w:rPr>
      </w:pPr>
      <w:r>
        <w:rPr>
          <w:lang w:val="en-US"/>
        </w:rPr>
        <w:t>files;</w:t>
      </w:r>
    </w:p>
    <w:p w14:paraId="4E1969FD" w14:textId="77777777" w:rsidR="00FA2C17" w:rsidRDefault="00FA2C17" w:rsidP="008D2DF0">
      <w:pPr>
        <w:pStyle w:val="a7"/>
        <w:numPr>
          <w:ilvl w:val="0"/>
          <w:numId w:val="25"/>
        </w:numPr>
        <w:ind w:left="1560" w:hanging="426"/>
        <w:rPr>
          <w:lang w:val="en-US"/>
        </w:rPr>
      </w:pPr>
      <w:r>
        <w:rPr>
          <w:lang w:val="en-US"/>
        </w:rPr>
        <w:t>delivery-services;</w:t>
      </w:r>
    </w:p>
    <w:p w14:paraId="4003E3E1" w14:textId="77777777" w:rsidR="00FA2C17" w:rsidRDefault="00FA2C17" w:rsidP="008D2DF0">
      <w:pPr>
        <w:pStyle w:val="a7"/>
        <w:numPr>
          <w:ilvl w:val="0"/>
          <w:numId w:val="25"/>
        </w:numPr>
        <w:ind w:left="1560" w:hanging="426"/>
        <w:rPr>
          <w:lang w:val="en-US"/>
        </w:rPr>
      </w:pPr>
      <w:r>
        <w:rPr>
          <w:lang w:val="en-US"/>
        </w:rPr>
        <w:t>delivery-queues;</w:t>
      </w:r>
    </w:p>
    <w:p w14:paraId="704A07D3" w14:textId="77777777" w:rsidR="00FA2C17" w:rsidRDefault="00FA2C17" w:rsidP="008D2DF0">
      <w:pPr>
        <w:pStyle w:val="a7"/>
        <w:numPr>
          <w:ilvl w:val="0"/>
          <w:numId w:val="25"/>
        </w:numPr>
        <w:ind w:left="1560" w:hanging="426"/>
        <w:rPr>
          <w:lang w:val="en-US"/>
        </w:rPr>
      </w:pPr>
      <w:r>
        <w:rPr>
          <w:lang w:val="en-US"/>
        </w:rPr>
        <w:t>accesses;</w:t>
      </w:r>
    </w:p>
    <w:p w14:paraId="631B28BB" w14:textId="77777777" w:rsidR="00FA2C17" w:rsidRPr="00305B80" w:rsidRDefault="00FA2C17" w:rsidP="008D2DF0">
      <w:pPr>
        <w:pStyle w:val="a7"/>
        <w:numPr>
          <w:ilvl w:val="0"/>
          <w:numId w:val="25"/>
        </w:numPr>
        <w:ind w:left="1560" w:hanging="426"/>
      </w:pPr>
      <w:r>
        <w:rPr>
          <w:lang w:val="en-US"/>
        </w:rPr>
        <w:t>sales.</w:t>
      </w:r>
    </w:p>
    <w:p w14:paraId="23F66A2C" w14:textId="194CD897" w:rsidR="00FA2C17" w:rsidRDefault="00FA2C17" w:rsidP="00FA2C17">
      <w:r>
        <w:t>Пример</w:t>
      </w:r>
      <w:r w:rsidR="003737D2">
        <w:t>ы</w:t>
      </w:r>
      <w:r>
        <w:t xml:space="preserve"> </w:t>
      </w:r>
      <w:r w:rsidR="003737D2">
        <w:t xml:space="preserve">уже выполненных </w:t>
      </w:r>
      <w:r>
        <w:t xml:space="preserve">тестов представлены в таблице </w:t>
      </w:r>
      <w:r w:rsidR="00397FD5">
        <w:t>4</w:t>
      </w:r>
      <w:r>
        <w:t>.1.</w:t>
      </w:r>
      <w:r>
        <w:br w:type="page"/>
      </w:r>
    </w:p>
    <w:p w14:paraId="3F53E477" w14:textId="51C828E8" w:rsidR="00FA2C17" w:rsidRDefault="00FA2C17" w:rsidP="00FA2C17">
      <w:pPr>
        <w:jc w:val="right"/>
        <w:rPr>
          <w:b/>
        </w:rPr>
      </w:pPr>
      <w:r w:rsidRPr="00520CCA">
        <w:rPr>
          <w:b/>
        </w:rPr>
        <w:lastRenderedPageBreak/>
        <w:t xml:space="preserve">Таблица </w:t>
      </w:r>
      <w:r w:rsidR="00397FD5">
        <w:rPr>
          <w:b/>
        </w:rPr>
        <w:t>4</w:t>
      </w:r>
      <w:r w:rsidRPr="00520CCA">
        <w:rPr>
          <w:b/>
        </w:rPr>
        <w:t>.1.</w:t>
      </w:r>
    </w:p>
    <w:p w14:paraId="107071D7" w14:textId="77777777" w:rsidR="00FA2C17" w:rsidRPr="00520CCA" w:rsidRDefault="00FA2C17" w:rsidP="00FA2C17">
      <w:pPr>
        <w:pStyle w:val="ae"/>
      </w:pPr>
      <w:r w:rsidRPr="00520CCA">
        <w:t>Тесты для тестирования методом черного ящика</w:t>
      </w:r>
    </w:p>
    <w:tbl>
      <w:tblPr>
        <w:tblStyle w:val="af6"/>
        <w:tblW w:w="0" w:type="auto"/>
        <w:tblInd w:w="0" w:type="dxa"/>
        <w:tblLayout w:type="fixed"/>
        <w:tblLook w:val="04A0" w:firstRow="1" w:lastRow="0" w:firstColumn="1" w:lastColumn="0" w:noHBand="0" w:noVBand="1"/>
      </w:tblPr>
      <w:tblGrid>
        <w:gridCol w:w="1008"/>
        <w:gridCol w:w="1539"/>
        <w:gridCol w:w="4961"/>
        <w:gridCol w:w="1837"/>
      </w:tblGrid>
      <w:tr w:rsidR="00FA2C17" w14:paraId="52226843" w14:textId="77777777" w:rsidTr="00261161">
        <w:tc>
          <w:tcPr>
            <w:tcW w:w="1008" w:type="dxa"/>
            <w:vAlign w:val="center"/>
          </w:tcPr>
          <w:p w14:paraId="44CBF8F5" w14:textId="77777777" w:rsidR="00FA2C17" w:rsidRDefault="00FA2C17" w:rsidP="00261161">
            <w:pPr>
              <w:ind w:firstLine="0"/>
              <w:jc w:val="center"/>
            </w:pPr>
            <w:r>
              <w:t>Номер теста</w:t>
            </w:r>
          </w:p>
        </w:tc>
        <w:tc>
          <w:tcPr>
            <w:tcW w:w="1539" w:type="dxa"/>
            <w:vAlign w:val="center"/>
          </w:tcPr>
          <w:p w14:paraId="601A9D27" w14:textId="77777777" w:rsidR="00FA2C17" w:rsidRDefault="00FA2C17" w:rsidP="00261161">
            <w:pPr>
              <w:ind w:firstLine="0"/>
              <w:jc w:val="center"/>
            </w:pPr>
            <w:r>
              <w:t>Входные данные</w:t>
            </w:r>
          </w:p>
        </w:tc>
        <w:tc>
          <w:tcPr>
            <w:tcW w:w="4961" w:type="dxa"/>
            <w:vAlign w:val="center"/>
          </w:tcPr>
          <w:p w14:paraId="780BCC50" w14:textId="77777777" w:rsidR="00FA2C17" w:rsidRDefault="00FA2C17" w:rsidP="00261161">
            <w:pPr>
              <w:ind w:firstLine="0"/>
              <w:jc w:val="center"/>
            </w:pPr>
            <w:r>
              <w:t>Ожидаемый результат</w:t>
            </w:r>
          </w:p>
        </w:tc>
        <w:tc>
          <w:tcPr>
            <w:tcW w:w="1837" w:type="dxa"/>
            <w:vAlign w:val="center"/>
          </w:tcPr>
          <w:p w14:paraId="77AA0F85" w14:textId="77777777" w:rsidR="00FA2C17" w:rsidRDefault="00FA2C17" w:rsidP="00261161">
            <w:pPr>
              <w:ind w:firstLine="0"/>
              <w:jc w:val="center"/>
            </w:pPr>
            <w:r>
              <w:t>Соответствие полученного результата ожидаемому</w:t>
            </w:r>
          </w:p>
        </w:tc>
      </w:tr>
      <w:tr w:rsidR="00FA2C17" w:rsidRPr="004546A3" w14:paraId="6B8EA919" w14:textId="77777777" w:rsidTr="00261161">
        <w:tc>
          <w:tcPr>
            <w:tcW w:w="1008" w:type="dxa"/>
          </w:tcPr>
          <w:p w14:paraId="0D06B16D" w14:textId="77777777" w:rsidR="00FA2C17" w:rsidRDefault="00FA2C17" w:rsidP="00CA25EA">
            <w:pPr>
              <w:ind w:firstLine="0"/>
              <w:jc w:val="center"/>
            </w:pPr>
            <w:r>
              <w:t>1</w:t>
            </w:r>
          </w:p>
        </w:tc>
        <w:tc>
          <w:tcPr>
            <w:tcW w:w="1539" w:type="dxa"/>
          </w:tcPr>
          <w:p w14:paraId="54D16954" w14:textId="77777777" w:rsidR="00FA2C17" w:rsidRPr="004546A3" w:rsidRDefault="00FA2C17" w:rsidP="00CA25EA">
            <w:pPr>
              <w:ind w:firstLine="0"/>
              <w:jc w:val="center"/>
              <w:rPr>
                <w:lang w:val="en-US"/>
              </w:rPr>
            </w:pPr>
            <w:r>
              <w:t xml:space="preserve">Запрос: </w:t>
            </w:r>
            <w:r w:rsidRPr="004546A3">
              <w:rPr>
                <w:lang w:val="en-US"/>
              </w:rPr>
              <w:t>GET https://localhost:44306/api/messages/list HTTP/1.1</w:t>
            </w:r>
          </w:p>
        </w:tc>
        <w:tc>
          <w:tcPr>
            <w:tcW w:w="4961" w:type="dxa"/>
          </w:tcPr>
          <w:p w14:paraId="00C2A757" w14:textId="77777777" w:rsidR="00FA2C17" w:rsidRPr="002C7A78" w:rsidRDefault="00FA2C17" w:rsidP="00CA25EA">
            <w:pPr>
              <w:spacing w:line="240" w:lineRule="auto"/>
              <w:ind w:firstLine="0"/>
              <w:jc w:val="left"/>
              <w:rPr>
                <w:sz w:val="24"/>
                <w:lang w:val="en-US"/>
              </w:rPr>
            </w:pPr>
            <w:r w:rsidRPr="002C7A78">
              <w:rPr>
                <w:sz w:val="24"/>
                <w:lang w:val="en-US"/>
              </w:rPr>
              <w:t>{</w:t>
            </w:r>
          </w:p>
          <w:p w14:paraId="469A76B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2EC8461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54357A8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22A98FC4"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DFD111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084A23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0B5057E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2447E6D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756ED3D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37C1B8D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1DDE0DD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AC6C2BB"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66296BE7"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5E1D736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AE030B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75BAE76D"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1E4D2AD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1719031"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4CB5549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37BAFF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1B1AD25A" w14:textId="77777777" w:rsidR="00FA2C17" w:rsidRPr="002C7A78" w:rsidRDefault="00FA2C17" w:rsidP="00CA25EA">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F0499F0" w14:textId="77777777" w:rsidR="00FA2C17" w:rsidRPr="002C7A78" w:rsidRDefault="00FA2C17" w:rsidP="00CA25EA">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1E9284D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75FE573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3964942D" w14:textId="77777777" w:rsidR="00FA2C17" w:rsidRPr="002C7A78" w:rsidRDefault="00FA2C17" w:rsidP="00CA25EA">
            <w:pPr>
              <w:spacing w:line="240" w:lineRule="auto"/>
              <w:ind w:firstLine="0"/>
              <w:jc w:val="left"/>
              <w:rPr>
                <w:sz w:val="24"/>
                <w:lang w:val="en-US"/>
              </w:rPr>
            </w:pPr>
            <w:r w:rsidRPr="002C7A78">
              <w:rPr>
                <w:sz w:val="24"/>
                <w:lang w:val="en-US"/>
              </w:rPr>
              <w:t xml:space="preserve">      "size": 50,</w:t>
            </w:r>
          </w:p>
          <w:p w14:paraId="6295490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141E903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738F7A8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625D54A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3184836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B2A5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377FE1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3FF6A107"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738C725D"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1837" w:type="dxa"/>
          </w:tcPr>
          <w:p w14:paraId="6E0C5E68" w14:textId="77777777" w:rsidR="00FA2C17" w:rsidRPr="002C7A78" w:rsidRDefault="00FA2C17" w:rsidP="00CA25EA">
            <w:pPr>
              <w:spacing w:line="240" w:lineRule="auto"/>
              <w:ind w:firstLine="0"/>
              <w:jc w:val="center"/>
              <w:rPr>
                <w:lang w:val="en-US"/>
              </w:rPr>
            </w:pPr>
            <w:r>
              <w:t>Да</w:t>
            </w:r>
          </w:p>
        </w:tc>
      </w:tr>
      <w:tr w:rsidR="00FA2C17" w:rsidRPr="002C7A78" w14:paraId="311C7ED4" w14:textId="77777777" w:rsidTr="00261161">
        <w:tc>
          <w:tcPr>
            <w:tcW w:w="1008" w:type="dxa"/>
          </w:tcPr>
          <w:p w14:paraId="5AFA24E2" w14:textId="77777777" w:rsidR="00FA2C17" w:rsidRDefault="00FA2C17" w:rsidP="00CA25EA">
            <w:pPr>
              <w:ind w:firstLine="0"/>
              <w:jc w:val="center"/>
            </w:pPr>
            <w:r>
              <w:t>2</w:t>
            </w:r>
          </w:p>
        </w:tc>
        <w:tc>
          <w:tcPr>
            <w:tcW w:w="1539" w:type="dxa"/>
          </w:tcPr>
          <w:p w14:paraId="4965D53B" w14:textId="77777777" w:rsidR="00FA2C17" w:rsidRPr="00F255FF" w:rsidRDefault="00FA2C17" w:rsidP="00CA25EA">
            <w:pPr>
              <w:ind w:firstLine="0"/>
              <w:jc w:val="left"/>
            </w:pPr>
            <w:r w:rsidRPr="00C34277">
              <w:t>Запрос</w:t>
            </w:r>
            <w:r w:rsidRPr="00F255FF">
              <w:t xml:space="preserve">: </w:t>
            </w:r>
            <w:r w:rsidRPr="00C34277">
              <w:rPr>
                <w:lang w:val="en-US"/>
              </w:rPr>
              <w:t>POST</w:t>
            </w:r>
            <w:r w:rsidRPr="00F255FF">
              <w:t xml:space="preserve"> </w:t>
            </w:r>
            <w:hyperlink r:id="rId21" w:history="1">
              <w:r w:rsidRPr="00C34277">
                <w:rPr>
                  <w:rStyle w:val="a9"/>
                  <w:lang w:val="en-US"/>
                </w:rPr>
                <w:t>https</w:t>
              </w:r>
              <w:r w:rsidRPr="00F255FF">
                <w:rPr>
                  <w:rStyle w:val="a9"/>
                </w:rPr>
                <w:t>://</w:t>
              </w:r>
              <w:r w:rsidRPr="00C34277">
                <w:rPr>
                  <w:rStyle w:val="a9"/>
                  <w:lang w:val="en-US"/>
                </w:rPr>
                <w:t>local</w:t>
              </w:r>
              <w:r w:rsidRPr="00C34277">
                <w:rPr>
                  <w:rStyle w:val="a9"/>
                  <w:lang w:val="en-US"/>
                </w:rPr>
                <w:lastRenderedPageBreak/>
                <w:t>host</w:t>
              </w:r>
              <w:r w:rsidRPr="00F255FF">
                <w:rPr>
                  <w:rStyle w:val="a9"/>
                </w:rPr>
                <w:t>:44306/</w:t>
              </w:r>
              <w:proofErr w:type="spellStart"/>
              <w:r w:rsidRPr="00C34277">
                <w:rPr>
                  <w:rStyle w:val="a9"/>
                  <w:lang w:val="en-US"/>
                </w:rPr>
                <w:t>api</w:t>
              </w:r>
              <w:proofErr w:type="spellEnd"/>
              <w:r w:rsidRPr="00F255FF">
                <w:rPr>
                  <w:rStyle w:val="a9"/>
                </w:rPr>
                <w:t>/</w:t>
              </w:r>
              <w:proofErr w:type="spellStart"/>
              <w:r w:rsidRPr="00C34277">
                <w:rPr>
                  <w:rStyle w:val="a9"/>
                  <w:lang w:val="en-US"/>
                </w:rPr>
                <w:t>auth</w:t>
              </w:r>
              <w:proofErr w:type="spellEnd"/>
              <w:r w:rsidRPr="00F255FF">
                <w:rPr>
                  <w:rStyle w:val="a9"/>
                </w:rPr>
                <w:t>/</w:t>
              </w:r>
              <w:r w:rsidRPr="00C34277">
                <w:rPr>
                  <w:rStyle w:val="a9"/>
                  <w:lang w:val="en-US"/>
                </w:rPr>
                <w:t>sign</w:t>
              </w:r>
              <w:r w:rsidRPr="00F255FF">
                <w:rPr>
                  <w:rStyle w:val="a9"/>
                </w:rPr>
                <w:t>-</w:t>
              </w:r>
              <w:r w:rsidRPr="00C34277">
                <w:rPr>
                  <w:rStyle w:val="a9"/>
                  <w:lang w:val="en-US"/>
                </w:rPr>
                <w:t>in</w:t>
              </w:r>
            </w:hyperlink>
          </w:p>
          <w:p w14:paraId="62B21E2F" w14:textId="77777777" w:rsidR="00FA2C17" w:rsidRPr="00C34277" w:rsidRDefault="00FA2C17" w:rsidP="00CA25EA">
            <w:pPr>
              <w:ind w:firstLine="0"/>
              <w:jc w:val="left"/>
              <w:rPr>
                <w:lang w:val="en-US"/>
              </w:rPr>
            </w:pPr>
            <w:r w:rsidRPr="00C34277">
              <w:rPr>
                <w:lang w:val="en-US"/>
              </w:rPr>
              <w:t>Body:</w:t>
            </w:r>
          </w:p>
          <w:p w14:paraId="663CE489" w14:textId="77777777" w:rsidR="00FA2C17" w:rsidRPr="00C34277" w:rsidRDefault="00FA2C17" w:rsidP="00CA25EA">
            <w:pPr>
              <w:spacing w:line="240" w:lineRule="auto"/>
              <w:ind w:firstLine="0"/>
              <w:jc w:val="left"/>
              <w:rPr>
                <w:sz w:val="24"/>
                <w:lang w:val="en-US"/>
              </w:rPr>
            </w:pPr>
            <w:r w:rsidRPr="00C34277">
              <w:rPr>
                <w:sz w:val="24"/>
                <w:lang w:val="en-US"/>
              </w:rPr>
              <w:t>{</w:t>
            </w:r>
          </w:p>
          <w:p w14:paraId="49185873" w14:textId="77777777" w:rsidR="00FA2C17" w:rsidRPr="00C34277" w:rsidRDefault="00FA2C17" w:rsidP="00CA25EA">
            <w:pPr>
              <w:spacing w:line="240" w:lineRule="auto"/>
              <w:ind w:firstLine="0"/>
              <w:jc w:val="left"/>
              <w:rPr>
                <w:sz w:val="24"/>
                <w:lang w:val="en-US"/>
              </w:rPr>
            </w:pPr>
            <w:r w:rsidRPr="00C34277">
              <w:rPr>
                <w:sz w:val="24"/>
                <w:lang w:val="en-US"/>
              </w:rPr>
              <w:t xml:space="preserve">    "email": "r0bari@yandex.ru",</w:t>
            </w:r>
          </w:p>
          <w:p w14:paraId="46061735" w14:textId="77777777" w:rsidR="00FA2C17" w:rsidRPr="00C34277" w:rsidRDefault="00FA2C17" w:rsidP="00CA25EA">
            <w:pPr>
              <w:spacing w:line="240" w:lineRule="auto"/>
              <w:ind w:firstLine="0"/>
              <w:jc w:val="left"/>
              <w:rPr>
                <w:sz w:val="24"/>
                <w:lang w:val="en-US"/>
              </w:rPr>
            </w:pPr>
            <w:r w:rsidRPr="00C34277">
              <w:rPr>
                <w:sz w:val="24"/>
                <w:lang w:val="en-US"/>
              </w:rPr>
              <w:t xml:space="preserve">    "password": "Eviguf@77"</w:t>
            </w:r>
          </w:p>
          <w:p w14:paraId="72B52784" w14:textId="77777777" w:rsidR="00FA2C17" w:rsidRPr="00C34277" w:rsidRDefault="00FA2C17" w:rsidP="00CA25EA">
            <w:pPr>
              <w:spacing w:line="240" w:lineRule="auto"/>
              <w:ind w:firstLine="0"/>
              <w:jc w:val="left"/>
              <w:rPr>
                <w:lang w:val="en-US"/>
              </w:rPr>
            </w:pPr>
            <w:r w:rsidRPr="00C34277">
              <w:rPr>
                <w:sz w:val="24"/>
                <w:lang w:val="en-US"/>
              </w:rPr>
              <w:t>}</w:t>
            </w:r>
          </w:p>
        </w:tc>
        <w:tc>
          <w:tcPr>
            <w:tcW w:w="4961" w:type="dxa"/>
          </w:tcPr>
          <w:p w14:paraId="2AB9D5EF" w14:textId="77777777" w:rsidR="00FA2C17" w:rsidRPr="002C7A78" w:rsidRDefault="00FA2C17" w:rsidP="00CA25EA">
            <w:pPr>
              <w:spacing w:line="240" w:lineRule="auto"/>
              <w:ind w:firstLine="0"/>
              <w:jc w:val="left"/>
              <w:rPr>
                <w:sz w:val="24"/>
                <w:lang w:val="en-US"/>
              </w:rPr>
            </w:pPr>
            <w:r w:rsidRPr="002C7A78">
              <w:rPr>
                <w:sz w:val="24"/>
                <w:lang w:val="en-US"/>
              </w:rPr>
              <w:lastRenderedPageBreak/>
              <w:t>{</w:t>
            </w:r>
          </w:p>
          <w:p w14:paraId="365109B7"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5DEE8DCA"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3C2763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763D20A5"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221A5AE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681DCDE5" w14:textId="77777777" w:rsidR="00FA2C17" w:rsidRPr="002C7A78" w:rsidRDefault="00FA2C17" w:rsidP="00CA25EA">
            <w:pPr>
              <w:spacing w:line="240" w:lineRule="auto"/>
              <w:ind w:firstLine="0"/>
              <w:jc w:val="left"/>
              <w:rPr>
                <w:sz w:val="24"/>
                <w:lang w:val="en-US"/>
              </w:rPr>
            </w:pPr>
            <w:r w:rsidRPr="002C7A78">
              <w:rPr>
                <w:sz w:val="24"/>
                <w:lang w:val="en-US"/>
              </w:rPr>
              <w:lastRenderedPageBreak/>
              <w:t xml:space="preserve">        "role": 2</w:t>
            </w:r>
          </w:p>
          <w:p w14:paraId="5A70A7B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2EDE723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6D183C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4EBA09B1"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1837" w:type="dxa"/>
          </w:tcPr>
          <w:p w14:paraId="5212AA4F" w14:textId="77777777" w:rsidR="00FA2C17" w:rsidRPr="002C7A78" w:rsidRDefault="00FA2C17" w:rsidP="00CA25EA">
            <w:pPr>
              <w:ind w:firstLine="0"/>
              <w:jc w:val="center"/>
            </w:pPr>
            <w:r>
              <w:lastRenderedPageBreak/>
              <w:t>Да</w:t>
            </w:r>
          </w:p>
        </w:tc>
      </w:tr>
      <w:tr w:rsidR="00FA2C17" w14:paraId="7DE22F86" w14:textId="77777777" w:rsidTr="00261161">
        <w:tc>
          <w:tcPr>
            <w:tcW w:w="1008" w:type="dxa"/>
          </w:tcPr>
          <w:p w14:paraId="2D3A5499" w14:textId="77777777" w:rsidR="00FA2C17" w:rsidRDefault="00FA2C17" w:rsidP="00CA25EA">
            <w:pPr>
              <w:ind w:firstLine="0"/>
              <w:jc w:val="center"/>
            </w:pPr>
            <w:r>
              <w:lastRenderedPageBreak/>
              <w:t>3</w:t>
            </w:r>
          </w:p>
        </w:tc>
        <w:tc>
          <w:tcPr>
            <w:tcW w:w="1539" w:type="dxa"/>
          </w:tcPr>
          <w:p w14:paraId="31CC334C" w14:textId="77777777" w:rsidR="00FA2C17" w:rsidRPr="00C34277" w:rsidRDefault="00FA2C17" w:rsidP="00CA25EA">
            <w:pPr>
              <w:ind w:firstLine="0"/>
              <w:jc w:val="left"/>
            </w:pPr>
            <w:r w:rsidRPr="00C34277">
              <w:t xml:space="preserve">Запрос: </w:t>
            </w:r>
            <w:r w:rsidRPr="00C34277">
              <w:rPr>
                <w:lang w:val="en-US"/>
              </w:rPr>
              <w:t>GET</w:t>
            </w:r>
            <w:r w:rsidRPr="00C34277">
              <w:t xml:space="preserve"> </w:t>
            </w:r>
            <w:hyperlink r:id="rId22" w:history="1">
              <w:r w:rsidRPr="00C34277">
                <w:rPr>
                  <w:rStyle w:val="a9"/>
                </w:rPr>
                <w:t>https://localhost:44306/api/contacts/3</w:t>
              </w:r>
            </w:hyperlink>
          </w:p>
        </w:tc>
        <w:tc>
          <w:tcPr>
            <w:tcW w:w="4961" w:type="dxa"/>
          </w:tcPr>
          <w:p w14:paraId="01D8A98E" w14:textId="77777777" w:rsidR="00FA2C17" w:rsidRPr="002C7A78" w:rsidRDefault="00FA2C17" w:rsidP="00CA25EA">
            <w:pPr>
              <w:spacing w:line="240" w:lineRule="auto"/>
              <w:ind w:firstLine="0"/>
              <w:jc w:val="left"/>
              <w:rPr>
                <w:sz w:val="24"/>
                <w:lang w:val="en-US"/>
              </w:rPr>
            </w:pPr>
            <w:r w:rsidRPr="002C7A78">
              <w:rPr>
                <w:sz w:val="24"/>
                <w:lang w:val="en-US"/>
              </w:rPr>
              <w:t>{</w:t>
            </w:r>
          </w:p>
          <w:p w14:paraId="6FED4FE0"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7E1E336B"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67A7882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11E485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w:t>
            </w:r>
            <w:proofErr w:type="spellStart"/>
            <w:r w:rsidRPr="002C7A78">
              <w:rPr>
                <w:sz w:val="24"/>
                <w:lang w:val="en-US"/>
              </w:rPr>
              <w:t>Evgeny</w:t>
            </w:r>
            <w:proofErr w:type="spellEnd"/>
            <w:r w:rsidRPr="002C7A78">
              <w:rPr>
                <w:sz w:val="24"/>
                <w:lang w:val="en-US"/>
              </w:rPr>
              <w:t xml:space="preserve"> </w:t>
            </w:r>
            <w:proofErr w:type="spellStart"/>
            <w:r w:rsidRPr="002C7A78">
              <w:rPr>
                <w:sz w:val="24"/>
                <w:lang w:val="en-US"/>
              </w:rPr>
              <w:t>Sukharev</w:t>
            </w:r>
            <w:proofErr w:type="spellEnd"/>
            <w:r w:rsidRPr="002C7A78">
              <w:rPr>
                <w:sz w:val="24"/>
                <w:lang w:val="en-US"/>
              </w:rPr>
              <w:t>",</w:t>
            </w:r>
          </w:p>
          <w:p w14:paraId="21CABA41"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7958185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43ABB64D"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2D7D6E0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3FF2FC6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67C8D60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EC88F2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0F27E01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07CCE34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A378CC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020AFC5" w14:textId="77777777" w:rsidR="00FA2C17" w:rsidRPr="002C7A78" w:rsidRDefault="00FA2C17" w:rsidP="00CA25EA">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2103ED9D" w14:textId="77777777" w:rsidR="00FA2C17" w:rsidRPr="002C7A78" w:rsidRDefault="00FA2C17" w:rsidP="00CA25EA">
            <w:pPr>
              <w:spacing w:line="240" w:lineRule="auto"/>
              <w:ind w:firstLine="0"/>
              <w:jc w:val="left"/>
              <w:rPr>
                <w:sz w:val="24"/>
              </w:rPr>
            </w:pPr>
            <w:r w:rsidRPr="002C7A78">
              <w:rPr>
                <w:sz w:val="24"/>
              </w:rPr>
              <w:t>}</w:t>
            </w:r>
          </w:p>
        </w:tc>
        <w:tc>
          <w:tcPr>
            <w:tcW w:w="1837" w:type="dxa"/>
          </w:tcPr>
          <w:p w14:paraId="2EBF59BB" w14:textId="77777777" w:rsidR="00FA2C17" w:rsidRDefault="00FA2C17" w:rsidP="00CA25EA">
            <w:pPr>
              <w:ind w:firstLine="0"/>
              <w:jc w:val="center"/>
            </w:pPr>
            <w:r>
              <w:t>Да</w:t>
            </w:r>
          </w:p>
        </w:tc>
      </w:tr>
    </w:tbl>
    <w:p w14:paraId="69462AA7" w14:textId="77777777" w:rsidR="00FA2C17" w:rsidRPr="00305B80" w:rsidRDefault="00FA2C17" w:rsidP="00FA2C17">
      <w:pPr>
        <w:jc w:val="right"/>
      </w:pPr>
    </w:p>
    <w:p w14:paraId="43DF35FD" w14:textId="77777777" w:rsidR="00FA2C17" w:rsidRDefault="00FA2C17" w:rsidP="008D2DF0">
      <w:pPr>
        <w:pStyle w:val="2"/>
        <w:numPr>
          <w:ilvl w:val="1"/>
          <w:numId w:val="22"/>
        </w:numPr>
      </w:pPr>
      <w:bookmarkStart w:id="149" w:name="_Toc72676304"/>
      <w:r w:rsidRPr="00520CCA">
        <w:t>Модульное</w:t>
      </w:r>
      <w:r>
        <w:t xml:space="preserve"> тестирование</w:t>
      </w:r>
      <w:bookmarkEnd w:id="149"/>
    </w:p>
    <w:p w14:paraId="65270546" w14:textId="205DD5D6" w:rsidR="00FA2C17" w:rsidRDefault="00FA2C17" w:rsidP="00FA2C1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00FE6103">
        <w:t xml:space="preserve"> </w:t>
      </w:r>
      <w:r w:rsidR="00152960">
        <w:t>[1</w:t>
      </w:r>
      <w:r w:rsidR="009C521A" w:rsidRPr="009C521A">
        <w:t>3</w:t>
      </w:r>
      <w:r w:rsidRPr="00A467AC">
        <w:t>]</w:t>
      </w:r>
      <w:r>
        <w:t>.</w:t>
      </w:r>
    </w:p>
    <w:p w14:paraId="25022A85" w14:textId="77777777" w:rsidR="00FA2C17" w:rsidRDefault="00FA2C17" w:rsidP="00FA2C1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5F25ECDB" w14:textId="0FF905CF" w:rsidR="00FA2C17" w:rsidRDefault="00FA2C17" w:rsidP="00FA2C17">
      <w:r>
        <w:lastRenderedPageBreak/>
        <w:t xml:space="preserve">В рамках модульного тестирования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4CFC84C5" w14:textId="78A7191A" w:rsidR="00FA2C17" w:rsidRDefault="00FA2C17" w:rsidP="00FA2C17">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w:t>
      </w:r>
      <w:r w:rsidR="00397FD5">
        <w:t>4</w:t>
      </w:r>
      <w:r w:rsidR="001523AC">
        <w:t>.</w:t>
      </w:r>
      <w:r>
        <w:t>1.</w:t>
      </w:r>
    </w:p>
    <w:p w14:paraId="0E7E5309" w14:textId="11AD5372" w:rsidR="00FA2C17" w:rsidRDefault="00FA2C17" w:rsidP="00FA2C17">
      <w:pPr>
        <w:jc w:val="right"/>
      </w:pPr>
      <w:r>
        <w:t xml:space="preserve">Листинг </w:t>
      </w:r>
      <w:r w:rsidR="00397FD5">
        <w:t>4</w:t>
      </w:r>
      <w:r>
        <w:t xml:space="preserve">.1. Модульный тест механизма </w:t>
      </w:r>
      <w:proofErr w:type="spellStart"/>
      <w:r>
        <w:t>хэширования</w:t>
      </w:r>
      <w:proofErr w:type="spellEnd"/>
    </w:p>
    <w:tbl>
      <w:tblPr>
        <w:tblStyle w:val="af6"/>
        <w:tblW w:w="9634" w:type="dxa"/>
        <w:tblInd w:w="0" w:type="dxa"/>
        <w:tblLook w:val="04A0" w:firstRow="1" w:lastRow="0" w:firstColumn="1" w:lastColumn="0" w:noHBand="0" w:noVBand="1"/>
      </w:tblPr>
      <w:tblGrid>
        <w:gridCol w:w="9634"/>
      </w:tblGrid>
      <w:tr w:rsidR="00FA2C17" w14:paraId="142D67FD" w14:textId="77777777" w:rsidTr="00264C78">
        <w:tc>
          <w:tcPr>
            <w:tcW w:w="9634" w:type="dxa"/>
          </w:tcPr>
          <w:p w14:paraId="1F442F1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Microsoft.VisualStudio.TestTools.UnitTesting</w:t>
            </w:r>
            <w:proofErr w:type="spellEnd"/>
            <w:proofErr w:type="gramEnd"/>
            <w:r w:rsidRPr="009B622F">
              <w:rPr>
                <w:rFonts w:ascii="Consolas" w:hAnsi="Consolas" w:cs="Consolas"/>
                <w:color w:val="000000"/>
                <w:sz w:val="19"/>
                <w:szCs w:val="19"/>
                <w:lang w:val="en-US"/>
              </w:rPr>
              <w:t>;</w:t>
            </w:r>
          </w:p>
          <w:p w14:paraId="15CFC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E088B9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DeliveryRely.ServiceLayer.Tests</w:t>
            </w:r>
            <w:proofErr w:type="spellEnd"/>
            <w:proofErr w:type="gramEnd"/>
          </w:p>
          <w:p w14:paraId="08E109C3"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3C403DC1"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78DECA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6ABBBC5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F347BD7"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5B7FD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proofErr w:type="gram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roofErr w:type="gramEnd"/>
            <w:r w:rsidRPr="009B622F">
              <w:rPr>
                <w:rFonts w:ascii="Consolas" w:hAnsi="Consolas" w:cs="Consolas"/>
                <w:color w:val="000000"/>
                <w:sz w:val="19"/>
                <w:szCs w:val="19"/>
                <w:lang w:val="en-US"/>
              </w:rPr>
              <w:t>)</w:t>
            </w:r>
          </w:p>
          <w:p w14:paraId="515E7B7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0B342CC"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68165949"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3C6C22C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B80182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1C2B1F15"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D5421B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gramStart"/>
            <w:r w:rsidRPr="009B622F">
              <w:rPr>
                <w:rFonts w:ascii="Consolas" w:hAnsi="Consolas" w:cs="Consolas"/>
                <w:color w:val="000000"/>
                <w:sz w:val="19"/>
                <w:szCs w:val="19"/>
                <w:lang w:val="en-US"/>
              </w:rPr>
              <w:t>).</w:t>
            </w:r>
            <w:proofErr w:type="spellStart"/>
            <w:r w:rsidRPr="009B622F">
              <w:rPr>
                <w:rFonts w:ascii="Consolas" w:hAnsi="Consolas" w:cs="Consolas"/>
                <w:color w:val="000000"/>
                <w:sz w:val="19"/>
                <w:szCs w:val="19"/>
                <w:lang w:val="en-US"/>
              </w:rPr>
              <w:t>MakeHash</w:t>
            </w:r>
            <w:proofErr w:type="spellEnd"/>
            <w:proofErr w:type="gramEnd"/>
            <w:r w:rsidRPr="009B622F">
              <w:rPr>
                <w:rFonts w:ascii="Consolas" w:hAnsi="Consolas" w:cs="Consolas"/>
                <w:color w:val="000000"/>
                <w:sz w:val="19"/>
                <w:szCs w:val="19"/>
                <w:lang w:val="en-US"/>
              </w:rPr>
              <w:t>(password);</w:t>
            </w:r>
          </w:p>
          <w:p w14:paraId="5F9E9FC8"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636492DF"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35F56"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D366B" w14:textId="77777777" w:rsidR="00FA2C17" w:rsidRDefault="00FA2C17" w:rsidP="00CA25EA">
            <w:pPr>
              <w:autoSpaceDE w:val="0"/>
              <w:autoSpaceDN w:val="0"/>
              <w:adjustRightInd w:val="0"/>
              <w:spacing w:line="240" w:lineRule="auto"/>
              <w:ind w:firstLine="0"/>
              <w:jc w:val="left"/>
            </w:pPr>
            <w:r>
              <w:rPr>
                <w:rFonts w:ascii="Consolas" w:hAnsi="Consolas" w:cs="Consolas"/>
                <w:color w:val="000000"/>
                <w:sz w:val="19"/>
                <w:szCs w:val="19"/>
              </w:rPr>
              <w:t>}</w:t>
            </w:r>
          </w:p>
        </w:tc>
      </w:tr>
    </w:tbl>
    <w:p w14:paraId="2CFB0278" w14:textId="77777777" w:rsidR="00FA2C17" w:rsidRPr="000D1A57" w:rsidRDefault="00FA2C17" w:rsidP="00FA2C17"/>
    <w:p w14:paraId="349A79DB" w14:textId="68429385" w:rsidR="00FA2C17" w:rsidRDefault="00FA2C17" w:rsidP="00FA2C17">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00397FD5">
        <w:t>4</w:t>
      </w:r>
      <w:r w:rsidR="001523AC">
        <w:t>.</w:t>
      </w:r>
      <w:r w:rsidRPr="000D1A57">
        <w:t>2</w:t>
      </w:r>
      <w:r>
        <w:t>.</w:t>
      </w:r>
    </w:p>
    <w:p w14:paraId="25418C3E" w14:textId="77777777" w:rsidR="00FA2C17" w:rsidRDefault="00FA2C17" w:rsidP="00FA2C17">
      <w:pPr>
        <w:spacing w:after="160" w:line="259" w:lineRule="auto"/>
        <w:ind w:firstLine="0"/>
        <w:jc w:val="left"/>
      </w:pPr>
      <w:r>
        <w:br w:type="page"/>
      </w:r>
    </w:p>
    <w:p w14:paraId="5EADFD83" w14:textId="77777777" w:rsidR="00FA2C17" w:rsidRDefault="00FA2C17" w:rsidP="00FA2C17"/>
    <w:p w14:paraId="53E3865F" w14:textId="1F58FE2B" w:rsidR="00FA2C17" w:rsidRPr="003975A7" w:rsidRDefault="00FA2C17" w:rsidP="00FA2C17">
      <w:pPr>
        <w:jc w:val="right"/>
      </w:pPr>
      <w:r>
        <w:t>Листинг</w:t>
      </w:r>
      <w:r w:rsidRPr="003975A7">
        <w:rPr>
          <w:lang w:val="en-US"/>
        </w:rPr>
        <w:t xml:space="preserve"> </w:t>
      </w:r>
      <w:r w:rsidR="00397FD5">
        <w:t>4</w:t>
      </w:r>
      <w:r>
        <w:t>.</w:t>
      </w:r>
      <w:r w:rsidRPr="003975A7">
        <w:rPr>
          <w:lang w:val="en-US"/>
        </w:rPr>
        <w:t xml:space="preserve">2. </w:t>
      </w:r>
      <w:r>
        <w:t>Модульный тест контактов</w:t>
      </w:r>
    </w:p>
    <w:tbl>
      <w:tblPr>
        <w:tblStyle w:val="af6"/>
        <w:tblW w:w="9634" w:type="dxa"/>
        <w:tblInd w:w="0" w:type="dxa"/>
        <w:tblLook w:val="04A0" w:firstRow="1" w:lastRow="0" w:firstColumn="1" w:lastColumn="0" w:noHBand="0" w:noVBand="1"/>
      </w:tblPr>
      <w:tblGrid>
        <w:gridCol w:w="9634"/>
      </w:tblGrid>
      <w:tr w:rsidR="00FA2C17" w14:paraId="39129794" w14:textId="77777777" w:rsidTr="00264C78">
        <w:tc>
          <w:tcPr>
            <w:tcW w:w="9634" w:type="dxa"/>
          </w:tcPr>
          <w:p w14:paraId="5AA6C70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Domain.Models.Contacts</w:t>
            </w:r>
            <w:proofErr w:type="spellEnd"/>
            <w:proofErr w:type="gramEnd"/>
            <w:r w:rsidRPr="003975A7">
              <w:rPr>
                <w:rFonts w:ascii="Consolas" w:hAnsi="Consolas" w:cs="Consolas"/>
                <w:color w:val="000000"/>
                <w:sz w:val="19"/>
                <w:szCs w:val="19"/>
                <w:lang w:val="en-US"/>
              </w:rPr>
              <w:t>;</w:t>
            </w:r>
          </w:p>
          <w:p w14:paraId="4B2EFD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Domain.Models.Users</w:t>
            </w:r>
            <w:proofErr w:type="spellEnd"/>
            <w:proofErr w:type="gramEnd"/>
            <w:r w:rsidRPr="003975A7">
              <w:rPr>
                <w:rFonts w:ascii="Consolas" w:hAnsi="Consolas" w:cs="Consolas"/>
                <w:color w:val="000000"/>
                <w:sz w:val="19"/>
                <w:szCs w:val="19"/>
                <w:lang w:val="en-US"/>
              </w:rPr>
              <w:t>;</w:t>
            </w:r>
          </w:p>
          <w:p w14:paraId="64C80D9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Microsoft.VisualStudio.TestTools.UnitTesting</w:t>
            </w:r>
            <w:proofErr w:type="spellEnd"/>
            <w:proofErr w:type="gramEnd"/>
            <w:r w:rsidRPr="003975A7">
              <w:rPr>
                <w:rFonts w:ascii="Consolas" w:hAnsi="Consolas" w:cs="Consolas"/>
                <w:color w:val="000000"/>
                <w:sz w:val="19"/>
                <w:szCs w:val="19"/>
                <w:lang w:val="en-US"/>
              </w:rPr>
              <w:t>;</w:t>
            </w:r>
          </w:p>
          <w:p w14:paraId="69BEA8A8"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2591B7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DeliveryRely.Domain.Tests</w:t>
            </w:r>
            <w:proofErr w:type="spellEnd"/>
            <w:proofErr w:type="gramEnd"/>
          </w:p>
          <w:p w14:paraId="3F7F3CF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0F525A9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656A600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3CF281C0"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E6865B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4613C5F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roofErr w:type="gramEnd"/>
            <w:r w:rsidRPr="003975A7">
              <w:rPr>
                <w:rFonts w:ascii="Consolas" w:hAnsi="Consolas" w:cs="Consolas"/>
                <w:color w:val="000000"/>
                <w:sz w:val="19"/>
                <w:szCs w:val="19"/>
                <w:lang w:val="en-US"/>
              </w:rPr>
              <w:t>)</w:t>
            </w:r>
          </w:p>
          <w:p w14:paraId="7F9EB1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61714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3E822F8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23655A3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02425D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4714497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705296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B618F5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58C3E7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E920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255972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895151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A566C9E"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contact.ContactName</w:t>
            </w:r>
            <w:proofErr w:type="spellEnd"/>
            <w:proofErr w:type="gramEnd"/>
            <w:r w:rsidRPr="003975A7">
              <w:rPr>
                <w:rFonts w:ascii="Consolas" w:hAnsi="Consolas" w:cs="Consolas"/>
                <w:color w:val="000000"/>
                <w:sz w:val="19"/>
                <w:szCs w:val="19"/>
                <w:lang w:val="en-US"/>
              </w:rPr>
              <w:t>);</w:t>
            </w:r>
          </w:p>
          <w:p w14:paraId="1091C6C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contact.ContactEmail</w:t>
            </w:r>
            <w:proofErr w:type="spellEnd"/>
            <w:proofErr w:type="gramEnd"/>
            <w:r w:rsidRPr="003975A7">
              <w:rPr>
                <w:rFonts w:ascii="Consolas" w:hAnsi="Consolas" w:cs="Consolas"/>
                <w:color w:val="000000"/>
                <w:sz w:val="19"/>
                <w:szCs w:val="19"/>
                <w:lang w:val="en-US"/>
              </w:rPr>
              <w:t>);</w:t>
            </w:r>
          </w:p>
          <w:p w14:paraId="4382E6C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proofErr w:type="gramStart"/>
            <w:r w:rsidRPr="003975A7">
              <w:rPr>
                <w:rFonts w:ascii="Consolas" w:hAnsi="Consolas" w:cs="Consolas"/>
                <w:color w:val="000000"/>
                <w:sz w:val="19"/>
                <w:szCs w:val="19"/>
                <w:lang w:val="en-US"/>
              </w:rPr>
              <w:t>contact.UserId</w:t>
            </w:r>
            <w:proofErr w:type="spellEnd"/>
            <w:proofErr w:type="gramEnd"/>
            <w:r w:rsidRPr="003975A7">
              <w:rPr>
                <w:rFonts w:ascii="Consolas" w:hAnsi="Consolas" w:cs="Consolas"/>
                <w:color w:val="000000"/>
                <w:sz w:val="19"/>
                <w:szCs w:val="19"/>
                <w:lang w:val="en-US"/>
              </w:rPr>
              <w:t>);</w:t>
            </w:r>
          </w:p>
          <w:p w14:paraId="0FDB5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proofErr w:type="gramStart"/>
            <w:r w:rsidRPr="003975A7">
              <w:rPr>
                <w:rFonts w:ascii="Consolas" w:hAnsi="Consolas" w:cs="Consolas"/>
                <w:color w:val="000000"/>
                <w:sz w:val="19"/>
                <w:szCs w:val="19"/>
                <w:lang w:val="en-US"/>
              </w:rPr>
              <w:t>contact.User.Email</w:t>
            </w:r>
            <w:proofErr w:type="spellEnd"/>
            <w:proofErr w:type="gramEnd"/>
            <w:r w:rsidRPr="003975A7">
              <w:rPr>
                <w:rFonts w:ascii="Consolas" w:hAnsi="Consolas" w:cs="Consolas"/>
                <w:color w:val="000000"/>
                <w:sz w:val="19"/>
                <w:szCs w:val="19"/>
                <w:lang w:val="en-US"/>
              </w:rPr>
              <w:t>);</w:t>
            </w:r>
          </w:p>
          <w:p w14:paraId="6BD76D52"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4289C8D7"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AC93B"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C36B034" w14:textId="77777777" w:rsidR="00FA2C17" w:rsidRDefault="00FA2C17" w:rsidP="00CA25EA">
            <w:pPr>
              <w:ind w:firstLine="0"/>
              <w:rPr>
                <w:lang w:val="en-US"/>
              </w:rPr>
            </w:pPr>
          </w:p>
        </w:tc>
      </w:tr>
    </w:tbl>
    <w:p w14:paraId="194DD6B2" w14:textId="77777777" w:rsidR="00FA2C17" w:rsidRPr="009B622F" w:rsidRDefault="00FA2C17" w:rsidP="00FA2C17">
      <w:pPr>
        <w:rPr>
          <w:lang w:val="en-US"/>
        </w:rPr>
      </w:pPr>
    </w:p>
    <w:p w14:paraId="5A321A8B" w14:textId="5121BE42" w:rsidR="00FA2C17" w:rsidRDefault="00FA2C17" w:rsidP="008D2DF0">
      <w:pPr>
        <w:pStyle w:val="2"/>
        <w:numPr>
          <w:ilvl w:val="1"/>
          <w:numId w:val="22"/>
        </w:numPr>
      </w:pPr>
      <w:bookmarkStart w:id="150" w:name="_Toc72676305"/>
      <w:proofErr w:type="spellStart"/>
      <w:r>
        <w:t>Кроссбраузерное</w:t>
      </w:r>
      <w:proofErr w:type="spellEnd"/>
      <w:r>
        <w:t xml:space="preserve"> </w:t>
      </w:r>
      <w:r w:rsidRPr="00520CCA">
        <w:t>тестирование</w:t>
      </w:r>
      <w:r>
        <w:t xml:space="preserve"> пользовательской части</w:t>
      </w:r>
      <w:bookmarkEnd w:id="150"/>
    </w:p>
    <w:p w14:paraId="4590D7CF" w14:textId="718C8A52" w:rsidR="00FB099C" w:rsidRDefault="00FB099C" w:rsidP="00FB099C">
      <w:proofErr w:type="spellStart"/>
      <w:r w:rsidRPr="00FB099C">
        <w:t>Кроссбраузерность</w:t>
      </w:r>
      <w:proofErr w:type="spellEnd"/>
      <w:r w:rsidRPr="00FB099C">
        <w:t xml:space="preserve">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Из-за стремительного развития технологий, сайт рекомендуется делать </w:t>
      </w:r>
      <w:proofErr w:type="spellStart"/>
      <w:r w:rsidRPr="00FB099C">
        <w:t>кроссбраузерным</w:t>
      </w:r>
      <w:proofErr w:type="spellEnd"/>
      <w:r w:rsidRPr="00FB099C">
        <w:t xml:space="preserve"> только по отношению к новейшим версиям браузеров</w:t>
      </w:r>
      <w:r w:rsidR="001B095A">
        <w:t xml:space="preserve"> </w:t>
      </w:r>
      <w:r w:rsidR="001B095A" w:rsidRPr="00A467AC">
        <w:t>[</w:t>
      </w:r>
      <w:r w:rsidR="00840D5F">
        <w:fldChar w:fldCharType="begin"/>
      </w:r>
      <w:r w:rsidR="00840D5F">
        <w:instrText xml:space="preserve"> REF _Ref72676344 \r \h </w:instrText>
      </w:r>
      <w:r w:rsidR="00840D5F">
        <w:fldChar w:fldCharType="separate"/>
      </w:r>
      <w:r w:rsidR="00840D5F">
        <w:t>14</w:t>
      </w:r>
      <w:r w:rsidR="00840D5F">
        <w:fldChar w:fldCharType="end"/>
      </w:r>
      <w:r w:rsidR="001B095A" w:rsidRPr="00A467AC">
        <w:t>]</w:t>
      </w:r>
      <w:r w:rsidR="001B095A">
        <w:t>.</w:t>
      </w:r>
    </w:p>
    <w:p w14:paraId="516D8DFB" w14:textId="69FA7FC1" w:rsidR="000748E8" w:rsidRDefault="000748E8" w:rsidP="00FB099C">
      <w:r w:rsidRPr="000748E8">
        <w:t xml:space="preserve">В последние годы оптимизаторы все меньше сталкиваются с проблемами </w:t>
      </w:r>
      <w:proofErr w:type="spellStart"/>
      <w:r w:rsidRPr="000748E8">
        <w:t>кроссбраузерности</w:t>
      </w:r>
      <w:proofErr w:type="spellEnd"/>
      <w:r w:rsidRPr="000748E8">
        <w:t xml:space="preserve">, потому что разработчики программного обеспечения перестают поддерживать старые версии своих браузеров. Так, например, компания </w:t>
      </w:r>
      <w:proofErr w:type="spellStart"/>
      <w:r w:rsidRPr="000748E8">
        <w:t>Microsoft</w:t>
      </w:r>
      <w:proofErr w:type="spellEnd"/>
      <w:r w:rsidRPr="000748E8">
        <w:t xml:space="preserve"> уже в открытую заявляет о необходимости использования </w:t>
      </w:r>
      <w:r w:rsidRPr="000748E8">
        <w:lastRenderedPageBreak/>
        <w:t xml:space="preserve">обновленного </w:t>
      </w:r>
      <w:proofErr w:type="spellStart"/>
      <w:r w:rsidRPr="000748E8">
        <w:t>Internet</w:t>
      </w:r>
      <w:proofErr w:type="spellEnd"/>
      <w:r w:rsidRPr="000748E8">
        <w:t xml:space="preserve"> </w:t>
      </w:r>
      <w:proofErr w:type="spellStart"/>
      <w:r w:rsidRPr="000748E8">
        <w:t>Explorer</w:t>
      </w:r>
      <w:proofErr w:type="spellEnd"/>
      <w:r w:rsidRPr="000748E8">
        <w:t>, призывая отказываться от устаревших версий продукта.</w:t>
      </w:r>
    </w:p>
    <w:p w14:paraId="646A2EA1" w14:textId="15FB57C2" w:rsidR="000748E8" w:rsidRDefault="000748E8" w:rsidP="000748E8">
      <w:r>
        <w:t>Стоит отметить, что элементы веб-ресурса не должны быть абсолютно идентичны во всех браузерах, которые только существуют на сегодняшний день. Соответствующим можно считать сайт, если:</w:t>
      </w:r>
    </w:p>
    <w:p w14:paraId="588BB44C" w14:textId="77777777" w:rsidR="000748E8" w:rsidRDefault="000748E8" w:rsidP="008D2DF0">
      <w:pPr>
        <w:pStyle w:val="a7"/>
        <w:numPr>
          <w:ilvl w:val="0"/>
          <w:numId w:val="27"/>
        </w:numPr>
      </w:pPr>
      <w:r>
        <w:t>информация на странице читабельная;</w:t>
      </w:r>
    </w:p>
    <w:p w14:paraId="0290B156" w14:textId="77777777" w:rsidR="000748E8" w:rsidRDefault="000748E8" w:rsidP="008D2DF0">
      <w:pPr>
        <w:pStyle w:val="a7"/>
        <w:numPr>
          <w:ilvl w:val="0"/>
          <w:numId w:val="27"/>
        </w:numPr>
      </w:pPr>
      <w:r>
        <w:t>сохранена структура;</w:t>
      </w:r>
    </w:p>
    <w:p w14:paraId="03EFEF09" w14:textId="77777777" w:rsidR="000748E8" w:rsidRDefault="000748E8" w:rsidP="008D2DF0">
      <w:pPr>
        <w:pStyle w:val="a7"/>
        <w:numPr>
          <w:ilvl w:val="0"/>
          <w:numId w:val="27"/>
        </w:numPr>
      </w:pPr>
      <w:r>
        <w:t>нет ошибок в верстке;</w:t>
      </w:r>
    </w:p>
    <w:p w14:paraId="0154AA2E" w14:textId="26B1E7FE" w:rsidR="000748E8" w:rsidRPr="00FB099C" w:rsidRDefault="000748E8" w:rsidP="008D2DF0">
      <w:pPr>
        <w:pStyle w:val="a7"/>
        <w:numPr>
          <w:ilvl w:val="0"/>
          <w:numId w:val="27"/>
        </w:numPr>
      </w:pPr>
      <w:r>
        <w:t>текст не «накладывается» поверх другого текста и изображений, если только это не предусмотрено автором контента.</w:t>
      </w:r>
    </w:p>
    <w:p w14:paraId="4F3122F5" w14:textId="1D7AB98E" w:rsidR="00FA2C17" w:rsidRDefault="00FA2C17" w:rsidP="00FA2C17">
      <w:r w:rsidRPr="00A25F99">
        <w:t xml:space="preserve">Тестирование </w:t>
      </w:r>
      <w:proofErr w:type="spellStart"/>
      <w:r w:rsidRPr="00A25F99">
        <w:t>кроссбраузерности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A33ED3">
        <w:t>.</w:t>
      </w:r>
    </w:p>
    <w:p w14:paraId="2B16F064" w14:textId="77777777" w:rsidR="00FA2C17" w:rsidRDefault="00FA2C17" w:rsidP="00FA2C17">
      <w:r>
        <w:t>В рамках данного тестирования в самых распространенных браузерах были проверены основные интерфейсы клиентской части.</w:t>
      </w:r>
    </w:p>
    <w:p w14:paraId="2A10E892" w14:textId="77777777" w:rsidR="00FA2C17" w:rsidRDefault="00FA2C17" w:rsidP="00FA2C17">
      <w:r>
        <w:t>Список проверяемых браузеров:</w:t>
      </w:r>
    </w:p>
    <w:p w14:paraId="65B70460" w14:textId="77777777" w:rsidR="00FA2C17" w:rsidRPr="00964848" w:rsidRDefault="00FA2C17" w:rsidP="008D2DF0">
      <w:pPr>
        <w:pStyle w:val="a7"/>
        <w:numPr>
          <w:ilvl w:val="0"/>
          <w:numId w:val="23"/>
        </w:numPr>
      </w:pPr>
      <w:r>
        <w:rPr>
          <w:lang w:val="en-US"/>
        </w:rPr>
        <w:t>Google</w:t>
      </w:r>
      <w:r w:rsidRPr="009636CE">
        <w:t xml:space="preserve"> </w:t>
      </w:r>
      <w:r>
        <w:rPr>
          <w:lang w:val="en-US"/>
        </w:rPr>
        <w:t>Chrome</w:t>
      </w:r>
      <w:r w:rsidRPr="009636CE">
        <w:t xml:space="preserve"> 89.0;</w:t>
      </w:r>
    </w:p>
    <w:p w14:paraId="392FC0D3" w14:textId="77777777" w:rsidR="00FA2C17" w:rsidRPr="00964848" w:rsidRDefault="00FA2C17" w:rsidP="008D2DF0">
      <w:pPr>
        <w:pStyle w:val="a7"/>
        <w:numPr>
          <w:ilvl w:val="0"/>
          <w:numId w:val="23"/>
        </w:numPr>
      </w:pPr>
      <w:r>
        <w:rPr>
          <w:lang w:val="en-US"/>
        </w:rPr>
        <w:t>Safari</w:t>
      </w:r>
      <w:r w:rsidRPr="009636CE">
        <w:t xml:space="preserve"> 14;</w:t>
      </w:r>
    </w:p>
    <w:p w14:paraId="78053258" w14:textId="77777777" w:rsidR="00FA2C17" w:rsidRPr="00964848" w:rsidRDefault="00FA2C17" w:rsidP="008D2DF0">
      <w:pPr>
        <w:pStyle w:val="a7"/>
        <w:numPr>
          <w:ilvl w:val="0"/>
          <w:numId w:val="23"/>
        </w:numPr>
      </w:pPr>
      <w:r>
        <w:rPr>
          <w:lang w:val="en-US"/>
        </w:rPr>
        <w:t>Mozilla</w:t>
      </w:r>
      <w:r w:rsidRPr="009636CE">
        <w:t xml:space="preserve"> </w:t>
      </w:r>
      <w:r>
        <w:rPr>
          <w:lang w:val="en-US"/>
        </w:rPr>
        <w:t>Firefox</w:t>
      </w:r>
      <w:r w:rsidRPr="009636CE">
        <w:t xml:space="preserve"> 91.6 </w:t>
      </w:r>
      <w:r>
        <w:rPr>
          <w:lang w:val="en-US"/>
        </w:rPr>
        <w:t>ESR</w:t>
      </w:r>
      <w:r w:rsidRPr="009636CE">
        <w:t>;</w:t>
      </w:r>
    </w:p>
    <w:p w14:paraId="7A69560C" w14:textId="77777777" w:rsidR="00FA2C17" w:rsidRPr="00964848" w:rsidRDefault="00FA2C17" w:rsidP="008D2DF0">
      <w:pPr>
        <w:pStyle w:val="a7"/>
        <w:numPr>
          <w:ilvl w:val="0"/>
          <w:numId w:val="23"/>
        </w:numPr>
      </w:pPr>
      <w:r>
        <w:rPr>
          <w:lang w:val="en-US"/>
        </w:rPr>
        <w:t>Opera</w:t>
      </w:r>
      <w:r w:rsidRPr="009636CE">
        <w:t xml:space="preserve"> 12.</w:t>
      </w:r>
    </w:p>
    <w:p w14:paraId="361702C5" w14:textId="77777777" w:rsidR="00FA2C17" w:rsidRDefault="00FA2C17" w:rsidP="00FA2C17">
      <w:r>
        <w:t>Список сравниваемых интерфейсов:</w:t>
      </w:r>
    </w:p>
    <w:p w14:paraId="2BD21583" w14:textId="77777777" w:rsidR="00FA2C17" w:rsidRDefault="00FA2C17" w:rsidP="008D2DF0">
      <w:pPr>
        <w:pStyle w:val="a7"/>
        <w:numPr>
          <w:ilvl w:val="0"/>
          <w:numId w:val="24"/>
        </w:numPr>
      </w:pPr>
      <w:r>
        <w:t>страница авторизации;</w:t>
      </w:r>
    </w:p>
    <w:p w14:paraId="3590032E" w14:textId="77777777" w:rsidR="00FA2C17" w:rsidRDefault="00FA2C17" w:rsidP="008D2DF0">
      <w:pPr>
        <w:pStyle w:val="a7"/>
        <w:numPr>
          <w:ilvl w:val="0"/>
          <w:numId w:val="24"/>
        </w:numPr>
      </w:pPr>
      <w:r>
        <w:t>главная страница;</w:t>
      </w:r>
    </w:p>
    <w:p w14:paraId="70D6C537" w14:textId="77777777" w:rsidR="00FA2C17" w:rsidRDefault="00FA2C17" w:rsidP="008D2DF0">
      <w:pPr>
        <w:pStyle w:val="a7"/>
        <w:numPr>
          <w:ilvl w:val="0"/>
          <w:numId w:val="24"/>
        </w:numPr>
      </w:pPr>
      <w:r>
        <w:t>список сервисов доставки;</w:t>
      </w:r>
    </w:p>
    <w:p w14:paraId="7A58B016" w14:textId="77777777" w:rsidR="00FA2C17" w:rsidRDefault="00FA2C17" w:rsidP="008D2DF0">
      <w:pPr>
        <w:pStyle w:val="a7"/>
        <w:numPr>
          <w:ilvl w:val="0"/>
          <w:numId w:val="24"/>
        </w:numPr>
      </w:pPr>
      <w:r>
        <w:t>список сообщений;</w:t>
      </w:r>
    </w:p>
    <w:p w14:paraId="3768256B" w14:textId="77777777" w:rsidR="00FA2C17" w:rsidRDefault="00FA2C17" w:rsidP="008D2DF0">
      <w:pPr>
        <w:pStyle w:val="a7"/>
        <w:numPr>
          <w:ilvl w:val="0"/>
          <w:numId w:val="24"/>
        </w:numPr>
      </w:pPr>
      <w:r>
        <w:t>список контактов;</w:t>
      </w:r>
    </w:p>
    <w:p w14:paraId="3170433A" w14:textId="77777777" w:rsidR="00FA2C17" w:rsidRDefault="00FA2C17" w:rsidP="008D2DF0">
      <w:pPr>
        <w:pStyle w:val="a7"/>
        <w:numPr>
          <w:ilvl w:val="0"/>
          <w:numId w:val="24"/>
        </w:numPr>
      </w:pPr>
      <w:r>
        <w:t>страница создания сообщения.</w:t>
      </w:r>
    </w:p>
    <w:p w14:paraId="3ACFDB3E" w14:textId="7ED82DB6" w:rsidR="00FA2C17" w:rsidRDefault="00FA2C17" w:rsidP="00FA2C17">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397FD5">
        <w:t>4</w:t>
      </w:r>
      <w:r>
        <w:t xml:space="preserve">.1) и </w:t>
      </w:r>
      <w:r>
        <w:rPr>
          <w:lang w:val="en-US"/>
        </w:rPr>
        <w:t>Opera</w:t>
      </w:r>
      <w:r>
        <w:t xml:space="preserve"> </w:t>
      </w:r>
      <w:r w:rsidRPr="00F0663D">
        <w:t>(</w:t>
      </w:r>
      <w:r>
        <w:t>рис.</w:t>
      </w:r>
      <w:r w:rsidR="007D508C">
        <w:t xml:space="preserve"> </w:t>
      </w:r>
      <w:r w:rsidR="00397FD5">
        <w:t>4</w:t>
      </w:r>
      <w:r>
        <w:t>.2).</w:t>
      </w:r>
    </w:p>
    <w:p w14:paraId="531AA4D3" w14:textId="77777777" w:rsidR="00FA2C17" w:rsidRDefault="00FA2C17" w:rsidP="007D1DBB">
      <w:pPr>
        <w:keepNext/>
        <w:ind w:firstLine="0"/>
        <w:jc w:val="center"/>
      </w:pPr>
      <w:r w:rsidRPr="00F0663D">
        <w:rPr>
          <w:noProof/>
          <w:lang w:eastAsia="ru-RU"/>
        </w:rPr>
        <w:lastRenderedPageBreak/>
        <w:drawing>
          <wp:inline distT="0" distB="0" distL="0" distR="0" wp14:anchorId="55C77580" wp14:editId="044FEC86">
            <wp:extent cx="6072522" cy="3275462"/>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0398" cy="3279710"/>
                    </a:xfrm>
                    <a:prstGeom prst="rect">
                      <a:avLst/>
                    </a:prstGeom>
                  </pic:spPr>
                </pic:pic>
              </a:graphicData>
            </a:graphic>
          </wp:inline>
        </w:drawing>
      </w:r>
    </w:p>
    <w:p w14:paraId="4032218C" w14:textId="5DFCB983" w:rsidR="00FA2C17" w:rsidRPr="00520CCA" w:rsidRDefault="00FA2C17" w:rsidP="00FA2C17">
      <w:pPr>
        <w:pStyle w:val="ae"/>
        <w:rPr>
          <w:b w:val="0"/>
          <w:i w:val="0"/>
        </w:rPr>
      </w:pPr>
      <w:r w:rsidRPr="00F0663D">
        <w:t>Рис.</w:t>
      </w:r>
      <w:r>
        <w:rPr>
          <w:b w:val="0"/>
          <w:i w:val="0"/>
        </w:rPr>
        <w:t xml:space="preserve"> </w:t>
      </w:r>
      <w:r w:rsidR="00397FD5">
        <w:t>4</w:t>
      </w:r>
      <w:r w:rsidRPr="00311EEC">
        <w:t>.1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E3DCB1A" w14:textId="77777777" w:rsidR="00FA2C17" w:rsidRDefault="00FA2C17" w:rsidP="00FA2C17">
      <w:pPr>
        <w:pStyle w:val="ae"/>
        <w:keepNext/>
      </w:pPr>
      <w:r w:rsidRPr="00F0663D">
        <w:rPr>
          <w:b w:val="0"/>
          <w:i w:val="0"/>
          <w:noProof/>
          <w:lang w:eastAsia="ru-RU"/>
        </w:rPr>
        <w:drawing>
          <wp:inline distT="0" distB="0" distL="0" distR="0" wp14:anchorId="1D80F96D" wp14:editId="6813D9F7">
            <wp:extent cx="5999802" cy="320738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1090" cy="3208074"/>
                    </a:xfrm>
                    <a:prstGeom prst="rect">
                      <a:avLst/>
                    </a:prstGeom>
                  </pic:spPr>
                </pic:pic>
              </a:graphicData>
            </a:graphic>
          </wp:inline>
        </w:drawing>
      </w:r>
    </w:p>
    <w:p w14:paraId="03A59D15" w14:textId="3004CBFA" w:rsidR="00FA2C17" w:rsidRPr="007278C5" w:rsidRDefault="00FA2C17" w:rsidP="00FA2C17">
      <w:pPr>
        <w:pStyle w:val="ae"/>
        <w:rPr>
          <w:b w:val="0"/>
          <w:i w:val="0"/>
        </w:rPr>
      </w:pPr>
      <w:r w:rsidRPr="00F0663D">
        <w:t>Рис</w:t>
      </w:r>
      <w:r w:rsidR="001F349F">
        <w:t>.</w:t>
      </w:r>
      <w:r w:rsidR="00397FD5">
        <w:t xml:space="preserve"> 4</w:t>
      </w:r>
      <w:r w:rsidRPr="00311EEC">
        <w:t>.2</w:t>
      </w:r>
      <w:r w:rsidRPr="00F0663D">
        <w:t xml:space="preserve">. Страница </w:t>
      </w:r>
      <w:r w:rsidRPr="00FC2119">
        <w:t>сообщений</w:t>
      </w:r>
      <w:r w:rsidRPr="00F0663D">
        <w:t xml:space="preserve"> в </w:t>
      </w:r>
      <w:r w:rsidRPr="00F0663D">
        <w:rPr>
          <w:lang w:val="en-US"/>
        </w:rPr>
        <w:t>Opera</w:t>
      </w:r>
    </w:p>
    <w:p w14:paraId="0387F30B" w14:textId="77777777" w:rsidR="00FA2C17" w:rsidRDefault="00FA2C17" w:rsidP="00FA2C17"/>
    <w:p w14:paraId="11839A42" w14:textId="345440D3" w:rsidR="00FA2C17" w:rsidRPr="00994073" w:rsidRDefault="00FA3DBA" w:rsidP="00FA2C17">
      <w:r>
        <w:t xml:space="preserve">В результате проведения описанных выше тестов критических ошибок найдено не было. Все </w:t>
      </w:r>
      <w:r w:rsidR="00A67633">
        <w:t xml:space="preserve">разработанные </w:t>
      </w:r>
      <w:r>
        <w:t>испытания в тестировании методом черного ящика и тесты в модульном тестировании пройдены успешно, а все разработанные интерф</w:t>
      </w:r>
      <w:r w:rsidR="00B842C3">
        <w:t xml:space="preserve">ейсы успешно проверены на </w:t>
      </w:r>
      <w:proofErr w:type="spellStart"/>
      <w:r w:rsidR="00B842C3">
        <w:t>кросс</w:t>
      </w:r>
      <w:r>
        <w:t>браузерность</w:t>
      </w:r>
      <w:proofErr w:type="spellEnd"/>
      <w:r>
        <w:t xml:space="preserve"> и могут применяться в дальнейшей разработке программного комплекса.</w:t>
      </w:r>
    </w:p>
    <w:p w14:paraId="2C814694" w14:textId="627722CB" w:rsidR="0092030C" w:rsidRDefault="00EE489C" w:rsidP="00EE489C">
      <w:pPr>
        <w:pStyle w:val="1"/>
        <w:numPr>
          <w:ilvl w:val="0"/>
          <w:numId w:val="0"/>
        </w:numPr>
      </w:pPr>
      <w:bookmarkStart w:id="151" w:name="_Toc72676306"/>
      <w:r w:rsidRPr="000E463A">
        <w:rPr>
          <w:caps w:val="0"/>
        </w:rPr>
        <w:lastRenderedPageBreak/>
        <w:t>ЗАКЛЮЧЕНИЕ</w:t>
      </w:r>
      <w:bookmarkEnd w:id="151"/>
    </w:p>
    <w:p w14:paraId="044EB685" w14:textId="2ED7C2F5" w:rsidR="00FD2464" w:rsidRDefault="007C2C56" w:rsidP="00FD2464">
      <w:r>
        <w:t>В результате выполнения курсовой работы на тему «П</w:t>
      </w:r>
      <w:r w:rsidRPr="002904F2">
        <w:t>роектирование программного комплекса управления надежностью отправки электронных писем</w:t>
      </w:r>
      <w:r>
        <w:t>» был выполнен ряд работ, связанных с планированием, сбором и анализом требований, проектированием, разработкой тестов и выполнением части из них.</w:t>
      </w:r>
    </w:p>
    <w:p w14:paraId="265F0AD8" w14:textId="1CDA00C2" w:rsidR="00FD2464" w:rsidRDefault="00FD2464" w:rsidP="00FD2464">
      <w:r>
        <w:t>Было разработано техническое задание для разрабатываемого программного комплекса.</w:t>
      </w:r>
    </w:p>
    <w:p w14:paraId="725BCCEB" w14:textId="1A4FD8E8" w:rsidR="00FD2464" w:rsidRDefault="00FD2464" w:rsidP="00FD2464">
      <w:r>
        <w:t xml:space="preserve">В рамках проектирования были рассмотрены основные бизнес-процессы и спроектированы соответствующие </w:t>
      </w:r>
      <w:r>
        <w:rPr>
          <w:lang w:val="en-US"/>
        </w:rPr>
        <w:t>UML</w:t>
      </w:r>
      <w:r w:rsidRPr="00FD2464">
        <w:t>-</w:t>
      </w:r>
      <w:r>
        <w:t xml:space="preserve">диаграммы, а также </w:t>
      </w:r>
      <w:r>
        <w:rPr>
          <w:lang w:val="en-US"/>
        </w:rPr>
        <w:t>ER</w:t>
      </w:r>
      <w:r w:rsidR="00B8304B">
        <w:rPr>
          <w:lang w:val="en-US"/>
        </w:rPr>
        <w:t>D</w:t>
      </w:r>
      <w:r w:rsidRPr="00FD2464">
        <w:t xml:space="preserve">, </w:t>
      </w:r>
      <w:r>
        <w:rPr>
          <w:lang w:val="en-US"/>
        </w:rPr>
        <w:t>DF</w:t>
      </w:r>
      <w:r w:rsidR="00B8304B">
        <w:rPr>
          <w:lang w:val="en-US"/>
        </w:rPr>
        <w:t>D</w:t>
      </w:r>
      <w:r>
        <w:t xml:space="preserve">, </w:t>
      </w:r>
      <w:r>
        <w:rPr>
          <w:lang w:val="en-US"/>
        </w:rPr>
        <w:t>IDEF</w:t>
      </w:r>
      <w:r w:rsidR="00B8304B">
        <w:t>0-диаграмма</w:t>
      </w:r>
      <w:r w:rsidRPr="00FD2464">
        <w:t xml:space="preserve"> </w:t>
      </w:r>
      <w:r>
        <w:t xml:space="preserve">и </w:t>
      </w:r>
      <w:r w:rsidR="00B8304B">
        <w:rPr>
          <w:lang w:val="en-US"/>
        </w:rPr>
        <w:t>B</w:t>
      </w:r>
      <w:r>
        <w:rPr>
          <w:lang w:val="en-US"/>
        </w:rPr>
        <w:t>PMN</w:t>
      </w:r>
      <w:r>
        <w:t>.</w:t>
      </w:r>
    </w:p>
    <w:p w14:paraId="66A62F61" w14:textId="79C77DA1" w:rsidR="00825E87" w:rsidRDefault="00392360" w:rsidP="00333AB6">
      <w:r>
        <w:t>Также была спроектирована архитектура программного ком</w:t>
      </w:r>
      <w:r w:rsidR="008548EF">
        <w:t>плекса, на которой отмечены основные модули подсистемы.</w:t>
      </w:r>
    </w:p>
    <w:p w14:paraId="65BEA961" w14:textId="33AEFC37" w:rsidR="00130831" w:rsidRPr="00FD2464" w:rsidRDefault="00130831" w:rsidP="00FD2464">
      <w:r>
        <w:t>В экспериментальной части описаны виды тестирований, применяемых для проверки качества спроектированного продукта, а также представлены результаты некоторых уже разработанных тестов.</w:t>
      </w:r>
    </w:p>
    <w:p w14:paraId="1A198BF5" w14:textId="40507F55" w:rsidR="00FA2C17" w:rsidRDefault="00EE489C" w:rsidP="00EE489C">
      <w:pPr>
        <w:pStyle w:val="1"/>
        <w:numPr>
          <w:ilvl w:val="0"/>
          <w:numId w:val="0"/>
        </w:numPr>
      </w:pPr>
      <w:bookmarkStart w:id="152" w:name="_Toc72676307"/>
      <w:r w:rsidRPr="00D163D5">
        <w:rPr>
          <w:caps w:val="0"/>
        </w:rPr>
        <w:lastRenderedPageBreak/>
        <w:t>СПИСОК</w:t>
      </w:r>
      <w:r>
        <w:rPr>
          <w:caps w:val="0"/>
        </w:rPr>
        <w:t xml:space="preserve"> ЛИТЕРАТУРЫ</w:t>
      </w:r>
      <w:bookmarkEnd w:id="152"/>
    </w:p>
    <w:p w14:paraId="1DC3F166" w14:textId="2C865409" w:rsidR="00B02DEB" w:rsidRPr="00EE4B70" w:rsidRDefault="002F42D8" w:rsidP="00B02DEB">
      <w:pPr>
        <w:pStyle w:val="a7"/>
        <w:numPr>
          <w:ilvl w:val="0"/>
          <w:numId w:val="2"/>
        </w:numPr>
        <w:rPr>
          <w:color w:val="auto"/>
        </w:rPr>
      </w:pPr>
      <w:bookmarkStart w:id="153" w:name="_GoBack"/>
      <w:r>
        <w:rPr>
          <w:color w:val="auto"/>
        </w:rPr>
        <w:t xml:space="preserve">Что такое </w:t>
      </w:r>
      <w:r w:rsidR="00956FED">
        <w:rPr>
          <w:color w:val="auto"/>
          <w:lang w:val="en-US"/>
        </w:rPr>
        <w:t>w</w:t>
      </w:r>
      <w:r w:rsidR="00DA64AC">
        <w:rPr>
          <w:color w:val="auto"/>
          <w:lang w:val="en-US"/>
        </w:rPr>
        <w:t>eb</w:t>
      </w:r>
      <w:r w:rsidR="00DA64AC" w:rsidRPr="00DA64AC">
        <w:rPr>
          <w:color w:val="auto"/>
        </w:rPr>
        <w:t>-</w:t>
      </w:r>
      <w:r w:rsidR="00EE4B70">
        <w:rPr>
          <w:color w:val="auto"/>
        </w:rPr>
        <w:t>интерфейс</w:t>
      </w:r>
      <w:r w:rsidR="00DA64AC">
        <w:rPr>
          <w:color w:val="auto"/>
        </w:rPr>
        <w:t>:</w:t>
      </w:r>
      <w:r w:rsidR="00EE4B70">
        <w:rPr>
          <w:color w:val="auto"/>
        </w:rPr>
        <w:t xml:space="preserve"> </w:t>
      </w:r>
      <w:r w:rsidR="00EE4B70" w:rsidRPr="00EE4B70">
        <w:rPr>
          <w:color w:val="auto"/>
        </w:rPr>
        <w:t>[</w:t>
      </w:r>
      <w:r w:rsidR="00EE4B70">
        <w:rPr>
          <w:color w:val="auto"/>
        </w:rPr>
        <w:t>Электронный ресурс</w:t>
      </w:r>
      <w:r w:rsidR="00EE4B70" w:rsidRPr="00EE4B70">
        <w:rPr>
          <w:color w:val="auto"/>
        </w:rPr>
        <w:t xml:space="preserve">]. </w:t>
      </w:r>
      <w:r w:rsidR="00EE4B70">
        <w:rPr>
          <w:color w:val="auto"/>
          <w:lang w:val="en-US"/>
        </w:rPr>
        <w:t>URL</w:t>
      </w:r>
      <w:r w:rsidR="00EE4B70" w:rsidRPr="00EE4B70">
        <w:rPr>
          <w:color w:val="auto"/>
        </w:rPr>
        <w:t>:</w:t>
      </w:r>
      <w:r w:rsidR="00EE4B70">
        <w:rPr>
          <w:lang w:val="en-US"/>
        </w:rPr>
        <w:t> </w:t>
      </w:r>
      <w:hyperlink r:id="rId25" w:history="1">
        <w:r w:rsidR="00D31FCB" w:rsidRPr="00EE4B70">
          <w:rPr>
            <w:rStyle w:val="a9"/>
            <w:lang w:val="en-US"/>
          </w:rPr>
          <w:t>https</w:t>
        </w:r>
        <w:r w:rsidR="00D31FCB" w:rsidRPr="00EE4B70">
          <w:rPr>
            <w:rStyle w:val="a9"/>
          </w:rPr>
          <w:t>://</w:t>
        </w:r>
        <w:proofErr w:type="spellStart"/>
        <w:r w:rsidR="00D31FCB" w:rsidRPr="00EE4B70">
          <w:rPr>
            <w:rStyle w:val="a9"/>
            <w:lang w:val="en-US"/>
          </w:rPr>
          <w:t>semantica</w:t>
        </w:r>
        <w:proofErr w:type="spellEnd"/>
        <w:r w:rsidR="00D31FCB" w:rsidRPr="00EE4B70">
          <w:rPr>
            <w:rStyle w:val="a9"/>
          </w:rPr>
          <w:t>.</w:t>
        </w:r>
        <w:r w:rsidR="00D31FCB" w:rsidRPr="00EE4B70">
          <w:rPr>
            <w:rStyle w:val="a9"/>
            <w:lang w:val="en-US"/>
          </w:rPr>
          <w:t>in</w:t>
        </w:r>
        <w:r w:rsidR="00D31FCB" w:rsidRPr="00EE4B70">
          <w:rPr>
            <w:rStyle w:val="a9"/>
          </w:rPr>
          <w:t>/</w:t>
        </w:r>
        <w:r w:rsidR="00D31FCB" w:rsidRPr="00EE4B70">
          <w:rPr>
            <w:rStyle w:val="a9"/>
            <w:lang w:val="en-US"/>
          </w:rPr>
          <w:t>blog</w:t>
        </w:r>
        <w:r w:rsidR="00D31FCB" w:rsidRPr="00EE4B70">
          <w:rPr>
            <w:rStyle w:val="a9"/>
          </w:rPr>
          <w:t>/</w:t>
        </w:r>
        <w:proofErr w:type="spellStart"/>
        <w:r w:rsidR="00D31FCB" w:rsidRPr="00EE4B70">
          <w:rPr>
            <w:rStyle w:val="a9"/>
            <w:lang w:val="en-US"/>
          </w:rPr>
          <w:t>veb</w:t>
        </w:r>
        <w:proofErr w:type="spellEnd"/>
        <w:r w:rsidR="00D31FCB" w:rsidRPr="00EE4B70">
          <w:rPr>
            <w:rStyle w:val="a9"/>
          </w:rPr>
          <w:t>-</w:t>
        </w:r>
        <w:proofErr w:type="spellStart"/>
        <w:r w:rsidR="00D31FCB" w:rsidRPr="00EE4B70">
          <w:rPr>
            <w:rStyle w:val="a9"/>
            <w:lang w:val="en-US"/>
          </w:rPr>
          <w:t>interfejs</w:t>
        </w:r>
        <w:proofErr w:type="spellEnd"/>
        <w:r w:rsidR="00D31FCB" w:rsidRPr="00EE4B70">
          <w:rPr>
            <w:rStyle w:val="a9"/>
          </w:rPr>
          <w:t>.</w:t>
        </w:r>
        <w:r w:rsidR="00D31FCB" w:rsidRPr="00EE4B70">
          <w:rPr>
            <w:rStyle w:val="a9"/>
            <w:lang w:val="en-US"/>
          </w:rPr>
          <w:t>html</w:t>
        </w:r>
        <w:r w:rsidR="00D31FCB" w:rsidRPr="00EE4B70">
          <w:rPr>
            <w:rStyle w:val="a9"/>
          </w:rPr>
          <w:t>/</w:t>
        </w:r>
      </w:hyperlink>
      <w:r w:rsidR="00D31FCB" w:rsidRPr="00EE4B70">
        <w:rPr>
          <w:color w:val="auto"/>
        </w:rPr>
        <w:t xml:space="preserve">. </w:t>
      </w:r>
    </w:p>
    <w:p w14:paraId="4094E5DD" w14:textId="26BF528A" w:rsidR="00BD28AB" w:rsidRPr="006A1DC2" w:rsidRDefault="00BD28AB" w:rsidP="00BD28AB">
      <w:pPr>
        <w:pStyle w:val="a7"/>
        <w:numPr>
          <w:ilvl w:val="0"/>
          <w:numId w:val="2"/>
        </w:numPr>
        <w:rPr>
          <w:color w:val="auto"/>
          <w:lang w:val="en-US"/>
        </w:rPr>
      </w:pPr>
      <w:r>
        <w:rPr>
          <w:color w:val="auto"/>
        </w:rPr>
        <w:t xml:space="preserve">Что такое </w:t>
      </w:r>
      <w:r>
        <w:rPr>
          <w:color w:val="auto"/>
          <w:lang w:val="en-US"/>
        </w:rPr>
        <w:t>API</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Pr="006A1DC2">
        <w:rPr>
          <w:color w:val="auto"/>
          <w:lang w:val="en-US"/>
        </w:rPr>
        <w:t xml:space="preserve"> </w:t>
      </w:r>
      <w:hyperlink r:id="rId26" w:history="1">
        <w:r w:rsidRPr="006A1DC2">
          <w:rPr>
            <w:rStyle w:val="a9"/>
            <w:lang w:val="en-US"/>
          </w:rPr>
          <w:t>https://skillbox.ru/media/code/chto_takoe_api/</w:t>
        </w:r>
      </w:hyperlink>
      <w:r w:rsidRPr="006A1DC2">
        <w:rPr>
          <w:color w:val="auto"/>
          <w:lang w:val="en-US"/>
        </w:rPr>
        <w:t>.</w:t>
      </w:r>
    </w:p>
    <w:p w14:paraId="57F85879" w14:textId="67FE8BFD" w:rsidR="00BD28AB" w:rsidRDefault="009E40C6" w:rsidP="009E40C6">
      <w:pPr>
        <w:pStyle w:val="a7"/>
        <w:numPr>
          <w:ilvl w:val="0"/>
          <w:numId w:val="2"/>
        </w:numPr>
        <w:rPr>
          <w:color w:val="auto"/>
          <w:lang w:val="en-US"/>
        </w:rPr>
      </w:pPr>
      <w:r>
        <w:rPr>
          <w:color w:val="auto"/>
        </w:rPr>
        <w:t>Виды электронных подписей</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00BD28AB" w:rsidRPr="006A1DC2">
        <w:rPr>
          <w:color w:val="auto"/>
          <w:lang w:val="en-US"/>
        </w:rPr>
        <w:t xml:space="preserve"> </w:t>
      </w:r>
      <w:hyperlink r:id="rId27" w:history="1">
        <w:r w:rsidRPr="00F54671">
          <w:rPr>
            <w:rStyle w:val="a9"/>
            <w:lang w:val="en-US"/>
          </w:rPr>
          <w:t>http://www.consultant.ru/document/cons_doc_LAW_112701/d9cd621c949a3c9efef51c2884c247e18ab9908b/</w:t>
        </w:r>
      </w:hyperlink>
      <w:r w:rsidR="0056223F" w:rsidRPr="006A1DC2">
        <w:rPr>
          <w:color w:val="auto"/>
          <w:lang w:val="en-US"/>
        </w:rPr>
        <w:t>.</w:t>
      </w:r>
    </w:p>
    <w:p w14:paraId="1EDBBA70" w14:textId="73A74A82" w:rsidR="001E1FC2" w:rsidRPr="006A1DC2" w:rsidRDefault="001E1FC2" w:rsidP="001E1FC2">
      <w:pPr>
        <w:pStyle w:val="a7"/>
        <w:numPr>
          <w:ilvl w:val="0"/>
          <w:numId w:val="2"/>
        </w:numPr>
        <w:rPr>
          <w:color w:val="auto"/>
          <w:lang w:val="en-US"/>
        </w:rPr>
      </w:pPr>
      <w:r>
        <w:rPr>
          <w:color w:val="auto"/>
        </w:rPr>
        <w:t>Сертификат ключа подписи</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Pr="006A1DC2">
        <w:rPr>
          <w:color w:val="auto"/>
          <w:lang w:val="en-US"/>
        </w:rPr>
        <w:t xml:space="preserve"> https://uc.iitrust.ru/articles/chto-takoe-sertifikat-klyucha-proverki-elektronnoy-podpisi/.</w:t>
      </w:r>
    </w:p>
    <w:p w14:paraId="611AE522" w14:textId="346B6012" w:rsidR="00FA2C17" w:rsidRPr="00102FEC" w:rsidRDefault="00FA2C17" w:rsidP="00FA2C17">
      <w:pPr>
        <w:pStyle w:val="a7"/>
        <w:numPr>
          <w:ilvl w:val="0"/>
          <w:numId w:val="2"/>
        </w:numPr>
        <w:rPr>
          <w:color w:val="auto"/>
          <w:lang w:val="en-US"/>
        </w:rPr>
      </w:pPr>
      <w:r>
        <w:t xml:space="preserve">Официальный сайт </w:t>
      </w:r>
      <w:r>
        <w:rPr>
          <w:lang w:val="en-US"/>
        </w:rPr>
        <w:t>Amazon</w:t>
      </w:r>
      <w:r w:rsidRPr="00292899">
        <w:t xml:space="preserve"> </w:t>
      </w:r>
      <w:r>
        <w:rPr>
          <w:lang w:val="en-US"/>
        </w:rPr>
        <w:t>SES</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102FEC">
        <w:rPr>
          <w:color w:val="auto"/>
          <w:lang w:val="en-US"/>
        </w:rPr>
        <w:t>:</w:t>
      </w:r>
      <w:r w:rsidR="006A1DC2">
        <w:rPr>
          <w:lang w:val="en-US"/>
        </w:rPr>
        <w:t> </w:t>
      </w:r>
      <w:r w:rsidRPr="00102FEC">
        <w:rPr>
          <w:lang w:val="en-US"/>
        </w:rPr>
        <w:t xml:space="preserve"> </w:t>
      </w:r>
      <w:r w:rsidRPr="00102FEC">
        <w:rPr>
          <w:szCs w:val="28"/>
          <w:u w:val="single"/>
          <w:lang w:val="en-US"/>
        </w:rPr>
        <w:t>https://aws.amazon.com/ru/ses/</w:t>
      </w:r>
      <w:r w:rsidR="006D2582" w:rsidRPr="00102FEC">
        <w:rPr>
          <w:color w:val="auto"/>
          <w:lang w:val="en-US"/>
        </w:rPr>
        <w:t>.</w:t>
      </w:r>
    </w:p>
    <w:p w14:paraId="5FD5385B" w14:textId="1E313735" w:rsidR="00FA2C17" w:rsidRPr="004924A2" w:rsidRDefault="00FA2C17" w:rsidP="00FA2C17">
      <w:pPr>
        <w:pStyle w:val="a7"/>
        <w:numPr>
          <w:ilvl w:val="0"/>
          <w:numId w:val="2"/>
        </w:numPr>
        <w:rPr>
          <w:color w:val="auto"/>
        </w:rPr>
      </w:pPr>
      <w:r>
        <w:rPr>
          <w:color w:val="auto"/>
        </w:rPr>
        <w:t xml:space="preserve">Официальный сайт </w:t>
      </w:r>
      <w:proofErr w:type="spellStart"/>
      <w:r>
        <w:rPr>
          <w:color w:val="auto"/>
          <w:lang w:val="en-US"/>
        </w:rPr>
        <w:t>Sendgrid</w:t>
      </w:r>
      <w:proofErr w:type="spellEnd"/>
      <w:r w:rsidR="00102FEC">
        <w:rPr>
          <w:color w:val="auto"/>
        </w:rPr>
        <w:t xml:space="preserve">: </w:t>
      </w:r>
      <w:r w:rsidR="00102FEC" w:rsidRPr="00EE4B70">
        <w:rPr>
          <w:color w:val="auto"/>
        </w:rPr>
        <w:t>[</w:t>
      </w:r>
      <w:r w:rsidR="00102FEC">
        <w:rPr>
          <w:color w:val="auto"/>
        </w:rPr>
        <w:t>Электронный ресурс</w:t>
      </w:r>
      <w:r w:rsidR="00102FEC" w:rsidRPr="00EE4B70">
        <w:rPr>
          <w:color w:val="auto"/>
        </w:rPr>
        <w:t xml:space="preserve">]. </w:t>
      </w:r>
      <w:r w:rsidR="00102FEC">
        <w:rPr>
          <w:color w:val="auto"/>
          <w:lang w:val="en-US"/>
        </w:rPr>
        <w:t>URL</w:t>
      </w:r>
      <w:r w:rsidR="00102FEC" w:rsidRPr="00EE4B70">
        <w:rPr>
          <w:color w:val="auto"/>
        </w:rPr>
        <w:t>:</w:t>
      </w:r>
      <w:r w:rsidR="00102FEC">
        <w:rPr>
          <w:lang w:val="en-US"/>
        </w:rPr>
        <w:t> </w:t>
      </w:r>
      <w:r w:rsidRPr="004924A2">
        <w:rPr>
          <w:color w:val="auto"/>
        </w:rPr>
        <w:t xml:space="preserve"> </w:t>
      </w:r>
      <w:r w:rsidRPr="00292899">
        <w:rPr>
          <w:szCs w:val="28"/>
          <w:u w:val="single"/>
        </w:rPr>
        <w:t>https://sendgrid.com</w:t>
      </w:r>
      <w:r w:rsidR="006D2582">
        <w:rPr>
          <w:color w:val="auto"/>
        </w:rPr>
        <w:t>.</w:t>
      </w:r>
    </w:p>
    <w:p w14:paraId="11DFEBE7" w14:textId="22034CBF" w:rsidR="00FA2C17" w:rsidRDefault="00FA2C17" w:rsidP="00FA2C17">
      <w:pPr>
        <w:pStyle w:val="a7"/>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sidR="00102FEC">
        <w:rPr>
          <w:color w:val="auto"/>
        </w:rPr>
        <w:t xml:space="preserve">: </w:t>
      </w:r>
      <w:r w:rsidR="00102FEC" w:rsidRPr="00EE4B70">
        <w:rPr>
          <w:color w:val="auto"/>
        </w:rPr>
        <w:t>[</w:t>
      </w:r>
      <w:r w:rsidR="00102FEC">
        <w:rPr>
          <w:color w:val="auto"/>
        </w:rPr>
        <w:t>Электронный ресурс</w:t>
      </w:r>
      <w:r w:rsidR="00102FEC" w:rsidRPr="00EE4B70">
        <w:rPr>
          <w:color w:val="auto"/>
        </w:rPr>
        <w:t xml:space="preserve">]. </w:t>
      </w:r>
      <w:r w:rsidR="00102FEC">
        <w:rPr>
          <w:color w:val="auto"/>
          <w:lang w:val="en-US"/>
        </w:rPr>
        <w:t>URL</w:t>
      </w:r>
      <w:r w:rsidR="00102FEC" w:rsidRPr="00EE4B70">
        <w:rPr>
          <w:color w:val="auto"/>
        </w:rPr>
        <w:t>:</w:t>
      </w:r>
      <w:r w:rsidR="00102FEC">
        <w:rPr>
          <w:lang w:val="en-US"/>
        </w:rPr>
        <w:t> </w:t>
      </w:r>
      <w:r w:rsidRPr="004924A2">
        <w:rPr>
          <w:color w:val="auto"/>
        </w:rPr>
        <w:t xml:space="preserve"> </w:t>
      </w:r>
      <w:hyperlink r:id="rId28" w:history="1">
        <w:r w:rsidRPr="00292899">
          <w:rPr>
            <w:rStyle w:val="a9"/>
            <w:color w:val="000000" w:themeColor="text1"/>
            <w:szCs w:val="28"/>
            <w:lang w:val="en-US"/>
          </w:rPr>
          <w:t>https</w:t>
        </w:r>
        <w:r w:rsidRPr="00292899">
          <w:rPr>
            <w:rStyle w:val="a9"/>
            <w:color w:val="000000" w:themeColor="text1"/>
            <w:szCs w:val="28"/>
          </w:rPr>
          <w:t>://</w:t>
        </w:r>
        <w:proofErr w:type="spellStart"/>
        <w:r w:rsidRPr="00292899">
          <w:rPr>
            <w:rStyle w:val="a9"/>
            <w:color w:val="000000" w:themeColor="text1"/>
            <w:szCs w:val="28"/>
            <w:lang w:val="en-US"/>
          </w:rPr>
          <w:t>github</w:t>
        </w:r>
        <w:proofErr w:type="spellEnd"/>
        <w:r w:rsidRPr="00292899">
          <w:rPr>
            <w:rStyle w:val="a9"/>
            <w:color w:val="000000" w:themeColor="text1"/>
            <w:szCs w:val="28"/>
          </w:rPr>
          <w:t>.</w:t>
        </w:r>
        <w:r w:rsidRPr="00292899">
          <w:rPr>
            <w:rStyle w:val="a9"/>
            <w:color w:val="000000" w:themeColor="text1"/>
            <w:szCs w:val="28"/>
            <w:lang w:val="en-US"/>
          </w:rPr>
          <w:t>com</w:t>
        </w:r>
        <w:r w:rsidRPr="00292899">
          <w:rPr>
            <w:rStyle w:val="a9"/>
            <w:color w:val="000000" w:themeColor="text1"/>
            <w:szCs w:val="28"/>
          </w:rPr>
          <w:t>/</w:t>
        </w:r>
        <w:r w:rsidRPr="00292899">
          <w:rPr>
            <w:rStyle w:val="a9"/>
            <w:color w:val="000000" w:themeColor="text1"/>
            <w:szCs w:val="28"/>
            <w:lang w:val="en-US"/>
          </w:rPr>
          <w:t>tin</w:t>
        </w:r>
        <w:r w:rsidRPr="00292899">
          <w:rPr>
            <w:rStyle w:val="a9"/>
            <w:color w:val="000000" w:themeColor="text1"/>
            <w:szCs w:val="28"/>
          </w:rPr>
          <w:t>-</w:t>
        </w:r>
        <w:r w:rsidRPr="00292899">
          <w:rPr>
            <w:rStyle w:val="a9"/>
            <w:color w:val="000000" w:themeColor="text1"/>
            <w:szCs w:val="28"/>
            <w:lang w:val="en-US"/>
          </w:rPr>
          <w:t>cat</w:t>
        </w:r>
        <w:r w:rsidRPr="00292899">
          <w:rPr>
            <w:rStyle w:val="a9"/>
            <w:color w:val="000000" w:themeColor="text1"/>
            <w:szCs w:val="28"/>
          </w:rPr>
          <w:t>/</w:t>
        </w:r>
        <w:proofErr w:type="spellStart"/>
        <w:r w:rsidRPr="00292899">
          <w:rPr>
            <w:rStyle w:val="a9"/>
            <w:color w:val="000000" w:themeColor="text1"/>
            <w:szCs w:val="28"/>
            <w:lang w:val="en-US"/>
          </w:rPr>
          <w:t>emailqueue</w:t>
        </w:r>
        <w:proofErr w:type="spellEnd"/>
      </w:hyperlink>
      <w:r w:rsidR="006D2582">
        <w:t>.</w:t>
      </w:r>
    </w:p>
    <w:p w14:paraId="73A3FBAC" w14:textId="601EAA9F" w:rsidR="00B107DE" w:rsidRDefault="00B107DE" w:rsidP="00B107DE">
      <w:pPr>
        <w:pStyle w:val="a7"/>
        <w:numPr>
          <w:ilvl w:val="0"/>
          <w:numId w:val="2"/>
        </w:numPr>
        <w:rPr>
          <w:lang w:val="en-US"/>
        </w:rPr>
      </w:pPr>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29" w:history="1">
        <w:r w:rsidRPr="00F47C4A">
          <w:rPr>
            <w:rStyle w:val="a9"/>
            <w:lang w:val="en-US"/>
          </w:rPr>
          <w:t>https://metanit.com/sharp/mvc/12.1.php</w:t>
        </w:r>
      </w:hyperlink>
      <w:r>
        <w:rPr>
          <w:lang w:val="en-US"/>
        </w:rPr>
        <w:t>.</w:t>
      </w:r>
    </w:p>
    <w:p w14:paraId="755E7C19" w14:textId="77777777" w:rsidR="00B107DE" w:rsidRDefault="00B107DE" w:rsidP="00B107DE">
      <w:pPr>
        <w:pStyle w:val="a7"/>
        <w:numPr>
          <w:ilvl w:val="0"/>
          <w:numId w:val="2"/>
        </w:numPr>
        <w:rPr>
          <w:lang w:val="en-US"/>
        </w:rPr>
      </w:pPr>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30" w:history="1">
        <w:r w:rsidRPr="00F54671">
          <w:rPr>
            <w:rStyle w:val="a9"/>
            <w:lang w:val="en-US"/>
          </w:rPr>
          <w:t>https://docs.microsoft.com/ru-ru/aspnet/core/?view=aspnetcore-3.1</w:t>
        </w:r>
      </w:hyperlink>
      <w:r>
        <w:rPr>
          <w:lang w:val="en-US"/>
        </w:rPr>
        <w:t>.</w:t>
      </w:r>
    </w:p>
    <w:p w14:paraId="5AFA02B9" w14:textId="3F0F2463" w:rsidR="00EE4B70" w:rsidRDefault="00EE4B70" w:rsidP="00EE4B70">
      <w:pPr>
        <w:pStyle w:val="a7"/>
        <w:numPr>
          <w:ilvl w:val="0"/>
          <w:numId w:val="2"/>
        </w:numPr>
      </w:pPr>
      <w:r>
        <w:rPr>
          <w:color w:val="auto"/>
        </w:rPr>
        <w:t>Нормализация сущностей</w:t>
      </w:r>
      <w:r w:rsidR="00A919EA">
        <w:rPr>
          <w:color w:val="auto"/>
        </w:rPr>
        <w:t xml:space="preserve">: </w:t>
      </w:r>
      <w:r w:rsidR="00A919EA" w:rsidRPr="00EE4B70">
        <w:rPr>
          <w:color w:val="auto"/>
        </w:rPr>
        <w:t>[</w:t>
      </w:r>
      <w:r w:rsidR="00A919EA">
        <w:rPr>
          <w:color w:val="auto"/>
        </w:rPr>
        <w:t>Электронный ресурс</w:t>
      </w:r>
      <w:r w:rsidR="00A919EA" w:rsidRPr="00EE4B70">
        <w:rPr>
          <w:color w:val="auto"/>
        </w:rPr>
        <w:t xml:space="preserve">]. </w:t>
      </w:r>
      <w:r w:rsidR="00A919EA">
        <w:rPr>
          <w:color w:val="auto"/>
          <w:lang w:val="en-US"/>
        </w:rPr>
        <w:t>URL</w:t>
      </w:r>
      <w:r w:rsidR="00A919EA" w:rsidRPr="00EE4B70">
        <w:rPr>
          <w:color w:val="auto"/>
        </w:rPr>
        <w:t>:</w:t>
      </w:r>
      <w:r w:rsidR="00A919EA">
        <w:rPr>
          <w:lang w:val="en-US"/>
        </w:rPr>
        <w:t> </w:t>
      </w:r>
      <w:hyperlink r:id="rId31" w:history="1">
        <w:r w:rsidRPr="00A43E6B">
          <w:rPr>
            <w:rStyle w:val="a9"/>
          </w:rPr>
          <w:t>https://habr.com/ru/post/254773</w:t>
        </w:r>
      </w:hyperlink>
      <w:r>
        <w:t>.</w:t>
      </w:r>
    </w:p>
    <w:p w14:paraId="42F3C381" w14:textId="12292AB8" w:rsidR="00F47C4A" w:rsidRPr="00F47C4A" w:rsidRDefault="00F47C4A" w:rsidP="00F47C4A">
      <w:pPr>
        <w:pStyle w:val="a7"/>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32" w:history="1">
        <w:r w:rsidRPr="00F54671">
          <w:rPr>
            <w:rStyle w:val="a9"/>
            <w:lang w:val="en-US"/>
          </w:rPr>
          <w:t>https://pro-prof.com/archives/2594</w:t>
        </w:r>
      </w:hyperlink>
      <w:r>
        <w:rPr>
          <w:lang w:val="en-US"/>
        </w:rPr>
        <w:t>.</w:t>
      </w:r>
    </w:p>
    <w:p w14:paraId="473A9D90" w14:textId="6325603D" w:rsidR="006D2582" w:rsidRPr="00FE06EF" w:rsidRDefault="006D2582" w:rsidP="006D2582">
      <w:pPr>
        <w:pStyle w:val="a7"/>
        <w:numPr>
          <w:ilvl w:val="0"/>
          <w:numId w:val="2"/>
        </w:numPr>
        <w:rPr>
          <w:lang w:val="en-US"/>
        </w:rPr>
      </w:pPr>
      <w:r>
        <w:rPr>
          <w:color w:val="auto"/>
        </w:rPr>
        <w:t>Тестирование методом черного ящика</w:t>
      </w:r>
      <w:r w:rsidR="00FE06EF">
        <w:rPr>
          <w:color w:val="auto"/>
        </w:rPr>
        <w:t xml:space="preserve">: </w:t>
      </w:r>
      <w:r w:rsidR="00FE06EF" w:rsidRPr="00EE4B70">
        <w:rPr>
          <w:color w:val="auto"/>
        </w:rPr>
        <w:t>[</w:t>
      </w:r>
      <w:r w:rsidR="00FE06EF">
        <w:rPr>
          <w:color w:val="auto"/>
        </w:rPr>
        <w:t>Электронный ресурс</w:t>
      </w:r>
      <w:r w:rsidR="00FE06EF" w:rsidRPr="00EE4B70">
        <w:rPr>
          <w:color w:val="auto"/>
        </w:rPr>
        <w:t xml:space="preserve">]. </w:t>
      </w:r>
      <w:r w:rsidR="00FE06EF">
        <w:rPr>
          <w:color w:val="auto"/>
          <w:lang w:val="en-US"/>
        </w:rPr>
        <w:t>URL</w:t>
      </w:r>
      <w:r w:rsidR="00FE06EF" w:rsidRPr="00FE06EF">
        <w:rPr>
          <w:color w:val="auto"/>
          <w:lang w:val="en-US"/>
        </w:rPr>
        <w:t>:</w:t>
      </w:r>
      <w:r w:rsidR="00FE06EF">
        <w:rPr>
          <w:lang w:val="en-US"/>
        </w:rPr>
        <w:t> </w:t>
      </w:r>
      <w:r w:rsidRPr="00FE06EF">
        <w:rPr>
          <w:lang w:val="en-US"/>
        </w:rPr>
        <w:t xml:space="preserve"> </w:t>
      </w:r>
      <w:hyperlink r:id="rId33" w:history="1">
        <w:r w:rsidRPr="00FE06EF">
          <w:rPr>
            <w:rStyle w:val="a9"/>
            <w:lang w:val="en-US"/>
          </w:rPr>
          <w:t>https://habr.com/ru/post/462837/</w:t>
        </w:r>
      </w:hyperlink>
      <w:r w:rsidRPr="00FE06EF">
        <w:rPr>
          <w:lang w:val="en-US"/>
        </w:rPr>
        <w:t>.</w:t>
      </w:r>
    </w:p>
    <w:p w14:paraId="7A1A7401" w14:textId="45BBDFF6" w:rsidR="006D2582" w:rsidRDefault="006D2582" w:rsidP="006D2582">
      <w:pPr>
        <w:pStyle w:val="a7"/>
        <w:numPr>
          <w:ilvl w:val="0"/>
          <w:numId w:val="2"/>
        </w:numPr>
      </w:pPr>
      <w:r>
        <w:rPr>
          <w:color w:val="auto"/>
        </w:rPr>
        <w:t>Модульное тестирование или юнит</w:t>
      </w:r>
      <w:r w:rsidRPr="006D2582">
        <w:t>-</w:t>
      </w:r>
      <w:r>
        <w:t>тестирование</w:t>
      </w:r>
      <w:r w:rsidR="00FE06EF">
        <w:rPr>
          <w:color w:val="auto"/>
        </w:rPr>
        <w:t xml:space="preserve">: </w:t>
      </w:r>
      <w:r w:rsidR="00FE06EF" w:rsidRPr="00EE4B70">
        <w:rPr>
          <w:color w:val="auto"/>
        </w:rPr>
        <w:t>[</w:t>
      </w:r>
      <w:r w:rsidR="00FE06EF">
        <w:rPr>
          <w:color w:val="auto"/>
        </w:rPr>
        <w:t>Электронный ресурс</w:t>
      </w:r>
      <w:r w:rsidR="00FE06EF" w:rsidRPr="00EE4B70">
        <w:rPr>
          <w:color w:val="auto"/>
        </w:rPr>
        <w:t xml:space="preserve">]. </w:t>
      </w:r>
      <w:r w:rsidR="00FE06EF">
        <w:rPr>
          <w:color w:val="auto"/>
          <w:lang w:val="en-US"/>
        </w:rPr>
        <w:t>URL</w:t>
      </w:r>
      <w:r w:rsidR="00FE06EF" w:rsidRPr="00EE4B70">
        <w:rPr>
          <w:color w:val="auto"/>
        </w:rPr>
        <w:t>:</w:t>
      </w:r>
      <w:r w:rsidR="00FE06EF">
        <w:rPr>
          <w:lang w:val="en-US"/>
        </w:rPr>
        <w:t> </w:t>
      </w:r>
      <w:r>
        <w:t xml:space="preserve"> </w:t>
      </w:r>
      <w:hyperlink r:id="rId34" w:history="1">
        <w:r w:rsidRPr="005B7EB4">
          <w:rPr>
            <w:rStyle w:val="a9"/>
          </w:rPr>
          <w:t>https://habr.com/ru/post/169381/</w:t>
        </w:r>
      </w:hyperlink>
      <w:r>
        <w:t>.</w:t>
      </w:r>
    </w:p>
    <w:p w14:paraId="1D52D761" w14:textId="4A212DF5" w:rsidR="00B847BD" w:rsidRDefault="006D2582" w:rsidP="00EE4B70">
      <w:pPr>
        <w:pStyle w:val="a7"/>
        <w:numPr>
          <w:ilvl w:val="0"/>
          <w:numId w:val="2"/>
        </w:numPr>
        <w:rPr>
          <w:lang w:val="en-US"/>
        </w:rPr>
      </w:pPr>
      <w:bookmarkStart w:id="154" w:name="_Ref72676344"/>
      <w:r>
        <w:rPr>
          <w:color w:val="auto"/>
        </w:rPr>
        <w:lastRenderedPageBreak/>
        <w:t>Кросс</w:t>
      </w:r>
      <w:r w:rsidRPr="006D2582">
        <w:t>-</w:t>
      </w:r>
      <w:proofErr w:type="spellStart"/>
      <w:r>
        <w:t>браузерное</w:t>
      </w:r>
      <w:proofErr w:type="spellEnd"/>
      <w:r>
        <w:t xml:space="preserve"> тестирование</w:t>
      </w:r>
      <w:r w:rsidR="00B05683">
        <w:rPr>
          <w:color w:val="auto"/>
        </w:rPr>
        <w:t xml:space="preserve">: </w:t>
      </w:r>
      <w:r w:rsidR="00B05683" w:rsidRPr="00EE4B70">
        <w:rPr>
          <w:color w:val="auto"/>
        </w:rPr>
        <w:t>[</w:t>
      </w:r>
      <w:r w:rsidR="00B05683">
        <w:rPr>
          <w:color w:val="auto"/>
        </w:rPr>
        <w:t>Электронный ресурс</w:t>
      </w:r>
      <w:r w:rsidR="00B05683" w:rsidRPr="00EE4B70">
        <w:rPr>
          <w:color w:val="auto"/>
        </w:rPr>
        <w:t xml:space="preserve">]. </w:t>
      </w:r>
      <w:r w:rsidR="00B05683">
        <w:rPr>
          <w:color w:val="auto"/>
          <w:lang w:val="en-US"/>
        </w:rPr>
        <w:t>URL</w:t>
      </w:r>
      <w:r w:rsidR="00B05683" w:rsidRPr="00AF724D">
        <w:rPr>
          <w:color w:val="auto"/>
          <w:lang w:val="en-US"/>
        </w:rPr>
        <w:t>:</w:t>
      </w:r>
      <w:r w:rsidR="00B05683">
        <w:rPr>
          <w:lang w:val="en-US"/>
        </w:rPr>
        <w:t> </w:t>
      </w:r>
      <w:r w:rsidRPr="00AF724D">
        <w:rPr>
          <w:lang w:val="en-US"/>
        </w:rPr>
        <w:t xml:space="preserve"> </w:t>
      </w:r>
      <w:hyperlink r:id="rId35" w:history="1">
        <w:r w:rsidR="00130709" w:rsidRPr="00AF724D">
          <w:rPr>
            <w:rStyle w:val="a9"/>
            <w:lang w:val="en-US"/>
          </w:rPr>
          <w:t>https://imajor.ru/razrabotka/verstka/krossbrauzernost-sayta</w:t>
        </w:r>
      </w:hyperlink>
      <w:r w:rsidRPr="00AF724D">
        <w:rPr>
          <w:lang w:val="en-US"/>
        </w:rPr>
        <w:t>.</w:t>
      </w:r>
      <w:bookmarkEnd w:id="154"/>
    </w:p>
    <w:p w14:paraId="75F0FE2E" w14:textId="15E65BA7" w:rsidR="00D31E17" w:rsidRPr="00D31E17" w:rsidRDefault="00D31E17" w:rsidP="00D31E17">
      <w:pPr>
        <w:pStyle w:val="a7"/>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4A6CD480" w14:textId="6CB98CAF" w:rsidR="00EE4B70" w:rsidRDefault="00EE4B70" w:rsidP="00EE4B70">
      <w:pPr>
        <w:pStyle w:val="a7"/>
        <w:numPr>
          <w:ilvl w:val="0"/>
          <w:numId w:val="2"/>
        </w:numPr>
      </w:pPr>
      <w:r>
        <w:t>Документация по C#</w:t>
      </w:r>
      <w:r w:rsidR="00AF724D">
        <w:rPr>
          <w:color w:val="auto"/>
        </w:rPr>
        <w:t xml:space="preserve">: </w:t>
      </w:r>
      <w:r w:rsidR="00AF724D" w:rsidRPr="00EE4B70">
        <w:rPr>
          <w:color w:val="auto"/>
        </w:rPr>
        <w:t>[</w:t>
      </w:r>
      <w:r w:rsidR="00AF724D">
        <w:rPr>
          <w:color w:val="auto"/>
        </w:rPr>
        <w:t>Электронный ресурс</w:t>
      </w:r>
      <w:r w:rsidR="00AF724D" w:rsidRPr="00EE4B70">
        <w:rPr>
          <w:color w:val="auto"/>
        </w:rPr>
        <w:t xml:space="preserve">]. </w:t>
      </w:r>
      <w:r w:rsidR="00AF724D">
        <w:rPr>
          <w:color w:val="auto"/>
          <w:lang w:val="en-US"/>
        </w:rPr>
        <w:t>URL</w:t>
      </w:r>
      <w:r w:rsidR="00AF724D" w:rsidRPr="00EE4B70">
        <w:rPr>
          <w:color w:val="auto"/>
        </w:rPr>
        <w:t>:</w:t>
      </w:r>
      <w:r w:rsidR="00AF724D">
        <w:rPr>
          <w:lang w:val="en-US"/>
        </w:rPr>
        <w:t> </w:t>
      </w:r>
      <w:hyperlink r:id="rId36" w:history="1">
        <w:r w:rsidRPr="00A43E6B">
          <w:rPr>
            <w:rStyle w:val="a9"/>
          </w:rPr>
          <w:t>https://docs.microsoft.com/ru-ru/dotnet/csharp/</w:t>
        </w:r>
      </w:hyperlink>
    </w:p>
    <w:p w14:paraId="3194A571" w14:textId="7B84445F" w:rsidR="00EE4B70" w:rsidRDefault="00EE4B70" w:rsidP="00EE4B70">
      <w:pPr>
        <w:pStyle w:val="a7"/>
        <w:numPr>
          <w:ilvl w:val="0"/>
          <w:numId w:val="2"/>
        </w:numPr>
      </w:pPr>
      <w:bookmarkStart w:id="155" w:name="_Ref72677091"/>
      <w:r>
        <w:t xml:space="preserve">Официальная страница </w:t>
      </w:r>
      <w:proofErr w:type="spellStart"/>
      <w:r w:rsidRPr="00EE4B70">
        <w:t>Angular</w:t>
      </w:r>
      <w:proofErr w:type="spellEnd"/>
      <w:r w:rsidR="006F0F70">
        <w:rPr>
          <w:color w:val="auto"/>
        </w:rPr>
        <w:t xml:space="preserve">: </w:t>
      </w:r>
      <w:r w:rsidR="006F0F70" w:rsidRPr="00EE4B70">
        <w:rPr>
          <w:color w:val="auto"/>
        </w:rPr>
        <w:t>[</w:t>
      </w:r>
      <w:r w:rsidR="006F0F70">
        <w:rPr>
          <w:color w:val="auto"/>
        </w:rPr>
        <w:t>Электронный ресурс</w:t>
      </w:r>
      <w:r w:rsidR="006F0F70" w:rsidRPr="00EE4B70">
        <w:rPr>
          <w:color w:val="auto"/>
        </w:rPr>
        <w:t xml:space="preserve">]. </w:t>
      </w:r>
      <w:r w:rsidR="006F0F70">
        <w:rPr>
          <w:color w:val="auto"/>
          <w:lang w:val="en-US"/>
        </w:rPr>
        <w:t>URL</w:t>
      </w:r>
      <w:r w:rsidR="006F0F70" w:rsidRPr="00EE4B70">
        <w:rPr>
          <w:color w:val="auto"/>
        </w:rPr>
        <w:t>:</w:t>
      </w:r>
      <w:r w:rsidR="006F0F70">
        <w:rPr>
          <w:lang w:val="en-US"/>
        </w:rPr>
        <w:t> </w:t>
      </w:r>
      <w:hyperlink r:id="rId37" w:history="1">
        <w:r w:rsidRPr="00A43E6B">
          <w:rPr>
            <w:rStyle w:val="a9"/>
          </w:rPr>
          <w:t>https://angular.io/?developerstash</w:t>
        </w:r>
      </w:hyperlink>
      <w:r>
        <w:t>.</w:t>
      </w:r>
      <w:bookmarkEnd w:id="155"/>
    </w:p>
    <w:p w14:paraId="1C3FDCA3" w14:textId="565D81F7" w:rsidR="00840D5F" w:rsidRDefault="00840D5F" w:rsidP="00EE4B70">
      <w:pPr>
        <w:pStyle w:val="a7"/>
        <w:numPr>
          <w:ilvl w:val="0"/>
          <w:numId w:val="2"/>
        </w:numPr>
      </w:pPr>
      <w:bookmarkStart w:id="156" w:name="_Ref72677078"/>
      <w:r>
        <w:rPr>
          <w:lang w:val="en-US"/>
        </w:rPr>
        <w:t>React</w:t>
      </w:r>
      <w:r w:rsidRPr="005E6245">
        <w:t xml:space="preserve"> </w:t>
      </w:r>
      <w:r>
        <w:t xml:space="preserve">в действии: </w:t>
      </w:r>
      <w:r w:rsidRPr="005E6245">
        <w:t>[</w:t>
      </w:r>
      <w:r>
        <w:t>Текст</w:t>
      </w:r>
      <w:r w:rsidRPr="005E6245">
        <w:t xml:space="preserve">] / </w:t>
      </w:r>
      <w:r w:rsidR="005E6245">
        <w:t xml:space="preserve">Марк </w:t>
      </w:r>
      <w:proofErr w:type="spellStart"/>
      <w:r w:rsidR="005E6245">
        <w:t>Тиленс</w:t>
      </w:r>
      <w:proofErr w:type="spellEnd"/>
      <w:r w:rsidR="005E6245">
        <w:t xml:space="preserve"> Томас – СПб.: Питер, 2019.</w:t>
      </w:r>
      <w:bookmarkEnd w:id="156"/>
    </w:p>
    <w:p w14:paraId="5C4FC61B" w14:textId="5341F6B2" w:rsidR="005E6245" w:rsidRDefault="005E6245" w:rsidP="00EE4B70">
      <w:pPr>
        <w:pStyle w:val="a7"/>
        <w:numPr>
          <w:ilvl w:val="0"/>
          <w:numId w:val="2"/>
        </w:numPr>
      </w:pPr>
      <w:proofErr w:type="spellStart"/>
      <w:r>
        <w:rPr>
          <w:lang w:val="en-US"/>
        </w:rPr>
        <w:t>Vue</w:t>
      </w:r>
      <w:proofErr w:type="spellEnd"/>
      <w:r w:rsidRPr="005E6245">
        <w:t>.</w:t>
      </w:r>
      <w:proofErr w:type="spellStart"/>
      <w:r>
        <w:rPr>
          <w:lang w:val="en-US"/>
        </w:rPr>
        <w:t>js</w:t>
      </w:r>
      <w:proofErr w:type="spellEnd"/>
      <w:r w:rsidRPr="005E6245">
        <w:t xml:space="preserve"> </w:t>
      </w:r>
      <w:r>
        <w:t xml:space="preserve">в действии </w:t>
      </w:r>
      <w:r w:rsidRPr="005E6245">
        <w:t>[</w:t>
      </w:r>
      <w:r>
        <w:t>Текст</w:t>
      </w:r>
      <w:r w:rsidRPr="005E6245">
        <w:t xml:space="preserve">] / </w:t>
      </w:r>
      <w:r>
        <w:t xml:space="preserve">Эрик </w:t>
      </w:r>
      <w:proofErr w:type="spellStart"/>
      <w:r>
        <w:t>Хэнчетт</w:t>
      </w:r>
      <w:proofErr w:type="spellEnd"/>
      <w:r>
        <w:t xml:space="preserve">, Бенджамин </w:t>
      </w:r>
      <w:proofErr w:type="spellStart"/>
      <w:r>
        <w:t>Листоун</w:t>
      </w:r>
      <w:proofErr w:type="spellEnd"/>
      <w:r>
        <w:t xml:space="preserve"> – СПб: Питер, 2019.</w:t>
      </w:r>
    </w:p>
    <w:p w14:paraId="4937C5F0" w14:textId="582BEB9F" w:rsidR="006B5783" w:rsidRDefault="006B5783" w:rsidP="00EE4B70">
      <w:pPr>
        <w:pStyle w:val="a7"/>
        <w:numPr>
          <w:ilvl w:val="0"/>
          <w:numId w:val="2"/>
        </w:numPr>
      </w:pPr>
      <w:bookmarkStart w:id="157" w:name="_Ref72677065"/>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w:t>
      </w:r>
      <w:r w:rsidR="005E6245">
        <w:t>–</w:t>
      </w:r>
      <w:r>
        <w:t xml:space="preserve"> </w:t>
      </w:r>
      <w:r w:rsidRPr="005E6245">
        <w:t>СПб.: Питер, 2016</w:t>
      </w:r>
      <w:r>
        <w:rPr>
          <w:rFonts w:ascii="Arial" w:hAnsi="Arial" w:cs="Arial"/>
          <w:sz w:val="23"/>
          <w:szCs w:val="23"/>
          <w:shd w:val="clear" w:color="auto" w:fill="FFFFFF"/>
        </w:rPr>
        <w:t>.</w:t>
      </w:r>
      <w:bookmarkEnd w:id="157"/>
    </w:p>
    <w:p w14:paraId="1E04F76C" w14:textId="34998044" w:rsidR="00EE4B70" w:rsidRPr="009E40C6" w:rsidRDefault="00EE4B70" w:rsidP="00D31E17">
      <w:pPr>
        <w:pStyle w:val="a7"/>
        <w:numPr>
          <w:ilvl w:val="0"/>
          <w:numId w:val="2"/>
        </w:numPr>
        <w:rPr>
          <w:rStyle w:val="a9"/>
          <w:color w:val="000000" w:themeColor="text1"/>
          <w:u w:val="none"/>
          <w:lang w:val="en-US"/>
        </w:rPr>
      </w:pPr>
      <w:bookmarkStart w:id="158" w:name="_Ref72677115"/>
      <w:r w:rsidRPr="00EE4B70">
        <w:t xml:space="preserve">Современный учебник </w:t>
      </w:r>
      <w:proofErr w:type="spellStart"/>
      <w:r w:rsidRPr="00EE4B70">
        <w:t>JavaScript</w:t>
      </w:r>
      <w:proofErr w:type="spellEnd"/>
      <w:r w:rsidR="006F0F70">
        <w:rPr>
          <w:color w:val="auto"/>
        </w:rPr>
        <w:t xml:space="preserve">: </w:t>
      </w:r>
      <w:r w:rsidR="006F0F70" w:rsidRPr="00EE4B70">
        <w:rPr>
          <w:color w:val="auto"/>
        </w:rPr>
        <w:t>[</w:t>
      </w:r>
      <w:r w:rsidR="006F0F70">
        <w:rPr>
          <w:color w:val="auto"/>
        </w:rPr>
        <w:t>Электронный ресурс</w:t>
      </w:r>
      <w:r w:rsidR="006F0F70" w:rsidRPr="00EE4B70">
        <w:rPr>
          <w:color w:val="auto"/>
        </w:rPr>
        <w:t xml:space="preserve">]. </w:t>
      </w:r>
      <w:r w:rsidR="006F0F70">
        <w:rPr>
          <w:color w:val="auto"/>
          <w:lang w:val="en-US"/>
        </w:rPr>
        <w:t>URL</w:t>
      </w:r>
      <w:r w:rsidR="006F0F70" w:rsidRPr="00D31E17">
        <w:rPr>
          <w:color w:val="auto"/>
          <w:lang w:val="en-US"/>
        </w:rPr>
        <w:t>:</w:t>
      </w:r>
      <w:r w:rsidR="00D31E17" w:rsidRPr="00D31E17">
        <w:rPr>
          <w:color w:val="auto"/>
          <w:lang w:val="en-US"/>
        </w:rPr>
        <w:t xml:space="preserve"> </w:t>
      </w:r>
      <w:hyperlink r:id="rId38" w:history="1">
        <w:r w:rsidR="00D31E17" w:rsidRPr="00A43E6B">
          <w:rPr>
            <w:rStyle w:val="a9"/>
            <w:lang w:val="en-US"/>
          </w:rPr>
          <w:t>https://learn.javascript.ru/</w:t>
        </w:r>
      </w:hyperlink>
      <w:bookmarkEnd w:id="158"/>
    </w:p>
    <w:p w14:paraId="7FDA9328" w14:textId="77B6800E" w:rsidR="009E40C6" w:rsidRDefault="008B0E6B" w:rsidP="008B0E6B">
      <w:pPr>
        <w:pStyle w:val="a7"/>
        <w:numPr>
          <w:ilvl w:val="0"/>
          <w:numId w:val="2"/>
        </w:numPr>
      </w:pPr>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p>
    <w:p w14:paraId="2F5B9C23" w14:textId="093CECD6" w:rsidR="008B0E6B" w:rsidRDefault="008B0E6B" w:rsidP="008B0E6B">
      <w:pPr>
        <w:pStyle w:val="a7"/>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51E98A04" w14:textId="3E9F370F" w:rsidR="00EF5DAB" w:rsidRPr="00EF5DAB" w:rsidRDefault="00341177" w:rsidP="00EF5DAB">
      <w:pPr>
        <w:pStyle w:val="a7"/>
        <w:numPr>
          <w:ilvl w:val="0"/>
          <w:numId w:val="2"/>
        </w:numPr>
        <w:rPr>
          <w:rStyle w:val="a9"/>
          <w:color w:val="000000" w:themeColor="text1"/>
          <w:u w:val="none"/>
          <w:lang w:val="en-US"/>
        </w:rPr>
      </w:pPr>
      <w:r>
        <w:t xml:space="preserve">Техническая документация по </w:t>
      </w:r>
      <w:r>
        <w:rPr>
          <w:lang w:val="en-US"/>
        </w:rPr>
        <w:t>SQL</w:t>
      </w:r>
      <w:r w:rsidRPr="00341177">
        <w:t xml:space="preserve"> </w:t>
      </w:r>
      <w:r>
        <w:rPr>
          <w:lang w:val="en-US"/>
        </w:rPr>
        <w:t>Server</w:t>
      </w:r>
      <w:r w:rsidRPr="00341177">
        <w:t>: [</w:t>
      </w:r>
      <w:r>
        <w:t>Электронный ресурс</w:t>
      </w:r>
      <w:r w:rsidRPr="00341177">
        <w:t xml:space="preserve">]. </w:t>
      </w:r>
      <w:r>
        <w:rPr>
          <w:lang w:val="en-US"/>
        </w:rPr>
        <w:t xml:space="preserve">URL: </w:t>
      </w:r>
      <w:hyperlink r:id="rId39" w:history="1">
        <w:r w:rsidRPr="00C65FAB">
          <w:rPr>
            <w:rStyle w:val="a9"/>
            <w:lang w:val="en-US"/>
          </w:rPr>
          <w:t>https://docs.microsoft.com/ru-ru/sql/sql-server/?view=sql-server-ver15</w:t>
        </w:r>
      </w:hyperlink>
    </w:p>
    <w:p w14:paraId="7D101230" w14:textId="599AFDCE" w:rsidR="00EF5DAB" w:rsidRPr="00EF5DAB" w:rsidRDefault="00EF5DAB" w:rsidP="00EF5DAB">
      <w:pPr>
        <w:pStyle w:val="a7"/>
        <w:numPr>
          <w:ilvl w:val="0"/>
          <w:numId w:val="2"/>
        </w:numPr>
        <w:rPr>
          <w:lang w:val="en-US"/>
        </w:rPr>
      </w:pPr>
      <w:r>
        <w:t xml:space="preserve">Техническая документация по </w:t>
      </w:r>
      <w:r>
        <w:rPr>
          <w:lang w:val="en-US"/>
        </w:rPr>
        <w:t>MySQL</w:t>
      </w:r>
      <w:r w:rsidRPr="00341177">
        <w:t>: [</w:t>
      </w:r>
      <w:r>
        <w:t>Электронный ресурс</w:t>
      </w:r>
      <w:r w:rsidRPr="00341177">
        <w:t xml:space="preserve">]. </w:t>
      </w:r>
      <w:r>
        <w:rPr>
          <w:lang w:val="en-US"/>
        </w:rPr>
        <w:t xml:space="preserve">URL: </w:t>
      </w:r>
      <w:hyperlink r:id="rId40" w:history="1">
        <w:r w:rsidRPr="0015057D">
          <w:rPr>
            <w:rStyle w:val="a9"/>
            <w:lang w:val="en-US"/>
          </w:rPr>
          <w:t>https://dev.mysql.com/doc/</w:t>
        </w:r>
      </w:hyperlink>
    </w:p>
    <w:p w14:paraId="0C35B177" w14:textId="79BBF400" w:rsidR="00EF5DAB" w:rsidRDefault="00EF5DAB" w:rsidP="00EF5DAB">
      <w:pPr>
        <w:pStyle w:val="a7"/>
        <w:numPr>
          <w:ilvl w:val="0"/>
          <w:numId w:val="2"/>
        </w:numPr>
        <w:rPr>
          <w:lang w:val="en-US"/>
        </w:rPr>
      </w:pPr>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41" w:history="1">
        <w:r w:rsidRPr="0015057D">
          <w:rPr>
            <w:rStyle w:val="a9"/>
            <w:lang w:val="en-US"/>
          </w:rPr>
          <w:t>https://postgrespro.ru/docs/postgresql</w:t>
        </w:r>
      </w:hyperlink>
    </w:p>
    <w:bookmarkEnd w:id="153"/>
    <w:p w14:paraId="76201409" w14:textId="77777777" w:rsidR="00EF5DAB" w:rsidRPr="00EF5DAB" w:rsidRDefault="00EF5DAB" w:rsidP="00EF5DAB">
      <w:pPr>
        <w:pStyle w:val="a7"/>
        <w:ind w:firstLine="0"/>
        <w:rPr>
          <w:lang w:val="en-US"/>
        </w:rPr>
      </w:pPr>
    </w:p>
    <w:sectPr w:rsidR="00EF5DAB" w:rsidRPr="00EF5DAB"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52D17" w14:textId="77777777" w:rsidR="00A23C80" w:rsidRDefault="00A23C80" w:rsidP="00295EE3">
      <w:pPr>
        <w:spacing w:line="240" w:lineRule="auto"/>
      </w:pPr>
      <w:r>
        <w:separator/>
      </w:r>
    </w:p>
  </w:endnote>
  <w:endnote w:type="continuationSeparator" w:id="0">
    <w:p w14:paraId="58CFCBB3" w14:textId="77777777" w:rsidR="00A23C80" w:rsidRDefault="00A23C80"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09F" w:csb1="00000000"/>
  </w:font>
  <w:font w:name="Droid Sans">
    <w:altName w:val="MS Mincho"/>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charset w:val="CC"/>
    <w:family w:val="swiss"/>
    <w:pitch w:val="variable"/>
    <w:sig w:usb0="E10022FF" w:usb1="C000E47F" w:usb2="00000029" w:usb3="00000000" w:csb0="000001DF" w:csb1="00000000"/>
  </w:font>
  <w:font w:name="Times">
    <w:charset w:val="CC"/>
    <w:family w:val="roman"/>
    <w:pitch w:val="variable"/>
    <w:sig w:usb0="E0002AFF" w:usb1="C0007841" w:usb2="00000009" w:usb3="00000000" w:csb0="000001FF" w:csb1="00000000"/>
  </w:font>
  <w:font w:name="Consolas">
    <w:charset w:val="CC"/>
    <w:family w:val="modern"/>
    <w:pitch w:val="fixed"/>
    <w:sig w:usb0="E10002FF" w:usb1="4000FCFF" w:usb2="00000009" w:usb3="00000000" w:csb0="0000019F" w:csb1="00000000"/>
  </w:font>
  <w:font w:name="yandex-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6DAFF" w14:textId="77777777" w:rsidR="00A23C80" w:rsidRDefault="00A23C80" w:rsidP="00295EE3">
      <w:pPr>
        <w:spacing w:line="240" w:lineRule="auto"/>
      </w:pPr>
      <w:r>
        <w:separator/>
      </w:r>
    </w:p>
  </w:footnote>
  <w:footnote w:type="continuationSeparator" w:id="0">
    <w:p w14:paraId="34AD1C54" w14:textId="77777777" w:rsidR="00A23C80" w:rsidRDefault="00A23C80"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Content>
      <w:p w14:paraId="3979ADC2" w14:textId="2D468D5E" w:rsidR="00B842C3" w:rsidRDefault="00B842C3" w:rsidP="00D163D5">
        <w:pPr>
          <w:pStyle w:val="af2"/>
          <w:ind w:firstLine="0"/>
          <w:jc w:val="center"/>
        </w:pPr>
        <w:r>
          <w:fldChar w:fldCharType="begin"/>
        </w:r>
        <w:r>
          <w:instrText>PAGE   \* MERGEFORMAT</w:instrText>
        </w:r>
        <w:r>
          <w:fldChar w:fldCharType="separate"/>
        </w:r>
        <w:r w:rsidR="005E6245">
          <w:rPr>
            <w:noProof/>
          </w:rPr>
          <w:t>50</w:t>
        </w:r>
        <w:r>
          <w:fldChar w:fldCharType="end"/>
        </w:r>
      </w:p>
    </w:sdtContent>
  </w:sdt>
  <w:p w14:paraId="0C0BB19D" w14:textId="77777777" w:rsidR="00B842C3" w:rsidRDefault="00B842C3">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67976DD"/>
    <w:multiLevelType w:val="hybridMultilevel"/>
    <w:tmpl w:val="86BC3F46"/>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11">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2E5E08"/>
    <w:multiLevelType w:val="hybridMultilevel"/>
    <w:tmpl w:val="CD8E6572"/>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7"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27EF249E"/>
    <w:multiLevelType w:val="hybridMultilevel"/>
    <w:tmpl w:val="EEAC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1"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740C95"/>
    <w:multiLevelType w:val="hybridMultilevel"/>
    <w:tmpl w:val="D36213D0"/>
    <w:lvl w:ilvl="0" w:tplc="5F14DE62">
      <w:start w:val="1"/>
      <w:numFmt w:val="bullet"/>
      <w:pStyle w:val="a"/>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956654A"/>
    <w:multiLevelType w:val="hybridMultilevel"/>
    <w:tmpl w:val="5762D7B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9"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05104C1"/>
    <w:multiLevelType w:val="multilevel"/>
    <w:tmpl w:val="D482020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3"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7"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63CAE"/>
    <w:multiLevelType w:val="multilevel"/>
    <w:tmpl w:val="CFD0E2AC"/>
    <w:styleLink w:val="a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E5A3071"/>
    <w:multiLevelType w:val="hybridMultilevel"/>
    <w:tmpl w:val="3F981A04"/>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0"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2"/>
  </w:num>
  <w:num w:numId="2">
    <w:abstractNumId w:val="24"/>
  </w:num>
  <w:num w:numId="3">
    <w:abstractNumId w:val="25"/>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7"/>
  </w:num>
  <w:num w:numId="7">
    <w:abstractNumId w:val="6"/>
  </w:num>
  <w:num w:numId="8">
    <w:abstractNumId w:val="14"/>
  </w:num>
  <w:num w:numId="9">
    <w:abstractNumId w:val="3"/>
  </w:num>
  <w:num w:numId="10">
    <w:abstractNumId w:val="23"/>
  </w:num>
  <w:num w:numId="11">
    <w:abstractNumId w:val="0"/>
  </w:num>
  <w:num w:numId="12">
    <w:abstractNumId w:val="1"/>
  </w:num>
  <w:num w:numId="13">
    <w:abstractNumId w:val="10"/>
  </w:num>
  <w:num w:numId="14">
    <w:abstractNumId w:val="18"/>
  </w:num>
  <w:num w:numId="15">
    <w:abstractNumId w:val="19"/>
  </w:num>
  <w:num w:numId="16">
    <w:abstractNumId w:val="4"/>
  </w:num>
  <w:num w:numId="17">
    <w:abstractNumId w:val="21"/>
  </w:num>
  <w:num w:numId="18">
    <w:abstractNumId w:val="5"/>
  </w:num>
  <w:num w:numId="19">
    <w:abstractNumId w:val="17"/>
  </w:num>
  <w:num w:numId="20">
    <w:abstractNumId w:val="11"/>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7"/>
  </w:num>
  <w:num w:numId="25">
    <w:abstractNumId w:val="26"/>
  </w:num>
  <w:num w:numId="26">
    <w:abstractNumId w:val="28"/>
  </w:num>
  <w:num w:numId="27">
    <w:abstractNumId w:val="8"/>
  </w:num>
  <w:num w:numId="28">
    <w:abstractNumId w:val="9"/>
  </w:num>
  <w:num w:numId="29">
    <w:abstractNumId w:val="30"/>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1"/>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5954"/>
    <w:rsid w:val="0000703F"/>
    <w:rsid w:val="00016DD9"/>
    <w:rsid w:val="00025D4C"/>
    <w:rsid w:val="00027298"/>
    <w:rsid w:val="000344BC"/>
    <w:rsid w:val="000354E5"/>
    <w:rsid w:val="0003791A"/>
    <w:rsid w:val="000379E4"/>
    <w:rsid w:val="000426A4"/>
    <w:rsid w:val="00044712"/>
    <w:rsid w:val="00054332"/>
    <w:rsid w:val="000613BA"/>
    <w:rsid w:val="00063EDC"/>
    <w:rsid w:val="00064F66"/>
    <w:rsid w:val="00073A29"/>
    <w:rsid w:val="000748E8"/>
    <w:rsid w:val="00074BF7"/>
    <w:rsid w:val="000778D1"/>
    <w:rsid w:val="00077A04"/>
    <w:rsid w:val="0009260E"/>
    <w:rsid w:val="00092A38"/>
    <w:rsid w:val="000937BC"/>
    <w:rsid w:val="00094D87"/>
    <w:rsid w:val="000B045B"/>
    <w:rsid w:val="000B2F60"/>
    <w:rsid w:val="000B31A3"/>
    <w:rsid w:val="000B37FC"/>
    <w:rsid w:val="000B5C72"/>
    <w:rsid w:val="000C45E1"/>
    <w:rsid w:val="000D110D"/>
    <w:rsid w:val="000E2533"/>
    <w:rsid w:val="000E463A"/>
    <w:rsid w:val="000E626A"/>
    <w:rsid w:val="00101861"/>
    <w:rsid w:val="001024D9"/>
    <w:rsid w:val="00102FEC"/>
    <w:rsid w:val="001031AE"/>
    <w:rsid w:val="0011203E"/>
    <w:rsid w:val="001122BD"/>
    <w:rsid w:val="00115972"/>
    <w:rsid w:val="001167B6"/>
    <w:rsid w:val="0012210E"/>
    <w:rsid w:val="00122C8F"/>
    <w:rsid w:val="0012451C"/>
    <w:rsid w:val="00130709"/>
    <w:rsid w:val="00130831"/>
    <w:rsid w:val="001348CE"/>
    <w:rsid w:val="00134BAA"/>
    <w:rsid w:val="0013591C"/>
    <w:rsid w:val="00150E1C"/>
    <w:rsid w:val="001523AC"/>
    <w:rsid w:val="00152960"/>
    <w:rsid w:val="0015350F"/>
    <w:rsid w:val="00153ED7"/>
    <w:rsid w:val="00154DF5"/>
    <w:rsid w:val="00163AF4"/>
    <w:rsid w:val="00170137"/>
    <w:rsid w:val="001718C2"/>
    <w:rsid w:val="00177623"/>
    <w:rsid w:val="00177AB6"/>
    <w:rsid w:val="001A4E2F"/>
    <w:rsid w:val="001A655A"/>
    <w:rsid w:val="001B0799"/>
    <w:rsid w:val="001B095A"/>
    <w:rsid w:val="001B1D73"/>
    <w:rsid w:val="001B1DEA"/>
    <w:rsid w:val="001B521A"/>
    <w:rsid w:val="001C3C55"/>
    <w:rsid w:val="001D3D4B"/>
    <w:rsid w:val="001D799E"/>
    <w:rsid w:val="001E1FC2"/>
    <w:rsid w:val="001E2FF8"/>
    <w:rsid w:val="001F349F"/>
    <w:rsid w:val="001F6719"/>
    <w:rsid w:val="001F6E62"/>
    <w:rsid w:val="00203DEE"/>
    <w:rsid w:val="00204235"/>
    <w:rsid w:val="00207851"/>
    <w:rsid w:val="00214121"/>
    <w:rsid w:val="00234F3E"/>
    <w:rsid w:val="00236BFC"/>
    <w:rsid w:val="00240F24"/>
    <w:rsid w:val="002415D1"/>
    <w:rsid w:val="0024499E"/>
    <w:rsid w:val="00244EA4"/>
    <w:rsid w:val="00250B92"/>
    <w:rsid w:val="00256DF5"/>
    <w:rsid w:val="00261161"/>
    <w:rsid w:val="00261A98"/>
    <w:rsid w:val="002631F3"/>
    <w:rsid w:val="00264C78"/>
    <w:rsid w:val="002661FF"/>
    <w:rsid w:val="00277AD7"/>
    <w:rsid w:val="00282D24"/>
    <w:rsid w:val="00286431"/>
    <w:rsid w:val="00286736"/>
    <w:rsid w:val="002904F2"/>
    <w:rsid w:val="00292899"/>
    <w:rsid w:val="00294304"/>
    <w:rsid w:val="00295EE3"/>
    <w:rsid w:val="002A2B0E"/>
    <w:rsid w:val="002B04D9"/>
    <w:rsid w:val="002B4C32"/>
    <w:rsid w:val="002B5B8D"/>
    <w:rsid w:val="002C2482"/>
    <w:rsid w:val="002C24C6"/>
    <w:rsid w:val="002C6A9C"/>
    <w:rsid w:val="002D5737"/>
    <w:rsid w:val="002E3C6F"/>
    <w:rsid w:val="002E5FC5"/>
    <w:rsid w:val="002F3535"/>
    <w:rsid w:val="002F42D8"/>
    <w:rsid w:val="002F50CD"/>
    <w:rsid w:val="003010BB"/>
    <w:rsid w:val="00311873"/>
    <w:rsid w:val="00311EEC"/>
    <w:rsid w:val="003210A3"/>
    <w:rsid w:val="00321D03"/>
    <w:rsid w:val="00327201"/>
    <w:rsid w:val="00333AB6"/>
    <w:rsid w:val="003378F0"/>
    <w:rsid w:val="00341177"/>
    <w:rsid w:val="00343189"/>
    <w:rsid w:val="00343A6F"/>
    <w:rsid w:val="00344354"/>
    <w:rsid w:val="00345894"/>
    <w:rsid w:val="00352DD4"/>
    <w:rsid w:val="00356602"/>
    <w:rsid w:val="00363028"/>
    <w:rsid w:val="003660F1"/>
    <w:rsid w:val="0036695E"/>
    <w:rsid w:val="00370AB2"/>
    <w:rsid w:val="003711B4"/>
    <w:rsid w:val="003728B1"/>
    <w:rsid w:val="003737D2"/>
    <w:rsid w:val="0037490B"/>
    <w:rsid w:val="0037632D"/>
    <w:rsid w:val="003804BD"/>
    <w:rsid w:val="00381049"/>
    <w:rsid w:val="00383CCA"/>
    <w:rsid w:val="00390916"/>
    <w:rsid w:val="0039123C"/>
    <w:rsid w:val="00392360"/>
    <w:rsid w:val="003941D5"/>
    <w:rsid w:val="00396CB0"/>
    <w:rsid w:val="0039735A"/>
    <w:rsid w:val="00397FD5"/>
    <w:rsid w:val="003A575D"/>
    <w:rsid w:val="003B3841"/>
    <w:rsid w:val="003C6243"/>
    <w:rsid w:val="003D02F4"/>
    <w:rsid w:val="003D266B"/>
    <w:rsid w:val="003D2B3F"/>
    <w:rsid w:val="003E50DE"/>
    <w:rsid w:val="003E5DE5"/>
    <w:rsid w:val="003F24D8"/>
    <w:rsid w:val="003F59D5"/>
    <w:rsid w:val="004007A8"/>
    <w:rsid w:val="0040598B"/>
    <w:rsid w:val="004160AE"/>
    <w:rsid w:val="00420C76"/>
    <w:rsid w:val="0042155B"/>
    <w:rsid w:val="00422B67"/>
    <w:rsid w:val="00426AA2"/>
    <w:rsid w:val="00440E35"/>
    <w:rsid w:val="0044709C"/>
    <w:rsid w:val="0045024C"/>
    <w:rsid w:val="0045232D"/>
    <w:rsid w:val="004534B5"/>
    <w:rsid w:val="0045557F"/>
    <w:rsid w:val="004629DB"/>
    <w:rsid w:val="004632A7"/>
    <w:rsid w:val="00464CBD"/>
    <w:rsid w:val="00465A6E"/>
    <w:rsid w:val="00465C8C"/>
    <w:rsid w:val="004663F2"/>
    <w:rsid w:val="0046731A"/>
    <w:rsid w:val="00470BDA"/>
    <w:rsid w:val="004728C6"/>
    <w:rsid w:val="00474120"/>
    <w:rsid w:val="00483A35"/>
    <w:rsid w:val="004924A2"/>
    <w:rsid w:val="004A0751"/>
    <w:rsid w:val="004B4FA0"/>
    <w:rsid w:val="004C06A3"/>
    <w:rsid w:val="004C5EB1"/>
    <w:rsid w:val="004E08BD"/>
    <w:rsid w:val="004E1D4D"/>
    <w:rsid w:val="004E37AC"/>
    <w:rsid w:val="004E66E9"/>
    <w:rsid w:val="004E7980"/>
    <w:rsid w:val="004F2AFF"/>
    <w:rsid w:val="004F5357"/>
    <w:rsid w:val="004F5604"/>
    <w:rsid w:val="004F639D"/>
    <w:rsid w:val="004F6E50"/>
    <w:rsid w:val="00502E5A"/>
    <w:rsid w:val="00511DA8"/>
    <w:rsid w:val="00513F9F"/>
    <w:rsid w:val="00515A88"/>
    <w:rsid w:val="00516A53"/>
    <w:rsid w:val="00520CCA"/>
    <w:rsid w:val="00523404"/>
    <w:rsid w:val="00524A41"/>
    <w:rsid w:val="0053030A"/>
    <w:rsid w:val="00542AD6"/>
    <w:rsid w:val="00545F15"/>
    <w:rsid w:val="00546855"/>
    <w:rsid w:val="005564A7"/>
    <w:rsid w:val="0055692B"/>
    <w:rsid w:val="00556A4D"/>
    <w:rsid w:val="00560607"/>
    <w:rsid w:val="0056223F"/>
    <w:rsid w:val="00565629"/>
    <w:rsid w:val="005673F8"/>
    <w:rsid w:val="005736AE"/>
    <w:rsid w:val="00573821"/>
    <w:rsid w:val="005755FC"/>
    <w:rsid w:val="00583317"/>
    <w:rsid w:val="0058799C"/>
    <w:rsid w:val="00587DBF"/>
    <w:rsid w:val="0059411D"/>
    <w:rsid w:val="0059444C"/>
    <w:rsid w:val="005A2140"/>
    <w:rsid w:val="005A2E00"/>
    <w:rsid w:val="005B3D26"/>
    <w:rsid w:val="005B3F01"/>
    <w:rsid w:val="005D7D88"/>
    <w:rsid w:val="005E1D7E"/>
    <w:rsid w:val="005E4F3A"/>
    <w:rsid w:val="005E6245"/>
    <w:rsid w:val="005F281C"/>
    <w:rsid w:val="005F6E61"/>
    <w:rsid w:val="0060063E"/>
    <w:rsid w:val="00612A1C"/>
    <w:rsid w:val="00633539"/>
    <w:rsid w:val="00633625"/>
    <w:rsid w:val="006356D0"/>
    <w:rsid w:val="006400C2"/>
    <w:rsid w:val="00646A2C"/>
    <w:rsid w:val="00647BBF"/>
    <w:rsid w:val="0065083A"/>
    <w:rsid w:val="006508A0"/>
    <w:rsid w:val="00650A68"/>
    <w:rsid w:val="006541DE"/>
    <w:rsid w:val="00654F32"/>
    <w:rsid w:val="006605C0"/>
    <w:rsid w:val="00667146"/>
    <w:rsid w:val="0067063A"/>
    <w:rsid w:val="0067157D"/>
    <w:rsid w:val="006817CC"/>
    <w:rsid w:val="00682F7B"/>
    <w:rsid w:val="00685954"/>
    <w:rsid w:val="0068748D"/>
    <w:rsid w:val="0069125E"/>
    <w:rsid w:val="0069192E"/>
    <w:rsid w:val="006A1DC2"/>
    <w:rsid w:val="006A4450"/>
    <w:rsid w:val="006B5783"/>
    <w:rsid w:val="006C34FC"/>
    <w:rsid w:val="006D2582"/>
    <w:rsid w:val="006D7949"/>
    <w:rsid w:val="006E0911"/>
    <w:rsid w:val="006F0F70"/>
    <w:rsid w:val="00712270"/>
    <w:rsid w:val="00713D90"/>
    <w:rsid w:val="00713E5B"/>
    <w:rsid w:val="007164D9"/>
    <w:rsid w:val="007278C5"/>
    <w:rsid w:val="00736019"/>
    <w:rsid w:val="00736740"/>
    <w:rsid w:val="00740318"/>
    <w:rsid w:val="007438A1"/>
    <w:rsid w:val="00745AE7"/>
    <w:rsid w:val="00754EFF"/>
    <w:rsid w:val="00762E6A"/>
    <w:rsid w:val="00763C54"/>
    <w:rsid w:val="00766E9D"/>
    <w:rsid w:val="00772925"/>
    <w:rsid w:val="00772D17"/>
    <w:rsid w:val="0077781E"/>
    <w:rsid w:val="0078105A"/>
    <w:rsid w:val="0078268B"/>
    <w:rsid w:val="00782DB1"/>
    <w:rsid w:val="00786A14"/>
    <w:rsid w:val="00794724"/>
    <w:rsid w:val="00794DFA"/>
    <w:rsid w:val="007961C1"/>
    <w:rsid w:val="007A1511"/>
    <w:rsid w:val="007A670E"/>
    <w:rsid w:val="007B6FDF"/>
    <w:rsid w:val="007C20C0"/>
    <w:rsid w:val="007C2C56"/>
    <w:rsid w:val="007C68A7"/>
    <w:rsid w:val="007D1DBB"/>
    <w:rsid w:val="007D508C"/>
    <w:rsid w:val="007D5198"/>
    <w:rsid w:val="007D6968"/>
    <w:rsid w:val="007E13C6"/>
    <w:rsid w:val="007E212D"/>
    <w:rsid w:val="007E67C8"/>
    <w:rsid w:val="007F1A92"/>
    <w:rsid w:val="007F1FAE"/>
    <w:rsid w:val="007F3C7B"/>
    <w:rsid w:val="007F59FB"/>
    <w:rsid w:val="007F62E6"/>
    <w:rsid w:val="007F7118"/>
    <w:rsid w:val="0080349F"/>
    <w:rsid w:val="008141F3"/>
    <w:rsid w:val="00817899"/>
    <w:rsid w:val="00821A1A"/>
    <w:rsid w:val="0082288A"/>
    <w:rsid w:val="008229F4"/>
    <w:rsid w:val="00825E87"/>
    <w:rsid w:val="0082686A"/>
    <w:rsid w:val="0083389D"/>
    <w:rsid w:val="00840D5F"/>
    <w:rsid w:val="008423F1"/>
    <w:rsid w:val="0085083E"/>
    <w:rsid w:val="00850F38"/>
    <w:rsid w:val="00851286"/>
    <w:rsid w:val="00853044"/>
    <w:rsid w:val="008548EF"/>
    <w:rsid w:val="00857DB0"/>
    <w:rsid w:val="00865B4B"/>
    <w:rsid w:val="00872FB0"/>
    <w:rsid w:val="00876423"/>
    <w:rsid w:val="00877CE0"/>
    <w:rsid w:val="008838CB"/>
    <w:rsid w:val="008867EE"/>
    <w:rsid w:val="00887118"/>
    <w:rsid w:val="008940B2"/>
    <w:rsid w:val="008A5E9A"/>
    <w:rsid w:val="008A6A7D"/>
    <w:rsid w:val="008B0E6B"/>
    <w:rsid w:val="008B15FF"/>
    <w:rsid w:val="008B5527"/>
    <w:rsid w:val="008B67E4"/>
    <w:rsid w:val="008B7786"/>
    <w:rsid w:val="008C08EA"/>
    <w:rsid w:val="008C5951"/>
    <w:rsid w:val="008C6496"/>
    <w:rsid w:val="008D2DF0"/>
    <w:rsid w:val="008D65BE"/>
    <w:rsid w:val="008E60ED"/>
    <w:rsid w:val="008F2BD8"/>
    <w:rsid w:val="008F6FFC"/>
    <w:rsid w:val="009013C3"/>
    <w:rsid w:val="0091012D"/>
    <w:rsid w:val="0092030C"/>
    <w:rsid w:val="009208D2"/>
    <w:rsid w:val="00920FF7"/>
    <w:rsid w:val="0092331E"/>
    <w:rsid w:val="009234C6"/>
    <w:rsid w:val="00926722"/>
    <w:rsid w:val="00930759"/>
    <w:rsid w:val="00930C90"/>
    <w:rsid w:val="00935486"/>
    <w:rsid w:val="00937DBF"/>
    <w:rsid w:val="00941DD3"/>
    <w:rsid w:val="00945D51"/>
    <w:rsid w:val="00946CEF"/>
    <w:rsid w:val="009522A1"/>
    <w:rsid w:val="00955553"/>
    <w:rsid w:val="00956FED"/>
    <w:rsid w:val="00960E3C"/>
    <w:rsid w:val="00961084"/>
    <w:rsid w:val="0096184D"/>
    <w:rsid w:val="00970405"/>
    <w:rsid w:val="0098108B"/>
    <w:rsid w:val="009854D5"/>
    <w:rsid w:val="00994073"/>
    <w:rsid w:val="009A69B1"/>
    <w:rsid w:val="009B4772"/>
    <w:rsid w:val="009C521A"/>
    <w:rsid w:val="009C6701"/>
    <w:rsid w:val="009C6D4A"/>
    <w:rsid w:val="009D114D"/>
    <w:rsid w:val="009D68FD"/>
    <w:rsid w:val="009D6FE5"/>
    <w:rsid w:val="009E1252"/>
    <w:rsid w:val="009E40C6"/>
    <w:rsid w:val="009E4583"/>
    <w:rsid w:val="009E595E"/>
    <w:rsid w:val="009E691F"/>
    <w:rsid w:val="009F4268"/>
    <w:rsid w:val="009F5BD3"/>
    <w:rsid w:val="00A01237"/>
    <w:rsid w:val="00A03BF1"/>
    <w:rsid w:val="00A122C1"/>
    <w:rsid w:val="00A22D14"/>
    <w:rsid w:val="00A23C80"/>
    <w:rsid w:val="00A300BB"/>
    <w:rsid w:val="00A33ED3"/>
    <w:rsid w:val="00A3730F"/>
    <w:rsid w:val="00A45494"/>
    <w:rsid w:val="00A4577C"/>
    <w:rsid w:val="00A51A13"/>
    <w:rsid w:val="00A51E81"/>
    <w:rsid w:val="00A52430"/>
    <w:rsid w:val="00A55854"/>
    <w:rsid w:val="00A57587"/>
    <w:rsid w:val="00A63993"/>
    <w:rsid w:val="00A67633"/>
    <w:rsid w:val="00A70EFF"/>
    <w:rsid w:val="00A7244B"/>
    <w:rsid w:val="00A72F82"/>
    <w:rsid w:val="00A748B0"/>
    <w:rsid w:val="00A754B2"/>
    <w:rsid w:val="00A919EA"/>
    <w:rsid w:val="00A93159"/>
    <w:rsid w:val="00AA073D"/>
    <w:rsid w:val="00AA5A05"/>
    <w:rsid w:val="00AB1773"/>
    <w:rsid w:val="00AC157E"/>
    <w:rsid w:val="00AC28D7"/>
    <w:rsid w:val="00AD4766"/>
    <w:rsid w:val="00AD5117"/>
    <w:rsid w:val="00AD765F"/>
    <w:rsid w:val="00AD7F6D"/>
    <w:rsid w:val="00AE2B5D"/>
    <w:rsid w:val="00AE698F"/>
    <w:rsid w:val="00AF40A7"/>
    <w:rsid w:val="00AF724D"/>
    <w:rsid w:val="00B0212B"/>
    <w:rsid w:val="00B02DEB"/>
    <w:rsid w:val="00B03BA0"/>
    <w:rsid w:val="00B03F29"/>
    <w:rsid w:val="00B04BCD"/>
    <w:rsid w:val="00B052E6"/>
    <w:rsid w:val="00B05683"/>
    <w:rsid w:val="00B107DE"/>
    <w:rsid w:val="00B1359E"/>
    <w:rsid w:val="00B214B1"/>
    <w:rsid w:val="00B262F3"/>
    <w:rsid w:val="00B32BFA"/>
    <w:rsid w:val="00B34299"/>
    <w:rsid w:val="00B36941"/>
    <w:rsid w:val="00B36E2C"/>
    <w:rsid w:val="00B50DC1"/>
    <w:rsid w:val="00B5288A"/>
    <w:rsid w:val="00B55A47"/>
    <w:rsid w:val="00B63AE3"/>
    <w:rsid w:val="00B643AF"/>
    <w:rsid w:val="00B67CFA"/>
    <w:rsid w:val="00B77F3A"/>
    <w:rsid w:val="00B80DA4"/>
    <w:rsid w:val="00B827E8"/>
    <w:rsid w:val="00B82C6C"/>
    <w:rsid w:val="00B83003"/>
    <w:rsid w:val="00B8304B"/>
    <w:rsid w:val="00B842C3"/>
    <w:rsid w:val="00B847BD"/>
    <w:rsid w:val="00B92403"/>
    <w:rsid w:val="00B96465"/>
    <w:rsid w:val="00BA192E"/>
    <w:rsid w:val="00BA202F"/>
    <w:rsid w:val="00BA60A0"/>
    <w:rsid w:val="00BB31BA"/>
    <w:rsid w:val="00BC6187"/>
    <w:rsid w:val="00BC6F28"/>
    <w:rsid w:val="00BD28AB"/>
    <w:rsid w:val="00BD3444"/>
    <w:rsid w:val="00BD3BB9"/>
    <w:rsid w:val="00BE1337"/>
    <w:rsid w:val="00BE2669"/>
    <w:rsid w:val="00BE290A"/>
    <w:rsid w:val="00BE4B7B"/>
    <w:rsid w:val="00BE6157"/>
    <w:rsid w:val="00BF10E8"/>
    <w:rsid w:val="00BF6605"/>
    <w:rsid w:val="00C03C0A"/>
    <w:rsid w:val="00C07197"/>
    <w:rsid w:val="00C10E1A"/>
    <w:rsid w:val="00C121CB"/>
    <w:rsid w:val="00C1679C"/>
    <w:rsid w:val="00C1744D"/>
    <w:rsid w:val="00C2161E"/>
    <w:rsid w:val="00C32829"/>
    <w:rsid w:val="00C34042"/>
    <w:rsid w:val="00C35902"/>
    <w:rsid w:val="00C37448"/>
    <w:rsid w:val="00C377FD"/>
    <w:rsid w:val="00C42F84"/>
    <w:rsid w:val="00C4738B"/>
    <w:rsid w:val="00C509E2"/>
    <w:rsid w:val="00C57F04"/>
    <w:rsid w:val="00C64028"/>
    <w:rsid w:val="00C65827"/>
    <w:rsid w:val="00C75A14"/>
    <w:rsid w:val="00C811CF"/>
    <w:rsid w:val="00C91D38"/>
    <w:rsid w:val="00CA25EA"/>
    <w:rsid w:val="00CA32DA"/>
    <w:rsid w:val="00CA6DF1"/>
    <w:rsid w:val="00CB4CD2"/>
    <w:rsid w:val="00CB6B56"/>
    <w:rsid w:val="00CC02A4"/>
    <w:rsid w:val="00CC3A6B"/>
    <w:rsid w:val="00CC3D28"/>
    <w:rsid w:val="00CC430E"/>
    <w:rsid w:val="00CD0A6A"/>
    <w:rsid w:val="00CD3690"/>
    <w:rsid w:val="00CE1FE3"/>
    <w:rsid w:val="00CE5389"/>
    <w:rsid w:val="00CE7E91"/>
    <w:rsid w:val="00D020F0"/>
    <w:rsid w:val="00D06B44"/>
    <w:rsid w:val="00D12573"/>
    <w:rsid w:val="00D13138"/>
    <w:rsid w:val="00D15919"/>
    <w:rsid w:val="00D163D5"/>
    <w:rsid w:val="00D25AB6"/>
    <w:rsid w:val="00D27755"/>
    <w:rsid w:val="00D31E17"/>
    <w:rsid w:val="00D31FCB"/>
    <w:rsid w:val="00D52837"/>
    <w:rsid w:val="00D54DC9"/>
    <w:rsid w:val="00D6165D"/>
    <w:rsid w:val="00D64C45"/>
    <w:rsid w:val="00D71221"/>
    <w:rsid w:val="00D714DA"/>
    <w:rsid w:val="00D72327"/>
    <w:rsid w:val="00D75DD0"/>
    <w:rsid w:val="00D769E9"/>
    <w:rsid w:val="00D76D34"/>
    <w:rsid w:val="00D8010D"/>
    <w:rsid w:val="00D80BC8"/>
    <w:rsid w:val="00D83368"/>
    <w:rsid w:val="00D87257"/>
    <w:rsid w:val="00D90585"/>
    <w:rsid w:val="00D90802"/>
    <w:rsid w:val="00D90A2C"/>
    <w:rsid w:val="00D96A27"/>
    <w:rsid w:val="00DA64AC"/>
    <w:rsid w:val="00DA69EC"/>
    <w:rsid w:val="00DA73E0"/>
    <w:rsid w:val="00DB18CD"/>
    <w:rsid w:val="00DB47B0"/>
    <w:rsid w:val="00DB5B15"/>
    <w:rsid w:val="00DB6521"/>
    <w:rsid w:val="00DB70D6"/>
    <w:rsid w:val="00DB7826"/>
    <w:rsid w:val="00DC1D34"/>
    <w:rsid w:val="00DC4774"/>
    <w:rsid w:val="00DC609F"/>
    <w:rsid w:val="00DD036B"/>
    <w:rsid w:val="00DE76A5"/>
    <w:rsid w:val="00DF58D9"/>
    <w:rsid w:val="00DF6EA6"/>
    <w:rsid w:val="00E02427"/>
    <w:rsid w:val="00E034A5"/>
    <w:rsid w:val="00E048CF"/>
    <w:rsid w:val="00E11430"/>
    <w:rsid w:val="00E14B2B"/>
    <w:rsid w:val="00E24B47"/>
    <w:rsid w:val="00E255DA"/>
    <w:rsid w:val="00E26B79"/>
    <w:rsid w:val="00E31EAC"/>
    <w:rsid w:val="00E32452"/>
    <w:rsid w:val="00E5089D"/>
    <w:rsid w:val="00E5204E"/>
    <w:rsid w:val="00E61341"/>
    <w:rsid w:val="00E7590A"/>
    <w:rsid w:val="00E75BE1"/>
    <w:rsid w:val="00E75F9C"/>
    <w:rsid w:val="00E8073D"/>
    <w:rsid w:val="00E82490"/>
    <w:rsid w:val="00E83C97"/>
    <w:rsid w:val="00E9345C"/>
    <w:rsid w:val="00E94C02"/>
    <w:rsid w:val="00EA01F9"/>
    <w:rsid w:val="00EA3CA1"/>
    <w:rsid w:val="00EA6381"/>
    <w:rsid w:val="00EB409C"/>
    <w:rsid w:val="00EB443E"/>
    <w:rsid w:val="00EC33A1"/>
    <w:rsid w:val="00EC4158"/>
    <w:rsid w:val="00EC5C15"/>
    <w:rsid w:val="00EE06C3"/>
    <w:rsid w:val="00EE1C45"/>
    <w:rsid w:val="00EE3026"/>
    <w:rsid w:val="00EE489C"/>
    <w:rsid w:val="00EE4B70"/>
    <w:rsid w:val="00EE78D0"/>
    <w:rsid w:val="00EF5D25"/>
    <w:rsid w:val="00EF5DAB"/>
    <w:rsid w:val="00F01BE8"/>
    <w:rsid w:val="00F024B4"/>
    <w:rsid w:val="00F03722"/>
    <w:rsid w:val="00F07B99"/>
    <w:rsid w:val="00F17C30"/>
    <w:rsid w:val="00F255FF"/>
    <w:rsid w:val="00F33F59"/>
    <w:rsid w:val="00F3688D"/>
    <w:rsid w:val="00F36FB8"/>
    <w:rsid w:val="00F4495C"/>
    <w:rsid w:val="00F47C4A"/>
    <w:rsid w:val="00F8558C"/>
    <w:rsid w:val="00F92B2B"/>
    <w:rsid w:val="00FA0AF2"/>
    <w:rsid w:val="00FA2C17"/>
    <w:rsid w:val="00FA3BDC"/>
    <w:rsid w:val="00FA3DBA"/>
    <w:rsid w:val="00FA5ADA"/>
    <w:rsid w:val="00FB099C"/>
    <w:rsid w:val="00FB3F13"/>
    <w:rsid w:val="00FB7866"/>
    <w:rsid w:val="00FC1972"/>
    <w:rsid w:val="00FC2119"/>
    <w:rsid w:val="00FC327D"/>
    <w:rsid w:val="00FC6DFE"/>
    <w:rsid w:val="00FD2464"/>
    <w:rsid w:val="00FD7CE2"/>
    <w:rsid w:val="00FE06B9"/>
    <w:rsid w:val="00FE06EF"/>
    <w:rsid w:val="00FE6103"/>
    <w:rsid w:val="00FF43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7781E"/>
    <w:pPr>
      <w:spacing w:after="0" w:line="360" w:lineRule="auto"/>
      <w:ind w:firstLine="709"/>
      <w:jc w:val="both"/>
      <w:pPrChange w:id="0" w:author="Evgeny Sukharev" w:date="2021-03-27T00:21:00Z">
        <w:pPr>
          <w:spacing w:line="360" w:lineRule="auto"/>
          <w:ind w:firstLine="709"/>
          <w:jc w:val="both"/>
        </w:pPr>
      </w:pPrChange>
    </w:pPr>
    <w:rPr>
      <w:rFonts w:ascii="Times New Roman" w:hAnsi="Times New Roman"/>
      <w:color w:val="000000" w:themeColor="text1"/>
      <w:sz w:val="28"/>
      <w:rPrChange w:id="0" w:author="Evgeny Sukharev" w:date="2021-03-27T00:21:00Z">
        <w:rPr>
          <w:rFonts w:eastAsiaTheme="minorHAnsi" w:cstheme="minorBidi"/>
          <w:color w:val="000000" w:themeColor="text1"/>
          <w:sz w:val="28"/>
          <w:szCs w:val="22"/>
          <w:lang w:val="ru-RU" w:eastAsia="en-US" w:bidi="ar-SA"/>
        </w:rPr>
      </w:rPrChange>
    </w:rPr>
  </w:style>
  <w:style w:type="paragraph" w:styleId="1">
    <w:name w:val="heading 1"/>
    <w:basedOn w:val="a1"/>
    <w:next w:val="a1"/>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1"/>
    <w:next w:val="a1"/>
    <w:link w:val="20"/>
    <w:uiPriority w:val="9"/>
    <w:unhideWhenUsed/>
    <w:qFormat/>
    <w:rsid w:val="00712270"/>
    <w:pPr>
      <w:keepNext/>
      <w:keepLines/>
      <w:numPr>
        <w:ilvl w:val="1"/>
        <w:numId w:val="1"/>
      </w:numPr>
      <w:spacing w:before="360" w:after="240" w:line="240" w:lineRule="auto"/>
      <w:jc w:val="center"/>
      <w:outlineLvl w:val="1"/>
    </w:pPr>
    <w:rPr>
      <w:rFonts w:eastAsiaTheme="majorEastAsia" w:cstheme="majorBidi"/>
      <w:b/>
      <w:szCs w:val="26"/>
    </w:rPr>
  </w:style>
  <w:style w:type="paragraph" w:styleId="3">
    <w:name w:val="heading 3"/>
    <w:basedOn w:val="a1"/>
    <w:next w:val="a1"/>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1"/>
    <w:next w:val="a1"/>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2"/>
    <w:link w:val="2"/>
    <w:uiPriority w:val="9"/>
    <w:rsid w:val="00712270"/>
    <w:rPr>
      <w:rFonts w:ascii="Times New Roman" w:eastAsiaTheme="majorEastAsia" w:hAnsi="Times New Roman" w:cstheme="majorBidi"/>
      <w:b/>
      <w:color w:val="000000" w:themeColor="text1"/>
      <w:sz w:val="28"/>
      <w:szCs w:val="26"/>
    </w:rPr>
  </w:style>
  <w:style w:type="paragraph" w:styleId="a5">
    <w:name w:val="Title"/>
    <w:basedOn w:val="a1"/>
    <w:next w:val="a1"/>
    <w:link w:val="a6"/>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6">
    <w:name w:val="Заголовок Знак"/>
    <w:basedOn w:val="a2"/>
    <w:link w:val="a5"/>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2"/>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2"/>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7">
    <w:name w:val="List Paragraph"/>
    <w:aliases w:val="Таблицы,Список1"/>
    <w:basedOn w:val="a1"/>
    <w:link w:val="a8"/>
    <w:uiPriority w:val="34"/>
    <w:qFormat/>
    <w:rsid w:val="001C3C55"/>
    <w:pPr>
      <w:ind w:left="720"/>
      <w:contextualSpacing/>
    </w:pPr>
  </w:style>
  <w:style w:type="character" w:styleId="a9">
    <w:name w:val="Hyperlink"/>
    <w:basedOn w:val="a2"/>
    <w:uiPriority w:val="99"/>
    <w:unhideWhenUsed/>
    <w:rsid w:val="00762E6A"/>
    <w:rPr>
      <w:color w:val="0563C1" w:themeColor="hyperlink"/>
      <w:u w:val="single"/>
    </w:rPr>
  </w:style>
  <w:style w:type="paragraph" w:styleId="aa">
    <w:name w:val="footnote text"/>
    <w:basedOn w:val="a1"/>
    <w:link w:val="ab"/>
    <w:uiPriority w:val="99"/>
    <w:semiHidden/>
    <w:unhideWhenUsed/>
    <w:rsid w:val="00295EE3"/>
    <w:pPr>
      <w:spacing w:line="240" w:lineRule="auto"/>
    </w:pPr>
    <w:rPr>
      <w:sz w:val="20"/>
      <w:szCs w:val="20"/>
    </w:rPr>
  </w:style>
  <w:style w:type="character" w:customStyle="1" w:styleId="ab">
    <w:name w:val="Текст сноски Знак"/>
    <w:basedOn w:val="a2"/>
    <w:link w:val="aa"/>
    <w:uiPriority w:val="99"/>
    <w:semiHidden/>
    <w:rsid w:val="00295EE3"/>
    <w:rPr>
      <w:rFonts w:ascii="Times New Roman" w:hAnsi="Times New Roman"/>
      <w:color w:val="000000" w:themeColor="text1"/>
      <w:sz w:val="20"/>
      <w:szCs w:val="20"/>
    </w:rPr>
  </w:style>
  <w:style w:type="character" w:styleId="ac">
    <w:name w:val="footnote reference"/>
    <w:basedOn w:val="a2"/>
    <w:uiPriority w:val="99"/>
    <w:semiHidden/>
    <w:unhideWhenUsed/>
    <w:rsid w:val="00295EE3"/>
    <w:rPr>
      <w:vertAlign w:val="superscript"/>
    </w:rPr>
  </w:style>
  <w:style w:type="paragraph" w:styleId="ad">
    <w:name w:val="Normal (Web)"/>
    <w:basedOn w:val="a1"/>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1"/>
    <w:link w:val="12"/>
    <w:qFormat/>
    <w:rsid w:val="0082288A"/>
    <w:pPr>
      <w:numPr>
        <w:numId w:val="3"/>
      </w:numPr>
    </w:pPr>
    <w:rPr>
      <w:color w:val="auto"/>
    </w:rPr>
  </w:style>
  <w:style w:type="paragraph" w:customStyle="1" w:styleId="ae">
    <w:name w:val="подписи"/>
    <w:link w:val="af"/>
    <w:qFormat/>
    <w:rsid w:val="00FC2119"/>
    <w:pPr>
      <w:jc w:val="center"/>
    </w:pPr>
    <w:rPr>
      <w:rFonts w:ascii="Times New Roman" w:hAnsi="Times New Roman"/>
      <w:b/>
      <w:i/>
      <w:sz w:val="28"/>
    </w:rPr>
  </w:style>
  <w:style w:type="character" w:customStyle="1" w:styleId="af">
    <w:name w:val="подписи Знак"/>
    <w:link w:val="ae"/>
    <w:rsid w:val="00FC2119"/>
    <w:rPr>
      <w:rFonts w:ascii="Times New Roman" w:hAnsi="Times New Roman"/>
      <w:b/>
      <w:i/>
      <w:sz w:val="28"/>
    </w:rPr>
  </w:style>
  <w:style w:type="character" w:customStyle="1" w:styleId="a8">
    <w:name w:val="Абзац списка Знак"/>
    <w:aliases w:val="Таблицы Знак,Список1 Знак"/>
    <w:basedOn w:val="a2"/>
    <w:link w:val="a7"/>
    <w:uiPriority w:val="34"/>
    <w:locked/>
    <w:rsid w:val="007F1A92"/>
    <w:rPr>
      <w:rFonts w:ascii="Times New Roman" w:hAnsi="Times New Roman"/>
      <w:color w:val="000000" w:themeColor="text1"/>
      <w:sz w:val="28"/>
    </w:rPr>
  </w:style>
  <w:style w:type="paragraph" w:styleId="af0">
    <w:name w:val="Body Text"/>
    <w:basedOn w:val="a1"/>
    <w:link w:val="af1"/>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1">
    <w:name w:val="Основной текст Знак"/>
    <w:basedOn w:val="a2"/>
    <w:link w:val="af0"/>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2"/>
    <w:uiPriority w:val="99"/>
    <w:semiHidden/>
    <w:unhideWhenUsed/>
    <w:rsid w:val="00073A29"/>
    <w:rPr>
      <w:color w:val="605E5C"/>
      <w:shd w:val="clear" w:color="auto" w:fill="E1DFDD"/>
    </w:rPr>
  </w:style>
  <w:style w:type="character" w:customStyle="1" w:styleId="40">
    <w:name w:val="Заголовок 4 Знак"/>
    <w:basedOn w:val="a2"/>
    <w:link w:val="4"/>
    <w:uiPriority w:val="9"/>
    <w:rsid w:val="00941DD3"/>
    <w:rPr>
      <w:rFonts w:asciiTheme="majorHAnsi" w:eastAsiaTheme="majorEastAsia" w:hAnsiTheme="majorHAnsi" w:cstheme="majorBidi"/>
      <w:i/>
      <w:iCs/>
      <w:color w:val="2F5496" w:themeColor="accent1" w:themeShade="BF"/>
      <w:sz w:val="28"/>
    </w:rPr>
  </w:style>
  <w:style w:type="paragraph" w:styleId="af2">
    <w:name w:val="header"/>
    <w:basedOn w:val="a1"/>
    <w:link w:val="af3"/>
    <w:uiPriority w:val="99"/>
    <w:unhideWhenUsed/>
    <w:rsid w:val="0078268B"/>
    <w:pPr>
      <w:tabs>
        <w:tab w:val="center" w:pos="4677"/>
        <w:tab w:val="right" w:pos="9355"/>
      </w:tabs>
      <w:spacing w:line="240" w:lineRule="auto"/>
      <w:ind w:firstLine="720"/>
    </w:pPr>
    <w:rPr>
      <w:color w:val="auto"/>
    </w:rPr>
  </w:style>
  <w:style w:type="character" w:customStyle="1" w:styleId="af3">
    <w:name w:val="Верхний колонтитул Знак"/>
    <w:basedOn w:val="a2"/>
    <w:link w:val="af2"/>
    <w:uiPriority w:val="99"/>
    <w:rsid w:val="0078268B"/>
    <w:rPr>
      <w:rFonts w:ascii="Times New Roman" w:hAnsi="Times New Roman"/>
      <w:sz w:val="28"/>
    </w:rPr>
  </w:style>
  <w:style w:type="paragraph" w:styleId="af4">
    <w:name w:val="caption"/>
    <w:basedOn w:val="a1"/>
    <w:next w:val="a1"/>
    <w:uiPriority w:val="35"/>
    <w:unhideWhenUsed/>
    <w:qFormat/>
    <w:rsid w:val="002E3C6F"/>
    <w:pPr>
      <w:spacing w:after="200" w:line="240" w:lineRule="auto"/>
      <w:ind w:firstLine="0"/>
      <w:jc w:val="center"/>
    </w:pPr>
    <w:rPr>
      <w:b/>
      <w:i/>
      <w:iCs/>
      <w:szCs w:val="18"/>
    </w:rPr>
  </w:style>
  <w:style w:type="paragraph" w:styleId="af5">
    <w:name w:val="TOC Heading"/>
    <w:basedOn w:val="1"/>
    <w:next w:val="a1"/>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1"/>
    <w:next w:val="a1"/>
    <w:autoRedefine/>
    <w:uiPriority w:val="39"/>
    <w:unhideWhenUsed/>
    <w:rsid w:val="00794DFA"/>
    <w:pPr>
      <w:tabs>
        <w:tab w:val="right" w:leader="dot" w:pos="9628"/>
      </w:tabs>
    </w:pPr>
  </w:style>
  <w:style w:type="paragraph" w:styleId="21">
    <w:name w:val="toc 2"/>
    <w:basedOn w:val="a1"/>
    <w:next w:val="a1"/>
    <w:autoRedefine/>
    <w:uiPriority w:val="39"/>
    <w:unhideWhenUsed/>
    <w:rsid w:val="00D163D5"/>
    <w:pPr>
      <w:spacing w:after="100"/>
      <w:ind w:left="280"/>
    </w:pPr>
  </w:style>
  <w:style w:type="paragraph" w:styleId="31">
    <w:name w:val="toc 3"/>
    <w:basedOn w:val="a1"/>
    <w:next w:val="a1"/>
    <w:autoRedefine/>
    <w:uiPriority w:val="39"/>
    <w:unhideWhenUsed/>
    <w:rsid w:val="00D163D5"/>
    <w:pPr>
      <w:spacing w:after="100"/>
      <w:ind w:left="560"/>
    </w:pPr>
  </w:style>
  <w:style w:type="table" w:styleId="af6">
    <w:name w:val="Table Grid"/>
    <w:basedOn w:val="a3"/>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0">
    <w:name w:val="Нумерация заголовков"/>
    <w:uiPriority w:val="99"/>
    <w:rsid w:val="001F6E62"/>
    <w:pPr>
      <w:numPr>
        <w:numId w:val="26"/>
      </w:numPr>
    </w:pPr>
  </w:style>
  <w:style w:type="paragraph" w:customStyle="1" w:styleId="af7">
    <w:name w:val="Номер таблицы"/>
    <w:basedOn w:val="a1"/>
    <w:qFormat/>
    <w:rsid w:val="001F6E62"/>
    <w:pPr>
      <w:ind w:firstLine="0"/>
      <w:jc w:val="right"/>
    </w:pPr>
    <w:rPr>
      <w:rFonts w:eastAsia="Times New Roman" w:cs="Times New Roman"/>
      <w:i/>
      <w:color w:val="auto"/>
      <w:szCs w:val="28"/>
    </w:rPr>
  </w:style>
  <w:style w:type="paragraph" w:customStyle="1" w:styleId="af8">
    <w:name w:val="Название таблицы"/>
    <w:basedOn w:val="af7"/>
    <w:qFormat/>
    <w:rsid w:val="001F6E62"/>
    <w:pPr>
      <w:jc w:val="center"/>
    </w:pPr>
    <w:rPr>
      <w:b/>
    </w:rPr>
  </w:style>
  <w:style w:type="paragraph" w:styleId="af9">
    <w:name w:val="footer"/>
    <w:basedOn w:val="a1"/>
    <w:link w:val="afa"/>
    <w:uiPriority w:val="99"/>
    <w:unhideWhenUsed/>
    <w:rsid w:val="00FC1972"/>
    <w:pPr>
      <w:tabs>
        <w:tab w:val="center" w:pos="4677"/>
        <w:tab w:val="right" w:pos="9355"/>
      </w:tabs>
      <w:spacing w:line="240" w:lineRule="auto"/>
    </w:pPr>
  </w:style>
  <w:style w:type="character" w:customStyle="1" w:styleId="afa">
    <w:name w:val="Нижний колонтитул Знак"/>
    <w:basedOn w:val="a2"/>
    <w:link w:val="af9"/>
    <w:uiPriority w:val="99"/>
    <w:rsid w:val="00FC1972"/>
    <w:rPr>
      <w:rFonts w:ascii="Times New Roman" w:hAnsi="Times New Roman"/>
      <w:color w:val="000000" w:themeColor="text1"/>
      <w:sz w:val="28"/>
    </w:rPr>
  </w:style>
  <w:style w:type="paragraph" w:styleId="afb">
    <w:name w:val="Balloon Text"/>
    <w:basedOn w:val="a1"/>
    <w:link w:val="afc"/>
    <w:uiPriority w:val="99"/>
    <w:semiHidden/>
    <w:unhideWhenUsed/>
    <w:rsid w:val="00FB3F13"/>
    <w:pPr>
      <w:spacing w:line="240" w:lineRule="auto"/>
    </w:pPr>
    <w:rPr>
      <w:rFonts w:ascii="Segoe UI" w:hAnsi="Segoe UI" w:cs="Segoe UI"/>
      <w:sz w:val="18"/>
      <w:szCs w:val="18"/>
    </w:rPr>
  </w:style>
  <w:style w:type="character" w:customStyle="1" w:styleId="afc">
    <w:name w:val="Текст выноски Знак"/>
    <w:basedOn w:val="a2"/>
    <w:link w:val="afb"/>
    <w:uiPriority w:val="99"/>
    <w:semiHidden/>
    <w:rsid w:val="00FB3F13"/>
    <w:rPr>
      <w:rFonts w:ascii="Segoe UI" w:hAnsi="Segoe UI" w:cs="Segoe UI"/>
      <w:color w:val="000000" w:themeColor="text1"/>
      <w:sz w:val="18"/>
      <w:szCs w:val="18"/>
    </w:rPr>
  </w:style>
  <w:style w:type="paragraph" w:customStyle="1" w:styleId="afd">
    <w:name w:val="Стиль титульного листа"/>
    <w:basedOn w:val="a1"/>
    <w:qFormat/>
    <w:rsid w:val="004F5357"/>
    <w:pPr>
      <w:ind w:firstLine="0"/>
      <w:jc w:val="center"/>
    </w:pPr>
    <w:rPr>
      <w:rFonts w:eastAsia="Times New Roman" w:cs="Times New Roman"/>
      <w:b/>
      <w:color w:val="auto"/>
      <w:szCs w:val="32"/>
      <w:lang w:eastAsia="ru-RU"/>
    </w:rPr>
  </w:style>
  <w:style w:type="paragraph" w:customStyle="1" w:styleId="a">
    <w:name w:val="Список с точкой"/>
    <w:basedOn w:val="a7"/>
    <w:link w:val="afe"/>
    <w:qFormat/>
    <w:rsid w:val="005673F8"/>
    <w:pPr>
      <w:numPr>
        <w:numId w:val="5"/>
      </w:numPr>
      <w:ind w:left="1418" w:hanging="284"/>
    </w:pPr>
    <w:rPr>
      <w:szCs w:val="28"/>
    </w:rPr>
  </w:style>
  <w:style w:type="character" w:customStyle="1" w:styleId="afe">
    <w:name w:val="Список с точкой Знак"/>
    <w:basedOn w:val="a8"/>
    <w:link w:val="a"/>
    <w:rsid w:val="005673F8"/>
    <w:rPr>
      <w:rFonts w:ascii="Times New Roman" w:hAnsi="Times New Roman"/>
      <w:color w:val="000000" w:themeColor="text1"/>
      <w:sz w:val="28"/>
      <w:szCs w:val="28"/>
    </w:rPr>
  </w:style>
  <w:style w:type="character" w:styleId="aff">
    <w:name w:val="FollowedHyperlink"/>
    <w:basedOn w:val="a2"/>
    <w:uiPriority w:val="99"/>
    <w:semiHidden/>
    <w:unhideWhenUsed/>
    <w:rsid w:val="00BC6F28"/>
    <w:rPr>
      <w:color w:val="954F72" w:themeColor="followedHyperlink"/>
      <w:u w:val="single"/>
    </w:rPr>
  </w:style>
  <w:style w:type="paragraph" w:customStyle="1" w:styleId="aff0">
    <w:name w:val="Основной"/>
    <w:rsid w:val="00A52430"/>
    <w:pPr>
      <w:spacing w:after="0" w:line="360" w:lineRule="auto"/>
      <w:ind w:firstLine="567"/>
      <w:jc w:val="both"/>
    </w:pPr>
    <w:rPr>
      <w:rFonts w:ascii="Times New Roman" w:eastAsia="Times New Roman" w:hAnsi="Times New Roman" w:cs="Times New Roman"/>
      <w:bCs/>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392242055">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01494607">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882060456">
      <w:bodyDiv w:val="1"/>
      <w:marLeft w:val="0"/>
      <w:marRight w:val="0"/>
      <w:marTop w:val="0"/>
      <w:marBottom w:val="0"/>
      <w:divBdr>
        <w:top w:val="none" w:sz="0" w:space="0" w:color="auto"/>
        <w:left w:val="none" w:sz="0" w:space="0" w:color="auto"/>
        <w:bottom w:val="none" w:sz="0" w:space="0" w:color="auto"/>
        <w:right w:val="none" w:sz="0" w:space="0" w:color="auto"/>
      </w:divBdr>
    </w:div>
    <w:div w:id="921526199">
      <w:bodyDiv w:val="1"/>
      <w:marLeft w:val="0"/>
      <w:marRight w:val="0"/>
      <w:marTop w:val="0"/>
      <w:marBottom w:val="0"/>
      <w:divBdr>
        <w:top w:val="none" w:sz="0" w:space="0" w:color="auto"/>
        <w:left w:val="none" w:sz="0" w:space="0" w:color="auto"/>
        <w:bottom w:val="none" w:sz="0" w:space="0" w:color="auto"/>
        <w:right w:val="none" w:sz="0" w:space="0" w:color="auto"/>
      </w:divBdr>
    </w:div>
    <w:div w:id="941642155">
      <w:bodyDiv w:val="1"/>
      <w:marLeft w:val="0"/>
      <w:marRight w:val="0"/>
      <w:marTop w:val="0"/>
      <w:marBottom w:val="0"/>
      <w:divBdr>
        <w:top w:val="none" w:sz="0" w:space="0" w:color="auto"/>
        <w:left w:val="none" w:sz="0" w:space="0" w:color="auto"/>
        <w:bottom w:val="none" w:sz="0" w:space="0" w:color="auto"/>
        <w:right w:val="none" w:sz="0" w:space="0" w:color="auto"/>
      </w:divBdr>
    </w:div>
    <w:div w:id="1064596893">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144736959">
      <w:bodyDiv w:val="1"/>
      <w:marLeft w:val="0"/>
      <w:marRight w:val="0"/>
      <w:marTop w:val="0"/>
      <w:marBottom w:val="0"/>
      <w:divBdr>
        <w:top w:val="none" w:sz="0" w:space="0" w:color="auto"/>
        <w:left w:val="none" w:sz="0" w:space="0" w:color="auto"/>
        <w:bottom w:val="none" w:sz="0" w:space="0" w:color="auto"/>
        <w:right w:val="none" w:sz="0" w:space="0" w:color="auto"/>
      </w:divBdr>
    </w:div>
    <w:div w:id="1230070777">
      <w:bodyDiv w:val="1"/>
      <w:marLeft w:val="0"/>
      <w:marRight w:val="0"/>
      <w:marTop w:val="0"/>
      <w:marBottom w:val="0"/>
      <w:divBdr>
        <w:top w:val="none" w:sz="0" w:space="0" w:color="auto"/>
        <w:left w:val="none" w:sz="0" w:space="0" w:color="auto"/>
        <w:bottom w:val="none" w:sz="0" w:space="0" w:color="auto"/>
        <w:right w:val="none" w:sz="0" w:space="0" w:color="auto"/>
      </w:divBdr>
    </w:div>
    <w:div w:id="1337075449">
      <w:bodyDiv w:val="1"/>
      <w:marLeft w:val="0"/>
      <w:marRight w:val="0"/>
      <w:marTop w:val="0"/>
      <w:marBottom w:val="0"/>
      <w:divBdr>
        <w:top w:val="none" w:sz="0" w:space="0" w:color="auto"/>
        <w:left w:val="none" w:sz="0" w:space="0" w:color="auto"/>
        <w:bottom w:val="none" w:sz="0" w:space="0" w:color="auto"/>
        <w:right w:val="none" w:sz="0" w:space="0" w:color="auto"/>
      </w:divBdr>
    </w:div>
    <w:div w:id="1404525867">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450078086">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 w:id="2129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killbox.ru/media/code/chto_takoe_api/" TargetMode="External"/><Relationship Id="rId39" Type="http://schemas.openxmlformats.org/officeDocument/2006/relationships/hyperlink" Target="https://docs.microsoft.com/ru-ru/sql/sql-server/?view=sql-server-ver15" TargetMode="External"/><Relationship Id="rId3" Type="http://schemas.openxmlformats.org/officeDocument/2006/relationships/styles" Target="styles.xml"/><Relationship Id="rId21" Type="http://schemas.openxmlformats.org/officeDocument/2006/relationships/hyperlink" Target="https://localhost:44306/api/auth/sign-in" TargetMode="External"/><Relationship Id="rId34" Type="http://schemas.openxmlformats.org/officeDocument/2006/relationships/hyperlink" Target="https://habr.com/ru/post/169381/"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emantica.in/blog/veb-interfejs.html/" TargetMode="External"/><Relationship Id="rId33" Type="http://schemas.openxmlformats.org/officeDocument/2006/relationships/hyperlink" Target="https://habr.com/ru/post/462837/" TargetMode="External"/><Relationship Id="rId38" Type="http://schemas.openxmlformats.org/officeDocument/2006/relationships/hyperlink" Target="https://learn.javascript.r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metanit.com/sharp/mvc/12.1.php" TargetMode="External"/><Relationship Id="rId41" Type="http://schemas.openxmlformats.org/officeDocument/2006/relationships/hyperlink" Target="https://postgrespro.ru/docs/postgr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pro-prof.com/archives/2594" TargetMode="External"/><Relationship Id="rId37" Type="http://schemas.openxmlformats.org/officeDocument/2006/relationships/hyperlink" Target="https://angular.io/?developerstash" TargetMode="External"/><Relationship Id="rId40"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tin-cat/emailqueue" TargetMode="External"/><Relationship Id="rId36" Type="http://schemas.openxmlformats.org/officeDocument/2006/relationships/hyperlink" Target="https://docs.microsoft.com/ru-ru/dotnet/cshar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abr.com/ru/post/25477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ocalhost:44306/api/contacts/3" TargetMode="External"/><Relationship Id="rId27" Type="http://schemas.openxmlformats.org/officeDocument/2006/relationships/hyperlink" Target="http://www.consultant.ru/document/cons_doc_LAW_112701/d9cd621c949a3c9efef51c2884c247e18ab9908b/" TargetMode="External"/><Relationship Id="rId30" Type="http://schemas.openxmlformats.org/officeDocument/2006/relationships/hyperlink" Target="https://docs.microsoft.com/ru-ru/aspnet/core/?view=aspnetcore-3.1" TargetMode="External"/><Relationship Id="rId35" Type="http://schemas.openxmlformats.org/officeDocument/2006/relationships/hyperlink" Target="https://imajor.ru/razrabotka/verstka/krossbrauzernost-sayta" TargetMode="External"/><Relationship Id="rId43"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A1A0-6A64-4F58-B4C6-35A31498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1</Pages>
  <Words>8294</Words>
  <Characters>47277</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ПК</cp:lastModifiedBy>
  <cp:revision>545</cp:revision>
  <cp:lastPrinted>2021-04-05T13:58:00Z</cp:lastPrinted>
  <dcterms:created xsi:type="dcterms:W3CDTF">2020-10-17T10:37:00Z</dcterms:created>
  <dcterms:modified xsi:type="dcterms:W3CDTF">2021-05-23T12:02:00Z</dcterms:modified>
</cp:coreProperties>
</file>