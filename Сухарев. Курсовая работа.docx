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8AB8B" w14:textId="77777777" w:rsidR="00766E9D" w:rsidRPr="00F73B10" w:rsidRDefault="00766E9D" w:rsidP="00766E9D">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Pr>
          <w:rFonts w:eastAsia="Times New Roman" w:cs="Times New Roman"/>
          <w:b/>
          <w:caps/>
          <w:sz w:val="36"/>
          <w:szCs w:val="20"/>
          <w:lang w:eastAsia="ru-RU"/>
        </w:rPr>
        <w:t xml:space="preserve"> РФ </w:t>
      </w:r>
    </w:p>
    <w:p w14:paraId="0499D86E" w14:textId="77777777" w:rsidR="00766E9D" w:rsidRPr="00F73B10" w:rsidRDefault="00766E9D" w:rsidP="00766E9D">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1D109AC7" w14:textId="77777777" w:rsidR="00766E9D" w:rsidRPr="00F73B10" w:rsidRDefault="00766E9D" w:rsidP="00766E9D">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10E7B38" w14:textId="77777777" w:rsidR="00766E9D" w:rsidRPr="00F73B10" w:rsidRDefault="00766E9D" w:rsidP="00766E9D">
      <w:pPr>
        <w:ind w:firstLine="0"/>
        <w:jc w:val="center"/>
        <w:rPr>
          <w:b/>
          <w:lang w:eastAsia="ru-RU"/>
        </w:rPr>
      </w:pPr>
      <w:r w:rsidRPr="00F73B10">
        <w:rPr>
          <w:b/>
          <w:lang w:eastAsia="ru-RU"/>
        </w:rPr>
        <w:t>Кафедра «Информатика и программное обеспечение»</w:t>
      </w:r>
    </w:p>
    <w:p w14:paraId="4399CC4A" w14:textId="77777777" w:rsidR="00766E9D" w:rsidRPr="00F73B10" w:rsidRDefault="00766E9D" w:rsidP="00766E9D">
      <w:pPr>
        <w:spacing w:line="240" w:lineRule="auto"/>
        <w:ind w:firstLine="0"/>
        <w:jc w:val="left"/>
        <w:rPr>
          <w:rFonts w:eastAsia="Times New Roman" w:cs="Times New Roman"/>
          <w:szCs w:val="20"/>
          <w:lang w:eastAsia="ru-RU"/>
        </w:rPr>
      </w:pPr>
    </w:p>
    <w:p w14:paraId="7E3F0E84" w14:textId="77777777" w:rsidR="00766E9D" w:rsidRPr="00F73B10" w:rsidRDefault="00766E9D" w:rsidP="00766E9D">
      <w:pPr>
        <w:spacing w:line="240" w:lineRule="auto"/>
        <w:ind w:firstLine="0"/>
        <w:jc w:val="left"/>
        <w:rPr>
          <w:rFonts w:eastAsia="Times New Roman" w:cs="Times New Roman"/>
          <w:szCs w:val="20"/>
          <w:lang w:eastAsia="ru-RU"/>
        </w:rPr>
      </w:pPr>
    </w:p>
    <w:p w14:paraId="541CE3C6" w14:textId="77777777" w:rsidR="00766E9D" w:rsidRDefault="00766E9D" w:rsidP="00766E9D">
      <w:pPr>
        <w:spacing w:line="240" w:lineRule="auto"/>
        <w:ind w:left="5103" w:firstLine="0"/>
        <w:jc w:val="left"/>
        <w:rPr>
          <w:rFonts w:eastAsia="Times New Roman" w:cs="Times New Roman"/>
          <w:b/>
          <w:szCs w:val="20"/>
          <w:lang w:eastAsia="ru-RU"/>
        </w:rPr>
      </w:pPr>
    </w:p>
    <w:p w14:paraId="735B0CA7" w14:textId="77777777" w:rsidR="00766E9D" w:rsidRDefault="00766E9D" w:rsidP="00766E9D">
      <w:pPr>
        <w:spacing w:line="240" w:lineRule="auto"/>
        <w:ind w:left="5103" w:firstLine="0"/>
        <w:jc w:val="left"/>
        <w:rPr>
          <w:rFonts w:eastAsia="Times New Roman" w:cs="Times New Roman"/>
          <w:b/>
          <w:szCs w:val="20"/>
          <w:lang w:eastAsia="ru-RU"/>
        </w:rPr>
      </w:pPr>
    </w:p>
    <w:p w14:paraId="070147D3" w14:textId="77777777" w:rsidR="00766E9D" w:rsidRDefault="00766E9D" w:rsidP="00766E9D">
      <w:pPr>
        <w:spacing w:line="240" w:lineRule="auto"/>
        <w:ind w:left="5103" w:firstLine="0"/>
        <w:jc w:val="left"/>
        <w:rPr>
          <w:rFonts w:eastAsia="Times New Roman" w:cs="Times New Roman"/>
          <w:b/>
          <w:szCs w:val="20"/>
          <w:lang w:eastAsia="ru-RU"/>
        </w:rPr>
      </w:pPr>
    </w:p>
    <w:p w14:paraId="572D2585" w14:textId="77777777" w:rsidR="00766E9D" w:rsidRDefault="00766E9D" w:rsidP="00766E9D">
      <w:pPr>
        <w:spacing w:line="240" w:lineRule="auto"/>
        <w:ind w:left="5103" w:firstLine="0"/>
        <w:jc w:val="left"/>
        <w:rPr>
          <w:rFonts w:eastAsia="Times New Roman" w:cs="Times New Roman"/>
          <w:b/>
          <w:szCs w:val="20"/>
          <w:lang w:eastAsia="ru-RU"/>
        </w:rPr>
      </w:pPr>
    </w:p>
    <w:p w14:paraId="7A053E2C" w14:textId="77777777" w:rsidR="00766E9D" w:rsidRPr="00F73B10" w:rsidRDefault="00766E9D" w:rsidP="00766E9D">
      <w:pPr>
        <w:spacing w:line="240" w:lineRule="auto"/>
        <w:ind w:left="5103" w:firstLine="0"/>
        <w:jc w:val="left"/>
        <w:rPr>
          <w:rFonts w:eastAsia="Times New Roman" w:cs="Times New Roman"/>
          <w:szCs w:val="20"/>
          <w:lang w:eastAsia="ru-RU"/>
        </w:rPr>
      </w:pPr>
    </w:p>
    <w:p w14:paraId="362F1C8A"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4866AC07"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7BF5D7F7" w14:textId="2F64FC8D" w:rsidR="00766E9D" w:rsidRPr="006D7255" w:rsidRDefault="00D90A2C" w:rsidP="00766E9D">
      <w:pPr>
        <w:spacing w:line="240" w:lineRule="auto"/>
        <w:ind w:firstLine="0"/>
        <w:jc w:val="center"/>
        <w:rPr>
          <w:b/>
          <w:sz w:val="32"/>
          <w:lang w:eastAsia="ru-RU"/>
        </w:rPr>
      </w:pPr>
      <w:r w:rsidRPr="00D90A2C">
        <w:rPr>
          <w:b/>
          <w:sz w:val="32"/>
        </w:rPr>
        <w:t>ПРОЕКТИРОВАНИЕ ПРОГРАММНОГО КОМПЛЕКСА УПРАВЛЕНИЯ НАДЕЖНОСТЬЮ ОТПРАВКИ ЭЛЕКТРОННЫХ ПИСЕМ</w:t>
      </w:r>
    </w:p>
    <w:p w14:paraId="216B11F9" w14:textId="722AEB26" w:rsidR="00766E9D" w:rsidRPr="00FC5A4C" w:rsidRDefault="00766E9D" w:rsidP="00766E9D">
      <w:pPr>
        <w:spacing w:line="240" w:lineRule="auto"/>
        <w:ind w:firstLine="0"/>
        <w:jc w:val="center"/>
        <w:rPr>
          <w:b/>
          <w:spacing w:val="100"/>
          <w:lang w:eastAsia="ru-RU"/>
        </w:rPr>
      </w:pPr>
      <w:r>
        <w:rPr>
          <w:b/>
          <w:spacing w:val="100"/>
          <w:lang w:eastAsia="ru-RU"/>
        </w:rPr>
        <w:t>КУРСОВАЯ</w:t>
      </w:r>
      <w:r w:rsidRPr="00FC5A4C">
        <w:rPr>
          <w:b/>
          <w:spacing w:val="100"/>
          <w:lang w:eastAsia="ru-RU"/>
        </w:rPr>
        <w:t xml:space="preserve"> РАБОТА</w:t>
      </w:r>
    </w:p>
    <w:p w14:paraId="239D3F05" w14:textId="77777777" w:rsidR="00766E9D" w:rsidRPr="00F73B10" w:rsidRDefault="00766E9D" w:rsidP="00766E9D">
      <w:pPr>
        <w:spacing w:line="240" w:lineRule="auto"/>
        <w:ind w:firstLine="0"/>
        <w:jc w:val="center"/>
        <w:rPr>
          <w:rFonts w:eastAsia="Times New Roman" w:cs="Times New Roman"/>
          <w:b/>
          <w:sz w:val="32"/>
          <w:szCs w:val="20"/>
          <w:lang w:eastAsia="ru-RU"/>
        </w:rPr>
      </w:pPr>
    </w:p>
    <w:p w14:paraId="62877A2E" w14:textId="77777777" w:rsidR="00766E9D" w:rsidRPr="00F73B10" w:rsidRDefault="00766E9D" w:rsidP="00766E9D">
      <w:pPr>
        <w:spacing w:line="240" w:lineRule="auto"/>
        <w:ind w:firstLine="0"/>
        <w:jc w:val="center"/>
        <w:rPr>
          <w:lang w:eastAsia="ru-RU"/>
        </w:rPr>
      </w:pPr>
      <w:r w:rsidRPr="00F73B10">
        <w:rPr>
          <w:lang w:eastAsia="ru-RU"/>
        </w:rPr>
        <w:t>Документы текстовые</w:t>
      </w:r>
    </w:p>
    <w:p w14:paraId="02672EFA" w14:textId="77777777" w:rsidR="00766E9D" w:rsidRPr="00F73B10" w:rsidRDefault="00766E9D" w:rsidP="00766E9D">
      <w:pPr>
        <w:spacing w:line="240" w:lineRule="auto"/>
        <w:ind w:firstLine="0"/>
        <w:jc w:val="center"/>
        <w:rPr>
          <w:rFonts w:eastAsia="Times New Roman" w:cs="Times New Roman"/>
          <w:sz w:val="16"/>
          <w:szCs w:val="20"/>
          <w:lang w:eastAsia="ru-RU"/>
        </w:rPr>
      </w:pPr>
    </w:p>
    <w:p w14:paraId="4B81CE63" w14:textId="77777777" w:rsidR="00766E9D" w:rsidRPr="00F73B10" w:rsidRDefault="00766E9D" w:rsidP="00766E9D">
      <w:pPr>
        <w:spacing w:line="240" w:lineRule="auto"/>
        <w:ind w:firstLine="0"/>
        <w:jc w:val="center"/>
        <w:rPr>
          <w:lang w:eastAsia="ru-RU"/>
        </w:rPr>
      </w:pPr>
      <w:r w:rsidRPr="00F73B10">
        <w:rPr>
          <w:lang w:eastAsia="ru-RU"/>
        </w:rPr>
        <w:t>Всего ____ листов в папке</w:t>
      </w:r>
    </w:p>
    <w:p w14:paraId="4DD79431" w14:textId="77777777" w:rsidR="00766E9D" w:rsidRPr="00F73B10" w:rsidRDefault="00766E9D" w:rsidP="00766E9D">
      <w:pPr>
        <w:spacing w:line="240" w:lineRule="auto"/>
        <w:ind w:firstLine="0"/>
        <w:jc w:val="left"/>
        <w:rPr>
          <w:rFonts w:eastAsia="Times New Roman" w:cs="Times New Roman"/>
          <w:szCs w:val="20"/>
          <w:lang w:eastAsia="ru-RU"/>
        </w:rPr>
      </w:pPr>
    </w:p>
    <w:p w14:paraId="625CFFAE" w14:textId="77777777" w:rsidR="00766E9D" w:rsidRDefault="00766E9D" w:rsidP="00766E9D">
      <w:pPr>
        <w:spacing w:line="240" w:lineRule="auto"/>
        <w:ind w:left="5103" w:firstLine="0"/>
        <w:rPr>
          <w:b/>
          <w:lang w:eastAsia="ru-RU"/>
        </w:rPr>
      </w:pPr>
    </w:p>
    <w:p w14:paraId="24C994EC" w14:textId="77777777" w:rsidR="00766E9D" w:rsidRDefault="00766E9D" w:rsidP="00766E9D">
      <w:pPr>
        <w:spacing w:line="240" w:lineRule="auto"/>
        <w:ind w:left="5103" w:firstLine="0"/>
        <w:rPr>
          <w:b/>
          <w:lang w:eastAsia="ru-RU"/>
        </w:rPr>
      </w:pPr>
    </w:p>
    <w:p w14:paraId="6462EBFD" w14:textId="77777777" w:rsidR="00766E9D" w:rsidRDefault="00766E9D" w:rsidP="00766E9D">
      <w:pPr>
        <w:spacing w:line="240" w:lineRule="auto"/>
        <w:ind w:left="5103" w:firstLine="0"/>
        <w:rPr>
          <w:b/>
          <w:lang w:eastAsia="ru-RU"/>
        </w:rPr>
      </w:pPr>
    </w:p>
    <w:p w14:paraId="420422F9" w14:textId="77777777" w:rsidR="00766E9D" w:rsidRDefault="00766E9D" w:rsidP="00766E9D">
      <w:pPr>
        <w:spacing w:line="240" w:lineRule="auto"/>
        <w:ind w:left="5103" w:firstLine="0"/>
        <w:rPr>
          <w:b/>
          <w:lang w:eastAsia="ru-RU"/>
        </w:rPr>
      </w:pPr>
    </w:p>
    <w:p w14:paraId="33BE9109" w14:textId="77777777" w:rsidR="00766E9D" w:rsidRDefault="00766E9D" w:rsidP="00766E9D">
      <w:pPr>
        <w:spacing w:line="240" w:lineRule="auto"/>
        <w:ind w:left="5103" w:firstLine="0"/>
        <w:rPr>
          <w:b/>
          <w:lang w:eastAsia="ru-RU"/>
        </w:rPr>
      </w:pPr>
    </w:p>
    <w:p w14:paraId="30CED34C" w14:textId="77777777" w:rsidR="00766E9D" w:rsidRDefault="00766E9D" w:rsidP="00766E9D">
      <w:pPr>
        <w:spacing w:line="240" w:lineRule="auto"/>
        <w:ind w:left="5103" w:firstLine="0"/>
        <w:rPr>
          <w:b/>
          <w:lang w:eastAsia="ru-RU"/>
        </w:rPr>
      </w:pPr>
    </w:p>
    <w:p w14:paraId="098CD9F6" w14:textId="77777777" w:rsidR="00766E9D" w:rsidRDefault="00766E9D" w:rsidP="00766E9D">
      <w:pPr>
        <w:spacing w:line="240" w:lineRule="auto"/>
        <w:ind w:left="5103" w:firstLine="0"/>
        <w:rPr>
          <w:b/>
          <w:lang w:eastAsia="ru-RU"/>
        </w:rPr>
      </w:pPr>
    </w:p>
    <w:p w14:paraId="7B92738D" w14:textId="77777777" w:rsidR="00766E9D" w:rsidRPr="00F73B10" w:rsidRDefault="00766E9D" w:rsidP="00766E9D">
      <w:pPr>
        <w:spacing w:line="240" w:lineRule="auto"/>
        <w:ind w:left="5103" w:firstLine="0"/>
        <w:rPr>
          <w:b/>
          <w:lang w:eastAsia="ru-RU"/>
        </w:rPr>
      </w:pPr>
      <w:r w:rsidRPr="00F73B10">
        <w:rPr>
          <w:b/>
          <w:lang w:eastAsia="ru-RU"/>
        </w:rPr>
        <w:t>Руководитель</w:t>
      </w:r>
    </w:p>
    <w:p w14:paraId="3C67E979" w14:textId="77777777" w:rsidR="00766E9D" w:rsidRPr="00F73B10" w:rsidRDefault="00766E9D" w:rsidP="00766E9D">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Лагерев Д.Г.</w:t>
      </w:r>
    </w:p>
    <w:p w14:paraId="7974AD88" w14:textId="77777777" w:rsidR="00766E9D" w:rsidRPr="00F73B10" w:rsidRDefault="00766E9D" w:rsidP="00766E9D">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0C322DCD" w14:textId="77777777" w:rsidR="00766E9D" w:rsidRPr="00F73B10" w:rsidRDefault="00766E9D" w:rsidP="00766E9D">
      <w:pPr>
        <w:spacing w:line="240" w:lineRule="auto"/>
        <w:ind w:left="5103" w:firstLine="0"/>
        <w:jc w:val="left"/>
        <w:rPr>
          <w:rFonts w:eastAsia="Times New Roman" w:cs="Times New Roman"/>
          <w:szCs w:val="20"/>
          <w:lang w:eastAsia="ru-RU"/>
        </w:rPr>
      </w:pPr>
    </w:p>
    <w:p w14:paraId="7C13BA75" w14:textId="77777777" w:rsidR="00766E9D" w:rsidRPr="00F73B10" w:rsidRDefault="00766E9D" w:rsidP="00766E9D">
      <w:pPr>
        <w:spacing w:line="240" w:lineRule="auto"/>
        <w:ind w:left="5103" w:firstLine="0"/>
        <w:rPr>
          <w:b/>
          <w:lang w:eastAsia="ru-RU"/>
        </w:rPr>
      </w:pPr>
      <w:r w:rsidRPr="00F73B10">
        <w:rPr>
          <w:b/>
          <w:lang w:eastAsia="ru-RU"/>
        </w:rPr>
        <w:t>Студент</w:t>
      </w:r>
    </w:p>
    <w:p w14:paraId="1BE5020F" w14:textId="6B702A3C" w:rsidR="00766E9D" w:rsidRPr="00F73B10" w:rsidRDefault="00766E9D" w:rsidP="00766E9D">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00177623">
        <w:rPr>
          <w:rFonts w:eastAsia="Times New Roman" w:cs="Times New Roman"/>
          <w:szCs w:val="20"/>
          <w:lang w:eastAsia="ru-RU"/>
        </w:rPr>
        <w:t>__________________________ Сухарев Е.А.</w:t>
      </w:r>
      <w:r w:rsidRPr="00F73B10">
        <w:rPr>
          <w:rFonts w:eastAsia="Times New Roman" w:cs="Times New Roman"/>
          <w:szCs w:val="20"/>
          <w:lang w:eastAsia="ru-RU"/>
        </w:rPr>
        <w:t xml:space="preserve"> </w:t>
      </w:r>
    </w:p>
    <w:p w14:paraId="1F00CFB4" w14:textId="63FE7678" w:rsidR="00766E9D" w:rsidRPr="00177623" w:rsidRDefault="00766E9D" w:rsidP="00177623">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«___»____________2021 г.</w:t>
      </w:r>
    </w:p>
    <w:p w14:paraId="3F21C779" w14:textId="77777777" w:rsidR="00766E9D" w:rsidRDefault="00766E9D" w:rsidP="00766E9D">
      <w:pPr>
        <w:spacing w:line="240" w:lineRule="auto"/>
        <w:jc w:val="center"/>
        <w:rPr>
          <w:b/>
          <w:lang w:eastAsia="ru-RU"/>
        </w:rPr>
      </w:pPr>
    </w:p>
    <w:p w14:paraId="0DEE4D18" w14:textId="77777777" w:rsidR="00766E9D" w:rsidRDefault="00766E9D" w:rsidP="00766E9D">
      <w:pPr>
        <w:spacing w:line="240" w:lineRule="auto"/>
        <w:jc w:val="center"/>
        <w:rPr>
          <w:b/>
          <w:lang w:eastAsia="ru-RU"/>
        </w:rPr>
      </w:pPr>
    </w:p>
    <w:p w14:paraId="0A1046EC" w14:textId="77777777" w:rsidR="00766E9D" w:rsidRDefault="00766E9D" w:rsidP="00766E9D">
      <w:pPr>
        <w:spacing w:line="240" w:lineRule="auto"/>
        <w:jc w:val="center"/>
        <w:rPr>
          <w:b/>
          <w:lang w:eastAsia="ru-RU"/>
        </w:rPr>
      </w:pPr>
    </w:p>
    <w:p w14:paraId="2D7D7DDD" w14:textId="77777777" w:rsidR="00766E9D" w:rsidRDefault="00766E9D" w:rsidP="00766E9D">
      <w:pPr>
        <w:spacing w:line="240" w:lineRule="auto"/>
        <w:jc w:val="center"/>
        <w:rPr>
          <w:b/>
          <w:lang w:eastAsia="ru-RU"/>
        </w:rPr>
      </w:pPr>
    </w:p>
    <w:p w14:paraId="42524E9E" w14:textId="77777777" w:rsidR="00766E9D" w:rsidRDefault="00766E9D" w:rsidP="00766E9D">
      <w:pPr>
        <w:spacing w:line="240" w:lineRule="auto"/>
        <w:jc w:val="center"/>
        <w:rPr>
          <w:b/>
          <w:lang w:eastAsia="ru-RU"/>
        </w:rPr>
      </w:pPr>
    </w:p>
    <w:p w14:paraId="6A9EDA3D" w14:textId="77777777" w:rsidR="00766E9D" w:rsidRDefault="00766E9D" w:rsidP="00766E9D">
      <w:pPr>
        <w:spacing w:line="240" w:lineRule="auto"/>
        <w:jc w:val="center"/>
        <w:rPr>
          <w:b/>
          <w:lang w:eastAsia="ru-RU"/>
        </w:rPr>
      </w:pPr>
    </w:p>
    <w:p w14:paraId="6B274401" w14:textId="77777777" w:rsidR="00766E9D" w:rsidRDefault="00766E9D" w:rsidP="00766E9D">
      <w:pPr>
        <w:spacing w:line="240" w:lineRule="auto"/>
        <w:jc w:val="center"/>
        <w:rPr>
          <w:b/>
          <w:lang w:eastAsia="ru-RU"/>
        </w:rPr>
      </w:pPr>
    </w:p>
    <w:p w14:paraId="5C68BF24" w14:textId="77777777" w:rsidR="00766E9D" w:rsidRPr="00E626C9" w:rsidRDefault="00766E9D" w:rsidP="00766E9D">
      <w:pPr>
        <w:spacing w:line="240" w:lineRule="auto"/>
        <w:jc w:val="center"/>
        <w:rPr>
          <w:b/>
          <w:lang w:eastAsia="ru-RU"/>
        </w:rPr>
        <w:sectPr w:rsidR="00766E9D" w:rsidRPr="00E626C9" w:rsidSect="00D163D5">
          <w:headerReference w:type="default" r:id="rId8"/>
          <w:pgSz w:w="11906" w:h="16838"/>
          <w:pgMar w:top="709" w:right="284" w:bottom="425" w:left="964" w:header="709" w:footer="709" w:gutter="0"/>
          <w:cols w:space="708"/>
          <w:titlePg/>
          <w:docGrid w:linePitch="381"/>
        </w:sectPr>
      </w:pPr>
      <w:r>
        <w:rPr>
          <w:b/>
          <w:lang w:eastAsia="ru-RU"/>
        </w:rPr>
        <w:t>БРЯНСК 2021</w:t>
      </w:r>
    </w:p>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2A8F90C4" w14:textId="77777777" w:rsidR="00FA2C17" w:rsidRPr="005A2140" w:rsidRDefault="00FA2C17" w:rsidP="00FA2C17">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687694E2" w14:textId="78216740" w:rsidR="000E463A" w:rsidRDefault="00FA2C17">
          <w:pPr>
            <w:pStyle w:val="14"/>
            <w:tabs>
              <w:tab w:val="right" w:leader="dot" w:pos="9628"/>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7700131" w:history="1">
            <w:r w:rsidR="000E463A" w:rsidRPr="00CB5225">
              <w:rPr>
                <w:rStyle w:val="a8"/>
                <w:noProof/>
              </w:rPr>
              <w:t>Введение</w:t>
            </w:r>
            <w:r w:rsidR="000E463A">
              <w:rPr>
                <w:noProof/>
                <w:webHidden/>
              </w:rPr>
              <w:tab/>
            </w:r>
            <w:r w:rsidR="000E463A">
              <w:rPr>
                <w:noProof/>
                <w:webHidden/>
              </w:rPr>
              <w:fldChar w:fldCharType="begin"/>
            </w:r>
            <w:r w:rsidR="000E463A">
              <w:rPr>
                <w:noProof/>
                <w:webHidden/>
              </w:rPr>
              <w:instrText xml:space="preserve"> PAGEREF _Toc67700131 \h </w:instrText>
            </w:r>
            <w:r w:rsidR="000E463A">
              <w:rPr>
                <w:noProof/>
                <w:webHidden/>
              </w:rPr>
            </w:r>
            <w:r w:rsidR="000E463A">
              <w:rPr>
                <w:noProof/>
                <w:webHidden/>
              </w:rPr>
              <w:fldChar w:fldCharType="separate"/>
            </w:r>
            <w:r w:rsidR="000E463A">
              <w:rPr>
                <w:noProof/>
                <w:webHidden/>
              </w:rPr>
              <w:t>5</w:t>
            </w:r>
            <w:r w:rsidR="000E463A">
              <w:rPr>
                <w:noProof/>
                <w:webHidden/>
              </w:rPr>
              <w:fldChar w:fldCharType="end"/>
            </w:r>
          </w:hyperlink>
        </w:p>
        <w:p w14:paraId="283A805D" w14:textId="1FBFE97A"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32" w:history="1">
            <w:r w:rsidRPr="00CB5225">
              <w:rPr>
                <w:rStyle w:val="a8"/>
                <w:noProof/>
              </w:rPr>
              <w:t>1. Анализ требований</w:t>
            </w:r>
            <w:r>
              <w:rPr>
                <w:noProof/>
                <w:webHidden/>
              </w:rPr>
              <w:tab/>
            </w:r>
            <w:r>
              <w:rPr>
                <w:noProof/>
                <w:webHidden/>
              </w:rPr>
              <w:fldChar w:fldCharType="begin"/>
            </w:r>
            <w:r>
              <w:rPr>
                <w:noProof/>
                <w:webHidden/>
              </w:rPr>
              <w:instrText xml:space="preserve"> PAGEREF _Toc67700132 \h </w:instrText>
            </w:r>
            <w:r>
              <w:rPr>
                <w:noProof/>
                <w:webHidden/>
              </w:rPr>
            </w:r>
            <w:r>
              <w:rPr>
                <w:noProof/>
                <w:webHidden/>
              </w:rPr>
              <w:fldChar w:fldCharType="separate"/>
            </w:r>
            <w:r>
              <w:rPr>
                <w:noProof/>
                <w:webHidden/>
              </w:rPr>
              <w:t>7</w:t>
            </w:r>
            <w:r>
              <w:rPr>
                <w:noProof/>
                <w:webHidden/>
              </w:rPr>
              <w:fldChar w:fldCharType="end"/>
            </w:r>
          </w:hyperlink>
        </w:p>
        <w:p w14:paraId="675B3697" w14:textId="62E5954C"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33" w:history="1">
            <w:r w:rsidRPr="00CB5225">
              <w:rPr>
                <w:rStyle w:val="a8"/>
                <w:rFonts w:cs="Times New Roman"/>
                <w:bCs/>
                <w:noProof/>
              </w:rPr>
              <w:t>1.1. Обзор предметной области</w:t>
            </w:r>
            <w:r>
              <w:rPr>
                <w:noProof/>
                <w:webHidden/>
              </w:rPr>
              <w:tab/>
            </w:r>
            <w:r>
              <w:rPr>
                <w:noProof/>
                <w:webHidden/>
              </w:rPr>
              <w:fldChar w:fldCharType="begin"/>
            </w:r>
            <w:r>
              <w:rPr>
                <w:noProof/>
                <w:webHidden/>
              </w:rPr>
              <w:instrText xml:space="preserve"> PAGEREF _Toc67700133 \h </w:instrText>
            </w:r>
            <w:r>
              <w:rPr>
                <w:noProof/>
                <w:webHidden/>
              </w:rPr>
            </w:r>
            <w:r>
              <w:rPr>
                <w:noProof/>
                <w:webHidden/>
              </w:rPr>
              <w:fldChar w:fldCharType="separate"/>
            </w:r>
            <w:r>
              <w:rPr>
                <w:noProof/>
                <w:webHidden/>
              </w:rPr>
              <w:t>7</w:t>
            </w:r>
            <w:r>
              <w:rPr>
                <w:noProof/>
                <w:webHidden/>
              </w:rPr>
              <w:fldChar w:fldCharType="end"/>
            </w:r>
          </w:hyperlink>
        </w:p>
        <w:p w14:paraId="314A31A6" w14:textId="3EF6D999"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34" w:history="1">
            <w:r w:rsidRPr="00CB5225">
              <w:rPr>
                <w:rStyle w:val="a8"/>
                <w:noProof/>
              </w:rPr>
              <w:t>1.1.1.</w:t>
            </w:r>
            <w:r>
              <w:rPr>
                <w:rFonts w:asciiTheme="minorHAnsi" w:eastAsiaTheme="minorEastAsia" w:hAnsiTheme="minorHAnsi"/>
                <w:noProof/>
                <w:color w:val="auto"/>
                <w:sz w:val="22"/>
                <w:lang w:eastAsia="ru-RU"/>
              </w:rPr>
              <w:tab/>
            </w:r>
            <w:r w:rsidRPr="00CB5225">
              <w:rPr>
                <w:rStyle w:val="a8"/>
                <w:noProof/>
              </w:rPr>
              <w:t>Общие сведения</w:t>
            </w:r>
            <w:r>
              <w:rPr>
                <w:noProof/>
                <w:webHidden/>
              </w:rPr>
              <w:tab/>
            </w:r>
            <w:r>
              <w:rPr>
                <w:noProof/>
                <w:webHidden/>
              </w:rPr>
              <w:fldChar w:fldCharType="begin"/>
            </w:r>
            <w:r>
              <w:rPr>
                <w:noProof/>
                <w:webHidden/>
              </w:rPr>
              <w:instrText xml:space="preserve"> PAGEREF _Toc67700134 \h </w:instrText>
            </w:r>
            <w:r>
              <w:rPr>
                <w:noProof/>
                <w:webHidden/>
              </w:rPr>
            </w:r>
            <w:r>
              <w:rPr>
                <w:noProof/>
                <w:webHidden/>
              </w:rPr>
              <w:fldChar w:fldCharType="separate"/>
            </w:r>
            <w:r>
              <w:rPr>
                <w:noProof/>
                <w:webHidden/>
              </w:rPr>
              <w:t>7</w:t>
            </w:r>
            <w:r>
              <w:rPr>
                <w:noProof/>
                <w:webHidden/>
              </w:rPr>
              <w:fldChar w:fldCharType="end"/>
            </w:r>
          </w:hyperlink>
        </w:p>
        <w:p w14:paraId="065F6B46" w14:textId="23A00DFF"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35" w:history="1">
            <w:r w:rsidRPr="00CB5225">
              <w:rPr>
                <w:rStyle w:val="a8"/>
                <w:noProof/>
              </w:rPr>
              <w:t>1.1.2.</w:t>
            </w:r>
            <w:r>
              <w:rPr>
                <w:rFonts w:asciiTheme="minorHAnsi" w:eastAsiaTheme="minorEastAsia" w:hAnsiTheme="minorHAnsi"/>
                <w:noProof/>
                <w:color w:val="auto"/>
                <w:sz w:val="22"/>
                <w:lang w:eastAsia="ru-RU"/>
              </w:rPr>
              <w:tab/>
            </w:r>
            <w:r w:rsidRPr="00CB5225">
              <w:rPr>
                <w:rStyle w:val="a8"/>
                <w:noProof/>
              </w:rPr>
              <w:t>Основные понятия</w:t>
            </w:r>
            <w:r>
              <w:rPr>
                <w:noProof/>
                <w:webHidden/>
              </w:rPr>
              <w:tab/>
            </w:r>
            <w:r>
              <w:rPr>
                <w:noProof/>
                <w:webHidden/>
              </w:rPr>
              <w:fldChar w:fldCharType="begin"/>
            </w:r>
            <w:r>
              <w:rPr>
                <w:noProof/>
                <w:webHidden/>
              </w:rPr>
              <w:instrText xml:space="preserve"> PAGEREF _Toc67700135 \h </w:instrText>
            </w:r>
            <w:r>
              <w:rPr>
                <w:noProof/>
                <w:webHidden/>
              </w:rPr>
            </w:r>
            <w:r>
              <w:rPr>
                <w:noProof/>
                <w:webHidden/>
              </w:rPr>
              <w:fldChar w:fldCharType="separate"/>
            </w:r>
            <w:r>
              <w:rPr>
                <w:noProof/>
                <w:webHidden/>
              </w:rPr>
              <w:t>8</w:t>
            </w:r>
            <w:r>
              <w:rPr>
                <w:noProof/>
                <w:webHidden/>
              </w:rPr>
              <w:fldChar w:fldCharType="end"/>
            </w:r>
          </w:hyperlink>
        </w:p>
        <w:p w14:paraId="15A3183A" w14:textId="31F3117E"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36" w:history="1">
            <w:r w:rsidRPr="00CB5225">
              <w:rPr>
                <w:rStyle w:val="a8"/>
                <w:noProof/>
              </w:rPr>
              <w:t>1.1.3.</w:t>
            </w:r>
            <w:r>
              <w:rPr>
                <w:rFonts w:asciiTheme="minorHAnsi" w:eastAsiaTheme="minorEastAsia" w:hAnsiTheme="minorHAnsi"/>
                <w:noProof/>
                <w:color w:val="auto"/>
                <w:sz w:val="22"/>
                <w:lang w:eastAsia="ru-RU"/>
              </w:rPr>
              <w:tab/>
            </w:r>
            <w:r w:rsidRPr="00CB5225">
              <w:rPr>
                <w:rStyle w:val="a8"/>
                <w:noProof/>
              </w:rPr>
              <w:t>Процесс отправки сообщения</w:t>
            </w:r>
            <w:r>
              <w:rPr>
                <w:noProof/>
                <w:webHidden/>
              </w:rPr>
              <w:tab/>
            </w:r>
            <w:r>
              <w:rPr>
                <w:noProof/>
                <w:webHidden/>
              </w:rPr>
              <w:fldChar w:fldCharType="begin"/>
            </w:r>
            <w:r>
              <w:rPr>
                <w:noProof/>
                <w:webHidden/>
              </w:rPr>
              <w:instrText xml:space="preserve"> PAGEREF _Toc67700136 \h </w:instrText>
            </w:r>
            <w:r>
              <w:rPr>
                <w:noProof/>
                <w:webHidden/>
              </w:rPr>
            </w:r>
            <w:r>
              <w:rPr>
                <w:noProof/>
                <w:webHidden/>
              </w:rPr>
              <w:fldChar w:fldCharType="separate"/>
            </w:r>
            <w:r>
              <w:rPr>
                <w:noProof/>
                <w:webHidden/>
              </w:rPr>
              <w:t>9</w:t>
            </w:r>
            <w:r>
              <w:rPr>
                <w:noProof/>
                <w:webHidden/>
              </w:rPr>
              <w:fldChar w:fldCharType="end"/>
            </w:r>
          </w:hyperlink>
        </w:p>
        <w:p w14:paraId="2CE51A99" w14:textId="6F4BB4B6"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41" w:history="1">
            <w:r w:rsidRPr="00CB5225">
              <w:rPr>
                <w:rStyle w:val="a8"/>
                <w:noProof/>
              </w:rPr>
              <w:t>1.1.4.</w:t>
            </w:r>
            <w:r>
              <w:rPr>
                <w:rFonts w:asciiTheme="minorHAnsi" w:eastAsiaTheme="minorEastAsia" w:hAnsiTheme="minorHAnsi"/>
                <w:noProof/>
                <w:color w:val="auto"/>
                <w:sz w:val="22"/>
                <w:lang w:eastAsia="ru-RU"/>
              </w:rPr>
              <w:tab/>
            </w:r>
            <w:r w:rsidRPr="00CB5225">
              <w:rPr>
                <w:rStyle w:val="a8"/>
                <w:noProof/>
              </w:rPr>
              <w:t>Основные проблемы</w:t>
            </w:r>
            <w:r>
              <w:rPr>
                <w:noProof/>
                <w:webHidden/>
              </w:rPr>
              <w:tab/>
            </w:r>
            <w:r>
              <w:rPr>
                <w:noProof/>
                <w:webHidden/>
              </w:rPr>
              <w:fldChar w:fldCharType="begin"/>
            </w:r>
            <w:r>
              <w:rPr>
                <w:noProof/>
                <w:webHidden/>
              </w:rPr>
              <w:instrText xml:space="preserve"> PAGEREF _Toc67700141 \h </w:instrText>
            </w:r>
            <w:r>
              <w:rPr>
                <w:noProof/>
                <w:webHidden/>
              </w:rPr>
            </w:r>
            <w:r>
              <w:rPr>
                <w:noProof/>
                <w:webHidden/>
              </w:rPr>
              <w:fldChar w:fldCharType="separate"/>
            </w:r>
            <w:r>
              <w:rPr>
                <w:noProof/>
                <w:webHidden/>
              </w:rPr>
              <w:t>11</w:t>
            </w:r>
            <w:r>
              <w:rPr>
                <w:noProof/>
                <w:webHidden/>
              </w:rPr>
              <w:fldChar w:fldCharType="end"/>
            </w:r>
          </w:hyperlink>
        </w:p>
        <w:p w14:paraId="6C3A3BE4" w14:textId="3345D120"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42" w:history="1">
            <w:r w:rsidRPr="00CB5225">
              <w:rPr>
                <w:rStyle w:val="a8"/>
                <w:noProof/>
                <w14:scene3d>
                  <w14:camera w14:prst="orthographicFront"/>
                  <w14:lightRig w14:rig="threePt" w14:dir="t">
                    <w14:rot w14:lat="0" w14:lon="0" w14:rev="0"/>
                  </w14:lightRig>
                </w14:scene3d>
              </w:rPr>
              <w:t>1.2.</w:t>
            </w:r>
            <w:r w:rsidRPr="00CB5225">
              <w:rPr>
                <w:rStyle w:val="a8"/>
                <w:noProof/>
              </w:rPr>
              <w:t xml:space="preserve"> Обзор программ-аналогов</w:t>
            </w:r>
            <w:r>
              <w:rPr>
                <w:noProof/>
                <w:webHidden/>
              </w:rPr>
              <w:tab/>
            </w:r>
            <w:r>
              <w:rPr>
                <w:noProof/>
                <w:webHidden/>
              </w:rPr>
              <w:fldChar w:fldCharType="begin"/>
            </w:r>
            <w:r>
              <w:rPr>
                <w:noProof/>
                <w:webHidden/>
              </w:rPr>
              <w:instrText xml:space="preserve"> PAGEREF _Toc67700142 \h </w:instrText>
            </w:r>
            <w:r>
              <w:rPr>
                <w:noProof/>
                <w:webHidden/>
              </w:rPr>
            </w:r>
            <w:r>
              <w:rPr>
                <w:noProof/>
                <w:webHidden/>
              </w:rPr>
              <w:fldChar w:fldCharType="separate"/>
            </w:r>
            <w:r>
              <w:rPr>
                <w:noProof/>
                <w:webHidden/>
              </w:rPr>
              <w:t>11</w:t>
            </w:r>
            <w:r>
              <w:rPr>
                <w:noProof/>
                <w:webHidden/>
              </w:rPr>
              <w:fldChar w:fldCharType="end"/>
            </w:r>
          </w:hyperlink>
        </w:p>
        <w:p w14:paraId="111891A4" w14:textId="2DDC280F"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43" w:history="1">
            <w:r w:rsidRPr="00CB5225">
              <w:rPr>
                <w:rStyle w:val="a8"/>
                <w:noProof/>
              </w:rPr>
              <w:t>1.2.1.</w:t>
            </w:r>
            <w:r>
              <w:rPr>
                <w:rFonts w:asciiTheme="minorHAnsi" w:eastAsiaTheme="minorEastAsia" w:hAnsiTheme="minorHAnsi"/>
                <w:noProof/>
                <w:color w:val="auto"/>
                <w:sz w:val="22"/>
                <w:lang w:eastAsia="ru-RU"/>
              </w:rPr>
              <w:tab/>
            </w:r>
            <w:r w:rsidRPr="00CB5225">
              <w:rPr>
                <w:rStyle w:val="a8"/>
                <w:noProof/>
              </w:rPr>
              <w:t xml:space="preserve">Amazon </w:t>
            </w:r>
            <w:r w:rsidRPr="00CB5225">
              <w:rPr>
                <w:rStyle w:val="a8"/>
                <w:noProof/>
                <w:lang w:val="en-US"/>
              </w:rPr>
              <w:t>SES</w:t>
            </w:r>
            <w:r>
              <w:rPr>
                <w:noProof/>
                <w:webHidden/>
              </w:rPr>
              <w:tab/>
            </w:r>
            <w:r>
              <w:rPr>
                <w:noProof/>
                <w:webHidden/>
              </w:rPr>
              <w:fldChar w:fldCharType="begin"/>
            </w:r>
            <w:r>
              <w:rPr>
                <w:noProof/>
                <w:webHidden/>
              </w:rPr>
              <w:instrText xml:space="preserve"> PAGEREF _Toc67700143 \h </w:instrText>
            </w:r>
            <w:r>
              <w:rPr>
                <w:noProof/>
                <w:webHidden/>
              </w:rPr>
            </w:r>
            <w:r>
              <w:rPr>
                <w:noProof/>
                <w:webHidden/>
              </w:rPr>
              <w:fldChar w:fldCharType="separate"/>
            </w:r>
            <w:r>
              <w:rPr>
                <w:noProof/>
                <w:webHidden/>
              </w:rPr>
              <w:t>12</w:t>
            </w:r>
            <w:r>
              <w:rPr>
                <w:noProof/>
                <w:webHidden/>
              </w:rPr>
              <w:fldChar w:fldCharType="end"/>
            </w:r>
          </w:hyperlink>
        </w:p>
        <w:p w14:paraId="76980522" w14:textId="4CE3892F"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44" w:history="1">
            <w:r w:rsidRPr="00CB5225">
              <w:rPr>
                <w:rStyle w:val="a8"/>
                <w:noProof/>
              </w:rPr>
              <w:t>1.2.2.</w:t>
            </w:r>
            <w:r>
              <w:rPr>
                <w:rFonts w:asciiTheme="minorHAnsi" w:eastAsiaTheme="minorEastAsia" w:hAnsiTheme="minorHAnsi"/>
                <w:noProof/>
                <w:color w:val="auto"/>
                <w:sz w:val="22"/>
                <w:lang w:eastAsia="ru-RU"/>
              </w:rPr>
              <w:tab/>
            </w:r>
            <w:r w:rsidRPr="00CB5225">
              <w:rPr>
                <w:rStyle w:val="a8"/>
                <w:noProof/>
              </w:rPr>
              <w:t>Sendgrid</w:t>
            </w:r>
            <w:r>
              <w:rPr>
                <w:noProof/>
                <w:webHidden/>
              </w:rPr>
              <w:tab/>
            </w:r>
            <w:r>
              <w:rPr>
                <w:noProof/>
                <w:webHidden/>
              </w:rPr>
              <w:fldChar w:fldCharType="begin"/>
            </w:r>
            <w:r>
              <w:rPr>
                <w:noProof/>
                <w:webHidden/>
              </w:rPr>
              <w:instrText xml:space="preserve"> PAGEREF _Toc67700144 \h </w:instrText>
            </w:r>
            <w:r>
              <w:rPr>
                <w:noProof/>
                <w:webHidden/>
              </w:rPr>
            </w:r>
            <w:r>
              <w:rPr>
                <w:noProof/>
                <w:webHidden/>
              </w:rPr>
              <w:fldChar w:fldCharType="separate"/>
            </w:r>
            <w:r>
              <w:rPr>
                <w:noProof/>
                <w:webHidden/>
              </w:rPr>
              <w:t>13</w:t>
            </w:r>
            <w:r>
              <w:rPr>
                <w:noProof/>
                <w:webHidden/>
              </w:rPr>
              <w:fldChar w:fldCharType="end"/>
            </w:r>
          </w:hyperlink>
        </w:p>
        <w:p w14:paraId="4109F146" w14:textId="0543B0A5"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45" w:history="1">
            <w:r w:rsidRPr="00CB5225">
              <w:rPr>
                <w:rStyle w:val="a8"/>
                <w:noProof/>
              </w:rPr>
              <w:t>1.2.3.</w:t>
            </w:r>
            <w:r>
              <w:rPr>
                <w:rFonts w:asciiTheme="minorHAnsi" w:eastAsiaTheme="minorEastAsia" w:hAnsiTheme="minorHAnsi"/>
                <w:noProof/>
                <w:color w:val="auto"/>
                <w:sz w:val="22"/>
                <w:lang w:eastAsia="ru-RU"/>
              </w:rPr>
              <w:tab/>
            </w:r>
            <w:r w:rsidRPr="00CB5225">
              <w:rPr>
                <w:rStyle w:val="a8"/>
                <w:noProof/>
                <w:lang w:val="en-US"/>
              </w:rPr>
              <w:t>Tin-cat email queue</w:t>
            </w:r>
            <w:r>
              <w:rPr>
                <w:noProof/>
                <w:webHidden/>
              </w:rPr>
              <w:tab/>
            </w:r>
            <w:r>
              <w:rPr>
                <w:noProof/>
                <w:webHidden/>
              </w:rPr>
              <w:fldChar w:fldCharType="begin"/>
            </w:r>
            <w:r>
              <w:rPr>
                <w:noProof/>
                <w:webHidden/>
              </w:rPr>
              <w:instrText xml:space="preserve"> PAGEREF _Toc67700145 \h </w:instrText>
            </w:r>
            <w:r>
              <w:rPr>
                <w:noProof/>
                <w:webHidden/>
              </w:rPr>
            </w:r>
            <w:r>
              <w:rPr>
                <w:noProof/>
                <w:webHidden/>
              </w:rPr>
              <w:fldChar w:fldCharType="separate"/>
            </w:r>
            <w:r>
              <w:rPr>
                <w:noProof/>
                <w:webHidden/>
              </w:rPr>
              <w:t>14</w:t>
            </w:r>
            <w:r>
              <w:rPr>
                <w:noProof/>
                <w:webHidden/>
              </w:rPr>
              <w:fldChar w:fldCharType="end"/>
            </w:r>
          </w:hyperlink>
        </w:p>
        <w:p w14:paraId="3579D117" w14:textId="148B3F9C"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46" w:history="1">
            <w:r w:rsidRPr="00CB5225">
              <w:rPr>
                <w:rStyle w:val="a8"/>
                <w:noProof/>
              </w:rPr>
              <w:t>2. Техническое задание</w:t>
            </w:r>
            <w:r>
              <w:rPr>
                <w:noProof/>
                <w:webHidden/>
              </w:rPr>
              <w:tab/>
            </w:r>
            <w:r>
              <w:rPr>
                <w:noProof/>
                <w:webHidden/>
              </w:rPr>
              <w:fldChar w:fldCharType="begin"/>
            </w:r>
            <w:r>
              <w:rPr>
                <w:noProof/>
                <w:webHidden/>
              </w:rPr>
              <w:instrText xml:space="preserve"> PAGEREF _Toc67700146 \h </w:instrText>
            </w:r>
            <w:r>
              <w:rPr>
                <w:noProof/>
                <w:webHidden/>
              </w:rPr>
            </w:r>
            <w:r>
              <w:rPr>
                <w:noProof/>
                <w:webHidden/>
              </w:rPr>
              <w:fldChar w:fldCharType="separate"/>
            </w:r>
            <w:r>
              <w:rPr>
                <w:noProof/>
                <w:webHidden/>
              </w:rPr>
              <w:t>15</w:t>
            </w:r>
            <w:r>
              <w:rPr>
                <w:noProof/>
                <w:webHidden/>
              </w:rPr>
              <w:fldChar w:fldCharType="end"/>
            </w:r>
          </w:hyperlink>
        </w:p>
        <w:p w14:paraId="1D571DD9" w14:textId="11F166B4"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47" w:history="1">
            <w:r w:rsidRPr="00CB5225">
              <w:rPr>
                <w:rStyle w:val="a8"/>
                <w:noProof/>
                <w14:scene3d>
                  <w14:camera w14:prst="orthographicFront"/>
                  <w14:lightRig w14:rig="threePt" w14:dir="t">
                    <w14:rot w14:lat="0" w14:lon="0" w14:rev="0"/>
                  </w14:lightRig>
                </w14:scene3d>
              </w:rPr>
              <w:t>2.1.</w:t>
            </w:r>
            <w:r w:rsidRPr="00CB5225">
              <w:rPr>
                <w:rStyle w:val="a8"/>
                <w:noProof/>
              </w:rPr>
              <w:t xml:space="preserve"> Основание для разработки</w:t>
            </w:r>
            <w:r>
              <w:rPr>
                <w:noProof/>
                <w:webHidden/>
              </w:rPr>
              <w:tab/>
            </w:r>
            <w:r>
              <w:rPr>
                <w:noProof/>
                <w:webHidden/>
              </w:rPr>
              <w:fldChar w:fldCharType="begin"/>
            </w:r>
            <w:r>
              <w:rPr>
                <w:noProof/>
                <w:webHidden/>
              </w:rPr>
              <w:instrText xml:space="preserve"> PAGEREF _Toc67700147 \h </w:instrText>
            </w:r>
            <w:r>
              <w:rPr>
                <w:noProof/>
                <w:webHidden/>
              </w:rPr>
            </w:r>
            <w:r>
              <w:rPr>
                <w:noProof/>
                <w:webHidden/>
              </w:rPr>
              <w:fldChar w:fldCharType="separate"/>
            </w:r>
            <w:r>
              <w:rPr>
                <w:noProof/>
                <w:webHidden/>
              </w:rPr>
              <w:t>15</w:t>
            </w:r>
            <w:r>
              <w:rPr>
                <w:noProof/>
                <w:webHidden/>
              </w:rPr>
              <w:fldChar w:fldCharType="end"/>
            </w:r>
          </w:hyperlink>
        </w:p>
        <w:p w14:paraId="3220D40A" w14:textId="6864A20E"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48" w:history="1">
            <w:r w:rsidRPr="00CB5225">
              <w:rPr>
                <w:rStyle w:val="a8"/>
                <w:noProof/>
                <w14:scene3d>
                  <w14:camera w14:prst="orthographicFront"/>
                  <w14:lightRig w14:rig="threePt" w14:dir="t">
                    <w14:rot w14:lat="0" w14:lon="0" w14:rev="0"/>
                  </w14:lightRig>
                </w14:scene3d>
              </w:rPr>
              <w:t>2.2.</w:t>
            </w:r>
            <w:r w:rsidRPr="00CB5225">
              <w:rPr>
                <w:rStyle w:val="a8"/>
                <w:noProof/>
              </w:rPr>
              <w:t xml:space="preserve"> Назначение и область применения</w:t>
            </w:r>
            <w:r>
              <w:rPr>
                <w:noProof/>
                <w:webHidden/>
              </w:rPr>
              <w:tab/>
            </w:r>
            <w:r>
              <w:rPr>
                <w:noProof/>
                <w:webHidden/>
              </w:rPr>
              <w:fldChar w:fldCharType="begin"/>
            </w:r>
            <w:r>
              <w:rPr>
                <w:noProof/>
                <w:webHidden/>
              </w:rPr>
              <w:instrText xml:space="preserve"> PAGEREF _Toc67700148 \h </w:instrText>
            </w:r>
            <w:r>
              <w:rPr>
                <w:noProof/>
                <w:webHidden/>
              </w:rPr>
            </w:r>
            <w:r>
              <w:rPr>
                <w:noProof/>
                <w:webHidden/>
              </w:rPr>
              <w:fldChar w:fldCharType="separate"/>
            </w:r>
            <w:r>
              <w:rPr>
                <w:noProof/>
                <w:webHidden/>
              </w:rPr>
              <w:t>15</w:t>
            </w:r>
            <w:r>
              <w:rPr>
                <w:noProof/>
                <w:webHidden/>
              </w:rPr>
              <w:fldChar w:fldCharType="end"/>
            </w:r>
          </w:hyperlink>
        </w:p>
        <w:p w14:paraId="3073650A" w14:textId="4ACD71C6"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49" w:history="1">
            <w:r w:rsidRPr="00CB5225">
              <w:rPr>
                <w:rStyle w:val="a8"/>
                <w:noProof/>
                <w14:scene3d>
                  <w14:camera w14:prst="orthographicFront"/>
                  <w14:lightRig w14:rig="threePt" w14:dir="t">
                    <w14:rot w14:lat="0" w14:lon="0" w14:rev="0"/>
                  </w14:lightRig>
                </w14:scene3d>
              </w:rPr>
              <w:t>2.3.</w:t>
            </w:r>
            <w:r w:rsidRPr="00CB5225">
              <w:rPr>
                <w:rStyle w:val="a8"/>
                <w:noProof/>
              </w:rPr>
              <w:t xml:space="preserve"> Требование к программному комплексу</w:t>
            </w:r>
            <w:r>
              <w:rPr>
                <w:noProof/>
                <w:webHidden/>
              </w:rPr>
              <w:tab/>
            </w:r>
            <w:r>
              <w:rPr>
                <w:noProof/>
                <w:webHidden/>
              </w:rPr>
              <w:fldChar w:fldCharType="begin"/>
            </w:r>
            <w:r>
              <w:rPr>
                <w:noProof/>
                <w:webHidden/>
              </w:rPr>
              <w:instrText xml:space="preserve"> PAGEREF _Toc67700149 \h </w:instrText>
            </w:r>
            <w:r>
              <w:rPr>
                <w:noProof/>
                <w:webHidden/>
              </w:rPr>
            </w:r>
            <w:r>
              <w:rPr>
                <w:noProof/>
                <w:webHidden/>
              </w:rPr>
              <w:fldChar w:fldCharType="separate"/>
            </w:r>
            <w:r>
              <w:rPr>
                <w:noProof/>
                <w:webHidden/>
              </w:rPr>
              <w:t>15</w:t>
            </w:r>
            <w:r>
              <w:rPr>
                <w:noProof/>
                <w:webHidden/>
              </w:rPr>
              <w:fldChar w:fldCharType="end"/>
            </w:r>
          </w:hyperlink>
        </w:p>
        <w:p w14:paraId="55F80F91" w14:textId="51BDCAC9"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0" w:history="1">
            <w:r w:rsidRPr="00CB5225">
              <w:rPr>
                <w:rStyle w:val="a8"/>
                <w:noProof/>
              </w:rPr>
              <w:t>2.3.1.</w:t>
            </w:r>
            <w:r>
              <w:rPr>
                <w:rFonts w:asciiTheme="minorHAnsi" w:eastAsiaTheme="minorEastAsia" w:hAnsiTheme="minorHAnsi"/>
                <w:noProof/>
                <w:color w:val="auto"/>
                <w:sz w:val="22"/>
                <w:lang w:eastAsia="ru-RU"/>
              </w:rPr>
              <w:tab/>
            </w:r>
            <w:r w:rsidRPr="00CB5225">
              <w:rPr>
                <w:rStyle w:val="a8"/>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_Toc67700150 \h </w:instrText>
            </w:r>
            <w:r>
              <w:rPr>
                <w:noProof/>
                <w:webHidden/>
              </w:rPr>
            </w:r>
            <w:r>
              <w:rPr>
                <w:noProof/>
                <w:webHidden/>
              </w:rPr>
              <w:fldChar w:fldCharType="separate"/>
            </w:r>
            <w:r>
              <w:rPr>
                <w:noProof/>
                <w:webHidden/>
              </w:rPr>
              <w:t>15</w:t>
            </w:r>
            <w:r>
              <w:rPr>
                <w:noProof/>
                <w:webHidden/>
              </w:rPr>
              <w:fldChar w:fldCharType="end"/>
            </w:r>
          </w:hyperlink>
        </w:p>
        <w:p w14:paraId="287A0CD6" w14:textId="2776183E"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1" w:history="1">
            <w:r w:rsidRPr="00CB5225">
              <w:rPr>
                <w:rStyle w:val="a8"/>
                <w:noProof/>
              </w:rPr>
              <w:t>2.3.2.</w:t>
            </w:r>
            <w:r>
              <w:rPr>
                <w:rFonts w:asciiTheme="minorHAnsi" w:eastAsiaTheme="minorEastAsia" w:hAnsiTheme="minorHAnsi"/>
                <w:noProof/>
                <w:color w:val="auto"/>
                <w:sz w:val="22"/>
                <w:lang w:eastAsia="ru-RU"/>
              </w:rPr>
              <w:tab/>
            </w:r>
            <w:r w:rsidRPr="00CB5225">
              <w:rPr>
                <w:rStyle w:val="a8"/>
                <w:noProof/>
              </w:rPr>
              <w:t>Требования к надежности</w:t>
            </w:r>
            <w:r>
              <w:rPr>
                <w:noProof/>
                <w:webHidden/>
              </w:rPr>
              <w:tab/>
            </w:r>
            <w:r>
              <w:rPr>
                <w:noProof/>
                <w:webHidden/>
              </w:rPr>
              <w:fldChar w:fldCharType="begin"/>
            </w:r>
            <w:r>
              <w:rPr>
                <w:noProof/>
                <w:webHidden/>
              </w:rPr>
              <w:instrText xml:space="preserve"> PAGEREF _Toc67700151 \h </w:instrText>
            </w:r>
            <w:r>
              <w:rPr>
                <w:noProof/>
                <w:webHidden/>
              </w:rPr>
            </w:r>
            <w:r>
              <w:rPr>
                <w:noProof/>
                <w:webHidden/>
              </w:rPr>
              <w:fldChar w:fldCharType="separate"/>
            </w:r>
            <w:r>
              <w:rPr>
                <w:noProof/>
                <w:webHidden/>
              </w:rPr>
              <w:t>18</w:t>
            </w:r>
            <w:r>
              <w:rPr>
                <w:noProof/>
                <w:webHidden/>
              </w:rPr>
              <w:fldChar w:fldCharType="end"/>
            </w:r>
          </w:hyperlink>
        </w:p>
        <w:p w14:paraId="6D4B3B71" w14:textId="5C4BADCA"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52" w:history="1">
            <w:r w:rsidRPr="00CB5225">
              <w:rPr>
                <w:rStyle w:val="a8"/>
                <w:noProof/>
                <w14:scene3d>
                  <w14:camera w14:prst="orthographicFront"/>
                  <w14:lightRig w14:rig="threePt" w14:dir="t">
                    <w14:rot w14:lat="0" w14:lon="0" w14:rev="0"/>
                  </w14:lightRig>
                </w14:scene3d>
              </w:rPr>
              <w:t>2.4.</w:t>
            </w:r>
            <w:r w:rsidRPr="00CB5225">
              <w:rPr>
                <w:rStyle w:val="a8"/>
                <w:noProof/>
              </w:rPr>
              <w:t xml:space="preserve"> Условия эксплуатации</w:t>
            </w:r>
            <w:r>
              <w:rPr>
                <w:noProof/>
                <w:webHidden/>
              </w:rPr>
              <w:tab/>
            </w:r>
            <w:r>
              <w:rPr>
                <w:noProof/>
                <w:webHidden/>
              </w:rPr>
              <w:fldChar w:fldCharType="begin"/>
            </w:r>
            <w:r>
              <w:rPr>
                <w:noProof/>
                <w:webHidden/>
              </w:rPr>
              <w:instrText xml:space="preserve"> PAGEREF _Toc67700152 \h </w:instrText>
            </w:r>
            <w:r>
              <w:rPr>
                <w:noProof/>
                <w:webHidden/>
              </w:rPr>
            </w:r>
            <w:r>
              <w:rPr>
                <w:noProof/>
                <w:webHidden/>
              </w:rPr>
              <w:fldChar w:fldCharType="separate"/>
            </w:r>
            <w:r>
              <w:rPr>
                <w:noProof/>
                <w:webHidden/>
              </w:rPr>
              <w:t>19</w:t>
            </w:r>
            <w:r>
              <w:rPr>
                <w:noProof/>
                <w:webHidden/>
              </w:rPr>
              <w:fldChar w:fldCharType="end"/>
            </w:r>
          </w:hyperlink>
        </w:p>
        <w:p w14:paraId="7A3445C0" w14:textId="09054F3C"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3" w:history="1">
            <w:r w:rsidRPr="00CB5225">
              <w:rPr>
                <w:rStyle w:val="a8"/>
                <w:noProof/>
              </w:rPr>
              <w:t>2.4.1.</w:t>
            </w:r>
            <w:r>
              <w:rPr>
                <w:rFonts w:asciiTheme="minorHAnsi" w:eastAsiaTheme="minorEastAsia" w:hAnsiTheme="minorHAnsi"/>
                <w:noProof/>
                <w:color w:val="auto"/>
                <w:sz w:val="22"/>
                <w:lang w:eastAsia="ru-RU"/>
              </w:rPr>
              <w:tab/>
            </w:r>
            <w:r w:rsidRPr="00CB5225">
              <w:rPr>
                <w:rStyle w:val="a8"/>
                <w:noProof/>
              </w:rPr>
              <w:t>Климатические условия эксплуатации</w:t>
            </w:r>
            <w:r>
              <w:rPr>
                <w:noProof/>
                <w:webHidden/>
              </w:rPr>
              <w:tab/>
            </w:r>
            <w:r>
              <w:rPr>
                <w:noProof/>
                <w:webHidden/>
              </w:rPr>
              <w:fldChar w:fldCharType="begin"/>
            </w:r>
            <w:r>
              <w:rPr>
                <w:noProof/>
                <w:webHidden/>
              </w:rPr>
              <w:instrText xml:space="preserve"> PAGEREF _Toc67700153 \h </w:instrText>
            </w:r>
            <w:r>
              <w:rPr>
                <w:noProof/>
                <w:webHidden/>
              </w:rPr>
            </w:r>
            <w:r>
              <w:rPr>
                <w:noProof/>
                <w:webHidden/>
              </w:rPr>
              <w:fldChar w:fldCharType="separate"/>
            </w:r>
            <w:r>
              <w:rPr>
                <w:noProof/>
                <w:webHidden/>
              </w:rPr>
              <w:t>19</w:t>
            </w:r>
            <w:r>
              <w:rPr>
                <w:noProof/>
                <w:webHidden/>
              </w:rPr>
              <w:fldChar w:fldCharType="end"/>
            </w:r>
          </w:hyperlink>
        </w:p>
        <w:p w14:paraId="4264BF93" w14:textId="369B3A00"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4" w:history="1">
            <w:r w:rsidRPr="00CB5225">
              <w:rPr>
                <w:rStyle w:val="a8"/>
                <w:noProof/>
              </w:rPr>
              <w:t>2.4.2.</w:t>
            </w:r>
            <w:r>
              <w:rPr>
                <w:rFonts w:asciiTheme="minorHAnsi" w:eastAsiaTheme="minorEastAsia" w:hAnsiTheme="minorHAnsi"/>
                <w:noProof/>
                <w:color w:val="auto"/>
                <w:sz w:val="22"/>
                <w:lang w:eastAsia="ru-RU"/>
              </w:rPr>
              <w:tab/>
            </w:r>
            <w:r w:rsidRPr="00CB5225">
              <w:rPr>
                <w:rStyle w:val="a8"/>
                <w:noProof/>
              </w:rPr>
              <w:t>Требования к квалификации и численности персонала</w:t>
            </w:r>
            <w:r>
              <w:rPr>
                <w:noProof/>
                <w:webHidden/>
              </w:rPr>
              <w:tab/>
            </w:r>
            <w:r>
              <w:rPr>
                <w:noProof/>
                <w:webHidden/>
              </w:rPr>
              <w:fldChar w:fldCharType="begin"/>
            </w:r>
            <w:r>
              <w:rPr>
                <w:noProof/>
                <w:webHidden/>
              </w:rPr>
              <w:instrText xml:space="preserve"> PAGEREF _Toc67700154 \h </w:instrText>
            </w:r>
            <w:r>
              <w:rPr>
                <w:noProof/>
                <w:webHidden/>
              </w:rPr>
            </w:r>
            <w:r>
              <w:rPr>
                <w:noProof/>
                <w:webHidden/>
              </w:rPr>
              <w:fldChar w:fldCharType="separate"/>
            </w:r>
            <w:r>
              <w:rPr>
                <w:noProof/>
                <w:webHidden/>
              </w:rPr>
              <w:t>19</w:t>
            </w:r>
            <w:r>
              <w:rPr>
                <w:noProof/>
                <w:webHidden/>
              </w:rPr>
              <w:fldChar w:fldCharType="end"/>
            </w:r>
          </w:hyperlink>
        </w:p>
        <w:p w14:paraId="2E1648BD" w14:textId="6E81C2E1"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5" w:history="1">
            <w:r w:rsidRPr="00CB5225">
              <w:rPr>
                <w:rStyle w:val="a8"/>
                <w:noProof/>
              </w:rPr>
              <w:t>2.4.3.</w:t>
            </w:r>
            <w:r>
              <w:rPr>
                <w:rFonts w:asciiTheme="minorHAnsi" w:eastAsiaTheme="minorEastAsia" w:hAnsiTheme="minorHAnsi"/>
                <w:noProof/>
                <w:color w:val="auto"/>
                <w:sz w:val="22"/>
                <w:lang w:eastAsia="ru-RU"/>
              </w:rPr>
              <w:tab/>
            </w:r>
            <w:r w:rsidRPr="00CB5225">
              <w:rPr>
                <w:rStyle w:val="a8"/>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_Toc67700155 \h </w:instrText>
            </w:r>
            <w:r>
              <w:rPr>
                <w:noProof/>
                <w:webHidden/>
              </w:rPr>
            </w:r>
            <w:r>
              <w:rPr>
                <w:noProof/>
                <w:webHidden/>
              </w:rPr>
              <w:fldChar w:fldCharType="separate"/>
            </w:r>
            <w:r>
              <w:rPr>
                <w:noProof/>
                <w:webHidden/>
              </w:rPr>
              <w:t>20</w:t>
            </w:r>
            <w:r>
              <w:rPr>
                <w:noProof/>
                <w:webHidden/>
              </w:rPr>
              <w:fldChar w:fldCharType="end"/>
            </w:r>
          </w:hyperlink>
        </w:p>
        <w:p w14:paraId="27F14870" w14:textId="7DFFB01E"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6" w:history="1">
            <w:r w:rsidRPr="00CB5225">
              <w:rPr>
                <w:rStyle w:val="a8"/>
                <w:noProof/>
              </w:rPr>
              <w:t>2.4.4.</w:t>
            </w:r>
            <w:r>
              <w:rPr>
                <w:rFonts w:asciiTheme="minorHAnsi" w:eastAsiaTheme="minorEastAsia" w:hAnsiTheme="minorHAnsi"/>
                <w:noProof/>
                <w:color w:val="auto"/>
                <w:sz w:val="22"/>
                <w:lang w:eastAsia="ru-RU"/>
              </w:rPr>
              <w:tab/>
            </w:r>
            <w:r w:rsidRPr="00CB5225">
              <w:rPr>
                <w:rStyle w:val="a8"/>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_Toc67700156 \h </w:instrText>
            </w:r>
            <w:r>
              <w:rPr>
                <w:noProof/>
                <w:webHidden/>
              </w:rPr>
            </w:r>
            <w:r>
              <w:rPr>
                <w:noProof/>
                <w:webHidden/>
              </w:rPr>
              <w:fldChar w:fldCharType="separate"/>
            </w:r>
            <w:r>
              <w:rPr>
                <w:noProof/>
                <w:webHidden/>
              </w:rPr>
              <w:t>20</w:t>
            </w:r>
            <w:r>
              <w:rPr>
                <w:noProof/>
                <w:webHidden/>
              </w:rPr>
              <w:fldChar w:fldCharType="end"/>
            </w:r>
          </w:hyperlink>
        </w:p>
        <w:p w14:paraId="6E74B8FE" w14:textId="64D693B7"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57" w:history="1">
            <w:r w:rsidRPr="00CB5225">
              <w:rPr>
                <w:rStyle w:val="a8"/>
                <w:noProof/>
                <w14:scene3d>
                  <w14:camera w14:prst="orthographicFront"/>
                  <w14:lightRig w14:rig="threePt" w14:dir="t">
                    <w14:rot w14:lat="0" w14:lon="0" w14:rev="0"/>
                  </w14:lightRig>
                </w14:scene3d>
              </w:rPr>
              <w:t>2.5.</w:t>
            </w:r>
            <w:r w:rsidRPr="00CB5225">
              <w:rPr>
                <w:rStyle w:val="a8"/>
                <w:noProof/>
              </w:rPr>
              <w:t xml:space="preserve"> Программная документация</w:t>
            </w:r>
            <w:r>
              <w:rPr>
                <w:noProof/>
                <w:webHidden/>
              </w:rPr>
              <w:tab/>
            </w:r>
            <w:r>
              <w:rPr>
                <w:noProof/>
                <w:webHidden/>
              </w:rPr>
              <w:fldChar w:fldCharType="begin"/>
            </w:r>
            <w:r>
              <w:rPr>
                <w:noProof/>
                <w:webHidden/>
              </w:rPr>
              <w:instrText xml:space="preserve"> PAGEREF _Toc67700157 \h </w:instrText>
            </w:r>
            <w:r>
              <w:rPr>
                <w:noProof/>
                <w:webHidden/>
              </w:rPr>
            </w:r>
            <w:r>
              <w:rPr>
                <w:noProof/>
                <w:webHidden/>
              </w:rPr>
              <w:fldChar w:fldCharType="separate"/>
            </w:r>
            <w:r>
              <w:rPr>
                <w:noProof/>
                <w:webHidden/>
              </w:rPr>
              <w:t>21</w:t>
            </w:r>
            <w:r>
              <w:rPr>
                <w:noProof/>
                <w:webHidden/>
              </w:rPr>
              <w:fldChar w:fldCharType="end"/>
            </w:r>
          </w:hyperlink>
        </w:p>
        <w:p w14:paraId="0EE9CCFB" w14:textId="2A030E72"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58" w:history="1">
            <w:r w:rsidRPr="00CB5225">
              <w:rPr>
                <w:rStyle w:val="a8"/>
                <w:noProof/>
              </w:rPr>
              <w:t>2.5.1.</w:t>
            </w:r>
            <w:r>
              <w:rPr>
                <w:rFonts w:asciiTheme="minorHAnsi" w:eastAsiaTheme="minorEastAsia" w:hAnsiTheme="minorHAnsi"/>
                <w:noProof/>
                <w:color w:val="auto"/>
                <w:sz w:val="22"/>
                <w:lang w:eastAsia="ru-RU"/>
              </w:rPr>
              <w:tab/>
            </w:r>
            <w:r w:rsidRPr="00CB5225">
              <w:rPr>
                <w:rStyle w:val="a8"/>
                <w:noProof/>
              </w:rPr>
              <w:t>Предварительный состав программной документации</w:t>
            </w:r>
            <w:r>
              <w:rPr>
                <w:noProof/>
                <w:webHidden/>
              </w:rPr>
              <w:tab/>
            </w:r>
            <w:r>
              <w:rPr>
                <w:noProof/>
                <w:webHidden/>
              </w:rPr>
              <w:fldChar w:fldCharType="begin"/>
            </w:r>
            <w:r>
              <w:rPr>
                <w:noProof/>
                <w:webHidden/>
              </w:rPr>
              <w:instrText xml:space="preserve"> PAGEREF _Toc67700158 \h </w:instrText>
            </w:r>
            <w:r>
              <w:rPr>
                <w:noProof/>
                <w:webHidden/>
              </w:rPr>
            </w:r>
            <w:r>
              <w:rPr>
                <w:noProof/>
                <w:webHidden/>
              </w:rPr>
              <w:fldChar w:fldCharType="separate"/>
            </w:r>
            <w:r>
              <w:rPr>
                <w:noProof/>
                <w:webHidden/>
              </w:rPr>
              <w:t>21</w:t>
            </w:r>
            <w:r>
              <w:rPr>
                <w:noProof/>
                <w:webHidden/>
              </w:rPr>
              <w:fldChar w:fldCharType="end"/>
            </w:r>
          </w:hyperlink>
        </w:p>
        <w:p w14:paraId="3A697175" w14:textId="34D264CD"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59" w:history="1">
            <w:r w:rsidRPr="00CB5225">
              <w:rPr>
                <w:rStyle w:val="a8"/>
                <w:noProof/>
                <w14:scene3d>
                  <w14:camera w14:prst="orthographicFront"/>
                  <w14:lightRig w14:rig="threePt" w14:dir="t">
                    <w14:rot w14:lat="0" w14:lon="0" w14:rev="0"/>
                  </w14:lightRig>
                </w14:scene3d>
              </w:rPr>
              <w:t>2.6.</w:t>
            </w:r>
            <w:r w:rsidRPr="00CB5225">
              <w:rPr>
                <w:rStyle w:val="a8"/>
                <w:noProof/>
              </w:rPr>
              <w:t xml:space="preserve"> Стадии и этапы разработки</w:t>
            </w:r>
            <w:r>
              <w:rPr>
                <w:noProof/>
                <w:webHidden/>
              </w:rPr>
              <w:tab/>
            </w:r>
            <w:r>
              <w:rPr>
                <w:noProof/>
                <w:webHidden/>
              </w:rPr>
              <w:fldChar w:fldCharType="begin"/>
            </w:r>
            <w:r>
              <w:rPr>
                <w:noProof/>
                <w:webHidden/>
              </w:rPr>
              <w:instrText xml:space="preserve"> PAGEREF _Toc67700159 \h </w:instrText>
            </w:r>
            <w:r>
              <w:rPr>
                <w:noProof/>
                <w:webHidden/>
              </w:rPr>
            </w:r>
            <w:r>
              <w:rPr>
                <w:noProof/>
                <w:webHidden/>
              </w:rPr>
              <w:fldChar w:fldCharType="separate"/>
            </w:r>
            <w:r>
              <w:rPr>
                <w:noProof/>
                <w:webHidden/>
              </w:rPr>
              <w:t>21</w:t>
            </w:r>
            <w:r>
              <w:rPr>
                <w:noProof/>
                <w:webHidden/>
              </w:rPr>
              <w:fldChar w:fldCharType="end"/>
            </w:r>
          </w:hyperlink>
        </w:p>
        <w:p w14:paraId="7A3258C9" w14:textId="1C77790F"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60" w:history="1">
            <w:r w:rsidRPr="00CB5225">
              <w:rPr>
                <w:rStyle w:val="a8"/>
                <w:noProof/>
              </w:rPr>
              <w:t>2.6.1.</w:t>
            </w:r>
            <w:r>
              <w:rPr>
                <w:rFonts w:asciiTheme="minorHAnsi" w:eastAsiaTheme="minorEastAsia" w:hAnsiTheme="minorHAnsi"/>
                <w:noProof/>
                <w:color w:val="auto"/>
                <w:sz w:val="22"/>
                <w:lang w:eastAsia="ru-RU"/>
              </w:rPr>
              <w:tab/>
            </w:r>
            <w:r w:rsidRPr="00CB5225">
              <w:rPr>
                <w:rStyle w:val="a8"/>
                <w:noProof/>
              </w:rPr>
              <w:t>Стадии разработки</w:t>
            </w:r>
            <w:r>
              <w:rPr>
                <w:noProof/>
                <w:webHidden/>
              </w:rPr>
              <w:tab/>
            </w:r>
            <w:r>
              <w:rPr>
                <w:noProof/>
                <w:webHidden/>
              </w:rPr>
              <w:fldChar w:fldCharType="begin"/>
            </w:r>
            <w:r>
              <w:rPr>
                <w:noProof/>
                <w:webHidden/>
              </w:rPr>
              <w:instrText xml:space="preserve"> PAGEREF _Toc67700160 \h </w:instrText>
            </w:r>
            <w:r>
              <w:rPr>
                <w:noProof/>
                <w:webHidden/>
              </w:rPr>
            </w:r>
            <w:r>
              <w:rPr>
                <w:noProof/>
                <w:webHidden/>
              </w:rPr>
              <w:fldChar w:fldCharType="separate"/>
            </w:r>
            <w:r>
              <w:rPr>
                <w:noProof/>
                <w:webHidden/>
              </w:rPr>
              <w:t>21</w:t>
            </w:r>
            <w:r>
              <w:rPr>
                <w:noProof/>
                <w:webHidden/>
              </w:rPr>
              <w:fldChar w:fldCharType="end"/>
            </w:r>
          </w:hyperlink>
        </w:p>
        <w:p w14:paraId="78851B91" w14:textId="0A02B749"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61" w:history="1">
            <w:r w:rsidRPr="00CB5225">
              <w:rPr>
                <w:rStyle w:val="a8"/>
                <w:noProof/>
              </w:rPr>
              <w:t>2.6.2.</w:t>
            </w:r>
            <w:r>
              <w:rPr>
                <w:rFonts w:asciiTheme="minorHAnsi" w:eastAsiaTheme="minorEastAsia" w:hAnsiTheme="minorHAnsi"/>
                <w:noProof/>
                <w:color w:val="auto"/>
                <w:sz w:val="22"/>
                <w:lang w:eastAsia="ru-RU"/>
              </w:rPr>
              <w:tab/>
            </w:r>
            <w:r w:rsidRPr="00CB5225">
              <w:rPr>
                <w:rStyle w:val="a8"/>
                <w:noProof/>
              </w:rPr>
              <w:t>Содержание работ по этапам</w:t>
            </w:r>
            <w:r>
              <w:rPr>
                <w:noProof/>
                <w:webHidden/>
              </w:rPr>
              <w:tab/>
            </w:r>
            <w:r>
              <w:rPr>
                <w:noProof/>
                <w:webHidden/>
              </w:rPr>
              <w:fldChar w:fldCharType="begin"/>
            </w:r>
            <w:r>
              <w:rPr>
                <w:noProof/>
                <w:webHidden/>
              </w:rPr>
              <w:instrText xml:space="preserve"> PAGEREF _Toc67700161 \h </w:instrText>
            </w:r>
            <w:r>
              <w:rPr>
                <w:noProof/>
                <w:webHidden/>
              </w:rPr>
            </w:r>
            <w:r>
              <w:rPr>
                <w:noProof/>
                <w:webHidden/>
              </w:rPr>
              <w:fldChar w:fldCharType="separate"/>
            </w:r>
            <w:r>
              <w:rPr>
                <w:noProof/>
                <w:webHidden/>
              </w:rPr>
              <w:t>21</w:t>
            </w:r>
            <w:r>
              <w:rPr>
                <w:noProof/>
                <w:webHidden/>
              </w:rPr>
              <w:fldChar w:fldCharType="end"/>
            </w:r>
          </w:hyperlink>
        </w:p>
        <w:p w14:paraId="257F6FF4" w14:textId="34B33A9D"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62" w:history="1">
            <w:r w:rsidRPr="00CB5225">
              <w:rPr>
                <w:rStyle w:val="a8"/>
                <w:noProof/>
                <w14:scene3d>
                  <w14:camera w14:prst="orthographicFront"/>
                  <w14:lightRig w14:rig="threePt" w14:dir="t">
                    <w14:rot w14:lat="0" w14:lon="0" w14:rev="0"/>
                  </w14:lightRig>
                </w14:scene3d>
              </w:rPr>
              <w:t>2.7.</w:t>
            </w:r>
            <w:r w:rsidRPr="00CB5225">
              <w:rPr>
                <w:rStyle w:val="a8"/>
                <w:noProof/>
              </w:rPr>
              <w:t xml:space="preserve"> Порядок контроля и приемки</w:t>
            </w:r>
            <w:r>
              <w:rPr>
                <w:noProof/>
                <w:webHidden/>
              </w:rPr>
              <w:tab/>
            </w:r>
            <w:r>
              <w:rPr>
                <w:noProof/>
                <w:webHidden/>
              </w:rPr>
              <w:fldChar w:fldCharType="begin"/>
            </w:r>
            <w:r>
              <w:rPr>
                <w:noProof/>
                <w:webHidden/>
              </w:rPr>
              <w:instrText xml:space="preserve"> PAGEREF _Toc67700162 \h </w:instrText>
            </w:r>
            <w:r>
              <w:rPr>
                <w:noProof/>
                <w:webHidden/>
              </w:rPr>
            </w:r>
            <w:r>
              <w:rPr>
                <w:noProof/>
                <w:webHidden/>
              </w:rPr>
              <w:fldChar w:fldCharType="separate"/>
            </w:r>
            <w:r>
              <w:rPr>
                <w:noProof/>
                <w:webHidden/>
              </w:rPr>
              <w:t>22</w:t>
            </w:r>
            <w:r>
              <w:rPr>
                <w:noProof/>
                <w:webHidden/>
              </w:rPr>
              <w:fldChar w:fldCharType="end"/>
            </w:r>
          </w:hyperlink>
        </w:p>
        <w:p w14:paraId="24F6BB3C" w14:textId="6B05A801"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63" w:history="1">
            <w:r w:rsidRPr="00CB5225">
              <w:rPr>
                <w:rStyle w:val="a8"/>
                <w:noProof/>
              </w:rPr>
              <w:t>2.7.1.</w:t>
            </w:r>
            <w:r>
              <w:rPr>
                <w:rFonts w:asciiTheme="minorHAnsi" w:eastAsiaTheme="minorEastAsia" w:hAnsiTheme="minorHAnsi"/>
                <w:noProof/>
                <w:color w:val="auto"/>
                <w:sz w:val="22"/>
                <w:lang w:eastAsia="ru-RU"/>
              </w:rPr>
              <w:tab/>
            </w:r>
            <w:r w:rsidRPr="00CB5225">
              <w:rPr>
                <w:rStyle w:val="a8"/>
                <w:noProof/>
              </w:rPr>
              <w:t>Виды</w:t>
            </w:r>
            <w:r w:rsidRPr="00CB5225">
              <w:rPr>
                <w:rStyle w:val="a8"/>
                <w:noProof/>
                <w:lang w:eastAsia="ru-RU"/>
              </w:rPr>
              <w:t xml:space="preserve"> испытаний</w:t>
            </w:r>
            <w:r>
              <w:rPr>
                <w:noProof/>
                <w:webHidden/>
              </w:rPr>
              <w:tab/>
            </w:r>
            <w:r>
              <w:rPr>
                <w:noProof/>
                <w:webHidden/>
              </w:rPr>
              <w:fldChar w:fldCharType="begin"/>
            </w:r>
            <w:r>
              <w:rPr>
                <w:noProof/>
                <w:webHidden/>
              </w:rPr>
              <w:instrText xml:space="preserve"> PAGEREF _Toc67700163 \h </w:instrText>
            </w:r>
            <w:r>
              <w:rPr>
                <w:noProof/>
                <w:webHidden/>
              </w:rPr>
            </w:r>
            <w:r>
              <w:rPr>
                <w:noProof/>
                <w:webHidden/>
              </w:rPr>
              <w:fldChar w:fldCharType="separate"/>
            </w:r>
            <w:r>
              <w:rPr>
                <w:noProof/>
                <w:webHidden/>
              </w:rPr>
              <w:t>22</w:t>
            </w:r>
            <w:r>
              <w:rPr>
                <w:noProof/>
                <w:webHidden/>
              </w:rPr>
              <w:fldChar w:fldCharType="end"/>
            </w:r>
          </w:hyperlink>
        </w:p>
        <w:p w14:paraId="2879AD3D" w14:textId="5F6A84ED"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64" w:history="1">
            <w:r w:rsidRPr="00CB5225">
              <w:rPr>
                <w:rStyle w:val="a8"/>
                <w:noProof/>
              </w:rPr>
              <w:t>2.7.2.</w:t>
            </w:r>
            <w:r>
              <w:rPr>
                <w:rFonts w:asciiTheme="minorHAnsi" w:eastAsiaTheme="minorEastAsia" w:hAnsiTheme="minorHAnsi"/>
                <w:noProof/>
                <w:color w:val="auto"/>
                <w:sz w:val="22"/>
                <w:lang w:eastAsia="ru-RU"/>
              </w:rPr>
              <w:tab/>
            </w:r>
            <w:r w:rsidRPr="00CB5225">
              <w:rPr>
                <w:rStyle w:val="a8"/>
                <w:noProof/>
                <w:lang w:eastAsia="ru-RU"/>
              </w:rPr>
              <w:t xml:space="preserve">Общие </w:t>
            </w:r>
            <w:r w:rsidRPr="00CB5225">
              <w:rPr>
                <w:rStyle w:val="a8"/>
                <w:noProof/>
              </w:rPr>
              <w:t>требования</w:t>
            </w:r>
            <w:r w:rsidRPr="00CB5225">
              <w:rPr>
                <w:rStyle w:val="a8"/>
                <w:noProof/>
                <w:lang w:eastAsia="ru-RU"/>
              </w:rPr>
              <w:t xml:space="preserve"> к приемке работы</w:t>
            </w:r>
            <w:r>
              <w:rPr>
                <w:noProof/>
                <w:webHidden/>
              </w:rPr>
              <w:tab/>
            </w:r>
            <w:r>
              <w:rPr>
                <w:noProof/>
                <w:webHidden/>
              </w:rPr>
              <w:fldChar w:fldCharType="begin"/>
            </w:r>
            <w:r>
              <w:rPr>
                <w:noProof/>
                <w:webHidden/>
              </w:rPr>
              <w:instrText xml:space="preserve"> PAGEREF _Toc67700164 \h </w:instrText>
            </w:r>
            <w:r>
              <w:rPr>
                <w:noProof/>
                <w:webHidden/>
              </w:rPr>
            </w:r>
            <w:r>
              <w:rPr>
                <w:noProof/>
                <w:webHidden/>
              </w:rPr>
              <w:fldChar w:fldCharType="separate"/>
            </w:r>
            <w:r>
              <w:rPr>
                <w:noProof/>
                <w:webHidden/>
              </w:rPr>
              <w:t>22</w:t>
            </w:r>
            <w:r>
              <w:rPr>
                <w:noProof/>
                <w:webHidden/>
              </w:rPr>
              <w:fldChar w:fldCharType="end"/>
            </w:r>
          </w:hyperlink>
        </w:p>
        <w:p w14:paraId="5EF7B8BA" w14:textId="299AEDFF"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65" w:history="1">
            <w:r w:rsidRPr="00CB5225">
              <w:rPr>
                <w:rStyle w:val="a8"/>
                <w:noProof/>
              </w:rPr>
              <w:t>3. Проектирование</w:t>
            </w:r>
            <w:r>
              <w:rPr>
                <w:noProof/>
                <w:webHidden/>
              </w:rPr>
              <w:tab/>
            </w:r>
            <w:r>
              <w:rPr>
                <w:noProof/>
                <w:webHidden/>
              </w:rPr>
              <w:fldChar w:fldCharType="begin"/>
            </w:r>
            <w:r>
              <w:rPr>
                <w:noProof/>
                <w:webHidden/>
              </w:rPr>
              <w:instrText xml:space="preserve"> PAGEREF _Toc67700165 \h </w:instrText>
            </w:r>
            <w:r>
              <w:rPr>
                <w:noProof/>
                <w:webHidden/>
              </w:rPr>
            </w:r>
            <w:r>
              <w:rPr>
                <w:noProof/>
                <w:webHidden/>
              </w:rPr>
              <w:fldChar w:fldCharType="separate"/>
            </w:r>
            <w:r>
              <w:rPr>
                <w:noProof/>
                <w:webHidden/>
              </w:rPr>
              <w:t>23</w:t>
            </w:r>
            <w:r>
              <w:rPr>
                <w:noProof/>
                <w:webHidden/>
              </w:rPr>
              <w:fldChar w:fldCharType="end"/>
            </w:r>
          </w:hyperlink>
        </w:p>
        <w:p w14:paraId="6076A0EB" w14:textId="5996480B"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66" w:history="1">
            <w:r w:rsidRPr="00CB5225">
              <w:rPr>
                <w:rStyle w:val="a8"/>
                <w:noProof/>
                <w14:scene3d>
                  <w14:camera w14:prst="orthographicFront"/>
                  <w14:lightRig w14:rig="threePt" w14:dir="t">
                    <w14:rot w14:lat="0" w14:lon="0" w14:rev="0"/>
                  </w14:lightRig>
                </w14:scene3d>
              </w:rPr>
              <w:t>3.1.</w:t>
            </w:r>
            <w:r w:rsidRPr="00CB5225">
              <w:rPr>
                <w:rStyle w:val="a8"/>
                <w:noProof/>
                <w:lang w:val="en-US"/>
              </w:rPr>
              <w:t xml:space="preserve"> ER-</w:t>
            </w:r>
            <w:r w:rsidRPr="00CB5225">
              <w:rPr>
                <w:rStyle w:val="a8"/>
                <w:noProof/>
              </w:rPr>
              <w:t>диаграмма</w:t>
            </w:r>
            <w:r>
              <w:rPr>
                <w:noProof/>
                <w:webHidden/>
              </w:rPr>
              <w:tab/>
            </w:r>
            <w:r>
              <w:rPr>
                <w:noProof/>
                <w:webHidden/>
              </w:rPr>
              <w:fldChar w:fldCharType="begin"/>
            </w:r>
            <w:r>
              <w:rPr>
                <w:noProof/>
                <w:webHidden/>
              </w:rPr>
              <w:instrText xml:space="preserve"> PAGEREF _Toc67700166 \h </w:instrText>
            </w:r>
            <w:r>
              <w:rPr>
                <w:noProof/>
                <w:webHidden/>
              </w:rPr>
            </w:r>
            <w:r>
              <w:rPr>
                <w:noProof/>
                <w:webHidden/>
              </w:rPr>
              <w:fldChar w:fldCharType="separate"/>
            </w:r>
            <w:r>
              <w:rPr>
                <w:noProof/>
                <w:webHidden/>
              </w:rPr>
              <w:t>23</w:t>
            </w:r>
            <w:r>
              <w:rPr>
                <w:noProof/>
                <w:webHidden/>
              </w:rPr>
              <w:fldChar w:fldCharType="end"/>
            </w:r>
          </w:hyperlink>
        </w:p>
        <w:p w14:paraId="4208400C" w14:textId="51CF93F2"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67" w:history="1">
            <w:r w:rsidRPr="00CB5225">
              <w:rPr>
                <w:rStyle w:val="a8"/>
                <w:noProof/>
                <w14:scene3d>
                  <w14:camera w14:prst="orthographicFront"/>
                  <w14:lightRig w14:rig="threePt" w14:dir="t">
                    <w14:rot w14:lat="0" w14:lon="0" w14:rev="0"/>
                  </w14:lightRig>
                </w14:scene3d>
              </w:rPr>
              <w:t>3.2.</w:t>
            </w:r>
            <w:r w:rsidRPr="00CB5225">
              <w:rPr>
                <w:rStyle w:val="a8"/>
                <w:noProof/>
                <w:lang w:val="en-US"/>
              </w:rPr>
              <w:t xml:space="preserve"> DF</w:t>
            </w:r>
            <w:r w:rsidRPr="00CB5225">
              <w:rPr>
                <w:rStyle w:val="a8"/>
                <w:noProof/>
              </w:rPr>
              <w:t>-диаграмма</w:t>
            </w:r>
            <w:r>
              <w:rPr>
                <w:noProof/>
                <w:webHidden/>
              </w:rPr>
              <w:tab/>
            </w:r>
            <w:r>
              <w:rPr>
                <w:noProof/>
                <w:webHidden/>
              </w:rPr>
              <w:fldChar w:fldCharType="begin"/>
            </w:r>
            <w:r>
              <w:rPr>
                <w:noProof/>
                <w:webHidden/>
              </w:rPr>
              <w:instrText xml:space="preserve"> PAGEREF _Toc67700167 \h </w:instrText>
            </w:r>
            <w:r>
              <w:rPr>
                <w:noProof/>
                <w:webHidden/>
              </w:rPr>
            </w:r>
            <w:r>
              <w:rPr>
                <w:noProof/>
                <w:webHidden/>
              </w:rPr>
              <w:fldChar w:fldCharType="separate"/>
            </w:r>
            <w:r>
              <w:rPr>
                <w:noProof/>
                <w:webHidden/>
              </w:rPr>
              <w:t>27</w:t>
            </w:r>
            <w:r>
              <w:rPr>
                <w:noProof/>
                <w:webHidden/>
              </w:rPr>
              <w:fldChar w:fldCharType="end"/>
            </w:r>
          </w:hyperlink>
        </w:p>
        <w:p w14:paraId="518DDCAF" w14:textId="1E637CB5"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68" w:history="1">
            <w:r w:rsidRPr="00CB5225">
              <w:rPr>
                <w:rStyle w:val="a8"/>
                <w:noProof/>
                <w14:scene3d>
                  <w14:camera w14:prst="orthographicFront"/>
                  <w14:lightRig w14:rig="threePt" w14:dir="t">
                    <w14:rot w14:lat="0" w14:lon="0" w14:rev="0"/>
                  </w14:lightRig>
                </w14:scene3d>
              </w:rPr>
              <w:t>3.3.</w:t>
            </w:r>
            <w:r w:rsidRPr="00CB5225">
              <w:rPr>
                <w:rStyle w:val="a8"/>
                <w:noProof/>
                <w:lang w:val="en-US"/>
              </w:rPr>
              <w:t xml:space="preserve"> IDEF0-</w:t>
            </w:r>
            <w:r w:rsidRPr="00CB5225">
              <w:rPr>
                <w:rStyle w:val="a8"/>
                <w:noProof/>
              </w:rPr>
              <w:t>Диаграмма</w:t>
            </w:r>
            <w:r>
              <w:rPr>
                <w:noProof/>
                <w:webHidden/>
              </w:rPr>
              <w:tab/>
            </w:r>
            <w:r>
              <w:rPr>
                <w:noProof/>
                <w:webHidden/>
              </w:rPr>
              <w:fldChar w:fldCharType="begin"/>
            </w:r>
            <w:r>
              <w:rPr>
                <w:noProof/>
                <w:webHidden/>
              </w:rPr>
              <w:instrText xml:space="preserve"> PAGEREF _Toc67700168 \h </w:instrText>
            </w:r>
            <w:r>
              <w:rPr>
                <w:noProof/>
                <w:webHidden/>
              </w:rPr>
            </w:r>
            <w:r>
              <w:rPr>
                <w:noProof/>
                <w:webHidden/>
              </w:rPr>
              <w:fldChar w:fldCharType="separate"/>
            </w:r>
            <w:r>
              <w:rPr>
                <w:noProof/>
                <w:webHidden/>
              </w:rPr>
              <w:t>29</w:t>
            </w:r>
            <w:r>
              <w:rPr>
                <w:noProof/>
                <w:webHidden/>
              </w:rPr>
              <w:fldChar w:fldCharType="end"/>
            </w:r>
          </w:hyperlink>
        </w:p>
        <w:p w14:paraId="4A57F4A0" w14:textId="148B6903"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69" w:history="1">
            <w:r w:rsidRPr="00CB5225">
              <w:rPr>
                <w:rStyle w:val="a8"/>
                <w:noProof/>
                <w:lang w:val="en-US"/>
                <w14:scene3d>
                  <w14:camera w14:prst="orthographicFront"/>
                  <w14:lightRig w14:rig="threePt" w14:dir="t">
                    <w14:rot w14:lat="0" w14:lon="0" w14:rev="0"/>
                  </w14:lightRig>
                </w14:scene3d>
              </w:rPr>
              <w:t>3.4.</w:t>
            </w:r>
            <w:r w:rsidRPr="00CB5225">
              <w:rPr>
                <w:rStyle w:val="a8"/>
                <w:noProof/>
                <w:lang w:val="en-US"/>
              </w:rPr>
              <w:t xml:space="preserve"> BPMN</w:t>
            </w:r>
            <w:r>
              <w:rPr>
                <w:noProof/>
                <w:webHidden/>
              </w:rPr>
              <w:tab/>
            </w:r>
            <w:r>
              <w:rPr>
                <w:noProof/>
                <w:webHidden/>
              </w:rPr>
              <w:fldChar w:fldCharType="begin"/>
            </w:r>
            <w:r>
              <w:rPr>
                <w:noProof/>
                <w:webHidden/>
              </w:rPr>
              <w:instrText xml:space="preserve"> PAGEREF _Toc67700169 \h </w:instrText>
            </w:r>
            <w:r>
              <w:rPr>
                <w:noProof/>
                <w:webHidden/>
              </w:rPr>
            </w:r>
            <w:r>
              <w:rPr>
                <w:noProof/>
                <w:webHidden/>
              </w:rPr>
              <w:fldChar w:fldCharType="separate"/>
            </w:r>
            <w:r>
              <w:rPr>
                <w:noProof/>
                <w:webHidden/>
              </w:rPr>
              <w:t>32</w:t>
            </w:r>
            <w:r>
              <w:rPr>
                <w:noProof/>
                <w:webHidden/>
              </w:rPr>
              <w:fldChar w:fldCharType="end"/>
            </w:r>
          </w:hyperlink>
        </w:p>
        <w:p w14:paraId="2B5069CE" w14:textId="08E702D1"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70" w:history="1">
            <w:r w:rsidRPr="00CB5225">
              <w:rPr>
                <w:rStyle w:val="a8"/>
                <w:noProof/>
              </w:rPr>
              <w:t>3.4.1.</w:t>
            </w:r>
            <w:r>
              <w:rPr>
                <w:rFonts w:asciiTheme="minorHAnsi" w:eastAsiaTheme="minorEastAsia" w:hAnsiTheme="minorHAnsi"/>
                <w:noProof/>
                <w:color w:val="auto"/>
                <w:sz w:val="22"/>
                <w:lang w:eastAsia="ru-RU"/>
              </w:rPr>
              <w:tab/>
            </w:r>
            <w:r w:rsidRPr="00CB5225">
              <w:rPr>
                <w:rStyle w:val="a8"/>
                <w:noProof/>
              </w:rPr>
              <w:t>Пользователь и клиентская часть</w:t>
            </w:r>
            <w:r>
              <w:rPr>
                <w:noProof/>
                <w:webHidden/>
              </w:rPr>
              <w:tab/>
            </w:r>
            <w:r>
              <w:rPr>
                <w:noProof/>
                <w:webHidden/>
              </w:rPr>
              <w:fldChar w:fldCharType="begin"/>
            </w:r>
            <w:r>
              <w:rPr>
                <w:noProof/>
                <w:webHidden/>
              </w:rPr>
              <w:instrText xml:space="preserve"> PAGEREF _Toc67700170 \h </w:instrText>
            </w:r>
            <w:r>
              <w:rPr>
                <w:noProof/>
                <w:webHidden/>
              </w:rPr>
            </w:r>
            <w:r>
              <w:rPr>
                <w:noProof/>
                <w:webHidden/>
              </w:rPr>
              <w:fldChar w:fldCharType="separate"/>
            </w:r>
            <w:r>
              <w:rPr>
                <w:noProof/>
                <w:webHidden/>
              </w:rPr>
              <w:t>32</w:t>
            </w:r>
            <w:r>
              <w:rPr>
                <w:noProof/>
                <w:webHidden/>
              </w:rPr>
              <w:fldChar w:fldCharType="end"/>
            </w:r>
          </w:hyperlink>
        </w:p>
        <w:p w14:paraId="46F7C8D8" w14:textId="67A96043"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71" w:history="1">
            <w:r w:rsidRPr="00CB5225">
              <w:rPr>
                <w:rStyle w:val="a8"/>
                <w:noProof/>
              </w:rPr>
              <w:t>3.4.2.</w:t>
            </w:r>
            <w:r>
              <w:rPr>
                <w:rFonts w:asciiTheme="minorHAnsi" w:eastAsiaTheme="minorEastAsia" w:hAnsiTheme="minorHAnsi"/>
                <w:noProof/>
                <w:color w:val="auto"/>
                <w:sz w:val="22"/>
                <w:lang w:eastAsia="ru-RU"/>
              </w:rPr>
              <w:tab/>
            </w:r>
            <w:r w:rsidRPr="00CB5225">
              <w:rPr>
                <w:rStyle w:val="a8"/>
                <w:noProof/>
              </w:rPr>
              <w:t>Серверная часть и сервисы доставки</w:t>
            </w:r>
            <w:r>
              <w:rPr>
                <w:noProof/>
                <w:webHidden/>
              </w:rPr>
              <w:tab/>
            </w:r>
            <w:r>
              <w:rPr>
                <w:noProof/>
                <w:webHidden/>
              </w:rPr>
              <w:fldChar w:fldCharType="begin"/>
            </w:r>
            <w:r>
              <w:rPr>
                <w:noProof/>
                <w:webHidden/>
              </w:rPr>
              <w:instrText xml:space="preserve"> PAGEREF _Toc67700171 \h </w:instrText>
            </w:r>
            <w:r>
              <w:rPr>
                <w:noProof/>
                <w:webHidden/>
              </w:rPr>
            </w:r>
            <w:r>
              <w:rPr>
                <w:noProof/>
                <w:webHidden/>
              </w:rPr>
              <w:fldChar w:fldCharType="separate"/>
            </w:r>
            <w:r>
              <w:rPr>
                <w:noProof/>
                <w:webHidden/>
              </w:rPr>
              <w:t>32</w:t>
            </w:r>
            <w:r>
              <w:rPr>
                <w:noProof/>
                <w:webHidden/>
              </w:rPr>
              <w:fldChar w:fldCharType="end"/>
            </w:r>
          </w:hyperlink>
        </w:p>
        <w:p w14:paraId="2AE0EB79" w14:textId="7A9423DE"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72" w:history="1">
            <w:r w:rsidRPr="00CB5225">
              <w:rPr>
                <w:rStyle w:val="a8"/>
                <w:noProof/>
              </w:rPr>
              <w:t>3.4.3.</w:t>
            </w:r>
            <w:r>
              <w:rPr>
                <w:rFonts w:asciiTheme="minorHAnsi" w:eastAsiaTheme="minorEastAsia" w:hAnsiTheme="minorHAnsi"/>
                <w:noProof/>
                <w:color w:val="auto"/>
                <w:sz w:val="22"/>
                <w:lang w:eastAsia="ru-RU"/>
              </w:rPr>
              <w:tab/>
            </w:r>
            <w:r w:rsidRPr="00CB5225">
              <w:rPr>
                <w:rStyle w:val="a8"/>
                <w:noProof/>
              </w:rPr>
              <w:t>Диаграмма модели бизнес-процесса</w:t>
            </w:r>
            <w:r>
              <w:rPr>
                <w:noProof/>
                <w:webHidden/>
              </w:rPr>
              <w:tab/>
            </w:r>
            <w:r>
              <w:rPr>
                <w:noProof/>
                <w:webHidden/>
              </w:rPr>
              <w:fldChar w:fldCharType="begin"/>
            </w:r>
            <w:r>
              <w:rPr>
                <w:noProof/>
                <w:webHidden/>
              </w:rPr>
              <w:instrText xml:space="preserve"> PAGEREF _Toc67700172 \h </w:instrText>
            </w:r>
            <w:r>
              <w:rPr>
                <w:noProof/>
                <w:webHidden/>
              </w:rPr>
            </w:r>
            <w:r>
              <w:rPr>
                <w:noProof/>
                <w:webHidden/>
              </w:rPr>
              <w:fldChar w:fldCharType="separate"/>
            </w:r>
            <w:r>
              <w:rPr>
                <w:noProof/>
                <w:webHidden/>
              </w:rPr>
              <w:t>33</w:t>
            </w:r>
            <w:r>
              <w:rPr>
                <w:noProof/>
                <w:webHidden/>
              </w:rPr>
              <w:fldChar w:fldCharType="end"/>
            </w:r>
          </w:hyperlink>
        </w:p>
        <w:p w14:paraId="11B6551B" w14:textId="31E8E968"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73" w:history="1">
            <w:r w:rsidRPr="00CB5225">
              <w:rPr>
                <w:rStyle w:val="a8"/>
                <w:noProof/>
              </w:rPr>
              <w:t>4. Проектирование архитектуры ПС</w:t>
            </w:r>
            <w:r>
              <w:rPr>
                <w:noProof/>
                <w:webHidden/>
              </w:rPr>
              <w:tab/>
            </w:r>
            <w:r>
              <w:rPr>
                <w:noProof/>
                <w:webHidden/>
              </w:rPr>
              <w:fldChar w:fldCharType="begin"/>
            </w:r>
            <w:r>
              <w:rPr>
                <w:noProof/>
                <w:webHidden/>
              </w:rPr>
              <w:instrText xml:space="preserve"> PAGEREF _Toc67700173 \h </w:instrText>
            </w:r>
            <w:r>
              <w:rPr>
                <w:noProof/>
                <w:webHidden/>
              </w:rPr>
            </w:r>
            <w:r>
              <w:rPr>
                <w:noProof/>
                <w:webHidden/>
              </w:rPr>
              <w:fldChar w:fldCharType="separate"/>
            </w:r>
            <w:r>
              <w:rPr>
                <w:noProof/>
                <w:webHidden/>
              </w:rPr>
              <w:t>34</w:t>
            </w:r>
            <w:r>
              <w:rPr>
                <w:noProof/>
                <w:webHidden/>
              </w:rPr>
              <w:fldChar w:fldCharType="end"/>
            </w:r>
          </w:hyperlink>
        </w:p>
        <w:p w14:paraId="1AEB9F9D" w14:textId="003F5A16"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74" w:history="1">
            <w:r w:rsidRPr="00CB5225">
              <w:rPr>
                <w:rStyle w:val="a8"/>
                <w:noProof/>
                <w14:scene3d>
                  <w14:camera w14:prst="orthographicFront"/>
                  <w14:lightRig w14:rig="threePt" w14:dir="t">
                    <w14:rot w14:lat="0" w14:lon="0" w14:rev="0"/>
                  </w14:lightRig>
                </w14:scene3d>
              </w:rPr>
              <w:t>4.1.</w:t>
            </w:r>
            <w:r w:rsidRPr="00CB5225">
              <w:rPr>
                <w:rStyle w:val="a8"/>
                <w:noProof/>
              </w:rPr>
              <w:t xml:space="preserve"> Клиентская часть</w:t>
            </w:r>
            <w:r>
              <w:rPr>
                <w:noProof/>
                <w:webHidden/>
              </w:rPr>
              <w:tab/>
            </w:r>
            <w:r>
              <w:rPr>
                <w:noProof/>
                <w:webHidden/>
              </w:rPr>
              <w:fldChar w:fldCharType="begin"/>
            </w:r>
            <w:r>
              <w:rPr>
                <w:noProof/>
                <w:webHidden/>
              </w:rPr>
              <w:instrText xml:space="preserve"> PAGEREF _Toc67700174 \h </w:instrText>
            </w:r>
            <w:r>
              <w:rPr>
                <w:noProof/>
                <w:webHidden/>
              </w:rPr>
            </w:r>
            <w:r>
              <w:rPr>
                <w:noProof/>
                <w:webHidden/>
              </w:rPr>
              <w:fldChar w:fldCharType="separate"/>
            </w:r>
            <w:r>
              <w:rPr>
                <w:noProof/>
                <w:webHidden/>
              </w:rPr>
              <w:t>34</w:t>
            </w:r>
            <w:r>
              <w:rPr>
                <w:noProof/>
                <w:webHidden/>
              </w:rPr>
              <w:fldChar w:fldCharType="end"/>
            </w:r>
          </w:hyperlink>
        </w:p>
        <w:p w14:paraId="5C57035B" w14:textId="43E3890C"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75" w:history="1">
            <w:r w:rsidRPr="00CB5225">
              <w:rPr>
                <w:rStyle w:val="a8"/>
                <w:noProof/>
                <w14:scene3d>
                  <w14:camera w14:prst="orthographicFront"/>
                  <w14:lightRig w14:rig="threePt" w14:dir="t">
                    <w14:rot w14:lat="0" w14:lon="0" w14:rev="0"/>
                  </w14:lightRig>
                </w14:scene3d>
              </w:rPr>
              <w:t>4.2.</w:t>
            </w:r>
            <w:r w:rsidRPr="00CB5225">
              <w:rPr>
                <w:rStyle w:val="a8"/>
                <w:noProof/>
              </w:rPr>
              <w:t xml:space="preserve"> Серверная часть</w:t>
            </w:r>
            <w:r>
              <w:rPr>
                <w:noProof/>
                <w:webHidden/>
              </w:rPr>
              <w:tab/>
            </w:r>
            <w:r>
              <w:rPr>
                <w:noProof/>
                <w:webHidden/>
              </w:rPr>
              <w:fldChar w:fldCharType="begin"/>
            </w:r>
            <w:r>
              <w:rPr>
                <w:noProof/>
                <w:webHidden/>
              </w:rPr>
              <w:instrText xml:space="preserve"> PAGEREF _Toc67700175 \h </w:instrText>
            </w:r>
            <w:r>
              <w:rPr>
                <w:noProof/>
                <w:webHidden/>
              </w:rPr>
            </w:r>
            <w:r>
              <w:rPr>
                <w:noProof/>
                <w:webHidden/>
              </w:rPr>
              <w:fldChar w:fldCharType="separate"/>
            </w:r>
            <w:r>
              <w:rPr>
                <w:noProof/>
                <w:webHidden/>
              </w:rPr>
              <w:t>36</w:t>
            </w:r>
            <w:r>
              <w:rPr>
                <w:noProof/>
                <w:webHidden/>
              </w:rPr>
              <w:fldChar w:fldCharType="end"/>
            </w:r>
          </w:hyperlink>
        </w:p>
        <w:p w14:paraId="1128922D" w14:textId="3D76376F"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76" w:history="1">
            <w:r w:rsidRPr="00CB5225">
              <w:rPr>
                <w:rStyle w:val="a8"/>
                <w:noProof/>
                <w14:scene3d>
                  <w14:camera w14:prst="orthographicFront"/>
                  <w14:lightRig w14:rig="threePt" w14:dir="t">
                    <w14:rot w14:lat="0" w14:lon="0" w14:rev="0"/>
                  </w14:lightRig>
                </w14:scene3d>
              </w:rPr>
              <w:t>4.3.</w:t>
            </w:r>
            <w:r w:rsidRPr="00CB5225">
              <w:rPr>
                <w:rStyle w:val="a8"/>
                <w:noProof/>
              </w:rPr>
              <w:t xml:space="preserve"> Хранилище данных</w:t>
            </w:r>
            <w:r>
              <w:rPr>
                <w:noProof/>
                <w:webHidden/>
              </w:rPr>
              <w:tab/>
            </w:r>
            <w:r>
              <w:rPr>
                <w:noProof/>
                <w:webHidden/>
              </w:rPr>
              <w:fldChar w:fldCharType="begin"/>
            </w:r>
            <w:r>
              <w:rPr>
                <w:noProof/>
                <w:webHidden/>
              </w:rPr>
              <w:instrText xml:space="preserve"> PAGEREF _Toc67700176 \h </w:instrText>
            </w:r>
            <w:r>
              <w:rPr>
                <w:noProof/>
                <w:webHidden/>
              </w:rPr>
            </w:r>
            <w:r>
              <w:rPr>
                <w:noProof/>
                <w:webHidden/>
              </w:rPr>
              <w:fldChar w:fldCharType="separate"/>
            </w:r>
            <w:r>
              <w:rPr>
                <w:noProof/>
                <w:webHidden/>
              </w:rPr>
              <w:t>37</w:t>
            </w:r>
            <w:r>
              <w:rPr>
                <w:noProof/>
                <w:webHidden/>
              </w:rPr>
              <w:fldChar w:fldCharType="end"/>
            </w:r>
          </w:hyperlink>
        </w:p>
        <w:p w14:paraId="5C7C9333" w14:textId="4914C030"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77" w:history="1">
            <w:r w:rsidRPr="00CB5225">
              <w:rPr>
                <w:rStyle w:val="a8"/>
                <w:noProof/>
              </w:rPr>
              <w:t>5. технико-экономическая часть</w:t>
            </w:r>
            <w:r>
              <w:rPr>
                <w:noProof/>
                <w:webHidden/>
              </w:rPr>
              <w:tab/>
            </w:r>
            <w:r>
              <w:rPr>
                <w:noProof/>
                <w:webHidden/>
              </w:rPr>
              <w:fldChar w:fldCharType="begin"/>
            </w:r>
            <w:r>
              <w:rPr>
                <w:noProof/>
                <w:webHidden/>
              </w:rPr>
              <w:instrText xml:space="preserve"> PAGEREF _Toc67700177 \h </w:instrText>
            </w:r>
            <w:r>
              <w:rPr>
                <w:noProof/>
                <w:webHidden/>
              </w:rPr>
            </w:r>
            <w:r>
              <w:rPr>
                <w:noProof/>
                <w:webHidden/>
              </w:rPr>
              <w:fldChar w:fldCharType="separate"/>
            </w:r>
            <w:r>
              <w:rPr>
                <w:noProof/>
                <w:webHidden/>
              </w:rPr>
              <w:t>38</w:t>
            </w:r>
            <w:r>
              <w:rPr>
                <w:noProof/>
                <w:webHidden/>
              </w:rPr>
              <w:fldChar w:fldCharType="end"/>
            </w:r>
          </w:hyperlink>
        </w:p>
        <w:p w14:paraId="3227F6FA" w14:textId="1CE7939B"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78" w:history="1">
            <w:r w:rsidRPr="00CB5225">
              <w:rPr>
                <w:rStyle w:val="a8"/>
                <w:noProof/>
                <w14:scene3d>
                  <w14:camera w14:prst="orthographicFront"/>
                  <w14:lightRig w14:rig="threePt" w14:dir="t">
                    <w14:rot w14:lat="0" w14:lon="0" w14:rev="0"/>
                  </w14:lightRig>
                </w14:scene3d>
              </w:rPr>
              <w:t>5.1.</w:t>
            </w:r>
            <w:r w:rsidRPr="00CB5225">
              <w:rPr>
                <w:rStyle w:val="a8"/>
                <w:noProof/>
              </w:rPr>
              <w:t xml:space="preserve"> Организационная структура проекта</w:t>
            </w:r>
            <w:r>
              <w:rPr>
                <w:noProof/>
                <w:webHidden/>
              </w:rPr>
              <w:tab/>
            </w:r>
            <w:r>
              <w:rPr>
                <w:noProof/>
                <w:webHidden/>
              </w:rPr>
              <w:fldChar w:fldCharType="begin"/>
            </w:r>
            <w:r>
              <w:rPr>
                <w:noProof/>
                <w:webHidden/>
              </w:rPr>
              <w:instrText xml:space="preserve"> PAGEREF _Toc67700178 \h </w:instrText>
            </w:r>
            <w:r>
              <w:rPr>
                <w:noProof/>
                <w:webHidden/>
              </w:rPr>
            </w:r>
            <w:r>
              <w:rPr>
                <w:noProof/>
                <w:webHidden/>
              </w:rPr>
              <w:fldChar w:fldCharType="separate"/>
            </w:r>
            <w:r>
              <w:rPr>
                <w:noProof/>
                <w:webHidden/>
              </w:rPr>
              <w:t>38</w:t>
            </w:r>
            <w:r>
              <w:rPr>
                <w:noProof/>
                <w:webHidden/>
              </w:rPr>
              <w:fldChar w:fldCharType="end"/>
            </w:r>
          </w:hyperlink>
        </w:p>
        <w:p w14:paraId="423A9A6E" w14:textId="0BC4C8E6"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79" w:history="1">
            <w:r w:rsidRPr="00CB5225">
              <w:rPr>
                <w:rStyle w:val="a8"/>
                <w:noProof/>
                <w14:scene3d>
                  <w14:camera w14:prst="orthographicFront"/>
                  <w14:lightRig w14:rig="threePt" w14:dir="t">
                    <w14:rot w14:lat="0" w14:lon="0" w14:rev="0"/>
                  </w14:lightRig>
                </w14:scene3d>
              </w:rPr>
              <w:t>5.2.</w:t>
            </w:r>
            <w:r w:rsidRPr="00CB5225">
              <w:rPr>
                <w:rStyle w:val="a8"/>
                <w:noProof/>
              </w:rPr>
              <w:t xml:space="preserve"> Календарный план проекта</w:t>
            </w:r>
            <w:r>
              <w:rPr>
                <w:noProof/>
                <w:webHidden/>
              </w:rPr>
              <w:tab/>
            </w:r>
            <w:r>
              <w:rPr>
                <w:noProof/>
                <w:webHidden/>
              </w:rPr>
              <w:fldChar w:fldCharType="begin"/>
            </w:r>
            <w:r>
              <w:rPr>
                <w:noProof/>
                <w:webHidden/>
              </w:rPr>
              <w:instrText xml:space="preserve"> PAGEREF _Toc67700179 \h </w:instrText>
            </w:r>
            <w:r>
              <w:rPr>
                <w:noProof/>
                <w:webHidden/>
              </w:rPr>
            </w:r>
            <w:r>
              <w:rPr>
                <w:noProof/>
                <w:webHidden/>
              </w:rPr>
              <w:fldChar w:fldCharType="separate"/>
            </w:r>
            <w:r>
              <w:rPr>
                <w:noProof/>
                <w:webHidden/>
              </w:rPr>
              <w:t>38</w:t>
            </w:r>
            <w:r>
              <w:rPr>
                <w:noProof/>
                <w:webHidden/>
              </w:rPr>
              <w:fldChar w:fldCharType="end"/>
            </w:r>
          </w:hyperlink>
        </w:p>
        <w:p w14:paraId="5D433DFC" w14:textId="554711C8"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80" w:history="1">
            <w:r w:rsidRPr="00CB5225">
              <w:rPr>
                <w:rStyle w:val="a8"/>
                <w:noProof/>
                <w14:scene3d>
                  <w14:camera w14:prst="orthographicFront"/>
                  <w14:lightRig w14:rig="threePt" w14:dir="t">
                    <w14:rot w14:lat="0" w14:lon="0" w14:rev="0"/>
                  </w14:lightRig>
                </w14:scene3d>
              </w:rPr>
              <w:t>5.3.</w:t>
            </w:r>
            <w:r w:rsidRPr="00CB5225">
              <w:rPr>
                <w:rStyle w:val="a8"/>
                <w:noProof/>
              </w:rPr>
              <w:t xml:space="preserve"> Расчёт затрат на разработку продукта</w:t>
            </w:r>
            <w:r>
              <w:rPr>
                <w:noProof/>
                <w:webHidden/>
              </w:rPr>
              <w:tab/>
            </w:r>
            <w:r>
              <w:rPr>
                <w:noProof/>
                <w:webHidden/>
              </w:rPr>
              <w:fldChar w:fldCharType="begin"/>
            </w:r>
            <w:r>
              <w:rPr>
                <w:noProof/>
                <w:webHidden/>
              </w:rPr>
              <w:instrText xml:space="preserve"> PAGEREF _Toc67700180 \h </w:instrText>
            </w:r>
            <w:r>
              <w:rPr>
                <w:noProof/>
                <w:webHidden/>
              </w:rPr>
            </w:r>
            <w:r>
              <w:rPr>
                <w:noProof/>
                <w:webHidden/>
              </w:rPr>
              <w:fldChar w:fldCharType="separate"/>
            </w:r>
            <w:r>
              <w:rPr>
                <w:noProof/>
                <w:webHidden/>
              </w:rPr>
              <w:t>43</w:t>
            </w:r>
            <w:r>
              <w:rPr>
                <w:noProof/>
                <w:webHidden/>
              </w:rPr>
              <w:fldChar w:fldCharType="end"/>
            </w:r>
          </w:hyperlink>
        </w:p>
        <w:p w14:paraId="77ADC615" w14:textId="6B3C6C95"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1" w:history="1">
            <w:r w:rsidRPr="00CB5225">
              <w:rPr>
                <w:rStyle w:val="a8"/>
                <w:noProof/>
              </w:rPr>
              <w:t>5.3.1.</w:t>
            </w:r>
            <w:r>
              <w:rPr>
                <w:rFonts w:asciiTheme="minorHAnsi" w:eastAsiaTheme="minorEastAsia" w:hAnsiTheme="minorHAnsi"/>
                <w:noProof/>
                <w:color w:val="auto"/>
                <w:sz w:val="22"/>
                <w:lang w:eastAsia="ru-RU"/>
              </w:rPr>
              <w:tab/>
            </w:r>
            <w:r w:rsidRPr="00CB5225">
              <w:rPr>
                <w:rStyle w:val="a8"/>
                <w:noProof/>
              </w:rPr>
              <w:t>Расчёт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_Toc67700181 \h </w:instrText>
            </w:r>
            <w:r>
              <w:rPr>
                <w:noProof/>
                <w:webHidden/>
              </w:rPr>
            </w:r>
            <w:r>
              <w:rPr>
                <w:noProof/>
                <w:webHidden/>
              </w:rPr>
              <w:fldChar w:fldCharType="separate"/>
            </w:r>
            <w:r>
              <w:rPr>
                <w:noProof/>
                <w:webHidden/>
              </w:rPr>
              <w:t>43</w:t>
            </w:r>
            <w:r>
              <w:rPr>
                <w:noProof/>
                <w:webHidden/>
              </w:rPr>
              <w:fldChar w:fldCharType="end"/>
            </w:r>
          </w:hyperlink>
        </w:p>
        <w:p w14:paraId="60951627" w14:textId="026BEB5C" w:rsidR="000E463A" w:rsidRDefault="000E463A">
          <w:pPr>
            <w:pStyle w:val="31"/>
            <w:tabs>
              <w:tab w:val="right" w:leader="dot" w:pos="9628"/>
            </w:tabs>
            <w:rPr>
              <w:rFonts w:asciiTheme="minorHAnsi" w:eastAsiaTheme="minorEastAsia" w:hAnsiTheme="minorHAnsi"/>
              <w:noProof/>
              <w:color w:val="auto"/>
              <w:sz w:val="22"/>
              <w:lang w:eastAsia="ru-RU"/>
            </w:rPr>
          </w:pPr>
          <w:hyperlink w:anchor="_Toc67700182" w:history="1">
            <w:r w:rsidRPr="00CB5225">
              <w:rPr>
                <w:rStyle w:val="a8"/>
                <w:noProof/>
              </w:rPr>
              <w:t>1.1.1. Расчёт отчислений на социальные нужды (страховые взносы)</w:t>
            </w:r>
            <w:r>
              <w:rPr>
                <w:noProof/>
                <w:webHidden/>
              </w:rPr>
              <w:tab/>
            </w:r>
            <w:r>
              <w:rPr>
                <w:noProof/>
                <w:webHidden/>
              </w:rPr>
              <w:fldChar w:fldCharType="begin"/>
            </w:r>
            <w:r>
              <w:rPr>
                <w:noProof/>
                <w:webHidden/>
              </w:rPr>
              <w:instrText xml:space="preserve"> PAGEREF _Toc67700182 \h </w:instrText>
            </w:r>
            <w:r>
              <w:rPr>
                <w:noProof/>
                <w:webHidden/>
              </w:rPr>
            </w:r>
            <w:r>
              <w:rPr>
                <w:noProof/>
                <w:webHidden/>
              </w:rPr>
              <w:fldChar w:fldCharType="separate"/>
            </w:r>
            <w:r>
              <w:rPr>
                <w:noProof/>
                <w:webHidden/>
              </w:rPr>
              <w:t>44</w:t>
            </w:r>
            <w:r>
              <w:rPr>
                <w:noProof/>
                <w:webHidden/>
              </w:rPr>
              <w:fldChar w:fldCharType="end"/>
            </w:r>
          </w:hyperlink>
        </w:p>
        <w:p w14:paraId="527FC031" w14:textId="0E19C000"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3" w:history="1">
            <w:r w:rsidRPr="00CB5225">
              <w:rPr>
                <w:rStyle w:val="a8"/>
                <w:noProof/>
              </w:rPr>
              <w:t>5.3.2.</w:t>
            </w:r>
            <w:r>
              <w:rPr>
                <w:rFonts w:asciiTheme="minorHAnsi" w:eastAsiaTheme="minorEastAsia" w:hAnsiTheme="minorHAnsi"/>
                <w:noProof/>
                <w:color w:val="auto"/>
                <w:sz w:val="22"/>
                <w:lang w:eastAsia="ru-RU"/>
              </w:rPr>
              <w:tab/>
            </w:r>
            <w:r w:rsidRPr="00CB5225">
              <w:rPr>
                <w:rStyle w:val="a8"/>
                <w:noProof/>
              </w:rPr>
              <w:t>Арендные платежи за производственные (офисные) помещения</w:t>
            </w:r>
            <w:r>
              <w:rPr>
                <w:noProof/>
                <w:webHidden/>
              </w:rPr>
              <w:tab/>
            </w:r>
            <w:r>
              <w:rPr>
                <w:noProof/>
                <w:webHidden/>
              </w:rPr>
              <w:fldChar w:fldCharType="begin"/>
            </w:r>
            <w:r>
              <w:rPr>
                <w:noProof/>
                <w:webHidden/>
              </w:rPr>
              <w:instrText xml:space="preserve"> PAGEREF _Toc67700183 \h </w:instrText>
            </w:r>
            <w:r>
              <w:rPr>
                <w:noProof/>
                <w:webHidden/>
              </w:rPr>
            </w:r>
            <w:r>
              <w:rPr>
                <w:noProof/>
                <w:webHidden/>
              </w:rPr>
              <w:fldChar w:fldCharType="separate"/>
            </w:r>
            <w:r>
              <w:rPr>
                <w:noProof/>
                <w:webHidden/>
              </w:rPr>
              <w:t>45</w:t>
            </w:r>
            <w:r>
              <w:rPr>
                <w:noProof/>
                <w:webHidden/>
              </w:rPr>
              <w:fldChar w:fldCharType="end"/>
            </w:r>
          </w:hyperlink>
        </w:p>
        <w:p w14:paraId="09FCF278" w14:textId="1D68CC73"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4" w:history="1">
            <w:r w:rsidRPr="00CB5225">
              <w:rPr>
                <w:rStyle w:val="a8"/>
                <w:noProof/>
              </w:rPr>
              <w:t>5.3.3.</w:t>
            </w:r>
            <w:r>
              <w:rPr>
                <w:rFonts w:asciiTheme="minorHAnsi" w:eastAsiaTheme="minorEastAsia" w:hAnsiTheme="minorHAnsi"/>
                <w:noProof/>
                <w:color w:val="auto"/>
                <w:sz w:val="22"/>
                <w:lang w:eastAsia="ru-RU"/>
              </w:rPr>
              <w:tab/>
            </w:r>
            <w:r w:rsidRPr="00CB5225">
              <w:rPr>
                <w:rStyle w:val="a8"/>
                <w:noProof/>
              </w:rPr>
              <w:t>Амортизация используемых основных средств и нематериальных активов</w:t>
            </w:r>
            <w:r>
              <w:rPr>
                <w:noProof/>
                <w:webHidden/>
              </w:rPr>
              <w:tab/>
            </w:r>
            <w:r>
              <w:rPr>
                <w:noProof/>
                <w:webHidden/>
              </w:rPr>
              <w:fldChar w:fldCharType="begin"/>
            </w:r>
            <w:r>
              <w:rPr>
                <w:noProof/>
                <w:webHidden/>
              </w:rPr>
              <w:instrText xml:space="preserve"> PAGEREF _Toc67700184 \h </w:instrText>
            </w:r>
            <w:r>
              <w:rPr>
                <w:noProof/>
                <w:webHidden/>
              </w:rPr>
            </w:r>
            <w:r>
              <w:rPr>
                <w:noProof/>
                <w:webHidden/>
              </w:rPr>
              <w:fldChar w:fldCharType="separate"/>
            </w:r>
            <w:r>
              <w:rPr>
                <w:noProof/>
                <w:webHidden/>
              </w:rPr>
              <w:t>45</w:t>
            </w:r>
            <w:r>
              <w:rPr>
                <w:noProof/>
                <w:webHidden/>
              </w:rPr>
              <w:fldChar w:fldCharType="end"/>
            </w:r>
          </w:hyperlink>
        </w:p>
        <w:p w14:paraId="47EE90D4" w14:textId="786358BC"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5" w:history="1">
            <w:r w:rsidRPr="00CB5225">
              <w:rPr>
                <w:rStyle w:val="a8"/>
                <w:noProof/>
              </w:rPr>
              <w:t>5.3.4.</w:t>
            </w:r>
            <w:r>
              <w:rPr>
                <w:rFonts w:asciiTheme="minorHAnsi" w:eastAsiaTheme="minorEastAsia" w:hAnsiTheme="minorHAnsi"/>
                <w:noProof/>
                <w:color w:val="auto"/>
                <w:sz w:val="22"/>
                <w:lang w:eastAsia="ru-RU"/>
              </w:rPr>
              <w:tab/>
            </w:r>
            <w:r w:rsidRPr="00CB5225">
              <w:rPr>
                <w:rStyle w:val="a8"/>
                <w:noProof/>
              </w:rPr>
              <w:t>Расходы на модернизацию и приобретение основных средств</w:t>
            </w:r>
            <w:r>
              <w:rPr>
                <w:noProof/>
                <w:webHidden/>
              </w:rPr>
              <w:tab/>
            </w:r>
            <w:r>
              <w:rPr>
                <w:noProof/>
                <w:webHidden/>
              </w:rPr>
              <w:fldChar w:fldCharType="begin"/>
            </w:r>
            <w:r>
              <w:rPr>
                <w:noProof/>
                <w:webHidden/>
              </w:rPr>
              <w:instrText xml:space="preserve"> PAGEREF _Toc67700185 \h </w:instrText>
            </w:r>
            <w:r>
              <w:rPr>
                <w:noProof/>
                <w:webHidden/>
              </w:rPr>
            </w:r>
            <w:r>
              <w:rPr>
                <w:noProof/>
                <w:webHidden/>
              </w:rPr>
              <w:fldChar w:fldCharType="separate"/>
            </w:r>
            <w:r>
              <w:rPr>
                <w:noProof/>
                <w:webHidden/>
              </w:rPr>
              <w:t>46</w:t>
            </w:r>
            <w:r>
              <w:rPr>
                <w:noProof/>
                <w:webHidden/>
              </w:rPr>
              <w:fldChar w:fldCharType="end"/>
            </w:r>
          </w:hyperlink>
        </w:p>
        <w:p w14:paraId="2636E770" w14:textId="7E742948"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6" w:history="1">
            <w:r w:rsidRPr="00CB5225">
              <w:rPr>
                <w:rStyle w:val="a8"/>
                <w:noProof/>
              </w:rPr>
              <w:t>5.3.5.</w:t>
            </w:r>
            <w:r>
              <w:rPr>
                <w:rFonts w:asciiTheme="minorHAnsi" w:eastAsiaTheme="minorEastAsia" w:hAnsiTheme="minorHAnsi"/>
                <w:noProof/>
                <w:color w:val="auto"/>
                <w:sz w:val="22"/>
                <w:lang w:eastAsia="ru-RU"/>
              </w:rPr>
              <w:tab/>
            </w:r>
            <w:r w:rsidRPr="00CB5225">
              <w:rPr>
                <w:rStyle w:val="a8"/>
                <w:noProof/>
              </w:rPr>
              <w:t>Расходы на приобретение необходимого ПО</w:t>
            </w:r>
            <w:r>
              <w:rPr>
                <w:noProof/>
                <w:webHidden/>
              </w:rPr>
              <w:tab/>
            </w:r>
            <w:r>
              <w:rPr>
                <w:noProof/>
                <w:webHidden/>
              </w:rPr>
              <w:fldChar w:fldCharType="begin"/>
            </w:r>
            <w:r>
              <w:rPr>
                <w:noProof/>
                <w:webHidden/>
              </w:rPr>
              <w:instrText xml:space="preserve"> PAGEREF _Toc67700186 \h </w:instrText>
            </w:r>
            <w:r>
              <w:rPr>
                <w:noProof/>
                <w:webHidden/>
              </w:rPr>
            </w:r>
            <w:r>
              <w:rPr>
                <w:noProof/>
                <w:webHidden/>
              </w:rPr>
              <w:fldChar w:fldCharType="separate"/>
            </w:r>
            <w:r>
              <w:rPr>
                <w:noProof/>
                <w:webHidden/>
              </w:rPr>
              <w:t>47</w:t>
            </w:r>
            <w:r>
              <w:rPr>
                <w:noProof/>
                <w:webHidden/>
              </w:rPr>
              <w:fldChar w:fldCharType="end"/>
            </w:r>
          </w:hyperlink>
        </w:p>
        <w:p w14:paraId="23598609" w14:textId="36AB82BD"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7" w:history="1">
            <w:r w:rsidRPr="00CB5225">
              <w:rPr>
                <w:rStyle w:val="a8"/>
                <w:noProof/>
              </w:rPr>
              <w:t>5.3.6.</w:t>
            </w:r>
            <w:r>
              <w:rPr>
                <w:rFonts w:asciiTheme="minorHAnsi" w:eastAsiaTheme="minorEastAsia" w:hAnsiTheme="minorHAnsi"/>
                <w:noProof/>
                <w:color w:val="auto"/>
                <w:sz w:val="22"/>
                <w:lang w:eastAsia="ru-RU"/>
              </w:rPr>
              <w:tab/>
            </w:r>
            <w:r w:rsidRPr="00CB5225">
              <w:rPr>
                <w:rStyle w:val="a8"/>
                <w:noProof/>
              </w:rPr>
              <w:t>Расходы на интернет и связь</w:t>
            </w:r>
            <w:r>
              <w:rPr>
                <w:noProof/>
                <w:webHidden/>
              </w:rPr>
              <w:tab/>
            </w:r>
            <w:r>
              <w:rPr>
                <w:noProof/>
                <w:webHidden/>
              </w:rPr>
              <w:fldChar w:fldCharType="begin"/>
            </w:r>
            <w:r>
              <w:rPr>
                <w:noProof/>
                <w:webHidden/>
              </w:rPr>
              <w:instrText xml:space="preserve"> PAGEREF _Toc67700187 \h </w:instrText>
            </w:r>
            <w:r>
              <w:rPr>
                <w:noProof/>
                <w:webHidden/>
              </w:rPr>
            </w:r>
            <w:r>
              <w:rPr>
                <w:noProof/>
                <w:webHidden/>
              </w:rPr>
              <w:fldChar w:fldCharType="separate"/>
            </w:r>
            <w:r>
              <w:rPr>
                <w:noProof/>
                <w:webHidden/>
              </w:rPr>
              <w:t>47</w:t>
            </w:r>
            <w:r>
              <w:rPr>
                <w:noProof/>
                <w:webHidden/>
              </w:rPr>
              <w:fldChar w:fldCharType="end"/>
            </w:r>
          </w:hyperlink>
        </w:p>
        <w:p w14:paraId="3C77D2A6" w14:textId="120A4543"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8" w:history="1">
            <w:r w:rsidRPr="00CB5225">
              <w:rPr>
                <w:rStyle w:val="a8"/>
                <w:noProof/>
              </w:rPr>
              <w:t>5.3.7.</w:t>
            </w:r>
            <w:r>
              <w:rPr>
                <w:rFonts w:asciiTheme="minorHAnsi" w:eastAsiaTheme="minorEastAsia" w:hAnsiTheme="minorHAnsi"/>
                <w:noProof/>
                <w:color w:val="auto"/>
                <w:sz w:val="22"/>
                <w:lang w:eastAsia="ru-RU"/>
              </w:rPr>
              <w:tab/>
            </w:r>
            <w:r w:rsidRPr="00CB5225">
              <w:rPr>
                <w:rStyle w:val="a8"/>
                <w:noProof/>
              </w:rPr>
              <w:t>Расходы на канцелярские товары и расходные материалы</w:t>
            </w:r>
            <w:r>
              <w:rPr>
                <w:noProof/>
                <w:webHidden/>
              </w:rPr>
              <w:tab/>
            </w:r>
            <w:r>
              <w:rPr>
                <w:noProof/>
                <w:webHidden/>
              </w:rPr>
              <w:fldChar w:fldCharType="begin"/>
            </w:r>
            <w:r>
              <w:rPr>
                <w:noProof/>
                <w:webHidden/>
              </w:rPr>
              <w:instrText xml:space="preserve"> PAGEREF _Toc67700188 \h </w:instrText>
            </w:r>
            <w:r>
              <w:rPr>
                <w:noProof/>
                <w:webHidden/>
              </w:rPr>
            </w:r>
            <w:r>
              <w:rPr>
                <w:noProof/>
                <w:webHidden/>
              </w:rPr>
              <w:fldChar w:fldCharType="separate"/>
            </w:r>
            <w:r>
              <w:rPr>
                <w:noProof/>
                <w:webHidden/>
              </w:rPr>
              <w:t>47</w:t>
            </w:r>
            <w:r>
              <w:rPr>
                <w:noProof/>
                <w:webHidden/>
              </w:rPr>
              <w:fldChar w:fldCharType="end"/>
            </w:r>
          </w:hyperlink>
        </w:p>
        <w:p w14:paraId="5BD8F9CD" w14:textId="7B0A9411"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89" w:history="1">
            <w:r w:rsidRPr="00CB5225">
              <w:rPr>
                <w:rStyle w:val="a8"/>
                <w:noProof/>
              </w:rPr>
              <w:t>5.3.8.</w:t>
            </w:r>
            <w:r>
              <w:rPr>
                <w:rFonts w:asciiTheme="minorHAnsi" w:eastAsiaTheme="minorEastAsia" w:hAnsiTheme="minorHAnsi"/>
                <w:noProof/>
                <w:color w:val="auto"/>
                <w:sz w:val="22"/>
                <w:lang w:eastAsia="ru-RU"/>
              </w:rPr>
              <w:tab/>
            </w:r>
            <w:r w:rsidRPr="00CB5225">
              <w:rPr>
                <w:rStyle w:val="a8"/>
                <w:noProof/>
              </w:rPr>
              <w:t>Прочие расходы</w:t>
            </w:r>
            <w:r>
              <w:rPr>
                <w:noProof/>
                <w:webHidden/>
              </w:rPr>
              <w:tab/>
            </w:r>
            <w:r>
              <w:rPr>
                <w:noProof/>
                <w:webHidden/>
              </w:rPr>
              <w:fldChar w:fldCharType="begin"/>
            </w:r>
            <w:r>
              <w:rPr>
                <w:noProof/>
                <w:webHidden/>
              </w:rPr>
              <w:instrText xml:space="preserve"> PAGEREF _Toc67700189 \h </w:instrText>
            </w:r>
            <w:r>
              <w:rPr>
                <w:noProof/>
                <w:webHidden/>
              </w:rPr>
            </w:r>
            <w:r>
              <w:rPr>
                <w:noProof/>
                <w:webHidden/>
              </w:rPr>
              <w:fldChar w:fldCharType="separate"/>
            </w:r>
            <w:r>
              <w:rPr>
                <w:noProof/>
                <w:webHidden/>
              </w:rPr>
              <w:t>47</w:t>
            </w:r>
            <w:r>
              <w:rPr>
                <w:noProof/>
                <w:webHidden/>
              </w:rPr>
              <w:fldChar w:fldCharType="end"/>
            </w:r>
          </w:hyperlink>
        </w:p>
        <w:p w14:paraId="2DF422F6" w14:textId="4CD096D9" w:rsidR="000E463A" w:rsidRDefault="000E463A">
          <w:pPr>
            <w:pStyle w:val="31"/>
            <w:tabs>
              <w:tab w:val="left" w:pos="2119"/>
              <w:tab w:val="right" w:leader="dot" w:pos="9628"/>
            </w:tabs>
            <w:rPr>
              <w:rFonts w:asciiTheme="minorHAnsi" w:eastAsiaTheme="minorEastAsia" w:hAnsiTheme="minorHAnsi"/>
              <w:noProof/>
              <w:color w:val="auto"/>
              <w:sz w:val="22"/>
              <w:lang w:eastAsia="ru-RU"/>
            </w:rPr>
          </w:pPr>
          <w:hyperlink w:anchor="_Toc67700190" w:history="1">
            <w:r w:rsidRPr="00CB5225">
              <w:rPr>
                <w:rStyle w:val="a8"/>
                <w:noProof/>
              </w:rPr>
              <w:t>5.3.9.</w:t>
            </w:r>
            <w:r>
              <w:rPr>
                <w:rFonts w:asciiTheme="minorHAnsi" w:eastAsiaTheme="minorEastAsia" w:hAnsiTheme="minorHAnsi"/>
                <w:noProof/>
                <w:color w:val="auto"/>
                <w:sz w:val="22"/>
                <w:lang w:eastAsia="ru-RU"/>
              </w:rPr>
              <w:tab/>
            </w:r>
            <w:r w:rsidRPr="00CB5225">
              <w:rPr>
                <w:rStyle w:val="a8"/>
                <w:noProof/>
              </w:rPr>
              <w:t>Расчёт себестоимости программного продукта</w:t>
            </w:r>
            <w:r>
              <w:rPr>
                <w:noProof/>
                <w:webHidden/>
              </w:rPr>
              <w:tab/>
            </w:r>
            <w:r>
              <w:rPr>
                <w:noProof/>
                <w:webHidden/>
              </w:rPr>
              <w:fldChar w:fldCharType="begin"/>
            </w:r>
            <w:r>
              <w:rPr>
                <w:noProof/>
                <w:webHidden/>
              </w:rPr>
              <w:instrText xml:space="preserve"> PAGEREF _Toc67700190 \h </w:instrText>
            </w:r>
            <w:r>
              <w:rPr>
                <w:noProof/>
                <w:webHidden/>
              </w:rPr>
            </w:r>
            <w:r>
              <w:rPr>
                <w:noProof/>
                <w:webHidden/>
              </w:rPr>
              <w:fldChar w:fldCharType="separate"/>
            </w:r>
            <w:r>
              <w:rPr>
                <w:noProof/>
                <w:webHidden/>
              </w:rPr>
              <w:t>47</w:t>
            </w:r>
            <w:r>
              <w:rPr>
                <w:noProof/>
                <w:webHidden/>
              </w:rPr>
              <w:fldChar w:fldCharType="end"/>
            </w:r>
          </w:hyperlink>
        </w:p>
        <w:p w14:paraId="09EE0A04" w14:textId="3F30D071"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91" w:history="1">
            <w:r w:rsidRPr="00CB5225">
              <w:rPr>
                <w:rStyle w:val="a8"/>
                <w:noProof/>
              </w:rPr>
              <w:t>6. Экспериментальная часть</w:t>
            </w:r>
            <w:r>
              <w:rPr>
                <w:noProof/>
                <w:webHidden/>
              </w:rPr>
              <w:tab/>
            </w:r>
            <w:r>
              <w:rPr>
                <w:noProof/>
                <w:webHidden/>
              </w:rPr>
              <w:fldChar w:fldCharType="begin"/>
            </w:r>
            <w:r>
              <w:rPr>
                <w:noProof/>
                <w:webHidden/>
              </w:rPr>
              <w:instrText xml:space="preserve"> PAGEREF _Toc67700191 \h </w:instrText>
            </w:r>
            <w:r>
              <w:rPr>
                <w:noProof/>
                <w:webHidden/>
              </w:rPr>
            </w:r>
            <w:r>
              <w:rPr>
                <w:noProof/>
                <w:webHidden/>
              </w:rPr>
              <w:fldChar w:fldCharType="separate"/>
            </w:r>
            <w:r>
              <w:rPr>
                <w:noProof/>
                <w:webHidden/>
              </w:rPr>
              <w:t>49</w:t>
            </w:r>
            <w:r>
              <w:rPr>
                <w:noProof/>
                <w:webHidden/>
              </w:rPr>
              <w:fldChar w:fldCharType="end"/>
            </w:r>
          </w:hyperlink>
        </w:p>
        <w:p w14:paraId="0C02FC58" w14:textId="043AA017"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92" w:history="1">
            <w:r w:rsidRPr="00CB5225">
              <w:rPr>
                <w:rStyle w:val="a8"/>
                <w:noProof/>
                <w14:scene3d>
                  <w14:camera w14:prst="orthographicFront"/>
                  <w14:lightRig w14:rig="threePt" w14:dir="t">
                    <w14:rot w14:lat="0" w14:lon="0" w14:rev="0"/>
                  </w14:lightRig>
                </w14:scene3d>
              </w:rPr>
              <w:t>6.1.</w:t>
            </w:r>
            <w:r w:rsidRPr="00CB5225">
              <w:rPr>
                <w:rStyle w:val="a8"/>
                <w:noProof/>
              </w:rPr>
              <w:t xml:space="preserve"> Тестирование корректности работы </w:t>
            </w:r>
            <w:r w:rsidRPr="00CB5225">
              <w:rPr>
                <w:rStyle w:val="a8"/>
                <w:noProof/>
                <w:lang w:val="en-US"/>
              </w:rPr>
              <w:t>WEB</w:t>
            </w:r>
            <w:r w:rsidRPr="00CB5225">
              <w:rPr>
                <w:rStyle w:val="a8"/>
                <w:noProof/>
              </w:rPr>
              <w:t xml:space="preserve"> </w:t>
            </w:r>
            <w:r w:rsidRPr="00CB5225">
              <w:rPr>
                <w:rStyle w:val="a8"/>
                <w:noProof/>
                <w:lang w:val="en-US"/>
              </w:rPr>
              <w:t>API</w:t>
            </w:r>
            <w:r w:rsidRPr="00CB5225">
              <w:rPr>
                <w:rStyle w:val="a8"/>
                <w:noProof/>
              </w:rPr>
              <w:t xml:space="preserve"> методом черного ящика</w:t>
            </w:r>
            <w:r>
              <w:rPr>
                <w:noProof/>
                <w:webHidden/>
              </w:rPr>
              <w:tab/>
            </w:r>
            <w:r>
              <w:rPr>
                <w:noProof/>
                <w:webHidden/>
              </w:rPr>
              <w:fldChar w:fldCharType="begin"/>
            </w:r>
            <w:r>
              <w:rPr>
                <w:noProof/>
                <w:webHidden/>
              </w:rPr>
              <w:instrText xml:space="preserve"> PAGEREF _Toc67700192 \h </w:instrText>
            </w:r>
            <w:r>
              <w:rPr>
                <w:noProof/>
                <w:webHidden/>
              </w:rPr>
            </w:r>
            <w:r>
              <w:rPr>
                <w:noProof/>
                <w:webHidden/>
              </w:rPr>
              <w:fldChar w:fldCharType="separate"/>
            </w:r>
            <w:r>
              <w:rPr>
                <w:noProof/>
                <w:webHidden/>
              </w:rPr>
              <w:t>49</w:t>
            </w:r>
            <w:r>
              <w:rPr>
                <w:noProof/>
                <w:webHidden/>
              </w:rPr>
              <w:fldChar w:fldCharType="end"/>
            </w:r>
          </w:hyperlink>
        </w:p>
        <w:p w14:paraId="69977AFB" w14:textId="503CD07D"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93" w:history="1">
            <w:r w:rsidRPr="00CB5225">
              <w:rPr>
                <w:rStyle w:val="a8"/>
                <w:noProof/>
                <w14:scene3d>
                  <w14:camera w14:prst="orthographicFront"/>
                  <w14:lightRig w14:rig="threePt" w14:dir="t">
                    <w14:rot w14:lat="0" w14:lon="0" w14:rev="0"/>
                  </w14:lightRig>
                </w14:scene3d>
              </w:rPr>
              <w:t>6.2.</w:t>
            </w:r>
            <w:r w:rsidRPr="00CB5225">
              <w:rPr>
                <w:rStyle w:val="a8"/>
                <w:noProof/>
              </w:rPr>
              <w:t xml:space="preserve"> Модульное тестирование</w:t>
            </w:r>
            <w:r>
              <w:rPr>
                <w:noProof/>
                <w:webHidden/>
              </w:rPr>
              <w:tab/>
            </w:r>
            <w:r>
              <w:rPr>
                <w:noProof/>
                <w:webHidden/>
              </w:rPr>
              <w:fldChar w:fldCharType="begin"/>
            </w:r>
            <w:r>
              <w:rPr>
                <w:noProof/>
                <w:webHidden/>
              </w:rPr>
              <w:instrText xml:space="preserve"> PAGEREF _Toc67700193 \h </w:instrText>
            </w:r>
            <w:r>
              <w:rPr>
                <w:noProof/>
                <w:webHidden/>
              </w:rPr>
            </w:r>
            <w:r>
              <w:rPr>
                <w:noProof/>
                <w:webHidden/>
              </w:rPr>
              <w:fldChar w:fldCharType="separate"/>
            </w:r>
            <w:r>
              <w:rPr>
                <w:noProof/>
                <w:webHidden/>
              </w:rPr>
              <w:t>52</w:t>
            </w:r>
            <w:r>
              <w:rPr>
                <w:noProof/>
                <w:webHidden/>
              </w:rPr>
              <w:fldChar w:fldCharType="end"/>
            </w:r>
          </w:hyperlink>
        </w:p>
        <w:p w14:paraId="7355E62B" w14:textId="1044DD29" w:rsidR="000E463A" w:rsidRDefault="000E463A">
          <w:pPr>
            <w:pStyle w:val="21"/>
            <w:tabs>
              <w:tab w:val="right" w:leader="dot" w:pos="9628"/>
            </w:tabs>
            <w:rPr>
              <w:rFonts w:asciiTheme="minorHAnsi" w:eastAsiaTheme="minorEastAsia" w:hAnsiTheme="minorHAnsi"/>
              <w:noProof/>
              <w:color w:val="auto"/>
              <w:sz w:val="22"/>
              <w:lang w:eastAsia="ru-RU"/>
            </w:rPr>
          </w:pPr>
          <w:hyperlink w:anchor="_Toc67700194" w:history="1">
            <w:r w:rsidRPr="00CB5225">
              <w:rPr>
                <w:rStyle w:val="a8"/>
                <w:noProof/>
                <w14:scene3d>
                  <w14:camera w14:prst="orthographicFront"/>
                  <w14:lightRig w14:rig="threePt" w14:dir="t">
                    <w14:rot w14:lat="0" w14:lon="0" w14:rev="0"/>
                  </w14:lightRig>
                </w14:scene3d>
              </w:rPr>
              <w:t>6.3.</w:t>
            </w:r>
            <w:r w:rsidRPr="00CB5225">
              <w:rPr>
                <w:rStyle w:val="a8"/>
                <w:noProof/>
              </w:rPr>
              <w:t xml:space="preserve"> Кроссбраузерное тестирование интерфейсов пользовательской части</w:t>
            </w:r>
            <w:r>
              <w:rPr>
                <w:noProof/>
                <w:webHidden/>
              </w:rPr>
              <w:tab/>
            </w:r>
            <w:r>
              <w:rPr>
                <w:noProof/>
                <w:webHidden/>
              </w:rPr>
              <w:fldChar w:fldCharType="begin"/>
            </w:r>
            <w:r>
              <w:rPr>
                <w:noProof/>
                <w:webHidden/>
              </w:rPr>
              <w:instrText xml:space="preserve"> PAGEREF _Toc67700194 \h </w:instrText>
            </w:r>
            <w:r>
              <w:rPr>
                <w:noProof/>
                <w:webHidden/>
              </w:rPr>
            </w:r>
            <w:r>
              <w:rPr>
                <w:noProof/>
                <w:webHidden/>
              </w:rPr>
              <w:fldChar w:fldCharType="separate"/>
            </w:r>
            <w:r>
              <w:rPr>
                <w:noProof/>
                <w:webHidden/>
              </w:rPr>
              <w:t>53</w:t>
            </w:r>
            <w:r>
              <w:rPr>
                <w:noProof/>
                <w:webHidden/>
              </w:rPr>
              <w:fldChar w:fldCharType="end"/>
            </w:r>
          </w:hyperlink>
        </w:p>
        <w:p w14:paraId="416BEA8B" w14:textId="53010ACF"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95" w:history="1">
            <w:r w:rsidRPr="00CB5225">
              <w:rPr>
                <w:rStyle w:val="a8"/>
                <w:noProof/>
              </w:rPr>
              <w:t>7. ЗАКЛ</w:t>
            </w:r>
            <w:r w:rsidRPr="00CB5225">
              <w:rPr>
                <w:rStyle w:val="a8"/>
                <w:noProof/>
              </w:rPr>
              <w:t>Ю</w:t>
            </w:r>
            <w:r w:rsidRPr="00CB5225">
              <w:rPr>
                <w:rStyle w:val="a8"/>
                <w:noProof/>
              </w:rPr>
              <w:t>ЧЕНИЕ</w:t>
            </w:r>
            <w:r>
              <w:rPr>
                <w:noProof/>
                <w:webHidden/>
              </w:rPr>
              <w:tab/>
            </w:r>
            <w:r>
              <w:rPr>
                <w:noProof/>
                <w:webHidden/>
              </w:rPr>
              <w:fldChar w:fldCharType="begin"/>
            </w:r>
            <w:r>
              <w:rPr>
                <w:noProof/>
                <w:webHidden/>
              </w:rPr>
              <w:instrText xml:space="preserve"> PAGEREF _Toc67700195 \h </w:instrText>
            </w:r>
            <w:r>
              <w:rPr>
                <w:noProof/>
                <w:webHidden/>
              </w:rPr>
            </w:r>
            <w:r>
              <w:rPr>
                <w:noProof/>
                <w:webHidden/>
              </w:rPr>
              <w:fldChar w:fldCharType="separate"/>
            </w:r>
            <w:r>
              <w:rPr>
                <w:noProof/>
                <w:webHidden/>
              </w:rPr>
              <w:t>56</w:t>
            </w:r>
            <w:r>
              <w:rPr>
                <w:noProof/>
                <w:webHidden/>
              </w:rPr>
              <w:fldChar w:fldCharType="end"/>
            </w:r>
          </w:hyperlink>
        </w:p>
        <w:p w14:paraId="6411B820" w14:textId="4E18005B" w:rsidR="000E463A" w:rsidRDefault="000E463A">
          <w:pPr>
            <w:pStyle w:val="14"/>
            <w:tabs>
              <w:tab w:val="right" w:leader="dot" w:pos="9628"/>
            </w:tabs>
            <w:rPr>
              <w:rFonts w:asciiTheme="minorHAnsi" w:eastAsiaTheme="minorEastAsia" w:hAnsiTheme="minorHAnsi"/>
              <w:noProof/>
              <w:color w:val="auto"/>
              <w:sz w:val="22"/>
              <w:lang w:eastAsia="ru-RU"/>
            </w:rPr>
          </w:pPr>
          <w:hyperlink w:anchor="_Toc67700196" w:history="1">
            <w:r w:rsidRPr="00CB5225">
              <w:rPr>
                <w:rStyle w:val="a8"/>
                <w:noProof/>
              </w:rPr>
              <w:t>8. Список литературы</w:t>
            </w:r>
            <w:r>
              <w:rPr>
                <w:noProof/>
                <w:webHidden/>
              </w:rPr>
              <w:tab/>
            </w:r>
            <w:r>
              <w:rPr>
                <w:noProof/>
                <w:webHidden/>
              </w:rPr>
              <w:fldChar w:fldCharType="begin"/>
            </w:r>
            <w:r>
              <w:rPr>
                <w:noProof/>
                <w:webHidden/>
              </w:rPr>
              <w:instrText xml:space="preserve"> PAGEREF _Toc67700196 \h </w:instrText>
            </w:r>
            <w:r>
              <w:rPr>
                <w:noProof/>
                <w:webHidden/>
              </w:rPr>
            </w:r>
            <w:r>
              <w:rPr>
                <w:noProof/>
                <w:webHidden/>
              </w:rPr>
              <w:fldChar w:fldCharType="separate"/>
            </w:r>
            <w:r>
              <w:rPr>
                <w:noProof/>
                <w:webHidden/>
              </w:rPr>
              <w:t>57</w:t>
            </w:r>
            <w:r>
              <w:rPr>
                <w:noProof/>
                <w:webHidden/>
              </w:rPr>
              <w:fldChar w:fldCharType="end"/>
            </w:r>
          </w:hyperlink>
        </w:p>
        <w:p w14:paraId="72F12D29" w14:textId="65D99D5B" w:rsidR="00FA2C17" w:rsidRDefault="00FA2C17" w:rsidP="00FA2C17">
          <w:r>
            <w:rPr>
              <w:b/>
              <w:bCs/>
            </w:rPr>
            <w:fldChar w:fldCharType="end"/>
          </w:r>
        </w:p>
      </w:sdtContent>
    </w:sdt>
    <w:p w14:paraId="295E78B4" w14:textId="77777777" w:rsidR="00FA2C17" w:rsidRPr="00D163D5" w:rsidRDefault="00FA2C17" w:rsidP="00FA2C17"/>
    <w:p w14:paraId="28496024" w14:textId="77777777" w:rsidR="00FA2C17" w:rsidRDefault="00FA2C17" w:rsidP="00FA2C17">
      <w:pPr>
        <w:pStyle w:val="1"/>
        <w:numPr>
          <w:ilvl w:val="0"/>
          <w:numId w:val="0"/>
        </w:numPr>
      </w:pPr>
      <w:bookmarkStart w:id="1" w:name="_Hlk59655191"/>
      <w:bookmarkStart w:id="2" w:name="_Toc67700131"/>
      <w:r>
        <w:lastRenderedPageBreak/>
        <w:t>Введение</w:t>
      </w:r>
      <w:bookmarkEnd w:id="2"/>
    </w:p>
    <w:p w14:paraId="21FA1B3F" w14:textId="77777777" w:rsidR="00FA2C17" w:rsidRDefault="00FA2C17" w:rsidP="00FA2C17">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12F41562" w14:textId="77777777" w:rsidR="00FA2C17" w:rsidRDefault="00FA2C17" w:rsidP="00FA2C17">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38E50DBE" w14:textId="77777777" w:rsidR="00FA2C17" w:rsidRDefault="00FA2C17" w:rsidP="00FA2C17">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464D1441" w14:textId="77777777" w:rsidR="00FA2C17" w:rsidRDefault="00FA2C17" w:rsidP="00FA2C17">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160EE07A" w14:textId="77777777" w:rsidR="00FA2C17" w:rsidRDefault="00FA2C17" w:rsidP="00FA2C17">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53C65A26" w14:textId="03D42131" w:rsidR="00FA2C17" w:rsidRDefault="00FA2C17" w:rsidP="00FA2C17">
      <w:r>
        <w:t>Тема работы: «</w:t>
      </w:r>
      <w:r w:rsidR="002904F2">
        <w:t>П</w:t>
      </w:r>
      <w:r w:rsidR="002904F2" w:rsidRPr="002904F2">
        <w:t>роектирование программного комплекса управления надежностью отправки электронных писем</w:t>
      </w:r>
      <w:r>
        <w:t>».</w:t>
      </w:r>
    </w:p>
    <w:p w14:paraId="7B7D35A0" w14:textId="434AD753" w:rsidR="00FA2C17" w:rsidRDefault="00FA2C17" w:rsidP="00FA2C17">
      <w:r>
        <w:t xml:space="preserve">Тема </w:t>
      </w:r>
      <w:r w:rsidR="009F4268">
        <w:t>курсовой</w:t>
      </w:r>
      <w:r>
        <w:t xml:space="preserve">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D7F2274" w14:textId="49CA5E4C" w:rsidR="00FA2C17" w:rsidRDefault="00FA2C17" w:rsidP="00FA2C17">
      <w:r>
        <w:t xml:space="preserve">Целью </w:t>
      </w:r>
      <w:r w:rsidR="009F4268">
        <w:t>курсовой</w:t>
      </w:r>
      <w:r>
        <w:t xml:space="preserve">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высокой надежности отправки.</w:t>
      </w:r>
    </w:p>
    <w:p w14:paraId="61598232" w14:textId="77777777" w:rsidR="00FA2C17" w:rsidRDefault="00FA2C17" w:rsidP="00FA2C17">
      <w:r>
        <w:t>Поставленная цель достигается путем решения следующих основных задач:</w:t>
      </w:r>
    </w:p>
    <w:p w14:paraId="41E4B1FF" w14:textId="77777777" w:rsidR="00FA2C17" w:rsidRDefault="00FA2C17" w:rsidP="00FA2C17">
      <w:pPr>
        <w:pStyle w:val="a6"/>
        <w:numPr>
          <w:ilvl w:val="0"/>
          <w:numId w:val="25"/>
        </w:numPr>
        <w:tabs>
          <w:tab w:val="left" w:pos="1276"/>
        </w:tabs>
        <w:ind w:left="1276" w:hanging="567"/>
      </w:pPr>
      <w:r>
        <w:lastRenderedPageBreak/>
        <w:t>анализ процесса отправки электронного письма;</w:t>
      </w:r>
    </w:p>
    <w:p w14:paraId="7D8D6ACF" w14:textId="77777777" w:rsidR="00FA2C17" w:rsidRDefault="00FA2C17" w:rsidP="00FA2C17">
      <w:pPr>
        <w:pStyle w:val="a6"/>
        <w:numPr>
          <w:ilvl w:val="0"/>
          <w:numId w:val="25"/>
        </w:numPr>
        <w:tabs>
          <w:tab w:val="left" w:pos="1276"/>
        </w:tabs>
        <w:ind w:left="1276" w:hanging="567"/>
      </w:pPr>
      <w:r>
        <w:t>сравнительный анализ уже имеющихся систем и платформ для обучения;</w:t>
      </w:r>
    </w:p>
    <w:p w14:paraId="35478BF9" w14:textId="77777777" w:rsidR="00FA2C17" w:rsidRDefault="00FA2C17" w:rsidP="00FA2C17">
      <w:pPr>
        <w:pStyle w:val="a6"/>
        <w:numPr>
          <w:ilvl w:val="0"/>
          <w:numId w:val="25"/>
        </w:numPr>
        <w:tabs>
          <w:tab w:val="left" w:pos="1276"/>
        </w:tabs>
        <w:ind w:left="1276" w:hanging="567"/>
      </w:pPr>
      <w:r>
        <w:t>разработка и анализ требований;</w:t>
      </w:r>
    </w:p>
    <w:p w14:paraId="14D1A434" w14:textId="77777777" w:rsidR="00FA2C17" w:rsidRDefault="00FA2C17" w:rsidP="00FA2C17">
      <w:pPr>
        <w:pStyle w:val="a6"/>
        <w:numPr>
          <w:ilvl w:val="0"/>
          <w:numId w:val="25"/>
        </w:numPr>
        <w:tabs>
          <w:tab w:val="left" w:pos="1276"/>
        </w:tabs>
        <w:ind w:left="1276" w:hanging="567"/>
      </w:pPr>
      <w:r>
        <w:t>проектирование программного комплекса;</w:t>
      </w:r>
    </w:p>
    <w:p w14:paraId="49952313" w14:textId="77777777" w:rsidR="00FA2C17" w:rsidRDefault="00FA2C17" w:rsidP="00FA2C17">
      <w:pPr>
        <w:pStyle w:val="a6"/>
        <w:numPr>
          <w:ilvl w:val="0"/>
          <w:numId w:val="25"/>
        </w:numPr>
        <w:tabs>
          <w:tab w:val="left" w:pos="1276"/>
        </w:tabs>
        <w:ind w:left="1276" w:hanging="567"/>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96F74FA" w14:textId="77777777" w:rsidR="00FA2C17" w:rsidRDefault="00FA2C17" w:rsidP="00FA2C17">
      <w:pPr>
        <w:pStyle w:val="a6"/>
        <w:numPr>
          <w:ilvl w:val="0"/>
          <w:numId w:val="25"/>
        </w:numPr>
        <w:tabs>
          <w:tab w:val="left" w:pos="1276"/>
        </w:tabs>
        <w:ind w:left="1276" w:hanging="567"/>
      </w:pPr>
      <w:r>
        <w:t>тестирование разработанного программного комплекса;</w:t>
      </w:r>
    </w:p>
    <w:p w14:paraId="43E79C4C" w14:textId="344719A4" w:rsidR="00FA2C17" w:rsidRDefault="00FA2C17" w:rsidP="00FA2C17">
      <w:pPr>
        <w:pStyle w:val="a6"/>
        <w:numPr>
          <w:ilvl w:val="0"/>
          <w:numId w:val="25"/>
        </w:numPr>
        <w:tabs>
          <w:tab w:val="left" w:pos="1276"/>
        </w:tabs>
        <w:ind w:left="1276" w:hanging="567"/>
      </w:pPr>
      <w:r>
        <w:t xml:space="preserve">внедрение в </w:t>
      </w:r>
      <w:r w:rsidR="00B5288A">
        <w:t xml:space="preserve">существующую </w:t>
      </w:r>
      <w:r>
        <w:t xml:space="preserve">информационную систему. </w:t>
      </w:r>
    </w:p>
    <w:p w14:paraId="2763E4A8" w14:textId="77777777" w:rsidR="00FA2C17" w:rsidRDefault="00FA2C17" w:rsidP="00FA2C17">
      <w:r>
        <w:t>Объектом исследования является процесс рассылки электронных сообщений.</w:t>
      </w:r>
    </w:p>
    <w:p w14:paraId="3E47BABA" w14:textId="75B3607D" w:rsidR="00FA2C17" w:rsidRDefault="00FA2C17" w:rsidP="00FA2C17">
      <w:r>
        <w:t xml:space="preserve">Предметом исследования в </w:t>
      </w:r>
      <w:r w:rsidR="009F4268">
        <w:t>курсовой работе</w:t>
      </w:r>
      <w:r>
        <w:t xml:space="preserve">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60D3462A" w14:textId="77777777" w:rsidR="00FA2C17" w:rsidRDefault="00FA2C17" w:rsidP="00FA2C17">
      <w:pPr>
        <w:pStyle w:val="1"/>
        <w:numPr>
          <w:ilvl w:val="0"/>
          <w:numId w:val="4"/>
        </w:numPr>
        <w:spacing w:line="240" w:lineRule="auto"/>
      </w:pPr>
      <w:bookmarkStart w:id="3" w:name="_Toc67700132"/>
      <w:r>
        <w:lastRenderedPageBreak/>
        <w:t>Анализ требований</w:t>
      </w:r>
      <w:bookmarkEnd w:id="3"/>
    </w:p>
    <w:p w14:paraId="79B56D6C" w14:textId="1744C2F9" w:rsidR="009D68FD" w:rsidRDefault="009D68FD" w:rsidP="00FA2C17">
      <w:r w:rsidRPr="009D68FD">
        <w:t>Практически любой ИТ 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09CA2933" w14:textId="36DA8F3A" w:rsidR="00236BFC" w:rsidRDefault="00236BFC" w:rsidP="00FA2C17">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4FED881" w14:textId="77777777" w:rsidR="009D68FD" w:rsidRDefault="009D68FD" w:rsidP="009D68FD">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7D52F9" w14:textId="77777777" w:rsidR="00FA2C17" w:rsidRPr="00E31EAC" w:rsidRDefault="00FA2C17" w:rsidP="00FA2C17">
      <w:pPr>
        <w:pStyle w:val="2"/>
        <w:numPr>
          <w:ilvl w:val="1"/>
          <w:numId w:val="4"/>
        </w:numPr>
        <w:rPr>
          <w:rFonts w:cs="Times New Roman"/>
          <w:bCs/>
          <w:szCs w:val="28"/>
        </w:rPr>
      </w:pPr>
      <w:bookmarkStart w:id="4" w:name="_Toc67700133"/>
      <w:r w:rsidRPr="00E31EAC">
        <w:rPr>
          <w:rFonts w:cs="Times New Roman"/>
          <w:bCs/>
          <w:szCs w:val="28"/>
        </w:rPr>
        <w:t>Обзор предметной области</w:t>
      </w:r>
      <w:bookmarkEnd w:id="4"/>
    </w:p>
    <w:p w14:paraId="79E4CE74" w14:textId="77777777" w:rsidR="00FA2C17" w:rsidRPr="007F1A92" w:rsidRDefault="00FA2C17" w:rsidP="00381049">
      <w:pPr>
        <w:pStyle w:val="3"/>
      </w:pPr>
      <w:bookmarkStart w:id="5" w:name="_Toc67700134"/>
      <w:r w:rsidRPr="00D83368">
        <w:t>Общие</w:t>
      </w:r>
      <w:r>
        <w:t xml:space="preserve"> сведения</w:t>
      </w:r>
      <w:bookmarkEnd w:id="5"/>
    </w:p>
    <w:p w14:paraId="59D13A97" w14:textId="77777777" w:rsidR="00FA2C17" w:rsidRDefault="00FA2C17" w:rsidP="00FA2C17">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AC195D6" w14:textId="77777777" w:rsidR="00FA2C17" w:rsidRDefault="00FA2C17" w:rsidP="00FA2C17">
      <w:pPr>
        <w:ind w:firstLine="708"/>
        <w:rPr>
          <w:szCs w:val="28"/>
        </w:rPr>
      </w:pPr>
      <w:r>
        <w:rPr>
          <w:szCs w:val="28"/>
        </w:rPr>
        <w:lastRenderedPageBreak/>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7F9E0A8E" w14:textId="77777777" w:rsidR="00FA2C17" w:rsidRDefault="00FA2C17" w:rsidP="00FA2C17">
      <w:pPr>
        <w:ind w:firstLine="708"/>
        <w:rPr>
          <w:szCs w:val="28"/>
        </w:rPr>
      </w:pPr>
      <w:r>
        <w:rPr>
          <w:szCs w:val="28"/>
        </w:rPr>
        <w:t>Процесс отправки электронного сообщения разрабатываемым сервисом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6D07E54A" w14:textId="77777777" w:rsidR="00FA2C17" w:rsidRDefault="00FA2C17" w:rsidP="00FA2C17">
      <w:pPr>
        <w:pStyle w:val="3"/>
      </w:pPr>
      <w:bookmarkStart w:id="6" w:name="_Toc44341645"/>
      <w:bookmarkStart w:id="7" w:name="_Toc67700135"/>
      <w:r w:rsidRPr="00D83368">
        <w:t>Основные</w:t>
      </w:r>
      <w:r>
        <w:t xml:space="preserve"> понятия</w:t>
      </w:r>
      <w:bookmarkEnd w:id="6"/>
      <w:bookmarkEnd w:id="7"/>
    </w:p>
    <w:p w14:paraId="62F443E3" w14:textId="77777777" w:rsidR="00FA2C17" w:rsidRDefault="00FA2C17" w:rsidP="00FA2C17">
      <w:pPr>
        <w:ind w:firstLine="708"/>
        <w:rPr>
          <w:szCs w:val="28"/>
        </w:rPr>
      </w:pPr>
      <w:r>
        <w:rPr>
          <w:szCs w:val="28"/>
        </w:rPr>
        <w:t xml:space="preserve">Ниже представлены определения основным понятиям, необходимым в дальнейшей работе. </w:t>
      </w:r>
    </w:p>
    <w:p w14:paraId="4FDD4CFB" w14:textId="77777777" w:rsidR="00FA2C17" w:rsidRPr="000379E4" w:rsidRDefault="00FA2C17" w:rsidP="00FA2C17">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77DF1A23" w14:textId="77777777" w:rsidR="00FA2C17" w:rsidRDefault="00FA2C17" w:rsidP="00FA2C17">
      <w:pPr>
        <w:ind w:firstLine="708"/>
        <w:rPr>
          <w:szCs w:val="28"/>
        </w:rPr>
      </w:pPr>
      <w:r>
        <w:rPr>
          <w:i/>
          <w:szCs w:val="28"/>
        </w:rPr>
        <w:t xml:space="preserve">Сервис доставки </w:t>
      </w:r>
      <w:r>
        <w:rPr>
          <w:szCs w:val="28"/>
        </w:rPr>
        <w:t xml:space="preserve">– стороннее ПО, предоставляющее функционал для рассылки сообщений. Чаще всего использование таких сервисов бесплатно до определенного объема трафика. </w:t>
      </w:r>
    </w:p>
    <w:p w14:paraId="44FAB291" w14:textId="77777777" w:rsidR="00FA2C17" w:rsidRDefault="00FA2C17" w:rsidP="00FA2C17">
      <w:pPr>
        <w:ind w:firstLine="708"/>
        <w:rPr>
          <w:szCs w:val="28"/>
        </w:rPr>
      </w:pPr>
      <w:r>
        <w:rPr>
          <w:i/>
          <w:szCs w:val="28"/>
        </w:rPr>
        <w:t xml:space="preserve">Отправленное письмо – </w:t>
      </w:r>
      <w:r>
        <w:rPr>
          <w:szCs w:val="28"/>
        </w:rPr>
        <w:t>письмо, переданное сервису доставки.</w:t>
      </w:r>
      <w:r w:rsidRPr="007C68A7">
        <w:rPr>
          <w:szCs w:val="28"/>
        </w:rPr>
        <w:t xml:space="preserve"> </w:t>
      </w:r>
    </w:p>
    <w:p w14:paraId="60A13645" w14:textId="77777777" w:rsidR="00FA2C17" w:rsidRDefault="00FA2C17" w:rsidP="00FA2C17">
      <w:pPr>
        <w:ind w:firstLine="708"/>
        <w:rPr>
          <w:szCs w:val="28"/>
        </w:rPr>
      </w:pPr>
      <w:r>
        <w:rPr>
          <w:i/>
          <w:iCs/>
          <w:szCs w:val="28"/>
        </w:rPr>
        <w:t xml:space="preserve">Получатель </w:t>
      </w:r>
      <w:r>
        <w:rPr>
          <w:szCs w:val="28"/>
        </w:rPr>
        <w:t>– лицо, которому адресовано отправляемое сообщение.</w:t>
      </w:r>
    </w:p>
    <w:p w14:paraId="23ABEDDA" w14:textId="77777777" w:rsidR="00FA2C17" w:rsidRPr="00187B83" w:rsidRDefault="00FA2C17" w:rsidP="00FA2C17">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5D0968B" w14:textId="77777777" w:rsidR="00FA2C17" w:rsidRDefault="00FA2C17" w:rsidP="00FA2C17">
      <w:pPr>
        <w:ind w:firstLine="708"/>
        <w:rPr>
          <w:szCs w:val="28"/>
        </w:rPr>
      </w:pPr>
      <w:r>
        <w:rPr>
          <w:i/>
          <w:iCs/>
          <w:szCs w:val="28"/>
        </w:rPr>
        <w:t>Отправитель</w:t>
      </w:r>
      <w:r>
        <w:rPr>
          <w:szCs w:val="28"/>
        </w:rPr>
        <w:t xml:space="preserve"> – лицо, запрашивающее отправку сообщения. </w:t>
      </w:r>
    </w:p>
    <w:p w14:paraId="7E2C1DDF" w14:textId="77777777" w:rsidR="00FA2C17" w:rsidRDefault="00FA2C17" w:rsidP="00FA2C17">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7D82E9DF" w14:textId="5162380D" w:rsidR="00FA2C17" w:rsidRDefault="0068748D" w:rsidP="00FA2C17">
      <w:pPr>
        <w:ind w:firstLine="708"/>
        <w:rPr>
          <w:szCs w:val="28"/>
        </w:rPr>
      </w:pPr>
      <w:r>
        <w:rPr>
          <w:i/>
          <w:szCs w:val="28"/>
          <w:lang w:val="en-US"/>
        </w:rPr>
        <w:t>Web</w:t>
      </w:r>
      <w:r w:rsidR="00FA2C17" w:rsidRPr="00B45FBF">
        <w:rPr>
          <w:i/>
          <w:szCs w:val="28"/>
        </w:rPr>
        <w:t>-интерфейс</w:t>
      </w:r>
      <w:r w:rsidR="00FA2C17">
        <w:rPr>
          <w:i/>
          <w:szCs w:val="28"/>
        </w:rPr>
        <w:t xml:space="preserve"> </w:t>
      </w:r>
      <w:r w:rsidR="00FA2C17">
        <w:rPr>
          <w:szCs w:val="28"/>
        </w:rPr>
        <w:t>– веб-страница или несколько веб-страниц, позволяющие взаимодействовать с нужным сайтом, сервисом</w:t>
      </w:r>
      <w:r w:rsidR="00FB3F13" w:rsidRPr="00FB3F13">
        <w:rPr>
          <w:szCs w:val="28"/>
        </w:rPr>
        <w:t xml:space="preserve"> [1]</w:t>
      </w:r>
      <w:r w:rsidR="00FA2C17">
        <w:rPr>
          <w:szCs w:val="28"/>
        </w:rPr>
        <w:t>.</w:t>
      </w:r>
    </w:p>
    <w:p w14:paraId="22530594" w14:textId="49F63708" w:rsidR="00FA2C17" w:rsidRDefault="00FA2C17" w:rsidP="00FA2C17">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00FB3F13" w:rsidRPr="00FB3F13">
        <w:rPr>
          <w:szCs w:val="28"/>
        </w:rPr>
        <w:t xml:space="preserve"> [2]</w:t>
      </w:r>
      <w:r>
        <w:rPr>
          <w:szCs w:val="28"/>
        </w:rPr>
        <w:t>.</w:t>
      </w:r>
    </w:p>
    <w:p w14:paraId="6609B217" w14:textId="48E4DD19" w:rsidR="00FA2C17" w:rsidRDefault="00FA2C17" w:rsidP="00FA2C17">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w:t>
      </w:r>
      <w:r>
        <w:rPr>
          <w:szCs w:val="28"/>
        </w:rPr>
        <w:lastRenderedPageBreak/>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00FB3F13" w:rsidRPr="00FB3F13">
        <w:rPr>
          <w:szCs w:val="28"/>
        </w:rPr>
        <w:t xml:space="preserve"> [3]</w:t>
      </w:r>
      <w:r>
        <w:rPr>
          <w:szCs w:val="28"/>
        </w:rPr>
        <w:t>.</w:t>
      </w:r>
    </w:p>
    <w:p w14:paraId="1D020675" w14:textId="089287D8" w:rsidR="00FA2C17" w:rsidRDefault="00FA2C17" w:rsidP="00FA2C17">
      <w:pPr>
        <w:ind w:firstLine="708"/>
        <w:rPr>
          <w:szCs w:val="28"/>
        </w:rPr>
      </w:pPr>
      <w:r w:rsidRPr="004E08BD">
        <w:rPr>
          <w:i/>
          <w:szCs w:val="28"/>
        </w:rPr>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w:t>
      </w:r>
      <w:r w:rsidR="00FB3F13">
        <w:rPr>
          <w:szCs w:val="28"/>
        </w:rPr>
        <w:t>адельцу</w:t>
      </w:r>
      <w:r w:rsidR="0000703F" w:rsidRPr="0000703F">
        <w:rPr>
          <w:szCs w:val="28"/>
        </w:rPr>
        <w:t xml:space="preserve"> [4]</w:t>
      </w:r>
      <w:r w:rsidR="00FB3F13">
        <w:rPr>
          <w:szCs w:val="28"/>
        </w:rPr>
        <w:t>.</w:t>
      </w:r>
    </w:p>
    <w:p w14:paraId="71BE71C5" w14:textId="77777777" w:rsidR="00FA2C17" w:rsidRDefault="00FA2C17">
      <w:pPr>
        <w:pStyle w:val="3"/>
        <w:rPr>
          <w:b w:val="0"/>
          <w:i w:val="0"/>
        </w:rPr>
      </w:pPr>
      <w:bookmarkStart w:id="8" w:name="_Toc44341646"/>
      <w:bookmarkStart w:id="9" w:name="_Toc67700136"/>
      <w:r>
        <w:t xml:space="preserve">Процесс </w:t>
      </w:r>
      <w:bookmarkEnd w:id="8"/>
      <w:r>
        <w:t>отправки сообщения</w:t>
      </w:r>
      <w:bookmarkEnd w:id="9"/>
    </w:p>
    <w:p w14:paraId="321F8668" w14:textId="21C67C94" w:rsidR="00FA2C17" w:rsidRDefault="00FA2C17" w:rsidP="00FA2C17">
      <w:pPr>
        <w:spacing w:before="240"/>
        <w:ind w:firstLine="708"/>
        <w:rPr>
          <w:ins w:id="10" w:author="Evgeny Sukharev" w:date="2021-03-27T00:18:00Z"/>
          <w:rFonts w:cs="Times New Roman"/>
          <w:szCs w:val="28"/>
        </w:rPr>
      </w:pPr>
      <w:r>
        <w:rPr>
          <w:rFonts w:cs="Times New Roman"/>
          <w:szCs w:val="28"/>
        </w:rPr>
        <w:t>Изучим процесс отправки сообщения (рис. 1.1).</w:t>
      </w:r>
    </w:p>
    <w:p w14:paraId="5F1BE977" w14:textId="77777777" w:rsidR="00FB3F13" w:rsidRDefault="00FB3F13">
      <w:pPr>
        <w:rPr>
          <w:moveTo w:id="11" w:author="Evgeny Sukharev" w:date="2021-03-27T00:18:00Z"/>
        </w:rPr>
        <w:pPrChange w:id="12" w:author="Evgeny Sukharev" w:date="2021-03-27T00:20:00Z">
          <w:pPr>
            <w:ind w:firstLine="708"/>
          </w:pPr>
        </w:pPrChange>
      </w:pPr>
      <w:moveToRangeStart w:id="13" w:author="Evgeny Sukharev" w:date="2021-03-27T00:18:00Z" w:name="move67696741"/>
      <w:moveTo w:id="14"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4CD858CA" w14:textId="0B0E8CD0" w:rsidR="00FB3F13" w:rsidRDefault="00FB3F13">
      <w:pPr>
        <w:rPr>
          <w:moveTo w:id="15" w:author="Evgeny Sukharev" w:date="2021-03-27T00:18:00Z"/>
          <w:rFonts w:cs="Times New Roman"/>
        </w:rPr>
        <w:pPrChange w:id="16" w:author="Evgeny Sukharev" w:date="2021-03-27T00:20:00Z">
          <w:pPr>
            <w:spacing w:before="240"/>
            <w:ind w:firstLine="708"/>
          </w:pPr>
        </w:pPrChange>
      </w:pPr>
      <w:moveTo w:id="17"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sidR="003F24D8">
        <w:rPr>
          <w:rFonts w:cs="Times New Roman"/>
        </w:rPr>
        <w:t>нажимает</w:t>
      </w:r>
      <w:moveTo w:id="18" w:author="Evgeny Sukharev" w:date="2021-03-27T00:18:00Z">
        <w:r>
          <w:rPr>
            <w:rFonts w:cs="Times New Roman"/>
          </w:rPr>
          <w:t xml:space="preserve"> кнопку отправить. </w:t>
        </w:r>
      </w:moveTo>
    </w:p>
    <w:p w14:paraId="22D32011" w14:textId="77777777" w:rsidR="00FB3F13" w:rsidRDefault="00FB3F13">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1881E81F" w14:textId="77777777" w:rsidR="00FB3F13" w:rsidDel="00FB3F13" w:rsidRDefault="00FB3F13">
      <w:pPr>
        <w:rPr>
          <w:del w:id="22" w:author="Evgeny Sukharev" w:date="2021-03-27T00:18:00Z"/>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3"/>
    <w:p w14:paraId="68FD596C" w14:textId="03216BF5" w:rsidR="00FB3F13" w:rsidRDefault="00FB3F13">
      <w:pPr>
        <w:rPr>
          <w:rFonts w:cs="Times New Roman"/>
        </w:rPr>
        <w:pPrChange w:id="26" w:author="Evgeny Sukharev" w:date="2021-03-27T00:20:00Z">
          <w:pPr>
            <w:spacing w:before="240"/>
            <w:ind w:firstLine="708"/>
          </w:pPr>
        </w:pPrChange>
      </w:pPr>
    </w:p>
    <w:p w14:paraId="7E7416B9" w14:textId="77777777" w:rsidR="00FA2C17" w:rsidRDefault="00FA2C17" w:rsidP="00FA2C17">
      <w:pPr>
        <w:keepNext/>
        <w:ind w:firstLine="0"/>
        <w:jc w:val="center"/>
      </w:pPr>
      <w:r w:rsidRPr="000B2F60">
        <w:rPr>
          <w:noProof/>
          <w:lang w:eastAsia="ru-RU"/>
        </w:rPr>
        <w:lastRenderedPageBreak/>
        <w:drawing>
          <wp:inline distT="0" distB="0" distL="0" distR="0" wp14:anchorId="5669C586" wp14:editId="66A4DD42">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4698BA55" w14:textId="77777777" w:rsidR="00FA2C17" w:rsidRDefault="00FA2C17" w:rsidP="00FA2C17">
      <w:pPr>
        <w:pStyle w:val="ad"/>
        <w:rPr>
          <w:szCs w:val="28"/>
        </w:rPr>
      </w:pPr>
      <w:r>
        <w:t>Рис. 1.1. Процесс отправки сообщения</w:t>
      </w:r>
    </w:p>
    <w:p w14:paraId="6C3123EC" w14:textId="01159E14" w:rsidR="00FA2C17" w:rsidDel="00FB3F13" w:rsidRDefault="00FA2C17" w:rsidP="00FA2C17">
      <w:pPr>
        <w:ind w:firstLine="708"/>
        <w:rPr>
          <w:moveFrom w:id="27" w:author="Evgeny Sukharev" w:date="2021-03-27T00:18:00Z"/>
          <w:szCs w:val="28"/>
        </w:rPr>
      </w:pPr>
      <w:moveFromRangeStart w:id="28" w:author="Evgeny Sukharev" w:date="2021-03-27T00:18:00Z" w:name="move67696741"/>
      <w:moveFrom w:id="29" w:author="Evgeny Sukharev" w:date="2021-03-27T00:18:00Z">
        <w:r w:rsidDel="00FB3F13">
          <w:rPr>
            <w:szCs w:val="28"/>
          </w:rPr>
          <w:lastRenderedPageBreak/>
          <w:t>Отправка сообщения происходит асинхронно, т.е. отправитель вовлечен в процесс только до момента подтверждения отправки.</w:t>
        </w:r>
        <w:bookmarkStart w:id="30" w:name="_Toc67699393"/>
        <w:bookmarkStart w:id="31" w:name="_Toc67700137"/>
        <w:bookmarkEnd w:id="30"/>
        <w:bookmarkEnd w:id="31"/>
      </w:moveFrom>
    </w:p>
    <w:p w14:paraId="343BF4CB" w14:textId="0042928B" w:rsidR="00FA2C17" w:rsidDel="00FB3F13" w:rsidRDefault="00FA2C17" w:rsidP="00FA2C17">
      <w:pPr>
        <w:spacing w:before="240"/>
        <w:ind w:firstLine="708"/>
        <w:rPr>
          <w:moveFrom w:id="32" w:author="Evgeny Sukharev" w:date="2021-03-27T00:18:00Z"/>
          <w:rFonts w:cs="Times New Roman"/>
          <w:szCs w:val="28"/>
        </w:rPr>
      </w:pPr>
      <w:moveFrom w:id="33" w:author="Evgeny Sukharev" w:date="2021-03-27T00:18:00Z">
        <w:r w:rsidDel="00FB3F13">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34" w:name="_Toc67699394"/>
        <w:bookmarkStart w:id="35" w:name="_Toc67700138"/>
        <w:bookmarkEnd w:id="34"/>
        <w:bookmarkEnd w:id="35"/>
      </w:moveFrom>
    </w:p>
    <w:p w14:paraId="7B2AE47D" w14:textId="423FF0ED" w:rsidR="00FA2C17" w:rsidDel="00FB3F13" w:rsidRDefault="00FA2C17" w:rsidP="00FA2C17">
      <w:pPr>
        <w:spacing w:before="240"/>
        <w:ind w:firstLine="708"/>
        <w:rPr>
          <w:moveFrom w:id="36" w:author="Evgeny Sukharev" w:date="2021-03-27T00:18:00Z"/>
          <w:rFonts w:cs="Times New Roman"/>
          <w:szCs w:val="28"/>
        </w:rPr>
      </w:pPr>
      <w:moveFrom w:id="37" w:author="Evgeny Sukharev" w:date="2021-03-27T00:18:00Z">
        <w:r w:rsidDel="00FB3F13">
          <w:rPr>
            <w:rFonts w:cs="Times New Roman"/>
            <w:szCs w:val="28"/>
          </w:rPr>
          <w:t xml:space="preserve">Далее сервис пытается отправить </w:t>
        </w:r>
        <w:r w:rsidRPr="00E31EAC" w:rsidDel="00FB3F13">
          <w:rPr>
            <w:rFonts w:cs="Times New Roman"/>
            <w:szCs w:val="28"/>
          </w:rPr>
          <w:t>сообщение получателям посредством выбранных</w:t>
        </w:r>
        <w:r w:rsidDel="00FB3F13">
          <w:rPr>
            <w:rFonts w:cs="Times New Roman"/>
            <w:szCs w:val="28"/>
          </w:rPr>
          <w:t xml:space="preserve"> </w:t>
        </w:r>
        <w:r w:rsidRPr="00E31EAC" w:rsidDel="00FB3F13">
          <w:rPr>
            <w:rFonts w:cs="Times New Roman"/>
            <w:szCs w:val="28"/>
          </w:rPr>
          <w:t>отправителем сервисов или сервис</w:t>
        </w:r>
        <w:r w:rsidDel="00FB3F13">
          <w:rPr>
            <w:rFonts w:cs="Times New Roman"/>
            <w:szCs w:val="28"/>
          </w:rPr>
          <w:t>ами</w:t>
        </w:r>
        <w:r w:rsidRPr="00E31EAC" w:rsidDel="00FB3F13">
          <w:rPr>
            <w:rFonts w:cs="Times New Roman"/>
            <w:szCs w:val="28"/>
          </w:rPr>
          <w:t>, выбранным</w:t>
        </w:r>
        <w:r w:rsidDel="00FB3F13">
          <w:rPr>
            <w:rFonts w:cs="Times New Roman"/>
            <w:szCs w:val="28"/>
          </w:rPr>
          <w:t>и</w:t>
        </w:r>
        <w:r w:rsidRPr="00E31EAC" w:rsidDel="00FB3F13">
          <w:rPr>
            <w:rFonts w:cs="Times New Roman"/>
            <w:szCs w:val="28"/>
          </w:rPr>
          <w:t xml:space="preserve"> по умолчанию для адресов выбранных получателей. Сервер отдает всю информацию о доставке сервисам доставки и ожидает от них о</w:t>
        </w:r>
        <w:r w:rsidDel="00FB3F13">
          <w:rPr>
            <w:rFonts w:cs="Times New Roman"/>
            <w:szCs w:val="28"/>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38" w:name="_Toc67699395"/>
        <w:bookmarkStart w:id="39" w:name="_Toc67700139"/>
        <w:bookmarkEnd w:id="38"/>
        <w:bookmarkEnd w:id="39"/>
      </w:moveFrom>
    </w:p>
    <w:p w14:paraId="378C79F6" w14:textId="313D80F3" w:rsidR="00FA2C17" w:rsidDel="00FB3F13" w:rsidRDefault="00FA2C17" w:rsidP="00FA2C17">
      <w:pPr>
        <w:spacing w:before="240"/>
        <w:ind w:firstLine="708"/>
        <w:rPr>
          <w:moveFrom w:id="40" w:author="Evgeny Sukharev" w:date="2021-03-27T00:18:00Z"/>
          <w:rFonts w:cs="Times New Roman"/>
          <w:szCs w:val="28"/>
        </w:rPr>
      </w:pPr>
      <w:moveFrom w:id="41" w:author="Evgeny Sukharev" w:date="2021-03-27T00:18:00Z">
        <w:r w:rsidDel="00FB3F13">
          <w:rPr>
            <w:rFonts w:cs="Times New Roman"/>
            <w:szCs w:val="28"/>
          </w:rPr>
          <w:t>На заключительном этапе формируется подробная информация о доставке. Эта информация заносится в журнал отправителя.</w:t>
        </w:r>
        <w:bookmarkStart w:id="42" w:name="_Toc67699396"/>
        <w:bookmarkStart w:id="43" w:name="_Toc67700140"/>
        <w:bookmarkEnd w:id="42"/>
        <w:bookmarkEnd w:id="43"/>
      </w:moveFrom>
    </w:p>
    <w:p w14:paraId="232F913C" w14:textId="77777777" w:rsidR="00FA2C17" w:rsidRPr="004C7D46" w:rsidRDefault="00FA2C17" w:rsidP="00FA2C17">
      <w:pPr>
        <w:pStyle w:val="3"/>
        <w:rPr>
          <w:b w:val="0"/>
          <w:i w:val="0"/>
        </w:rPr>
      </w:pPr>
      <w:bookmarkStart w:id="44" w:name="_Toc67700141"/>
      <w:moveFromRangeEnd w:id="28"/>
      <w:r>
        <w:t>Основные проблемы</w:t>
      </w:r>
      <w:bookmarkEnd w:id="44"/>
    </w:p>
    <w:p w14:paraId="72E36D7B" w14:textId="77777777" w:rsidR="00FA2C17" w:rsidRDefault="00FA2C17" w:rsidP="00FA2C17">
      <w:pPr>
        <w:ind w:firstLine="708"/>
        <w:rPr>
          <w:szCs w:val="28"/>
        </w:rPr>
      </w:pPr>
      <w:r>
        <w:rPr>
          <w:szCs w:val="28"/>
        </w:rPr>
        <w:t xml:space="preserve">Выделим основные, часто встречаемые проблемы, связанные с процессом отправки сообщений. </w:t>
      </w:r>
    </w:p>
    <w:p w14:paraId="19EBFADA" w14:textId="77777777" w:rsidR="00FA2C17" w:rsidRDefault="00FA2C17" w:rsidP="00FA2C17">
      <w:pPr>
        <w:ind w:firstLine="708"/>
        <w:rPr>
          <w:szCs w:val="28"/>
        </w:rPr>
      </w:pPr>
      <w:r>
        <w:rPr>
          <w:szCs w:val="28"/>
        </w:rPr>
        <w:t>К техническим проблемам отправки сообщения можно отнести следующие:</w:t>
      </w:r>
    </w:p>
    <w:p w14:paraId="0D0337B8" w14:textId="6378D707" w:rsidR="00FA2C17" w:rsidRDefault="003F24D8" w:rsidP="00FA2C17">
      <w:pPr>
        <w:pStyle w:val="a6"/>
        <w:numPr>
          <w:ilvl w:val="0"/>
          <w:numId w:val="5"/>
        </w:numPr>
        <w:spacing w:after="160"/>
        <w:ind w:left="1276" w:hanging="568"/>
        <w:rPr>
          <w:szCs w:val="28"/>
        </w:rPr>
      </w:pPr>
      <w:r>
        <w:rPr>
          <w:szCs w:val="28"/>
        </w:rPr>
        <w:t>н</w:t>
      </w:r>
      <w:r w:rsidR="00FA2C17">
        <w:rPr>
          <w:szCs w:val="28"/>
        </w:rPr>
        <w:t>а стороне сервера отправителя (указаны неверные реквизиты, сервер не настроен);</w:t>
      </w:r>
    </w:p>
    <w:p w14:paraId="4F7D3C00" w14:textId="779BA732" w:rsidR="00FA2C17" w:rsidRDefault="003F24D8" w:rsidP="00FA2C17">
      <w:pPr>
        <w:pStyle w:val="a6"/>
        <w:numPr>
          <w:ilvl w:val="0"/>
          <w:numId w:val="5"/>
        </w:numPr>
        <w:spacing w:after="160"/>
        <w:ind w:left="1276" w:hanging="568"/>
        <w:rPr>
          <w:szCs w:val="28"/>
        </w:rPr>
      </w:pPr>
      <w:r>
        <w:rPr>
          <w:szCs w:val="28"/>
        </w:rPr>
        <w:t>н</w:t>
      </w:r>
      <w:r w:rsidR="00FA2C17">
        <w:rPr>
          <w:szCs w:val="28"/>
        </w:rPr>
        <w:t>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273A1A5" w14:textId="77777777" w:rsidR="00FA2C17" w:rsidRDefault="00FA2C17" w:rsidP="00FA2C17">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790D0204" w14:textId="77777777" w:rsidR="00FA2C17" w:rsidRDefault="00FA2C17" w:rsidP="00FA2C17">
      <w:pPr>
        <w:pStyle w:val="2"/>
        <w:rPr>
          <w:b w:val="0"/>
        </w:rPr>
      </w:pPr>
      <w:bookmarkStart w:id="45" w:name="_Toc44341647"/>
      <w:bookmarkStart w:id="46" w:name="_Toc67700142"/>
      <w:r>
        <w:t xml:space="preserve">Обзор </w:t>
      </w:r>
      <w:r w:rsidRPr="00DC5D62">
        <w:t>программ</w:t>
      </w:r>
      <w:r>
        <w:t>-аналогов</w:t>
      </w:r>
      <w:bookmarkEnd w:id="45"/>
      <w:bookmarkEnd w:id="46"/>
    </w:p>
    <w:p w14:paraId="031353CF" w14:textId="77777777" w:rsidR="00FA2C17" w:rsidRDefault="00FA2C17" w:rsidP="00FA2C17">
      <w:pPr>
        <w:rPr>
          <w:szCs w:val="28"/>
        </w:rPr>
      </w:pPr>
      <w:r>
        <w:rPr>
          <w:szCs w:val="28"/>
        </w:rPr>
        <w:t>В ходе обзора аналогов учитывались следующие функции:</w:t>
      </w:r>
    </w:p>
    <w:p w14:paraId="1782E586" w14:textId="3004BC52" w:rsidR="00FA2C17" w:rsidRDefault="00CB4CD2" w:rsidP="00FA2C17">
      <w:pPr>
        <w:pStyle w:val="a6"/>
        <w:numPr>
          <w:ilvl w:val="0"/>
          <w:numId w:val="6"/>
        </w:numPr>
        <w:spacing w:after="160"/>
        <w:ind w:left="1134" w:hanging="425"/>
        <w:rPr>
          <w:szCs w:val="28"/>
        </w:rPr>
      </w:pPr>
      <w:r>
        <w:rPr>
          <w:szCs w:val="28"/>
        </w:rPr>
        <w:t>о</w:t>
      </w:r>
      <w:r w:rsidR="00FA2C17">
        <w:rPr>
          <w:szCs w:val="28"/>
        </w:rPr>
        <w:t>тправка сообщения;</w:t>
      </w:r>
    </w:p>
    <w:p w14:paraId="13ABF770" w14:textId="7663206E" w:rsidR="00FA2C17" w:rsidRDefault="00CB4CD2" w:rsidP="00FA2C17">
      <w:pPr>
        <w:pStyle w:val="a6"/>
        <w:numPr>
          <w:ilvl w:val="0"/>
          <w:numId w:val="6"/>
        </w:numPr>
        <w:spacing w:after="160"/>
        <w:ind w:left="1134" w:hanging="425"/>
        <w:rPr>
          <w:szCs w:val="28"/>
        </w:rPr>
      </w:pPr>
      <w:r>
        <w:rPr>
          <w:szCs w:val="28"/>
        </w:rPr>
        <w:t>в</w:t>
      </w:r>
      <w:r w:rsidR="00FA2C17">
        <w:rPr>
          <w:szCs w:val="28"/>
        </w:rPr>
        <w:t>озможность конфигурирования способа доставки;</w:t>
      </w:r>
    </w:p>
    <w:p w14:paraId="47403F2E" w14:textId="254D5E32" w:rsidR="00FA2C17" w:rsidRDefault="00CB4CD2" w:rsidP="00FA2C17">
      <w:pPr>
        <w:pStyle w:val="a6"/>
        <w:numPr>
          <w:ilvl w:val="0"/>
          <w:numId w:val="6"/>
        </w:numPr>
        <w:spacing w:after="160"/>
        <w:ind w:left="1134" w:hanging="425"/>
        <w:rPr>
          <w:szCs w:val="28"/>
        </w:rPr>
      </w:pPr>
      <w:r>
        <w:rPr>
          <w:szCs w:val="28"/>
        </w:rPr>
        <w:t>н</w:t>
      </w:r>
      <w:r w:rsidR="00FA2C17">
        <w:rPr>
          <w:szCs w:val="28"/>
        </w:rPr>
        <w:t>аличие повторной отправки недоставленного сообщения;</w:t>
      </w:r>
    </w:p>
    <w:p w14:paraId="06C4AA18" w14:textId="29CBA4DE" w:rsidR="00FA2C17" w:rsidRDefault="00CB4CD2" w:rsidP="00FA2C17">
      <w:pPr>
        <w:pStyle w:val="a6"/>
        <w:numPr>
          <w:ilvl w:val="0"/>
          <w:numId w:val="6"/>
        </w:numPr>
        <w:spacing w:after="160"/>
        <w:ind w:left="1134" w:hanging="425"/>
        <w:rPr>
          <w:szCs w:val="28"/>
        </w:rPr>
      </w:pPr>
      <w:r>
        <w:rPr>
          <w:szCs w:val="28"/>
        </w:rPr>
        <w:t>н</w:t>
      </w:r>
      <w:r w:rsidR="00FA2C17">
        <w:rPr>
          <w:szCs w:val="28"/>
        </w:rPr>
        <w:t>аличие и объем информации о доставке.</w:t>
      </w:r>
    </w:p>
    <w:p w14:paraId="41BE2127" w14:textId="4CB1A1FD" w:rsidR="00FA2C17" w:rsidRDefault="00EA3CA1" w:rsidP="00FA2C17">
      <w:pPr>
        <w:rPr>
          <w:szCs w:val="28"/>
        </w:rPr>
      </w:pPr>
      <w:r>
        <w:rPr>
          <w:szCs w:val="28"/>
        </w:rPr>
        <w:t>Полных</w:t>
      </w:r>
      <w:r w:rsidR="00FA2C17">
        <w:rPr>
          <w:szCs w:val="28"/>
        </w:rPr>
        <w:t xml:space="preserve"> программ-аналогов найдено не было. Поэтому были рассмотрены сервисы, частично реализующие рассмотренные функции</w:t>
      </w:r>
      <w:r w:rsidR="00FA2C17" w:rsidRPr="000B41E6">
        <w:rPr>
          <w:szCs w:val="28"/>
        </w:rPr>
        <w:t>:</w:t>
      </w:r>
    </w:p>
    <w:p w14:paraId="360AA51E" w14:textId="77777777" w:rsidR="00FA2C17" w:rsidRDefault="00FA2C17" w:rsidP="00FA2C17">
      <w:pPr>
        <w:pStyle w:val="a6"/>
        <w:numPr>
          <w:ilvl w:val="0"/>
          <w:numId w:val="12"/>
        </w:numPr>
        <w:spacing w:after="160"/>
        <w:ind w:left="1134" w:hanging="425"/>
        <w:rPr>
          <w:szCs w:val="28"/>
          <w:lang w:val="en-US"/>
        </w:rPr>
      </w:pPr>
      <w:r w:rsidRPr="000B41E6">
        <w:rPr>
          <w:szCs w:val="28"/>
          <w:lang w:val="en-US"/>
        </w:rPr>
        <w:t>Amazon Simple Email Service;</w:t>
      </w:r>
    </w:p>
    <w:p w14:paraId="516D4278" w14:textId="77777777" w:rsidR="00FA2C17" w:rsidRDefault="00FA2C17" w:rsidP="00FA2C17">
      <w:pPr>
        <w:pStyle w:val="a6"/>
        <w:numPr>
          <w:ilvl w:val="0"/>
          <w:numId w:val="12"/>
        </w:numPr>
        <w:spacing w:after="160"/>
        <w:ind w:left="1134" w:hanging="425"/>
        <w:rPr>
          <w:szCs w:val="28"/>
          <w:lang w:val="en-US"/>
        </w:rPr>
      </w:pPr>
      <w:r>
        <w:rPr>
          <w:szCs w:val="28"/>
          <w:lang w:val="en-US"/>
        </w:rPr>
        <w:t>SendGrid;</w:t>
      </w:r>
    </w:p>
    <w:p w14:paraId="679BD5E0" w14:textId="77777777" w:rsidR="00FA2C17" w:rsidRPr="00577E0D" w:rsidRDefault="00FA2C17" w:rsidP="00FA2C17">
      <w:pPr>
        <w:pStyle w:val="a6"/>
        <w:numPr>
          <w:ilvl w:val="0"/>
          <w:numId w:val="12"/>
        </w:numPr>
        <w:spacing w:after="160"/>
        <w:ind w:left="1134" w:hanging="425"/>
        <w:rPr>
          <w:szCs w:val="28"/>
          <w:lang w:val="en-US"/>
        </w:rPr>
      </w:pPr>
      <w:r>
        <w:rPr>
          <w:szCs w:val="28"/>
          <w:lang w:val="en-US"/>
        </w:rPr>
        <w:t>Tin-cat</w:t>
      </w:r>
      <w:r>
        <w:rPr>
          <w:szCs w:val="28"/>
        </w:rPr>
        <w:t>.</w:t>
      </w:r>
    </w:p>
    <w:p w14:paraId="6068DBDF" w14:textId="77777777" w:rsidR="00FA2C17" w:rsidRPr="000379E4" w:rsidRDefault="00FA2C17" w:rsidP="00FA2C17">
      <w:pPr>
        <w:pStyle w:val="3"/>
      </w:pPr>
      <w:bookmarkStart w:id="47" w:name="_Toc67700143"/>
      <w:r w:rsidRPr="00D83368">
        <w:lastRenderedPageBreak/>
        <w:t>Amazon</w:t>
      </w:r>
      <w:r w:rsidRPr="000379E4">
        <w:t xml:space="preserve"> </w:t>
      </w:r>
      <w:r w:rsidRPr="000379E4">
        <w:rPr>
          <w:lang w:val="en-US"/>
        </w:rPr>
        <w:t>SES</w:t>
      </w:r>
      <w:bookmarkEnd w:id="47"/>
    </w:p>
    <w:p w14:paraId="31C7F0A0" w14:textId="033FD3BC" w:rsidR="00FA2C17" w:rsidRDefault="00FA2C17" w:rsidP="00FA2C17">
      <w:pPr>
        <w:rPr>
          <w:szCs w:val="28"/>
        </w:rPr>
      </w:pPr>
      <w:r w:rsidRPr="009642E2">
        <w:rPr>
          <w:szCs w:val="28"/>
        </w:rPr>
        <w:t>Amazon Simple Email Service</w:t>
      </w:r>
      <w:r w:rsidRPr="00292899">
        <w:rPr>
          <w:szCs w:val="28"/>
        </w:rPr>
        <w:t xml:space="preserve"> [</w:t>
      </w:r>
      <w:r w:rsidR="00E11430" w:rsidRPr="006400C2">
        <w:rPr>
          <w:szCs w:val="28"/>
        </w:rPr>
        <w:t>5</w:t>
      </w:r>
      <w:r w:rsidRPr="00292899">
        <w:rPr>
          <w:szCs w:val="28"/>
        </w:rPr>
        <w:t xml:space="preserve">] </w:t>
      </w:r>
      <w:r w:rsidRPr="009642E2">
        <w:rPr>
          <w:szCs w:val="28"/>
        </w:rPr>
        <w:t>–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Вы можете быстро настроить Amazon SES и выбрать несколько вариантов использования электронной почты, включая отправку транзакций, маркетинговых писем или выполнение массовой рассылки. Amazon SES включает различные возможности развертывания IP-адресов и аутентификации по электронной почте, которые позволяют повысить эффективность доставки и защитить репутацию отправителя, а также предоставляет аналитику, с помощью которой можно проанализировать эффективность каждого отправленного письма. Используйте Amazon SES для безопасной отправки электронной почты по всему миру.</w:t>
      </w:r>
    </w:p>
    <w:p w14:paraId="5E66F234" w14:textId="77777777" w:rsidR="00FA2C17" w:rsidRDefault="00FA2C17" w:rsidP="00FA2C17">
      <w:pPr>
        <w:rPr>
          <w:szCs w:val="28"/>
        </w:rPr>
      </w:pPr>
      <w:r>
        <w:rPr>
          <w:szCs w:val="28"/>
        </w:rPr>
        <w:t>Данный сервис обладает целым рядом сильных сторон:</w:t>
      </w:r>
    </w:p>
    <w:p w14:paraId="2E66AB0E" w14:textId="4531C900" w:rsidR="00FA2C17" w:rsidRDefault="00CB4CD2" w:rsidP="00FA2C17">
      <w:pPr>
        <w:pStyle w:val="a6"/>
        <w:numPr>
          <w:ilvl w:val="0"/>
          <w:numId w:val="13"/>
        </w:numPr>
        <w:spacing w:after="160"/>
        <w:ind w:left="1134" w:hanging="425"/>
        <w:rPr>
          <w:szCs w:val="28"/>
        </w:rPr>
      </w:pPr>
      <w:r>
        <w:rPr>
          <w:szCs w:val="28"/>
        </w:rPr>
        <w:t>б</w:t>
      </w:r>
      <w:r w:rsidR="00FA2C17">
        <w:rPr>
          <w:szCs w:val="28"/>
        </w:rPr>
        <w:t>ыстрая интеграция;</w:t>
      </w:r>
    </w:p>
    <w:p w14:paraId="33BCFCB9" w14:textId="1670A2C7" w:rsidR="00FA2C17" w:rsidRDefault="00CB4CD2" w:rsidP="00FA2C17">
      <w:pPr>
        <w:pStyle w:val="a6"/>
        <w:numPr>
          <w:ilvl w:val="0"/>
          <w:numId w:val="13"/>
        </w:numPr>
        <w:spacing w:after="160"/>
        <w:ind w:left="1134" w:hanging="425"/>
        <w:rPr>
          <w:szCs w:val="28"/>
        </w:rPr>
      </w:pPr>
      <w:r>
        <w:rPr>
          <w:szCs w:val="28"/>
        </w:rPr>
        <w:t>э</w:t>
      </w:r>
      <w:r w:rsidR="00FA2C17">
        <w:rPr>
          <w:szCs w:val="28"/>
        </w:rPr>
        <w:t>ффективная отправка сообщений;</w:t>
      </w:r>
    </w:p>
    <w:p w14:paraId="7438075E" w14:textId="09E93CF4" w:rsidR="00FA2C17" w:rsidRDefault="00CB4CD2" w:rsidP="00FA2C17">
      <w:pPr>
        <w:pStyle w:val="a6"/>
        <w:numPr>
          <w:ilvl w:val="0"/>
          <w:numId w:val="13"/>
        </w:numPr>
        <w:spacing w:after="160"/>
        <w:ind w:left="1134" w:hanging="425"/>
        <w:rPr>
          <w:szCs w:val="28"/>
        </w:rPr>
      </w:pPr>
      <w:r>
        <w:rPr>
          <w:szCs w:val="28"/>
        </w:rPr>
        <w:t>о</w:t>
      </w:r>
      <w:r w:rsidR="00FA2C17">
        <w:rPr>
          <w:szCs w:val="28"/>
        </w:rPr>
        <w:t>птимизация доставки;</w:t>
      </w:r>
    </w:p>
    <w:p w14:paraId="247F89E6" w14:textId="2CF59361" w:rsidR="00FA2C17" w:rsidRDefault="00CB4CD2" w:rsidP="00FA2C17">
      <w:pPr>
        <w:pStyle w:val="a6"/>
        <w:numPr>
          <w:ilvl w:val="0"/>
          <w:numId w:val="13"/>
        </w:numPr>
        <w:spacing w:after="160"/>
        <w:ind w:left="1134" w:hanging="425"/>
        <w:rPr>
          <w:szCs w:val="28"/>
        </w:rPr>
      </w:pPr>
      <w:r>
        <w:rPr>
          <w:szCs w:val="28"/>
        </w:rPr>
        <w:t>б</w:t>
      </w:r>
      <w:r w:rsidR="00FA2C17">
        <w:rPr>
          <w:szCs w:val="28"/>
        </w:rPr>
        <w:t>езопасное масш</w:t>
      </w:r>
      <w:r w:rsidR="00FA2C17" w:rsidRPr="0048155B">
        <w:rPr>
          <w:szCs w:val="28"/>
        </w:rPr>
        <w:t>т</w:t>
      </w:r>
      <w:r w:rsidR="00FA2C17">
        <w:rPr>
          <w:szCs w:val="28"/>
        </w:rPr>
        <w:t>а</w:t>
      </w:r>
      <w:r w:rsidR="00FA2C17" w:rsidRPr="0048155B">
        <w:rPr>
          <w:szCs w:val="28"/>
        </w:rPr>
        <w:t>бирование.</w:t>
      </w:r>
    </w:p>
    <w:p w14:paraId="4BDA13FF" w14:textId="77777777" w:rsidR="00FA2C17" w:rsidRDefault="00FA2C17" w:rsidP="00FA2C17">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083DF681" w14:textId="5B5E91B6" w:rsidR="00FA2C17" w:rsidRDefault="00FA2C17" w:rsidP="00FA2C17">
      <w:pPr>
        <w:rPr>
          <w:szCs w:val="28"/>
        </w:rPr>
      </w:pPr>
      <w:r>
        <w:rPr>
          <w:szCs w:val="28"/>
        </w:rPr>
        <w:t xml:space="preserve">Данный сервис не лишен </w:t>
      </w:r>
      <w:r w:rsidR="003F24D8">
        <w:rPr>
          <w:szCs w:val="28"/>
        </w:rPr>
        <w:t>недостатков</w:t>
      </w:r>
      <w:r>
        <w:rPr>
          <w:szCs w:val="28"/>
        </w:rPr>
        <w:t>:</w:t>
      </w:r>
    </w:p>
    <w:p w14:paraId="4C2676AC" w14:textId="51C355E9" w:rsidR="00FA2C17" w:rsidRPr="00D12573" w:rsidRDefault="003F24D8" w:rsidP="00FA2C17">
      <w:pPr>
        <w:pStyle w:val="a6"/>
        <w:numPr>
          <w:ilvl w:val="0"/>
          <w:numId w:val="15"/>
        </w:numPr>
        <w:spacing w:after="160"/>
        <w:ind w:left="1134" w:hanging="425"/>
        <w:rPr>
          <w:szCs w:val="28"/>
        </w:rPr>
      </w:pPr>
      <w:r>
        <w:rPr>
          <w:szCs w:val="28"/>
        </w:rPr>
        <w:t>с</w:t>
      </w:r>
      <w:r w:rsidR="00FA2C17" w:rsidRPr="00D12573">
        <w:rPr>
          <w:szCs w:val="28"/>
        </w:rPr>
        <w:t>корость отправки сообщений</w:t>
      </w:r>
      <w:r w:rsidR="00FA2C17">
        <w:rPr>
          <w:szCs w:val="28"/>
        </w:rPr>
        <w:t xml:space="preserve"> снижена из-за сложного алгоритма определения пути доставки</w:t>
      </w:r>
      <w:r w:rsidR="00FA2C17" w:rsidRPr="00D12573">
        <w:rPr>
          <w:szCs w:val="28"/>
        </w:rPr>
        <w:t>;</w:t>
      </w:r>
    </w:p>
    <w:p w14:paraId="7AA38D15" w14:textId="020BC6CD" w:rsidR="00FA2C17" w:rsidRPr="00D12573" w:rsidRDefault="003F24D8" w:rsidP="00FA2C17">
      <w:pPr>
        <w:pStyle w:val="a6"/>
        <w:numPr>
          <w:ilvl w:val="0"/>
          <w:numId w:val="15"/>
        </w:numPr>
        <w:spacing w:after="160"/>
        <w:ind w:left="1134" w:hanging="425"/>
        <w:rPr>
          <w:szCs w:val="28"/>
        </w:rPr>
      </w:pPr>
      <w:r>
        <w:rPr>
          <w:szCs w:val="28"/>
        </w:rPr>
        <w:t>н</w:t>
      </w:r>
      <w:r w:rsidR="00FA2C17" w:rsidRPr="00D12573">
        <w:rPr>
          <w:szCs w:val="28"/>
        </w:rPr>
        <w:t>енадежность (</w:t>
      </w:r>
      <w:r w:rsidR="00FA2C17">
        <w:rPr>
          <w:szCs w:val="28"/>
        </w:rPr>
        <w:t>в случае неудачной доставки сервис лишь попытается поменять маршрут доставки</w:t>
      </w:r>
      <w:r w:rsidR="00FA2C17" w:rsidRPr="00D12573">
        <w:rPr>
          <w:szCs w:val="28"/>
        </w:rPr>
        <w:t>).</w:t>
      </w:r>
    </w:p>
    <w:p w14:paraId="6F684E58" w14:textId="77777777" w:rsidR="00FA2C17" w:rsidRPr="000379E4" w:rsidRDefault="00FA2C17" w:rsidP="00FA2C17">
      <w:pPr>
        <w:pStyle w:val="3"/>
        <w:rPr>
          <w:lang w:val="en-US"/>
        </w:rPr>
      </w:pPr>
      <w:bookmarkStart w:id="48" w:name="_Toc67700144"/>
      <w:r w:rsidRPr="00D83368">
        <w:lastRenderedPageBreak/>
        <w:t>Sendgrid</w:t>
      </w:r>
      <w:bookmarkEnd w:id="48"/>
    </w:p>
    <w:p w14:paraId="0F927F95" w14:textId="05515BED" w:rsidR="00FA2C17" w:rsidRDefault="00FA2C17" w:rsidP="00FA2C17">
      <w:pPr>
        <w:ind w:firstLine="708"/>
        <w:rPr>
          <w:szCs w:val="28"/>
        </w:rPr>
      </w:pPr>
      <w:r w:rsidRPr="004D2504">
        <w:rPr>
          <w:szCs w:val="28"/>
        </w:rPr>
        <w:t xml:space="preserve">Sendgrid </w:t>
      </w:r>
      <w:r w:rsidRPr="00DB18CD">
        <w:rPr>
          <w:szCs w:val="28"/>
        </w:rPr>
        <w:t>[</w:t>
      </w:r>
      <w:r w:rsidR="006400C2" w:rsidRPr="00D90A2C">
        <w:rPr>
          <w:szCs w:val="28"/>
        </w:rPr>
        <w:t>6</w:t>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0235231E" w14:textId="77777777" w:rsidR="00FA2C17" w:rsidRPr="002072EB" w:rsidRDefault="00FA2C17" w:rsidP="00FA2C17">
      <w:pPr>
        <w:ind w:firstLine="708"/>
        <w:rPr>
          <w:szCs w:val="28"/>
        </w:rPr>
      </w:pPr>
      <w:r w:rsidRPr="002072EB">
        <w:rPr>
          <w:szCs w:val="28"/>
        </w:rPr>
        <w:t xml:space="preserve">Сервис </w:t>
      </w:r>
      <w:r w:rsidRPr="004D2504">
        <w:rPr>
          <w:szCs w:val="28"/>
        </w:rPr>
        <w:t xml:space="preserve">Sendgrid </w:t>
      </w:r>
      <w:r w:rsidRPr="002072EB">
        <w:rPr>
          <w:szCs w:val="28"/>
        </w:rPr>
        <w:t>предлагает каждом</w:t>
      </w:r>
      <w:r>
        <w:rPr>
          <w:szCs w:val="28"/>
        </w:rPr>
        <w:t>у пользователю стать партнёром:</w:t>
      </w:r>
    </w:p>
    <w:p w14:paraId="4B90DAEA" w14:textId="44162BB5" w:rsidR="00FA2C17" w:rsidRPr="002072EB" w:rsidRDefault="0009260E" w:rsidP="00FA2C17">
      <w:pPr>
        <w:pStyle w:val="a6"/>
        <w:numPr>
          <w:ilvl w:val="0"/>
          <w:numId w:val="14"/>
        </w:numPr>
        <w:spacing w:after="160"/>
        <w:ind w:left="1276" w:hanging="567"/>
        <w:rPr>
          <w:szCs w:val="28"/>
        </w:rPr>
      </w:pPr>
      <w:r>
        <w:rPr>
          <w:szCs w:val="28"/>
        </w:rPr>
        <w:t>п</w:t>
      </w:r>
      <w:r w:rsidR="00FA2C17" w:rsidRPr="002072EB">
        <w:rPr>
          <w:szCs w:val="28"/>
        </w:rPr>
        <w:t>артнёрам агентства предоставляются инструменты для управления почтовыми программами клиентов с одной платфо</w:t>
      </w:r>
      <w:r w:rsidR="00FA2C17">
        <w:rPr>
          <w:szCs w:val="28"/>
        </w:rPr>
        <w:t>р</w:t>
      </w:r>
      <w:r w:rsidR="00FA2C17" w:rsidRPr="002072EB">
        <w:rPr>
          <w:szCs w:val="28"/>
        </w:rPr>
        <w:t>мы;</w:t>
      </w:r>
    </w:p>
    <w:p w14:paraId="0F2B1283" w14:textId="5ACF771A" w:rsidR="00FA2C17" w:rsidRPr="002072EB" w:rsidRDefault="0009260E" w:rsidP="00FA2C17">
      <w:pPr>
        <w:pStyle w:val="a6"/>
        <w:numPr>
          <w:ilvl w:val="0"/>
          <w:numId w:val="14"/>
        </w:numPr>
        <w:spacing w:after="160"/>
        <w:ind w:left="1276" w:hanging="567"/>
        <w:rPr>
          <w:szCs w:val="28"/>
        </w:rPr>
      </w:pPr>
      <w:r>
        <w:rPr>
          <w:szCs w:val="28"/>
        </w:rPr>
        <w:t>п</w:t>
      </w:r>
      <w:r w:rsidR="00FA2C17" w:rsidRPr="002072EB">
        <w:rPr>
          <w:szCs w:val="28"/>
        </w:rPr>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271EB5C" w14:textId="77777777" w:rsidR="00FA2C17" w:rsidRPr="002072EB" w:rsidRDefault="00FA2C17" w:rsidP="00FA2C17">
      <w:pPr>
        <w:pStyle w:val="a6"/>
        <w:numPr>
          <w:ilvl w:val="0"/>
          <w:numId w:val="14"/>
        </w:numPr>
        <w:spacing w:after="160"/>
        <w:ind w:left="1276" w:hanging="567"/>
        <w:rPr>
          <w:szCs w:val="28"/>
        </w:rPr>
      </w:pPr>
      <w:r w:rsidRPr="002072EB">
        <w:rPr>
          <w:szCs w:val="28"/>
        </w:rPr>
        <w:t>OEM-пар</w:t>
      </w:r>
      <w:r>
        <w:rPr>
          <w:szCs w:val="28"/>
        </w:rPr>
        <w:t>т</w:t>
      </w:r>
      <w:r w:rsidRPr="002072EB">
        <w:rPr>
          <w:szCs w:val="28"/>
        </w:rPr>
        <w:t>нёры могут рассылать письма без подписи «via sendgrid.net»;</w:t>
      </w:r>
    </w:p>
    <w:p w14:paraId="675ECBA3" w14:textId="3F8809BF" w:rsidR="00FA2C17" w:rsidRDefault="0009260E" w:rsidP="00FA2C17">
      <w:pPr>
        <w:pStyle w:val="a6"/>
        <w:numPr>
          <w:ilvl w:val="0"/>
          <w:numId w:val="14"/>
        </w:numPr>
        <w:spacing w:after="160"/>
        <w:ind w:left="1276" w:hanging="567"/>
        <w:rPr>
          <w:szCs w:val="28"/>
        </w:rPr>
      </w:pPr>
      <w:r>
        <w:rPr>
          <w:szCs w:val="28"/>
        </w:rPr>
        <w:t>п</w:t>
      </w:r>
      <w:r w:rsidR="00FA2C17" w:rsidRPr="002072EB">
        <w:rPr>
          <w:szCs w:val="28"/>
        </w:rPr>
        <w:t xml:space="preserve">артнёры-посредники занимаются перепродажей услуг </w:t>
      </w:r>
      <w:r w:rsidR="00FA2C17">
        <w:rPr>
          <w:szCs w:val="28"/>
          <w:lang w:val="en-US"/>
        </w:rPr>
        <w:t>Sendgrid</w:t>
      </w:r>
      <w:r w:rsidR="00FA2C17" w:rsidRPr="002072EB">
        <w:rPr>
          <w:szCs w:val="28"/>
        </w:rPr>
        <w:t xml:space="preserve"> своим пользователям, экономя собственные ресурсы.</w:t>
      </w:r>
    </w:p>
    <w:p w14:paraId="3AB7144B" w14:textId="77777777" w:rsidR="00FA2C17" w:rsidRPr="002072EB" w:rsidRDefault="00FA2C17" w:rsidP="00FA2C17">
      <w:pPr>
        <w:rPr>
          <w:szCs w:val="28"/>
        </w:rPr>
      </w:pPr>
      <w:r w:rsidRPr="002072EB">
        <w:rPr>
          <w:szCs w:val="28"/>
        </w:rPr>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1C925731" w14:textId="77777777" w:rsidR="00FA2C17" w:rsidRPr="002072EB" w:rsidRDefault="00FA2C17" w:rsidP="00FA2C17">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3527B364" w14:textId="77777777" w:rsidR="00FA2C17" w:rsidRPr="002072EB" w:rsidRDefault="00FA2C17" w:rsidP="00FA2C17">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F19CCD5" w14:textId="77777777" w:rsidR="00FA2C17" w:rsidRPr="002072EB" w:rsidRDefault="00FA2C17" w:rsidP="00FA2C17">
      <w:pPr>
        <w:ind w:firstLine="708"/>
        <w:rPr>
          <w:szCs w:val="28"/>
        </w:rPr>
      </w:pPr>
      <w:r w:rsidRPr="002072EB">
        <w:rPr>
          <w:szCs w:val="28"/>
        </w:rPr>
        <w:t xml:space="preserve">Отправлять сообщения можно сразу после подтверждения почты и интеграции с </w:t>
      </w:r>
      <w:r>
        <w:rPr>
          <w:szCs w:val="28"/>
          <w:lang w:val="en-US"/>
        </w:rPr>
        <w:t>Sendgrid</w:t>
      </w:r>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2BD3E87D" w14:textId="77777777" w:rsidR="00FA2C17" w:rsidRDefault="00FA2C17" w:rsidP="00FA2C17">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7B8AC678" w14:textId="77777777" w:rsidR="00FA2C17" w:rsidRDefault="00FA2C17" w:rsidP="00FA2C17">
      <w:pPr>
        <w:ind w:firstLine="708"/>
        <w:rPr>
          <w:szCs w:val="28"/>
        </w:rPr>
      </w:pPr>
      <w:r>
        <w:rPr>
          <w:szCs w:val="28"/>
        </w:rPr>
        <w:lastRenderedPageBreak/>
        <w:t xml:space="preserve">Важным недостатком </w:t>
      </w:r>
      <w:r>
        <w:rPr>
          <w:szCs w:val="28"/>
          <w:lang w:val="en-US"/>
        </w:rPr>
        <w:t>Sendgrid</w:t>
      </w:r>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5ECD93D" w14:textId="77777777" w:rsidR="00FA2C17" w:rsidRPr="000379E4" w:rsidRDefault="00FA2C17" w:rsidP="00FA2C17">
      <w:pPr>
        <w:pStyle w:val="3"/>
        <w:rPr>
          <w:lang w:val="en-US"/>
        </w:rPr>
      </w:pPr>
      <w:bookmarkStart w:id="49" w:name="_Toc67700145"/>
      <w:r w:rsidRPr="000379E4">
        <w:rPr>
          <w:lang w:val="en-US"/>
        </w:rPr>
        <w:t>Tin-cat email queue</w:t>
      </w:r>
      <w:bookmarkEnd w:id="49"/>
    </w:p>
    <w:p w14:paraId="3A56C583" w14:textId="3DBB5044" w:rsidR="00FA2C17" w:rsidRDefault="00FA2C17" w:rsidP="00FA2C17">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sidR="006400C2" w:rsidRPr="006400C2">
        <w:rPr>
          <w:szCs w:val="28"/>
        </w:rPr>
        <w:t>7</w:t>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сообщение отправляется в очередь. При этом каждую минуту система проверяет наличие сообщений в очереди и отправляет их.</w:t>
      </w:r>
    </w:p>
    <w:p w14:paraId="2DE40FF4" w14:textId="77777777" w:rsidR="00FA2C17" w:rsidRDefault="00FA2C17" w:rsidP="00FA2C17">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144C38F" w14:textId="77777777" w:rsidR="00FA2C17" w:rsidRDefault="00FA2C17" w:rsidP="00FA2C17">
      <w:pPr>
        <w:ind w:firstLine="708"/>
        <w:rPr>
          <w:szCs w:val="28"/>
        </w:rPr>
      </w:pPr>
      <w:r>
        <w:rPr>
          <w:szCs w:val="28"/>
        </w:rPr>
        <w:t xml:space="preserve">Данная система является примером асинхронной отправки сообщений. </w:t>
      </w:r>
    </w:p>
    <w:p w14:paraId="660EF61A" w14:textId="77777777" w:rsidR="00FA2C17" w:rsidRPr="007723D8" w:rsidRDefault="00FA2C17" w:rsidP="00FA2C17">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w:t>
      </w:r>
    </w:p>
    <w:p w14:paraId="67042347" w14:textId="77777777" w:rsidR="00FA2C17" w:rsidRPr="00DC2C83" w:rsidRDefault="00FA2C17" w:rsidP="00FA2C17">
      <w:pPr>
        <w:ind w:firstLine="708"/>
        <w:rPr>
          <w:szCs w:val="28"/>
        </w:rPr>
      </w:pPr>
      <w:r>
        <w:rPr>
          <w:szCs w:val="28"/>
        </w:rPr>
        <w:t xml:space="preserve">Рассмотренные программные комплексы,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24CA40D9" w14:textId="77777777" w:rsidR="00FA2C17" w:rsidRPr="007F1A92" w:rsidRDefault="00FA2C17" w:rsidP="00FA2C17">
      <w:pPr>
        <w:ind w:firstLine="708"/>
        <w:rPr>
          <w:szCs w:val="28"/>
        </w:rPr>
      </w:pPr>
      <w:r>
        <w:rPr>
          <w:szCs w:val="28"/>
        </w:rPr>
        <w:t>Из вышеперечисленного можно сделать вывод о необходимости разработки программного продукта, который должен решать все поставленные задачи.</w:t>
      </w:r>
    </w:p>
    <w:p w14:paraId="7E268771" w14:textId="77777777" w:rsidR="00FA2C17" w:rsidRDefault="00FA2C17" w:rsidP="00FA2C17">
      <w:pPr>
        <w:pStyle w:val="1"/>
      </w:pPr>
      <w:bookmarkStart w:id="50" w:name="_Toc67700146"/>
      <w:r w:rsidRPr="002E3C6F">
        <w:lastRenderedPageBreak/>
        <w:t>Техническое</w:t>
      </w:r>
      <w:r>
        <w:t xml:space="preserve"> задание</w:t>
      </w:r>
      <w:bookmarkEnd w:id="50"/>
    </w:p>
    <w:p w14:paraId="2726E640" w14:textId="77777777" w:rsidR="00FA2C17" w:rsidRDefault="00FA2C17" w:rsidP="00FA2C17">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1A5BE3D1" w14:textId="77777777" w:rsidR="00FA2C17" w:rsidRPr="00BA1786" w:rsidRDefault="00FA2C17" w:rsidP="00FA2C17">
      <w:pPr>
        <w:ind w:firstLine="708"/>
        <w:rPr>
          <w:szCs w:val="28"/>
        </w:rPr>
      </w:pPr>
      <w:r>
        <w:rPr>
          <w:szCs w:val="28"/>
        </w:rPr>
        <w:t>Название программного комплекса «</w:t>
      </w:r>
      <w:r w:rsidRPr="003F39F5">
        <w:rPr>
          <w:szCs w:val="28"/>
        </w:rPr>
        <w:t>Подсистема управления рассылкой</w:t>
      </w:r>
      <w:r>
        <w:rPr>
          <w:szCs w:val="28"/>
        </w:rPr>
        <w:t xml:space="preserve"> электронных</w:t>
      </w:r>
      <w:r w:rsidRPr="003F39F5">
        <w:rPr>
          <w:szCs w:val="28"/>
        </w:rPr>
        <w:t xml:space="preserve"> </w:t>
      </w:r>
      <w:r>
        <w:rPr>
          <w:szCs w:val="28"/>
        </w:rPr>
        <w:t xml:space="preserve">писем и </w:t>
      </w:r>
      <w:r w:rsidRPr="003F39F5">
        <w:rPr>
          <w:szCs w:val="28"/>
        </w:rPr>
        <w:t>и</w:t>
      </w:r>
      <w:r>
        <w:rPr>
          <w:szCs w:val="28"/>
        </w:rPr>
        <w:t>х учёта».</w:t>
      </w:r>
    </w:p>
    <w:p w14:paraId="523F961A" w14:textId="77777777" w:rsidR="00FA2C17" w:rsidRPr="00856834" w:rsidRDefault="00FA2C17" w:rsidP="00FA2C17">
      <w:pPr>
        <w:pStyle w:val="2"/>
        <w:rPr>
          <w:b w:val="0"/>
        </w:rPr>
      </w:pPr>
      <w:bookmarkStart w:id="51" w:name="_Toc44341655"/>
      <w:bookmarkStart w:id="52" w:name="_Toc67700147"/>
      <w:r w:rsidRPr="00941DD3">
        <w:t>Основание</w:t>
      </w:r>
      <w:r w:rsidRPr="00856834">
        <w:t xml:space="preserve"> для разработки</w:t>
      </w:r>
      <w:bookmarkEnd w:id="51"/>
      <w:bookmarkEnd w:id="52"/>
    </w:p>
    <w:p w14:paraId="6C6E40BB" w14:textId="344BF673" w:rsidR="00FA2C17" w:rsidRPr="00BA1786" w:rsidRDefault="00FA2C17" w:rsidP="00FA2C17">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Pr>
          <w:szCs w:val="28"/>
        </w:rPr>
        <w:t>надежностью отправки электронных</w:t>
      </w:r>
      <w:r w:rsidRPr="003F39F5">
        <w:rPr>
          <w:szCs w:val="28"/>
        </w:rPr>
        <w:t xml:space="preserve"> </w:t>
      </w:r>
      <w:r>
        <w:rPr>
          <w:szCs w:val="28"/>
        </w:rPr>
        <w:t xml:space="preserve">писем является задание на </w:t>
      </w:r>
      <w:r w:rsidR="009F4268">
        <w:rPr>
          <w:szCs w:val="28"/>
        </w:rPr>
        <w:t>курсовую</w:t>
      </w:r>
      <w:r>
        <w:rPr>
          <w:szCs w:val="28"/>
        </w:rPr>
        <w:t xml:space="preserve"> работу, </w:t>
      </w:r>
      <w:r w:rsidRPr="00BA1786">
        <w:rPr>
          <w:szCs w:val="28"/>
        </w:rPr>
        <w:t>выданное доц</w:t>
      </w:r>
      <w:r>
        <w:rPr>
          <w:szCs w:val="28"/>
        </w:rPr>
        <w:t xml:space="preserve">ентом </w:t>
      </w:r>
      <w:r w:rsidRPr="00420C76">
        <w:t>Трубаковым</w:t>
      </w:r>
      <w:r>
        <w:t> </w:t>
      </w:r>
      <w:r w:rsidRPr="00420C76">
        <w:t>А</w:t>
      </w:r>
      <w:r>
        <w:rPr>
          <w:szCs w:val="28"/>
        </w:rPr>
        <w:t>.О.</w:t>
      </w:r>
      <w:r w:rsidRPr="00BA1786">
        <w:rPr>
          <w:szCs w:val="28"/>
        </w:rPr>
        <w:t xml:space="preserve"> на основании приказа по Б</w:t>
      </w:r>
      <w:r>
        <w:rPr>
          <w:szCs w:val="28"/>
        </w:rPr>
        <w:t>рянскому государственному техническому университету</w:t>
      </w:r>
      <w:r w:rsidRPr="00BA1786">
        <w:rPr>
          <w:szCs w:val="28"/>
        </w:rPr>
        <w:t xml:space="preserve"> №</w:t>
      </w:r>
      <w:r>
        <w:rPr>
          <w:szCs w:val="28"/>
        </w:rPr>
        <w:t xml:space="preserve"> 428-3 от 27 мая 2020 г.</w:t>
      </w:r>
    </w:p>
    <w:p w14:paraId="5CB6253E" w14:textId="77777777" w:rsidR="00FA2C17" w:rsidRPr="00856834" w:rsidRDefault="00FA2C17" w:rsidP="00FA2C17">
      <w:pPr>
        <w:pStyle w:val="2"/>
      </w:pPr>
      <w:bookmarkStart w:id="53" w:name="_Toc5910833"/>
      <w:bookmarkStart w:id="54" w:name="_Toc44341656"/>
      <w:bookmarkStart w:id="55" w:name="_Toc67700148"/>
      <w:r w:rsidRPr="00941DD3">
        <w:t>Назначение</w:t>
      </w:r>
      <w:r w:rsidRPr="00856834">
        <w:t xml:space="preserve"> </w:t>
      </w:r>
      <w:bookmarkEnd w:id="53"/>
      <w:bookmarkEnd w:id="54"/>
      <w:r>
        <w:t>и область применения</w:t>
      </w:r>
      <w:bookmarkEnd w:id="55"/>
    </w:p>
    <w:p w14:paraId="52BF9729" w14:textId="77777777" w:rsidR="00FA2C17" w:rsidRPr="00BA1786" w:rsidRDefault="00FA2C17" w:rsidP="00FA2C17">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1B16DF5B" w14:textId="77777777" w:rsidR="00FA2C17" w:rsidRDefault="00FA2C17" w:rsidP="00FA2C17">
      <w:pPr>
        <w:pStyle w:val="a6"/>
        <w:numPr>
          <w:ilvl w:val="0"/>
          <w:numId w:val="7"/>
        </w:numPr>
        <w:ind w:left="1276" w:hanging="567"/>
        <w:rPr>
          <w:szCs w:val="28"/>
        </w:rPr>
      </w:pPr>
      <w:r>
        <w:rPr>
          <w:szCs w:val="28"/>
        </w:rPr>
        <w:t>асинхронная рассылка сообщений выбранным адресам с помощью выбранных сервисов доставки;</w:t>
      </w:r>
    </w:p>
    <w:p w14:paraId="57836945" w14:textId="77777777" w:rsidR="00FA2C17" w:rsidRDefault="00FA2C17" w:rsidP="00FA2C17">
      <w:pPr>
        <w:pStyle w:val="a6"/>
        <w:numPr>
          <w:ilvl w:val="0"/>
          <w:numId w:val="7"/>
        </w:numPr>
        <w:ind w:left="1276" w:hanging="567"/>
        <w:rPr>
          <w:szCs w:val="28"/>
        </w:rPr>
      </w:pPr>
      <w:r>
        <w:rPr>
          <w:szCs w:val="28"/>
        </w:rPr>
        <w:t>обеспечение повышенной надежности доставки;</w:t>
      </w:r>
    </w:p>
    <w:p w14:paraId="676A5348" w14:textId="77777777" w:rsidR="00FA2C17" w:rsidRDefault="00FA2C17" w:rsidP="00FA2C17">
      <w:pPr>
        <w:pStyle w:val="a6"/>
        <w:numPr>
          <w:ilvl w:val="0"/>
          <w:numId w:val="7"/>
        </w:numPr>
        <w:ind w:left="1276" w:hanging="567"/>
        <w:rPr>
          <w:szCs w:val="28"/>
        </w:rPr>
      </w:pPr>
      <w:r>
        <w:rPr>
          <w:szCs w:val="28"/>
        </w:rPr>
        <w:t>возможность получения и просмотра подробной информации о статусе доставки сообщения.</w:t>
      </w:r>
    </w:p>
    <w:p w14:paraId="7509DB7A" w14:textId="77777777" w:rsidR="00FA2C17" w:rsidRDefault="00FA2C17" w:rsidP="00FA2C17">
      <w:pPr>
        <w:pStyle w:val="2"/>
      </w:pPr>
      <w:bookmarkStart w:id="56" w:name="_Toc44341657"/>
      <w:bookmarkStart w:id="57" w:name="_Toc67700149"/>
      <w:r w:rsidRPr="00941DD3">
        <w:t>Требование</w:t>
      </w:r>
      <w:r>
        <w:t xml:space="preserve"> к программному комплексу</w:t>
      </w:r>
      <w:bookmarkEnd w:id="56"/>
      <w:bookmarkEnd w:id="57"/>
    </w:p>
    <w:p w14:paraId="1635CDDC" w14:textId="77777777" w:rsidR="00FA2C17" w:rsidRDefault="00FA2C17" w:rsidP="00FA2C17">
      <w:pPr>
        <w:pStyle w:val="3"/>
        <w:rPr>
          <w:b w:val="0"/>
          <w:i w:val="0"/>
        </w:rPr>
      </w:pPr>
      <w:bookmarkStart w:id="58" w:name="_Toc44341658"/>
      <w:bookmarkStart w:id="59" w:name="_Toc67700150"/>
      <w:r w:rsidRPr="00D83368">
        <w:t>Требования</w:t>
      </w:r>
      <w:r>
        <w:t xml:space="preserve"> к функциональным характеристикам</w:t>
      </w:r>
      <w:bookmarkEnd w:id="58"/>
      <w:bookmarkEnd w:id="59"/>
    </w:p>
    <w:p w14:paraId="29273230" w14:textId="77777777" w:rsidR="00FA2C17" w:rsidRDefault="00FA2C17" w:rsidP="00FA2C17">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5FBD16EE" w14:textId="77777777" w:rsidR="00FA2C17" w:rsidRDefault="00FA2C17" w:rsidP="00FA2C17">
      <w:pPr>
        <w:pStyle w:val="a6"/>
        <w:numPr>
          <w:ilvl w:val="0"/>
          <w:numId w:val="8"/>
        </w:numPr>
        <w:ind w:left="1134" w:hanging="424"/>
        <w:rPr>
          <w:szCs w:val="28"/>
        </w:rPr>
      </w:pPr>
      <w:r>
        <w:rPr>
          <w:szCs w:val="28"/>
        </w:rPr>
        <w:t xml:space="preserve">Авторизация пользователей в </w:t>
      </w:r>
      <w:r>
        <w:rPr>
          <w:szCs w:val="28"/>
          <w:lang w:val="en-US"/>
        </w:rPr>
        <w:t>web</w:t>
      </w:r>
      <w:r w:rsidRPr="001031AE">
        <w:rPr>
          <w:szCs w:val="28"/>
        </w:rPr>
        <w:t>-</w:t>
      </w:r>
      <w:r>
        <w:rPr>
          <w:szCs w:val="28"/>
        </w:rPr>
        <w:t>интерфейсе для администрирования:</w:t>
      </w:r>
    </w:p>
    <w:p w14:paraId="74258AD7" w14:textId="77777777" w:rsidR="00FA2C17" w:rsidRDefault="00FA2C17" w:rsidP="00FA2C17">
      <w:pPr>
        <w:pStyle w:val="a6"/>
        <w:ind w:left="1134" w:firstLine="0"/>
        <w:rPr>
          <w:szCs w:val="28"/>
        </w:rPr>
      </w:pPr>
      <w:r>
        <w:rPr>
          <w:szCs w:val="28"/>
        </w:rPr>
        <w:t>Роли:</w:t>
      </w:r>
    </w:p>
    <w:p w14:paraId="5F4C46E6" w14:textId="77777777" w:rsidR="00FA2C17" w:rsidRPr="008141F3" w:rsidRDefault="00FA2C17" w:rsidP="00FA2C17">
      <w:pPr>
        <w:pStyle w:val="a6"/>
        <w:numPr>
          <w:ilvl w:val="0"/>
          <w:numId w:val="16"/>
        </w:numPr>
        <w:rPr>
          <w:szCs w:val="28"/>
        </w:rPr>
      </w:pPr>
      <w:r w:rsidRPr="008141F3">
        <w:rPr>
          <w:szCs w:val="28"/>
        </w:rPr>
        <w:t>Оператор – может управлять рассылкой сообщений, просматривать соответствующую историю сообщений;</w:t>
      </w:r>
    </w:p>
    <w:p w14:paraId="0C48DBDF" w14:textId="77777777" w:rsidR="00FA2C17" w:rsidRPr="008141F3" w:rsidRDefault="00FA2C17" w:rsidP="00FA2C17">
      <w:pPr>
        <w:pStyle w:val="a6"/>
        <w:numPr>
          <w:ilvl w:val="0"/>
          <w:numId w:val="16"/>
        </w:numPr>
        <w:rPr>
          <w:szCs w:val="28"/>
        </w:rPr>
      </w:pPr>
      <w:r w:rsidRPr="008141F3">
        <w:rPr>
          <w:szCs w:val="28"/>
        </w:rPr>
        <w:lastRenderedPageBreak/>
        <w:t>Администратор – имеет все возможности оператора, но также может п</w:t>
      </w:r>
      <w:r>
        <w:rPr>
          <w:szCs w:val="28"/>
        </w:rPr>
        <w:t xml:space="preserve">росматривать список операторов, создавать новых </w:t>
      </w:r>
      <w:r w:rsidRPr="008141F3">
        <w:rPr>
          <w:szCs w:val="28"/>
        </w:rPr>
        <w:t>операторов</w:t>
      </w:r>
      <w:r>
        <w:rPr>
          <w:szCs w:val="28"/>
        </w:rPr>
        <w:t xml:space="preserve"> и удалять существующих</w:t>
      </w:r>
      <w:r w:rsidRPr="008141F3">
        <w:rPr>
          <w:szCs w:val="28"/>
        </w:rPr>
        <w:t>.</w:t>
      </w:r>
    </w:p>
    <w:p w14:paraId="6227A638" w14:textId="77777777" w:rsidR="00FA2C17" w:rsidRDefault="00FA2C17" w:rsidP="00FA2C17">
      <w:pPr>
        <w:pStyle w:val="a6"/>
        <w:numPr>
          <w:ilvl w:val="0"/>
          <w:numId w:val="8"/>
        </w:numPr>
        <w:ind w:left="1134" w:hanging="425"/>
        <w:rPr>
          <w:szCs w:val="28"/>
        </w:rPr>
      </w:pPr>
      <w:r>
        <w:rPr>
          <w:szCs w:val="28"/>
        </w:rPr>
        <w:t xml:space="preserve">После входа в </w:t>
      </w:r>
      <w:r>
        <w:rPr>
          <w:szCs w:val="28"/>
          <w:lang w:val="en-US"/>
        </w:rPr>
        <w:t>Web</w:t>
      </w:r>
      <w:r>
        <w:rPr>
          <w:szCs w:val="28"/>
        </w:rPr>
        <w:t>-сервис пользователь может:</w:t>
      </w:r>
    </w:p>
    <w:p w14:paraId="262092A1" w14:textId="77777777" w:rsidR="00FA2C17" w:rsidRPr="008141F3" w:rsidRDefault="00FA2C17" w:rsidP="00FA2C17">
      <w:pPr>
        <w:pStyle w:val="a6"/>
        <w:numPr>
          <w:ilvl w:val="0"/>
          <w:numId w:val="17"/>
        </w:numPr>
        <w:rPr>
          <w:szCs w:val="28"/>
        </w:rPr>
      </w:pPr>
      <w:r w:rsidRPr="008141F3">
        <w:rPr>
          <w:szCs w:val="28"/>
        </w:rPr>
        <w:t>отправлять сообщения на электронные почтовые ящики;</w:t>
      </w:r>
    </w:p>
    <w:p w14:paraId="4AA5EDA0" w14:textId="77777777" w:rsidR="00FA2C17" w:rsidRPr="008141F3" w:rsidRDefault="00FA2C17" w:rsidP="00FA2C17">
      <w:pPr>
        <w:pStyle w:val="a6"/>
        <w:numPr>
          <w:ilvl w:val="0"/>
          <w:numId w:val="17"/>
        </w:numPr>
        <w:rPr>
          <w:szCs w:val="28"/>
        </w:rPr>
      </w:pPr>
      <w:r w:rsidRPr="008141F3">
        <w:rPr>
          <w:szCs w:val="28"/>
        </w:rPr>
        <w:t>выбирать сервисы доставки из списка доступных на данный момент;</w:t>
      </w:r>
    </w:p>
    <w:p w14:paraId="5A99E35F" w14:textId="77777777" w:rsidR="00FA2C17" w:rsidRPr="008141F3" w:rsidRDefault="00FA2C17" w:rsidP="00FA2C17">
      <w:pPr>
        <w:pStyle w:val="a6"/>
        <w:numPr>
          <w:ilvl w:val="0"/>
          <w:numId w:val="17"/>
        </w:numPr>
        <w:rPr>
          <w:szCs w:val="28"/>
        </w:rPr>
      </w:pPr>
      <w:r w:rsidRPr="008141F3">
        <w:rPr>
          <w:szCs w:val="28"/>
        </w:rPr>
        <w:t>прикреплять файлы к сообщению;</w:t>
      </w:r>
    </w:p>
    <w:p w14:paraId="5CB4A1F4" w14:textId="77777777" w:rsidR="00FA2C17" w:rsidRPr="008141F3" w:rsidRDefault="00FA2C17" w:rsidP="00FA2C17">
      <w:pPr>
        <w:pStyle w:val="a6"/>
        <w:numPr>
          <w:ilvl w:val="0"/>
          <w:numId w:val="17"/>
        </w:numPr>
        <w:rPr>
          <w:szCs w:val="28"/>
        </w:rPr>
      </w:pPr>
      <w:r w:rsidRPr="008141F3">
        <w:rPr>
          <w:szCs w:val="28"/>
        </w:rPr>
        <w:t>организовывать отправку сообщений по расписанию;</w:t>
      </w:r>
    </w:p>
    <w:p w14:paraId="18B603CE" w14:textId="77777777" w:rsidR="00FA2C17" w:rsidRPr="008141F3" w:rsidRDefault="00FA2C17" w:rsidP="00FA2C17">
      <w:pPr>
        <w:pStyle w:val="a6"/>
        <w:numPr>
          <w:ilvl w:val="0"/>
          <w:numId w:val="17"/>
        </w:numPr>
        <w:rPr>
          <w:szCs w:val="28"/>
        </w:rPr>
      </w:pPr>
      <w:r w:rsidRPr="008141F3">
        <w:rPr>
          <w:szCs w:val="28"/>
        </w:rPr>
        <w:t>просматривать подробную информацию о доставке сообщений.</w:t>
      </w:r>
    </w:p>
    <w:p w14:paraId="19BCBA79" w14:textId="77777777" w:rsidR="00FA2C17" w:rsidRDefault="00FA2C17" w:rsidP="00FA2C17">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784A761E" w14:textId="77777777" w:rsidR="00FA2C17" w:rsidRPr="008141F3" w:rsidRDefault="00FA2C17" w:rsidP="00FA2C17">
      <w:pPr>
        <w:pStyle w:val="a6"/>
        <w:numPr>
          <w:ilvl w:val="0"/>
          <w:numId w:val="18"/>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p>
    <w:p w14:paraId="5BA245A6" w14:textId="77777777" w:rsidR="00FA2C17" w:rsidRPr="008141F3" w:rsidRDefault="00FA2C17" w:rsidP="00FA2C17">
      <w:pPr>
        <w:pStyle w:val="a6"/>
        <w:numPr>
          <w:ilvl w:val="0"/>
          <w:numId w:val="18"/>
        </w:numPr>
        <w:rPr>
          <w:szCs w:val="28"/>
        </w:rPr>
      </w:pPr>
      <w:r>
        <w:t xml:space="preserve">возможность отправлять сообщения посредством минимум </w:t>
      </w:r>
      <w:r w:rsidRPr="008141F3">
        <w:rPr>
          <w:b/>
        </w:rPr>
        <w:t>трех</w:t>
      </w:r>
      <w:r>
        <w:t xml:space="preserve"> различных сервисов для отправки сообщений;</w:t>
      </w:r>
    </w:p>
    <w:p w14:paraId="7B56C8BE" w14:textId="77777777" w:rsidR="00FA2C17" w:rsidRPr="008141F3" w:rsidRDefault="00FA2C17" w:rsidP="00FA2C17">
      <w:pPr>
        <w:pStyle w:val="a6"/>
        <w:numPr>
          <w:ilvl w:val="0"/>
          <w:numId w:val="18"/>
        </w:numPr>
        <w:rPr>
          <w:szCs w:val="28"/>
        </w:rPr>
      </w:pPr>
      <w:r>
        <w:t xml:space="preserve">наличие </w:t>
      </w:r>
      <w:r w:rsidRPr="008141F3">
        <w:rPr>
          <w:lang w:val="en-US"/>
        </w:rPr>
        <w:t>API</w:t>
      </w:r>
      <w:r>
        <w:t>, с помощью которого подсистему можно будет встраивать в различные сервисы, использующие рассылку сообщений;</w:t>
      </w:r>
    </w:p>
    <w:p w14:paraId="4B602040" w14:textId="77777777" w:rsidR="00FA2C17" w:rsidRPr="008141F3" w:rsidRDefault="00FA2C17" w:rsidP="00FA2C17">
      <w:pPr>
        <w:pStyle w:val="a6"/>
        <w:numPr>
          <w:ilvl w:val="0"/>
          <w:numId w:val="18"/>
        </w:numPr>
        <w:rPr>
          <w:szCs w:val="28"/>
        </w:rPr>
      </w:pPr>
      <w:r>
        <w:t>возможность прикреплять файлы к сообщению;</w:t>
      </w:r>
    </w:p>
    <w:p w14:paraId="41C22193" w14:textId="77777777" w:rsidR="00FA2C17" w:rsidRPr="008141F3" w:rsidRDefault="00FA2C17" w:rsidP="00FA2C17">
      <w:pPr>
        <w:pStyle w:val="a6"/>
        <w:numPr>
          <w:ilvl w:val="0"/>
          <w:numId w:val="18"/>
        </w:numPr>
        <w:rPr>
          <w:szCs w:val="28"/>
        </w:rPr>
      </w:pPr>
      <w:r>
        <w:t>возможность хранить историю сообщений, т.е. хранить определенное число ранее отправленных сообщений и давать доступ к просмотру информации об их доставке;</w:t>
      </w:r>
    </w:p>
    <w:p w14:paraId="4F8ED493" w14:textId="77777777" w:rsidR="00FA2C17" w:rsidRPr="008141F3" w:rsidRDefault="00FA2C17" w:rsidP="00FA2C17">
      <w:pPr>
        <w:pStyle w:val="a6"/>
        <w:numPr>
          <w:ilvl w:val="0"/>
          <w:numId w:val="18"/>
        </w:numPr>
        <w:rPr>
          <w:b/>
          <w:szCs w:val="28"/>
        </w:rPr>
      </w:pPr>
      <w:r w:rsidRPr="008141F3">
        <w:rPr>
          <w:szCs w:val="28"/>
        </w:rPr>
        <w:t xml:space="preserve">возможность получения обратной связи - </w:t>
      </w:r>
      <w:r>
        <w:t>подсистема должна оповещать пользователя об удачной доставке или о причине неудачной отправки сообщения (</w:t>
      </w:r>
      <w:r w:rsidRPr="008141F3">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357DF2E1" w14:textId="24C4FF7A" w:rsidR="00FA2C17" w:rsidRDefault="00FA2C17" w:rsidP="00FA2C17">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2A2B0E">
        <w:rPr>
          <w:szCs w:val="28"/>
        </w:rPr>
        <w:t>.</w:t>
      </w:r>
    </w:p>
    <w:p w14:paraId="3BDB75A9" w14:textId="77777777" w:rsidR="00FA2C17" w:rsidRDefault="00FA2C17" w:rsidP="00FA2C17">
      <w:pPr>
        <w:pStyle w:val="a6"/>
        <w:numPr>
          <w:ilvl w:val="1"/>
          <w:numId w:val="8"/>
        </w:numPr>
        <w:ind w:left="1560" w:hanging="426"/>
        <w:rPr>
          <w:szCs w:val="28"/>
        </w:rPr>
      </w:pPr>
      <w:r>
        <w:rPr>
          <w:szCs w:val="28"/>
        </w:rPr>
        <w:lastRenderedPageBreak/>
        <w:t>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6D3D98A7" w14:textId="77777777" w:rsidR="00FA2C17" w:rsidRPr="00B50DC1" w:rsidRDefault="00FA2C17" w:rsidP="00FA2C17">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6F162AB6" w14:textId="257EAFFD" w:rsidR="00FA2C17" w:rsidRPr="00F6240A" w:rsidRDefault="00FA2C17" w:rsidP="00FA2C17">
      <w:pPr>
        <w:pStyle w:val="a6"/>
        <w:numPr>
          <w:ilvl w:val="0"/>
          <w:numId w:val="8"/>
        </w:numPr>
        <w:spacing w:after="160"/>
        <w:ind w:left="1134" w:hanging="425"/>
      </w:pPr>
      <w:r w:rsidRPr="00F6240A">
        <w:t>Требования к интерфейсу</w:t>
      </w:r>
      <w:r w:rsidR="002A2B0E">
        <w:t>.</w:t>
      </w:r>
    </w:p>
    <w:p w14:paraId="4071859F" w14:textId="77777777" w:rsidR="00FA2C17" w:rsidRDefault="00FA2C17" w:rsidP="00FA2C17">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5E200831" w14:textId="77777777" w:rsidR="00FA2C17" w:rsidRPr="008141F3" w:rsidRDefault="00FA2C17" w:rsidP="00FA2C17">
      <w:pPr>
        <w:pStyle w:val="a6"/>
        <w:numPr>
          <w:ilvl w:val="0"/>
          <w:numId w:val="19"/>
        </w:numPr>
        <w:spacing w:after="160"/>
        <w:rPr>
          <w:rFonts w:cs="Times New Roman"/>
          <w:szCs w:val="28"/>
        </w:rPr>
      </w:pPr>
      <w:r w:rsidRPr="008141F3">
        <w:rPr>
          <w:rFonts w:cs="Times New Roman"/>
        </w:rPr>
        <w:t xml:space="preserve">интерфейс для работы с подсистемой (интерфейс администратора)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0DE71B11" w14:textId="77777777" w:rsidR="00FA2C17" w:rsidRPr="008141F3" w:rsidRDefault="00FA2C17" w:rsidP="00FA2C17">
      <w:pPr>
        <w:pStyle w:val="a6"/>
        <w:numPr>
          <w:ilvl w:val="0"/>
          <w:numId w:val="19"/>
        </w:numPr>
        <w:spacing w:after="160"/>
        <w:rPr>
          <w:rFonts w:cs="Times New Roman"/>
          <w:szCs w:val="28"/>
        </w:rPr>
      </w:pPr>
      <w:r>
        <w:t>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на минимальное разрешение экрана 1280×720;</w:t>
      </w:r>
    </w:p>
    <w:p w14:paraId="760617CA" w14:textId="77777777" w:rsidR="00FA2C17" w:rsidRPr="008141F3" w:rsidRDefault="00FA2C17" w:rsidP="00FA2C17">
      <w:pPr>
        <w:pStyle w:val="a6"/>
        <w:numPr>
          <w:ilvl w:val="0"/>
          <w:numId w:val="19"/>
        </w:numPr>
        <w:spacing w:after="160"/>
        <w:rPr>
          <w:rFonts w:cs="Times New Roman"/>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62CB9E8F" w14:textId="77777777" w:rsidR="00FA2C17" w:rsidRPr="008141F3" w:rsidRDefault="00FA2C17" w:rsidP="00FA2C17">
      <w:pPr>
        <w:pStyle w:val="a6"/>
        <w:numPr>
          <w:ilvl w:val="0"/>
          <w:numId w:val="19"/>
        </w:numPr>
        <w:spacing w:after="160"/>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388ECFA8" w14:textId="77777777" w:rsidR="00FA2C17" w:rsidRPr="008141F3" w:rsidRDefault="00FA2C17" w:rsidP="00FA2C17">
      <w:pPr>
        <w:pStyle w:val="a6"/>
        <w:numPr>
          <w:ilvl w:val="0"/>
          <w:numId w:val="19"/>
        </w:numPr>
        <w:spacing w:after="160"/>
        <w:rPr>
          <w:rFonts w:cs="Times New Roman"/>
          <w:szCs w:val="28"/>
        </w:rPr>
      </w:pPr>
      <w:r>
        <w:t>на длинных страницах необходимо применять ссылки, возвращающие пользователя в верхнюю часть страницы.</w:t>
      </w:r>
    </w:p>
    <w:p w14:paraId="59C13599" w14:textId="77777777" w:rsidR="00FA2C17" w:rsidRDefault="00FA2C17" w:rsidP="00FA2C17">
      <w:pPr>
        <w:rPr>
          <w:szCs w:val="28"/>
        </w:rPr>
      </w:pPr>
      <w:r w:rsidRPr="00FA5ADA">
        <w:rPr>
          <w:b/>
          <w:szCs w:val="28"/>
        </w:rPr>
        <w:lastRenderedPageBreak/>
        <w:t xml:space="preserve">Получение данных. </w:t>
      </w:r>
      <w:r w:rsidRPr="00FA5ADA">
        <w:rPr>
          <w:szCs w:val="28"/>
        </w:rPr>
        <w:t>Система получает на вход</w:t>
      </w:r>
      <w:r>
        <w:rPr>
          <w:szCs w:val="28"/>
        </w:rPr>
        <w:t>:</w:t>
      </w:r>
    </w:p>
    <w:p w14:paraId="6432190E" w14:textId="77777777" w:rsidR="00FA2C17" w:rsidRPr="002A2B0E" w:rsidRDefault="00FA2C17" w:rsidP="002A2B0E">
      <w:pPr>
        <w:pStyle w:val="a6"/>
        <w:numPr>
          <w:ilvl w:val="0"/>
          <w:numId w:val="48"/>
        </w:numPr>
        <w:rPr>
          <w:szCs w:val="28"/>
        </w:rPr>
      </w:pPr>
      <w:r w:rsidRPr="002A2B0E">
        <w:rPr>
          <w:szCs w:val="28"/>
        </w:rPr>
        <w:t xml:space="preserve">тему; </w:t>
      </w:r>
    </w:p>
    <w:p w14:paraId="70F80C31" w14:textId="77777777" w:rsidR="00FA2C17" w:rsidRPr="002A2B0E" w:rsidRDefault="00FA2C17" w:rsidP="002A2B0E">
      <w:pPr>
        <w:pStyle w:val="a6"/>
        <w:numPr>
          <w:ilvl w:val="0"/>
          <w:numId w:val="48"/>
        </w:numPr>
        <w:rPr>
          <w:szCs w:val="28"/>
        </w:rPr>
      </w:pPr>
      <w:r w:rsidRPr="002A2B0E">
        <w:rPr>
          <w:szCs w:val="28"/>
        </w:rPr>
        <w:t xml:space="preserve">тело сообщения; </w:t>
      </w:r>
    </w:p>
    <w:p w14:paraId="76F8B965" w14:textId="77777777" w:rsidR="00FA2C17" w:rsidRPr="002A2B0E" w:rsidRDefault="00FA2C17" w:rsidP="002A2B0E">
      <w:pPr>
        <w:pStyle w:val="a6"/>
        <w:numPr>
          <w:ilvl w:val="0"/>
          <w:numId w:val="48"/>
        </w:numPr>
        <w:rPr>
          <w:szCs w:val="28"/>
        </w:rPr>
      </w:pPr>
      <w:r w:rsidRPr="002A2B0E">
        <w:rPr>
          <w:szCs w:val="28"/>
        </w:rPr>
        <w:t xml:space="preserve">прикрепленные файлы; </w:t>
      </w:r>
    </w:p>
    <w:p w14:paraId="3EED52CD" w14:textId="77777777" w:rsidR="00FA2C17" w:rsidRPr="002A2B0E" w:rsidRDefault="00FA2C17" w:rsidP="002A2B0E">
      <w:pPr>
        <w:pStyle w:val="a6"/>
        <w:numPr>
          <w:ilvl w:val="0"/>
          <w:numId w:val="48"/>
        </w:numPr>
        <w:rPr>
          <w:szCs w:val="28"/>
        </w:rPr>
      </w:pPr>
      <w:r w:rsidRPr="002A2B0E">
        <w:rPr>
          <w:szCs w:val="28"/>
        </w:rPr>
        <w:t xml:space="preserve">список адресов, на которые нужно отправить сообщения; </w:t>
      </w:r>
    </w:p>
    <w:p w14:paraId="318E46BC" w14:textId="77777777" w:rsidR="00FA2C17" w:rsidRPr="002A2B0E" w:rsidRDefault="00FA2C17" w:rsidP="002A2B0E">
      <w:pPr>
        <w:pStyle w:val="a6"/>
        <w:numPr>
          <w:ilvl w:val="0"/>
          <w:numId w:val="48"/>
        </w:numPr>
        <w:rPr>
          <w:szCs w:val="28"/>
        </w:rPr>
      </w:pPr>
      <w:r w:rsidRPr="002A2B0E">
        <w:rPr>
          <w:szCs w:val="28"/>
        </w:rPr>
        <w:t xml:space="preserve">список сервисов доставки, посредством которых необходимо доставить сообщение; </w:t>
      </w:r>
    </w:p>
    <w:p w14:paraId="3A3C5FFB" w14:textId="77777777" w:rsidR="00FA2C17" w:rsidRPr="002A2B0E" w:rsidRDefault="00FA2C17" w:rsidP="002A2B0E">
      <w:pPr>
        <w:pStyle w:val="a6"/>
        <w:numPr>
          <w:ilvl w:val="0"/>
          <w:numId w:val="48"/>
        </w:numPr>
        <w:rPr>
          <w:b/>
          <w:szCs w:val="28"/>
        </w:rPr>
      </w:pPr>
      <w:r w:rsidRPr="002A2B0E">
        <w:rPr>
          <w:szCs w:val="28"/>
        </w:rPr>
        <w:t>запланированное время доставки или диапазоны времени, в пределах которых сообщение должно быть доставлено.</w:t>
      </w:r>
    </w:p>
    <w:p w14:paraId="393AF72D" w14:textId="77777777" w:rsidR="00FA2C17" w:rsidRPr="00FA5ADA" w:rsidRDefault="00FA2C17" w:rsidP="00FA2C17">
      <w:pPr>
        <w:rPr>
          <w:b/>
          <w:szCs w:val="28"/>
        </w:rPr>
      </w:pPr>
      <w:r w:rsidRPr="00FA5ADA">
        <w:rPr>
          <w:b/>
          <w:szCs w:val="28"/>
        </w:rPr>
        <w:t xml:space="preserve">Выходные данные. </w:t>
      </w:r>
      <w:r w:rsidRPr="00FA5ADA">
        <w:rPr>
          <w:szCs w:val="28"/>
        </w:rPr>
        <w:t>Система предоставляет по</w:t>
      </w:r>
      <w:r>
        <w:rPr>
          <w:szCs w:val="28"/>
        </w:rPr>
        <w:t xml:space="preserve">льзователю историю сообщений с </w:t>
      </w:r>
      <w:r w:rsidRPr="00FA5ADA">
        <w:rPr>
          <w:szCs w:val="28"/>
        </w:rPr>
        <w:t>информацией</w:t>
      </w:r>
      <w:r>
        <w:rPr>
          <w:szCs w:val="28"/>
        </w:rPr>
        <w:t xml:space="preserve"> о доставке</w:t>
      </w:r>
      <w:r w:rsidRPr="00FA5ADA">
        <w:rPr>
          <w:szCs w:val="28"/>
        </w:rPr>
        <w:t>.</w:t>
      </w:r>
    </w:p>
    <w:p w14:paraId="26294EC5" w14:textId="77777777" w:rsidR="00FA2C17" w:rsidRPr="00FA5ADA" w:rsidRDefault="00FA2C17" w:rsidP="00FA2C17">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Pr>
          <w:szCs w:val="28"/>
        </w:rPr>
        <w:t xml:space="preserve">через </w:t>
      </w:r>
      <w:r>
        <w:rPr>
          <w:szCs w:val="28"/>
          <w:lang w:val="en-US"/>
        </w:rPr>
        <w:t>REST</w:t>
      </w:r>
      <w:r w:rsidRPr="007E212D">
        <w:rPr>
          <w:szCs w:val="28"/>
        </w:rPr>
        <w:t xml:space="preserve"> </w:t>
      </w:r>
      <w:r>
        <w:rPr>
          <w:szCs w:val="28"/>
          <w:lang w:val="en-US"/>
        </w:rPr>
        <w:t>API</w:t>
      </w:r>
      <w:r w:rsidRPr="007E212D">
        <w:rPr>
          <w:szCs w:val="28"/>
        </w:rPr>
        <w:t xml:space="preserve"> </w:t>
      </w:r>
      <w:r>
        <w:rPr>
          <w:szCs w:val="28"/>
        </w:rPr>
        <w:t>и передает их указанным сервисам доставки</w:t>
      </w:r>
      <w:r w:rsidRPr="00FA5ADA">
        <w:rPr>
          <w:szCs w:val="28"/>
        </w:rPr>
        <w:t>.</w:t>
      </w:r>
    </w:p>
    <w:p w14:paraId="19BF91BE" w14:textId="77777777" w:rsidR="00FA2C17" w:rsidRDefault="00FA2C17" w:rsidP="00FA2C17">
      <w:pPr>
        <w:pStyle w:val="3"/>
      </w:pPr>
      <w:bookmarkStart w:id="60" w:name="_Toc67700151"/>
      <w:r w:rsidRPr="00D83368">
        <w:t>Требования</w:t>
      </w:r>
      <w:r>
        <w:t xml:space="preserve"> к надежности</w:t>
      </w:r>
      <w:bookmarkEnd w:id="60"/>
    </w:p>
    <w:p w14:paraId="6546E603" w14:textId="77777777" w:rsidR="00FA2C17" w:rsidRPr="00524815" w:rsidRDefault="00FA2C17" w:rsidP="00FA2C17">
      <w:pPr>
        <w:pStyle w:val="a6"/>
        <w:numPr>
          <w:ilvl w:val="3"/>
          <w:numId w:val="8"/>
        </w:numPr>
        <w:spacing w:after="160"/>
        <w:ind w:left="1134" w:hanging="425"/>
        <w:rPr>
          <w:lang w:eastAsia="ru-RU"/>
        </w:rPr>
      </w:pPr>
      <w:r w:rsidRPr="00524815">
        <w:rPr>
          <w:lang w:eastAsia="ru-RU"/>
        </w:rPr>
        <w:t>Требования к обеспечению надежного функционирования программы</w:t>
      </w:r>
    </w:p>
    <w:p w14:paraId="6BF2DF92" w14:textId="77777777" w:rsidR="00FA2C17" w:rsidRDefault="00FA2C17" w:rsidP="00FA2C17">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F77E61D" w14:textId="77777777" w:rsidR="00FA2C17" w:rsidRDefault="00FA2C17" w:rsidP="00FA2C17">
      <w:pPr>
        <w:pStyle w:val="a6"/>
        <w:numPr>
          <w:ilvl w:val="0"/>
          <w:numId w:val="20"/>
        </w:numPr>
        <w:rPr>
          <w:lang w:eastAsia="ru-RU"/>
        </w:rPr>
      </w:pPr>
      <w:r>
        <w:rPr>
          <w:lang w:eastAsia="ru-RU"/>
        </w:rPr>
        <w:t>организацией бесперебойного питания технических средств;</w:t>
      </w:r>
    </w:p>
    <w:p w14:paraId="15C3CCF7" w14:textId="77777777" w:rsidR="00FA2C17" w:rsidRDefault="00FA2C17" w:rsidP="00FA2C17">
      <w:pPr>
        <w:pStyle w:val="a6"/>
        <w:numPr>
          <w:ilvl w:val="0"/>
          <w:numId w:val="20"/>
        </w:numPr>
        <w:rPr>
          <w:lang w:eastAsia="ru-RU"/>
        </w:rPr>
      </w:pPr>
      <w:r>
        <w:rPr>
          <w:lang w:eastAsia="ru-RU"/>
        </w:rPr>
        <w:t>использованием лицензионного программного обеспечения;</w:t>
      </w:r>
    </w:p>
    <w:p w14:paraId="139ADED3" w14:textId="77777777" w:rsidR="00FA2C17" w:rsidRDefault="00FA2C17" w:rsidP="00FA2C17">
      <w:pPr>
        <w:pStyle w:val="a6"/>
        <w:numPr>
          <w:ilvl w:val="0"/>
          <w:numId w:val="20"/>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3762F5E2" w14:textId="77777777" w:rsidR="00FA2C17" w:rsidRDefault="00FA2C17" w:rsidP="00FA2C17">
      <w:pPr>
        <w:pStyle w:val="a6"/>
        <w:numPr>
          <w:ilvl w:val="0"/>
          <w:numId w:val="20"/>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6A7F9F8A" w14:textId="77777777" w:rsidR="00FA2C17" w:rsidRPr="00F64667" w:rsidRDefault="00FA2C17" w:rsidP="00FA2C17">
      <w:pPr>
        <w:pStyle w:val="a6"/>
        <w:numPr>
          <w:ilvl w:val="3"/>
          <w:numId w:val="8"/>
        </w:numPr>
        <w:spacing w:after="160"/>
        <w:ind w:left="1134" w:hanging="425"/>
        <w:jc w:val="left"/>
        <w:rPr>
          <w:lang w:eastAsia="ru-RU"/>
        </w:rPr>
      </w:pPr>
      <w:r w:rsidRPr="00F64667">
        <w:rPr>
          <w:lang w:eastAsia="ru-RU"/>
        </w:rPr>
        <w:lastRenderedPageBreak/>
        <w:t xml:space="preserve">Время </w:t>
      </w:r>
      <w:r w:rsidRPr="00524815">
        <w:rPr>
          <w:lang w:eastAsia="ru-RU"/>
        </w:rPr>
        <w:t>восстановления</w:t>
      </w:r>
      <w:r w:rsidRPr="00F64667">
        <w:rPr>
          <w:lang w:eastAsia="ru-RU"/>
        </w:rPr>
        <w:t xml:space="preserve"> после отказа</w:t>
      </w:r>
    </w:p>
    <w:p w14:paraId="3D185311" w14:textId="77777777" w:rsidR="00FA2C17" w:rsidRDefault="00FA2C17" w:rsidP="00FA2C17">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69377629" w14:textId="77777777" w:rsidR="00FA2C17" w:rsidRDefault="00FA2C17" w:rsidP="00FA2C17">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0FBCEB93" w14:textId="77777777" w:rsidR="00FA2C17" w:rsidRPr="00F64667" w:rsidRDefault="00FA2C17" w:rsidP="00FA2C17">
      <w:pPr>
        <w:pStyle w:val="a6"/>
        <w:numPr>
          <w:ilvl w:val="3"/>
          <w:numId w:val="8"/>
        </w:numPr>
        <w:spacing w:after="160"/>
        <w:ind w:left="1134" w:hanging="425"/>
        <w:rPr>
          <w:lang w:eastAsia="ru-RU"/>
        </w:rPr>
      </w:pPr>
      <w:r w:rsidRPr="00F64667">
        <w:rPr>
          <w:lang w:eastAsia="ru-RU"/>
        </w:rPr>
        <w:t>Отказы из-за некорректных действий оператора</w:t>
      </w:r>
    </w:p>
    <w:p w14:paraId="5DA6105C" w14:textId="77777777" w:rsidR="00FA2C17" w:rsidRDefault="00FA2C17" w:rsidP="00FA2C17">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46CE8ED6" w14:textId="77777777" w:rsidR="00FA2C17" w:rsidRPr="00F64667" w:rsidRDefault="00FA2C17" w:rsidP="00FA2C17">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7D4A736B" w14:textId="77777777" w:rsidR="00FA2C17" w:rsidRDefault="00FA2C17" w:rsidP="00FA2C17">
      <w:pPr>
        <w:pStyle w:val="2"/>
        <w:rPr>
          <w:b w:val="0"/>
        </w:rPr>
      </w:pPr>
      <w:bookmarkStart w:id="61" w:name="_Toc44341660"/>
      <w:bookmarkStart w:id="62" w:name="_Toc8643079"/>
      <w:bookmarkStart w:id="63" w:name="_Toc67700152"/>
      <w:r w:rsidRPr="00941DD3">
        <w:t>Условия</w:t>
      </w:r>
      <w:r>
        <w:t xml:space="preserve"> </w:t>
      </w:r>
      <w:r w:rsidRPr="00850F38">
        <w:t>эксплуатации</w:t>
      </w:r>
      <w:bookmarkEnd w:id="61"/>
      <w:bookmarkEnd w:id="62"/>
      <w:bookmarkEnd w:id="63"/>
    </w:p>
    <w:p w14:paraId="2C3ABB3F" w14:textId="77777777" w:rsidR="00FA2C17" w:rsidRDefault="00FA2C17" w:rsidP="00FA2C17">
      <w:pPr>
        <w:pStyle w:val="3"/>
        <w:rPr>
          <w:b w:val="0"/>
          <w:i w:val="0"/>
        </w:rPr>
      </w:pPr>
      <w:bookmarkStart w:id="64" w:name="_Toc67700153"/>
      <w:r w:rsidRPr="00D83368">
        <w:t>Климатические</w:t>
      </w:r>
      <w:r>
        <w:t xml:space="preserve"> </w:t>
      </w:r>
      <w:r w:rsidRPr="00941DD3">
        <w:t>условия</w:t>
      </w:r>
      <w:r>
        <w:t xml:space="preserve"> </w:t>
      </w:r>
      <w:r w:rsidRPr="00D83368">
        <w:t>эксплуатации</w:t>
      </w:r>
      <w:bookmarkEnd w:id="64"/>
    </w:p>
    <w:p w14:paraId="642E1E9A" w14:textId="77777777" w:rsidR="00FA2C17" w:rsidRPr="00B0212B" w:rsidRDefault="00FA2C17" w:rsidP="00FA2C17">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858D50F" w14:textId="77777777" w:rsidR="00FA2C17" w:rsidRDefault="00FA2C17" w:rsidP="00FA2C17">
      <w:pPr>
        <w:pStyle w:val="3"/>
        <w:rPr>
          <w:b w:val="0"/>
          <w:i w:val="0"/>
        </w:rPr>
      </w:pPr>
      <w:bookmarkStart w:id="65" w:name="_Toc44341661"/>
      <w:bookmarkStart w:id="66" w:name="_Toc8643080"/>
      <w:bookmarkStart w:id="67" w:name="_Toc67700154"/>
      <w:r w:rsidRPr="00D83368">
        <w:t>Требования</w:t>
      </w:r>
      <w:r w:rsidRPr="00A17316">
        <w:t xml:space="preserve"> к </w:t>
      </w:r>
      <w:r w:rsidRPr="00941DD3">
        <w:t>квалификации</w:t>
      </w:r>
      <w:r w:rsidRPr="00A17316">
        <w:t xml:space="preserve"> и численности персонал</w:t>
      </w:r>
      <w:r>
        <w:t>а</w:t>
      </w:r>
      <w:bookmarkEnd w:id="67"/>
    </w:p>
    <w:p w14:paraId="62F2757E" w14:textId="77777777" w:rsidR="00FA2C17" w:rsidRPr="00A17316" w:rsidRDefault="00FA2C17" w:rsidP="00FA2C17">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Pr>
          <w:color w:val="000000"/>
          <w:szCs w:val="28"/>
        </w:rPr>
        <w:t>настройкой подсистемы</w:t>
      </w:r>
      <w:r w:rsidRPr="00A17316">
        <w:rPr>
          <w:color w:val="000000"/>
          <w:szCs w:val="28"/>
        </w:rPr>
        <w:t>.</w:t>
      </w:r>
    </w:p>
    <w:p w14:paraId="0A9242D6" w14:textId="77777777" w:rsidR="00FA2C17" w:rsidRDefault="00FA2C17" w:rsidP="00FA2C17">
      <w:pPr>
        <w:pStyle w:val="3"/>
        <w:rPr>
          <w:b w:val="0"/>
          <w:i w:val="0"/>
        </w:rPr>
      </w:pPr>
      <w:bookmarkStart w:id="68" w:name="_Toc67700155"/>
      <w:bookmarkEnd w:id="65"/>
      <w:bookmarkEnd w:id="66"/>
      <w:r w:rsidRPr="00D83368">
        <w:lastRenderedPageBreak/>
        <w:t>Требования</w:t>
      </w:r>
      <w:r w:rsidRPr="005F028B">
        <w:t xml:space="preserve"> к </w:t>
      </w:r>
      <w:r w:rsidRPr="00941DD3">
        <w:t>составу</w:t>
      </w:r>
      <w:r w:rsidRPr="005F028B">
        <w:t xml:space="preserve"> и параметрам технических средств</w:t>
      </w:r>
      <w:bookmarkEnd w:id="68"/>
    </w:p>
    <w:p w14:paraId="281AB9FA" w14:textId="77777777" w:rsidR="00FA2C17" w:rsidRDefault="00FA2C17" w:rsidP="00FA2C17">
      <w:pPr>
        <w:pStyle w:val="af"/>
        <w:ind w:firstLine="708"/>
        <w:rPr>
          <w:color w:val="000000" w:themeColor="text1"/>
        </w:rPr>
      </w:pPr>
      <w:r>
        <w:t xml:space="preserve">Подсистема </w:t>
      </w:r>
      <w:r>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245D6212" w14:textId="77777777" w:rsidR="00FA2C17" w:rsidRDefault="00FA2C17" w:rsidP="00FA2C17">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2D88137F" w14:textId="77777777" w:rsidR="00FA2C17" w:rsidRDefault="00FA2C17" w:rsidP="00FA2C17">
      <w:pPr>
        <w:pStyle w:val="af"/>
        <w:numPr>
          <w:ilvl w:val="0"/>
          <w:numId w:val="9"/>
        </w:numPr>
        <w:spacing w:after="0"/>
        <w:ind w:left="1134" w:hanging="425"/>
        <w:rPr>
          <w:rFonts w:cs="Times New Roman"/>
          <w:color w:val="000000" w:themeColor="text1"/>
          <w:lang w:val="en-US"/>
        </w:rPr>
      </w:pPr>
      <w:r>
        <w:rPr>
          <w:rFonts w:cs="Times New Roman"/>
          <w:color w:val="000000" w:themeColor="text1"/>
        </w:rPr>
        <w:t xml:space="preserve">наличие веб-сервера </w:t>
      </w:r>
      <w:r>
        <w:rPr>
          <w:rFonts w:cs="Times New Roman"/>
          <w:color w:val="000000" w:themeColor="text1"/>
          <w:lang w:val="en-US"/>
        </w:rPr>
        <w:t>IIS.</w:t>
      </w:r>
    </w:p>
    <w:p w14:paraId="5860C980"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41F0F97"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Pr>
          <w:rFonts w:cs="Times New Roman"/>
          <w:color w:val="000000" w:themeColor="text1"/>
        </w:rPr>
        <w:t>16Гб</w:t>
      </w:r>
      <w:r>
        <w:rPr>
          <w:rFonts w:cs="Times New Roman"/>
          <w:color w:val="000000" w:themeColor="text1"/>
          <w:lang w:val="en-US"/>
        </w:rPr>
        <w:t>;</w:t>
      </w:r>
    </w:p>
    <w:p w14:paraId="06A5D067"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2238A9E8" w14:textId="77777777" w:rsidR="00FA2C17" w:rsidRDefault="00FA2C17" w:rsidP="00FA2C17">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72DADC61"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514570CB"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Pr>
          <w:rFonts w:cs="Times New Roman"/>
          <w:color w:val="000000" w:themeColor="text1"/>
        </w:rPr>
        <w:t>16Гб и выше</w:t>
      </w:r>
      <w:r>
        <w:rPr>
          <w:rFonts w:cs="Times New Roman"/>
          <w:color w:val="000000" w:themeColor="text1"/>
          <w:lang w:val="en-US"/>
        </w:rPr>
        <w:t>;</w:t>
      </w:r>
    </w:p>
    <w:p w14:paraId="700509D0" w14:textId="77777777" w:rsidR="00FA2C17" w:rsidRPr="005F028B"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0C566A40" w14:textId="77777777" w:rsidR="00FA2C17" w:rsidRDefault="00FA2C17" w:rsidP="00FA2C17">
      <w:pPr>
        <w:pStyle w:val="3"/>
        <w:rPr>
          <w:b w:val="0"/>
          <w:i w:val="0"/>
        </w:rPr>
      </w:pPr>
      <w:bookmarkStart w:id="69" w:name="_Toc44341664"/>
      <w:bookmarkStart w:id="70" w:name="_Toc8643083"/>
      <w:bookmarkStart w:id="71" w:name="_Toc67700156"/>
      <w:r>
        <w:t xml:space="preserve">Требования к </w:t>
      </w:r>
      <w:r w:rsidRPr="00D83368">
        <w:t>информационной</w:t>
      </w:r>
      <w:r>
        <w:t xml:space="preserve"> и программной совместимости</w:t>
      </w:r>
      <w:bookmarkEnd w:id="69"/>
      <w:bookmarkEnd w:id="70"/>
      <w:bookmarkEnd w:id="71"/>
    </w:p>
    <w:p w14:paraId="6A36CC20" w14:textId="77777777" w:rsidR="00FA2C17" w:rsidRDefault="00FA2C17" w:rsidP="00FA2C17">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341CE47" w14:textId="77777777" w:rsidR="00FA2C17" w:rsidRDefault="00FA2C17" w:rsidP="00FA2C17">
      <w:pPr>
        <w:pStyle w:val="a6"/>
        <w:numPr>
          <w:ilvl w:val="0"/>
          <w:numId w:val="11"/>
        </w:numPr>
        <w:ind w:left="1134"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1E934DCA" w14:textId="77777777" w:rsidR="00FA2C17" w:rsidRDefault="00FA2C17" w:rsidP="00FA2C17">
      <w:pPr>
        <w:numPr>
          <w:ilvl w:val="0"/>
          <w:numId w:val="11"/>
        </w:numPr>
        <w:ind w:left="1134"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141C099D" w14:textId="77777777" w:rsidR="00FA2C17" w:rsidRDefault="00FA2C17" w:rsidP="00FA2C17">
      <w:pPr>
        <w:numPr>
          <w:ilvl w:val="0"/>
          <w:numId w:val="11"/>
        </w:numPr>
        <w:ind w:left="1134" w:hanging="425"/>
        <w:rPr>
          <w:szCs w:val="28"/>
          <w:lang w:val="en-US"/>
        </w:rPr>
      </w:pPr>
      <w:r>
        <w:rPr>
          <w:szCs w:val="28"/>
        </w:rPr>
        <w:t>СУБД</w:t>
      </w:r>
      <w:r w:rsidRPr="00D76D34">
        <w:rPr>
          <w:szCs w:val="28"/>
          <w:lang w:val="en-US"/>
        </w:rPr>
        <w:t xml:space="preserve"> </w:t>
      </w:r>
      <w:r>
        <w:rPr>
          <w:szCs w:val="28"/>
          <w:lang w:val="en-US"/>
        </w:rPr>
        <w:t>«SQL Server Management Studio»;</w:t>
      </w:r>
    </w:p>
    <w:p w14:paraId="12A98D9A" w14:textId="77777777" w:rsidR="00FA2C17" w:rsidRPr="00115972" w:rsidRDefault="00FA2C17" w:rsidP="00FA2C17">
      <w:pPr>
        <w:pStyle w:val="a6"/>
        <w:numPr>
          <w:ilvl w:val="0"/>
          <w:numId w:val="11"/>
        </w:numPr>
        <w:ind w:left="1134" w:hanging="425"/>
        <w:rPr>
          <w:szCs w:val="28"/>
          <w:lang w:val="en-US"/>
        </w:rPr>
      </w:pPr>
      <w:r>
        <w:rPr>
          <w:szCs w:val="28"/>
          <w:lang w:val="en-US"/>
        </w:rPr>
        <w:t>w</w:t>
      </w:r>
      <w:r w:rsidRPr="00115972">
        <w:rPr>
          <w:szCs w:val="28"/>
          <w:lang w:val="en-US"/>
        </w:rPr>
        <w:t xml:space="preserve">eb-браузер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0DA9FDF4" w14:textId="77777777" w:rsidR="00FA2C17" w:rsidRDefault="00FA2C17" w:rsidP="00FA2C17">
      <w:pPr>
        <w:numPr>
          <w:ilvl w:val="0"/>
          <w:numId w:val="11"/>
        </w:numPr>
        <w:ind w:left="1134" w:hanging="425"/>
        <w:rPr>
          <w:szCs w:val="28"/>
          <w:lang w:val="en-US"/>
        </w:rPr>
      </w:pPr>
      <w:r>
        <w:rPr>
          <w:szCs w:val="28"/>
        </w:rPr>
        <w:t>антивирусное программное обеспечение.</w:t>
      </w:r>
    </w:p>
    <w:p w14:paraId="4D80252C" w14:textId="77777777" w:rsidR="00FA2C17" w:rsidRDefault="00FA2C17" w:rsidP="00FA2C17">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481EF747" w14:textId="77777777" w:rsidR="00FA2C17" w:rsidRDefault="00FA2C17" w:rsidP="00FA2C17">
      <w:pPr>
        <w:pStyle w:val="2"/>
      </w:pPr>
      <w:bookmarkStart w:id="72" w:name="_Toc67700157"/>
      <w:r w:rsidRPr="00850F38">
        <w:lastRenderedPageBreak/>
        <w:t>Программная</w:t>
      </w:r>
      <w:r>
        <w:t xml:space="preserve"> документация</w:t>
      </w:r>
      <w:bookmarkEnd w:id="72"/>
    </w:p>
    <w:p w14:paraId="67014704" w14:textId="77777777" w:rsidR="00FA2C17" w:rsidRPr="004C3D99" w:rsidRDefault="00FA2C17" w:rsidP="00FA2C17">
      <w:pPr>
        <w:pStyle w:val="3"/>
      </w:pPr>
      <w:bookmarkStart w:id="73" w:name="_Toc67700158"/>
      <w:r w:rsidRPr="00D83368">
        <w:t>Предварительный</w:t>
      </w:r>
      <w:r w:rsidRPr="004C3D99">
        <w:t xml:space="preserve"> состав программной документации</w:t>
      </w:r>
      <w:bookmarkEnd w:id="73"/>
    </w:p>
    <w:p w14:paraId="370E57B2" w14:textId="77777777" w:rsidR="00FA2C17" w:rsidRPr="004C3D99" w:rsidRDefault="00FA2C17" w:rsidP="00FA2C17">
      <w:pPr>
        <w:ind w:firstLine="708"/>
        <w:rPr>
          <w:szCs w:val="28"/>
        </w:rPr>
      </w:pPr>
      <w:r w:rsidRPr="004C3D99">
        <w:rPr>
          <w:szCs w:val="28"/>
        </w:rPr>
        <w:t>Состав программной документации:</w:t>
      </w:r>
    </w:p>
    <w:p w14:paraId="3C470914" w14:textId="77777777" w:rsidR="00FA2C17" w:rsidRPr="00DC5D62" w:rsidRDefault="00FA2C17" w:rsidP="00FA2C17">
      <w:pPr>
        <w:pStyle w:val="a6"/>
        <w:numPr>
          <w:ilvl w:val="0"/>
          <w:numId w:val="43"/>
        </w:numPr>
        <w:spacing w:after="160"/>
        <w:rPr>
          <w:szCs w:val="28"/>
        </w:rPr>
      </w:pPr>
      <w:r w:rsidRPr="00DC5D62">
        <w:rPr>
          <w:szCs w:val="28"/>
        </w:rPr>
        <w:t>техническое задание;</w:t>
      </w:r>
    </w:p>
    <w:p w14:paraId="0C340DB3" w14:textId="77777777" w:rsidR="00FA2C17" w:rsidRPr="00DC5D62" w:rsidRDefault="00FA2C17" w:rsidP="00FA2C17">
      <w:pPr>
        <w:pStyle w:val="a6"/>
        <w:numPr>
          <w:ilvl w:val="0"/>
          <w:numId w:val="43"/>
        </w:numPr>
        <w:spacing w:after="160"/>
        <w:rPr>
          <w:szCs w:val="28"/>
        </w:rPr>
      </w:pPr>
      <w:r w:rsidRPr="00DC5D62">
        <w:rPr>
          <w:szCs w:val="28"/>
        </w:rPr>
        <w:t>программа и методики испытаний;</w:t>
      </w:r>
    </w:p>
    <w:p w14:paraId="43FE3FCE" w14:textId="77777777" w:rsidR="00FA2C17" w:rsidRPr="00DC5D62" w:rsidRDefault="00FA2C17" w:rsidP="00FA2C17">
      <w:pPr>
        <w:pStyle w:val="a6"/>
        <w:numPr>
          <w:ilvl w:val="0"/>
          <w:numId w:val="43"/>
        </w:numPr>
        <w:spacing w:after="160"/>
        <w:rPr>
          <w:szCs w:val="28"/>
        </w:rPr>
      </w:pPr>
      <w:r w:rsidRPr="00DC5D62">
        <w:rPr>
          <w:szCs w:val="28"/>
        </w:rPr>
        <w:t>руководство оператора.</w:t>
      </w:r>
    </w:p>
    <w:p w14:paraId="0BE28905" w14:textId="77777777" w:rsidR="00FA2C17" w:rsidRDefault="00FA2C17" w:rsidP="00FA2C17">
      <w:pPr>
        <w:pStyle w:val="2"/>
        <w:rPr>
          <w:b w:val="0"/>
        </w:rPr>
      </w:pPr>
      <w:bookmarkStart w:id="74" w:name="_Toc44341665"/>
      <w:bookmarkStart w:id="75" w:name="_Toc67700159"/>
      <w:r w:rsidRPr="00850F38">
        <w:t>Стадии</w:t>
      </w:r>
      <w:r>
        <w:rPr>
          <w:b w:val="0"/>
        </w:rPr>
        <w:t xml:space="preserve"> </w:t>
      </w:r>
      <w:r w:rsidRPr="00941DD3">
        <w:t>и этапы</w:t>
      </w:r>
      <w:r>
        <w:t xml:space="preserve"> разработки</w:t>
      </w:r>
      <w:bookmarkEnd w:id="74"/>
      <w:bookmarkEnd w:id="75"/>
    </w:p>
    <w:p w14:paraId="0CAF4DBA" w14:textId="77777777" w:rsidR="00FA2C17" w:rsidRDefault="00FA2C17" w:rsidP="00FA2C17">
      <w:pPr>
        <w:pStyle w:val="3"/>
        <w:rPr>
          <w:b w:val="0"/>
          <w:i w:val="0"/>
        </w:rPr>
      </w:pPr>
      <w:bookmarkStart w:id="76" w:name="_Toc44341666"/>
      <w:bookmarkStart w:id="77" w:name="_Toc8643085"/>
      <w:bookmarkStart w:id="78" w:name="_Toc67700160"/>
      <w:r w:rsidRPr="00D83368">
        <w:t>Стадии</w:t>
      </w:r>
      <w:r>
        <w:t xml:space="preserve"> </w:t>
      </w:r>
      <w:r w:rsidRPr="00941DD3">
        <w:t>разработки</w:t>
      </w:r>
      <w:bookmarkEnd w:id="76"/>
      <w:bookmarkEnd w:id="77"/>
      <w:bookmarkEnd w:id="78"/>
    </w:p>
    <w:p w14:paraId="3C4581EE" w14:textId="77777777" w:rsidR="00FA2C17" w:rsidRDefault="00FA2C17" w:rsidP="00FA2C17">
      <w:pPr>
        <w:rPr>
          <w:rFonts w:cs="Times New Roman"/>
          <w:szCs w:val="28"/>
        </w:rPr>
      </w:pPr>
      <w:r>
        <w:rPr>
          <w:szCs w:val="28"/>
        </w:rPr>
        <w:t>Разработка подсистемы состоит из следующих этапов:</w:t>
      </w:r>
    </w:p>
    <w:p w14:paraId="51966B7D" w14:textId="77777777" w:rsidR="00FA2C17" w:rsidRPr="008141F3" w:rsidRDefault="00FA2C17" w:rsidP="00FA2C17">
      <w:pPr>
        <w:pStyle w:val="a6"/>
        <w:numPr>
          <w:ilvl w:val="0"/>
          <w:numId w:val="44"/>
        </w:numPr>
        <w:rPr>
          <w:szCs w:val="28"/>
        </w:rPr>
      </w:pPr>
      <w:r w:rsidRPr="008141F3">
        <w:rPr>
          <w:szCs w:val="28"/>
        </w:rPr>
        <w:t>разработка технического задания;</w:t>
      </w:r>
    </w:p>
    <w:p w14:paraId="12A6870F" w14:textId="77777777" w:rsidR="00FA2C17" w:rsidRDefault="00FA2C17" w:rsidP="00FA2C17">
      <w:pPr>
        <w:pStyle w:val="a6"/>
        <w:numPr>
          <w:ilvl w:val="0"/>
          <w:numId w:val="44"/>
        </w:numPr>
        <w:rPr>
          <w:szCs w:val="28"/>
        </w:rPr>
      </w:pPr>
      <w:r w:rsidRPr="008141F3">
        <w:rPr>
          <w:szCs w:val="28"/>
        </w:rPr>
        <w:t>проектирование программного комплекса;</w:t>
      </w:r>
    </w:p>
    <w:p w14:paraId="19980C77" w14:textId="77777777" w:rsidR="00FA2C17" w:rsidRDefault="00FA2C17" w:rsidP="00FA2C17">
      <w:pPr>
        <w:pStyle w:val="a6"/>
        <w:numPr>
          <w:ilvl w:val="0"/>
          <w:numId w:val="44"/>
        </w:numPr>
        <w:rPr>
          <w:szCs w:val="28"/>
        </w:rPr>
      </w:pPr>
      <w:r>
        <w:rPr>
          <w:szCs w:val="28"/>
        </w:rPr>
        <w:t>разработка программного комплекса;</w:t>
      </w:r>
    </w:p>
    <w:p w14:paraId="7922E5AD" w14:textId="77777777" w:rsidR="00FA2C17" w:rsidRDefault="00FA2C17" w:rsidP="00FA2C17">
      <w:pPr>
        <w:pStyle w:val="a6"/>
        <w:numPr>
          <w:ilvl w:val="0"/>
          <w:numId w:val="44"/>
        </w:numPr>
        <w:rPr>
          <w:szCs w:val="28"/>
        </w:rPr>
      </w:pPr>
      <w:r>
        <w:rPr>
          <w:szCs w:val="28"/>
        </w:rPr>
        <w:t>тестирование разработанного программного комплекса;</w:t>
      </w:r>
    </w:p>
    <w:p w14:paraId="4AD223BF" w14:textId="77777777" w:rsidR="00FA2C17" w:rsidRPr="008141F3" w:rsidRDefault="00FA2C17" w:rsidP="00FA2C17">
      <w:pPr>
        <w:pStyle w:val="a6"/>
        <w:numPr>
          <w:ilvl w:val="0"/>
          <w:numId w:val="44"/>
        </w:numPr>
        <w:rPr>
          <w:szCs w:val="28"/>
        </w:rPr>
      </w:pPr>
      <w:r>
        <w:rPr>
          <w:szCs w:val="28"/>
        </w:rPr>
        <w:t>написание программной документации;</w:t>
      </w:r>
    </w:p>
    <w:p w14:paraId="7AB220A3" w14:textId="77777777" w:rsidR="00FA2C17" w:rsidRPr="008141F3" w:rsidRDefault="00FA2C17" w:rsidP="00FA2C17">
      <w:pPr>
        <w:pStyle w:val="a6"/>
        <w:numPr>
          <w:ilvl w:val="0"/>
          <w:numId w:val="44"/>
        </w:numPr>
        <w:rPr>
          <w:szCs w:val="28"/>
        </w:rPr>
      </w:pPr>
      <w:r w:rsidRPr="008141F3">
        <w:rPr>
          <w:szCs w:val="28"/>
        </w:rPr>
        <w:t>внедрение разработанного сервиса.</w:t>
      </w:r>
    </w:p>
    <w:p w14:paraId="1E9B0DA5" w14:textId="77777777" w:rsidR="00FA2C17" w:rsidRDefault="00FA2C17" w:rsidP="00FA2C17">
      <w:pPr>
        <w:pStyle w:val="3"/>
        <w:rPr>
          <w:b w:val="0"/>
          <w:i w:val="0"/>
        </w:rPr>
      </w:pPr>
      <w:bookmarkStart w:id="79" w:name="_Toc44341668"/>
      <w:bookmarkStart w:id="80" w:name="_Toc8643087"/>
      <w:bookmarkStart w:id="81" w:name="_Toc67700161"/>
      <w:r w:rsidRPr="00D83368">
        <w:t>Содержание</w:t>
      </w:r>
      <w:r>
        <w:t xml:space="preserve"> работ по этапам</w:t>
      </w:r>
      <w:bookmarkEnd w:id="79"/>
      <w:bookmarkEnd w:id="80"/>
      <w:bookmarkEnd w:id="81"/>
    </w:p>
    <w:p w14:paraId="3D67334E" w14:textId="77777777" w:rsidR="00FA2C17" w:rsidRDefault="00FA2C17" w:rsidP="00FA2C17">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3B28124D" w14:textId="77777777" w:rsidR="00FA2C17" w:rsidRPr="00DE377F" w:rsidRDefault="00FA2C17" w:rsidP="00FA2C17">
      <w:pPr>
        <w:pStyle w:val="a6"/>
        <w:numPr>
          <w:ilvl w:val="0"/>
          <w:numId w:val="45"/>
        </w:numPr>
        <w:jc w:val="left"/>
        <w:rPr>
          <w:szCs w:val="28"/>
        </w:rPr>
      </w:pPr>
      <w:r w:rsidRPr="00DE377F">
        <w:rPr>
          <w:szCs w:val="28"/>
        </w:rPr>
        <w:t>постановка задачи;</w:t>
      </w:r>
    </w:p>
    <w:p w14:paraId="0B52DB15" w14:textId="77777777" w:rsidR="00FA2C17" w:rsidRPr="00DE377F" w:rsidRDefault="00FA2C17" w:rsidP="00FA2C17">
      <w:pPr>
        <w:pStyle w:val="a6"/>
        <w:numPr>
          <w:ilvl w:val="0"/>
          <w:numId w:val="45"/>
        </w:numPr>
        <w:jc w:val="left"/>
        <w:rPr>
          <w:szCs w:val="28"/>
        </w:rPr>
      </w:pPr>
      <w:r w:rsidRPr="00DE377F">
        <w:rPr>
          <w:szCs w:val="28"/>
        </w:rPr>
        <w:t>определение и уточнение требований к техническим средствам;</w:t>
      </w:r>
    </w:p>
    <w:p w14:paraId="04AB7692" w14:textId="77777777" w:rsidR="00FA2C17" w:rsidRPr="00DE377F" w:rsidRDefault="00FA2C17" w:rsidP="00FA2C17">
      <w:pPr>
        <w:pStyle w:val="a6"/>
        <w:numPr>
          <w:ilvl w:val="0"/>
          <w:numId w:val="45"/>
        </w:numPr>
        <w:jc w:val="left"/>
        <w:rPr>
          <w:szCs w:val="28"/>
        </w:rPr>
      </w:pPr>
      <w:r w:rsidRPr="00DE377F">
        <w:rPr>
          <w:szCs w:val="28"/>
        </w:rPr>
        <w:t>определение требований к программе;</w:t>
      </w:r>
    </w:p>
    <w:p w14:paraId="40F06C85" w14:textId="77777777" w:rsidR="00FA2C17" w:rsidRPr="00DE377F" w:rsidRDefault="00FA2C17" w:rsidP="00FA2C17">
      <w:pPr>
        <w:pStyle w:val="a6"/>
        <w:numPr>
          <w:ilvl w:val="0"/>
          <w:numId w:val="45"/>
        </w:numPr>
        <w:jc w:val="left"/>
        <w:rPr>
          <w:szCs w:val="28"/>
        </w:rPr>
      </w:pPr>
      <w:r w:rsidRPr="00DE377F">
        <w:rPr>
          <w:szCs w:val="28"/>
        </w:rPr>
        <w:t>определение стадий, этапов и сроков разработки программы;</w:t>
      </w:r>
    </w:p>
    <w:p w14:paraId="62800DF8" w14:textId="77777777" w:rsidR="00FA2C17" w:rsidRPr="00DE377F" w:rsidRDefault="00FA2C17" w:rsidP="00FA2C17">
      <w:pPr>
        <w:pStyle w:val="a6"/>
        <w:numPr>
          <w:ilvl w:val="0"/>
          <w:numId w:val="45"/>
        </w:numPr>
        <w:jc w:val="left"/>
        <w:rPr>
          <w:szCs w:val="28"/>
        </w:rPr>
      </w:pPr>
      <w:r w:rsidRPr="00DE377F">
        <w:rPr>
          <w:szCs w:val="28"/>
        </w:rPr>
        <w:t xml:space="preserve">согласование и утверждение технического задания. </w:t>
      </w:r>
    </w:p>
    <w:p w14:paraId="65A4D342" w14:textId="77777777" w:rsidR="00FA2C17" w:rsidRDefault="00FA2C17" w:rsidP="00FA2C17">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7F4987F4" w14:textId="77777777" w:rsidR="00FA2C17" w:rsidRDefault="00FA2C17" w:rsidP="00FA2C17">
      <w:pPr>
        <w:ind w:firstLine="708"/>
        <w:rPr>
          <w:szCs w:val="28"/>
        </w:rPr>
      </w:pPr>
      <w:r>
        <w:rPr>
          <w:szCs w:val="28"/>
        </w:rPr>
        <w:lastRenderedPageBreak/>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42F19AF2" w14:textId="77777777" w:rsidR="00FA2C17" w:rsidRPr="004C3D99" w:rsidRDefault="00FA2C17" w:rsidP="00FA2C17">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49D200C4" w14:textId="77777777" w:rsidR="00FA2C17" w:rsidRDefault="00FA2C17" w:rsidP="00FA2C17">
      <w:pPr>
        <w:pStyle w:val="2"/>
      </w:pPr>
      <w:bookmarkStart w:id="82" w:name="_Toc67700162"/>
      <w:r w:rsidRPr="00850F38">
        <w:t>Порядок</w:t>
      </w:r>
      <w:r>
        <w:t xml:space="preserve"> контроля и приемки</w:t>
      </w:r>
      <w:bookmarkEnd w:id="82"/>
    </w:p>
    <w:p w14:paraId="18744AA7" w14:textId="77777777" w:rsidR="00FA2C17" w:rsidRDefault="00FA2C17" w:rsidP="00FA2C17">
      <w:pPr>
        <w:pStyle w:val="3"/>
        <w:rPr>
          <w:lang w:eastAsia="ru-RU"/>
        </w:rPr>
      </w:pPr>
      <w:bookmarkStart w:id="83" w:name="_Toc67700163"/>
      <w:r w:rsidRPr="00D83368">
        <w:t>Виды</w:t>
      </w:r>
      <w:r w:rsidRPr="004C3D99">
        <w:rPr>
          <w:lang w:eastAsia="ru-RU"/>
        </w:rPr>
        <w:t xml:space="preserve"> испытаний</w:t>
      </w:r>
      <w:bookmarkEnd w:id="83"/>
    </w:p>
    <w:p w14:paraId="1EB00165" w14:textId="459FF810" w:rsidR="00FA2C17" w:rsidRDefault="00FA2C17" w:rsidP="00C91D38">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r w:rsidR="00C91D38">
        <w:rPr>
          <w:lang w:eastAsia="ru-RU"/>
        </w:rPr>
        <w:t xml:space="preserve"> </w:t>
      </w:r>
      <w:r w:rsidR="00524A41">
        <w:rPr>
          <w:lang w:eastAsia="ru-RU"/>
        </w:rPr>
        <w:t>т</w:t>
      </w:r>
      <w:r>
        <w:rPr>
          <w:lang w:eastAsia="ru-RU"/>
        </w:rPr>
        <w:t xml:space="preserve">естирование </w:t>
      </w:r>
      <w:r w:rsidRPr="00C91D38">
        <w:rPr>
          <w:lang w:val="en-US" w:eastAsia="ru-RU"/>
        </w:rPr>
        <w:t>WEB</w:t>
      </w:r>
      <w:r w:rsidRPr="00EE06C3">
        <w:rPr>
          <w:lang w:eastAsia="ru-RU"/>
        </w:rPr>
        <w:t>-</w:t>
      </w:r>
      <w:r w:rsidRPr="00C91D38">
        <w:rPr>
          <w:lang w:val="en-US" w:eastAsia="ru-RU"/>
        </w:rPr>
        <w:t>API</w:t>
      </w:r>
      <w:r w:rsidRPr="00EE06C3">
        <w:rPr>
          <w:lang w:eastAsia="ru-RU"/>
        </w:rPr>
        <w:t xml:space="preserve"> </w:t>
      </w:r>
      <w:r w:rsidR="00C91D38">
        <w:rPr>
          <w:lang w:eastAsia="ru-RU"/>
        </w:rPr>
        <w:t xml:space="preserve">методом черного ящика, </w:t>
      </w:r>
      <w:r w:rsidR="00524A41">
        <w:rPr>
          <w:lang w:eastAsia="ru-RU"/>
        </w:rPr>
        <w:t>м</w:t>
      </w:r>
      <w:r w:rsidR="00C91D38">
        <w:rPr>
          <w:lang w:eastAsia="ru-RU"/>
        </w:rPr>
        <w:t xml:space="preserve">одульное тестирование, </w:t>
      </w:r>
      <w:r w:rsidR="00524A41">
        <w:rPr>
          <w:lang w:eastAsia="ru-RU"/>
        </w:rPr>
        <w:t>к</w:t>
      </w:r>
      <w:r>
        <w:rPr>
          <w:lang w:eastAsia="ru-RU"/>
        </w:rPr>
        <w:t>росс</w:t>
      </w:r>
      <w:r w:rsidR="00682F7B">
        <w:rPr>
          <w:lang w:eastAsia="ru-RU"/>
        </w:rPr>
        <w:t>-</w:t>
      </w:r>
      <w:r>
        <w:rPr>
          <w:lang w:eastAsia="ru-RU"/>
        </w:rPr>
        <w:t>браузерное тестирование.</w:t>
      </w:r>
    </w:p>
    <w:p w14:paraId="61324333" w14:textId="77777777" w:rsidR="00FA2C17" w:rsidRDefault="00FA2C17" w:rsidP="00FA2C17">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6048EE9E" w14:textId="77777777" w:rsidR="00FA2C17" w:rsidRPr="00EE06C3" w:rsidRDefault="00FA2C17" w:rsidP="00FA2C17">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68F6FD3C" w14:textId="77777777" w:rsidR="00FA2C17" w:rsidRDefault="00FA2C17" w:rsidP="00FA2C17">
      <w:pPr>
        <w:rPr>
          <w:lang w:eastAsia="ru-RU"/>
        </w:rPr>
      </w:pPr>
      <w:r>
        <w:rPr>
          <w:lang w:eastAsia="ru-RU"/>
        </w:rPr>
        <w:t>Приемо-сдаточные испытания должны проводиться на объекте Заказчика в оговоренные сроки.</w:t>
      </w:r>
    </w:p>
    <w:p w14:paraId="3A3A6AC5" w14:textId="77777777" w:rsidR="00FA2C17" w:rsidRDefault="00FA2C17" w:rsidP="00FA2C17">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E1ED5CA" w14:textId="3B271F32" w:rsidR="00FA2C17" w:rsidRPr="004C3D99" w:rsidRDefault="00FA2C17" w:rsidP="00FA2C17">
      <w:pPr>
        <w:pStyle w:val="3"/>
        <w:rPr>
          <w:lang w:eastAsia="ru-RU"/>
        </w:rPr>
      </w:pPr>
      <w:bookmarkStart w:id="84" w:name="_Toc67700164"/>
      <w:r w:rsidRPr="004C3D99">
        <w:rPr>
          <w:lang w:eastAsia="ru-RU"/>
        </w:rPr>
        <w:t xml:space="preserve">Общие </w:t>
      </w:r>
      <w:r w:rsidRPr="00D83368">
        <w:t>требования</w:t>
      </w:r>
      <w:r w:rsidRPr="004C3D99">
        <w:rPr>
          <w:lang w:eastAsia="ru-RU"/>
        </w:rPr>
        <w:t xml:space="preserve"> к приемке работы</w:t>
      </w:r>
      <w:bookmarkEnd w:id="84"/>
    </w:p>
    <w:p w14:paraId="2FFC9880" w14:textId="77777777" w:rsidR="00FA2C17" w:rsidRPr="005F028B" w:rsidRDefault="00FA2C17" w:rsidP="00FA2C17">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0873328E" w14:textId="77777777" w:rsidR="00FA2C17" w:rsidRDefault="00FA2C17" w:rsidP="00FA2C17">
      <w:pPr>
        <w:pStyle w:val="1"/>
      </w:pPr>
      <w:bookmarkStart w:id="85" w:name="_Toc67700165"/>
      <w:r>
        <w:lastRenderedPageBreak/>
        <w:t>Проектирование</w:t>
      </w:r>
      <w:bookmarkEnd w:id="85"/>
    </w:p>
    <w:p w14:paraId="46673313" w14:textId="77777777" w:rsidR="00FA2C17" w:rsidRDefault="00FA2C17" w:rsidP="00FA2C17">
      <w:pPr>
        <w:pStyle w:val="2"/>
      </w:pPr>
      <w:bookmarkStart w:id="86" w:name="_Toc67700166"/>
      <w:r>
        <w:rPr>
          <w:lang w:val="en-US"/>
        </w:rPr>
        <w:t>ER-</w:t>
      </w:r>
      <w:r w:rsidRPr="00850F38">
        <w:t>диаграмма</w:t>
      </w:r>
      <w:bookmarkEnd w:id="86"/>
    </w:p>
    <w:p w14:paraId="001F304E" w14:textId="77777777" w:rsidR="00FA2C17" w:rsidRPr="00CC1F90" w:rsidRDefault="00FA2C17" w:rsidP="00FA2C17">
      <w:r>
        <w:t xml:space="preserve">Поставлена задача: </w:t>
      </w:r>
      <w:r>
        <w:rPr>
          <w:b/>
        </w:rPr>
        <w:t>р</w:t>
      </w:r>
      <w:r w:rsidRPr="00CC1F90">
        <w:rPr>
          <w:b/>
        </w:rPr>
        <w:t>азработать модель данны</w:t>
      </w:r>
      <w:r>
        <w:rPr>
          <w:b/>
        </w:rPr>
        <w:t>х</w:t>
      </w:r>
      <w:r w:rsidRPr="00CC1F90">
        <w:rPr>
          <w:b/>
        </w:rPr>
        <w:t xml:space="preserve"> для программного комплекса </w:t>
      </w:r>
      <w:r>
        <w:rPr>
          <w:b/>
        </w:rPr>
        <w:t>управления рассылкой электронных сообщений</w:t>
      </w:r>
      <w:r w:rsidRPr="00CC1F90">
        <w:rPr>
          <w:b/>
        </w:rPr>
        <w:t>.</w:t>
      </w:r>
    </w:p>
    <w:p w14:paraId="478CCFFD" w14:textId="77777777" w:rsidR="00FA2C17" w:rsidRDefault="00FA2C17" w:rsidP="00FA2C17">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00140AD6" w14:textId="77777777" w:rsidR="00FA2C17" w:rsidRDefault="00FA2C17" w:rsidP="00FA2C17">
      <w:r>
        <w:t>В результате анализа процесс обучения можно обозначить несколько сущностей. Вот описание некоторых основных сущностей:</w:t>
      </w:r>
    </w:p>
    <w:p w14:paraId="1BF06127" w14:textId="2B48EE9B" w:rsidR="00FA2C17" w:rsidRPr="00122C8F" w:rsidRDefault="00FA2C17" w:rsidP="00FA2C17">
      <w:pPr>
        <w:pStyle w:val="10"/>
      </w:pPr>
      <w:r w:rsidRPr="00122C8F">
        <w:rPr>
          <w:lang w:val="en-US"/>
        </w:rPr>
        <w:t>Messages</w:t>
      </w:r>
      <w:r w:rsidR="00122C8F" w:rsidRPr="00122C8F">
        <w:t xml:space="preserve"> – таблица для хранения сообщений</w:t>
      </w:r>
    </w:p>
    <w:p w14:paraId="6FCBCB7D" w14:textId="77777777" w:rsidR="00FA2C17" w:rsidRPr="00D60EEF" w:rsidRDefault="00FA2C17" w:rsidP="00FA2C17">
      <w:pPr>
        <w:pStyle w:val="10"/>
        <w:numPr>
          <w:ilvl w:val="1"/>
          <w:numId w:val="3"/>
        </w:numPr>
      </w:pPr>
      <w:r>
        <w:rPr>
          <w:lang w:val="en-US"/>
        </w:rPr>
        <w:t>id</w:t>
      </w:r>
      <w:r w:rsidRPr="00D60EEF">
        <w:t xml:space="preserve"> (</w:t>
      </w:r>
      <w:r>
        <w:rPr>
          <w:lang w:val="en-US"/>
        </w:rPr>
        <w:t>long</w:t>
      </w:r>
      <w:r w:rsidRPr="00D60EEF">
        <w:t xml:space="preserve">) – суррогатный </w:t>
      </w:r>
      <w:r>
        <w:t>первичный ключ;</w:t>
      </w:r>
    </w:p>
    <w:p w14:paraId="784A7C55" w14:textId="77777777" w:rsidR="00FA2C17" w:rsidRPr="00D60EEF" w:rsidRDefault="00FA2C17" w:rsidP="00FA2C17">
      <w:pPr>
        <w:pStyle w:val="10"/>
        <w:numPr>
          <w:ilvl w:val="1"/>
          <w:numId w:val="3"/>
        </w:numPr>
      </w:pPr>
      <w:r>
        <w:rPr>
          <w:lang w:val="en-US"/>
        </w:rPr>
        <w:t>userId (long)</w:t>
      </w:r>
      <w:r w:rsidRPr="00D60EEF">
        <w:t xml:space="preserve"> –</w:t>
      </w:r>
      <w:r>
        <w:t xml:space="preserve"> </w:t>
      </w:r>
      <w:r>
        <w:rPr>
          <w:lang w:val="en-US"/>
        </w:rPr>
        <w:t>id</w:t>
      </w:r>
      <w:r>
        <w:t xml:space="preserve"> отправителя;</w:t>
      </w:r>
    </w:p>
    <w:p w14:paraId="5C90C7E2" w14:textId="77777777" w:rsidR="00FA2C17" w:rsidRPr="00D60EEF" w:rsidRDefault="00FA2C17" w:rsidP="00FA2C17">
      <w:pPr>
        <w:pStyle w:val="10"/>
        <w:numPr>
          <w:ilvl w:val="1"/>
          <w:numId w:val="3"/>
        </w:numPr>
      </w:pPr>
      <w:r>
        <w:rPr>
          <w:lang w:val="en-US"/>
        </w:rPr>
        <w:t>destinationDate</w:t>
      </w:r>
      <w:r>
        <w:t xml:space="preserve"> (</w:t>
      </w:r>
      <w:r>
        <w:rPr>
          <w:lang w:val="en-US"/>
        </w:rPr>
        <w:t>dateTime</w:t>
      </w:r>
      <w:r w:rsidRPr="00D60EEF">
        <w:t xml:space="preserve">) </w:t>
      </w:r>
      <w:r>
        <w:t>–</w:t>
      </w:r>
      <w:r w:rsidRPr="00CF4869">
        <w:t xml:space="preserve"> </w:t>
      </w:r>
      <w:r>
        <w:t>дата и время успешной доставки;</w:t>
      </w:r>
    </w:p>
    <w:p w14:paraId="3950FE72" w14:textId="77777777" w:rsidR="00FA2C17" w:rsidRPr="00D60EEF" w:rsidRDefault="00FA2C17" w:rsidP="00FA2C17">
      <w:pPr>
        <w:pStyle w:val="10"/>
        <w:numPr>
          <w:ilvl w:val="1"/>
          <w:numId w:val="3"/>
        </w:numPr>
      </w:pPr>
      <w:r>
        <w:rPr>
          <w:lang w:val="en-US"/>
        </w:rPr>
        <w:t>theme</w:t>
      </w:r>
      <w:r>
        <w:t xml:space="preserve"> (</w:t>
      </w:r>
      <w:r>
        <w:rPr>
          <w:lang w:val="en-US"/>
        </w:rPr>
        <w:t>nvarchar</w:t>
      </w:r>
      <w:r>
        <w:t>(</w:t>
      </w:r>
      <w:r>
        <w:rPr>
          <w:lang w:val="en-US"/>
        </w:rPr>
        <w:t>max</w:t>
      </w:r>
      <w:r>
        <w:t xml:space="preserve">)) </w:t>
      </w:r>
      <w:r w:rsidRPr="00D60EEF">
        <w:t xml:space="preserve">– </w:t>
      </w:r>
      <w:r>
        <w:t>тема сообщения;</w:t>
      </w:r>
    </w:p>
    <w:p w14:paraId="733E30FB" w14:textId="77777777" w:rsidR="00FA2C17" w:rsidRPr="00D60EEF" w:rsidRDefault="00FA2C17" w:rsidP="00FA2C17">
      <w:pPr>
        <w:pStyle w:val="10"/>
        <w:numPr>
          <w:ilvl w:val="1"/>
          <w:numId w:val="3"/>
        </w:numPr>
      </w:pPr>
      <w:r>
        <w:rPr>
          <w:lang w:val="en-US"/>
        </w:rPr>
        <w:t>body</w:t>
      </w:r>
      <w:r>
        <w:t xml:space="preserve"> (</w:t>
      </w:r>
      <w:r>
        <w:rPr>
          <w:lang w:val="en-US"/>
        </w:rPr>
        <w:t>text</w:t>
      </w:r>
      <w:r>
        <w:t>) – тело сообщения;</w:t>
      </w:r>
    </w:p>
    <w:p w14:paraId="33E9F7A8" w14:textId="77777777" w:rsidR="00FA2C17" w:rsidRDefault="00FA2C17" w:rsidP="00FA2C17">
      <w:pPr>
        <w:pStyle w:val="10"/>
        <w:numPr>
          <w:ilvl w:val="1"/>
          <w:numId w:val="3"/>
        </w:numPr>
      </w:pPr>
      <w:r>
        <w:rPr>
          <w:lang w:val="en-US"/>
        </w:rPr>
        <w:t>size</w:t>
      </w:r>
      <w:r w:rsidRPr="00CF4869">
        <w:t xml:space="preserve"> (</w:t>
      </w:r>
      <w:r>
        <w:rPr>
          <w:lang w:val="en-US"/>
        </w:rPr>
        <w:t>int</w:t>
      </w:r>
      <w:r w:rsidRPr="00CF4869">
        <w:t>)</w:t>
      </w:r>
      <w:r>
        <w:t xml:space="preserve"> – размер сообщения в единицах (байт);</w:t>
      </w:r>
    </w:p>
    <w:p w14:paraId="31CEC638" w14:textId="77777777" w:rsidR="00FA2C17" w:rsidRDefault="00FA2C17" w:rsidP="00FA2C17">
      <w:pPr>
        <w:pStyle w:val="10"/>
        <w:numPr>
          <w:ilvl w:val="1"/>
          <w:numId w:val="3"/>
        </w:numPr>
      </w:pPr>
      <w:r>
        <w:rPr>
          <w:lang w:val="en-US"/>
        </w:rPr>
        <w:t>isScheduled</w:t>
      </w:r>
      <w:r w:rsidRPr="00CF4869">
        <w:t xml:space="preserve"> (</w:t>
      </w:r>
      <w:r>
        <w:rPr>
          <w:lang w:val="en-US"/>
        </w:rPr>
        <w:t>int</w:t>
      </w:r>
      <w:r w:rsidRPr="00CF4869">
        <w:t xml:space="preserve">) – </w:t>
      </w:r>
      <w:r>
        <w:t>логическое поле – запланирована ли отправка сообщения;</w:t>
      </w:r>
    </w:p>
    <w:p w14:paraId="6497122E" w14:textId="77777777" w:rsidR="00FA2C17" w:rsidRDefault="00FA2C17" w:rsidP="00FA2C17">
      <w:pPr>
        <w:pStyle w:val="10"/>
        <w:numPr>
          <w:ilvl w:val="1"/>
          <w:numId w:val="3"/>
        </w:numPr>
      </w:pPr>
      <w:r>
        <w:rPr>
          <w:lang w:val="en-US"/>
        </w:rPr>
        <w:t>scheduleDate</w:t>
      </w:r>
      <w:r w:rsidRPr="00650F96">
        <w:t xml:space="preserve"> (</w:t>
      </w:r>
      <w:r>
        <w:rPr>
          <w:lang w:val="en-US"/>
        </w:rPr>
        <w:t>dateTime</w:t>
      </w:r>
      <w:r w:rsidRPr="00650F96">
        <w:t xml:space="preserve">) – </w:t>
      </w:r>
      <w:r>
        <w:t>запланированная дата и время, когда необходимо отправить сообщение;</w:t>
      </w:r>
    </w:p>
    <w:p w14:paraId="12A165A0" w14:textId="77777777" w:rsidR="00FA2C17" w:rsidRDefault="00FA2C17" w:rsidP="00FA2C17">
      <w:pPr>
        <w:pStyle w:val="10"/>
        <w:numPr>
          <w:ilvl w:val="1"/>
          <w:numId w:val="3"/>
        </w:numPr>
      </w:pPr>
      <w:r>
        <w:rPr>
          <w:lang w:val="en-US"/>
        </w:rPr>
        <w:t>isSent</w:t>
      </w:r>
      <w:r w:rsidRPr="00650F96">
        <w:t xml:space="preserve"> (</w:t>
      </w:r>
      <w:r>
        <w:rPr>
          <w:lang w:val="en-US"/>
        </w:rPr>
        <w:t>int</w:t>
      </w:r>
      <w:r w:rsidRPr="00650F96">
        <w:t xml:space="preserve">) – </w:t>
      </w:r>
      <w:r>
        <w:t>логическое поле – успешно ли доставлено сообщение;</w:t>
      </w:r>
    </w:p>
    <w:p w14:paraId="54C468B7" w14:textId="77777777" w:rsidR="00FA2C17" w:rsidRDefault="00FA2C17" w:rsidP="00FA2C17">
      <w:pPr>
        <w:pStyle w:val="10"/>
        <w:numPr>
          <w:ilvl w:val="1"/>
          <w:numId w:val="3"/>
        </w:numPr>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0DF21A29" w14:textId="6DCD357C" w:rsidR="00FA2C17" w:rsidRPr="00122C8F" w:rsidRDefault="00FA2C17" w:rsidP="00FA2C17">
      <w:pPr>
        <w:pStyle w:val="10"/>
      </w:pPr>
      <w:r w:rsidRPr="00122C8F">
        <w:rPr>
          <w:lang w:val="en-US"/>
        </w:rPr>
        <w:t>MessagesAttachedFiles</w:t>
      </w:r>
      <w:r w:rsidR="00122C8F">
        <w:t xml:space="preserve"> – таблица для связи таблиц сообщений и прикрепленных файлов</w:t>
      </w:r>
    </w:p>
    <w:p w14:paraId="1BE25D08" w14:textId="77777777" w:rsidR="00FA2C17" w:rsidRPr="00BD1CB1" w:rsidRDefault="00FA2C17" w:rsidP="00FA2C17">
      <w:pPr>
        <w:pStyle w:val="10"/>
        <w:numPr>
          <w:ilvl w:val="1"/>
          <w:numId w:val="3"/>
        </w:numPr>
      </w:pPr>
      <w:r>
        <w:rPr>
          <w:lang w:val="en-US"/>
        </w:rPr>
        <w:t>messageId</w:t>
      </w:r>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5617AFFB" w14:textId="77777777" w:rsidR="00FA2C17" w:rsidRDefault="00FA2C17" w:rsidP="00FA2C17">
      <w:pPr>
        <w:pStyle w:val="10"/>
        <w:numPr>
          <w:ilvl w:val="1"/>
          <w:numId w:val="3"/>
        </w:numPr>
      </w:pPr>
      <w:r>
        <w:rPr>
          <w:lang w:val="en-US"/>
        </w:rPr>
        <w:t>attachedFileId</w:t>
      </w:r>
      <w:r w:rsidRPr="00D87257">
        <w:t xml:space="preserve"> (</w:t>
      </w:r>
      <w:r>
        <w:rPr>
          <w:lang w:val="en-US"/>
        </w:rPr>
        <w:t>long</w:t>
      </w:r>
      <w:r w:rsidRPr="00D87257">
        <w:t xml:space="preserve">) – </w:t>
      </w:r>
      <w:r>
        <w:t>суррогатный первичный ключ файла</w:t>
      </w:r>
      <w:r w:rsidRPr="008202F4">
        <w:t>.</w:t>
      </w:r>
    </w:p>
    <w:p w14:paraId="65C7133D" w14:textId="0CE622C5" w:rsidR="00FA2C17" w:rsidRPr="00122C8F" w:rsidRDefault="00FA2C17" w:rsidP="00FA2C17">
      <w:pPr>
        <w:pStyle w:val="10"/>
      </w:pPr>
      <w:r w:rsidRPr="00122C8F">
        <w:rPr>
          <w:lang w:val="en-US"/>
        </w:rPr>
        <w:t>AttachedFiles</w:t>
      </w:r>
      <w:r w:rsidR="00122C8F">
        <w:t xml:space="preserve"> – таблица для хранения ссылок на прикрепленные файлы</w:t>
      </w:r>
    </w:p>
    <w:p w14:paraId="2139E9F2" w14:textId="77777777" w:rsidR="00FA2C17" w:rsidRPr="00BD1CB1" w:rsidRDefault="00FA2C17" w:rsidP="00FA2C17">
      <w:pPr>
        <w:pStyle w:val="10"/>
        <w:numPr>
          <w:ilvl w:val="1"/>
          <w:numId w:val="3"/>
        </w:numPr>
      </w:pPr>
      <w:r>
        <w:rPr>
          <w:lang w:val="en-US"/>
        </w:rPr>
        <w:lastRenderedPageBreak/>
        <w:t>attachedFileId</w:t>
      </w:r>
      <w:r w:rsidRPr="00D87257">
        <w:t xml:space="preserve"> </w:t>
      </w:r>
      <w:r w:rsidRPr="00BD1CB1">
        <w:t>(</w:t>
      </w:r>
      <w:r>
        <w:rPr>
          <w:lang w:val="en-US"/>
        </w:rPr>
        <w:t>long</w:t>
      </w:r>
      <w:r w:rsidRPr="00BD1CB1">
        <w:t>) – суррогатный первичный ключ;</w:t>
      </w:r>
    </w:p>
    <w:p w14:paraId="45D0BA23" w14:textId="77777777" w:rsidR="00FA2C17" w:rsidRPr="00BD1CB1" w:rsidRDefault="00FA2C17" w:rsidP="00FA2C17">
      <w:pPr>
        <w:pStyle w:val="10"/>
        <w:numPr>
          <w:ilvl w:val="1"/>
          <w:numId w:val="3"/>
        </w:numPr>
      </w:pPr>
      <w:r>
        <w:rPr>
          <w:lang w:val="en-US"/>
        </w:rPr>
        <w:t>line</w:t>
      </w:r>
      <w:r w:rsidRPr="00BD1CB1">
        <w:t xml:space="preserve"> (</w:t>
      </w:r>
      <w:r>
        <w:rPr>
          <w:lang w:val="en-US"/>
        </w:rPr>
        <w:t>nvarchar</w:t>
      </w:r>
      <w:r w:rsidRPr="008202F4">
        <w:t>(</w:t>
      </w:r>
      <w:r>
        <w:rPr>
          <w:lang w:val="en-US"/>
        </w:rPr>
        <w:t>max</w:t>
      </w:r>
      <w:r w:rsidRPr="008202F4">
        <w:t>)</w:t>
      </w:r>
      <w:r w:rsidRPr="00BD1CB1">
        <w:t xml:space="preserve">) – </w:t>
      </w:r>
      <w:r>
        <w:t>ссылка на файл, хранящийся на сервере</w:t>
      </w:r>
      <w:r w:rsidRPr="00BD1CB1">
        <w:t>;</w:t>
      </w:r>
    </w:p>
    <w:p w14:paraId="7381A6A8" w14:textId="77777777" w:rsidR="00FA2C17" w:rsidRDefault="00FA2C17" w:rsidP="00FA2C17">
      <w:pPr>
        <w:pStyle w:val="10"/>
        <w:numPr>
          <w:ilvl w:val="1"/>
          <w:numId w:val="3"/>
        </w:numPr>
      </w:pPr>
      <w:r>
        <w:rPr>
          <w:lang w:val="en-US"/>
        </w:rPr>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4FE361FB" w14:textId="77777777" w:rsidR="00FA2C17" w:rsidRPr="00D60EEF" w:rsidRDefault="00FA2C17" w:rsidP="00FA2C17">
      <w:pPr>
        <w:pStyle w:val="10"/>
        <w:numPr>
          <w:ilvl w:val="1"/>
          <w:numId w:val="3"/>
        </w:numPr>
      </w:pPr>
      <w:r>
        <w:rPr>
          <w:lang w:val="en-US"/>
        </w:rPr>
        <w:t>typeId</w:t>
      </w:r>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132CA33" w14:textId="730782CA" w:rsidR="00FA2C17" w:rsidRPr="00122C8F" w:rsidRDefault="00FA2C17" w:rsidP="00FA2C17">
      <w:pPr>
        <w:pStyle w:val="10"/>
      </w:pPr>
      <w:r w:rsidRPr="00122C8F">
        <w:rPr>
          <w:lang w:val="en-US"/>
        </w:rPr>
        <w:t>Users</w:t>
      </w:r>
      <w:r w:rsidR="00122C8F">
        <w:t xml:space="preserve"> – таблица для хранения информации о пользователях</w:t>
      </w:r>
    </w:p>
    <w:p w14:paraId="7483F591"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0570C33A" w14:textId="77777777" w:rsidR="00FA2C17" w:rsidRPr="00D60EEF" w:rsidRDefault="00FA2C17" w:rsidP="00FA2C17">
      <w:pPr>
        <w:pStyle w:val="10"/>
        <w:numPr>
          <w:ilvl w:val="1"/>
          <w:numId w:val="3"/>
        </w:numPr>
      </w:pPr>
      <w:r>
        <w:rPr>
          <w:lang w:val="en-US"/>
        </w:rPr>
        <w:t>userName</w:t>
      </w:r>
      <w:r>
        <w:t xml:space="preserve"> (</w:t>
      </w:r>
      <w:r>
        <w:rPr>
          <w:lang w:val="en-US"/>
        </w:rPr>
        <w:t xml:space="preserve">nvarchar(max)) – </w:t>
      </w:r>
      <w:r>
        <w:t>имя пользователя;</w:t>
      </w:r>
    </w:p>
    <w:p w14:paraId="51FE2BCF" w14:textId="77777777" w:rsidR="00FA2C17" w:rsidRPr="00D60EEF" w:rsidRDefault="00FA2C17" w:rsidP="00FA2C17">
      <w:pPr>
        <w:pStyle w:val="10"/>
        <w:numPr>
          <w:ilvl w:val="1"/>
          <w:numId w:val="3"/>
        </w:numPr>
      </w:pPr>
      <w:r>
        <w:rPr>
          <w:lang w:val="en-US"/>
        </w:rPr>
        <w:t>email</w:t>
      </w:r>
      <w:r>
        <w:t xml:space="preserve"> (</w:t>
      </w:r>
      <w:r>
        <w:rPr>
          <w:lang w:val="en-US"/>
        </w:rPr>
        <w:t>nvarchar</w:t>
      </w:r>
      <w:r>
        <w:t>(max</w:t>
      </w:r>
      <w:r w:rsidRPr="00650F96">
        <w:t xml:space="preserve">)) – </w:t>
      </w:r>
      <w:r>
        <w:t>почтовый адрес пользователя;</w:t>
      </w:r>
    </w:p>
    <w:p w14:paraId="1EE396B1" w14:textId="77777777" w:rsidR="00FA2C17" w:rsidRPr="00D60EEF" w:rsidRDefault="00FA2C17" w:rsidP="00FA2C17">
      <w:pPr>
        <w:pStyle w:val="10"/>
        <w:numPr>
          <w:ilvl w:val="1"/>
          <w:numId w:val="3"/>
        </w:numPr>
      </w:pPr>
      <w:r>
        <w:rPr>
          <w:lang w:val="en-US"/>
        </w:rPr>
        <w:t>passwordHash</w:t>
      </w:r>
      <w:r>
        <w:t xml:space="preserve"> (</w:t>
      </w:r>
      <w:r>
        <w:rPr>
          <w:lang w:val="en-US"/>
        </w:rPr>
        <w:t>nvarchar</w:t>
      </w:r>
      <w:r w:rsidRPr="00650F96">
        <w:t>(</w:t>
      </w:r>
      <w:r>
        <w:rPr>
          <w:lang w:val="en-US"/>
        </w:rPr>
        <w:t>max</w:t>
      </w:r>
      <w:r w:rsidRPr="00650F96">
        <w:t xml:space="preserve">)) </w:t>
      </w:r>
      <w:r>
        <w:t>–</w:t>
      </w:r>
      <w:r w:rsidRPr="00650F96">
        <w:t xml:space="preserve"> </w:t>
      </w:r>
      <w:r>
        <w:t>хэш, полученный из пароля пользователя;</w:t>
      </w:r>
    </w:p>
    <w:p w14:paraId="1C18CCC2" w14:textId="77777777" w:rsidR="00FA2C17" w:rsidRDefault="00FA2C17" w:rsidP="00FA2C17">
      <w:pPr>
        <w:pStyle w:val="10"/>
        <w:numPr>
          <w:ilvl w:val="1"/>
          <w:numId w:val="3"/>
        </w:numPr>
      </w:pPr>
      <w:r>
        <w:rPr>
          <w:lang w:val="en-US"/>
        </w:rPr>
        <w:t>isActive</w:t>
      </w:r>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7E73FAC0" w14:textId="77777777" w:rsidR="00FA2C17" w:rsidRDefault="00FA2C17" w:rsidP="00FA2C17">
      <w:pPr>
        <w:pStyle w:val="10"/>
        <w:numPr>
          <w:ilvl w:val="1"/>
          <w:numId w:val="3"/>
        </w:numPr>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42679481" w14:textId="1368B519" w:rsidR="00FA2C17" w:rsidRPr="00D60EEF" w:rsidRDefault="00FA2C17" w:rsidP="00FA2C17">
      <w:pPr>
        <w:pStyle w:val="10"/>
        <w:rPr>
          <w:b/>
        </w:rPr>
      </w:pPr>
      <w:r w:rsidRPr="00122C8F">
        <w:rPr>
          <w:lang w:val="en-US"/>
        </w:rPr>
        <w:t>UsersAccesses</w:t>
      </w:r>
      <w:r w:rsidR="00122C8F">
        <w:t xml:space="preserve"> – таблица для связи таблиц пользователей и доступов</w:t>
      </w:r>
    </w:p>
    <w:p w14:paraId="1AB90357" w14:textId="77777777" w:rsidR="00FA2C17" w:rsidRDefault="00FA2C17" w:rsidP="00FA2C17">
      <w:pPr>
        <w:pStyle w:val="10"/>
        <w:numPr>
          <w:ilvl w:val="1"/>
          <w:numId w:val="3"/>
        </w:numPr>
      </w:pPr>
      <w:r>
        <w:rPr>
          <w:lang w:val="en-US"/>
        </w:rPr>
        <w:t>userId</w:t>
      </w:r>
      <w:r w:rsidRPr="00650F96">
        <w:t xml:space="preserve"> </w:t>
      </w:r>
      <w:r w:rsidRPr="0060308A">
        <w:t>(</w:t>
      </w:r>
      <w:r>
        <w:rPr>
          <w:lang w:val="en-US"/>
        </w:rPr>
        <w:t>long</w:t>
      </w:r>
      <w:r w:rsidRPr="0060308A">
        <w:t xml:space="preserve">) – суррогатный </w:t>
      </w:r>
      <w:r>
        <w:t>первичный ключ пользователя;</w:t>
      </w:r>
    </w:p>
    <w:p w14:paraId="46C1D85A" w14:textId="77777777" w:rsidR="00FA2C17" w:rsidRDefault="00FA2C17" w:rsidP="00FA2C17">
      <w:pPr>
        <w:pStyle w:val="10"/>
        <w:numPr>
          <w:ilvl w:val="1"/>
          <w:numId w:val="3"/>
        </w:numPr>
      </w:pPr>
      <w:r>
        <w:rPr>
          <w:lang w:val="en-US"/>
        </w:rPr>
        <w:t>accessId</w:t>
      </w:r>
      <w:r w:rsidRPr="00F07B99">
        <w:t xml:space="preserve"> (</w:t>
      </w:r>
      <w:r>
        <w:rPr>
          <w:lang w:val="en-US"/>
        </w:rPr>
        <w:t>long</w:t>
      </w:r>
      <w:r w:rsidRPr="00F07B99">
        <w:t xml:space="preserve">) – </w:t>
      </w:r>
      <w:r>
        <w:t xml:space="preserve">суррогатный первичный ключ доступа </w:t>
      </w:r>
    </w:p>
    <w:p w14:paraId="1595D3EF" w14:textId="3768FC53" w:rsidR="00FA2C17" w:rsidRPr="00122C8F" w:rsidRDefault="00FA2C17" w:rsidP="00FA2C17">
      <w:pPr>
        <w:pStyle w:val="10"/>
      </w:pPr>
      <w:r w:rsidRPr="00122C8F">
        <w:rPr>
          <w:lang w:val="en-US"/>
        </w:rPr>
        <w:t>Accesses</w:t>
      </w:r>
      <w:r w:rsidR="00122C8F">
        <w:t xml:space="preserve"> – таблица для хранения информации о доступах</w:t>
      </w:r>
    </w:p>
    <w:p w14:paraId="2FF02622" w14:textId="77777777" w:rsidR="00FA2C17" w:rsidRDefault="00FA2C17" w:rsidP="00FA2C17">
      <w:pPr>
        <w:pStyle w:val="10"/>
        <w:numPr>
          <w:ilvl w:val="1"/>
          <w:numId w:val="3"/>
        </w:numPr>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F3A392" w14:textId="77777777" w:rsidR="00FA2C17" w:rsidRPr="0060308A" w:rsidRDefault="00FA2C17" w:rsidP="00FA2C17">
      <w:pPr>
        <w:pStyle w:val="10"/>
        <w:numPr>
          <w:ilvl w:val="1"/>
          <w:numId w:val="3"/>
        </w:numPr>
      </w:pPr>
      <w:r>
        <w:rPr>
          <w:lang w:val="en-US"/>
        </w:rPr>
        <w:t>userId</w:t>
      </w:r>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5FD6DAE0" w14:textId="77777777" w:rsidR="00FA2C17" w:rsidRPr="0060308A" w:rsidRDefault="00FA2C17" w:rsidP="00FA2C17">
      <w:pPr>
        <w:pStyle w:val="10"/>
        <w:numPr>
          <w:ilvl w:val="1"/>
          <w:numId w:val="3"/>
        </w:numPr>
      </w:pPr>
      <w:r>
        <w:rPr>
          <w:lang w:val="en-US"/>
        </w:rPr>
        <w:t>startDate</w:t>
      </w:r>
      <w:r>
        <w:t xml:space="preserve"> (</w:t>
      </w:r>
      <w:r>
        <w:rPr>
          <w:lang w:val="en-US"/>
        </w:rPr>
        <w:t>dateTime</w:t>
      </w:r>
      <w:r w:rsidRPr="00650F96">
        <w:t xml:space="preserve">) – </w:t>
      </w:r>
      <w:r>
        <w:t>дата и время начала подписки пользователя;</w:t>
      </w:r>
    </w:p>
    <w:p w14:paraId="50979E1D" w14:textId="77777777" w:rsidR="00FA2C17" w:rsidRPr="0060308A" w:rsidRDefault="00FA2C17" w:rsidP="00FA2C17">
      <w:pPr>
        <w:pStyle w:val="10"/>
        <w:numPr>
          <w:ilvl w:val="1"/>
          <w:numId w:val="3"/>
        </w:numPr>
      </w:pPr>
      <w:r>
        <w:rPr>
          <w:lang w:val="en-US"/>
        </w:rPr>
        <w:t>endDate</w:t>
      </w:r>
      <w:r>
        <w:t xml:space="preserve"> (</w:t>
      </w:r>
      <w:r>
        <w:rPr>
          <w:lang w:val="en-US"/>
        </w:rPr>
        <w:t>dateTime</w:t>
      </w:r>
      <w:r w:rsidRPr="00650F96">
        <w:t>)</w:t>
      </w:r>
      <w:r>
        <w:t xml:space="preserve"> – дата и время конца подписки пользователя;</w:t>
      </w:r>
    </w:p>
    <w:p w14:paraId="63999719" w14:textId="77777777" w:rsidR="00FA2C17" w:rsidRDefault="00FA2C17" w:rsidP="00FA2C17">
      <w:pPr>
        <w:pStyle w:val="10"/>
        <w:numPr>
          <w:ilvl w:val="1"/>
          <w:numId w:val="3"/>
        </w:numPr>
      </w:pPr>
      <w:r w:rsidRPr="00650F96">
        <w:rPr>
          <w:lang w:val="en-US"/>
        </w:rPr>
        <w:t>tariffId</w:t>
      </w:r>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16468EC0" w14:textId="49040681" w:rsidR="00FA2C17" w:rsidRPr="00612A1C" w:rsidRDefault="00FA2C17" w:rsidP="00FA2C17">
      <w:pPr>
        <w:pStyle w:val="10"/>
      </w:pPr>
      <w:r w:rsidRPr="00612A1C">
        <w:rPr>
          <w:lang w:val="en-US"/>
        </w:rPr>
        <w:t>Contacts</w:t>
      </w:r>
      <w:r w:rsidR="00612A1C">
        <w:t xml:space="preserve"> – таблица для хранения контактов пользователей</w:t>
      </w:r>
    </w:p>
    <w:p w14:paraId="2BDF081C"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2646E208" w14:textId="77777777" w:rsidR="00FA2C17" w:rsidRDefault="00FA2C17" w:rsidP="00FA2C17">
      <w:pPr>
        <w:pStyle w:val="10"/>
        <w:numPr>
          <w:ilvl w:val="1"/>
          <w:numId w:val="3"/>
        </w:numPr>
        <w:rPr>
          <w:lang w:val="en-US"/>
        </w:rPr>
      </w:pPr>
      <w:r>
        <w:rPr>
          <w:lang w:val="en-US"/>
        </w:rPr>
        <w:t>contactName</w:t>
      </w:r>
      <w:r w:rsidRPr="00DC4774">
        <w:rPr>
          <w:lang w:val="en-US"/>
        </w:rPr>
        <w:t xml:space="preserve"> (</w:t>
      </w:r>
      <w:r>
        <w:rPr>
          <w:lang w:val="en-US"/>
        </w:rPr>
        <w:t xml:space="preserve">nvarchar(MAX)) – </w:t>
      </w:r>
      <w:r>
        <w:t>имя</w:t>
      </w:r>
      <w:r>
        <w:rPr>
          <w:lang w:val="en-US"/>
        </w:rPr>
        <w:t xml:space="preserve"> </w:t>
      </w:r>
      <w:r>
        <w:t>контакта</w:t>
      </w:r>
      <w:r w:rsidRPr="00DC4774">
        <w:rPr>
          <w:lang w:val="en-US"/>
        </w:rPr>
        <w:t>;</w:t>
      </w:r>
    </w:p>
    <w:p w14:paraId="085A07CE" w14:textId="77777777" w:rsidR="00FA2C17" w:rsidRPr="00DC4774" w:rsidRDefault="00FA2C17" w:rsidP="00FA2C17">
      <w:pPr>
        <w:pStyle w:val="10"/>
        <w:numPr>
          <w:ilvl w:val="1"/>
          <w:numId w:val="3"/>
        </w:numPr>
      </w:pPr>
      <w:r>
        <w:rPr>
          <w:lang w:val="en-US"/>
        </w:rPr>
        <w:t>contactEmail</w:t>
      </w:r>
      <w:r w:rsidRPr="00DC4774">
        <w:t xml:space="preserve"> (</w:t>
      </w:r>
      <w:r>
        <w:rPr>
          <w:lang w:val="en-US"/>
        </w:rPr>
        <w:t>ncarchar</w:t>
      </w:r>
      <w:r w:rsidRPr="00DC4774">
        <w:t>(</w:t>
      </w:r>
      <w:r>
        <w:rPr>
          <w:lang w:val="en-US"/>
        </w:rPr>
        <w:t>MAX</w:t>
      </w:r>
      <w:r w:rsidRPr="00DC4774">
        <w:t xml:space="preserve">)) – электронный </w:t>
      </w:r>
      <w:r>
        <w:t>адрес контакта;</w:t>
      </w:r>
    </w:p>
    <w:p w14:paraId="00EA1479" w14:textId="77777777" w:rsidR="00FA2C17" w:rsidRPr="00650F96" w:rsidRDefault="00FA2C17" w:rsidP="00FA2C17">
      <w:pPr>
        <w:pStyle w:val="10"/>
        <w:numPr>
          <w:ilvl w:val="1"/>
          <w:numId w:val="3"/>
        </w:numPr>
      </w:pPr>
      <w:r>
        <w:rPr>
          <w:lang w:val="en-US"/>
        </w:rPr>
        <w:t>userId</w:t>
      </w:r>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FD41AB8" w14:textId="3C7787D2" w:rsidR="00612A1C" w:rsidRPr="00612A1C" w:rsidRDefault="00FA2C17" w:rsidP="00612A1C">
      <w:pPr>
        <w:pStyle w:val="10"/>
      </w:pPr>
      <w:r w:rsidRPr="00612A1C">
        <w:rPr>
          <w:lang w:val="en-US"/>
        </w:rPr>
        <w:t>DeliveryServices</w:t>
      </w:r>
      <w:r w:rsidR="00612A1C">
        <w:t xml:space="preserve"> – таблица для хранения информации о сервисах доставки</w:t>
      </w:r>
    </w:p>
    <w:p w14:paraId="7F84D196" w14:textId="77777777" w:rsidR="00FA2C17" w:rsidRPr="0060308A" w:rsidRDefault="00FA2C17" w:rsidP="00FA2C17">
      <w:pPr>
        <w:pStyle w:val="10"/>
        <w:numPr>
          <w:ilvl w:val="1"/>
          <w:numId w:val="3"/>
        </w:numPr>
      </w:pPr>
      <w:r>
        <w:rPr>
          <w:lang w:val="en-US"/>
        </w:rPr>
        <w:t>id</w:t>
      </w:r>
      <w:r>
        <w:t xml:space="preserve"> (</w:t>
      </w:r>
      <w:r>
        <w:rPr>
          <w:lang w:val="en-US"/>
        </w:rPr>
        <w:t>int</w:t>
      </w:r>
      <w:r>
        <w:t>) – суррогатный первичный ключ;</w:t>
      </w:r>
    </w:p>
    <w:p w14:paraId="256961BD" w14:textId="77777777" w:rsidR="00FA2C17" w:rsidRPr="0060308A" w:rsidRDefault="00FA2C17" w:rsidP="00FA2C17">
      <w:pPr>
        <w:pStyle w:val="10"/>
        <w:numPr>
          <w:ilvl w:val="1"/>
          <w:numId w:val="3"/>
        </w:numPr>
      </w:pPr>
      <w:r>
        <w:rPr>
          <w:lang w:val="en-US"/>
        </w:rPr>
        <w:lastRenderedPageBreak/>
        <w:t>serviceName</w:t>
      </w:r>
      <w:r>
        <w:t xml:space="preserve"> (</w:t>
      </w:r>
      <w:r>
        <w:rPr>
          <w:lang w:val="en-US"/>
        </w:rPr>
        <w:t>nvarchar</w:t>
      </w:r>
      <w:r w:rsidRPr="00650F96">
        <w:t>(</w:t>
      </w:r>
      <w:r>
        <w:rPr>
          <w:lang w:val="en-US"/>
        </w:rPr>
        <w:t>max</w:t>
      </w:r>
      <w:r w:rsidRPr="00650F96">
        <w:t xml:space="preserve">)) – </w:t>
      </w:r>
      <w:r>
        <w:t>название сервиса доставки;</w:t>
      </w:r>
    </w:p>
    <w:p w14:paraId="56D763A7" w14:textId="77777777" w:rsidR="00FA2C17" w:rsidRDefault="00FA2C17" w:rsidP="00FA2C17">
      <w:pPr>
        <w:pStyle w:val="10"/>
        <w:numPr>
          <w:ilvl w:val="1"/>
          <w:numId w:val="3"/>
        </w:numPr>
      </w:pPr>
      <w:r w:rsidRPr="00650F96">
        <w:rPr>
          <w:lang w:val="en-US"/>
        </w:rPr>
        <w:t>standartPriority</w:t>
      </w:r>
      <w:r w:rsidRPr="00650F96">
        <w:t xml:space="preserve"> (</w:t>
      </w:r>
      <w:r w:rsidRPr="00650F96">
        <w:rPr>
          <w:lang w:val="en-US"/>
        </w:rPr>
        <w:t>int</w:t>
      </w:r>
      <w:r w:rsidRPr="00650F96">
        <w:t xml:space="preserve">) – </w:t>
      </w:r>
      <w:r>
        <w:t>значение приоритета данного сервиса доставки при переборе списка сервисов во время отправки по умолчанию;</w:t>
      </w:r>
    </w:p>
    <w:p w14:paraId="2016EF43" w14:textId="77777777" w:rsidR="00FA2C17" w:rsidRPr="00BD1CB1" w:rsidRDefault="00FA2C17" w:rsidP="00FA2C17">
      <w:pPr>
        <w:pStyle w:val="10"/>
        <w:numPr>
          <w:ilvl w:val="1"/>
          <w:numId w:val="3"/>
        </w:numPr>
      </w:pPr>
      <w:r>
        <w:rPr>
          <w:lang w:val="en-US"/>
        </w:rPr>
        <w:t>connectionString</w:t>
      </w:r>
      <w:r w:rsidRPr="009E691F">
        <w:t xml:space="preserve"> (</w:t>
      </w:r>
      <w:r>
        <w:rPr>
          <w:lang w:val="en-US"/>
        </w:rPr>
        <w:t>nvarchar</w:t>
      </w:r>
      <w:r w:rsidRPr="009E691F">
        <w:t>(</w:t>
      </w:r>
      <w:r>
        <w:rPr>
          <w:lang w:val="en-US"/>
        </w:rPr>
        <w:t>max</w:t>
      </w:r>
      <w:r w:rsidRPr="009E691F">
        <w:t>)) – строка</w:t>
      </w:r>
      <w:r>
        <w:t>, необходимая для взаимодействия с данным сервисом</w:t>
      </w:r>
      <w:r w:rsidRPr="009E691F">
        <w:t xml:space="preserve">. </w:t>
      </w:r>
    </w:p>
    <w:p w14:paraId="2AE59EE7" w14:textId="268FB262" w:rsidR="00FA2C17" w:rsidRPr="00150E1C" w:rsidRDefault="00FA2C17" w:rsidP="00FA2C17">
      <w:pPr>
        <w:pStyle w:val="10"/>
      </w:pPr>
      <w:r w:rsidRPr="00150E1C">
        <w:rPr>
          <w:lang w:val="en-US"/>
        </w:rPr>
        <w:t>DeliveryQueues</w:t>
      </w:r>
      <w:r w:rsidR="00150E1C">
        <w:t xml:space="preserve"> – таблица для хранения информации об очередях</w:t>
      </w:r>
    </w:p>
    <w:p w14:paraId="460DDB49" w14:textId="77777777" w:rsidR="00FA2C17" w:rsidRPr="00BD1CB1" w:rsidRDefault="00FA2C17" w:rsidP="00FA2C17">
      <w:pPr>
        <w:pStyle w:val="10"/>
        <w:numPr>
          <w:ilvl w:val="1"/>
          <w:numId w:val="3"/>
        </w:numPr>
      </w:pPr>
      <w:r>
        <w:rPr>
          <w:lang w:val="en-US"/>
        </w:rPr>
        <w:t>id</w:t>
      </w:r>
      <w:r w:rsidRPr="008202F4">
        <w:t xml:space="preserve"> </w:t>
      </w:r>
      <w:r w:rsidRPr="00BD1CB1">
        <w:t>(</w:t>
      </w:r>
      <w:r w:rsidRPr="00BD1CB1">
        <w:rPr>
          <w:lang w:val="en-US"/>
        </w:rPr>
        <w:t>int</w:t>
      </w:r>
      <w:r w:rsidRPr="00BD1CB1">
        <w:t>) – суррогатный первичный ключ;</w:t>
      </w:r>
    </w:p>
    <w:p w14:paraId="1CA2516B" w14:textId="77777777" w:rsidR="00FA2C17" w:rsidRDefault="00FA2C17" w:rsidP="00FA2C17">
      <w:pPr>
        <w:pStyle w:val="10"/>
        <w:numPr>
          <w:ilvl w:val="1"/>
          <w:numId w:val="3"/>
        </w:numPr>
      </w:pPr>
      <w:r>
        <w:rPr>
          <w:lang w:val="en-US"/>
        </w:rPr>
        <w:t>sendingIntervalSec</w:t>
      </w:r>
      <w:r w:rsidRPr="00BD1CB1">
        <w:t xml:space="preserve"> (</w:t>
      </w:r>
      <w:r>
        <w:rPr>
          <w:lang w:val="en-US"/>
        </w:rPr>
        <w:t>int</w:t>
      </w:r>
      <w:r w:rsidRPr="00BD1CB1">
        <w:t>) –</w:t>
      </w:r>
      <w:r w:rsidRPr="00B36E2C">
        <w:t xml:space="preserve"> </w:t>
      </w:r>
      <w:r>
        <w:t>интервал отправки сообщений.</w:t>
      </w:r>
    </w:p>
    <w:p w14:paraId="1A1A3DCE" w14:textId="55B8CE1B" w:rsidR="00FA2C17" w:rsidRPr="00150E1C" w:rsidRDefault="00FA2C17" w:rsidP="00FA2C17">
      <w:pPr>
        <w:pStyle w:val="10"/>
      </w:pPr>
      <w:r w:rsidRPr="00150E1C">
        <w:rPr>
          <w:lang w:val="en-US"/>
        </w:rPr>
        <w:t>Tariffs</w:t>
      </w:r>
      <w:r w:rsidR="00150E1C">
        <w:t xml:space="preserve"> – таблица для хранения информации о тарифах</w:t>
      </w:r>
    </w:p>
    <w:p w14:paraId="7BC1C9B2" w14:textId="77777777" w:rsidR="00FA2C17" w:rsidRPr="00BD1CB1" w:rsidRDefault="00FA2C17" w:rsidP="00FA2C17">
      <w:pPr>
        <w:pStyle w:val="10"/>
        <w:numPr>
          <w:ilvl w:val="1"/>
          <w:numId w:val="3"/>
        </w:numPr>
      </w:pPr>
      <w:r>
        <w:rPr>
          <w:lang w:val="en-US"/>
        </w:rPr>
        <w:t>id</w:t>
      </w:r>
      <w:r w:rsidRPr="00DD5DF7">
        <w:t xml:space="preserve"> </w:t>
      </w:r>
      <w:r w:rsidRPr="00BD1CB1">
        <w:t>(</w:t>
      </w:r>
      <w:r w:rsidRPr="00BD1CB1">
        <w:rPr>
          <w:lang w:val="en-US"/>
        </w:rPr>
        <w:t>int</w:t>
      </w:r>
      <w:r w:rsidRPr="00BD1CB1">
        <w:t>) – суррогатный первичный ключ;</w:t>
      </w:r>
    </w:p>
    <w:p w14:paraId="5463A4E7" w14:textId="77777777" w:rsidR="00FA2C17" w:rsidRPr="00BD1CB1" w:rsidRDefault="00FA2C17" w:rsidP="00FA2C17">
      <w:pPr>
        <w:pStyle w:val="10"/>
        <w:numPr>
          <w:ilvl w:val="1"/>
          <w:numId w:val="3"/>
        </w:numPr>
      </w:pPr>
      <w:r>
        <w:rPr>
          <w:lang w:val="en-US"/>
        </w:rPr>
        <w:t>tariffName</w:t>
      </w:r>
      <w:r w:rsidRPr="00BD1CB1">
        <w:t xml:space="preserve"> (</w:t>
      </w:r>
      <w:r>
        <w:rPr>
          <w:lang w:val="en-US"/>
        </w:rPr>
        <w:t>nvarchar(255)</w:t>
      </w:r>
      <w:r w:rsidRPr="00BD1CB1">
        <w:rPr>
          <w:lang w:val="en-US"/>
        </w:rPr>
        <w:t>)</w:t>
      </w:r>
      <w:r w:rsidRPr="00BD1CB1">
        <w:t xml:space="preserve"> – название </w:t>
      </w:r>
      <w:r>
        <w:t>тарифа</w:t>
      </w:r>
      <w:r w:rsidRPr="00BD1CB1">
        <w:t>;</w:t>
      </w:r>
    </w:p>
    <w:p w14:paraId="0DBA19D9" w14:textId="77777777" w:rsidR="00FA2C17" w:rsidRDefault="00FA2C17" w:rsidP="00FA2C17">
      <w:pPr>
        <w:pStyle w:val="10"/>
        <w:numPr>
          <w:ilvl w:val="1"/>
          <w:numId w:val="3"/>
        </w:numPr>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377E4AD6" w14:textId="6436C7A5" w:rsidR="00FA2C17" w:rsidRPr="00150E1C" w:rsidRDefault="00FA2C17" w:rsidP="00FA2C17">
      <w:pPr>
        <w:pStyle w:val="10"/>
      </w:pPr>
      <w:r w:rsidRPr="00150E1C">
        <w:rPr>
          <w:lang w:val="en-US"/>
        </w:rPr>
        <w:t>TariffsSales</w:t>
      </w:r>
      <w:r w:rsidR="00150E1C">
        <w:t xml:space="preserve"> – таблица для связи таблиц тарифов и скидок</w:t>
      </w:r>
    </w:p>
    <w:p w14:paraId="0309C5A5" w14:textId="77777777" w:rsidR="00FA2C17" w:rsidRPr="00BD1CB1" w:rsidRDefault="00FA2C17" w:rsidP="00FA2C17">
      <w:pPr>
        <w:pStyle w:val="10"/>
        <w:numPr>
          <w:ilvl w:val="1"/>
          <w:numId w:val="3"/>
        </w:numPr>
      </w:pPr>
      <w:r>
        <w:rPr>
          <w:lang w:val="en-US"/>
        </w:rPr>
        <w:t>tariffId</w:t>
      </w:r>
      <w:r w:rsidRPr="00DD5DF7">
        <w:t xml:space="preserve"> </w:t>
      </w:r>
      <w:r w:rsidRPr="00BD1CB1">
        <w:t>(</w:t>
      </w:r>
      <w:r w:rsidRPr="00BD1CB1">
        <w:rPr>
          <w:lang w:val="en-US"/>
        </w:rPr>
        <w:t>int</w:t>
      </w:r>
      <w:r w:rsidRPr="00BD1CB1">
        <w:t>) – суррогатный первичный ключ</w:t>
      </w:r>
      <w:r w:rsidRPr="008838CB">
        <w:t xml:space="preserve"> </w:t>
      </w:r>
      <w:r>
        <w:t>тарифа</w:t>
      </w:r>
      <w:r w:rsidRPr="00BD1CB1">
        <w:t>;</w:t>
      </w:r>
    </w:p>
    <w:p w14:paraId="28EFEC83" w14:textId="77777777" w:rsidR="00FA2C17" w:rsidRPr="00BD1CB1" w:rsidRDefault="00FA2C17" w:rsidP="00FA2C17">
      <w:pPr>
        <w:pStyle w:val="10"/>
        <w:numPr>
          <w:ilvl w:val="1"/>
          <w:numId w:val="3"/>
        </w:numPr>
      </w:pPr>
      <w:r>
        <w:rPr>
          <w:lang w:val="en-US"/>
        </w:rPr>
        <w:t>saleId</w:t>
      </w:r>
      <w:r w:rsidRPr="00BD1CB1">
        <w:t xml:space="preserve"> (</w:t>
      </w:r>
      <w:r>
        <w:rPr>
          <w:lang w:val="en-US"/>
        </w:rPr>
        <w:t>int</w:t>
      </w:r>
      <w:r w:rsidRPr="008838CB">
        <w:t>)</w:t>
      </w:r>
      <w:r w:rsidRPr="00BD1CB1">
        <w:t xml:space="preserve"> –</w:t>
      </w:r>
      <w:r w:rsidRPr="008838CB">
        <w:t xml:space="preserve"> </w:t>
      </w:r>
      <w:r>
        <w:t>суррогатный первичный /ключ скидки.</w:t>
      </w:r>
    </w:p>
    <w:p w14:paraId="17511F75" w14:textId="5D902FD4" w:rsidR="00FA2C17" w:rsidRPr="00150E1C" w:rsidRDefault="00FA2C17" w:rsidP="00FA2C17">
      <w:pPr>
        <w:pStyle w:val="10"/>
      </w:pPr>
      <w:r w:rsidRPr="00150E1C">
        <w:rPr>
          <w:lang w:val="en-US"/>
        </w:rPr>
        <w:t>Sales</w:t>
      </w:r>
      <w:r w:rsidR="00150E1C">
        <w:t xml:space="preserve"> – таблица для хранения информации о скидках</w:t>
      </w:r>
    </w:p>
    <w:p w14:paraId="1E308906" w14:textId="77777777" w:rsidR="00FA2C17" w:rsidRPr="00BD1CB1" w:rsidRDefault="00FA2C17" w:rsidP="00FA2C17">
      <w:pPr>
        <w:pStyle w:val="10"/>
        <w:numPr>
          <w:ilvl w:val="1"/>
          <w:numId w:val="3"/>
        </w:numPr>
      </w:pPr>
      <w:r>
        <w:rPr>
          <w:lang w:val="en-US"/>
        </w:rPr>
        <w:t>id</w:t>
      </w:r>
      <w:r w:rsidRPr="00BD1CB1">
        <w:t xml:space="preserve"> (</w:t>
      </w:r>
      <w:r w:rsidRPr="00BD1CB1">
        <w:rPr>
          <w:lang w:val="en-US"/>
        </w:rPr>
        <w:t>int</w:t>
      </w:r>
      <w:r w:rsidRPr="00BD1CB1">
        <w:t>) – суррогатный первичный ключ;</w:t>
      </w:r>
    </w:p>
    <w:p w14:paraId="47056387" w14:textId="77777777" w:rsidR="00FA2C17" w:rsidRPr="00BD1CB1" w:rsidRDefault="00FA2C17" w:rsidP="00FA2C17">
      <w:pPr>
        <w:pStyle w:val="10"/>
        <w:numPr>
          <w:ilvl w:val="1"/>
          <w:numId w:val="3"/>
        </w:numPr>
      </w:pPr>
      <w:r>
        <w:rPr>
          <w:lang w:val="en-US"/>
        </w:rPr>
        <w:t>name</w:t>
      </w:r>
      <w:r w:rsidRPr="00BD1CB1">
        <w:t xml:space="preserve"> (</w:t>
      </w:r>
      <w:r>
        <w:rPr>
          <w:lang w:val="en-US"/>
        </w:rPr>
        <w:t>nvarchar</w:t>
      </w:r>
      <w:r w:rsidRPr="008202F4">
        <w:t>(255)</w:t>
      </w:r>
      <w:r w:rsidRPr="00BD1CB1">
        <w:t xml:space="preserve">) – </w:t>
      </w:r>
      <w:r>
        <w:t>название скидки на тариф</w:t>
      </w:r>
      <w:r w:rsidRPr="00BD1CB1">
        <w:t>;</w:t>
      </w:r>
    </w:p>
    <w:p w14:paraId="14A5927F" w14:textId="77777777" w:rsidR="00363028" w:rsidRDefault="00FA2C17" w:rsidP="00FA2C17">
      <w:pPr>
        <w:pStyle w:val="10"/>
        <w:numPr>
          <w:ilvl w:val="1"/>
          <w:numId w:val="3"/>
        </w:numPr>
      </w:pPr>
      <w:r>
        <w:rPr>
          <w:lang w:val="en-US"/>
        </w:rPr>
        <w:t>value</w:t>
      </w:r>
      <w:r w:rsidRPr="00BD1CB1">
        <w:t xml:space="preserve"> (</w:t>
      </w:r>
      <w:r>
        <w:rPr>
          <w:lang w:val="en-US"/>
        </w:rPr>
        <w:t>int</w:t>
      </w:r>
      <w:r w:rsidRPr="00BD1CB1">
        <w:t xml:space="preserve">) – </w:t>
      </w:r>
      <w:r>
        <w:t>размер скидки на тариф.</w:t>
      </w:r>
    </w:p>
    <w:p w14:paraId="264C7F83" w14:textId="727AC098" w:rsidR="00363028" w:rsidRPr="00AB7007" w:rsidRDefault="00363028" w:rsidP="00363028">
      <w:r w:rsidRPr="00363028">
        <w:t>ER</w:t>
      </w:r>
      <w:r w:rsidR="00240F24" w:rsidRPr="00240F24">
        <w:t xml:space="preserve"> </w:t>
      </w:r>
      <w:bookmarkStart w:id="87" w:name="_GoBack"/>
      <w:bookmarkEnd w:id="87"/>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r w:rsidRPr="00AB7007">
        <w:t xml:space="preserve"> </w:t>
      </w:r>
    </w:p>
    <w:p w14:paraId="7726C9AC" w14:textId="77777777" w:rsidR="00FA2C17" w:rsidRDefault="00FA2C17" w:rsidP="00FA2C17">
      <w:r>
        <w:rPr>
          <w:lang w:val="en-US"/>
        </w:rPr>
        <w:t>ER</w:t>
      </w:r>
      <w:r>
        <w:t xml:space="preserve"> диаграмма представлена на рис. 3.1.</w:t>
      </w:r>
    </w:p>
    <w:p w14:paraId="2613B210" w14:textId="345A377C" w:rsidR="00FA2C17" w:rsidRDefault="00FA2C17" w:rsidP="00FA2C17">
      <w:pPr>
        <w:keepNext/>
        <w:ind w:firstLine="0"/>
        <w:jc w:val="center"/>
      </w:pPr>
    </w:p>
    <w:p w14:paraId="2224C145" w14:textId="77777777" w:rsidR="0012451C" w:rsidRDefault="0012451C" w:rsidP="00FA2C17">
      <w:pPr>
        <w:pStyle w:val="af3"/>
      </w:pPr>
    </w:p>
    <w:p w14:paraId="060D1F0F" w14:textId="52BDAC9C" w:rsidR="0012451C" w:rsidRDefault="0012451C" w:rsidP="00FA2C17">
      <w:pPr>
        <w:pStyle w:val="af3"/>
      </w:pPr>
    </w:p>
    <w:p w14:paraId="415FC4FE" w14:textId="3E96C3AA" w:rsidR="0012451C" w:rsidRDefault="0012451C" w:rsidP="00FA2C17">
      <w:pPr>
        <w:pStyle w:val="af3"/>
      </w:pPr>
    </w:p>
    <w:p w14:paraId="3C9E5454" w14:textId="77D67B79" w:rsidR="0012451C" w:rsidRDefault="0012451C" w:rsidP="00FA2C17">
      <w:pPr>
        <w:pStyle w:val="af3"/>
      </w:pPr>
    </w:p>
    <w:p w14:paraId="33B9AC23" w14:textId="6F60B46F" w:rsidR="0012451C" w:rsidRDefault="0012451C" w:rsidP="00FA2C17">
      <w:pPr>
        <w:pStyle w:val="af3"/>
      </w:pPr>
    </w:p>
    <w:p w14:paraId="39CFDF14" w14:textId="78C3E740" w:rsidR="0012451C" w:rsidRDefault="0012451C" w:rsidP="00FA2C17">
      <w:pPr>
        <w:pStyle w:val="af3"/>
      </w:pPr>
    </w:p>
    <w:p w14:paraId="50CD5C9A" w14:textId="77777777" w:rsidR="0012451C" w:rsidRDefault="0012451C" w:rsidP="00FA2C17">
      <w:pPr>
        <w:pStyle w:val="af3"/>
      </w:pPr>
    </w:p>
    <w:p w14:paraId="04A1121D" w14:textId="77777777" w:rsidR="0012451C" w:rsidRDefault="0012451C" w:rsidP="00FA2C17">
      <w:pPr>
        <w:pStyle w:val="af3"/>
      </w:pPr>
    </w:p>
    <w:p w14:paraId="5771762D" w14:textId="77777777" w:rsidR="0012451C" w:rsidRDefault="0012451C" w:rsidP="00FA2C17">
      <w:pPr>
        <w:pStyle w:val="af3"/>
      </w:pPr>
    </w:p>
    <w:p w14:paraId="5CA2DCEA" w14:textId="6A1EA133" w:rsidR="00FA2C17" w:rsidRDefault="00FA2C17" w:rsidP="00FA2C17">
      <w:pPr>
        <w:pStyle w:val="af3"/>
      </w:pP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740318" w:rsidRPr="00740318" w14:paraId="5B432F55" w14:textId="77777777" w:rsidTr="00740318">
        <w:trPr>
          <w:cantSplit/>
          <w:trHeight w:val="3172"/>
        </w:trPr>
        <w:tc>
          <w:tcPr>
            <w:tcW w:w="709" w:type="dxa"/>
            <w:textDirection w:val="btLr"/>
          </w:tcPr>
          <w:p w14:paraId="69E6EDF1" w14:textId="0497E19C" w:rsidR="00740318" w:rsidRPr="00740318" w:rsidRDefault="00740318" w:rsidP="00740318">
            <w:pPr>
              <w:ind w:left="113" w:right="113" w:firstLine="0"/>
              <w:jc w:val="center"/>
              <w:rPr>
                <w:b/>
                <w:i/>
              </w:rPr>
            </w:pPr>
            <w:r w:rsidRPr="00740318">
              <w:rPr>
                <w:b/>
                <w:i/>
              </w:rPr>
              <w:t xml:space="preserve">Рис. 3.1. </w:t>
            </w:r>
            <w:r w:rsidRPr="00740318">
              <w:rPr>
                <w:b/>
                <w:i/>
                <w:lang w:val="en-US"/>
              </w:rPr>
              <w:t xml:space="preserve">ER </w:t>
            </w:r>
            <w:r w:rsidRPr="00740318">
              <w:rPr>
                <w:b/>
                <w:i/>
              </w:rPr>
              <w:t>диаграмма</w:t>
            </w:r>
          </w:p>
        </w:tc>
      </w:tr>
    </w:tbl>
    <w:p w14:paraId="1C661D23" w14:textId="341B0BA0" w:rsidR="00DB7826" w:rsidRPr="00DB7826" w:rsidRDefault="00740318" w:rsidP="00DB7826">
      <w:r w:rsidRPr="00D020F0">
        <w:rPr>
          <w:noProof/>
          <w:lang w:eastAsia="ru-RU"/>
        </w:rPr>
        <w:drawing>
          <wp:anchor distT="0" distB="0" distL="114300" distR="114300" simplePos="0" relativeHeight="251658240" behindDoc="0" locked="0" layoutInCell="1" allowOverlap="1" wp14:anchorId="3E206925" wp14:editId="35F5D6EC">
            <wp:simplePos x="0" y="0"/>
            <wp:positionH relativeFrom="column">
              <wp:posOffset>-1577975</wp:posOffset>
            </wp:positionH>
            <wp:positionV relativeFrom="paragraph">
              <wp:posOffset>-918210</wp:posOffset>
            </wp:positionV>
            <wp:extent cx="8859520" cy="5400675"/>
            <wp:effectExtent l="0" t="4128" r="0" b="0"/>
            <wp:wrapSquare wrapText="r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6F01D353" w14:textId="77777777" w:rsidR="00FA2C17" w:rsidRDefault="00FA2C17" w:rsidP="00FA2C17">
      <w:pPr>
        <w:pStyle w:val="2"/>
      </w:pPr>
      <w:bookmarkStart w:id="88" w:name="_Toc67700167"/>
      <w:r>
        <w:rPr>
          <w:lang w:val="en-US"/>
        </w:rPr>
        <w:lastRenderedPageBreak/>
        <w:t>DF</w:t>
      </w:r>
      <w:r w:rsidRPr="00740318">
        <w:t>-</w:t>
      </w:r>
      <w:r>
        <w:t>диаграмма</w:t>
      </w:r>
      <w:bookmarkEnd w:id="88"/>
    </w:p>
    <w:p w14:paraId="3414FA95" w14:textId="77777777" w:rsidR="00FA2C17" w:rsidRDefault="00FA2C17" w:rsidP="00FA2C17">
      <w:bookmarkStart w:id="89"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23DE0178" w14:textId="77777777" w:rsidR="00FA2C17" w:rsidRDefault="00FA2C17" w:rsidP="00FA2C17">
      <w:r>
        <w:t xml:space="preserve">На контекстной диаграмме </w:t>
      </w:r>
      <w:bookmarkEnd w:id="89"/>
      <w:r>
        <w:t>(рис. 3.2)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16EB1C2F" w14:textId="77777777" w:rsidR="00FA2C17" w:rsidRPr="00000672" w:rsidRDefault="00FA2C17" w:rsidP="00FA2C17">
      <w:r>
        <w:t>На диаграмме первого уровня (рис. 3.3)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3.4). На диаграммах третьего уровня проведена детализация процесса «Отправить письмо» (рис. 3.5).</w:t>
      </w:r>
    </w:p>
    <w:p w14:paraId="54A4E468" w14:textId="77777777" w:rsidR="00FA2C17" w:rsidRDefault="00FA2C17" w:rsidP="00FA2C17">
      <w:pPr>
        <w:rPr>
          <w:noProof/>
          <w:lang w:eastAsia="ru-RU"/>
        </w:rPr>
      </w:pPr>
    </w:p>
    <w:p w14:paraId="54DB3F80" w14:textId="77777777" w:rsidR="00FA2C17" w:rsidRDefault="00FA2C17" w:rsidP="00FA2C17">
      <w:pPr>
        <w:keepNext/>
        <w:ind w:firstLine="0"/>
        <w:jc w:val="center"/>
      </w:pPr>
      <w:r w:rsidRPr="0026796C">
        <w:rPr>
          <w:noProof/>
          <w:lang w:eastAsia="ru-RU"/>
        </w:rPr>
        <w:drawing>
          <wp:inline distT="0" distB="0" distL="0" distR="0" wp14:anchorId="36E33236" wp14:editId="450A2220">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178935"/>
                    </a:xfrm>
                    <a:prstGeom prst="rect">
                      <a:avLst/>
                    </a:prstGeom>
                  </pic:spPr>
                </pic:pic>
              </a:graphicData>
            </a:graphic>
          </wp:inline>
        </w:drawing>
      </w:r>
    </w:p>
    <w:p w14:paraId="7A1FE38B" w14:textId="77777777" w:rsidR="00FA2C17" w:rsidRPr="007C2E03" w:rsidRDefault="00FA2C17" w:rsidP="00FA2C17">
      <w:pPr>
        <w:pStyle w:val="af3"/>
      </w:pPr>
      <w:r>
        <w:t>Рис. 3.2. Контекстная диаграмма</w:t>
      </w:r>
    </w:p>
    <w:p w14:paraId="346947BA" w14:textId="77777777" w:rsidR="00FA2C17" w:rsidRDefault="00FA2C17" w:rsidP="00FA2C17">
      <w:pPr>
        <w:rPr>
          <w:noProof/>
          <w:lang w:eastAsia="ru-RU"/>
        </w:rPr>
      </w:pPr>
    </w:p>
    <w:p w14:paraId="45F18AB4" w14:textId="77777777" w:rsidR="00FA2C17" w:rsidRDefault="00FA2C17" w:rsidP="00FA2C17">
      <w:pPr>
        <w:keepNext/>
        <w:ind w:firstLine="0"/>
        <w:jc w:val="center"/>
      </w:pPr>
      <w:r w:rsidRPr="0026796C">
        <w:rPr>
          <w:noProof/>
          <w:lang w:eastAsia="ru-RU"/>
        </w:rPr>
        <w:lastRenderedPageBreak/>
        <w:drawing>
          <wp:inline distT="0" distB="0" distL="0" distR="0" wp14:anchorId="30CBFDAB" wp14:editId="1CCF4D02">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497" cy="3928230"/>
                    </a:xfrm>
                    <a:prstGeom prst="rect">
                      <a:avLst/>
                    </a:prstGeom>
                  </pic:spPr>
                </pic:pic>
              </a:graphicData>
            </a:graphic>
          </wp:inline>
        </w:drawing>
      </w:r>
    </w:p>
    <w:p w14:paraId="5E62F6F4" w14:textId="77777777" w:rsidR="00FA2C17" w:rsidRDefault="00FA2C17" w:rsidP="00FA2C17">
      <w:pPr>
        <w:pStyle w:val="af3"/>
      </w:pPr>
      <w:r>
        <w:t xml:space="preserve">Рис. </w:t>
      </w:r>
      <w:r>
        <w:rPr>
          <w:noProof/>
        </w:rPr>
        <w:t>3.3.</w:t>
      </w:r>
      <w:r>
        <w:t xml:space="preserve"> Диаграмма первого уровня модели потоков данных</w:t>
      </w:r>
    </w:p>
    <w:p w14:paraId="15A8C722" w14:textId="77777777" w:rsidR="00FA2C17" w:rsidRDefault="00FA2C17" w:rsidP="00FA2C17">
      <w:pPr>
        <w:keepNext/>
        <w:ind w:firstLine="0"/>
        <w:jc w:val="center"/>
      </w:pPr>
      <w:r w:rsidRPr="0026796C">
        <w:rPr>
          <w:noProof/>
          <w:lang w:eastAsia="ru-RU"/>
        </w:rPr>
        <w:drawing>
          <wp:inline distT="0" distB="0" distL="0" distR="0" wp14:anchorId="57CA0EEE" wp14:editId="7DABAC0E">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8612" cy="3965019"/>
                    </a:xfrm>
                    <a:prstGeom prst="rect">
                      <a:avLst/>
                    </a:prstGeom>
                  </pic:spPr>
                </pic:pic>
              </a:graphicData>
            </a:graphic>
          </wp:inline>
        </w:drawing>
      </w:r>
    </w:p>
    <w:p w14:paraId="06EC2AB0" w14:textId="77777777" w:rsidR="00FA2C17" w:rsidRDefault="00FA2C17" w:rsidP="00FA2C17">
      <w:pPr>
        <w:pStyle w:val="af3"/>
        <w:rPr>
          <w:noProof/>
          <w:lang w:eastAsia="ru-RU"/>
        </w:rPr>
      </w:pPr>
      <w:r>
        <w:t xml:space="preserve">Рис. </w:t>
      </w:r>
      <w:r>
        <w:rPr>
          <w:noProof/>
        </w:rPr>
        <w:t>3.4</w:t>
      </w:r>
      <w:r>
        <w:t>. Диаграмма второго уровня модели потоков данных. Процесс «Инициировать отправку письма»</w:t>
      </w:r>
    </w:p>
    <w:p w14:paraId="2D2E526B" w14:textId="77777777" w:rsidR="00FA2C17" w:rsidRDefault="00FA2C17" w:rsidP="00FA2C17">
      <w:pPr>
        <w:keepNext/>
        <w:ind w:firstLine="0"/>
        <w:jc w:val="center"/>
      </w:pPr>
      <w:r w:rsidRPr="0026796C">
        <w:rPr>
          <w:noProof/>
          <w:lang w:eastAsia="ru-RU"/>
        </w:rPr>
        <w:lastRenderedPageBreak/>
        <w:drawing>
          <wp:inline distT="0" distB="0" distL="0" distR="0" wp14:anchorId="3DF48EFF" wp14:editId="6A1E947E">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3374" cy="3996024"/>
                    </a:xfrm>
                    <a:prstGeom prst="rect">
                      <a:avLst/>
                    </a:prstGeom>
                  </pic:spPr>
                </pic:pic>
              </a:graphicData>
            </a:graphic>
          </wp:inline>
        </w:drawing>
      </w:r>
    </w:p>
    <w:p w14:paraId="651C9A5A" w14:textId="77777777" w:rsidR="00FA2C17" w:rsidRDefault="00FA2C17" w:rsidP="00FA2C17">
      <w:pPr>
        <w:pStyle w:val="ad"/>
        <w:rPr>
          <w:b w:val="0"/>
          <w:i w:val="0"/>
        </w:rPr>
      </w:pPr>
      <w:r w:rsidRPr="002E3C6F">
        <w:t xml:space="preserve">Рис. </w:t>
      </w:r>
      <w:r w:rsidRPr="002E3C6F">
        <w:rPr>
          <w:noProof/>
        </w:rPr>
        <w:t>3.</w:t>
      </w:r>
      <w:r>
        <w:rPr>
          <w:noProof/>
        </w:rPr>
        <w:t>5</w:t>
      </w:r>
      <w:r w:rsidRPr="002E3C6F">
        <w:t>. Диаграмма третьего уровня потоков данных. Процесс «Отправить письмо»</w:t>
      </w:r>
    </w:p>
    <w:p w14:paraId="155A537A" w14:textId="77777777" w:rsidR="00FA2C17" w:rsidRDefault="00FA2C17" w:rsidP="00FA2C17">
      <w:pPr>
        <w:pStyle w:val="2"/>
      </w:pPr>
      <w:bookmarkStart w:id="90" w:name="_Toc67700168"/>
      <w:r>
        <w:rPr>
          <w:lang w:val="en-US"/>
        </w:rPr>
        <w:t>IDEF0-</w:t>
      </w:r>
      <w:r>
        <w:t>Диаграмма</w:t>
      </w:r>
      <w:bookmarkEnd w:id="90"/>
    </w:p>
    <w:p w14:paraId="45412E8F" w14:textId="77777777" w:rsidR="00FA2C17" w:rsidRDefault="00FA2C17" w:rsidP="00FA2C17">
      <w:pPr>
        <w:rPr>
          <w:color w:val="auto"/>
          <w:sz w:val="32"/>
        </w:rPr>
      </w:pPr>
      <w:r>
        <w:t xml:space="preserve">Поставлена задача: </w:t>
      </w:r>
      <w:r>
        <w:rPr>
          <w:i/>
        </w:rPr>
        <w:t xml:space="preserve">отправить сообщение. </w:t>
      </w:r>
      <w:r>
        <w:t>Необходимо определить функциональные требования к программной системе.</w:t>
      </w:r>
    </w:p>
    <w:p w14:paraId="70A40979" w14:textId="77777777" w:rsidR="00FA2C17" w:rsidRDefault="00FA2C17" w:rsidP="00FA2C17">
      <w:r>
        <w:t>На контекстной диаграмме (рис. 3.6) определен функциональный блок «Отправить сообщение через систему», механизм, предписание, входные и выходные данные.</w:t>
      </w:r>
    </w:p>
    <w:p w14:paraId="600C6BE1" w14:textId="77777777" w:rsidR="00FA2C17" w:rsidRDefault="00FA2C17" w:rsidP="00FA2C17">
      <w:pPr>
        <w:rPr>
          <w:noProof/>
          <w:lang w:eastAsia="ru-RU"/>
        </w:rPr>
      </w:pPr>
      <w:r>
        <w:t>На диаграмме первого уровня (рис. 3.7)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3.8) и «Инициировать отправку сообщения» (рис. 3.9)</w:t>
      </w:r>
    </w:p>
    <w:p w14:paraId="57937991" w14:textId="77777777" w:rsidR="00FA2C17" w:rsidRDefault="00FA2C17" w:rsidP="00FA2C17">
      <w:pPr>
        <w:rPr>
          <w:noProof/>
          <w:lang w:eastAsia="ru-RU"/>
        </w:rPr>
      </w:pPr>
    </w:p>
    <w:p w14:paraId="4FAB9FEB" w14:textId="77777777" w:rsidR="00FA2C17" w:rsidRDefault="00FA2C17" w:rsidP="00FA2C17">
      <w:pPr>
        <w:keepNext/>
        <w:ind w:firstLine="0"/>
        <w:jc w:val="center"/>
      </w:pPr>
      <w:r w:rsidRPr="00AB7007">
        <w:rPr>
          <w:noProof/>
          <w:lang w:eastAsia="ru-RU"/>
        </w:rPr>
        <w:lastRenderedPageBreak/>
        <w:drawing>
          <wp:inline distT="0" distB="0" distL="0" distR="0" wp14:anchorId="32338708" wp14:editId="7DD00EE6">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650" cy="3717469"/>
                    </a:xfrm>
                    <a:prstGeom prst="rect">
                      <a:avLst/>
                    </a:prstGeom>
                  </pic:spPr>
                </pic:pic>
              </a:graphicData>
            </a:graphic>
          </wp:inline>
        </w:drawing>
      </w:r>
    </w:p>
    <w:p w14:paraId="0622D7F6" w14:textId="77777777" w:rsidR="00FA2C17" w:rsidRDefault="00FA2C17" w:rsidP="00FA2C17">
      <w:pPr>
        <w:pStyle w:val="af3"/>
      </w:pPr>
      <w:r>
        <w:t xml:space="preserve">Рис. </w:t>
      </w:r>
      <w:r>
        <w:rPr>
          <w:noProof/>
        </w:rPr>
        <w:t>3.6</w:t>
      </w:r>
      <w:r>
        <w:t>. Контекстная диаграмма функциональной модели «Поиск объектов»</w:t>
      </w:r>
    </w:p>
    <w:p w14:paraId="01C3A6D4" w14:textId="77777777" w:rsidR="00FA2C17" w:rsidRPr="00FF37AD" w:rsidRDefault="00FA2C17" w:rsidP="00FA2C17"/>
    <w:p w14:paraId="49E3B7CE" w14:textId="77777777" w:rsidR="00FA2C17" w:rsidRDefault="00FA2C17" w:rsidP="00FA2C17">
      <w:pPr>
        <w:rPr>
          <w:noProof/>
          <w:lang w:eastAsia="ru-RU"/>
        </w:rPr>
      </w:pPr>
    </w:p>
    <w:p w14:paraId="400F3ACC" w14:textId="77777777" w:rsidR="00FA2C17" w:rsidRDefault="00FA2C17" w:rsidP="00FA2C17">
      <w:pPr>
        <w:keepNext/>
        <w:ind w:firstLine="0"/>
        <w:jc w:val="center"/>
      </w:pPr>
      <w:r w:rsidRPr="00AB7007">
        <w:rPr>
          <w:noProof/>
          <w:lang w:eastAsia="ru-RU"/>
        </w:rPr>
        <w:drawing>
          <wp:inline distT="0" distB="0" distL="0" distR="0" wp14:anchorId="31D89B52" wp14:editId="5DCB65BD">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758" cy="3731578"/>
                    </a:xfrm>
                    <a:prstGeom prst="rect">
                      <a:avLst/>
                    </a:prstGeom>
                  </pic:spPr>
                </pic:pic>
              </a:graphicData>
            </a:graphic>
          </wp:inline>
        </w:drawing>
      </w:r>
    </w:p>
    <w:p w14:paraId="234F703D" w14:textId="77777777" w:rsidR="00FA2C17" w:rsidRDefault="00FA2C17" w:rsidP="00FA2C17">
      <w:pPr>
        <w:pStyle w:val="af3"/>
      </w:pPr>
      <w:r>
        <w:t xml:space="preserve">Рис. </w:t>
      </w:r>
      <w:r>
        <w:rPr>
          <w:noProof/>
        </w:rPr>
        <w:t>3.7</w:t>
      </w:r>
      <w:r>
        <w:t>. Диаграмма первого уровня функциональной модели</w:t>
      </w:r>
    </w:p>
    <w:p w14:paraId="39919C9E" w14:textId="77777777" w:rsidR="00FA2C17" w:rsidRDefault="00FA2C17" w:rsidP="00FA2C17">
      <w:pPr>
        <w:keepNext/>
        <w:ind w:firstLine="0"/>
        <w:jc w:val="center"/>
      </w:pPr>
      <w:r w:rsidRPr="00AB7007">
        <w:rPr>
          <w:noProof/>
          <w:lang w:eastAsia="ru-RU"/>
        </w:rPr>
        <w:lastRenderedPageBreak/>
        <w:drawing>
          <wp:inline distT="0" distB="0" distL="0" distR="0" wp14:anchorId="5F0AF267" wp14:editId="42024517">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069" cy="3756807"/>
                    </a:xfrm>
                    <a:prstGeom prst="rect">
                      <a:avLst/>
                    </a:prstGeom>
                  </pic:spPr>
                </pic:pic>
              </a:graphicData>
            </a:graphic>
          </wp:inline>
        </w:drawing>
      </w:r>
    </w:p>
    <w:p w14:paraId="223225AD" w14:textId="77777777" w:rsidR="00FA2C17" w:rsidRPr="005C6C9A" w:rsidRDefault="00FA2C17" w:rsidP="00FA2C17">
      <w:pPr>
        <w:pStyle w:val="af3"/>
      </w:pPr>
      <w:r>
        <w:t xml:space="preserve">Рис. </w:t>
      </w:r>
      <w:r>
        <w:rPr>
          <w:noProof/>
        </w:rPr>
        <w:t>3.8</w:t>
      </w:r>
      <w:r>
        <w:t xml:space="preserve">. </w:t>
      </w:r>
      <w:r w:rsidRPr="0092470B">
        <w:rPr>
          <w:noProof/>
        </w:rPr>
        <w:t>Диаграмма второго уровня</w:t>
      </w:r>
      <w:r>
        <w:rPr>
          <w:noProof/>
        </w:rPr>
        <w:t xml:space="preserve"> для блока «Сформировать письмо»</w:t>
      </w:r>
    </w:p>
    <w:p w14:paraId="78DC343D" w14:textId="77777777" w:rsidR="00FA2C17" w:rsidRDefault="00FA2C17" w:rsidP="00FA2C17">
      <w:pPr>
        <w:rPr>
          <w:noProof/>
          <w:lang w:eastAsia="ru-RU"/>
        </w:rPr>
      </w:pPr>
    </w:p>
    <w:p w14:paraId="32CCF28F" w14:textId="77777777" w:rsidR="00FA2C17" w:rsidRDefault="00FA2C17" w:rsidP="00FA2C17">
      <w:pPr>
        <w:keepNext/>
        <w:ind w:firstLine="0"/>
        <w:jc w:val="center"/>
      </w:pPr>
      <w:r w:rsidRPr="00AB7007">
        <w:rPr>
          <w:noProof/>
          <w:lang w:eastAsia="ru-RU"/>
        </w:rPr>
        <w:drawing>
          <wp:inline distT="0" distB="0" distL="0" distR="0" wp14:anchorId="6C215DDE" wp14:editId="571AF7AC">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9050" cy="3956278"/>
                    </a:xfrm>
                    <a:prstGeom prst="rect">
                      <a:avLst/>
                    </a:prstGeom>
                  </pic:spPr>
                </pic:pic>
              </a:graphicData>
            </a:graphic>
          </wp:inline>
        </w:drawing>
      </w:r>
    </w:p>
    <w:p w14:paraId="7B822F16" w14:textId="77777777" w:rsidR="00FA2C17" w:rsidRPr="003817C0" w:rsidRDefault="00FA2C17" w:rsidP="00FA2C17">
      <w:pPr>
        <w:pStyle w:val="af3"/>
      </w:pPr>
      <w:r>
        <w:t xml:space="preserve">Рис. </w:t>
      </w:r>
      <w:r>
        <w:rPr>
          <w:noProof/>
        </w:rPr>
        <w:t>3.9</w:t>
      </w:r>
      <w:r w:rsidRPr="006332FA">
        <w:rPr>
          <w:noProof/>
        </w:rPr>
        <w:t>. Диаграмма второго уровня</w:t>
      </w:r>
      <w:r>
        <w:rPr>
          <w:noProof/>
        </w:rPr>
        <w:t xml:space="preserve"> для блока «Инициировать отправку сообщения»</w:t>
      </w:r>
    </w:p>
    <w:p w14:paraId="4C5568B6" w14:textId="77777777" w:rsidR="00FA2C17" w:rsidRDefault="00FA2C17" w:rsidP="00FA2C17">
      <w:pPr>
        <w:pStyle w:val="2"/>
        <w:rPr>
          <w:lang w:val="en-US"/>
        </w:rPr>
      </w:pPr>
      <w:bookmarkStart w:id="91" w:name="_Toc67700169"/>
      <w:r>
        <w:rPr>
          <w:lang w:val="en-US"/>
        </w:rPr>
        <w:lastRenderedPageBreak/>
        <w:t>BPMN</w:t>
      </w:r>
      <w:bookmarkEnd w:id="91"/>
    </w:p>
    <w:p w14:paraId="039EE291" w14:textId="77777777" w:rsidR="00FA2C17" w:rsidRPr="000E2E0B" w:rsidRDefault="00FA2C17" w:rsidP="00FA2C17">
      <w:pPr>
        <w:rPr>
          <w:b/>
        </w:rPr>
      </w:pPr>
      <w:r>
        <w:t xml:space="preserve">Поставлена задача: разработать модель бизнес-процесса </w:t>
      </w:r>
      <w:r w:rsidRPr="00CC1F90">
        <w:rPr>
          <w:b/>
        </w:rPr>
        <w:t xml:space="preserve">для программного комплекса </w:t>
      </w:r>
      <w:r>
        <w:rPr>
          <w:b/>
        </w:rPr>
        <w:t xml:space="preserve">управления рассылкой </w:t>
      </w:r>
      <w:r>
        <w:rPr>
          <w:b/>
          <w:lang w:val="en-US"/>
        </w:rPr>
        <w:t>RELY</w:t>
      </w:r>
      <w:r w:rsidRPr="000E2E0B">
        <w:rPr>
          <w:b/>
        </w:rPr>
        <w:t>.</w:t>
      </w:r>
    </w:p>
    <w:p w14:paraId="01667CFE" w14:textId="77777777" w:rsidR="00FA2C17" w:rsidRDefault="00FA2C17" w:rsidP="00FA2C17">
      <w:r>
        <w:t>В качестве бизнес-процесса был рассмотрен процесс отправки сообщения.</w:t>
      </w:r>
    </w:p>
    <w:p w14:paraId="53D5C51C" w14:textId="77777777" w:rsidR="00FA2C17" w:rsidRDefault="00FA2C17" w:rsidP="00FA2C17">
      <w:r>
        <w:t>В данном процессе участвуют четыре исполнителя:</w:t>
      </w:r>
    </w:p>
    <w:p w14:paraId="4AF79CC9" w14:textId="77777777" w:rsidR="00FA2C17" w:rsidRDefault="00FA2C17" w:rsidP="00FA2C17">
      <w:pPr>
        <w:pStyle w:val="a6"/>
        <w:numPr>
          <w:ilvl w:val="0"/>
          <w:numId w:val="26"/>
        </w:numPr>
      </w:pPr>
      <w:r>
        <w:t>Пользователь как инициатор процесса.</w:t>
      </w:r>
    </w:p>
    <w:p w14:paraId="1846B99E" w14:textId="77777777" w:rsidR="00FA2C17" w:rsidRDefault="00FA2C17" w:rsidP="00FA2C17">
      <w:pPr>
        <w:pStyle w:val="a6"/>
        <w:numPr>
          <w:ilvl w:val="0"/>
          <w:numId w:val="26"/>
        </w:numPr>
      </w:pPr>
      <w:r>
        <w:t>Клиентская часть, обрабатывающая введенные пользователем данные и отправляющая запрос на сервер.</w:t>
      </w:r>
    </w:p>
    <w:p w14:paraId="6C4B99C5" w14:textId="77777777" w:rsidR="00FA2C17" w:rsidRDefault="00FA2C17" w:rsidP="00FA2C17">
      <w:pPr>
        <w:pStyle w:val="a6"/>
        <w:numPr>
          <w:ilvl w:val="0"/>
          <w:numId w:val="26"/>
        </w:numPr>
      </w:pPr>
      <w:r>
        <w:t>Серверная часть принимает запрос от клиентской части, формирует письмо, заносит его в хранилище данных и отправляет письмо в очередь.</w:t>
      </w:r>
    </w:p>
    <w:p w14:paraId="2B56FD53" w14:textId="77777777" w:rsidR="00FA2C17" w:rsidRDefault="00FA2C17" w:rsidP="00FA2C17">
      <w:pPr>
        <w:pStyle w:val="a6"/>
        <w:numPr>
          <w:ilvl w:val="0"/>
          <w:numId w:val="26"/>
        </w:numPr>
      </w:pPr>
      <w:r>
        <w:t>Сторонние сервисы доставки.</w:t>
      </w:r>
    </w:p>
    <w:p w14:paraId="43411C37" w14:textId="77777777" w:rsidR="00FA2C17" w:rsidRDefault="00FA2C17" w:rsidP="00FA2C17">
      <w:pPr>
        <w:pStyle w:val="3"/>
      </w:pPr>
      <w:bookmarkStart w:id="92" w:name="_Toc67700170"/>
      <w:r w:rsidRPr="00D83368">
        <w:t>Пользователь</w:t>
      </w:r>
      <w:r>
        <w:t xml:space="preserve"> и клиентская часть</w:t>
      </w:r>
      <w:bookmarkEnd w:id="92"/>
    </w:p>
    <w:p w14:paraId="33E43343" w14:textId="77777777" w:rsidR="00FA2C17" w:rsidRDefault="00FA2C17" w:rsidP="00FA2C17">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48F5D8A" w14:textId="77777777" w:rsidR="00FA2C17" w:rsidRDefault="00FA2C17" w:rsidP="00FA2C17">
      <w:pPr>
        <w:pStyle w:val="3"/>
      </w:pPr>
      <w:bookmarkStart w:id="93" w:name="_Toc67700171"/>
      <w:r w:rsidRPr="00D83368">
        <w:t>Серверная</w:t>
      </w:r>
      <w:r>
        <w:t xml:space="preserve"> часть и сервисы доставки</w:t>
      </w:r>
      <w:bookmarkEnd w:id="93"/>
    </w:p>
    <w:p w14:paraId="1B046CEC" w14:textId="1DBEFCF8" w:rsidR="00FA2C17" w:rsidRDefault="00FA2C17" w:rsidP="00FA2C17">
      <w:r>
        <w:t xml:space="preserve">Серверная часть принимает запрос от клиентской части, формирует письмо, заносит его в хранилище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2FB6560" w14:textId="767BF246" w:rsidR="00736740" w:rsidRDefault="00736740" w:rsidP="00FA2C17">
      <w:r>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r>
        <w:t>.</w:t>
      </w:r>
    </w:p>
    <w:p w14:paraId="0C0A4F6F" w14:textId="77777777" w:rsidR="00736740" w:rsidRDefault="00736740">
      <w:pPr>
        <w:spacing w:after="160" w:line="259" w:lineRule="auto"/>
        <w:ind w:firstLine="0"/>
        <w:jc w:val="left"/>
      </w:pPr>
      <w:r>
        <w:br w:type="page"/>
      </w:r>
    </w:p>
    <w:p w14:paraId="73F13418" w14:textId="1FFE4B99" w:rsidR="00FA2C17" w:rsidRDefault="00FA2C17" w:rsidP="00FA2C17">
      <w:pPr>
        <w:pStyle w:val="3"/>
      </w:pPr>
      <w:bookmarkStart w:id="94" w:name="_Toc67700172"/>
      <w:r w:rsidRPr="00D83368">
        <w:lastRenderedPageBreak/>
        <w:t>Диаграмма</w:t>
      </w:r>
      <w:r>
        <w:t xml:space="preserve"> модели бизнес-процесса</w:t>
      </w:r>
      <w:bookmarkEnd w:id="94"/>
    </w:p>
    <w:tbl>
      <w:tblPr>
        <w:tblStyle w:val="af5"/>
        <w:tblpPr w:leftFromText="180" w:rightFromText="180" w:vertAnchor="text" w:horzAnchor="page" w:tblpX="9652" w:tblpY="-9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074BF7" w14:paraId="762B07A4" w14:textId="77777777" w:rsidTr="00074BF7">
        <w:trPr>
          <w:cantSplit/>
          <w:trHeight w:val="13886"/>
        </w:trPr>
        <w:tc>
          <w:tcPr>
            <w:tcW w:w="709" w:type="dxa"/>
            <w:textDirection w:val="btLr"/>
          </w:tcPr>
          <w:p w14:paraId="4EED06CF" w14:textId="77777777" w:rsidR="00074BF7" w:rsidRPr="00DD036B" w:rsidRDefault="00074BF7" w:rsidP="00074BF7">
            <w:pPr>
              <w:ind w:left="113" w:right="113" w:firstLine="0"/>
              <w:jc w:val="center"/>
              <w:rPr>
                <w:b/>
                <w:i/>
              </w:rPr>
            </w:pPr>
            <w:r w:rsidRPr="00DD036B">
              <w:rPr>
                <w:b/>
                <w:i/>
              </w:rPr>
              <w:t>Рис. 3.10. Диаграмма модели бизнес-процесса</w:t>
            </w:r>
          </w:p>
        </w:tc>
      </w:tr>
    </w:tbl>
    <w:p w14:paraId="79A6E8D2" w14:textId="76CDCC97" w:rsidR="00D72327" w:rsidRPr="00D72327" w:rsidRDefault="00D72327" w:rsidP="00D72327"/>
    <w:p w14:paraId="0768659F" w14:textId="4FAABBD4" w:rsidR="00FA2C17" w:rsidRDefault="00FA2C17" w:rsidP="00FA2C17">
      <w:pPr>
        <w:keepNext/>
        <w:ind w:firstLine="0"/>
        <w:jc w:val="center"/>
      </w:pPr>
    </w:p>
    <w:p w14:paraId="4B0F43A0" w14:textId="63F485FC" w:rsidR="00FA2C17" w:rsidRDefault="00DD036B" w:rsidP="00FA2C17">
      <w:pPr>
        <w:pStyle w:val="af3"/>
      </w:pPr>
      <w:r w:rsidRPr="001F5000">
        <w:rPr>
          <w:noProof/>
          <w:lang w:eastAsia="ru-RU"/>
        </w:rPr>
        <w:drawing>
          <wp:anchor distT="0" distB="0" distL="114300" distR="114300" simplePos="0" relativeHeight="251659264" behindDoc="0" locked="0" layoutInCell="1" allowOverlap="1" wp14:anchorId="305A61B5" wp14:editId="43B4D275">
            <wp:simplePos x="0" y="0"/>
            <wp:positionH relativeFrom="column">
              <wp:posOffset>-1670685</wp:posOffset>
            </wp:positionH>
            <wp:positionV relativeFrom="paragraph">
              <wp:posOffset>1457325</wp:posOffset>
            </wp:positionV>
            <wp:extent cx="8757285" cy="4434205"/>
            <wp:effectExtent l="8890" t="0" r="0" b="0"/>
            <wp:wrapSquare wrapText="r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757285" cy="4434205"/>
                    </a:xfrm>
                    <a:prstGeom prst="rect">
                      <a:avLst/>
                    </a:prstGeom>
                  </pic:spPr>
                </pic:pic>
              </a:graphicData>
            </a:graphic>
            <wp14:sizeRelH relativeFrom="margin">
              <wp14:pctWidth>0</wp14:pctWidth>
            </wp14:sizeRelH>
            <wp14:sizeRelV relativeFrom="margin">
              <wp14:pctHeight>0</wp14:pctHeight>
            </wp14:sizeRelV>
          </wp:anchor>
        </w:drawing>
      </w:r>
    </w:p>
    <w:p w14:paraId="485968D3" w14:textId="77777777" w:rsidR="00DD036B" w:rsidRPr="00DD036B" w:rsidRDefault="00DD036B" w:rsidP="00DD036B"/>
    <w:p w14:paraId="23A23A2D" w14:textId="653D3372" w:rsidR="00FA2C17" w:rsidRDefault="00FA2C17" w:rsidP="00FA2C17">
      <w:pPr>
        <w:pStyle w:val="1"/>
      </w:pPr>
      <w:bookmarkStart w:id="95" w:name="_Toc67700173"/>
      <w:r>
        <w:lastRenderedPageBreak/>
        <w:t>Проектирование архитектуры ПС</w:t>
      </w:r>
      <w:bookmarkEnd w:id="95"/>
    </w:p>
    <w:p w14:paraId="219E9D27" w14:textId="49EEB4AE" w:rsidR="00FA2C17" w:rsidRPr="00CC1F90" w:rsidRDefault="00FA2C17" w:rsidP="00FA2C17">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5CFF9B9C" w14:textId="0041E1A6" w:rsidR="00FA2C17" w:rsidRDefault="00FA2C17" w:rsidP="00FA2C17">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5501A396" w14:textId="4C43DF1B" w:rsidR="00FA2C17" w:rsidRDefault="00FA2C17" w:rsidP="00FA2C17">
      <w:r>
        <w:t>Схема архитектуры ПС представлена на рис. 4.1.</w:t>
      </w:r>
    </w:p>
    <w:p w14:paraId="34D29B01" w14:textId="77777777" w:rsidR="0096184D" w:rsidRDefault="0096184D" w:rsidP="00077A04">
      <w:pPr>
        <w:pStyle w:val="2"/>
      </w:pPr>
      <w:bookmarkStart w:id="96" w:name="_Toc67700174"/>
      <w:r w:rsidRPr="00077A04">
        <w:t>Клиентская</w:t>
      </w:r>
      <w:r>
        <w:t xml:space="preserve"> часть</w:t>
      </w:r>
      <w:bookmarkEnd w:id="96"/>
    </w:p>
    <w:p w14:paraId="0E9150A1" w14:textId="77777777" w:rsidR="0096184D" w:rsidRDefault="0096184D" w:rsidP="0096184D">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77CEED1A" w14:textId="77777777" w:rsidR="0096184D" w:rsidRDefault="0096184D" w:rsidP="0096184D">
      <w:pPr>
        <w:pStyle w:val="a6"/>
        <w:numPr>
          <w:ilvl w:val="0"/>
          <w:numId w:val="27"/>
        </w:numPr>
      </w:pPr>
      <w:r w:rsidRPr="00A36635">
        <w:rPr>
          <w:lang w:val="en-US"/>
        </w:rPr>
        <w:t>React</w:t>
      </w:r>
      <w:r>
        <w:t>;</w:t>
      </w:r>
    </w:p>
    <w:p w14:paraId="586AFCA0" w14:textId="77777777" w:rsidR="0096184D" w:rsidRPr="00A36635" w:rsidRDefault="0096184D" w:rsidP="0096184D">
      <w:pPr>
        <w:pStyle w:val="a6"/>
        <w:numPr>
          <w:ilvl w:val="0"/>
          <w:numId w:val="27"/>
        </w:numPr>
      </w:pPr>
      <w:r>
        <w:rPr>
          <w:lang w:val="en-US"/>
        </w:rPr>
        <w:t>Angular;</w:t>
      </w:r>
    </w:p>
    <w:p w14:paraId="1B6A5B79" w14:textId="77777777" w:rsidR="0096184D" w:rsidRPr="00A36635" w:rsidRDefault="0096184D" w:rsidP="0096184D">
      <w:pPr>
        <w:pStyle w:val="a6"/>
        <w:numPr>
          <w:ilvl w:val="0"/>
          <w:numId w:val="27"/>
        </w:numPr>
      </w:pPr>
      <w:r>
        <w:rPr>
          <w:lang w:val="en-US"/>
        </w:rPr>
        <w:t>Vue.</w:t>
      </w:r>
    </w:p>
    <w:p w14:paraId="5A43E029" w14:textId="77777777" w:rsidR="0096184D" w:rsidRDefault="0096184D" w:rsidP="0096184D">
      <w:r>
        <w:t xml:space="preserve">Среди выбранных фреймворков предпочтение было отдано </w:t>
      </w:r>
      <w:r>
        <w:rPr>
          <w:lang w:val="en-US"/>
        </w:rPr>
        <w:t>Angular</w:t>
      </w:r>
      <w:r w:rsidRPr="00263F12">
        <w:t xml:space="preserve"> </w:t>
      </w:r>
      <w:r>
        <w:t xml:space="preserve">благодаря его декларативности, наличию развитого сообщества, модульности и </w:t>
      </w:r>
      <w:r>
        <w:rPr>
          <w:lang w:val="en-US"/>
        </w:rPr>
        <w:t>MVC</w:t>
      </w:r>
      <w:r w:rsidRPr="00263F12">
        <w:t xml:space="preserve"> </w:t>
      </w:r>
      <w:r>
        <w:t xml:space="preserve">из коробки. В качестве скриптового языка из-за ряда преимуществ над </w:t>
      </w:r>
      <w:r>
        <w:rPr>
          <w:lang w:val="en-US"/>
        </w:rPr>
        <w:t>JavaScript</w:t>
      </w:r>
      <w:r w:rsidRPr="00C3180D">
        <w:t xml:space="preserve"> </w:t>
      </w:r>
      <w:r>
        <w:t xml:space="preserve">был выбран </w:t>
      </w:r>
      <w:r>
        <w:rPr>
          <w:lang w:val="en-US"/>
        </w:rPr>
        <w:t>TypeScript</w:t>
      </w:r>
      <w:r w:rsidRPr="00C3180D">
        <w:t>.</w:t>
      </w:r>
      <w:r>
        <w:t xml:space="preserve"> Для вёрстки будет применяться классический набор инструментов: </w:t>
      </w:r>
      <w:r>
        <w:rPr>
          <w:lang w:val="en-US"/>
        </w:rPr>
        <w:t>HTML</w:t>
      </w:r>
      <w:r>
        <w:t> </w:t>
      </w:r>
      <w:r w:rsidRPr="00C3180D">
        <w:t xml:space="preserve">+ </w:t>
      </w:r>
      <w:r>
        <w:rPr>
          <w:lang w:val="en-US"/>
        </w:rPr>
        <w:t>CSS</w:t>
      </w:r>
      <w:r>
        <w:t xml:space="preserve">, а </w:t>
      </w:r>
      <w:r>
        <w:rPr>
          <w:lang w:val="en-US"/>
        </w:rPr>
        <w:t>Material</w:t>
      </w:r>
      <w:r w:rsidRPr="00277AD7">
        <w:t xml:space="preserve"> </w:t>
      </w:r>
      <w:r>
        <w:t xml:space="preserve">и </w:t>
      </w:r>
      <w:r>
        <w:rPr>
          <w:lang w:val="en-US"/>
        </w:rPr>
        <w:t>Bootstrap</w:t>
      </w:r>
      <w:r w:rsidRPr="00277AD7">
        <w:t xml:space="preserve"> </w:t>
      </w:r>
      <w:r>
        <w:t xml:space="preserve">уже входят в </w:t>
      </w:r>
      <w:r>
        <w:rPr>
          <w:lang w:val="en-US"/>
        </w:rPr>
        <w:t>Angular</w:t>
      </w:r>
      <w:r w:rsidRPr="00C3180D">
        <w:t>.</w:t>
      </w:r>
    </w:p>
    <w:p w14:paraId="5389B406" w14:textId="79F17D6A" w:rsidR="0037490B" w:rsidRDefault="0037490B" w:rsidP="00FA2C17"/>
    <w:p w14:paraId="3AED8B42" w14:textId="38A70E62" w:rsidR="00FA2C17" w:rsidRDefault="00FA2C17" w:rsidP="00FA2C17">
      <w:pPr>
        <w:keepNext/>
        <w:ind w:firstLine="0"/>
        <w:jc w:val="center"/>
      </w:pPr>
    </w:p>
    <w:tbl>
      <w:tblPr>
        <w:tblStyle w:val="af5"/>
        <w:tblpPr w:leftFromText="180" w:rightFromText="180" w:vertAnchor="page" w:horzAnchor="page" w:tblpX="8534" w:tblpY="1914"/>
        <w:tblW w:w="0" w:type="auto"/>
        <w:tblInd w:w="0" w:type="dxa"/>
        <w:tblLook w:val="04A0" w:firstRow="1" w:lastRow="0" w:firstColumn="1" w:lastColumn="0" w:noHBand="0" w:noVBand="1"/>
      </w:tblPr>
      <w:tblGrid>
        <w:gridCol w:w="1134"/>
      </w:tblGrid>
      <w:tr w:rsidR="0037490B" w14:paraId="2C2B7687" w14:textId="77777777" w:rsidTr="0037490B">
        <w:trPr>
          <w:cantSplit/>
          <w:trHeight w:val="13602"/>
        </w:trPr>
        <w:tc>
          <w:tcPr>
            <w:tcW w:w="1134" w:type="dxa"/>
            <w:tcBorders>
              <w:top w:val="nil"/>
              <w:left w:val="nil"/>
              <w:bottom w:val="nil"/>
              <w:right w:val="nil"/>
            </w:tcBorders>
            <w:textDirection w:val="btLr"/>
          </w:tcPr>
          <w:p w14:paraId="2B95C821" w14:textId="77777777" w:rsidR="0037490B" w:rsidRPr="0037490B" w:rsidRDefault="0037490B" w:rsidP="0037490B">
            <w:pPr>
              <w:ind w:left="113" w:right="113" w:firstLine="0"/>
              <w:jc w:val="center"/>
              <w:rPr>
                <w:b/>
                <w:i/>
              </w:rPr>
            </w:pPr>
            <w:r w:rsidRPr="0037490B">
              <w:rPr>
                <w:b/>
                <w:i/>
              </w:rPr>
              <w:t>Рис. 4.1. Схема архитектуры ПС</w:t>
            </w:r>
          </w:p>
        </w:tc>
      </w:tr>
    </w:tbl>
    <w:p w14:paraId="46042DAE" w14:textId="1560CBD7" w:rsidR="00FA2C17" w:rsidRDefault="0037490B" w:rsidP="00FA2C17">
      <w:pPr>
        <w:pStyle w:val="af3"/>
      </w:pPr>
      <w:r w:rsidRPr="00955553">
        <w:rPr>
          <w:noProof/>
          <w:lang w:eastAsia="ru-RU"/>
        </w:rPr>
        <w:t xml:space="preserve"> </w:t>
      </w:r>
    </w:p>
    <w:p w14:paraId="637F9AA4" w14:textId="3D78C2EF" w:rsidR="0037490B" w:rsidRPr="0037490B" w:rsidRDefault="0037490B" w:rsidP="0037490B">
      <w:r w:rsidRPr="00955553">
        <w:rPr>
          <w:noProof/>
          <w:lang w:eastAsia="ru-RU"/>
        </w:rPr>
        <w:drawing>
          <wp:anchor distT="0" distB="0" distL="114300" distR="114300" simplePos="0" relativeHeight="251660288" behindDoc="0" locked="0" layoutInCell="1" allowOverlap="1" wp14:anchorId="10BDC91E" wp14:editId="4B797985">
            <wp:simplePos x="0" y="0"/>
            <wp:positionH relativeFrom="column">
              <wp:posOffset>-1719580</wp:posOffset>
            </wp:positionH>
            <wp:positionV relativeFrom="paragraph">
              <wp:posOffset>2131060</wp:posOffset>
            </wp:positionV>
            <wp:extent cx="8668385" cy="3230245"/>
            <wp:effectExtent l="0" t="5080" r="0" b="0"/>
            <wp:wrapSquare wrapText="r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668385" cy="3230245"/>
                    </a:xfrm>
                    <a:prstGeom prst="rect">
                      <a:avLst/>
                    </a:prstGeom>
                  </pic:spPr>
                </pic:pic>
              </a:graphicData>
            </a:graphic>
            <wp14:sizeRelH relativeFrom="margin">
              <wp14:pctWidth>0</wp14:pctWidth>
            </wp14:sizeRelH>
            <wp14:sizeRelV relativeFrom="margin">
              <wp14:pctHeight>0</wp14:pctHeight>
            </wp14:sizeRelV>
          </wp:anchor>
        </w:drawing>
      </w:r>
    </w:p>
    <w:p w14:paraId="446108DB" w14:textId="77777777" w:rsidR="00FA2C17" w:rsidRDefault="00FA2C17" w:rsidP="00077A04">
      <w:pPr>
        <w:pStyle w:val="2"/>
      </w:pPr>
      <w:bookmarkStart w:id="97" w:name="_Toc67700175"/>
      <w:r w:rsidRPr="00077A04">
        <w:lastRenderedPageBreak/>
        <w:t>Серверная</w:t>
      </w:r>
      <w:r>
        <w:t xml:space="preserve"> часть</w:t>
      </w:r>
      <w:bookmarkEnd w:id="97"/>
    </w:p>
    <w:p w14:paraId="599D866F" w14:textId="77777777" w:rsidR="00FA2C17" w:rsidRDefault="00FA2C17" w:rsidP="00FA2C1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0B3B381A" w14:textId="77777777" w:rsidR="00FA2C17" w:rsidRDefault="00FA2C17" w:rsidP="00FA2C17">
      <w:r>
        <w:t>Серверная часть условно поделена на ряд модулей:</w:t>
      </w:r>
    </w:p>
    <w:p w14:paraId="79E406DF" w14:textId="77777777" w:rsidR="00FA2C17" w:rsidRPr="003A575D" w:rsidRDefault="00FA2C17" w:rsidP="00FA2C17">
      <w:pPr>
        <w:pStyle w:val="a6"/>
        <w:numPr>
          <w:ilvl w:val="0"/>
          <w:numId w:val="30"/>
        </w:numPr>
        <w:ind w:left="1560" w:hanging="426"/>
        <w:rPr>
          <w:lang w:val="en-US"/>
        </w:rPr>
      </w:pPr>
      <w:r w:rsidRPr="003A575D">
        <w:rPr>
          <w:lang w:val="en-US"/>
        </w:rPr>
        <w:t>WEB API;</w:t>
      </w:r>
    </w:p>
    <w:p w14:paraId="3BE89984" w14:textId="77777777" w:rsidR="00FA2C17" w:rsidRPr="003A575D" w:rsidRDefault="00FA2C17" w:rsidP="00FA2C17">
      <w:pPr>
        <w:pStyle w:val="a6"/>
        <w:numPr>
          <w:ilvl w:val="0"/>
          <w:numId w:val="30"/>
        </w:numPr>
        <w:ind w:left="1560" w:hanging="426"/>
        <w:rPr>
          <w:lang w:val="en-US"/>
        </w:rPr>
      </w:pPr>
      <w:r>
        <w:t>Модуль авторизации;</w:t>
      </w:r>
    </w:p>
    <w:p w14:paraId="65562435" w14:textId="77777777" w:rsidR="00FA2C17" w:rsidRPr="003A575D" w:rsidRDefault="00FA2C17" w:rsidP="00FA2C17">
      <w:pPr>
        <w:pStyle w:val="a6"/>
        <w:numPr>
          <w:ilvl w:val="0"/>
          <w:numId w:val="30"/>
        </w:numPr>
        <w:ind w:left="1560" w:hanging="426"/>
        <w:rPr>
          <w:lang w:val="en-US"/>
        </w:rPr>
      </w:pPr>
      <w:r>
        <w:t>Модуль балансировки нагрузки;</w:t>
      </w:r>
    </w:p>
    <w:p w14:paraId="34B7FB7E" w14:textId="77777777" w:rsidR="00FA2C17" w:rsidRPr="003A575D" w:rsidRDefault="00FA2C17" w:rsidP="00FA2C17">
      <w:pPr>
        <w:pStyle w:val="a6"/>
        <w:numPr>
          <w:ilvl w:val="0"/>
          <w:numId w:val="30"/>
        </w:numPr>
        <w:ind w:left="1560" w:hanging="426"/>
        <w:rPr>
          <w:lang w:val="en-US"/>
        </w:rPr>
      </w:pPr>
      <w:r>
        <w:t>Модуль асинхронной отправки писем;</w:t>
      </w:r>
    </w:p>
    <w:p w14:paraId="1137DC61" w14:textId="77777777" w:rsidR="00FA2C17" w:rsidRPr="003A575D" w:rsidRDefault="00FA2C17" w:rsidP="00FA2C17">
      <w:pPr>
        <w:pStyle w:val="a6"/>
        <w:numPr>
          <w:ilvl w:val="0"/>
          <w:numId w:val="30"/>
        </w:numPr>
        <w:ind w:left="1560" w:hanging="426"/>
      </w:pPr>
      <w:r>
        <w:t>Модуль взаимодействия с базой данных.</w:t>
      </w:r>
    </w:p>
    <w:p w14:paraId="270E3348" w14:textId="77777777" w:rsidR="00FA2C17" w:rsidRPr="003A575D" w:rsidRDefault="00FA2C17" w:rsidP="00FA2C17">
      <w:r>
        <w:rPr>
          <w:lang w:val="en-US"/>
        </w:rPr>
        <w:t>WEB</w:t>
      </w:r>
      <w:r w:rsidRPr="003A575D">
        <w:t>-</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p>
    <w:p w14:paraId="66D213EA" w14:textId="77777777" w:rsidR="00FA2C17" w:rsidRDefault="00FA2C17" w:rsidP="00FA2C17">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2452F225" w14:textId="77777777" w:rsidR="00FA2C17" w:rsidRDefault="00FA2C17" w:rsidP="00FA2C1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1D202BC4" w14:textId="77777777" w:rsidR="00FA2C17" w:rsidRDefault="00FA2C17" w:rsidP="00FA2C17">
      <w:r>
        <w:t>Модуль асинхронной отправки писем служит для взаимодействия с доступными сервисами доставки и организации отправки писем.</w:t>
      </w:r>
    </w:p>
    <w:p w14:paraId="763BCC20" w14:textId="77777777" w:rsidR="00FA2C17" w:rsidRPr="002D5737" w:rsidRDefault="00FA2C17" w:rsidP="00FA2C1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6F12E43A" w14:textId="77777777" w:rsidR="00FA2C17" w:rsidRDefault="00FA2C17" w:rsidP="00FA2C17">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t>C</w:t>
      </w:r>
      <w:r w:rsidRPr="00ED26B0">
        <w:t>#</w:t>
      </w:r>
      <w:r>
        <w:t>, а также благодаря детальной технической документации от официального разработчика.</w:t>
      </w:r>
    </w:p>
    <w:p w14:paraId="42CA87F8" w14:textId="77777777" w:rsidR="00FA2C17" w:rsidRDefault="00FA2C17" w:rsidP="00077A04">
      <w:pPr>
        <w:pStyle w:val="2"/>
      </w:pPr>
      <w:bookmarkStart w:id="98" w:name="_Toc67700176"/>
      <w:r w:rsidRPr="00077A04">
        <w:lastRenderedPageBreak/>
        <w:t>Хранилище</w:t>
      </w:r>
      <w:r>
        <w:t xml:space="preserve"> данных</w:t>
      </w:r>
      <w:bookmarkEnd w:id="98"/>
    </w:p>
    <w:p w14:paraId="6ECF1B85" w14:textId="77777777" w:rsidR="00FA2C17" w:rsidRDefault="00FA2C17" w:rsidP="00FA2C17">
      <w:r>
        <w:t>В ходе работы был проанализирован ряд различных СУБД, а именно:</w:t>
      </w:r>
    </w:p>
    <w:p w14:paraId="1A5FA2C6" w14:textId="77777777" w:rsidR="00FA2C17" w:rsidRDefault="00FA2C17" w:rsidP="00FA2C17">
      <w:pPr>
        <w:pStyle w:val="a6"/>
        <w:numPr>
          <w:ilvl w:val="0"/>
          <w:numId w:val="28"/>
        </w:numPr>
        <w:ind w:left="1560" w:hanging="426"/>
        <w:rPr>
          <w:lang w:val="en-US"/>
        </w:rPr>
      </w:pPr>
      <w:r w:rsidRPr="00ED26B0">
        <w:rPr>
          <w:lang w:val="en-US"/>
        </w:rPr>
        <w:t>MySQL</w:t>
      </w:r>
      <w:r>
        <w:rPr>
          <w:lang w:val="en-US"/>
        </w:rPr>
        <w:t>;</w:t>
      </w:r>
    </w:p>
    <w:p w14:paraId="61F4374E" w14:textId="77777777" w:rsidR="00FA2C17" w:rsidRDefault="00FA2C17" w:rsidP="00FA2C17">
      <w:pPr>
        <w:pStyle w:val="a6"/>
        <w:numPr>
          <w:ilvl w:val="0"/>
          <w:numId w:val="28"/>
        </w:numPr>
        <w:ind w:left="1560" w:hanging="426"/>
        <w:rPr>
          <w:lang w:val="en-US"/>
        </w:rPr>
      </w:pPr>
      <w:r>
        <w:rPr>
          <w:lang w:val="en-US"/>
        </w:rPr>
        <w:t>MS SQL;</w:t>
      </w:r>
    </w:p>
    <w:p w14:paraId="70FAA012" w14:textId="77777777" w:rsidR="00FA2C17" w:rsidRDefault="00FA2C17" w:rsidP="00FA2C17">
      <w:pPr>
        <w:pStyle w:val="a6"/>
        <w:numPr>
          <w:ilvl w:val="0"/>
          <w:numId w:val="28"/>
        </w:numPr>
        <w:ind w:left="1560" w:hanging="426"/>
        <w:rPr>
          <w:lang w:val="en-US"/>
        </w:rPr>
      </w:pPr>
      <w:r>
        <w:rPr>
          <w:lang w:val="en-US"/>
        </w:rPr>
        <w:t>PostgreSQL.</w:t>
      </w:r>
    </w:p>
    <w:p w14:paraId="59DBD297" w14:textId="77777777" w:rsidR="00FA2C17" w:rsidRDefault="00FA2C17" w:rsidP="00FA2C17">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t>.</w:t>
      </w:r>
    </w:p>
    <w:p w14:paraId="612AD507" w14:textId="77777777" w:rsidR="00FA2C17" w:rsidRDefault="00FA2C17" w:rsidP="00FA2C17">
      <w:r>
        <w:t>В базе данных будут храниться все основные сущности системы:</w:t>
      </w:r>
    </w:p>
    <w:p w14:paraId="433B5625" w14:textId="77777777" w:rsidR="00FA2C17" w:rsidRDefault="00FA2C17" w:rsidP="00FA2C17">
      <w:pPr>
        <w:pStyle w:val="a6"/>
        <w:numPr>
          <w:ilvl w:val="0"/>
          <w:numId w:val="29"/>
        </w:numPr>
        <w:ind w:left="1560" w:hanging="426"/>
      </w:pPr>
      <w:r>
        <w:t>сообщения;</w:t>
      </w:r>
    </w:p>
    <w:p w14:paraId="566492CC" w14:textId="77777777" w:rsidR="00FA2C17" w:rsidRDefault="00FA2C17" w:rsidP="00FA2C17">
      <w:pPr>
        <w:pStyle w:val="a6"/>
        <w:numPr>
          <w:ilvl w:val="0"/>
          <w:numId w:val="29"/>
        </w:numPr>
        <w:ind w:left="1560" w:hanging="426"/>
      </w:pPr>
      <w:r>
        <w:t>пользователи;</w:t>
      </w:r>
    </w:p>
    <w:p w14:paraId="6B606F47" w14:textId="77777777" w:rsidR="00FA2C17" w:rsidRDefault="00FA2C17" w:rsidP="00FA2C17">
      <w:pPr>
        <w:pStyle w:val="a6"/>
        <w:numPr>
          <w:ilvl w:val="0"/>
          <w:numId w:val="29"/>
        </w:numPr>
        <w:ind w:left="1560" w:hanging="426"/>
      </w:pPr>
      <w:r>
        <w:t>контакты пользователей;</w:t>
      </w:r>
    </w:p>
    <w:p w14:paraId="6D99E875" w14:textId="77777777" w:rsidR="00FA2C17" w:rsidRDefault="00FA2C17" w:rsidP="00FA2C17">
      <w:pPr>
        <w:pStyle w:val="a6"/>
        <w:numPr>
          <w:ilvl w:val="0"/>
          <w:numId w:val="29"/>
        </w:numPr>
        <w:ind w:left="1560" w:hanging="426"/>
      </w:pPr>
      <w:r>
        <w:t>сервисы доставки;</w:t>
      </w:r>
    </w:p>
    <w:p w14:paraId="4477BF79" w14:textId="77777777" w:rsidR="00FA2C17" w:rsidRDefault="00FA2C17" w:rsidP="00FA2C17">
      <w:pPr>
        <w:pStyle w:val="a6"/>
        <w:numPr>
          <w:ilvl w:val="0"/>
          <w:numId w:val="29"/>
        </w:numPr>
        <w:ind w:left="1560" w:hanging="426"/>
      </w:pPr>
      <w:r>
        <w:t>доступы пользователей;</w:t>
      </w:r>
    </w:p>
    <w:p w14:paraId="40F95F3F" w14:textId="77777777" w:rsidR="00FA2C17" w:rsidRDefault="00FA2C17" w:rsidP="00FA2C17">
      <w:pPr>
        <w:pStyle w:val="a6"/>
        <w:numPr>
          <w:ilvl w:val="0"/>
          <w:numId w:val="29"/>
        </w:numPr>
        <w:ind w:left="1560" w:hanging="426"/>
      </w:pPr>
      <w:r>
        <w:t>тарифы;</w:t>
      </w:r>
    </w:p>
    <w:p w14:paraId="39C7C902" w14:textId="77777777" w:rsidR="00FA2C17" w:rsidRDefault="00FA2C17" w:rsidP="00FA2C17">
      <w:pPr>
        <w:pStyle w:val="a6"/>
        <w:numPr>
          <w:ilvl w:val="0"/>
          <w:numId w:val="29"/>
        </w:numPr>
        <w:ind w:left="1560" w:hanging="426"/>
      </w:pPr>
      <w:r>
        <w:t>ссылки на прикрепленные файлы;</w:t>
      </w:r>
    </w:p>
    <w:p w14:paraId="40771264" w14:textId="77777777" w:rsidR="00FA2C17" w:rsidRDefault="00FA2C17" w:rsidP="00FA2C17">
      <w:pPr>
        <w:pStyle w:val="a6"/>
        <w:numPr>
          <w:ilvl w:val="0"/>
          <w:numId w:val="29"/>
        </w:numPr>
        <w:ind w:left="1560" w:hanging="426"/>
      </w:pPr>
      <w:r>
        <w:t>скидки.</w:t>
      </w:r>
      <w:bookmarkStart w:id="99" w:name="_Toc354615885"/>
      <w:bookmarkStart w:id="100" w:name="_Toc354616161"/>
      <w:bookmarkStart w:id="101" w:name="_Toc354659791"/>
      <w:bookmarkStart w:id="102" w:name="_Toc354666752"/>
      <w:bookmarkStart w:id="103" w:name="_Toc359344423"/>
    </w:p>
    <w:p w14:paraId="0853D376" w14:textId="1C291282" w:rsidR="00FA2C17" w:rsidRDefault="003D2B3F" w:rsidP="00FA2C17">
      <w:pPr>
        <w:pStyle w:val="1"/>
      </w:pPr>
      <w:bookmarkStart w:id="104" w:name="_Toc67700177"/>
      <w:r>
        <w:lastRenderedPageBreak/>
        <w:t>Т</w:t>
      </w:r>
      <w:r w:rsidR="00FA2C17">
        <w:t>ехнико-экономическая часть</w:t>
      </w:r>
      <w:bookmarkEnd w:id="99"/>
      <w:bookmarkEnd w:id="100"/>
      <w:bookmarkEnd w:id="101"/>
      <w:bookmarkEnd w:id="102"/>
      <w:bookmarkEnd w:id="103"/>
      <w:bookmarkEnd w:id="104"/>
    </w:p>
    <w:p w14:paraId="12E4194E" w14:textId="77777777" w:rsidR="00FA2C17" w:rsidRDefault="00FA2C17" w:rsidP="00FA2C17">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53AB8B18" w14:textId="77777777" w:rsidR="00FA2C17" w:rsidRDefault="00FA2C17" w:rsidP="00FA2C17">
      <w:pPr>
        <w:pStyle w:val="2"/>
      </w:pPr>
      <w:bookmarkStart w:id="105" w:name="_Toc322893641"/>
      <w:bookmarkStart w:id="106" w:name="_Toc359344425"/>
      <w:bookmarkStart w:id="107" w:name="_Toc67700178"/>
      <w:r>
        <w:t>Организационная структура проекта</w:t>
      </w:r>
      <w:bookmarkEnd w:id="107"/>
    </w:p>
    <w:p w14:paraId="7703F5AD" w14:textId="77777777" w:rsidR="00FA2C17" w:rsidRDefault="00FA2C17" w:rsidP="00FA2C17">
      <w:r>
        <w:t xml:space="preserve">Организационная структура проекта </w:t>
      </w:r>
      <w:r w:rsidRPr="001E18AD">
        <w:t>(</w:t>
      </w:r>
      <w:r>
        <w:rPr>
          <w:lang w:val="en-US"/>
        </w:rPr>
        <w:t>OBS</w:t>
      </w:r>
      <w:r w:rsidRPr="001E18AD">
        <w:t>)</w:t>
      </w:r>
      <w:r>
        <w:t xml:space="preserve"> приведена на рис. 5.1.</w:t>
      </w:r>
    </w:p>
    <w:p w14:paraId="6DF4E581" w14:textId="77777777" w:rsidR="00FA2C17" w:rsidRDefault="00FA2C17" w:rsidP="00FA2C17">
      <w:pPr>
        <w:ind w:firstLine="0"/>
        <w:jc w:val="center"/>
      </w:pPr>
      <w:r w:rsidRPr="009A4CA0">
        <w:rPr>
          <w:noProof/>
          <w:lang w:eastAsia="ru-RU"/>
        </w:rPr>
        <w:drawing>
          <wp:inline distT="0" distB="0" distL="0" distR="0" wp14:anchorId="74235AE2" wp14:editId="0B6297BA">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67158936" w14:textId="77777777" w:rsidR="00FA2C17" w:rsidRDefault="00FA2C17" w:rsidP="00FA2C17">
      <w:pPr>
        <w:pStyle w:val="ad"/>
      </w:pPr>
      <w:r>
        <w:t>Рис. 5.1. Организационная структура проекта</w:t>
      </w:r>
    </w:p>
    <w:p w14:paraId="403DC67E" w14:textId="77777777" w:rsidR="00FA2C17" w:rsidRDefault="00FA2C17" w:rsidP="00FA2C17">
      <w:pPr>
        <w:pStyle w:val="2"/>
      </w:pPr>
      <w:bookmarkStart w:id="108" w:name="_Toc67700179"/>
      <w:bookmarkEnd w:id="105"/>
      <w:bookmarkEnd w:id="106"/>
      <w:r w:rsidRPr="00FC1972">
        <w:t>Календарный</w:t>
      </w:r>
      <w:r>
        <w:t xml:space="preserve"> план проекта</w:t>
      </w:r>
      <w:bookmarkEnd w:id="108"/>
    </w:p>
    <w:p w14:paraId="1CF49C81" w14:textId="77777777" w:rsidR="00FA2C17" w:rsidRPr="001E5905" w:rsidRDefault="00FA2C17" w:rsidP="00EC33A1">
      <w:r w:rsidRPr="003C1ED5">
        <w:t xml:space="preserve">Для оценки расходов на реализацию проекта </w:t>
      </w:r>
      <w:r>
        <w:t xml:space="preserve">в числе прочих необходимо </w:t>
      </w:r>
      <w:r w:rsidRPr="003C1ED5">
        <w:t xml:space="preserve">определить </w:t>
      </w:r>
      <w:r>
        <w:t>временные затраты на его реализацию</w:t>
      </w:r>
      <w:r w:rsidRPr="003C1ED5">
        <w:t xml:space="preserve">. </w:t>
      </w:r>
      <w:r>
        <w:t>Для определения временных затрат проекта необходимо разработать календарный план проекта.</w:t>
      </w:r>
      <w:r w:rsidRPr="001E5905">
        <w:t xml:space="preserve"> Реализуемый проект является типовым для Компании, исходя из этого</w:t>
      </w:r>
      <w:r>
        <w:t>,</w:t>
      </w:r>
      <w:r w:rsidRPr="001E5905">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6F24B456" w14:textId="77777777" w:rsidR="00FA2C17" w:rsidRDefault="00FA2C17" w:rsidP="00FA2C17">
      <w:pPr>
        <w:contextualSpacing/>
        <w:rPr>
          <w:rFonts w:eastAsia="Times New Roman"/>
        </w:rPr>
      </w:pPr>
      <w:r>
        <w:rPr>
          <w:rFonts w:eastAsia="Times New Roman"/>
        </w:rPr>
        <w:t>Для реализации проекта необходимо выполнить следующие работы:</w:t>
      </w:r>
    </w:p>
    <w:p w14:paraId="6E273F4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Сбор требований Заказчика к разрабатываемому ПО.</w:t>
      </w:r>
    </w:p>
    <w:p w14:paraId="72B36054"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6683791D"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технического проекта.</w:t>
      </w:r>
    </w:p>
    <w:p w14:paraId="5CCA3E73" w14:textId="77777777" w:rsidR="00FA2C17" w:rsidRDefault="00FA2C17" w:rsidP="00FA2C17">
      <w:pPr>
        <w:pStyle w:val="a6"/>
        <w:numPr>
          <w:ilvl w:val="0"/>
          <w:numId w:val="38"/>
        </w:numPr>
        <w:ind w:left="1560" w:hanging="426"/>
        <w:rPr>
          <w:rFonts w:eastAsia="Times New Roman"/>
        </w:rPr>
      </w:pPr>
      <w:r w:rsidRPr="00884CEC">
        <w:rPr>
          <w:rFonts w:eastAsia="Times New Roman"/>
        </w:rPr>
        <w:t>Разработка моделей бизнес-процессов.</w:t>
      </w:r>
    </w:p>
    <w:p w14:paraId="55CAB7B7" w14:textId="77777777" w:rsidR="00FA2C17" w:rsidRPr="00884CEC" w:rsidRDefault="00FA2C17" w:rsidP="00FA2C17">
      <w:pPr>
        <w:pStyle w:val="a6"/>
        <w:numPr>
          <w:ilvl w:val="0"/>
          <w:numId w:val="38"/>
        </w:numPr>
        <w:ind w:left="1560" w:hanging="426"/>
        <w:rPr>
          <w:rFonts w:eastAsia="Times New Roman"/>
        </w:rPr>
      </w:pPr>
      <w:r>
        <w:rPr>
          <w:rFonts w:eastAsia="Times New Roman"/>
        </w:rPr>
        <w:t>Проектирование интерфейсов.</w:t>
      </w:r>
    </w:p>
    <w:p w14:paraId="5CF6BD92"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Проектирование иерархии пользовательских интерфейсов.</w:t>
      </w:r>
    </w:p>
    <w:p w14:paraId="00D37EEE"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lastRenderedPageBreak/>
        <w:t>Проектирование архитектуры серверной части.</w:t>
      </w:r>
    </w:p>
    <w:p w14:paraId="4CB931B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 xml:space="preserve">Определение методов WEB API и их сигнатур. </w:t>
      </w:r>
    </w:p>
    <w:p w14:paraId="77B56810"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тестов для серверной части.</w:t>
      </w:r>
    </w:p>
    <w:p w14:paraId="05661BA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тестов для клиентской части.</w:t>
      </w:r>
    </w:p>
    <w:p w14:paraId="393FE0F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серверной части.</w:t>
      </w:r>
    </w:p>
    <w:p w14:paraId="62A60A8B"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клиентской части.</w:t>
      </w:r>
    </w:p>
    <w:p w14:paraId="16EF53C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серверной части.</w:t>
      </w:r>
    </w:p>
    <w:p w14:paraId="766DFEF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74DB255D"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работы клиентской части.</w:t>
      </w:r>
    </w:p>
    <w:p w14:paraId="163566AF" w14:textId="77777777" w:rsidR="00FA2C17" w:rsidRPr="00884CEC" w:rsidRDefault="00FA2C17" w:rsidP="00FA2C17">
      <w:pPr>
        <w:pStyle w:val="a6"/>
        <w:numPr>
          <w:ilvl w:val="0"/>
          <w:numId w:val="38"/>
        </w:numPr>
        <w:ind w:left="1560" w:hanging="426"/>
        <w:rPr>
          <w:rFonts w:eastAsia="Times New Roman"/>
        </w:rPr>
      </w:pPr>
      <w:r>
        <w:rPr>
          <w:rFonts w:eastAsia="Times New Roman"/>
        </w:rPr>
        <w:t>Кросс</w:t>
      </w:r>
      <w:r w:rsidRPr="00884CEC">
        <w:rPr>
          <w:rFonts w:eastAsia="Times New Roman"/>
        </w:rPr>
        <w:t>браузерное тестирование интерфейсов.</w:t>
      </w:r>
    </w:p>
    <w:p w14:paraId="19B111D5" w14:textId="77777777" w:rsidR="00FA2C17" w:rsidRDefault="00FA2C17" w:rsidP="00FA2C17">
      <w:pPr>
        <w:pStyle w:val="a6"/>
        <w:numPr>
          <w:ilvl w:val="0"/>
          <w:numId w:val="38"/>
        </w:numPr>
        <w:ind w:left="1560" w:hanging="426"/>
        <w:rPr>
          <w:rFonts w:eastAsia="Times New Roman"/>
        </w:rPr>
      </w:pPr>
      <w:r w:rsidRPr="003B7302">
        <w:rPr>
          <w:rFonts w:eastAsia="Times New Roman"/>
        </w:rPr>
        <w:t xml:space="preserve">Разработка пользовательской документации. </w:t>
      </w:r>
    </w:p>
    <w:p w14:paraId="3905CC15" w14:textId="77777777" w:rsidR="00FA2C17" w:rsidRPr="003B7302" w:rsidRDefault="00FA2C17" w:rsidP="00FA2C17">
      <w:pPr>
        <w:pStyle w:val="a6"/>
        <w:numPr>
          <w:ilvl w:val="0"/>
          <w:numId w:val="38"/>
        </w:numPr>
        <w:ind w:left="1560" w:hanging="426"/>
        <w:rPr>
          <w:rFonts w:eastAsia="Times New Roman"/>
        </w:rPr>
      </w:pPr>
      <w:r w:rsidRPr="003B7302">
        <w:rPr>
          <w:rFonts w:eastAsia="Times New Roman"/>
        </w:rPr>
        <w:t>Внедрение ПО.</w:t>
      </w:r>
    </w:p>
    <w:p w14:paraId="2E7301D8" w14:textId="77777777" w:rsidR="00FA2C17" w:rsidRDefault="00FA2C17" w:rsidP="00FA2C17">
      <w:pPr>
        <w:contextualSpacing/>
        <w:rPr>
          <w:rFonts w:eastAsia="Times New Roman"/>
        </w:rPr>
      </w:pPr>
      <w:r>
        <w:rPr>
          <w:rFonts w:eastAsia="Times New Roman"/>
        </w:rPr>
        <w:t>Распределение человеческих ресурсов по работам проекта и степень их загрузки приведены в табл. 5.1.</w:t>
      </w:r>
    </w:p>
    <w:p w14:paraId="0D1A8880" w14:textId="77777777" w:rsidR="00FA2C17" w:rsidRPr="00661D92" w:rsidRDefault="00FA2C17" w:rsidP="00FA2C17">
      <w:pPr>
        <w:pStyle w:val="a6"/>
        <w:ind w:left="1429" w:firstLine="695"/>
        <w:jc w:val="right"/>
        <w:rPr>
          <w:rFonts w:eastAsia="Times New Roman"/>
          <w:b/>
        </w:rPr>
      </w:pPr>
      <w:r w:rsidRPr="00661D92">
        <w:rPr>
          <w:rFonts w:eastAsia="Times New Roman"/>
          <w:b/>
        </w:rPr>
        <w:t xml:space="preserve">Таблица </w:t>
      </w:r>
      <w:r>
        <w:rPr>
          <w:rFonts w:eastAsia="Times New Roman"/>
          <w:b/>
        </w:rPr>
        <w:t>5</w:t>
      </w:r>
      <w:r w:rsidRPr="00661D92">
        <w:rPr>
          <w:rFonts w:eastAsia="Times New Roman"/>
          <w:b/>
        </w:rPr>
        <w:t>.1</w:t>
      </w:r>
    </w:p>
    <w:p w14:paraId="4DF33F7C" w14:textId="77777777" w:rsidR="00FA2C17" w:rsidRPr="009E5292" w:rsidRDefault="00FA2C17" w:rsidP="00FA2C17">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1" w:rightFromText="181" w:vertAnchor="text" w:horzAnchor="margin" w:tblpXSpec="center" w:tblpY="182"/>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799"/>
        <w:gridCol w:w="2213"/>
        <w:gridCol w:w="4569"/>
        <w:gridCol w:w="1829"/>
      </w:tblGrid>
      <w:tr w:rsidR="00EC33A1" w:rsidRPr="00F364AC" w14:paraId="2CC18F67" w14:textId="77777777" w:rsidTr="00101861">
        <w:trPr>
          <w:trHeight w:val="834"/>
          <w:tblHeader/>
        </w:trPr>
        <w:tc>
          <w:tcPr>
            <w:tcW w:w="424" w:type="pct"/>
            <w:vAlign w:val="center"/>
          </w:tcPr>
          <w:p w14:paraId="5DB938C6" w14:textId="77777777" w:rsidR="00EC33A1" w:rsidRPr="00F364AC" w:rsidRDefault="00EC33A1" w:rsidP="00101861">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25C3DEBF" w14:textId="77777777" w:rsidR="00EC33A1" w:rsidRPr="00F364AC" w:rsidRDefault="00EC33A1" w:rsidP="00101861">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76" w:type="pct"/>
            <w:vAlign w:val="center"/>
          </w:tcPr>
          <w:p w14:paraId="6644FE8E" w14:textId="77777777" w:rsidR="00EC33A1" w:rsidRPr="00F364AC" w:rsidRDefault="00EC33A1" w:rsidP="00101861">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7FE67E20" w14:textId="77777777" w:rsidR="00EC33A1" w:rsidRPr="00F364AC" w:rsidRDefault="00EC33A1" w:rsidP="00101861">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2" w:type="pct"/>
            <w:vAlign w:val="center"/>
          </w:tcPr>
          <w:p w14:paraId="48818B15" w14:textId="77777777" w:rsidR="00EC33A1" w:rsidRPr="00F364AC" w:rsidRDefault="00EC33A1" w:rsidP="00101861">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EC33A1" w:rsidRPr="00F364AC" w14:paraId="3E2384DF" w14:textId="77777777" w:rsidTr="00101861">
        <w:trPr>
          <w:trHeight w:val="294"/>
          <w:tblHeader/>
        </w:trPr>
        <w:tc>
          <w:tcPr>
            <w:tcW w:w="424" w:type="pct"/>
            <w:vAlign w:val="center"/>
          </w:tcPr>
          <w:p w14:paraId="18A7360A" w14:textId="77777777" w:rsidR="00EC33A1" w:rsidRPr="00F364AC" w:rsidRDefault="00EC33A1" w:rsidP="00101861">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76" w:type="pct"/>
            <w:vAlign w:val="center"/>
          </w:tcPr>
          <w:p w14:paraId="61D0EC61" w14:textId="77777777" w:rsidR="00EC33A1" w:rsidRPr="00F364AC" w:rsidRDefault="00EC33A1" w:rsidP="00101861">
            <w:pPr>
              <w:keepNext/>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270941C5"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92CF810"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2" w:type="pct"/>
            <w:vAlign w:val="center"/>
          </w:tcPr>
          <w:p w14:paraId="3D353AF4" w14:textId="77777777" w:rsidR="00EC33A1" w:rsidRPr="00F364AC" w:rsidRDefault="00EC33A1" w:rsidP="00101861">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EC33A1" w:rsidRPr="00F364AC" w14:paraId="343FD741" w14:textId="77777777" w:rsidTr="00101861">
        <w:trPr>
          <w:trHeight w:val="344"/>
          <w:tblHeader/>
        </w:trPr>
        <w:tc>
          <w:tcPr>
            <w:tcW w:w="424" w:type="pct"/>
            <w:vAlign w:val="center"/>
          </w:tcPr>
          <w:p w14:paraId="73AD3DDE" w14:textId="77777777" w:rsidR="00EC33A1" w:rsidRPr="00F364AC" w:rsidRDefault="00EC33A1" w:rsidP="00101861">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76" w:type="pct"/>
            <w:vAlign w:val="center"/>
          </w:tcPr>
          <w:p w14:paraId="582B6C34" w14:textId="77777777" w:rsidR="00EC33A1" w:rsidRPr="00F364AC" w:rsidRDefault="00EC33A1" w:rsidP="00101861">
            <w:pPr>
              <w:keepNext/>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4E2D8CA"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5DA38550"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53E3649"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2" w:type="pct"/>
            <w:vAlign w:val="center"/>
          </w:tcPr>
          <w:p w14:paraId="1EB581C3" w14:textId="77777777" w:rsidR="00EC33A1" w:rsidRPr="00F364AC" w:rsidRDefault="00EC33A1" w:rsidP="00101861">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EC33A1" w:rsidRPr="00F364AC" w14:paraId="7D2F53BF" w14:textId="77777777" w:rsidTr="00101861">
        <w:trPr>
          <w:trHeight w:val="422"/>
          <w:tblHeader/>
        </w:trPr>
        <w:tc>
          <w:tcPr>
            <w:tcW w:w="424" w:type="pct"/>
            <w:vAlign w:val="center"/>
          </w:tcPr>
          <w:p w14:paraId="1031A20C" w14:textId="77777777" w:rsidR="00EC33A1" w:rsidRPr="00F364AC" w:rsidRDefault="00EC33A1" w:rsidP="00101861">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76" w:type="pct"/>
            <w:vAlign w:val="center"/>
          </w:tcPr>
          <w:p w14:paraId="5B225A22" w14:textId="77777777" w:rsidR="00EC33A1" w:rsidRPr="00F364AC" w:rsidRDefault="00EC33A1" w:rsidP="00101861">
            <w:pPr>
              <w:keepNext/>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4FE8B7E5"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DE3BB76"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149B6D98"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2" w:type="pct"/>
            <w:vAlign w:val="center"/>
          </w:tcPr>
          <w:p w14:paraId="29C81DE3" w14:textId="77777777" w:rsidR="00EC33A1" w:rsidRPr="00F364AC" w:rsidRDefault="00EC33A1" w:rsidP="00101861">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EC33A1" w:rsidRPr="00F364AC" w14:paraId="4A29F9D6" w14:textId="77777777" w:rsidTr="00101861">
        <w:trPr>
          <w:tblHeader/>
        </w:trPr>
        <w:tc>
          <w:tcPr>
            <w:tcW w:w="424" w:type="pct"/>
            <w:vAlign w:val="center"/>
          </w:tcPr>
          <w:p w14:paraId="1BACAEC4" w14:textId="77777777" w:rsidR="00EC33A1" w:rsidRPr="00F364AC" w:rsidRDefault="00EC33A1" w:rsidP="00101861">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76" w:type="pct"/>
            <w:vAlign w:val="center"/>
          </w:tcPr>
          <w:p w14:paraId="4AB949BA" w14:textId="77777777" w:rsidR="00EC33A1" w:rsidRPr="00F364AC" w:rsidRDefault="00EC33A1" w:rsidP="00101861">
            <w:pPr>
              <w:keepNext/>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414E4B13"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2" w:type="pct"/>
            <w:vAlign w:val="center"/>
          </w:tcPr>
          <w:p w14:paraId="73A2DDF5" w14:textId="77777777" w:rsidR="00EC33A1" w:rsidRPr="00F364AC" w:rsidRDefault="00EC33A1" w:rsidP="00101861">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EC33A1" w:rsidRPr="00F364AC" w14:paraId="06EA828C" w14:textId="77777777" w:rsidTr="00101861">
        <w:trPr>
          <w:trHeight w:val="281"/>
          <w:tblHeader/>
        </w:trPr>
        <w:tc>
          <w:tcPr>
            <w:tcW w:w="424" w:type="pct"/>
            <w:vAlign w:val="center"/>
          </w:tcPr>
          <w:p w14:paraId="47626E11" w14:textId="77777777" w:rsidR="00EC33A1" w:rsidRPr="00F364AC" w:rsidRDefault="00EC33A1" w:rsidP="00101861">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76" w:type="pct"/>
            <w:vAlign w:val="center"/>
          </w:tcPr>
          <w:p w14:paraId="26256E86" w14:textId="77777777" w:rsidR="00EC33A1" w:rsidRPr="00F364AC" w:rsidRDefault="00EC33A1" w:rsidP="00101861">
            <w:pPr>
              <w:keepNext/>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50DD72F" w14:textId="77777777" w:rsidR="00EC33A1"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F04EB01"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7AB889C2" w14:textId="77777777" w:rsidR="00EC33A1" w:rsidRPr="00F364A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2" w:type="pct"/>
            <w:vAlign w:val="center"/>
          </w:tcPr>
          <w:p w14:paraId="1489D62F" w14:textId="77777777" w:rsidR="00EC33A1" w:rsidRPr="00F364AC" w:rsidRDefault="00EC33A1" w:rsidP="00101861">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EC33A1" w:rsidRPr="00F364AC" w14:paraId="1EA2C957" w14:textId="77777777" w:rsidTr="00101861">
        <w:trPr>
          <w:trHeight w:val="281"/>
          <w:tblHeader/>
        </w:trPr>
        <w:tc>
          <w:tcPr>
            <w:tcW w:w="424" w:type="pct"/>
            <w:vAlign w:val="center"/>
          </w:tcPr>
          <w:p w14:paraId="6D9EF48C" w14:textId="77777777" w:rsidR="00EC33A1" w:rsidRPr="00B24746" w:rsidRDefault="00EC33A1" w:rsidP="00101861">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76" w:type="pct"/>
            <w:vAlign w:val="center"/>
          </w:tcPr>
          <w:p w14:paraId="061887D6" w14:textId="77777777" w:rsidR="00EC33A1" w:rsidRPr="00B24746" w:rsidRDefault="00EC33A1" w:rsidP="00101861">
            <w:pPr>
              <w:keepNext/>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761FE2A6"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046E634"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7AFA21F1"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2" w:type="pct"/>
            <w:vAlign w:val="center"/>
          </w:tcPr>
          <w:p w14:paraId="68F51E93"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EC33A1" w:rsidRPr="00F364AC" w14:paraId="4D15E1A0" w14:textId="77777777" w:rsidTr="00101861">
        <w:trPr>
          <w:trHeight w:val="281"/>
          <w:tblHeader/>
        </w:trPr>
        <w:tc>
          <w:tcPr>
            <w:tcW w:w="424" w:type="pct"/>
            <w:vAlign w:val="center"/>
          </w:tcPr>
          <w:p w14:paraId="6612E392" w14:textId="77777777" w:rsidR="00EC33A1" w:rsidRPr="00B24746" w:rsidRDefault="00EC33A1" w:rsidP="00101861">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76" w:type="pct"/>
            <w:vAlign w:val="center"/>
          </w:tcPr>
          <w:p w14:paraId="7DB1577D" w14:textId="77777777" w:rsidR="00EC33A1" w:rsidRPr="00B24746" w:rsidRDefault="00EC33A1" w:rsidP="00101861">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1776557E"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1BA78A6"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2" w:type="pct"/>
            <w:vAlign w:val="center"/>
          </w:tcPr>
          <w:p w14:paraId="59B342C8"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4C7EC6FD" w14:textId="77777777" w:rsidTr="00101861">
        <w:trPr>
          <w:trHeight w:val="281"/>
          <w:tblHeader/>
        </w:trPr>
        <w:tc>
          <w:tcPr>
            <w:tcW w:w="424" w:type="pct"/>
            <w:vAlign w:val="center"/>
          </w:tcPr>
          <w:p w14:paraId="5B7D9156"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76" w:type="pct"/>
            <w:vAlign w:val="center"/>
          </w:tcPr>
          <w:p w14:paraId="7B3D84C1"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021ACB44"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58F49996"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3AB4FDF1"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EC33A1" w:rsidRPr="00F364AC" w14:paraId="17D8548D" w14:textId="77777777" w:rsidTr="00101861">
        <w:trPr>
          <w:trHeight w:val="281"/>
          <w:tblHeader/>
        </w:trPr>
        <w:tc>
          <w:tcPr>
            <w:tcW w:w="424" w:type="pct"/>
            <w:vAlign w:val="center"/>
          </w:tcPr>
          <w:p w14:paraId="36A4B9D8"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76" w:type="pct"/>
            <w:vAlign w:val="center"/>
          </w:tcPr>
          <w:p w14:paraId="687A5674"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385388D1"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77B48A3F" w14:textId="77777777" w:rsidR="00EC33A1" w:rsidRPr="00F32440"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6428884C"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2" w:type="pct"/>
            <w:vAlign w:val="center"/>
          </w:tcPr>
          <w:p w14:paraId="0201BDBB"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2EDCEC86" w14:textId="77777777" w:rsidTr="00101861">
        <w:trPr>
          <w:trHeight w:val="281"/>
          <w:tblHeader/>
        </w:trPr>
        <w:tc>
          <w:tcPr>
            <w:tcW w:w="424" w:type="pct"/>
            <w:vAlign w:val="center"/>
          </w:tcPr>
          <w:p w14:paraId="61305FBE"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76" w:type="pct"/>
            <w:vAlign w:val="center"/>
          </w:tcPr>
          <w:p w14:paraId="17D5E78C"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0420B271"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756A3E96" w14:textId="77777777" w:rsidR="00EC33A1" w:rsidRPr="00F32440"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07F000C6"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2" w:type="pct"/>
            <w:vAlign w:val="center"/>
          </w:tcPr>
          <w:p w14:paraId="1D5A5E36"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50D04A2B" w14:textId="77777777" w:rsidTr="00101861">
        <w:trPr>
          <w:trHeight w:val="281"/>
          <w:tblHeader/>
        </w:trPr>
        <w:tc>
          <w:tcPr>
            <w:tcW w:w="424" w:type="pct"/>
            <w:vAlign w:val="center"/>
          </w:tcPr>
          <w:p w14:paraId="6C6A9F47"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76" w:type="pct"/>
            <w:vAlign w:val="center"/>
          </w:tcPr>
          <w:p w14:paraId="516D5563"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6A7194B3"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26279C9"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2" w:type="pct"/>
            <w:vAlign w:val="center"/>
          </w:tcPr>
          <w:p w14:paraId="36E6D6EE"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EC33A1" w:rsidRPr="00F364AC" w14:paraId="0F8BE1FD" w14:textId="77777777" w:rsidTr="00101861">
        <w:trPr>
          <w:trHeight w:val="281"/>
          <w:tblHeader/>
        </w:trPr>
        <w:tc>
          <w:tcPr>
            <w:tcW w:w="424" w:type="pct"/>
            <w:vAlign w:val="center"/>
          </w:tcPr>
          <w:p w14:paraId="61BA2810"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76" w:type="pct"/>
            <w:vAlign w:val="center"/>
          </w:tcPr>
          <w:p w14:paraId="3D9FE2DA"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39CE9465"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1FC04E"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972" w:type="pct"/>
            <w:vAlign w:val="center"/>
          </w:tcPr>
          <w:p w14:paraId="6E215377"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EC33A1" w:rsidRPr="00F364AC" w14:paraId="475E31F7" w14:textId="77777777" w:rsidTr="00101861">
        <w:trPr>
          <w:trHeight w:val="281"/>
          <w:tblHeader/>
        </w:trPr>
        <w:tc>
          <w:tcPr>
            <w:tcW w:w="424" w:type="pct"/>
            <w:vAlign w:val="center"/>
          </w:tcPr>
          <w:p w14:paraId="04694DCD"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76" w:type="pct"/>
            <w:vAlign w:val="center"/>
          </w:tcPr>
          <w:p w14:paraId="56DA6F5D"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14EF1DFA"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45DB578" w14:textId="77777777" w:rsidR="00EC33A1" w:rsidRPr="00F32440"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0A079889"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2" w:type="pct"/>
            <w:vAlign w:val="center"/>
          </w:tcPr>
          <w:p w14:paraId="60736E60"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EC33A1" w:rsidRPr="00F364AC" w14:paraId="0B7E2A93" w14:textId="77777777" w:rsidTr="00101861">
        <w:trPr>
          <w:trHeight w:val="281"/>
          <w:tblHeader/>
        </w:trPr>
        <w:tc>
          <w:tcPr>
            <w:tcW w:w="424" w:type="pct"/>
            <w:vAlign w:val="center"/>
          </w:tcPr>
          <w:p w14:paraId="03AFA973"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76" w:type="pct"/>
            <w:vAlign w:val="center"/>
          </w:tcPr>
          <w:p w14:paraId="050456A8"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127D0F26"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2BAED69"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2" w:type="pct"/>
            <w:vAlign w:val="center"/>
          </w:tcPr>
          <w:p w14:paraId="3832AF5C"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5182FC18" w14:textId="77777777" w:rsidTr="00101861">
        <w:trPr>
          <w:trHeight w:val="281"/>
          <w:tblHeader/>
        </w:trPr>
        <w:tc>
          <w:tcPr>
            <w:tcW w:w="424" w:type="pct"/>
            <w:vAlign w:val="center"/>
          </w:tcPr>
          <w:p w14:paraId="02340E31" w14:textId="77777777" w:rsidR="00EC33A1"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76" w:type="pct"/>
            <w:vAlign w:val="center"/>
          </w:tcPr>
          <w:p w14:paraId="2211178A"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04C0C349"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721069D5" w14:textId="77777777" w:rsidR="00EC33A1" w:rsidRPr="00F32440"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AB917EC"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29D7A934"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EC33A1" w:rsidRPr="00F364AC" w14:paraId="6D0BBEBD" w14:textId="77777777" w:rsidTr="00101861">
        <w:trPr>
          <w:trHeight w:val="281"/>
          <w:tblHeader/>
        </w:trPr>
        <w:tc>
          <w:tcPr>
            <w:tcW w:w="424" w:type="pct"/>
            <w:vAlign w:val="center"/>
          </w:tcPr>
          <w:p w14:paraId="290DF425" w14:textId="77777777" w:rsidR="00EC33A1"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lastRenderedPageBreak/>
              <w:t>16</w:t>
            </w:r>
          </w:p>
        </w:tc>
        <w:tc>
          <w:tcPr>
            <w:tcW w:w="1176" w:type="pct"/>
            <w:vAlign w:val="center"/>
          </w:tcPr>
          <w:p w14:paraId="175BF79A"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Кроссбраузерное тестирование интерфейсов</w:t>
            </w:r>
          </w:p>
        </w:tc>
        <w:tc>
          <w:tcPr>
            <w:tcW w:w="2428" w:type="pct"/>
            <w:vAlign w:val="center"/>
          </w:tcPr>
          <w:p w14:paraId="3E367F59"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BC06035" w14:textId="77777777" w:rsidR="00EC33A1" w:rsidRPr="00F32440"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2E37BA28"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2AED4F66"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EC33A1" w:rsidRPr="00F364AC" w14:paraId="4788A519" w14:textId="77777777" w:rsidTr="00101861">
        <w:trPr>
          <w:trHeight w:val="281"/>
          <w:tblHeader/>
        </w:trPr>
        <w:tc>
          <w:tcPr>
            <w:tcW w:w="424" w:type="pct"/>
            <w:vAlign w:val="center"/>
          </w:tcPr>
          <w:p w14:paraId="76A14BD2" w14:textId="77777777" w:rsidR="00EC33A1"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76" w:type="pct"/>
            <w:vAlign w:val="center"/>
          </w:tcPr>
          <w:p w14:paraId="24E6BE89"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4328625D"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7F526665" w14:textId="77777777" w:rsidR="00EC33A1" w:rsidRPr="00F32440"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72F1E04"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059F3388"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EC33A1" w:rsidRPr="00F364AC" w14:paraId="5E343450" w14:textId="77777777" w:rsidTr="00101861">
        <w:trPr>
          <w:trHeight w:val="281"/>
          <w:tblHeader/>
        </w:trPr>
        <w:tc>
          <w:tcPr>
            <w:tcW w:w="424" w:type="pct"/>
            <w:vAlign w:val="center"/>
          </w:tcPr>
          <w:p w14:paraId="60328EDD" w14:textId="77777777" w:rsidR="00EC33A1"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76" w:type="pct"/>
            <w:vAlign w:val="center"/>
          </w:tcPr>
          <w:p w14:paraId="0E9FABE0" w14:textId="77777777" w:rsidR="00EC33A1" w:rsidRPr="00E544F1" w:rsidRDefault="00EC33A1" w:rsidP="00101861">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1E915FF5" w14:textId="77777777" w:rsidR="00EC33A1" w:rsidRPr="00B9601F"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A1AFA98" w14:textId="77777777" w:rsidR="00EC33A1" w:rsidRPr="00180AEC" w:rsidRDefault="00EC33A1" w:rsidP="00101861">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2" w:type="pct"/>
            <w:vAlign w:val="center"/>
          </w:tcPr>
          <w:p w14:paraId="080C62BA" w14:textId="77777777" w:rsidR="00EC33A1" w:rsidRPr="00B24746" w:rsidRDefault="00EC33A1" w:rsidP="00101861">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B3F2644" w14:textId="77777777" w:rsidR="00FA2C17" w:rsidRPr="00661D92" w:rsidRDefault="00FA2C17" w:rsidP="00EC33A1"/>
    <w:p w14:paraId="10ABBD29" w14:textId="77777777" w:rsidR="00FA2C17" w:rsidRDefault="00FA2C17" w:rsidP="00FA2C17">
      <w:pPr>
        <w:contextualSpacing/>
        <w:rPr>
          <w:rFonts w:eastAsia="Times New Roman"/>
        </w:rPr>
      </w:pPr>
      <w:r>
        <w:rPr>
          <w:rFonts w:eastAsia="Times New Roman"/>
        </w:rPr>
        <w:t>При реализации данного проекта работы выполняются последовательно. Диаграмма Ганта приведена на рис. 5.2. Графическое представление диаграммы Ганта показано на рис. 5.3.</w:t>
      </w:r>
    </w:p>
    <w:p w14:paraId="27847D70" w14:textId="77777777" w:rsidR="00FA2C17" w:rsidRPr="006A4450" w:rsidRDefault="00FA2C17" w:rsidP="00FA2C17">
      <w:pPr>
        <w:ind w:firstLine="0"/>
        <w:contextualSpacing/>
        <w:rPr>
          <w:rFonts w:eastAsia="Times New Roman"/>
        </w:rPr>
      </w:pPr>
      <w:r w:rsidRPr="00F32440">
        <w:rPr>
          <w:rFonts w:eastAsia="Times New Roman"/>
          <w:noProof/>
          <w:lang w:eastAsia="ru-RU"/>
        </w:rPr>
        <w:drawing>
          <wp:inline distT="0" distB="0" distL="0" distR="0" wp14:anchorId="6063655A" wp14:editId="60342308">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1482" cy="5868219"/>
                    </a:xfrm>
                    <a:prstGeom prst="rect">
                      <a:avLst/>
                    </a:prstGeom>
                  </pic:spPr>
                </pic:pic>
              </a:graphicData>
            </a:graphic>
          </wp:inline>
        </w:drawing>
      </w:r>
    </w:p>
    <w:p w14:paraId="20CD01FA" w14:textId="77777777" w:rsidR="00FA2C17" w:rsidRPr="00983622" w:rsidRDefault="00FA2C17" w:rsidP="00FA2C17">
      <w:pPr>
        <w:pStyle w:val="ad"/>
      </w:pPr>
      <w:r w:rsidRPr="00983622">
        <w:t xml:space="preserve">Рис. </w:t>
      </w:r>
      <w:r>
        <w:t>5</w:t>
      </w:r>
      <w:r w:rsidRPr="00983622">
        <w:t xml:space="preserve">.2. </w:t>
      </w:r>
      <w:r>
        <w:t xml:space="preserve">Табличное представление Диаграммы </w:t>
      </w:r>
      <w:r w:rsidRPr="00983622">
        <w:t>Ганта</w:t>
      </w:r>
    </w:p>
    <w:p w14:paraId="73D18C33" w14:textId="77777777" w:rsidR="00FA2C17" w:rsidRDefault="00FA2C17" w:rsidP="00FA2C17">
      <w:pPr>
        <w:ind w:firstLine="0"/>
        <w:contextualSpacing/>
        <w:rPr>
          <w:rFonts w:eastAsia="Times New Roman"/>
        </w:rPr>
      </w:pPr>
      <w:r w:rsidRPr="00F32440">
        <w:rPr>
          <w:rFonts w:eastAsia="Times New Roman"/>
          <w:noProof/>
          <w:lang w:eastAsia="ru-RU"/>
        </w:rPr>
        <w:lastRenderedPageBreak/>
        <w:drawing>
          <wp:inline distT="0" distB="0" distL="0" distR="0" wp14:anchorId="4B30D4FA" wp14:editId="2B676A51">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53485"/>
                    </a:xfrm>
                    <a:prstGeom prst="rect">
                      <a:avLst/>
                    </a:prstGeom>
                  </pic:spPr>
                </pic:pic>
              </a:graphicData>
            </a:graphic>
          </wp:inline>
        </w:drawing>
      </w:r>
    </w:p>
    <w:p w14:paraId="48FC87CF" w14:textId="77777777" w:rsidR="00FA2C17" w:rsidRPr="00983622" w:rsidRDefault="00FA2C17" w:rsidP="00FA2C17">
      <w:pPr>
        <w:pStyle w:val="ad"/>
      </w:pPr>
      <w:r>
        <w:t>Рис. 5.3</w:t>
      </w:r>
      <w:r w:rsidRPr="00983622">
        <w:t xml:space="preserve">. </w:t>
      </w:r>
      <w:r>
        <w:t>Графическое представление Диаграммы</w:t>
      </w:r>
      <w:r w:rsidRPr="00983622">
        <w:t xml:space="preserve"> Ганта</w:t>
      </w:r>
    </w:p>
    <w:p w14:paraId="1AF2FB6D" w14:textId="77777777" w:rsidR="00FA2C17" w:rsidRDefault="00FA2C17" w:rsidP="00FA2C17">
      <w:pPr>
        <w:contextualSpacing/>
        <w:rPr>
          <w:rFonts w:eastAsia="Times New Roman"/>
        </w:rPr>
      </w:pPr>
    </w:p>
    <w:p w14:paraId="76A4354C" w14:textId="77777777" w:rsidR="00FA2C17" w:rsidRDefault="00FA2C17" w:rsidP="00FA2C17">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5.2).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FA2C17" w14:paraId="5BDD0472" w14:textId="77777777" w:rsidTr="00CA25EA">
        <w:trPr>
          <w:trHeight w:val="556"/>
        </w:trPr>
        <w:tc>
          <w:tcPr>
            <w:tcW w:w="346" w:type="pct"/>
            <w:vAlign w:val="center"/>
          </w:tcPr>
          <w:p w14:paraId="149DA75D" w14:textId="77777777" w:rsidR="00FA2C17" w:rsidRPr="00BE349A" w:rsidRDefault="00FA2C17" w:rsidP="00CA25EA">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7F2A4CE9" w14:textId="77777777" w:rsidR="00FA2C17" w:rsidRPr="00BE349A"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14D57458" w14:textId="77777777" w:rsidR="00FA2C17"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FA2C17" w14:paraId="5BE49A02" w14:textId="77777777" w:rsidTr="00CA25EA">
        <w:trPr>
          <w:trHeight w:val="417"/>
        </w:trPr>
        <w:tc>
          <w:tcPr>
            <w:tcW w:w="346" w:type="pct"/>
            <w:vAlign w:val="center"/>
          </w:tcPr>
          <w:p w14:paraId="49007742"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31EC03C2" w14:textId="77777777" w:rsidR="00FA2C17" w:rsidRPr="00A2676E" w:rsidRDefault="00FA2C17" w:rsidP="00CA25EA">
            <w:pPr>
              <w:pStyle w:val="ac"/>
              <w:spacing w:before="0" w:beforeAutospacing="0" w:after="0" w:afterAutospacing="0"/>
              <w:rPr>
                <w:szCs w:val="28"/>
              </w:rPr>
            </w:pPr>
            <w:r w:rsidRPr="00A2676E">
              <w:rPr>
                <w:szCs w:val="28"/>
              </w:rPr>
              <w:t>Менеджер проекта</w:t>
            </w:r>
          </w:p>
        </w:tc>
        <w:tc>
          <w:tcPr>
            <w:tcW w:w="1963" w:type="pct"/>
          </w:tcPr>
          <w:p w14:paraId="4658E8B7" w14:textId="77777777" w:rsidR="00FA2C17" w:rsidRPr="00A2676E" w:rsidRDefault="00FA2C17" w:rsidP="00CA25EA">
            <w:pPr>
              <w:pStyle w:val="ac"/>
              <w:spacing w:before="0" w:beforeAutospacing="0" w:after="0" w:afterAutospacing="0"/>
              <w:rPr>
                <w:szCs w:val="28"/>
              </w:rPr>
            </w:pPr>
            <w:r w:rsidRPr="00A2676E">
              <w:rPr>
                <w:szCs w:val="28"/>
              </w:rPr>
              <w:t>280,</w:t>
            </w:r>
            <w:r>
              <w:rPr>
                <w:szCs w:val="28"/>
              </w:rPr>
              <w:t>4</w:t>
            </w:r>
          </w:p>
        </w:tc>
      </w:tr>
      <w:tr w:rsidR="00FA2C17" w14:paraId="48759B14" w14:textId="77777777" w:rsidTr="00CA25EA">
        <w:trPr>
          <w:trHeight w:val="417"/>
        </w:trPr>
        <w:tc>
          <w:tcPr>
            <w:tcW w:w="346" w:type="pct"/>
            <w:vAlign w:val="center"/>
          </w:tcPr>
          <w:p w14:paraId="6BF51D49"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35715C33"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Бизнес-аналитик</w:t>
            </w:r>
          </w:p>
        </w:tc>
        <w:tc>
          <w:tcPr>
            <w:tcW w:w="1963" w:type="pct"/>
          </w:tcPr>
          <w:p w14:paraId="58EAF2E8" w14:textId="77777777" w:rsidR="00FA2C17" w:rsidRPr="00A2676E" w:rsidRDefault="00FA2C17" w:rsidP="00CA25EA">
            <w:pPr>
              <w:pStyle w:val="ac"/>
              <w:spacing w:before="0" w:beforeAutospacing="0" w:after="0" w:afterAutospacing="0"/>
              <w:rPr>
                <w:szCs w:val="28"/>
              </w:rPr>
            </w:pPr>
            <w:r>
              <w:rPr>
                <w:color w:val="000000" w:themeColor="text1"/>
                <w:szCs w:val="28"/>
                <w:lang w:val="en-US"/>
              </w:rPr>
              <w:t>230,4</w:t>
            </w:r>
          </w:p>
        </w:tc>
      </w:tr>
      <w:tr w:rsidR="00FA2C17" w14:paraId="1A61C15D" w14:textId="77777777" w:rsidTr="00CA25EA">
        <w:trPr>
          <w:trHeight w:val="417"/>
        </w:trPr>
        <w:tc>
          <w:tcPr>
            <w:tcW w:w="346" w:type="pct"/>
            <w:vAlign w:val="center"/>
          </w:tcPr>
          <w:p w14:paraId="62CB1E36"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2552F68E"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Системный аналитик</w:t>
            </w:r>
          </w:p>
        </w:tc>
        <w:tc>
          <w:tcPr>
            <w:tcW w:w="1963" w:type="pct"/>
          </w:tcPr>
          <w:p w14:paraId="7AC95F81" w14:textId="77777777" w:rsidR="00FA2C17" w:rsidRPr="00A2676E" w:rsidRDefault="00FA2C17" w:rsidP="00CA25EA">
            <w:pPr>
              <w:pStyle w:val="ac"/>
              <w:spacing w:before="0" w:beforeAutospacing="0" w:after="0" w:afterAutospacing="0"/>
              <w:rPr>
                <w:szCs w:val="28"/>
              </w:rPr>
            </w:pPr>
            <w:r>
              <w:rPr>
                <w:color w:val="000000" w:themeColor="text1"/>
                <w:szCs w:val="28"/>
                <w:lang w:val="en-US"/>
              </w:rPr>
              <w:t>144</w:t>
            </w:r>
          </w:p>
        </w:tc>
      </w:tr>
      <w:tr w:rsidR="00FA2C17" w14:paraId="5265A2C5" w14:textId="77777777" w:rsidTr="00CA25EA">
        <w:trPr>
          <w:trHeight w:val="417"/>
        </w:trPr>
        <w:tc>
          <w:tcPr>
            <w:tcW w:w="346" w:type="pct"/>
            <w:vAlign w:val="center"/>
          </w:tcPr>
          <w:p w14:paraId="3343DD09"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4D836A5A"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Тестировщик</w:t>
            </w:r>
          </w:p>
        </w:tc>
        <w:tc>
          <w:tcPr>
            <w:tcW w:w="1963" w:type="pct"/>
          </w:tcPr>
          <w:p w14:paraId="4593CE7E" w14:textId="77777777" w:rsidR="00FA2C17" w:rsidRPr="00A2676E" w:rsidRDefault="00FA2C17" w:rsidP="00CA25EA">
            <w:pPr>
              <w:pStyle w:val="ac"/>
              <w:spacing w:before="0" w:beforeAutospacing="0" w:after="0" w:afterAutospacing="0"/>
              <w:rPr>
                <w:szCs w:val="28"/>
              </w:rPr>
            </w:pPr>
            <w:r>
              <w:rPr>
                <w:color w:val="000000" w:themeColor="text1"/>
                <w:szCs w:val="28"/>
                <w:lang w:val="en-US"/>
              </w:rPr>
              <w:t>256</w:t>
            </w:r>
          </w:p>
        </w:tc>
      </w:tr>
      <w:tr w:rsidR="00FA2C17" w14:paraId="6AD7025F" w14:textId="77777777" w:rsidTr="00CA25EA">
        <w:trPr>
          <w:trHeight w:val="417"/>
        </w:trPr>
        <w:tc>
          <w:tcPr>
            <w:tcW w:w="346" w:type="pct"/>
            <w:vAlign w:val="center"/>
          </w:tcPr>
          <w:p w14:paraId="20224818"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5E34831B"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Специалист по внедрению</w:t>
            </w:r>
          </w:p>
        </w:tc>
        <w:tc>
          <w:tcPr>
            <w:tcW w:w="1963" w:type="pct"/>
          </w:tcPr>
          <w:p w14:paraId="1F967A1A" w14:textId="77777777" w:rsidR="00FA2C17" w:rsidRPr="00A2676E" w:rsidRDefault="00FA2C17" w:rsidP="00CA25EA">
            <w:pPr>
              <w:pStyle w:val="ac"/>
              <w:spacing w:before="0" w:beforeAutospacing="0" w:after="0" w:afterAutospacing="0"/>
              <w:rPr>
                <w:szCs w:val="28"/>
              </w:rPr>
            </w:pPr>
            <w:r>
              <w:rPr>
                <w:color w:val="000000" w:themeColor="text1"/>
                <w:szCs w:val="28"/>
                <w:lang w:val="en-US"/>
              </w:rPr>
              <w:t>80</w:t>
            </w:r>
          </w:p>
        </w:tc>
      </w:tr>
      <w:tr w:rsidR="00FA2C17" w14:paraId="4EBCC9C1" w14:textId="77777777" w:rsidTr="00CA25EA">
        <w:trPr>
          <w:trHeight w:val="417"/>
        </w:trPr>
        <w:tc>
          <w:tcPr>
            <w:tcW w:w="346" w:type="pct"/>
            <w:vAlign w:val="center"/>
          </w:tcPr>
          <w:p w14:paraId="5582E8ED"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A2EB407"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Дизайнер</w:t>
            </w:r>
          </w:p>
        </w:tc>
        <w:tc>
          <w:tcPr>
            <w:tcW w:w="1963" w:type="pct"/>
          </w:tcPr>
          <w:p w14:paraId="0CBD218D" w14:textId="77777777" w:rsidR="00FA2C17" w:rsidRPr="00A2676E" w:rsidRDefault="00FA2C17" w:rsidP="00CA25EA">
            <w:pPr>
              <w:pStyle w:val="ac"/>
              <w:spacing w:before="0" w:beforeAutospacing="0" w:after="0" w:afterAutospacing="0"/>
              <w:rPr>
                <w:szCs w:val="28"/>
              </w:rPr>
            </w:pPr>
            <w:r>
              <w:rPr>
                <w:color w:val="000000" w:themeColor="text1"/>
                <w:szCs w:val="28"/>
                <w:lang w:val="en-US"/>
              </w:rPr>
              <w:t>48</w:t>
            </w:r>
          </w:p>
        </w:tc>
      </w:tr>
      <w:tr w:rsidR="00FA2C17" w14:paraId="7A2159B8" w14:textId="77777777" w:rsidTr="00CA25EA">
        <w:trPr>
          <w:trHeight w:val="417"/>
        </w:trPr>
        <w:tc>
          <w:tcPr>
            <w:tcW w:w="346" w:type="pct"/>
            <w:vAlign w:val="center"/>
          </w:tcPr>
          <w:p w14:paraId="3B94DF69"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594B8101"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Frontend-разработчик</w:t>
            </w:r>
          </w:p>
        </w:tc>
        <w:tc>
          <w:tcPr>
            <w:tcW w:w="1963" w:type="pct"/>
          </w:tcPr>
          <w:p w14:paraId="40A0F69A" w14:textId="77777777" w:rsidR="00FA2C17" w:rsidRPr="00A2676E" w:rsidRDefault="00FA2C17" w:rsidP="00CA25EA">
            <w:pPr>
              <w:pStyle w:val="ac"/>
              <w:spacing w:before="0" w:beforeAutospacing="0" w:after="0" w:afterAutospacing="0"/>
              <w:rPr>
                <w:szCs w:val="28"/>
              </w:rPr>
            </w:pPr>
            <w:r>
              <w:rPr>
                <w:color w:val="000000" w:themeColor="text1"/>
                <w:szCs w:val="28"/>
                <w:lang w:val="en-US"/>
              </w:rPr>
              <w:t>348</w:t>
            </w:r>
          </w:p>
        </w:tc>
      </w:tr>
      <w:tr w:rsidR="00FA2C17" w14:paraId="4180674D" w14:textId="77777777" w:rsidTr="00CA25EA">
        <w:trPr>
          <w:trHeight w:val="417"/>
        </w:trPr>
        <w:tc>
          <w:tcPr>
            <w:tcW w:w="346" w:type="pct"/>
            <w:vAlign w:val="center"/>
          </w:tcPr>
          <w:p w14:paraId="6C7BD7A2"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660C625A" w14:textId="77777777" w:rsidR="00FA2C17" w:rsidRPr="00A2676E" w:rsidRDefault="00FA2C17" w:rsidP="00CA25EA">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04260452" w14:textId="77777777" w:rsidR="00FA2C17" w:rsidRPr="00A2676E" w:rsidRDefault="00FA2C17" w:rsidP="00CA25EA">
            <w:pPr>
              <w:pStyle w:val="ac"/>
              <w:spacing w:before="0" w:beforeAutospacing="0" w:after="0" w:afterAutospacing="0"/>
              <w:rPr>
                <w:szCs w:val="28"/>
              </w:rPr>
            </w:pPr>
            <w:r>
              <w:rPr>
                <w:color w:val="000000" w:themeColor="text1"/>
                <w:szCs w:val="28"/>
                <w:lang w:val="en-US"/>
              </w:rPr>
              <w:t>260</w:t>
            </w:r>
          </w:p>
        </w:tc>
      </w:tr>
    </w:tbl>
    <w:p w14:paraId="7607C093" w14:textId="77777777" w:rsidR="00FA2C17" w:rsidRPr="00A906AA" w:rsidRDefault="00FA2C17" w:rsidP="00FA2C17">
      <w:pPr>
        <w:contextualSpacing/>
        <w:jc w:val="right"/>
        <w:rPr>
          <w:rFonts w:eastAsia="Times New Roman"/>
          <w:b/>
        </w:rPr>
      </w:pPr>
      <w:r w:rsidRPr="00A906AA">
        <w:rPr>
          <w:rFonts w:eastAsia="Times New Roman"/>
          <w:b/>
        </w:rPr>
        <w:t xml:space="preserve">Таблица </w:t>
      </w:r>
      <w:r>
        <w:rPr>
          <w:rFonts w:eastAsia="Times New Roman"/>
          <w:b/>
        </w:rPr>
        <w:t>5</w:t>
      </w:r>
      <w:r w:rsidRPr="00A906AA">
        <w:rPr>
          <w:rFonts w:eastAsia="Times New Roman"/>
          <w:b/>
        </w:rPr>
        <w:t>.2</w:t>
      </w:r>
    </w:p>
    <w:p w14:paraId="2273ABCF" w14:textId="77777777" w:rsidR="00FA2C17" w:rsidRDefault="00FA2C17" w:rsidP="00FA2C17">
      <w:pPr>
        <w:pStyle w:val="ad"/>
      </w:pPr>
      <w:r>
        <w:t>Трудозатраты членов проектной команды</w:t>
      </w:r>
    </w:p>
    <w:p w14:paraId="4A92E6F6" w14:textId="77777777" w:rsidR="00FA2C17" w:rsidRDefault="00FA2C17" w:rsidP="00FA2C17">
      <w:pPr>
        <w:pStyle w:val="2"/>
      </w:pPr>
      <w:bookmarkStart w:id="109" w:name="_Toc322893642"/>
      <w:bookmarkStart w:id="110" w:name="_Toc359344426"/>
      <w:bookmarkStart w:id="111" w:name="_Toc67700180"/>
      <w:r>
        <w:lastRenderedPageBreak/>
        <w:t>Расчёт затрат на разработку продукта</w:t>
      </w:r>
      <w:bookmarkEnd w:id="109"/>
      <w:bookmarkEnd w:id="110"/>
      <w:bookmarkEnd w:id="111"/>
    </w:p>
    <w:p w14:paraId="00B33F24" w14:textId="77777777" w:rsidR="00FA2C17" w:rsidRPr="007662B2" w:rsidRDefault="00FA2C17" w:rsidP="00FA2C17">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7789FE66" w14:textId="77777777" w:rsidR="00FA2C17" w:rsidRPr="009E5292" w:rsidRDefault="00FA2C17" w:rsidP="00FA2C17">
      <w:pPr>
        <w:pStyle w:val="a6"/>
        <w:numPr>
          <w:ilvl w:val="0"/>
          <w:numId w:val="46"/>
        </w:numPr>
      </w:pPr>
      <w:r w:rsidRPr="009E5292">
        <w:t>заработная плата исполнителей работ по проекту</w:t>
      </w:r>
      <w:r>
        <w:t xml:space="preserve"> – </w:t>
      </w:r>
      <w:r w:rsidRPr="00A838B1">
        <w:rPr>
          <w:i/>
        </w:rPr>
        <w:t>ЗП</w:t>
      </w:r>
      <w:r w:rsidRPr="00A838B1">
        <w:rPr>
          <w:i/>
          <w:vertAlign w:val="subscript"/>
        </w:rPr>
        <w:t>осн</w:t>
      </w:r>
      <w:r w:rsidRPr="009E5292">
        <w:t>;</w:t>
      </w:r>
    </w:p>
    <w:p w14:paraId="03F18359" w14:textId="77777777" w:rsidR="00FA2C17" w:rsidRPr="00A2676E" w:rsidRDefault="00FA2C17" w:rsidP="00FA2C17">
      <w:pPr>
        <w:pStyle w:val="a6"/>
        <w:numPr>
          <w:ilvl w:val="0"/>
          <w:numId w:val="46"/>
        </w:numPr>
      </w:pPr>
      <w:r w:rsidRPr="00A2676E">
        <w:t xml:space="preserve">дополнительная заработная плата </w:t>
      </w:r>
      <w:r w:rsidRPr="00A838B1">
        <w:rPr>
          <w:i/>
        </w:rPr>
        <w:t>ЗП</w:t>
      </w:r>
      <w:r w:rsidRPr="00A838B1">
        <w:rPr>
          <w:i/>
          <w:vertAlign w:val="subscript"/>
        </w:rPr>
        <w:t>доп</w:t>
      </w:r>
      <w:r w:rsidRPr="00A2676E">
        <w:t>;</w:t>
      </w:r>
    </w:p>
    <w:p w14:paraId="6348A8C0" w14:textId="77777777" w:rsidR="00FA2C17" w:rsidRPr="009E5292" w:rsidRDefault="00FA2C17" w:rsidP="00FA2C17">
      <w:pPr>
        <w:pStyle w:val="a6"/>
        <w:numPr>
          <w:ilvl w:val="0"/>
          <w:numId w:val="46"/>
        </w:numPr>
      </w:pPr>
      <w:r w:rsidRPr="009E5292">
        <w:t>отчисления на социальные нужды (страховые взносы)</w:t>
      </w:r>
      <w:r>
        <w:t xml:space="preserve"> – </w:t>
      </w:r>
      <w:r w:rsidRPr="00A838B1">
        <w:rPr>
          <w:i/>
        </w:rPr>
        <w:t>Н</w:t>
      </w:r>
      <w:r w:rsidRPr="00A838B1">
        <w:rPr>
          <w:i/>
          <w:vertAlign w:val="subscript"/>
        </w:rPr>
        <w:t>зп</w:t>
      </w:r>
      <w:r w:rsidRPr="009E5292">
        <w:t>;</w:t>
      </w:r>
    </w:p>
    <w:p w14:paraId="757EA929" w14:textId="77777777" w:rsidR="00FA2C17" w:rsidRPr="009E5292" w:rsidRDefault="00FA2C17" w:rsidP="00FA2C17">
      <w:pPr>
        <w:pStyle w:val="a6"/>
        <w:numPr>
          <w:ilvl w:val="0"/>
          <w:numId w:val="46"/>
        </w:numPr>
      </w:pPr>
      <w:r w:rsidRPr="009E5292">
        <w:t>арендные платежи за производственные (офисные) помещения</w:t>
      </w:r>
      <w:r>
        <w:t xml:space="preserve"> – </w:t>
      </w:r>
      <w:r w:rsidRPr="00A838B1">
        <w:rPr>
          <w:i/>
        </w:rPr>
        <w:t>А</w:t>
      </w:r>
      <w:r w:rsidRPr="00A838B1">
        <w:rPr>
          <w:i/>
          <w:vertAlign w:val="subscript"/>
        </w:rPr>
        <w:t>пм</w:t>
      </w:r>
      <w:r w:rsidRPr="009E5292">
        <w:t>;</w:t>
      </w:r>
    </w:p>
    <w:p w14:paraId="172C7AD0" w14:textId="77777777" w:rsidR="00FA2C17" w:rsidRPr="009E5292" w:rsidRDefault="00FA2C17" w:rsidP="00FA2C17">
      <w:pPr>
        <w:pStyle w:val="a6"/>
        <w:numPr>
          <w:ilvl w:val="0"/>
          <w:numId w:val="46"/>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20704D37" w14:textId="77777777" w:rsidR="00FA2C17" w:rsidRPr="009E5292" w:rsidRDefault="00FA2C17" w:rsidP="00FA2C17">
      <w:pPr>
        <w:pStyle w:val="a6"/>
        <w:numPr>
          <w:ilvl w:val="0"/>
          <w:numId w:val="46"/>
        </w:numPr>
      </w:pPr>
      <w:r w:rsidRPr="009E5292">
        <w:t>расходы на модернизацию и приобретение основных средств</w:t>
      </w:r>
      <w:r>
        <w:t xml:space="preserve"> – </w:t>
      </w:r>
      <w:r w:rsidRPr="00A838B1">
        <w:rPr>
          <w:i/>
        </w:rPr>
        <w:t>Р</w:t>
      </w:r>
      <w:r w:rsidRPr="00A838B1">
        <w:rPr>
          <w:i/>
          <w:vertAlign w:val="subscript"/>
        </w:rPr>
        <w:t>мод</w:t>
      </w:r>
      <w:r w:rsidRPr="009E5292">
        <w:t>;</w:t>
      </w:r>
    </w:p>
    <w:p w14:paraId="0F4EEDAE" w14:textId="77777777" w:rsidR="00FA2C17" w:rsidRPr="009E5292" w:rsidRDefault="00FA2C17" w:rsidP="00FA2C17">
      <w:pPr>
        <w:pStyle w:val="a6"/>
        <w:numPr>
          <w:ilvl w:val="0"/>
          <w:numId w:val="46"/>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6200F69D" w14:textId="77777777" w:rsidR="00FA2C17" w:rsidRPr="009E5292" w:rsidRDefault="00FA2C17" w:rsidP="00FA2C17">
      <w:pPr>
        <w:pStyle w:val="a6"/>
        <w:numPr>
          <w:ilvl w:val="0"/>
          <w:numId w:val="46"/>
        </w:numPr>
      </w:pPr>
      <w:r w:rsidRPr="009E5292">
        <w:t>расходы на интернет, связь</w:t>
      </w:r>
      <w:r>
        <w:t xml:space="preserve"> – </w:t>
      </w:r>
      <w:r w:rsidRPr="00A838B1">
        <w:rPr>
          <w:i/>
        </w:rPr>
        <w:t>Р</w:t>
      </w:r>
      <w:r w:rsidRPr="00A838B1">
        <w:rPr>
          <w:i/>
          <w:vertAlign w:val="subscript"/>
        </w:rPr>
        <w:t>тел</w:t>
      </w:r>
      <w:r w:rsidRPr="009E5292">
        <w:t>;</w:t>
      </w:r>
    </w:p>
    <w:p w14:paraId="5A01CD09" w14:textId="77777777" w:rsidR="00FA2C17" w:rsidRPr="009E5292" w:rsidRDefault="00FA2C17" w:rsidP="00FA2C17">
      <w:pPr>
        <w:pStyle w:val="a6"/>
        <w:numPr>
          <w:ilvl w:val="0"/>
          <w:numId w:val="46"/>
        </w:numPr>
      </w:pPr>
      <w:r w:rsidRPr="009E5292">
        <w:t>расходы на канцелярские товары и расходные материалы</w:t>
      </w:r>
      <w:r>
        <w:t xml:space="preserve"> – </w:t>
      </w:r>
      <w:r w:rsidRPr="00A838B1">
        <w:rPr>
          <w:i/>
        </w:rPr>
        <w:t>Р</w:t>
      </w:r>
      <w:r w:rsidRPr="00A838B1">
        <w:rPr>
          <w:i/>
          <w:vertAlign w:val="subscript"/>
        </w:rPr>
        <w:t>р.м.</w:t>
      </w:r>
      <w:r w:rsidRPr="009E5292">
        <w:t>;</w:t>
      </w:r>
    </w:p>
    <w:p w14:paraId="1223B09B" w14:textId="77777777" w:rsidR="00FA2C17" w:rsidRPr="009E5292" w:rsidRDefault="00FA2C17" w:rsidP="00FA2C17">
      <w:pPr>
        <w:pStyle w:val="a6"/>
        <w:numPr>
          <w:ilvl w:val="0"/>
          <w:numId w:val="46"/>
        </w:numPr>
      </w:pPr>
      <w:r w:rsidRPr="009E5292">
        <w:t>прочие расходы</w:t>
      </w:r>
      <w:r>
        <w:t xml:space="preserve"> – </w:t>
      </w:r>
      <w:r w:rsidRPr="00A838B1">
        <w:rPr>
          <w:i/>
        </w:rPr>
        <w:t>П</w:t>
      </w:r>
      <w:r w:rsidRPr="00A838B1">
        <w:rPr>
          <w:i/>
          <w:vertAlign w:val="subscript"/>
        </w:rPr>
        <w:t>р.р.</w:t>
      </w:r>
      <w:r w:rsidRPr="009E5292">
        <w:t>.</w:t>
      </w:r>
    </w:p>
    <w:p w14:paraId="7E3AF815" w14:textId="77777777" w:rsidR="00FA2C17" w:rsidRPr="007662B2" w:rsidRDefault="00FA2C17" w:rsidP="00FA2C17">
      <w:pPr>
        <w:pStyle w:val="3"/>
      </w:pPr>
      <w:bookmarkStart w:id="112" w:name="_Toc322893643"/>
      <w:bookmarkStart w:id="113" w:name="_Toc359344427"/>
      <w:bookmarkStart w:id="114" w:name="_Toc67700181"/>
      <w:r>
        <w:t>Расчёт заработной платы исполнителей работ по созданию программного продукта</w:t>
      </w:r>
      <w:bookmarkEnd w:id="112"/>
      <w:bookmarkEnd w:id="113"/>
      <w:bookmarkEnd w:id="114"/>
    </w:p>
    <w:p w14:paraId="374C2C4D" w14:textId="77777777" w:rsidR="00FA2C17" w:rsidRDefault="00FA2C17" w:rsidP="00FA2C17">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FA2C17" w:rsidRPr="00597F0A" w14:paraId="03DAFED5" w14:textId="77777777" w:rsidTr="00CA25EA">
        <w:trPr>
          <w:jc w:val="center"/>
        </w:trPr>
        <w:tc>
          <w:tcPr>
            <w:tcW w:w="8647" w:type="dxa"/>
            <w:shd w:val="clear" w:color="auto" w:fill="auto"/>
          </w:tcPr>
          <w:p w14:paraId="004C4464" w14:textId="77777777" w:rsidR="00FA2C17" w:rsidRPr="00CF1FD3" w:rsidRDefault="00CA25EA" w:rsidP="00CA25EA">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shd w:val="clear" w:color="auto" w:fill="auto"/>
          </w:tcPr>
          <w:p w14:paraId="08E86F92" w14:textId="77777777" w:rsidR="00FA2C17" w:rsidRPr="00026619" w:rsidRDefault="00FA2C17" w:rsidP="00CA25EA">
            <w:pPr>
              <w:ind w:firstLine="0"/>
              <w:jc w:val="right"/>
              <w:rPr>
                <w:sz w:val="16"/>
                <w:szCs w:val="16"/>
              </w:rPr>
            </w:pPr>
          </w:p>
          <w:p w14:paraId="580CF334" w14:textId="77777777" w:rsidR="00FA2C17" w:rsidRPr="00597F0A" w:rsidRDefault="00FA2C17" w:rsidP="00CA25EA">
            <w:pPr>
              <w:ind w:right="34" w:firstLine="0"/>
              <w:jc w:val="right"/>
              <w:rPr>
                <w:lang w:val="en-US"/>
              </w:rPr>
            </w:pPr>
            <w:r w:rsidRPr="004329B1">
              <w:rPr>
                <w:position w:val="-12"/>
              </w:rPr>
              <w:t>(</w:t>
            </w:r>
            <w:r>
              <w:rPr>
                <w:position w:val="-12"/>
              </w:rPr>
              <w:t>5</w:t>
            </w:r>
            <w:r w:rsidRPr="004329B1">
              <w:rPr>
                <w:position w:val="-12"/>
              </w:rPr>
              <w:t>.</w:t>
            </w:r>
            <w:r>
              <w:rPr>
                <w:position w:val="-12"/>
              </w:rPr>
              <w:t>1</w:t>
            </w:r>
            <w:r w:rsidRPr="004329B1">
              <w:rPr>
                <w:position w:val="-12"/>
              </w:rPr>
              <w:t>)</w:t>
            </w:r>
          </w:p>
        </w:tc>
      </w:tr>
    </w:tbl>
    <w:p w14:paraId="036ED99F" w14:textId="77777777" w:rsidR="00FA2C17" w:rsidRDefault="00FA2C17" w:rsidP="00FA2C17">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r>
        <w:rPr>
          <w:i/>
        </w:rPr>
        <w:t>Ч</w:t>
      </w:r>
      <w:r w:rsidRPr="00E61BEE">
        <w:rPr>
          <w:i/>
          <w:vertAlign w:val="subscript"/>
        </w:rPr>
        <w:t>р</w:t>
      </w:r>
      <w:r>
        <w:t xml:space="preserve"> – число рабочих дней в месяц</w:t>
      </w:r>
      <w:r w:rsidRPr="00B02C26">
        <w:t>,</w:t>
      </w:r>
      <w:r>
        <w:t xml:space="preserve"> </w:t>
      </w:r>
      <w:r>
        <w:rPr>
          <w:i/>
          <w:lang w:val="en-US"/>
        </w:rPr>
        <w:t>t</w:t>
      </w:r>
      <w:r w:rsidRPr="00E61BEE">
        <w:rPr>
          <w:i/>
          <w:vertAlign w:val="subscript"/>
        </w:rPr>
        <w:t>р.д.</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r>
        <w:rPr>
          <w:i/>
        </w:rPr>
        <w:t>Ч</w:t>
      </w:r>
      <w:r w:rsidRPr="00E61BEE">
        <w:rPr>
          <w:i/>
          <w:vertAlign w:val="subscript"/>
        </w:rPr>
        <w:t xml:space="preserve">р </w:t>
      </w:r>
      <w:r>
        <w:rPr>
          <w:i/>
        </w:rPr>
        <w:t xml:space="preserve">= </w:t>
      </w:r>
      <w:r>
        <w:t xml:space="preserve">21 </w:t>
      </w:r>
      <w:r>
        <w:rPr>
          <w:i/>
        </w:rPr>
        <w:t>день</w:t>
      </w:r>
      <w:r w:rsidRPr="00402A90">
        <w:t xml:space="preserve">, </w:t>
      </w:r>
      <w:r>
        <w:rPr>
          <w:i/>
          <w:lang w:val="en-US"/>
        </w:rPr>
        <w:t>t</w:t>
      </w:r>
      <w:r w:rsidRPr="00E61BEE">
        <w:rPr>
          <w:i/>
          <w:vertAlign w:val="subscript"/>
        </w:rPr>
        <w:t>р.д.</w:t>
      </w:r>
      <w:r>
        <w:rPr>
          <w:i/>
        </w:rPr>
        <w:t>=</w:t>
      </w:r>
      <w:r w:rsidRPr="00402A90">
        <w:t>8</w:t>
      </w:r>
      <w:r>
        <w:rPr>
          <w:i/>
        </w:rPr>
        <w:t>ч</w:t>
      </w:r>
      <w:r w:rsidRPr="00402A90">
        <w:t xml:space="preserve">, </w:t>
      </w:r>
      <w:r>
        <w:rPr>
          <w:i/>
        </w:rPr>
        <w:t>П</w:t>
      </w:r>
      <w:r>
        <w:t xml:space="preserve">=0. </w:t>
      </w:r>
    </w:p>
    <w:p w14:paraId="4E9F4AA1" w14:textId="77777777" w:rsidR="00FA2C17" w:rsidRDefault="00FA2C17" w:rsidP="00FA2C17">
      <w:pPr>
        <w:contextualSpacing/>
        <w:rPr>
          <w:rFonts w:eastAsia="Times New Roman"/>
        </w:rPr>
      </w:pPr>
      <w:r>
        <w:rPr>
          <w:rFonts w:eastAsia="Times New Roman"/>
        </w:rPr>
        <w:t>Значение месячной заработной платы (М), суммарные трудозатраты членов, а также рассчитанная по формуле 1.1 основная заработная плата проектной команды приведены в табл. 1.3.</w:t>
      </w:r>
    </w:p>
    <w:p w14:paraId="4FFEE039" w14:textId="77777777" w:rsidR="00FA2C17" w:rsidRDefault="00FA2C17" w:rsidP="00FA2C17">
      <w:pPr>
        <w:spacing w:after="200" w:line="276" w:lineRule="auto"/>
        <w:ind w:firstLine="0"/>
        <w:jc w:val="left"/>
        <w:rPr>
          <w:rFonts w:eastAsia="Times New Roman"/>
          <w:b/>
        </w:rPr>
      </w:pPr>
      <w:r>
        <w:rPr>
          <w:rFonts w:eastAsia="Times New Roman"/>
          <w:b/>
        </w:rPr>
        <w:br w:type="page"/>
      </w:r>
    </w:p>
    <w:p w14:paraId="7FECCD75" w14:textId="77777777" w:rsidR="00FA2C17" w:rsidRPr="00A906AA" w:rsidRDefault="00FA2C17" w:rsidP="00FA2C17">
      <w:pPr>
        <w:contextualSpacing/>
        <w:jc w:val="right"/>
        <w:rPr>
          <w:rFonts w:eastAsia="Times New Roman"/>
          <w:b/>
        </w:rPr>
      </w:pPr>
      <w:r w:rsidRPr="00A906AA">
        <w:rPr>
          <w:rFonts w:eastAsia="Times New Roman"/>
          <w:b/>
        </w:rPr>
        <w:lastRenderedPageBreak/>
        <w:t xml:space="preserve">Таблица </w:t>
      </w:r>
      <w:r>
        <w:rPr>
          <w:rFonts w:eastAsia="Times New Roman"/>
          <w:b/>
        </w:rPr>
        <w:t>5</w:t>
      </w:r>
      <w:r w:rsidRPr="00A906AA">
        <w:rPr>
          <w:rFonts w:eastAsia="Times New Roman"/>
          <w:b/>
        </w:rPr>
        <w:t>.3</w:t>
      </w:r>
    </w:p>
    <w:p w14:paraId="3A931124" w14:textId="77777777" w:rsidR="00FA2C17" w:rsidRDefault="00FA2C17" w:rsidP="00FA2C17">
      <w:pPr>
        <w:pStyle w:val="ad"/>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FA2C17" w:rsidRPr="00B70B40" w14:paraId="47B325B9" w14:textId="77777777" w:rsidTr="00CA25EA">
        <w:trPr>
          <w:trHeight w:val="834"/>
        </w:trPr>
        <w:tc>
          <w:tcPr>
            <w:tcW w:w="418" w:type="pct"/>
            <w:vAlign w:val="center"/>
          </w:tcPr>
          <w:p w14:paraId="370573DC" w14:textId="77777777" w:rsidR="00FA2C17" w:rsidRPr="00BE349A" w:rsidRDefault="00FA2C17" w:rsidP="00CA25EA">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3A9A55" w14:textId="77777777" w:rsidR="00FA2C17" w:rsidRPr="00BE349A"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4E3F9FCC" w14:textId="77777777" w:rsidR="00FA2C17"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79E224AE" w14:textId="77777777" w:rsidR="00FA2C17"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73A623AA" w14:textId="77777777" w:rsidR="00FA2C17" w:rsidRDefault="00CA25EA" w:rsidP="00CA25EA">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FA2C17" w:rsidRPr="008443A7">
              <w:rPr>
                <w:rFonts w:eastAsia="Times New Roman"/>
                <w:b/>
                <w:sz w:val="24"/>
                <w:szCs w:val="24"/>
              </w:rPr>
              <w:t>, руб.</w:t>
            </w:r>
          </w:p>
        </w:tc>
      </w:tr>
      <w:tr w:rsidR="00FA2C17" w:rsidRPr="00B70B40" w14:paraId="66265C01" w14:textId="77777777" w:rsidTr="00CA25EA">
        <w:trPr>
          <w:trHeight w:val="417"/>
        </w:trPr>
        <w:tc>
          <w:tcPr>
            <w:tcW w:w="418" w:type="pct"/>
            <w:vAlign w:val="center"/>
          </w:tcPr>
          <w:p w14:paraId="3EBAF283"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24F6704C" w14:textId="77777777" w:rsidR="00FA2C17" w:rsidRPr="00A2676E" w:rsidRDefault="00FA2C17" w:rsidP="00CA25EA">
            <w:pPr>
              <w:pStyle w:val="ac"/>
              <w:spacing w:before="0" w:beforeAutospacing="0" w:after="0" w:afterAutospacing="0"/>
              <w:rPr>
                <w:szCs w:val="28"/>
              </w:rPr>
            </w:pPr>
            <w:r w:rsidRPr="00A2676E">
              <w:rPr>
                <w:szCs w:val="28"/>
              </w:rPr>
              <w:t>Менеджер проекта</w:t>
            </w:r>
          </w:p>
        </w:tc>
        <w:tc>
          <w:tcPr>
            <w:tcW w:w="769" w:type="pct"/>
          </w:tcPr>
          <w:p w14:paraId="1D3ECBE2"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0D206064" w14:textId="77777777" w:rsidR="00FA2C17" w:rsidRPr="00A2676E" w:rsidRDefault="00FA2C17" w:rsidP="00CA25EA">
            <w:pPr>
              <w:pStyle w:val="ac"/>
              <w:spacing w:before="0" w:beforeAutospacing="0" w:after="0" w:afterAutospacing="0"/>
              <w:jc w:val="center"/>
              <w:rPr>
                <w:szCs w:val="28"/>
              </w:rPr>
            </w:pPr>
            <w:r w:rsidRPr="00A2676E">
              <w:rPr>
                <w:szCs w:val="28"/>
              </w:rPr>
              <w:t>280,</w:t>
            </w:r>
            <w:r>
              <w:rPr>
                <w:szCs w:val="28"/>
              </w:rPr>
              <w:t>4</w:t>
            </w:r>
          </w:p>
        </w:tc>
        <w:tc>
          <w:tcPr>
            <w:tcW w:w="910" w:type="pct"/>
          </w:tcPr>
          <w:p w14:paraId="2E1E9427"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FA2C17" w:rsidRPr="00B70B40" w14:paraId="775FB8EB" w14:textId="77777777" w:rsidTr="00CA25EA">
        <w:trPr>
          <w:trHeight w:val="417"/>
        </w:trPr>
        <w:tc>
          <w:tcPr>
            <w:tcW w:w="418" w:type="pct"/>
            <w:vAlign w:val="center"/>
          </w:tcPr>
          <w:p w14:paraId="68A48946"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B332663"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Бизнес-аналитик</w:t>
            </w:r>
          </w:p>
        </w:tc>
        <w:tc>
          <w:tcPr>
            <w:tcW w:w="769" w:type="pct"/>
          </w:tcPr>
          <w:p w14:paraId="44546348"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74718749"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230,4</w:t>
            </w:r>
          </w:p>
        </w:tc>
        <w:tc>
          <w:tcPr>
            <w:tcW w:w="910" w:type="pct"/>
          </w:tcPr>
          <w:p w14:paraId="425FFC52"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FA2C17" w:rsidRPr="00B70B40" w14:paraId="48D1C0DC" w14:textId="77777777" w:rsidTr="00CA25EA">
        <w:trPr>
          <w:trHeight w:val="417"/>
        </w:trPr>
        <w:tc>
          <w:tcPr>
            <w:tcW w:w="418" w:type="pct"/>
            <w:vAlign w:val="center"/>
          </w:tcPr>
          <w:p w14:paraId="2E45F520"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4CD999E0"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Системный аналитик</w:t>
            </w:r>
          </w:p>
        </w:tc>
        <w:tc>
          <w:tcPr>
            <w:tcW w:w="769" w:type="pct"/>
          </w:tcPr>
          <w:p w14:paraId="52F10AA1"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4319DAE"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144</w:t>
            </w:r>
          </w:p>
        </w:tc>
        <w:tc>
          <w:tcPr>
            <w:tcW w:w="910" w:type="pct"/>
          </w:tcPr>
          <w:p w14:paraId="7E7AD1DB"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FA2C17" w:rsidRPr="00B70B40" w14:paraId="71476084" w14:textId="77777777" w:rsidTr="00CA25EA">
        <w:trPr>
          <w:trHeight w:val="417"/>
        </w:trPr>
        <w:tc>
          <w:tcPr>
            <w:tcW w:w="418" w:type="pct"/>
            <w:vAlign w:val="center"/>
          </w:tcPr>
          <w:p w14:paraId="31E08CF7"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E8CBFCB"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Тестировщик</w:t>
            </w:r>
          </w:p>
        </w:tc>
        <w:tc>
          <w:tcPr>
            <w:tcW w:w="769" w:type="pct"/>
          </w:tcPr>
          <w:p w14:paraId="48A67CFA"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36155F6F"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256</w:t>
            </w:r>
          </w:p>
        </w:tc>
        <w:tc>
          <w:tcPr>
            <w:tcW w:w="910" w:type="pct"/>
          </w:tcPr>
          <w:p w14:paraId="6CFAEC47"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FA2C17" w:rsidRPr="00B70B40" w14:paraId="42443669" w14:textId="77777777" w:rsidTr="00CA25EA">
        <w:trPr>
          <w:trHeight w:val="417"/>
        </w:trPr>
        <w:tc>
          <w:tcPr>
            <w:tcW w:w="418" w:type="pct"/>
            <w:vAlign w:val="center"/>
          </w:tcPr>
          <w:p w14:paraId="5A4EAA8D"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16F1D424"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Специалист по внедрению</w:t>
            </w:r>
          </w:p>
        </w:tc>
        <w:tc>
          <w:tcPr>
            <w:tcW w:w="769" w:type="pct"/>
          </w:tcPr>
          <w:p w14:paraId="566438A7"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5DDE34C2"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80</w:t>
            </w:r>
          </w:p>
        </w:tc>
        <w:tc>
          <w:tcPr>
            <w:tcW w:w="910" w:type="pct"/>
          </w:tcPr>
          <w:p w14:paraId="309AEB5E"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FA2C17" w:rsidRPr="00B70B40" w14:paraId="17871C4B" w14:textId="77777777" w:rsidTr="00CA25EA">
        <w:trPr>
          <w:trHeight w:val="417"/>
        </w:trPr>
        <w:tc>
          <w:tcPr>
            <w:tcW w:w="418" w:type="pct"/>
            <w:vAlign w:val="center"/>
          </w:tcPr>
          <w:p w14:paraId="4DE83C00"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6152AE61"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Дизайнер</w:t>
            </w:r>
          </w:p>
        </w:tc>
        <w:tc>
          <w:tcPr>
            <w:tcW w:w="769" w:type="pct"/>
          </w:tcPr>
          <w:p w14:paraId="3BF8AC09" w14:textId="77777777" w:rsidR="00FA2C17" w:rsidRDefault="00FA2C17" w:rsidP="00CA25EA">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4DECA538"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48</w:t>
            </w:r>
          </w:p>
        </w:tc>
        <w:tc>
          <w:tcPr>
            <w:tcW w:w="910" w:type="pct"/>
          </w:tcPr>
          <w:p w14:paraId="0A8B27EB"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FA2C17" w:rsidRPr="00B70B40" w14:paraId="587A07B8" w14:textId="77777777" w:rsidTr="00CA25EA">
        <w:trPr>
          <w:trHeight w:val="417"/>
        </w:trPr>
        <w:tc>
          <w:tcPr>
            <w:tcW w:w="418" w:type="pct"/>
            <w:vAlign w:val="center"/>
          </w:tcPr>
          <w:p w14:paraId="35552C62"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1F947BDA"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Frontend-разработчик</w:t>
            </w:r>
          </w:p>
        </w:tc>
        <w:tc>
          <w:tcPr>
            <w:tcW w:w="769" w:type="pct"/>
          </w:tcPr>
          <w:p w14:paraId="1E602247"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90FCD97"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348</w:t>
            </w:r>
          </w:p>
        </w:tc>
        <w:tc>
          <w:tcPr>
            <w:tcW w:w="910" w:type="pct"/>
          </w:tcPr>
          <w:p w14:paraId="1E4F04DB"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FA2C17" w:rsidRPr="00B70B40" w14:paraId="33A3C88D" w14:textId="77777777" w:rsidTr="00CA25EA">
        <w:trPr>
          <w:trHeight w:val="417"/>
        </w:trPr>
        <w:tc>
          <w:tcPr>
            <w:tcW w:w="418" w:type="pct"/>
            <w:vAlign w:val="center"/>
          </w:tcPr>
          <w:p w14:paraId="5C870698" w14:textId="77777777" w:rsidR="00FA2C17" w:rsidRPr="00A2676E"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4314CC83" w14:textId="77777777" w:rsidR="00FA2C17" w:rsidRPr="00A2676E" w:rsidRDefault="00FA2C17" w:rsidP="00CA25EA">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0FF68885"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7FE0225D"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54935800"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2D5186D1" w14:textId="77777777" w:rsidR="00FA2C17" w:rsidRPr="00C12383" w:rsidRDefault="00FA2C17" w:rsidP="00FA2C17">
      <w:pPr>
        <w:contextualSpacing/>
        <w:rPr>
          <w:rFonts w:eastAsia="Times New Roman"/>
        </w:rPr>
      </w:pPr>
    </w:p>
    <w:p w14:paraId="2BADBF3E" w14:textId="77777777" w:rsidR="00FA2C17" w:rsidRDefault="00FA2C17" w:rsidP="00FA2C17">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438E73A8" w14:textId="77777777" w:rsidR="00FA2C17" w:rsidRDefault="00FA2C17" w:rsidP="00FA2C17">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4AF7CE78" w14:textId="77777777" w:rsidR="00FA2C17" w:rsidRPr="00B95FF2" w:rsidRDefault="00FA2C17" w:rsidP="00FA2C17">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1FB8B4A7" w14:textId="77777777" w:rsidR="00FA2C17" w:rsidRPr="00162554" w:rsidRDefault="00FA2C17" w:rsidP="00FA2C17">
      <w:pPr>
        <w:pStyle w:val="3"/>
        <w:numPr>
          <w:ilvl w:val="2"/>
          <w:numId w:val="33"/>
        </w:numPr>
        <w:tabs>
          <w:tab w:val="left" w:pos="709"/>
        </w:tabs>
        <w:spacing w:before="120" w:after="120"/>
        <w:ind w:left="0" w:firstLine="0"/>
      </w:pPr>
      <w:bookmarkStart w:id="115" w:name="_Toc322893644"/>
      <w:bookmarkStart w:id="116" w:name="_Toc359344428"/>
      <w:bookmarkStart w:id="117" w:name="_Toc67700182"/>
      <w:r>
        <w:t xml:space="preserve">Расчёт </w:t>
      </w:r>
      <w:bookmarkEnd w:id="115"/>
      <w:bookmarkEnd w:id="116"/>
      <w:r>
        <w:t>отчислений на социальные нужды (страховые взносы)</w:t>
      </w:r>
      <w:bookmarkEnd w:id="117"/>
    </w:p>
    <w:p w14:paraId="0BF72318" w14:textId="77777777" w:rsidR="00FA2C17" w:rsidRDefault="00FA2C17" w:rsidP="00FA2C17">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Структура отчислений на социальные нужды (страховые взносы) приведена в табл. 1.4.</w:t>
      </w:r>
      <w:r>
        <w:rPr>
          <w:b/>
          <w:i/>
        </w:rPr>
        <w:br w:type="page"/>
      </w:r>
    </w:p>
    <w:p w14:paraId="2309FA94" w14:textId="77777777" w:rsidR="00FA2C17" w:rsidRPr="00AB0B20" w:rsidRDefault="00FA2C17" w:rsidP="00FA2C17">
      <w:pPr>
        <w:pStyle w:val="af6"/>
        <w:rPr>
          <w:b/>
          <w:i w:val="0"/>
        </w:rPr>
      </w:pPr>
      <w:r w:rsidRPr="00AB0B20">
        <w:rPr>
          <w:b/>
          <w:i w:val="0"/>
        </w:rPr>
        <w:lastRenderedPageBreak/>
        <w:t xml:space="preserve">Таблица </w:t>
      </w:r>
      <w:r>
        <w:rPr>
          <w:b/>
          <w:i w:val="0"/>
        </w:rPr>
        <w:t>5</w:t>
      </w:r>
      <w:r w:rsidRPr="00AB0B20">
        <w:rPr>
          <w:b/>
          <w:i w:val="0"/>
        </w:rPr>
        <w:t>.4</w:t>
      </w:r>
    </w:p>
    <w:p w14:paraId="50DED5B5" w14:textId="77777777" w:rsidR="00FA2C17" w:rsidRPr="00710B33" w:rsidRDefault="00FA2C17" w:rsidP="00FA2C17">
      <w:pPr>
        <w:pStyle w:val="ad"/>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FA2C17" w:rsidRPr="002C39BA" w14:paraId="77C94915" w14:textId="77777777" w:rsidTr="00CA25EA">
        <w:tc>
          <w:tcPr>
            <w:tcW w:w="7668" w:type="dxa"/>
            <w:tcMar>
              <w:top w:w="0" w:type="dxa"/>
              <w:left w:w="108" w:type="dxa"/>
              <w:bottom w:w="0" w:type="dxa"/>
              <w:right w:w="108" w:type="dxa"/>
            </w:tcMar>
            <w:hideMark/>
          </w:tcPr>
          <w:p w14:paraId="0FB967B5" w14:textId="77777777" w:rsidR="00FA2C17" w:rsidRPr="002C39BA" w:rsidRDefault="00FA2C17" w:rsidP="00CA25EA">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56CC5442" w14:textId="77777777" w:rsidR="00FA2C17" w:rsidRPr="002C39BA" w:rsidRDefault="00FA2C17" w:rsidP="00CA25EA">
            <w:pPr>
              <w:spacing w:line="240" w:lineRule="auto"/>
              <w:ind w:firstLine="0"/>
              <w:jc w:val="center"/>
              <w:rPr>
                <w:rFonts w:ascii="Calibri" w:hAnsi="Calibri"/>
                <w:sz w:val="24"/>
                <w:szCs w:val="24"/>
              </w:rPr>
            </w:pPr>
            <w:r w:rsidRPr="002C39BA">
              <w:rPr>
                <w:bCs/>
              </w:rPr>
              <w:t>8,0</w:t>
            </w:r>
            <w:r>
              <w:t>%</w:t>
            </w:r>
          </w:p>
        </w:tc>
      </w:tr>
      <w:tr w:rsidR="00FA2C17" w:rsidRPr="002C39BA" w14:paraId="33B71039" w14:textId="77777777" w:rsidTr="00CA25EA">
        <w:tc>
          <w:tcPr>
            <w:tcW w:w="7668" w:type="dxa"/>
            <w:tcMar>
              <w:top w:w="0" w:type="dxa"/>
              <w:left w:w="108" w:type="dxa"/>
              <w:bottom w:w="0" w:type="dxa"/>
              <w:right w:w="108" w:type="dxa"/>
            </w:tcMar>
            <w:hideMark/>
          </w:tcPr>
          <w:p w14:paraId="0005940F" w14:textId="77777777" w:rsidR="00FA2C17" w:rsidRPr="002C39BA" w:rsidRDefault="00FA2C17" w:rsidP="00CA25EA">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710DA670" w14:textId="77777777" w:rsidR="00FA2C17" w:rsidRPr="002C39BA" w:rsidRDefault="00FA2C17" w:rsidP="00CA25EA">
            <w:pPr>
              <w:spacing w:line="240" w:lineRule="auto"/>
              <w:jc w:val="center"/>
              <w:rPr>
                <w:rFonts w:ascii="Calibri" w:hAnsi="Calibri"/>
                <w:sz w:val="24"/>
                <w:szCs w:val="24"/>
              </w:rPr>
            </w:pPr>
          </w:p>
        </w:tc>
      </w:tr>
      <w:tr w:rsidR="00FA2C17" w:rsidRPr="002C39BA" w14:paraId="6A2FDBAB" w14:textId="77777777" w:rsidTr="00CA25EA">
        <w:tc>
          <w:tcPr>
            <w:tcW w:w="7668" w:type="dxa"/>
            <w:tcMar>
              <w:top w:w="0" w:type="dxa"/>
              <w:left w:w="108" w:type="dxa"/>
              <w:bottom w:w="0" w:type="dxa"/>
              <w:right w:w="108" w:type="dxa"/>
            </w:tcMar>
            <w:hideMark/>
          </w:tcPr>
          <w:p w14:paraId="10F633F3" w14:textId="77777777" w:rsidR="00FA2C17" w:rsidRPr="002C39BA" w:rsidRDefault="00FA2C17" w:rsidP="00CA25EA">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5033B191" w14:textId="77777777" w:rsidR="00FA2C17" w:rsidRPr="002C39BA" w:rsidRDefault="00FA2C17" w:rsidP="00CA25EA">
            <w:pPr>
              <w:spacing w:line="240" w:lineRule="auto"/>
              <w:ind w:firstLine="0"/>
              <w:jc w:val="center"/>
              <w:rPr>
                <w:rFonts w:ascii="Calibri" w:hAnsi="Calibri"/>
                <w:sz w:val="24"/>
                <w:szCs w:val="24"/>
              </w:rPr>
            </w:pPr>
            <w:r w:rsidRPr="002C39BA">
              <w:t>8,0</w:t>
            </w:r>
            <w:r>
              <w:t>%</w:t>
            </w:r>
          </w:p>
        </w:tc>
      </w:tr>
      <w:tr w:rsidR="00FA2C17" w:rsidRPr="002C39BA" w14:paraId="5FD7535C" w14:textId="77777777" w:rsidTr="00CA25EA">
        <w:tc>
          <w:tcPr>
            <w:tcW w:w="7668" w:type="dxa"/>
            <w:tcMar>
              <w:top w:w="0" w:type="dxa"/>
              <w:left w:w="108" w:type="dxa"/>
              <w:bottom w:w="0" w:type="dxa"/>
              <w:right w:w="108" w:type="dxa"/>
            </w:tcMar>
            <w:hideMark/>
          </w:tcPr>
          <w:p w14:paraId="490B20B6" w14:textId="77777777" w:rsidR="00FA2C17" w:rsidRPr="002C39BA" w:rsidRDefault="00FA2C17" w:rsidP="00CA25EA">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4AF2CE0B" w14:textId="77777777" w:rsidR="00FA2C17" w:rsidRPr="002C39BA" w:rsidRDefault="00FA2C17" w:rsidP="00CA25EA">
            <w:pPr>
              <w:spacing w:line="240" w:lineRule="auto"/>
              <w:jc w:val="center"/>
              <w:rPr>
                <w:rFonts w:ascii="Calibri" w:hAnsi="Calibri"/>
                <w:sz w:val="24"/>
                <w:szCs w:val="24"/>
              </w:rPr>
            </w:pPr>
          </w:p>
        </w:tc>
      </w:tr>
      <w:tr w:rsidR="00FA2C17" w:rsidRPr="002C39BA" w14:paraId="4AFCC217" w14:textId="77777777" w:rsidTr="00CA25EA">
        <w:tc>
          <w:tcPr>
            <w:tcW w:w="7668" w:type="dxa"/>
            <w:tcMar>
              <w:top w:w="0" w:type="dxa"/>
              <w:left w:w="108" w:type="dxa"/>
              <w:bottom w:w="0" w:type="dxa"/>
              <w:right w:w="108" w:type="dxa"/>
            </w:tcMar>
            <w:hideMark/>
          </w:tcPr>
          <w:p w14:paraId="62A5E8AE" w14:textId="77777777" w:rsidR="00FA2C17" w:rsidRPr="002C39BA" w:rsidRDefault="00FA2C17" w:rsidP="00CA25EA">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11DC4982" w14:textId="77777777" w:rsidR="00FA2C17" w:rsidRPr="002C39BA" w:rsidRDefault="00FA2C17" w:rsidP="00CA25EA">
            <w:pPr>
              <w:spacing w:line="240" w:lineRule="auto"/>
              <w:ind w:firstLine="0"/>
              <w:jc w:val="center"/>
              <w:rPr>
                <w:rFonts w:ascii="Calibri" w:hAnsi="Calibri"/>
                <w:sz w:val="24"/>
                <w:szCs w:val="24"/>
              </w:rPr>
            </w:pPr>
            <w:r w:rsidRPr="002C39BA">
              <w:t>2,0</w:t>
            </w:r>
            <w:r>
              <w:t>%</w:t>
            </w:r>
          </w:p>
        </w:tc>
      </w:tr>
      <w:tr w:rsidR="00FA2C17" w:rsidRPr="002C39BA" w14:paraId="4019850C" w14:textId="77777777" w:rsidTr="00CA25EA">
        <w:tc>
          <w:tcPr>
            <w:tcW w:w="7668" w:type="dxa"/>
            <w:tcMar>
              <w:top w:w="0" w:type="dxa"/>
              <w:left w:w="108" w:type="dxa"/>
              <w:bottom w:w="0" w:type="dxa"/>
              <w:right w:w="108" w:type="dxa"/>
            </w:tcMar>
            <w:hideMark/>
          </w:tcPr>
          <w:p w14:paraId="5DAEB93B" w14:textId="77777777" w:rsidR="00FA2C17" w:rsidRPr="002C39BA" w:rsidRDefault="00FA2C17" w:rsidP="00CA25EA">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1304F436" w14:textId="77777777" w:rsidR="00FA2C17" w:rsidRPr="002C39BA" w:rsidRDefault="00FA2C17" w:rsidP="00CA25EA">
            <w:pPr>
              <w:spacing w:line="240" w:lineRule="auto"/>
              <w:ind w:firstLine="0"/>
              <w:jc w:val="center"/>
              <w:rPr>
                <w:rFonts w:ascii="Calibri" w:hAnsi="Calibri"/>
                <w:sz w:val="24"/>
                <w:szCs w:val="24"/>
              </w:rPr>
            </w:pPr>
            <w:r w:rsidRPr="002C39BA">
              <w:t>6,0</w:t>
            </w:r>
            <w:r>
              <w:t>%</w:t>
            </w:r>
          </w:p>
        </w:tc>
      </w:tr>
      <w:tr w:rsidR="00FA2C17" w:rsidRPr="002C39BA" w14:paraId="6C96F27A" w14:textId="77777777" w:rsidTr="00CA25EA">
        <w:tc>
          <w:tcPr>
            <w:tcW w:w="7668" w:type="dxa"/>
            <w:tcMar>
              <w:top w:w="0" w:type="dxa"/>
              <w:left w:w="108" w:type="dxa"/>
              <w:bottom w:w="0" w:type="dxa"/>
              <w:right w:w="108" w:type="dxa"/>
            </w:tcMar>
            <w:hideMark/>
          </w:tcPr>
          <w:p w14:paraId="2E11F780" w14:textId="77777777" w:rsidR="00FA2C17" w:rsidRPr="002C39BA" w:rsidRDefault="00FA2C17" w:rsidP="00CA25EA">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0250B0B0" w14:textId="77777777" w:rsidR="00FA2C17" w:rsidRPr="002C39BA" w:rsidRDefault="00FA2C17" w:rsidP="00CA25EA">
            <w:pPr>
              <w:spacing w:line="240" w:lineRule="auto"/>
              <w:ind w:firstLine="0"/>
              <w:jc w:val="center"/>
              <w:rPr>
                <w:rFonts w:ascii="Calibri" w:hAnsi="Calibri"/>
                <w:sz w:val="24"/>
                <w:szCs w:val="24"/>
              </w:rPr>
            </w:pPr>
            <w:r w:rsidRPr="002C39BA">
              <w:rPr>
                <w:bCs/>
              </w:rPr>
              <w:t>2,0</w:t>
            </w:r>
            <w:r>
              <w:rPr>
                <w:bCs/>
              </w:rPr>
              <w:t>%</w:t>
            </w:r>
          </w:p>
        </w:tc>
      </w:tr>
      <w:tr w:rsidR="00FA2C17" w:rsidRPr="002C39BA" w14:paraId="523FA716" w14:textId="77777777" w:rsidTr="00CA25EA">
        <w:tc>
          <w:tcPr>
            <w:tcW w:w="7668" w:type="dxa"/>
            <w:tcMar>
              <w:top w:w="0" w:type="dxa"/>
              <w:left w:w="108" w:type="dxa"/>
              <w:bottom w:w="0" w:type="dxa"/>
              <w:right w:w="108" w:type="dxa"/>
            </w:tcMar>
            <w:hideMark/>
          </w:tcPr>
          <w:p w14:paraId="75E12868" w14:textId="77777777" w:rsidR="00FA2C17" w:rsidRPr="002C39BA" w:rsidRDefault="00FA2C17" w:rsidP="00CA25EA">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59D818E3" w14:textId="77777777" w:rsidR="00FA2C17" w:rsidRPr="002C39BA" w:rsidRDefault="00FA2C17" w:rsidP="00CA25EA">
            <w:pPr>
              <w:spacing w:line="240" w:lineRule="auto"/>
              <w:ind w:firstLine="0"/>
              <w:jc w:val="center"/>
              <w:rPr>
                <w:rFonts w:ascii="Calibri" w:hAnsi="Calibri"/>
                <w:sz w:val="24"/>
                <w:szCs w:val="24"/>
              </w:rPr>
            </w:pPr>
            <w:r w:rsidRPr="002C39BA">
              <w:rPr>
                <w:bCs/>
              </w:rPr>
              <w:t>4,0</w:t>
            </w:r>
            <w:r>
              <w:t>%</w:t>
            </w:r>
          </w:p>
        </w:tc>
      </w:tr>
    </w:tbl>
    <w:p w14:paraId="6EF9E309" w14:textId="77777777" w:rsidR="00FA2C17" w:rsidRDefault="00FA2C17" w:rsidP="00FA2C17">
      <w:pPr>
        <w:widowControl w:val="0"/>
        <w:ind w:firstLine="0"/>
      </w:pPr>
    </w:p>
    <w:p w14:paraId="0387CDA1" w14:textId="77777777" w:rsidR="00FA2C17" w:rsidRPr="00E43FBE" w:rsidRDefault="00FA2C17" w:rsidP="00FA2C17">
      <w:r>
        <w:t>Таким образом</w:t>
      </w:r>
      <w:r w:rsidRPr="001D0FE4">
        <w:t>,</w:t>
      </w:r>
      <w:r>
        <w:t xml:space="preserve"> </w:t>
      </w:r>
      <w:r>
        <w:rPr>
          <w:i/>
        </w:rPr>
        <w:t>Н</w:t>
      </w:r>
      <w:r w:rsidRPr="00710B33">
        <w:rPr>
          <w:i/>
          <w:vertAlign w:val="subscript"/>
        </w:rPr>
        <w:t>зп</w:t>
      </w:r>
      <w:r>
        <w:rPr>
          <w:i/>
        </w:rPr>
        <w:t>=</w:t>
      </w:r>
      <w:r>
        <w:t xml:space="preserve"> 95 702 </w:t>
      </w:r>
      <w:r w:rsidRPr="001D0FE4">
        <w:t>(</w:t>
      </w:r>
      <w:r>
        <w:rPr>
          <w:i/>
        </w:rPr>
        <w:t>руб.</w:t>
      </w:r>
      <w:r>
        <w:t>).</w:t>
      </w:r>
    </w:p>
    <w:p w14:paraId="0BE8489F" w14:textId="77777777" w:rsidR="00FA2C17" w:rsidRDefault="00FA2C17" w:rsidP="00FA2C17">
      <w:pPr>
        <w:pStyle w:val="3"/>
      </w:pPr>
      <w:bookmarkStart w:id="118" w:name="_Toc322893645"/>
      <w:bookmarkStart w:id="119" w:name="_Toc359344429"/>
      <w:bookmarkStart w:id="120" w:name="_Toc67700183"/>
      <w:r w:rsidRPr="00AB0B20">
        <w:t>Арендные платежи за производственные (офисные) помещения</w:t>
      </w:r>
      <w:bookmarkEnd w:id="118"/>
      <w:bookmarkEnd w:id="119"/>
      <w:bookmarkEnd w:id="120"/>
    </w:p>
    <w:p w14:paraId="6936B8E7" w14:textId="77777777" w:rsidR="00FA2C17" w:rsidRPr="00916B3A" w:rsidRDefault="00FA2C17" w:rsidP="00FA2C17">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3605825" w14:textId="77777777" w:rsidR="00FA2C17" w:rsidRDefault="00FA2C17" w:rsidP="00FA2C17">
      <w:pPr>
        <w:contextualSpacing/>
        <w:rPr>
          <w:rFonts w:eastAsia="Times New Roman"/>
        </w:rPr>
      </w:pPr>
      <w:r>
        <w:rPr>
          <w:rFonts w:eastAsia="Times New Roman"/>
        </w:rPr>
        <w:t>Стоимость аренды составляет 500 руб/м</w:t>
      </w:r>
      <w:r w:rsidRPr="002C39BA">
        <w:rPr>
          <w:rFonts w:eastAsia="Times New Roman"/>
          <w:vertAlign w:val="superscript"/>
        </w:rPr>
        <w:t>2</w:t>
      </w:r>
      <w:r w:rsidRPr="002C39BA">
        <w:rPr>
          <w:rFonts w:eastAsia="Times New Roman"/>
        </w:rPr>
        <w:t xml:space="preserve"> </w:t>
      </w:r>
      <w:r>
        <w:rPr>
          <w:rFonts w:eastAsia="Times New Roman"/>
        </w:rPr>
        <w:t>в месяц.</w:t>
      </w:r>
    </w:p>
    <w:p w14:paraId="522288AA" w14:textId="77777777" w:rsidR="00FA2C17" w:rsidRDefault="00FA2C17" w:rsidP="00FA2C17">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11E1BA1A" w14:textId="77777777" w:rsidR="00FA2C17" w:rsidRDefault="00FA2C17" w:rsidP="00FA2C17">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1BAD30D8" w14:textId="77777777" w:rsidR="00FA2C17" w:rsidRPr="00976259" w:rsidRDefault="00FA2C17" w:rsidP="00FA2C17">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r w:rsidRPr="009E5292">
        <w:rPr>
          <w:rFonts w:eastAsia="Times New Roman"/>
          <w:i/>
        </w:rPr>
        <w:t>А</w:t>
      </w:r>
      <w:r w:rsidRPr="009E5292">
        <w:rPr>
          <w:rFonts w:eastAsia="Times New Roman"/>
          <w:i/>
          <w:vertAlign w:val="subscript"/>
        </w:rPr>
        <w:t>пм</w:t>
      </w:r>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E378730" w14:textId="77777777" w:rsidR="00FA2C17" w:rsidRPr="00A87F24" w:rsidRDefault="00FA2C17" w:rsidP="00F255FF">
      <w:pPr>
        <w:pStyle w:val="3"/>
      </w:pPr>
      <w:bookmarkStart w:id="121" w:name="_Toc67700184"/>
      <w:r w:rsidRPr="00EF5D25">
        <w:t>Амортизация</w:t>
      </w:r>
      <w:r w:rsidRPr="00A87F24">
        <w:t xml:space="preserve"> используемых основных средств и нематериальных активов</w:t>
      </w:r>
      <w:bookmarkEnd w:id="121"/>
    </w:p>
    <w:p w14:paraId="134A2989" w14:textId="77777777" w:rsidR="00FA2C17" w:rsidRDefault="00FA2C17" w:rsidP="00FA2C17">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1F28323B" w14:textId="77777777" w:rsidR="00FA2C17" w:rsidRPr="008D1B26" w:rsidRDefault="00FA2C17" w:rsidP="00FA2C17">
      <w:pPr>
        <w:pStyle w:val="a6"/>
        <w:numPr>
          <w:ilvl w:val="0"/>
          <w:numId w:val="47"/>
        </w:numPr>
      </w:pPr>
      <w:r w:rsidRPr="008D1B26">
        <w:lastRenderedPageBreak/>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641BC385" w14:textId="77777777" w:rsidR="00FA2C17" w:rsidRDefault="00FA2C17" w:rsidP="00FA2C17">
      <w:pPr>
        <w:pStyle w:val="a6"/>
        <w:numPr>
          <w:ilvl w:val="0"/>
          <w:numId w:val="47"/>
        </w:numPr>
      </w:pPr>
      <w:r w:rsidRPr="008D1B26">
        <w:t xml:space="preserve">1 </w:t>
      </w:r>
      <w:r>
        <w:t>персональный компьютер в сборе первоначальной стоимостью 60 000 (руб.)</w:t>
      </w:r>
    </w:p>
    <w:p w14:paraId="1828A71A" w14:textId="77777777" w:rsidR="00FA2C17" w:rsidRDefault="00FA2C17" w:rsidP="00FA2C17">
      <w:pPr>
        <w:pStyle w:val="a6"/>
        <w:numPr>
          <w:ilvl w:val="0"/>
          <w:numId w:val="47"/>
        </w:numPr>
      </w:pPr>
      <w:r>
        <w:t>Срок полезного использования для задействованных в проекте основных средств определен в 3 года. Метод начисления амортизации – линейный.</w:t>
      </w:r>
    </w:p>
    <w:p w14:paraId="6A9F457E" w14:textId="77777777" w:rsidR="00FA2C17" w:rsidRDefault="00FA2C17" w:rsidP="00FA2C17">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7B39E3B0" w14:textId="77777777" w:rsidR="00FA2C17" w:rsidRDefault="00FA2C17" w:rsidP="00FA2C17">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76E0CCDF" w14:textId="77777777" w:rsidR="00FA2C17" w:rsidRDefault="00FA2C17" w:rsidP="00FA2C17">
      <w:pPr>
        <w:ind w:firstLine="0"/>
        <w:contextualSpacing/>
        <w:jc w:val="center"/>
        <w:rPr>
          <w:rFonts w:eastAsia="Times New Roman"/>
        </w:rPr>
      </w:pPr>
      <w:r>
        <w:rPr>
          <w:rFonts w:eastAsia="Times New Roman"/>
        </w:rPr>
        <w:t>И</w:t>
      </w:r>
    </w:p>
    <w:p w14:paraId="2920839F" w14:textId="77777777" w:rsidR="00FA2C17" w:rsidRDefault="00FA2C17" w:rsidP="00FA2C17">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F6620EF" w14:textId="77777777" w:rsidR="00FA2C17" w:rsidRDefault="00FA2C17" w:rsidP="00FA2C17">
      <w:pPr>
        <w:contextualSpacing/>
        <w:rPr>
          <w:rFonts w:eastAsia="Times New Roman"/>
        </w:rPr>
      </w:pPr>
      <w:r>
        <w:rPr>
          <w:rFonts w:eastAsia="Times New Roman"/>
        </w:rPr>
        <w:t>Амортизационные отчисления по ОС, относящиеся на проект составят:</w:t>
      </w:r>
    </w:p>
    <w:p w14:paraId="6C0A572D" w14:textId="77777777" w:rsidR="00FA2C17" w:rsidRDefault="00CA25EA" w:rsidP="00FA2C17">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FA2C17">
        <w:rPr>
          <w:i/>
        </w:rPr>
        <w:t xml:space="preserve"> (руб.).</w:t>
      </w:r>
    </w:p>
    <w:p w14:paraId="63BF37D5" w14:textId="77777777" w:rsidR="00FA2C17" w:rsidRPr="0088089F" w:rsidRDefault="00FA2C17" w:rsidP="00FA2C17">
      <w:r w:rsidRPr="0088089F">
        <w:t>Данное ПО принимается Компанией к учету как расходы будущих периодов со сроком списания 3 года. Метод списания – линейный.</w:t>
      </w:r>
    </w:p>
    <w:p w14:paraId="39CDC22B" w14:textId="77777777" w:rsidR="00FA2C17" w:rsidRPr="0088089F" w:rsidRDefault="00FA2C17" w:rsidP="00FA2C17">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259EB2A8" w14:textId="77777777" w:rsidR="00FA2C17" w:rsidRDefault="00FA2C17" w:rsidP="00FA2C17">
      <w:pPr>
        <w:contextualSpacing/>
        <w:rPr>
          <w:rFonts w:eastAsia="Times New Roman"/>
        </w:rPr>
      </w:pPr>
      <w:r>
        <w:rPr>
          <w:rFonts w:eastAsia="Times New Roman"/>
        </w:rPr>
        <w:t>Амортизационные отчисления по РБП, относящиеся на проект составят:</w:t>
      </w:r>
    </w:p>
    <w:p w14:paraId="54389200" w14:textId="77777777" w:rsidR="00FA2C17" w:rsidRDefault="00CA25EA" w:rsidP="00FA2C17">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FA2C17">
        <w:rPr>
          <w:i/>
        </w:rPr>
        <w:t xml:space="preserve"> (руб.).</w:t>
      </w:r>
    </w:p>
    <w:p w14:paraId="1945E1F8" w14:textId="77777777" w:rsidR="00FA2C17" w:rsidRDefault="00FA2C17" w:rsidP="00FA2C17">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28FAA403" w14:textId="77777777" w:rsidR="00FA2C17" w:rsidRPr="00A87F24" w:rsidRDefault="00FA2C17" w:rsidP="00FA2C17">
      <w:pPr>
        <w:pStyle w:val="3"/>
      </w:pPr>
      <w:bookmarkStart w:id="122" w:name="_Toc67700185"/>
      <w:r w:rsidRPr="00A87F24">
        <w:t xml:space="preserve">Расходы на </w:t>
      </w:r>
      <w:r w:rsidRPr="00EF5D25">
        <w:t>модернизацию</w:t>
      </w:r>
      <w:r w:rsidRPr="00A87F24">
        <w:t xml:space="preserve"> и приобретение основных средств</w:t>
      </w:r>
      <w:bookmarkEnd w:id="122"/>
    </w:p>
    <w:p w14:paraId="3272D46B" w14:textId="77777777" w:rsidR="00FA2C17" w:rsidRDefault="00FA2C17" w:rsidP="00FA2C17">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A4BD1BA" w14:textId="77777777" w:rsidR="00FA2C17" w:rsidRPr="00A87F24" w:rsidRDefault="00FA2C17" w:rsidP="00FA2C17">
      <w:pPr>
        <w:pStyle w:val="3"/>
      </w:pPr>
      <w:bookmarkStart w:id="123" w:name="_Toc67700186"/>
      <w:r w:rsidRPr="00A87F24">
        <w:lastRenderedPageBreak/>
        <w:t xml:space="preserve">Расходы на </w:t>
      </w:r>
      <w:r w:rsidRPr="00EF5D25">
        <w:t>приобретение</w:t>
      </w:r>
      <w:r w:rsidRPr="00A87F24">
        <w:t xml:space="preserve"> необходимого ПО</w:t>
      </w:r>
      <w:bookmarkEnd w:id="123"/>
    </w:p>
    <w:p w14:paraId="49B9CA00" w14:textId="77777777" w:rsidR="00FA2C17" w:rsidRDefault="00FA2C17" w:rsidP="00FA2C17">
      <w:pPr>
        <w:contextualSpacing/>
        <w:rPr>
          <w:rFonts w:eastAsia="Times New Roman"/>
        </w:rPr>
      </w:pPr>
      <w:r>
        <w:rPr>
          <w:rFonts w:eastAsia="Times New Roman"/>
        </w:rPr>
        <w:t>При реализации проекта не планируется приобретение ПО.</w:t>
      </w:r>
    </w:p>
    <w:p w14:paraId="77873E89" w14:textId="77777777" w:rsidR="00FA2C17" w:rsidRPr="00A87F24" w:rsidRDefault="00FA2C17" w:rsidP="00F255FF">
      <w:pPr>
        <w:pStyle w:val="3"/>
      </w:pPr>
      <w:bookmarkStart w:id="124" w:name="_Toc67700187"/>
      <w:r w:rsidRPr="00A87F24">
        <w:t>Расходы на интернет и связь</w:t>
      </w:r>
      <w:bookmarkEnd w:id="124"/>
    </w:p>
    <w:p w14:paraId="1A76F420" w14:textId="77777777" w:rsidR="00FA2C17" w:rsidRPr="00D60DA1" w:rsidRDefault="00FA2C17" w:rsidP="00FA2C17">
      <w:r>
        <w:t>Так как в Компании, реализующей проект не производится биллинг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608027E5" w14:textId="77777777" w:rsidR="00FA2C17" w:rsidRPr="00A87F24" w:rsidRDefault="00FA2C17" w:rsidP="00FA2C17">
      <w:pPr>
        <w:pStyle w:val="3"/>
      </w:pPr>
      <w:bookmarkStart w:id="125" w:name="_Toc67700188"/>
      <w:r w:rsidRPr="00A87F24">
        <w:t>Расходы на канцелярские товары и расходные материалы</w:t>
      </w:r>
      <w:bookmarkEnd w:id="125"/>
    </w:p>
    <w:p w14:paraId="2F8765D7" w14:textId="77777777" w:rsidR="00FA2C17" w:rsidRPr="0048268B" w:rsidRDefault="00FA2C17" w:rsidP="00FA2C17">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785AC74A" w14:textId="77777777" w:rsidR="00FA2C17" w:rsidRPr="00A87F24" w:rsidRDefault="00FA2C17" w:rsidP="00FA2C17">
      <w:pPr>
        <w:pStyle w:val="3"/>
      </w:pPr>
      <w:bookmarkStart w:id="126" w:name="_Toc67700189"/>
      <w:r w:rsidRPr="00A87F24">
        <w:t xml:space="preserve">Прочие </w:t>
      </w:r>
      <w:r w:rsidRPr="00EF5D25">
        <w:t>расходы</w:t>
      </w:r>
      <w:bookmarkEnd w:id="126"/>
    </w:p>
    <w:p w14:paraId="4D9C4816" w14:textId="77777777" w:rsidR="00FA2C17" w:rsidRPr="002C54D5" w:rsidRDefault="00FA2C17" w:rsidP="00FA2C17">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r w:rsidRPr="00A71836">
        <w:rPr>
          <w:rFonts w:eastAsia="Times New Roman"/>
          <w:i/>
          <w:szCs w:val="24"/>
        </w:rPr>
        <w:t>ЗП</w:t>
      </w:r>
      <w:r w:rsidRPr="00A71836">
        <w:rPr>
          <w:rFonts w:eastAsia="Times New Roman"/>
          <w:i/>
          <w:szCs w:val="24"/>
          <w:vertAlign w:val="subscript"/>
        </w:rPr>
        <w:t>осн</w:t>
      </w:r>
      <w:r w:rsidRPr="002C54D5">
        <w:rPr>
          <w:rFonts w:eastAsia="Times New Roman"/>
          <w:szCs w:val="24"/>
        </w:rPr>
        <w:t>,</w:t>
      </w:r>
      <w:r>
        <w:rPr>
          <w:rFonts w:eastAsia="Times New Roman"/>
          <w:szCs w:val="24"/>
        </w:rPr>
        <w:t xml:space="preserve"> </w:t>
      </w:r>
      <w:r w:rsidRPr="00A71836">
        <w:rPr>
          <w:rFonts w:eastAsia="Times New Roman"/>
          <w:i/>
          <w:szCs w:val="24"/>
        </w:rPr>
        <w:t>ЗП</w:t>
      </w:r>
      <w:r w:rsidRPr="00A71836">
        <w:rPr>
          <w:rFonts w:eastAsia="Times New Roman"/>
          <w:i/>
          <w:szCs w:val="24"/>
          <w:vertAlign w:val="subscript"/>
        </w:rPr>
        <w:t>доп</w:t>
      </w:r>
      <w:r w:rsidRPr="002C54D5">
        <w:rPr>
          <w:rFonts w:eastAsia="Times New Roman"/>
          <w:szCs w:val="24"/>
        </w:rPr>
        <w:t>,</w:t>
      </w:r>
      <w:r>
        <w:rPr>
          <w:rFonts w:eastAsia="Times New Roman"/>
          <w:szCs w:val="24"/>
        </w:rPr>
        <w:t xml:space="preserve"> </w:t>
      </w:r>
      <w:r w:rsidRPr="00A71836">
        <w:rPr>
          <w:rFonts w:eastAsia="Times New Roman"/>
          <w:i/>
          <w:szCs w:val="24"/>
        </w:rPr>
        <w:t>Н</w:t>
      </w:r>
      <w:r w:rsidRPr="00A71836">
        <w:rPr>
          <w:rFonts w:eastAsia="Times New Roman"/>
          <w:i/>
          <w:szCs w:val="24"/>
          <w:vertAlign w:val="subscript"/>
        </w:rPr>
        <w:t>зп</w:t>
      </w:r>
      <w:r w:rsidRPr="002C54D5">
        <w:rPr>
          <w:rFonts w:eastAsia="Times New Roman"/>
          <w:szCs w:val="24"/>
        </w:rPr>
        <w:t>,</w:t>
      </w:r>
      <w:r>
        <w:rPr>
          <w:rFonts w:eastAsia="Times New Roman"/>
          <w:szCs w:val="24"/>
        </w:rPr>
        <w:t xml:space="preserve"> </w:t>
      </w:r>
      <w:r w:rsidRPr="00A71836">
        <w:rPr>
          <w:rFonts w:eastAsia="Times New Roman"/>
          <w:i/>
          <w:szCs w:val="24"/>
        </w:rPr>
        <w:t>А</w:t>
      </w:r>
      <w:r w:rsidRPr="00A71836">
        <w:rPr>
          <w:rFonts w:eastAsia="Times New Roman"/>
          <w:i/>
          <w:szCs w:val="24"/>
          <w:vertAlign w:val="subscript"/>
        </w:rPr>
        <w:t>пм</w:t>
      </w:r>
      <w:r w:rsidRPr="002C54D5">
        <w:rPr>
          <w:rFonts w:eastAsia="Times New Roman"/>
          <w:szCs w:val="24"/>
        </w:rPr>
        <w:t>,</w:t>
      </w:r>
      <w:r>
        <w:rPr>
          <w:rFonts w:eastAsia="Times New Roman"/>
          <w:szCs w:val="24"/>
        </w:rPr>
        <w:t xml:space="preserve"> </w:t>
      </w:r>
      <w:r w:rsidRPr="00A71836">
        <w:rPr>
          <w:rFonts w:eastAsia="Times New Roman"/>
          <w:i/>
          <w:szCs w:val="24"/>
        </w:rPr>
        <w:t>А</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мод</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тел</w:t>
      </w:r>
      <w:r w:rsidRPr="002C54D5">
        <w:rPr>
          <w:rFonts w:eastAsia="Times New Roman"/>
          <w:szCs w:val="24"/>
        </w:rPr>
        <w:t xml:space="preserve"> </w:t>
      </w:r>
      <w:r>
        <w:rPr>
          <w:rFonts w:eastAsia="Times New Roman"/>
          <w:szCs w:val="24"/>
        </w:rPr>
        <w:t>и</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р.м.</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FA2C17" w:rsidRPr="00597F0A" w14:paraId="6E8D9FD1" w14:textId="77777777" w:rsidTr="00CA25EA">
        <w:tc>
          <w:tcPr>
            <w:tcW w:w="8539" w:type="dxa"/>
            <w:shd w:val="clear" w:color="auto" w:fill="auto"/>
          </w:tcPr>
          <w:p w14:paraId="7F864489" w14:textId="77777777" w:rsidR="00FA2C17" w:rsidRPr="009E5292" w:rsidRDefault="00CA25EA" w:rsidP="00CA25EA">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14:paraId="5D004616" w14:textId="77777777" w:rsidR="00FA2C17" w:rsidRPr="00DC5D62" w:rsidRDefault="00FA2C17" w:rsidP="00CA25EA">
            <w:pPr>
              <w:tabs>
                <w:tab w:val="left" w:pos="884"/>
              </w:tabs>
              <w:ind w:right="34" w:firstLine="0"/>
              <w:jc w:val="right"/>
            </w:pPr>
          </w:p>
        </w:tc>
      </w:tr>
    </w:tbl>
    <w:p w14:paraId="4A390F5C" w14:textId="77777777" w:rsidR="00FA2C17" w:rsidRPr="00803A87" w:rsidRDefault="00FA2C17" w:rsidP="00FA2C17">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r>
        <w:rPr>
          <w:rFonts w:eastAsia="Times New Roman"/>
          <w:i/>
        </w:rPr>
        <w:t>П</w:t>
      </w:r>
      <w:r w:rsidRPr="00710B33">
        <w:rPr>
          <w:rFonts w:eastAsia="Times New Roman"/>
          <w:i/>
          <w:vertAlign w:val="subscript"/>
        </w:rPr>
        <w:t>р.р.</w:t>
      </w:r>
      <w:r>
        <w:rPr>
          <w:rFonts w:eastAsia="Times New Roman"/>
          <w:i/>
        </w:rPr>
        <w:t xml:space="preserve">= </w:t>
      </w:r>
      <w:r>
        <w:rPr>
          <w:rFonts w:eastAsia="Times New Roman"/>
        </w:rPr>
        <w:t>299 114 (</w:t>
      </w:r>
      <w:r>
        <w:rPr>
          <w:rFonts w:eastAsia="Times New Roman"/>
          <w:i/>
        </w:rPr>
        <w:t>руб.</w:t>
      </w:r>
      <w:r>
        <w:rPr>
          <w:rFonts w:eastAsia="Times New Roman"/>
        </w:rPr>
        <w:t>).</w:t>
      </w:r>
    </w:p>
    <w:p w14:paraId="0A0F0EC6" w14:textId="77777777" w:rsidR="00FA2C17" w:rsidRDefault="00FA2C17" w:rsidP="00FA2C17">
      <w:pPr>
        <w:pStyle w:val="3"/>
      </w:pPr>
      <w:bookmarkStart w:id="127" w:name="_Toc322893646"/>
      <w:bookmarkStart w:id="128" w:name="_Toc359344430"/>
      <w:bookmarkStart w:id="129" w:name="_Toc67700190"/>
      <w:r>
        <w:t>Расчёт себестоимости программного продукта</w:t>
      </w:r>
      <w:bookmarkEnd w:id="127"/>
      <w:bookmarkEnd w:id="128"/>
      <w:bookmarkEnd w:id="129"/>
    </w:p>
    <w:p w14:paraId="7EB666F1" w14:textId="77777777" w:rsidR="00FA2C17" w:rsidRPr="00803A87" w:rsidRDefault="00FA2C17" w:rsidP="00FA2C17">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r w:rsidRPr="00A71836">
        <w:rPr>
          <w:rFonts w:eastAsia="Times New Roman"/>
          <w:i/>
          <w:szCs w:val="24"/>
        </w:rPr>
        <w:t>ЗП</w:t>
      </w:r>
      <w:r w:rsidRPr="00A71836">
        <w:rPr>
          <w:rFonts w:eastAsia="Times New Roman"/>
          <w:i/>
          <w:szCs w:val="24"/>
          <w:vertAlign w:val="subscript"/>
        </w:rPr>
        <w:t>осн</w:t>
      </w:r>
      <w:r w:rsidRPr="002C54D5">
        <w:rPr>
          <w:rFonts w:eastAsia="Times New Roman"/>
          <w:szCs w:val="24"/>
        </w:rPr>
        <w:t>,</w:t>
      </w:r>
      <w:r>
        <w:rPr>
          <w:rFonts w:eastAsia="Times New Roman"/>
          <w:szCs w:val="24"/>
        </w:rPr>
        <w:t xml:space="preserve"> </w:t>
      </w:r>
      <w:r w:rsidRPr="00A71836">
        <w:rPr>
          <w:rFonts w:eastAsia="Times New Roman"/>
          <w:i/>
          <w:szCs w:val="24"/>
        </w:rPr>
        <w:t>ЗП</w:t>
      </w:r>
      <w:r w:rsidRPr="00A71836">
        <w:rPr>
          <w:rFonts w:eastAsia="Times New Roman"/>
          <w:i/>
          <w:szCs w:val="24"/>
          <w:vertAlign w:val="subscript"/>
        </w:rPr>
        <w:t>доп</w:t>
      </w:r>
      <w:r w:rsidRPr="002C54D5">
        <w:rPr>
          <w:rFonts w:eastAsia="Times New Roman"/>
          <w:szCs w:val="24"/>
        </w:rPr>
        <w:t>,</w:t>
      </w:r>
      <w:r>
        <w:rPr>
          <w:rFonts w:eastAsia="Times New Roman"/>
          <w:szCs w:val="24"/>
        </w:rPr>
        <w:t xml:space="preserve"> </w:t>
      </w:r>
      <w:r w:rsidRPr="00A71836">
        <w:rPr>
          <w:rFonts w:eastAsia="Times New Roman"/>
          <w:i/>
          <w:szCs w:val="24"/>
        </w:rPr>
        <w:t>Н</w:t>
      </w:r>
      <w:r w:rsidRPr="00A71836">
        <w:rPr>
          <w:rFonts w:eastAsia="Times New Roman"/>
          <w:i/>
          <w:szCs w:val="24"/>
          <w:vertAlign w:val="subscript"/>
        </w:rPr>
        <w:t>зп</w:t>
      </w:r>
      <w:r w:rsidRPr="002C54D5">
        <w:rPr>
          <w:rFonts w:eastAsia="Times New Roman"/>
          <w:szCs w:val="24"/>
        </w:rPr>
        <w:t>,</w:t>
      </w:r>
      <w:r>
        <w:rPr>
          <w:rFonts w:eastAsia="Times New Roman"/>
          <w:szCs w:val="24"/>
        </w:rPr>
        <w:t xml:space="preserve"> </w:t>
      </w:r>
      <w:r w:rsidRPr="00A71836">
        <w:rPr>
          <w:rFonts w:eastAsia="Times New Roman"/>
          <w:i/>
          <w:szCs w:val="24"/>
        </w:rPr>
        <w:t>А</w:t>
      </w:r>
      <w:r w:rsidRPr="00A71836">
        <w:rPr>
          <w:rFonts w:eastAsia="Times New Roman"/>
          <w:i/>
          <w:szCs w:val="24"/>
          <w:vertAlign w:val="subscript"/>
        </w:rPr>
        <w:t>пм</w:t>
      </w:r>
      <w:r w:rsidRPr="002C54D5">
        <w:rPr>
          <w:rFonts w:eastAsia="Times New Roman"/>
          <w:szCs w:val="24"/>
        </w:rPr>
        <w:t>,</w:t>
      </w:r>
      <w:r>
        <w:rPr>
          <w:rFonts w:eastAsia="Times New Roman"/>
          <w:szCs w:val="24"/>
        </w:rPr>
        <w:t xml:space="preserve"> </w:t>
      </w:r>
      <w:r w:rsidRPr="00A71836">
        <w:rPr>
          <w:rFonts w:eastAsia="Times New Roman"/>
          <w:i/>
          <w:szCs w:val="24"/>
        </w:rPr>
        <w:t>А</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мод</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тел</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р.м.</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r w:rsidRPr="00A71836">
        <w:rPr>
          <w:rFonts w:eastAsia="Times New Roman"/>
          <w:i/>
        </w:rPr>
        <w:t>П</w:t>
      </w:r>
      <w:r w:rsidRPr="00A71836">
        <w:rPr>
          <w:rFonts w:eastAsia="Times New Roman"/>
          <w:i/>
          <w:vertAlign w:val="subscript"/>
        </w:rPr>
        <w:t>р.р.</w:t>
      </w:r>
      <w:r>
        <w:rPr>
          <w:rFonts w:eastAsia="Times New Roman"/>
          <w:szCs w:val="24"/>
        </w:rPr>
        <w:t>.</w:t>
      </w:r>
    </w:p>
    <w:p w14:paraId="3698216A" w14:textId="77777777" w:rsidR="00FA2C17" w:rsidRDefault="00FA2C17" w:rsidP="00FA2C17">
      <w:pPr>
        <w:contextualSpacing/>
        <w:rPr>
          <w:rFonts w:eastAsia="Times New Roman"/>
        </w:rPr>
      </w:pPr>
      <w:r w:rsidRPr="00F41E06">
        <w:rPr>
          <w:rFonts w:eastAsia="Times New Roman"/>
        </w:rPr>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r>
        <w:rPr>
          <w:rFonts w:eastAsia="Times New Roman"/>
          <w:i/>
        </w:rPr>
        <w:t>С</w:t>
      </w:r>
      <w:r w:rsidRPr="000B2D7E">
        <w:rPr>
          <w:rFonts w:eastAsia="Times New Roman"/>
          <w:i/>
          <w:vertAlign w:val="subscript"/>
        </w:rPr>
        <w:t>п.п.</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p>
    <w:p w14:paraId="0546AEB6" w14:textId="77777777" w:rsidR="00FA2C17" w:rsidRPr="00F41E06" w:rsidRDefault="00FA2C17" w:rsidP="00FA2C17">
      <w:pPr>
        <w:contextualSpacing/>
        <w:rPr>
          <w:rFonts w:eastAsia="Times New Roman"/>
        </w:rPr>
      </w:pPr>
      <w:r w:rsidRPr="00F41E06">
        <w:rPr>
          <w:rFonts w:eastAsia="Times New Roman"/>
        </w:rPr>
        <w:t xml:space="preserve">Структура себестоимости программного продукта отражена в табл. </w:t>
      </w:r>
      <w:r>
        <w:rPr>
          <w:rFonts w:eastAsia="Times New Roman"/>
        </w:rPr>
        <w:t>5</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рис. 5.4</w:t>
      </w:r>
      <w:r w:rsidRPr="00F41E06">
        <w:rPr>
          <w:rFonts w:eastAsia="Times New Roman"/>
        </w:rPr>
        <w:t>.</w:t>
      </w:r>
    </w:p>
    <w:p w14:paraId="03A92F5F" w14:textId="77777777" w:rsidR="00FA2C17" w:rsidRPr="00990DF1" w:rsidRDefault="00FA2C17" w:rsidP="00FA2C17">
      <w:pPr>
        <w:ind w:firstLine="0"/>
        <w:jc w:val="right"/>
        <w:rPr>
          <w:rFonts w:eastAsia="Times New Roman"/>
          <w:b/>
        </w:rPr>
      </w:pPr>
      <w:bookmarkStart w:id="130" w:name="_Ref291088159"/>
      <w:r w:rsidRPr="00990DF1">
        <w:rPr>
          <w:rFonts w:eastAsia="Times New Roman"/>
          <w:b/>
        </w:rPr>
        <w:t xml:space="preserve">Таблица </w:t>
      </w:r>
      <w:r>
        <w:rPr>
          <w:rFonts w:eastAsia="Times New Roman"/>
          <w:b/>
        </w:rPr>
        <w:t>5</w:t>
      </w:r>
      <w:r w:rsidRPr="00990DF1">
        <w:rPr>
          <w:rFonts w:eastAsia="Times New Roman"/>
          <w:b/>
        </w:rPr>
        <w:t>.</w:t>
      </w:r>
      <w:bookmarkEnd w:id="130"/>
      <w:r w:rsidRPr="00990DF1">
        <w:rPr>
          <w:rFonts w:eastAsia="Times New Roman"/>
          <w:b/>
        </w:rPr>
        <w:t>5</w:t>
      </w:r>
    </w:p>
    <w:p w14:paraId="0C8B0C48" w14:textId="77777777" w:rsidR="00FA2C17" w:rsidRPr="00F41E06" w:rsidRDefault="00FA2C17" w:rsidP="00FA2C17">
      <w:pPr>
        <w:pStyle w:val="ad"/>
      </w:pPr>
      <w:r w:rsidRPr="00F41E06">
        <w:lastRenderedPageBreak/>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FA2C17" w:rsidRPr="00F41E06" w14:paraId="66BDEDA0" w14:textId="77777777" w:rsidTr="00CA25EA">
        <w:trPr>
          <w:trHeight w:val="1007"/>
          <w:jc w:val="center"/>
        </w:trPr>
        <w:tc>
          <w:tcPr>
            <w:tcW w:w="622" w:type="dxa"/>
            <w:vAlign w:val="center"/>
          </w:tcPr>
          <w:p w14:paraId="4D62E58C"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60CF8F5"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AB7CBB0"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180DDC02"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FA2C17" w:rsidRPr="00F41E06" w14:paraId="1394C85F" w14:textId="77777777" w:rsidTr="00CA25EA">
        <w:trPr>
          <w:trHeight w:val="271"/>
          <w:jc w:val="center"/>
        </w:trPr>
        <w:tc>
          <w:tcPr>
            <w:tcW w:w="622" w:type="dxa"/>
          </w:tcPr>
          <w:p w14:paraId="1F51F61C" w14:textId="77777777" w:rsidR="00FA2C17" w:rsidRPr="004D6782" w:rsidRDefault="00FA2C17" w:rsidP="00CA25EA">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265B41A0" w14:textId="77777777" w:rsidR="00FA2C17" w:rsidRPr="004D6782" w:rsidRDefault="00FA2C17" w:rsidP="00CA25EA">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15F16C79" w14:textId="77777777" w:rsidR="00FA2C17" w:rsidRPr="004D6782" w:rsidRDefault="00FA2C17" w:rsidP="00CA25EA">
            <w:pPr>
              <w:ind w:firstLine="10"/>
              <w:jc w:val="center"/>
              <w:rPr>
                <w:rFonts w:eastAsia="Times New Roman"/>
                <w:sz w:val="24"/>
                <w:szCs w:val="24"/>
              </w:rPr>
            </w:pPr>
            <w:r w:rsidRPr="00976259">
              <w:t>786 125</w:t>
            </w:r>
          </w:p>
        </w:tc>
        <w:tc>
          <w:tcPr>
            <w:tcW w:w="2188" w:type="dxa"/>
            <w:vAlign w:val="center"/>
          </w:tcPr>
          <w:p w14:paraId="69DB0D29" w14:textId="77777777" w:rsidR="00FA2C17" w:rsidRPr="00A56CA4" w:rsidRDefault="00FA2C17" w:rsidP="00CA25EA">
            <w:pPr>
              <w:ind w:firstLine="0"/>
              <w:jc w:val="center"/>
              <w:rPr>
                <w:rFonts w:eastAsia="Times New Roman"/>
              </w:rPr>
            </w:pPr>
            <w:r w:rsidRPr="00A56CA4">
              <w:t>56,20</w:t>
            </w:r>
          </w:p>
        </w:tc>
      </w:tr>
      <w:tr w:rsidR="00FA2C17" w:rsidRPr="00F41E06" w14:paraId="1B6E2349" w14:textId="77777777" w:rsidTr="00CA25EA">
        <w:trPr>
          <w:jc w:val="center"/>
        </w:trPr>
        <w:tc>
          <w:tcPr>
            <w:tcW w:w="622" w:type="dxa"/>
          </w:tcPr>
          <w:p w14:paraId="4DD79C42" w14:textId="77777777" w:rsidR="00FA2C17" w:rsidRPr="004D6782" w:rsidRDefault="00FA2C17" w:rsidP="00CA25EA">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63926F35" w14:textId="77777777" w:rsidR="00FA2C17" w:rsidRPr="004D6782" w:rsidRDefault="00FA2C17" w:rsidP="00CA25EA">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03C13F4A" w14:textId="77777777" w:rsidR="00FA2C17" w:rsidRPr="004D6782" w:rsidRDefault="00FA2C17" w:rsidP="00CA25EA">
            <w:pPr>
              <w:ind w:firstLine="10"/>
              <w:jc w:val="center"/>
            </w:pPr>
            <w:r>
              <w:t>95 702</w:t>
            </w:r>
          </w:p>
        </w:tc>
        <w:tc>
          <w:tcPr>
            <w:tcW w:w="2188" w:type="dxa"/>
            <w:vAlign w:val="center"/>
          </w:tcPr>
          <w:p w14:paraId="27A5B71A" w14:textId="77777777" w:rsidR="00FA2C17" w:rsidRPr="00A56CA4" w:rsidRDefault="00FA2C17" w:rsidP="00CA25EA">
            <w:pPr>
              <w:ind w:firstLine="0"/>
              <w:jc w:val="center"/>
            </w:pPr>
            <w:r w:rsidRPr="00A56CA4">
              <w:t>6,84</w:t>
            </w:r>
          </w:p>
        </w:tc>
      </w:tr>
      <w:tr w:rsidR="00FA2C17" w:rsidRPr="00F41E06" w14:paraId="65C0FE09" w14:textId="77777777" w:rsidTr="00CA25EA">
        <w:trPr>
          <w:jc w:val="center"/>
        </w:trPr>
        <w:tc>
          <w:tcPr>
            <w:tcW w:w="622" w:type="dxa"/>
          </w:tcPr>
          <w:p w14:paraId="6B4C5BE4" w14:textId="77777777" w:rsidR="00FA2C17" w:rsidRPr="004D6782" w:rsidRDefault="00FA2C17" w:rsidP="00CA25EA">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6B6E38C1" w14:textId="77777777" w:rsidR="00FA2C17" w:rsidRPr="004D6782" w:rsidRDefault="00FA2C17" w:rsidP="00CA25EA">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7E8438EC" w14:textId="77777777" w:rsidR="00FA2C17" w:rsidRPr="004D6782" w:rsidRDefault="00FA2C17" w:rsidP="00CA25EA">
            <w:pPr>
              <w:ind w:firstLine="10"/>
              <w:jc w:val="center"/>
            </w:pPr>
            <w:r>
              <w:t>134 572</w:t>
            </w:r>
          </w:p>
        </w:tc>
        <w:tc>
          <w:tcPr>
            <w:tcW w:w="2188" w:type="dxa"/>
            <w:vAlign w:val="center"/>
          </w:tcPr>
          <w:p w14:paraId="3188BCD5" w14:textId="77777777" w:rsidR="00FA2C17" w:rsidRPr="00A56CA4" w:rsidRDefault="00FA2C17" w:rsidP="00CA25EA">
            <w:pPr>
              <w:ind w:firstLine="0"/>
              <w:jc w:val="center"/>
            </w:pPr>
            <w:r w:rsidRPr="00A56CA4">
              <w:t>9,62</w:t>
            </w:r>
          </w:p>
        </w:tc>
      </w:tr>
      <w:tr w:rsidR="00FA2C17" w:rsidRPr="00F41E06" w14:paraId="5F8B1DCC" w14:textId="77777777" w:rsidTr="00CA25EA">
        <w:trPr>
          <w:jc w:val="center"/>
        </w:trPr>
        <w:tc>
          <w:tcPr>
            <w:tcW w:w="622" w:type="dxa"/>
          </w:tcPr>
          <w:p w14:paraId="37DE8420"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6E7F85D5" w14:textId="77777777" w:rsidR="00FA2C17" w:rsidRPr="004D6782" w:rsidRDefault="00FA2C17" w:rsidP="00CA25EA">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2D3E1DCA" w14:textId="77777777" w:rsidR="00FA2C17" w:rsidRPr="00B105A9" w:rsidRDefault="00FA2C17" w:rsidP="00CA25EA">
            <w:pPr>
              <w:ind w:firstLine="10"/>
              <w:jc w:val="center"/>
            </w:pPr>
            <w:r>
              <w:t>78 986</w:t>
            </w:r>
          </w:p>
        </w:tc>
        <w:tc>
          <w:tcPr>
            <w:tcW w:w="2188" w:type="dxa"/>
            <w:vAlign w:val="center"/>
          </w:tcPr>
          <w:p w14:paraId="430986F4" w14:textId="77777777" w:rsidR="00FA2C17" w:rsidRPr="00A56CA4" w:rsidRDefault="00FA2C17" w:rsidP="00CA25EA">
            <w:pPr>
              <w:ind w:firstLine="0"/>
              <w:jc w:val="center"/>
            </w:pPr>
            <w:r w:rsidRPr="00A56CA4">
              <w:t>5,65</w:t>
            </w:r>
          </w:p>
        </w:tc>
      </w:tr>
      <w:tr w:rsidR="00FA2C17" w:rsidRPr="00F41E06" w14:paraId="6A12813B" w14:textId="77777777" w:rsidTr="00CA25EA">
        <w:trPr>
          <w:jc w:val="center"/>
        </w:trPr>
        <w:tc>
          <w:tcPr>
            <w:tcW w:w="622" w:type="dxa"/>
          </w:tcPr>
          <w:p w14:paraId="77030F2C"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4B69F2AF" w14:textId="77777777" w:rsidR="00FA2C17" w:rsidRPr="004D6782" w:rsidRDefault="00FA2C17" w:rsidP="00CA25EA">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3A900C66" w14:textId="77777777" w:rsidR="00FA2C17" w:rsidRPr="00B105A9" w:rsidRDefault="00FA2C17" w:rsidP="00CA25EA">
            <w:pPr>
              <w:ind w:firstLine="10"/>
              <w:jc w:val="center"/>
            </w:pPr>
            <w:r>
              <w:t>-</w:t>
            </w:r>
          </w:p>
        </w:tc>
        <w:tc>
          <w:tcPr>
            <w:tcW w:w="2188" w:type="dxa"/>
            <w:vAlign w:val="center"/>
          </w:tcPr>
          <w:p w14:paraId="43388351" w14:textId="77777777" w:rsidR="00FA2C17" w:rsidRPr="00B105A9" w:rsidRDefault="00FA2C17" w:rsidP="00CA25EA">
            <w:pPr>
              <w:ind w:firstLine="0"/>
              <w:jc w:val="center"/>
            </w:pPr>
            <w:r>
              <w:t>-</w:t>
            </w:r>
          </w:p>
        </w:tc>
      </w:tr>
      <w:tr w:rsidR="00FA2C17" w:rsidRPr="00F41E06" w14:paraId="6A32C5B8" w14:textId="77777777" w:rsidTr="00CA25EA">
        <w:trPr>
          <w:jc w:val="center"/>
        </w:trPr>
        <w:tc>
          <w:tcPr>
            <w:tcW w:w="622" w:type="dxa"/>
          </w:tcPr>
          <w:p w14:paraId="62F4A739"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5EC01A09" w14:textId="77777777" w:rsidR="00FA2C17" w:rsidRPr="004D6782" w:rsidRDefault="00FA2C17" w:rsidP="00CA25EA">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0AB3AD6E" w14:textId="77777777" w:rsidR="00FA2C17" w:rsidRPr="00B105A9" w:rsidRDefault="00FA2C17" w:rsidP="00CA25EA">
            <w:pPr>
              <w:ind w:firstLine="10"/>
              <w:jc w:val="center"/>
            </w:pPr>
            <w:r>
              <w:t>-</w:t>
            </w:r>
          </w:p>
        </w:tc>
        <w:tc>
          <w:tcPr>
            <w:tcW w:w="2188" w:type="dxa"/>
            <w:vAlign w:val="center"/>
          </w:tcPr>
          <w:p w14:paraId="2A11067D" w14:textId="77777777" w:rsidR="00FA2C17" w:rsidRPr="00B105A9" w:rsidRDefault="00FA2C17" w:rsidP="00CA25EA">
            <w:pPr>
              <w:ind w:firstLine="0"/>
              <w:jc w:val="center"/>
            </w:pPr>
            <w:r>
              <w:t>-</w:t>
            </w:r>
          </w:p>
        </w:tc>
      </w:tr>
      <w:tr w:rsidR="00FA2C17" w:rsidRPr="00F41E06" w14:paraId="406C572B" w14:textId="77777777" w:rsidTr="00CA25EA">
        <w:trPr>
          <w:jc w:val="center"/>
        </w:trPr>
        <w:tc>
          <w:tcPr>
            <w:tcW w:w="622" w:type="dxa"/>
          </w:tcPr>
          <w:p w14:paraId="38D81BA8"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55A9C084" w14:textId="77777777" w:rsidR="00FA2C17" w:rsidRPr="004D6782" w:rsidRDefault="00FA2C17" w:rsidP="00CA25EA">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6C4B628A" w14:textId="77777777" w:rsidR="00FA2C17" w:rsidRPr="004D6782" w:rsidRDefault="00FA2C17" w:rsidP="00CA25EA">
            <w:pPr>
              <w:ind w:firstLine="10"/>
              <w:jc w:val="center"/>
            </w:pPr>
            <w:r>
              <w:t>-</w:t>
            </w:r>
          </w:p>
        </w:tc>
        <w:tc>
          <w:tcPr>
            <w:tcW w:w="2188" w:type="dxa"/>
            <w:vAlign w:val="center"/>
          </w:tcPr>
          <w:p w14:paraId="23103920" w14:textId="77777777" w:rsidR="00FA2C17" w:rsidRPr="004D6782" w:rsidRDefault="00FA2C17" w:rsidP="00CA25EA">
            <w:pPr>
              <w:ind w:firstLine="0"/>
              <w:jc w:val="center"/>
            </w:pPr>
            <w:r>
              <w:t>-</w:t>
            </w:r>
          </w:p>
        </w:tc>
      </w:tr>
      <w:tr w:rsidR="00FA2C17" w:rsidRPr="00F41E06" w14:paraId="5669994A" w14:textId="77777777" w:rsidTr="00CA25EA">
        <w:trPr>
          <w:jc w:val="center"/>
        </w:trPr>
        <w:tc>
          <w:tcPr>
            <w:tcW w:w="622" w:type="dxa"/>
          </w:tcPr>
          <w:p w14:paraId="1758DE98"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47603C1E" w14:textId="77777777" w:rsidR="00FA2C17" w:rsidRPr="004D6782" w:rsidRDefault="00FA2C17" w:rsidP="00CA25EA">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51EF2F00" w14:textId="77777777" w:rsidR="00FA2C17" w:rsidRPr="004D6782" w:rsidRDefault="00FA2C17" w:rsidP="00CA25EA">
            <w:pPr>
              <w:ind w:firstLine="10"/>
              <w:jc w:val="center"/>
            </w:pPr>
            <w:r>
              <w:t>4 200</w:t>
            </w:r>
          </w:p>
        </w:tc>
        <w:tc>
          <w:tcPr>
            <w:tcW w:w="2188" w:type="dxa"/>
            <w:vAlign w:val="center"/>
          </w:tcPr>
          <w:p w14:paraId="5FEB069D" w14:textId="77777777" w:rsidR="00FA2C17" w:rsidRPr="00A56CA4" w:rsidRDefault="00FA2C17" w:rsidP="00CA25EA">
            <w:pPr>
              <w:ind w:firstLine="0"/>
              <w:jc w:val="center"/>
            </w:pPr>
            <w:r w:rsidRPr="00A56CA4">
              <w:t>0,30</w:t>
            </w:r>
          </w:p>
        </w:tc>
      </w:tr>
      <w:tr w:rsidR="00FA2C17" w:rsidRPr="00F41E06" w14:paraId="2DCAEE3F" w14:textId="77777777" w:rsidTr="00CA25EA">
        <w:trPr>
          <w:jc w:val="center"/>
        </w:trPr>
        <w:tc>
          <w:tcPr>
            <w:tcW w:w="622" w:type="dxa"/>
          </w:tcPr>
          <w:p w14:paraId="2C2A8712"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768C998C" w14:textId="77777777" w:rsidR="00FA2C17" w:rsidRPr="004D6782" w:rsidRDefault="00FA2C17" w:rsidP="00CA25EA">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0AEB922A" w14:textId="77777777" w:rsidR="00FA2C17" w:rsidRPr="004D6782" w:rsidRDefault="00FA2C17" w:rsidP="00CA25EA">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0A5303F1" w14:textId="77777777" w:rsidR="00FA2C17" w:rsidRPr="00A56CA4" w:rsidRDefault="00FA2C17" w:rsidP="00CA25EA">
            <w:pPr>
              <w:ind w:firstLine="0"/>
              <w:jc w:val="center"/>
              <w:rPr>
                <w:sz w:val="24"/>
              </w:rPr>
            </w:pPr>
            <w:r w:rsidRPr="00A56CA4">
              <w:rPr>
                <w:sz w:val="24"/>
              </w:rPr>
              <w:t>21,39</w:t>
            </w:r>
          </w:p>
        </w:tc>
      </w:tr>
      <w:tr w:rsidR="00FA2C17" w:rsidRPr="00F41E06" w14:paraId="78DC6109" w14:textId="77777777" w:rsidTr="00CA25EA">
        <w:trPr>
          <w:jc w:val="center"/>
        </w:trPr>
        <w:tc>
          <w:tcPr>
            <w:tcW w:w="5537" w:type="dxa"/>
            <w:gridSpan w:val="2"/>
          </w:tcPr>
          <w:p w14:paraId="5D22BB7B" w14:textId="77777777" w:rsidR="00FA2C17" w:rsidRPr="009E5292" w:rsidRDefault="00FA2C17" w:rsidP="00CA25EA">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187F3A4C" w14:textId="77777777" w:rsidR="00FA2C17" w:rsidRPr="00976259" w:rsidRDefault="00FA2C17" w:rsidP="00CA25EA">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63EC3C91" w14:textId="77777777" w:rsidR="00FA2C17" w:rsidRPr="009E5292" w:rsidRDefault="00FA2C17" w:rsidP="00CA25EA">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398398B8" w14:textId="77777777" w:rsidR="00FA2C17" w:rsidRPr="00955DA0" w:rsidRDefault="00FA2C17" w:rsidP="00FA2C17"/>
    <w:p w14:paraId="0886ADD4" w14:textId="77777777" w:rsidR="00FA2C17" w:rsidRDefault="00FA2C17" w:rsidP="00FA2C17">
      <w:pPr>
        <w:ind w:firstLine="0"/>
        <w:jc w:val="center"/>
      </w:pPr>
      <w:r w:rsidRPr="006E242E">
        <w:rPr>
          <w:noProof/>
          <w:lang w:eastAsia="ru-RU"/>
        </w:rPr>
        <w:drawing>
          <wp:inline distT="0" distB="0" distL="0" distR="0" wp14:anchorId="396663B1" wp14:editId="280B54F8">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3829584"/>
                    </a:xfrm>
                    <a:prstGeom prst="rect">
                      <a:avLst/>
                    </a:prstGeom>
                  </pic:spPr>
                </pic:pic>
              </a:graphicData>
            </a:graphic>
          </wp:inline>
        </w:drawing>
      </w:r>
    </w:p>
    <w:p w14:paraId="31C74F78" w14:textId="77777777" w:rsidR="00FA2C17" w:rsidRPr="00D0163F" w:rsidRDefault="00FA2C17" w:rsidP="00FA2C17">
      <w:pPr>
        <w:pStyle w:val="ad"/>
      </w:pPr>
      <w:r w:rsidRPr="00D0163F">
        <w:t xml:space="preserve">Рис. </w:t>
      </w:r>
      <w:r>
        <w:t>5</w:t>
      </w:r>
      <w:r w:rsidRPr="00D0163F">
        <w:t>.</w:t>
      </w:r>
      <w:r>
        <w:t>4</w:t>
      </w:r>
      <w:r w:rsidRPr="00D0163F">
        <w:t>. Структура себестоимости программного продукта</w:t>
      </w:r>
    </w:p>
    <w:p w14:paraId="464083F0" w14:textId="77777777" w:rsidR="00FA2C17" w:rsidRDefault="00FA2C17" w:rsidP="00FA2C17"/>
    <w:p w14:paraId="341263C2" w14:textId="77777777" w:rsidR="00FA2C17" w:rsidRPr="00D0163F" w:rsidRDefault="00FA2C17" w:rsidP="00FA2C17">
      <w:pPr>
        <w:ind w:firstLine="0"/>
        <w:jc w:val="center"/>
        <w:rPr>
          <w:b/>
          <w:i/>
          <w:sz w:val="24"/>
          <w:szCs w:val="24"/>
        </w:rPr>
      </w:pPr>
    </w:p>
    <w:p w14:paraId="3DC61962" w14:textId="77777777" w:rsidR="00FA2C17" w:rsidRDefault="00FA2C17" w:rsidP="00FA2C17">
      <w:pPr>
        <w:pStyle w:val="1"/>
      </w:pPr>
      <w:bookmarkStart w:id="131" w:name="_Toc67700191"/>
      <w:r w:rsidRPr="00520CCA">
        <w:lastRenderedPageBreak/>
        <w:t>Экспериментальная</w:t>
      </w:r>
      <w:r>
        <w:t xml:space="preserve"> часть</w:t>
      </w:r>
      <w:bookmarkEnd w:id="131"/>
    </w:p>
    <w:p w14:paraId="73C88D51" w14:textId="168C53FB" w:rsidR="00FA2C17" w:rsidRDefault="00FA2C17" w:rsidP="00FA2C17">
      <w:r>
        <w:t xml:space="preserve">Для проверки корректности </w:t>
      </w:r>
      <w:r w:rsidRPr="00401DD1">
        <w:t xml:space="preserve">разработанного программного комплекса </w:t>
      </w:r>
      <w:r w:rsidR="00426AA2">
        <w:t xml:space="preserve">проводятся следующие виды </w:t>
      </w:r>
      <w:r>
        <w:t>тестирования:</w:t>
      </w:r>
    </w:p>
    <w:p w14:paraId="6FE2544F" w14:textId="77777777" w:rsidR="00FA2C17" w:rsidRDefault="00FA2C17" w:rsidP="00FA2C17">
      <w:pPr>
        <w:pStyle w:val="a6"/>
        <w:numPr>
          <w:ilvl w:val="0"/>
          <w:numId w:val="31"/>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58C94C84" w14:textId="77777777" w:rsidR="00FA2C17" w:rsidRDefault="00FA2C17" w:rsidP="00FA2C17">
      <w:pPr>
        <w:pStyle w:val="a6"/>
        <w:numPr>
          <w:ilvl w:val="0"/>
          <w:numId w:val="31"/>
        </w:numPr>
      </w:pPr>
      <w:r>
        <w:t>модульное тестирование;</w:t>
      </w:r>
    </w:p>
    <w:p w14:paraId="3D893A7F" w14:textId="77777777" w:rsidR="00FA2C17" w:rsidRDefault="00FA2C17" w:rsidP="00FA2C17">
      <w:pPr>
        <w:pStyle w:val="a6"/>
        <w:numPr>
          <w:ilvl w:val="0"/>
          <w:numId w:val="31"/>
        </w:numPr>
      </w:pPr>
      <w:r>
        <w:t>кроссбраузерное тестирование интерфейсов пользовательской части.</w:t>
      </w:r>
    </w:p>
    <w:p w14:paraId="5495EC1B" w14:textId="77777777" w:rsidR="00FA2C17" w:rsidRDefault="00FA2C17" w:rsidP="00FA2C17">
      <w:pPr>
        <w:pStyle w:val="2"/>
        <w:numPr>
          <w:ilvl w:val="1"/>
          <w:numId w:val="32"/>
        </w:numPr>
      </w:pPr>
      <w:bookmarkStart w:id="132" w:name="_Toc67700192"/>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132"/>
    </w:p>
    <w:p w14:paraId="168FBD13" w14:textId="5E2878AE" w:rsidR="00FA2C17" w:rsidRDefault="00FA2C17" w:rsidP="00FA2C17">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0000703F">
        <w:t>[8</w:t>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23553FA5" w14:textId="7CD2794A" w:rsidR="00FA2C17" w:rsidRDefault="00FA2C17" w:rsidP="00FA2C17">
      <w:r>
        <w:t xml:space="preserve">В рамках данного тестирования проверены следующие контроллеры </w:t>
      </w:r>
      <w:r>
        <w:rPr>
          <w:lang w:val="en-US"/>
        </w:rPr>
        <w:t>WEB</w:t>
      </w:r>
      <w:r w:rsidRPr="00305B80">
        <w:t xml:space="preserve"> </w:t>
      </w:r>
      <w:r>
        <w:rPr>
          <w:lang w:val="en-US"/>
        </w:rPr>
        <w:t>API</w:t>
      </w:r>
      <w:r w:rsidRPr="00305B80">
        <w:t>:</w:t>
      </w:r>
    </w:p>
    <w:p w14:paraId="18776A32" w14:textId="77777777" w:rsidR="00FA2C17" w:rsidRDefault="00FA2C17" w:rsidP="00FA2C17">
      <w:pPr>
        <w:pStyle w:val="a6"/>
        <w:numPr>
          <w:ilvl w:val="0"/>
          <w:numId w:val="41"/>
        </w:numPr>
        <w:ind w:left="1560" w:hanging="426"/>
        <w:rPr>
          <w:lang w:val="en-US"/>
        </w:rPr>
      </w:pPr>
      <w:r>
        <w:rPr>
          <w:lang w:val="en-US"/>
        </w:rPr>
        <w:t>m</w:t>
      </w:r>
      <w:r w:rsidRPr="00305B80">
        <w:rPr>
          <w:lang w:val="en-US"/>
        </w:rPr>
        <w:t>essages;</w:t>
      </w:r>
    </w:p>
    <w:p w14:paraId="3831BE0E" w14:textId="77777777" w:rsidR="00FA2C17" w:rsidRDefault="00FA2C17" w:rsidP="00FA2C17">
      <w:pPr>
        <w:pStyle w:val="a6"/>
        <w:numPr>
          <w:ilvl w:val="0"/>
          <w:numId w:val="41"/>
        </w:numPr>
        <w:ind w:left="1560" w:hanging="426"/>
        <w:rPr>
          <w:lang w:val="en-US"/>
        </w:rPr>
      </w:pPr>
      <w:r>
        <w:rPr>
          <w:lang w:val="en-US"/>
        </w:rPr>
        <w:t>users;</w:t>
      </w:r>
    </w:p>
    <w:p w14:paraId="6754FA46" w14:textId="77777777" w:rsidR="00FA2C17" w:rsidRDefault="00FA2C17" w:rsidP="00FA2C17">
      <w:pPr>
        <w:pStyle w:val="a6"/>
        <w:numPr>
          <w:ilvl w:val="0"/>
          <w:numId w:val="41"/>
        </w:numPr>
        <w:ind w:left="1560" w:hanging="426"/>
        <w:rPr>
          <w:lang w:val="en-US"/>
        </w:rPr>
      </w:pPr>
      <w:r>
        <w:rPr>
          <w:lang w:val="en-US"/>
        </w:rPr>
        <w:t>contacts;</w:t>
      </w:r>
    </w:p>
    <w:p w14:paraId="42122B71" w14:textId="77777777" w:rsidR="00FA2C17" w:rsidRDefault="00FA2C17" w:rsidP="00FA2C17">
      <w:pPr>
        <w:pStyle w:val="a6"/>
        <w:numPr>
          <w:ilvl w:val="0"/>
          <w:numId w:val="41"/>
        </w:numPr>
        <w:ind w:left="1560" w:hanging="426"/>
        <w:rPr>
          <w:lang w:val="en-US"/>
        </w:rPr>
      </w:pPr>
      <w:r>
        <w:rPr>
          <w:lang w:val="en-US"/>
        </w:rPr>
        <w:t>files;</w:t>
      </w:r>
    </w:p>
    <w:p w14:paraId="4E1969FD" w14:textId="77777777" w:rsidR="00FA2C17" w:rsidRDefault="00FA2C17" w:rsidP="00FA2C17">
      <w:pPr>
        <w:pStyle w:val="a6"/>
        <w:numPr>
          <w:ilvl w:val="0"/>
          <w:numId w:val="41"/>
        </w:numPr>
        <w:ind w:left="1560" w:hanging="426"/>
        <w:rPr>
          <w:lang w:val="en-US"/>
        </w:rPr>
      </w:pPr>
      <w:r>
        <w:rPr>
          <w:lang w:val="en-US"/>
        </w:rPr>
        <w:t>delivery-services;</w:t>
      </w:r>
    </w:p>
    <w:p w14:paraId="4003E3E1" w14:textId="77777777" w:rsidR="00FA2C17" w:rsidRDefault="00FA2C17" w:rsidP="00FA2C17">
      <w:pPr>
        <w:pStyle w:val="a6"/>
        <w:numPr>
          <w:ilvl w:val="0"/>
          <w:numId w:val="41"/>
        </w:numPr>
        <w:ind w:left="1560" w:hanging="426"/>
        <w:rPr>
          <w:lang w:val="en-US"/>
        </w:rPr>
      </w:pPr>
      <w:r>
        <w:rPr>
          <w:lang w:val="en-US"/>
        </w:rPr>
        <w:t>delivery-queues;</w:t>
      </w:r>
    </w:p>
    <w:p w14:paraId="704A07D3" w14:textId="77777777" w:rsidR="00FA2C17" w:rsidRDefault="00FA2C17" w:rsidP="00FA2C17">
      <w:pPr>
        <w:pStyle w:val="a6"/>
        <w:numPr>
          <w:ilvl w:val="0"/>
          <w:numId w:val="41"/>
        </w:numPr>
        <w:ind w:left="1560" w:hanging="426"/>
        <w:rPr>
          <w:lang w:val="en-US"/>
        </w:rPr>
      </w:pPr>
      <w:r>
        <w:rPr>
          <w:lang w:val="en-US"/>
        </w:rPr>
        <w:t>accesses;</w:t>
      </w:r>
    </w:p>
    <w:p w14:paraId="631B28BB" w14:textId="77777777" w:rsidR="00FA2C17" w:rsidRPr="00305B80" w:rsidRDefault="00FA2C17" w:rsidP="00FA2C17">
      <w:pPr>
        <w:pStyle w:val="a6"/>
        <w:numPr>
          <w:ilvl w:val="0"/>
          <w:numId w:val="41"/>
        </w:numPr>
        <w:ind w:left="1560" w:hanging="426"/>
      </w:pPr>
      <w:r>
        <w:rPr>
          <w:lang w:val="en-US"/>
        </w:rPr>
        <w:t>sales.</w:t>
      </w:r>
    </w:p>
    <w:p w14:paraId="23F66A2C" w14:textId="364E59FC" w:rsidR="00FA2C17" w:rsidRDefault="00FA2C17" w:rsidP="00FA2C17">
      <w:r>
        <w:t>Пример</w:t>
      </w:r>
      <w:r w:rsidR="003737D2">
        <w:t>ы</w:t>
      </w:r>
      <w:r>
        <w:t xml:space="preserve"> </w:t>
      </w:r>
      <w:r w:rsidR="003737D2">
        <w:t xml:space="preserve">уже выполненных </w:t>
      </w:r>
      <w:r>
        <w:t xml:space="preserve">тестов представлены в таблице </w:t>
      </w:r>
      <w:r w:rsidR="00CE5389">
        <w:t>6</w:t>
      </w:r>
      <w:r>
        <w:t>.1.</w:t>
      </w:r>
      <w:r>
        <w:br w:type="page"/>
      </w:r>
    </w:p>
    <w:p w14:paraId="3F53E477" w14:textId="5F093340" w:rsidR="00FA2C17" w:rsidRDefault="00FA2C17" w:rsidP="00FA2C17">
      <w:pPr>
        <w:jc w:val="right"/>
        <w:rPr>
          <w:b/>
        </w:rPr>
      </w:pPr>
      <w:r w:rsidRPr="00520CCA">
        <w:rPr>
          <w:b/>
        </w:rPr>
        <w:lastRenderedPageBreak/>
        <w:t xml:space="preserve">Таблица </w:t>
      </w:r>
      <w:r w:rsidR="001523AC">
        <w:rPr>
          <w:b/>
        </w:rPr>
        <w:t>6</w:t>
      </w:r>
      <w:r w:rsidRPr="00520CCA">
        <w:rPr>
          <w:b/>
        </w:rPr>
        <w:t>.1.</w:t>
      </w:r>
    </w:p>
    <w:p w14:paraId="107071D7" w14:textId="77777777" w:rsidR="00FA2C17" w:rsidRPr="00520CCA" w:rsidRDefault="00FA2C17" w:rsidP="00FA2C17">
      <w:pPr>
        <w:pStyle w:val="ad"/>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1008"/>
        <w:gridCol w:w="2389"/>
        <w:gridCol w:w="2977"/>
        <w:gridCol w:w="2971"/>
      </w:tblGrid>
      <w:tr w:rsidR="00FA2C17" w14:paraId="52226843" w14:textId="77777777" w:rsidTr="00CA25EA">
        <w:tc>
          <w:tcPr>
            <w:tcW w:w="1008" w:type="dxa"/>
          </w:tcPr>
          <w:p w14:paraId="44CBF8F5" w14:textId="77777777" w:rsidR="00FA2C17" w:rsidRDefault="00FA2C17" w:rsidP="00CA25EA">
            <w:pPr>
              <w:ind w:firstLine="0"/>
              <w:jc w:val="center"/>
            </w:pPr>
            <w:r>
              <w:t>Номер теста</w:t>
            </w:r>
          </w:p>
        </w:tc>
        <w:tc>
          <w:tcPr>
            <w:tcW w:w="2389" w:type="dxa"/>
          </w:tcPr>
          <w:p w14:paraId="601A9D27" w14:textId="77777777" w:rsidR="00FA2C17" w:rsidRDefault="00FA2C17" w:rsidP="00CA25EA">
            <w:pPr>
              <w:ind w:firstLine="0"/>
              <w:jc w:val="center"/>
            </w:pPr>
            <w:r>
              <w:t>Входные данные</w:t>
            </w:r>
          </w:p>
        </w:tc>
        <w:tc>
          <w:tcPr>
            <w:tcW w:w="2977" w:type="dxa"/>
          </w:tcPr>
          <w:p w14:paraId="780BCC50" w14:textId="77777777" w:rsidR="00FA2C17" w:rsidRDefault="00FA2C17" w:rsidP="00CA25EA">
            <w:pPr>
              <w:ind w:firstLine="0"/>
              <w:jc w:val="center"/>
            </w:pPr>
            <w:r>
              <w:t>Ожидаемый результат</w:t>
            </w:r>
          </w:p>
        </w:tc>
        <w:tc>
          <w:tcPr>
            <w:tcW w:w="2971" w:type="dxa"/>
          </w:tcPr>
          <w:p w14:paraId="77AA0F85" w14:textId="77777777" w:rsidR="00FA2C17" w:rsidRDefault="00FA2C17" w:rsidP="00CA25EA">
            <w:pPr>
              <w:ind w:firstLine="0"/>
              <w:jc w:val="center"/>
            </w:pPr>
            <w:r>
              <w:t>Соответствие полученного результата ожидаемому</w:t>
            </w:r>
          </w:p>
        </w:tc>
      </w:tr>
      <w:tr w:rsidR="00FA2C17" w:rsidRPr="004546A3" w14:paraId="6B8EA919" w14:textId="77777777" w:rsidTr="00CA25EA">
        <w:tc>
          <w:tcPr>
            <w:tcW w:w="1008" w:type="dxa"/>
          </w:tcPr>
          <w:p w14:paraId="0D06B16D" w14:textId="77777777" w:rsidR="00FA2C17" w:rsidRDefault="00FA2C17" w:rsidP="00CA25EA">
            <w:pPr>
              <w:ind w:firstLine="0"/>
              <w:jc w:val="center"/>
            </w:pPr>
            <w:r>
              <w:t>1</w:t>
            </w:r>
          </w:p>
        </w:tc>
        <w:tc>
          <w:tcPr>
            <w:tcW w:w="2389" w:type="dxa"/>
          </w:tcPr>
          <w:p w14:paraId="54D16954" w14:textId="77777777" w:rsidR="00FA2C17" w:rsidRPr="004546A3" w:rsidRDefault="00FA2C17" w:rsidP="00CA25EA">
            <w:pPr>
              <w:ind w:firstLine="0"/>
              <w:jc w:val="center"/>
              <w:rPr>
                <w:lang w:val="en-US"/>
              </w:rPr>
            </w:pPr>
            <w:r>
              <w:t xml:space="preserve">Запрос: </w:t>
            </w:r>
            <w:r w:rsidRPr="004546A3">
              <w:rPr>
                <w:lang w:val="en-US"/>
              </w:rPr>
              <w:t>GET https://localhost:44306/api/messages/list HTTP/1.1</w:t>
            </w:r>
          </w:p>
        </w:tc>
        <w:tc>
          <w:tcPr>
            <w:tcW w:w="2977" w:type="dxa"/>
          </w:tcPr>
          <w:p w14:paraId="00C2A757" w14:textId="77777777" w:rsidR="00FA2C17" w:rsidRPr="002C7A78" w:rsidRDefault="00FA2C17" w:rsidP="00CA25EA">
            <w:pPr>
              <w:spacing w:line="240" w:lineRule="auto"/>
              <w:ind w:firstLine="0"/>
              <w:jc w:val="left"/>
              <w:rPr>
                <w:sz w:val="24"/>
                <w:lang w:val="en-US"/>
              </w:rPr>
            </w:pPr>
            <w:r w:rsidRPr="002C7A78">
              <w:rPr>
                <w:sz w:val="24"/>
                <w:lang w:val="en-US"/>
              </w:rPr>
              <w:t>{</w:t>
            </w:r>
          </w:p>
          <w:p w14:paraId="469A76B1" w14:textId="77777777" w:rsidR="00FA2C17" w:rsidRPr="002C7A78" w:rsidRDefault="00FA2C17" w:rsidP="00CA25EA">
            <w:pPr>
              <w:spacing w:line="240" w:lineRule="auto"/>
              <w:ind w:firstLine="0"/>
              <w:jc w:val="left"/>
              <w:rPr>
                <w:sz w:val="24"/>
                <w:lang w:val="en-US"/>
              </w:rPr>
            </w:pPr>
            <w:r w:rsidRPr="002C7A78">
              <w:rPr>
                <w:sz w:val="24"/>
                <w:lang w:val="en-US"/>
              </w:rPr>
              <w:t xml:space="preserve">      "attachedFiles": null,</w:t>
            </w:r>
          </w:p>
          <w:p w14:paraId="2EC84616" w14:textId="77777777" w:rsidR="00FA2C17" w:rsidRPr="002C7A78" w:rsidRDefault="00FA2C17" w:rsidP="00CA25EA">
            <w:pPr>
              <w:spacing w:line="240" w:lineRule="auto"/>
              <w:ind w:firstLine="0"/>
              <w:jc w:val="left"/>
              <w:rPr>
                <w:sz w:val="24"/>
                <w:lang w:val="en-US"/>
              </w:rPr>
            </w:pPr>
            <w:r w:rsidRPr="002C7A78">
              <w:rPr>
                <w:sz w:val="24"/>
                <w:lang w:val="en-US"/>
              </w:rPr>
              <w:t xml:space="preserve">      "deliveryQueue": {</w:t>
            </w:r>
          </w:p>
          <w:p w14:paraId="54357A81" w14:textId="77777777" w:rsidR="00FA2C17" w:rsidRPr="002C7A78" w:rsidRDefault="00FA2C17" w:rsidP="00CA25EA">
            <w:pPr>
              <w:spacing w:line="240" w:lineRule="auto"/>
              <w:ind w:firstLine="0"/>
              <w:jc w:val="left"/>
              <w:rPr>
                <w:sz w:val="24"/>
                <w:lang w:val="en-US"/>
              </w:rPr>
            </w:pPr>
            <w:r w:rsidRPr="002C7A78">
              <w:rPr>
                <w:sz w:val="24"/>
                <w:lang w:val="en-US"/>
              </w:rPr>
              <w:t xml:space="preserve">        "deliveryQueueId": 2,</w:t>
            </w:r>
          </w:p>
          <w:p w14:paraId="22A98FC4" w14:textId="77777777" w:rsidR="00FA2C17" w:rsidRPr="002C7A78" w:rsidRDefault="00FA2C17" w:rsidP="00CA25EA">
            <w:pPr>
              <w:spacing w:line="240" w:lineRule="auto"/>
              <w:ind w:firstLine="0"/>
              <w:jc w:val="left"/>
              <w:rPr>
                <w:sz w:val="24"/>
                <w:lang w:val="en-US"/>
              </w:rPr>
            </w:pPr>
            <w:r w:rsidRPr="002C7A78">
              <w:rPr>
                <w:sz w:val="24"/>
                <w:lang w:val="en-US"/>
              </w:rPr>
              <w:t xml:space="preserve">        "sendingIntervalSec": 40</w:t>
            </w:r>
          </w:p>
          <w:p w14:paraId="5DFD111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084A239" w14:textId="77777777" w:rsidR="00FA2C17" w:rsidRPr="002C7A78" w:rsidRDefault="00FA2C17" w:rsidP="00CA25EA">
            <w:pPr>
              <w:spacing w:line="240" w:lineRule="auto"/>
              <w:ind w:firstLine="0"/>
              <w:jc w:val="left"/>
              <w:rPr>
                <w:sz w:val="24"/>
                <w:lang w:val="en-US"/>
              </w:rPr>
            </w:pPr>
            <w:r w:rsidRPr="002C7A78">
              <w:rPr>
                <w:sz w:val="24"/>
                <w:lang w:val="en-US"/>
              </w:rPr>
              <w:t xml:space="preserve">      "chosenDeliveryService": {</w:t>
            </w:r>
          </w:p>
          <w:p w14:paraId="0B5057E0" w14:textId="77777777" w:rsidR="00FA2C17" w:rsidRPr="002C7A78" w:rsidRDefault="00FA2C17" w:rsidP="00CA25EA">
            <w:pPr>
              <w:spacing w:line="240" w:lineRule="auto"/>
              <w:ind w:firstLine="0"/>
              <w:jc w:val="left"/>
              <w:rPr>
                <w:sz w:val="24"/>
                <w:lang w:val="en-US"/>
              </w:rPr>
            </w:pPr>
            <w:r w:rsidRPr="002C7A78">
              <w:rPr>
                <w:sz w:val="24"/>
                <w:lang w:val="en-US"/>
              </w:rPr>
              <w:t xml:space="preserve">        "deliveryServiceId": 3,</w:t>
            </w:r>
          </w:p>
          <w:p w14:paraId="2447E6D2" w14:textId="77777777" w:rsidR="00FA2C17" w:rsidRPr="002C7A78" w:rsidRDefault="00FA2C17" w:rsidP="00CA25EA">
            <w:pPr>
              <w:spacing w:line="240" w:lineRule="auto"/>
              <w:ind w:firstLine="0"/>
              <w:jc w:val="left"/>
              <w:rPr>
                <w:sz w:val="24"/>
                <w:lang w:val="en-US"/>
              </w:rPr>
            </w:pPr>
            <w:r w:rsidRPr="002C7A78">
              <w:rPr>
                <w:sz w:val="24"/>
                <w:lang w:val="en-US"/>
              </w:rPr>
              <w:t xml:space="preserve">        "deliveryServiceName": "SendGrid",</w:t>
            </w:r>
          </w:p>
          <w:p w14:paraId="756ED3D6" w14:textId="77777777" w:rsidR="00FA2C17" w:rsidRPr="002C7A78" w:rsidRDefault="00FA2C17" w:rsidP="00CA25EA">
            <w:pPr>
              <w:spacing w:line="240" w:lineRule="auto"/>
              <w:ind w:firstLine="0"/>
              <w:jc w:val="left"/>
              <w:rPr>
                <w:sz w:val="24"/>
                <w:lang w:val="en-US"/>
              </w:rPr>
            </w:pPr>
            <w:r w:rsidRPr="002C7A78">
              <w:rPr>
                <w:sz w:val="24"/>
                <w:lang w:val="en-US"/>
              </w:rPr>
              <w:t xml:space="preserve">        "standartPriority": 1,</w:t>
            </w:r>
          </w:p>
          <w:p w14:paraId="37C1B8DF" w14:textId="77777777" w:rsidR="00FA2C17" w:rsidRPr="002C7A78" w:rsidRDefault="00FA2C17" w:rsidP="00CA25EA">
            <w:pPr>
              <w:spacing w:line="240" w:lineRule="auto"/>
              <w:ind w:firstLine="0"/>
              <w:jc w:val="left"/>
              <w:rPr>
                <w:sz w:val="24"/>
                <w:lang w:val="en-US"/>
              </w:rPr>
            </w:pPr>
            <w:r w:rsidRPr="002C7A78">
              <w:rPr>
                <w:sz w:val="24"/>
                <w:lang w:val="en-US"/>
              </w:rPr>
              <w:t xml:space="preserve">        "connectionString": "'sendGrid road'"</w:t>
            </w:r>
          </w:p>
          <w:p w14:paraId="1DDE0DD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AC6C2BB" w14:textId="77777777" w:rsidR="00FA2C17" w:rsidRPr="002C7A78" w:rsidRDefault="00FA2C17" w:rsidP="00CA25EA">
            <w:pPr>
              <w:spacing w:line="240" w:lineRule="auto"/>
              <w:ind w:firstLine="0"/>
              <w:jc w:val="left"/>
              <w:rPr>
                <w:sz w:val="24"/>
                <w:lang w:val="en-US"/>
              </w:rPr>
            </w:pPr>
            <w:r w:rsidRPr="002C7A78">
              <w:rPr>
                <w:sz w:val="24"/>
                <w:lang w:val="en-US"/>
              </w:rPr>
              <w:t xml:space="preserve">      "usedDeliveryService": null,</w:t>
            </w:r>
          </w:p>
          <w:p w14:paraId="66296BE7"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5E1D7361" w14:textId="77777777" w:rsidR="00FA2C17" w:rsidRPr="002C7A78" w:rsidRDefault="00FA2C17" w:rsidP="00CA25EA">
            <w:pPr>
              <w:spacing w:line="240" w:lineRule="auto"/>
              <w:ind w:firstLine="0"/>
              <w:jc w:val="left"/>
              <w:rPr>
                <w:sz w:val="24"/>
                <w:lang w:val="en-US"/>
              </w:rPr>
            </w:pPr>
            <w:r w:rsidRPr="002C7A78">
              <w:rPr>
                <w:sz w:val="24"/>
                <w:lang w:val="en-US"/>
              </w:rPr>
              <w:t xml:space="preserve">        "userId": 4,</w:t>
            </w:r>
          </w:p>
          <w:p w14:paraId="2AE030BF" w14:textId="77777777" w:rsidR="00FA2C17" w:rsidRPr="002C7A78" w:rsidRDefault="00FA2C17" w:rsidP="00CA25EA">
            <w:pPr>
              <w:spacing w:line="240" w:lineRule="auto"/>
              <w:ind w:firstLine="0"/>
              <w:jc w:val="left"/>
              <w:rPr>
                <w:sz w:val="24"/>
                <w:lang w:val="en-US"/>
              </w:rPr>
            </w:pPr>
            <w:r w:rsidRPr="002C7A78">
              <w:rPr>
                <w:sz w:val="24"/>
                <w:lang w:val="en-US"/>
              </w:rPr>
              <w:t xml:space="preserve">        "userName": "Evgeny Sukharev",</w:t>
            </w:r>
          </w:p>
          <w:p w14:paraId="75BAE76D"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1E4D2AD9" w14:textId="77777777" w:rsidR="00FA2C17" w:rsidRPr="002C7A78" w:rsidRDefault="00FA2C17" w:rsidP="00CA25EA">
            <w:pPr>
              <w:spacing w:line="240" w:lineRule="auto"/>
              <w:ind w:firstLine="0"/>
              <w:jc w:val="left"/>
              <w:rPr>
                <w:sz w:val="24"/>
                <w:lang w:val="en-US"/>
              </w:rPr>
            </w:pPr>
            <w:r w:rsidRPr="002C7A78">
              <w:rPr>
                <w:sz w:val="24"/>
                <w:lang w:val="en-US"/>
              </w:rPr>
              <w:t xml:space="preserve">        "isActive": true,</w:t>
            </w:r>
          </w:p>
          <w:p w14:paraId="11719031"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4CB5549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37BAFF9" w14:textId="77777777" w:rsidR="00FA2C17" w:rsidRPr="002C7A78" w:rsidRDefault="00FA2C17" w:rsidP="00CA25EA">
            <w:pPr>
              <w:spacing w:line="240" w:lineRule="auto"/>
              <w:ind w:firstLine="0"/>
              <w:jc w:val="left"/>
              <w:rPr>
                <w:sz w:val="24"/>
                <w:lang w:val="en-US"/>
              </w:rPr>
            </w:pPr>
            <w:r w:rsidRPr="002C7A78">
              <w:rPr>
                <w:sz w:val="24"/>
                <w:lang w:val="en-US"/>
              </w:rPr>
              <w:t xml:space="preserve">      "messageId": 7,</w:t>
            </w:r>
          </w:p>
          <w:p w14:paraId="1B1AD25A" w14:textId="77777777" w:rsidR="00FA2C17" w:rsidRPr="002C7A78" w:rsidRDefault="00FA2C17" w:rsidP="00CA25EA">
            <w:pPr>
              <w:spacing w:line="240" w:lineRule="auto"/>
              <w:ind w:firstLine="0"/>
              <w:jc w:val="left"/>
              <w:rPr>
                <w:sz w:val="24"/>
                <w:lang w:val="en-US"/>
              </w:rPr>
            </w:pPr>
            <w:r w:rsidRPr="002C7A78">
              <w:rPr>
                <w:sz w:val="24"/>
                <w:lang w:val="en-US"/>
              </w:rPr>
              <w:t xml:space="preserve">      "theme": "Тема",</w:t>
            </w:r>
          </w:p>
          <w:p w14:paraId="6F0499F0" w14:textId="77777777" w:rsidR="00FA2C17" w:rsidRPr="002C7A78" w:rsidRDefault="00FA2C17" w:rsidP="00CA25EA">
            <w:pPr>
              <w:spacing w:line="240" w:lineRule="auto"/>
              <w:ind w:firstLine="0"/>
              <w:jc w:val="left"/>
              <w:rPr>
                <w:sz w:val="24"/>
                <w:lang w:val="en-US"/>
              </w:rPr>
            </w:pPr>
            <w:r w:rsidRPr="002C7A78">
              <w:rPr>
                <w:sz w:val="24"/>
                <w:lang w:val="en-US"/>
              </w:rPr>
              <w:t xml:space="preserve">      "body": "Обычный текст",</w:t>
            </w:r>
          </w:p>
          <w:p w14:paraId="1E9284D3" w14:textId="77777777" w:rsidR="00FA2C17" w:rsidRPr="002C7A78" w:rsidRDefault="00FA2C17" w:rsidP="00CA25EA">
            <w:pPr>
              <w:spacing w:line="240" w:lineRule="auto"/>
              <w:ind w:firstLine="0"/>
              <w:jc w:val="left"/>
              <w:rPr>
                <w:sz w:val="24"/>
                <w:lang w:val="en-US"/>
              </w:rPr>
            </w:pPr>
            <w:r w:rsidRPr="002C7A78">
              <w:rPr>
                <w:sz w:val="24"/>
                <w:lang w:val="en-US"/>
              </w:rPr>
              <w:t xml:space="preserve">      "destinationDate": "2021-01-16T21:05:00",</w:t>
            </w:r>
          </w:p>
          <w:p w14:paraId="75FE5735" w14:textId="77777777" w:rsidR="00FA2C17" w:rsidRPr="002C7A78" w:rsidRDefault="00FA2C17" w:rsidP="00CA25EA">
            <w:pPr>
              <w:spacing w:line="240" w:lineRule="auto"/>
              <w:ind w:firstLine="0"/>
              <w:jc w:val="left"/>
              <w:rPr>
                <w:sz w:val="24"/>
                <w:lang w:val="en-US"/>
              </w:rPr>
            </w:pPr>
            <w:r w:rsidRPr="002C7A78">
              <w:rPr>
                <w:sz w:val="24"/>
                <w:lang w:val="en-US"/>
              </w:rPr>
              <w:t xml:space="preserve">      "destinationEmail": "r.pattinson@planfact.io",</w:t>
            </w:r>
          </w:p>
          <w:p w14:paraId="3964942D" w14:textId="77777777" w:rsidR="00FA2C17" w:rsidRPr="002C7A78" w:rsidRDefault="00FA2C17" w:rsidP="00CA25EA">
            <w:pPr>
              <w:spacing w:line="240" w:lineRule="auto"/>
              <w:ind w:firstLine="0"/>
              <w:jc w:val="left"/>
              <w:rPr>
                <w:sz w:val="24"/>
                <w:lang w:val="en-US"/>
              </w:rPr>
            </w:pPr>
            <w:r w:rsidRPr="002C7A78">
              <w:rPr>
                <w:sz w:val="24"/>
                <w:lang w:val="en-US"/>
              </w:rPr>
              <w:t xml:space="preserve">      "size": 50,</w:t>
            </w:r>
          </w:p>
          <w:p w14:paraId="62954901" w14:textId="77777777" w:rsidR="00FA2C17" w:rsidRPr="002C7A78" w:rsidRDefault="00FA2C17" w:rsidP="00CA25EA">
            <w:pPr>
              <w:spacing w:line="240" w:lineRule="auto"/>
              <w:ind w:firstLine="0"/>
              <w:jc w:val="left"/>
              <w:rPr>
                <w:sz w:val="24"/>
                <w:lang w:val="en-US"/>
              </w:rPr>
            </w:pPr>
            <w:r w:rsidRPr="002C7A78">
              <w:rPr>
                <w:sz w:val="24"/>
                <w:lang w:val="en-US"/>
              </w:rPr>
              <w:t xml:space="preserve">      "isScheduled": false,</w:t>
            </w:r>
          </w:p>
          <w:p w14:paraId="141E9038" w14:textId="77777777" w:rsidR="00FA2C17" w:rsidRPr="002C7A78" w:rsidRDefault="00FA2C17" w:rsidP="00CA25EA">
            <w:pPr>
              <w:spacing w:line="240" w:lineRule="auto"/>
              <w:ind w:firstLine="0"/>
              <w:jc w:val="left"/>
              <w:rPr>
                <w:sz w:val="24"/>
                <w:lang w:val="en-US"/>
              </w:rPr>
            </w:pPr>
            <w:r w:rsidRPr="002C7A78">
              <w:rPr>
                <w:sz w:val="24"/>
                <w:lang w:val="en-US"/>
              </w:rPr>
              <w:t xml:space="preserve">      "scheduleDate": null,</w:t>
            </w:r>
          </w:p>
          <w:p w14:paraId="738F7A8C" w14:textId="77777777" w:rsidR="00FA2C17" w:rsidRPr="002C7A78" w:rsidRDefault="00FA2C17" w:rsidP="00CA25EA">
            <w:pPr>
              <w:spacing w:line="240" w:lineRule="auto"/>
              <w:ind w:firstLine="0"/>
              <w:jc w:val="left"/>
              <w:rPr>
                <w:sz w:val="24"/>
                <w:lang w:val="en-US"/>
              </w:rPr>
            </w:pPr>
            <w:r w:rsidRPr="002C7A78">
              <w:rPr>
                <w:sz w:val="24"/>
                <w:lang w:val="en-US"/>
              </w:rPr>
              <w:t xml:space="preserve">      "isSent": false,</w:t>
            </w:r>
          </w:p>
          <w:p w14:paraId="625D54A1" w14:textId="77777777" w:rsidR="00FA2C17" w:rsidRPr="002C7A78" w:rsidRDefault="00FA2C17" w:rsidP="00CA25EA">
            <w:pPr>
              <w:spacing w:line="240" w:lineRule="auto"/>
              <w:ind w:firstLine="0"/>
              <w:jc w:val="left"/>
              <w:rPr>
                <w:sz w:val="24"/>
                <w:lang w:val="en-US"/>
              </w:rPr>
            </w:pPr>
            <w:r w:rsidRPr="002C7A78">
              <w:rPr>
                <w:sz w:val="24"/>
                <w:lang w:val="en-US"/>
              </w:rPr>
              <w:t xml:space="preserve">      "deliveryQueueId": 2,</w:t>
            </w:r>
          </w:p>
          <w:p w14:paraId="3184836C" w14:textId="77777777" w:rsidR="00FA2C17" w:rsidRPr="002C7A78" w:rsidRDefault="00FA2C17" w:rsidP="00CA25EA">
            <w:pPr>
              <w:spacing w:line="240" w:lineRule="auto"/>
              <w:ind w:firstLine="0"/>
              <w:jc w:val="left"/>
              <w:rPr>
                <w:sz w:val="24"/>
                <w:lang w:val="en-US"/>
              </w:rPr>
            </w:pPr>
            <w:r w:rsidRPr="002C7A78">
              <w:rPr>
                <w:sz w:val="24"/>
                <w:lang w:val="en-US"/>
              </w:rPr>
              <w:lastRenderedPageBreak/>
              <w:t xml:space="preserve">      "chosenDeliveryServiceId": 3,</w:t>
            </w:r>
          </w:p>
          <w:p w14:paraId="43B2A565" w14:textId="77777777" w:rsidR="00FA2C17" w:rsidRPr="002C7A78" w:rsidRDefault="00FA2C17" w:rsidP="00CA25EA">
            <w:pPr>
              <w:spacing w:line="240" w:lineRule="auto"/>
              <w:ind w:firstLine="0"/>
              <w:jc w:val="left"/>
              <w:rPr>
                <w:sz w:val="24"/>
                <w:lang w:val="en-US"/>
              </w:rPr>
            </w:pPr>
            <w:r w:rsidRPr="002C7A78">
              <w:rPr>
                <w:sz w:val="24"/>
                <w:lang w:val="en-US"/>
              </w:rPr>
              <w:t xml:space="preserve">      "usedDeliveryServiceId": null,</w:t>
            </w:r>
          </w:p>
          <w:p w14:paraId="377FE165" w14:textId="77777777" w:rsidR="00FA2C17" w:rsidRPr="002C7A78" w:rsidRDefault="00FA2C17" w:rsidP="00CA25EA">
            <w:pPr>
              <w:spacing w:line="240" w:lineRule="auto"/>
              <w:ind w:firstLine="0"/>
              <w:jc w:val="left"/>
              <w:rPr>
                <w:sz w:val="24"/>
                <w:lang w:val="en-US"/>
              </w:rPr>
            </w:pPr>
            <w:r w:rsidRPr="002C7A78">
              <w:rPr>
                <w:sz w:val="24"/>
                <w:lang w:val="en-US"/>
              </w:rPr>
              <w:t xml:space="preserve">      "deliveryStatus": 1,</w:t>
            </w:r>
          </w:p>
          <w:p w14:paraId="3FF6A107" w14:textId="77777777" w:rsidR="00FA2C17" w:rsidRPr="002C7A78" w:rsidRDefault="00FA2C17" w:rsidP="00CA25EA">
            <w:pPr>
              <w:spacing w:line="240" w:lineRule="auto"/>
              <w:ind w:firstLine="0"/>
              <w:jc w:val="left"/>
              <w:rPr>
                <w:sz w:val="24"/>
                <w:lang w:val="en-US"/>
              </w:rPr>
            </w:pPr>
            <w:r w:rsidRPr="002C7A78">
              <w:rPr>
                <w:sz w:val="24"/>
                <w:lang w:val="en-US"/>
              </w:rPr>
              <w:t xml:space="preserve">      "userId": 4</w:t>
            </w:r>
          </w:p>
          <w:p w14:paraId="738C725D"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2971" w:type="dxa"/>
          </w:tcPr>
          <w:p w14:paraId="6E0C5E68" w14:textId="77777777" w:rsidR="00FA2C17" w:rsidRPr="002C7A78" w:rsidRDefault="00FA2C17" w:rsidP="00CA25EA">
            <w:pPr>
              <w:spacing w:line="240" w:lineRule="auto"/>
              <w:ind w:firstLine="0"/>
              <w:jc w:val="center"/>
              <w:rPr>
                <w:lang w:val="en-US"/>
              </w:rPr>
            </w:pPr>
            <w:r>
              <w:lastRenderedPageBreak/>
              <w:t>Да</w:t>
            </w:r>
          </w:p>
        </w:tc>
      </w:tr>
      <w:tr w:rsidR="00FA2C17" w:rsidRPr="002C7A78" w14:paraId="311C7ED4" w14:textId="77777777" w:rsidTr="00CA25EA">
        <w:tc>
          <w:tcPr>
            <w:tcW w:w="1008" w:type="dxa"/>
          </w:tcPr>
          <w:p w14:paraId="5AFA24E2" w14:textId="77777777" w:rsidR="00FA2C17" w:rsidRDefault="00FA2C17" w:rsidP="00CA25EA">
            <w:pPr>
              <w:ind w:firstLine="0"/>
              <w:jc w:val="center"/>
            </w:pPr>
            <w:r>
              <w:t>2</w:t>
            </w:r>
          </w:p>
        </w:tc>
        <w:tc>
          <w:tcPr>
            <w:tcW w:w="2389" w:type="dxa"/>
          </w:tcPr>
          <w:p w14:paraId="4965D53B" w14:textId="77777777" w:rsidR="00FA2C17" w:rsidRPr="00F255FF" w:rsidRDefault="00FA2C17" w:rsidP="00CA25EA">
            <w:pPr>
              <w:ind w:firstLine="0"/>
              <w:jc w:val="left"/>
            </w:pPr>
            <w:r w:rsidRPr="00C34277">
              <w:t>Запрос</w:t>
            </w:r>
            <w:r w:rsidRPr="00F255FF">
              <w:t xml:space="preserve">: </w:t>
            </w:r>
            <w:r w:rsidRPr="00C34277">
              <w:rPr>
                <w:lang w:val="en-US"/>
              </w:rPr>
              <w:t>POST</w:t>
            </w:r>
            <w:r w:rsidRPr="00F255FF">
              <w:t xml:space="preserve"> </w:t>
            </w:r>
            <w:hyperlink r:id="rId25" w:history="1">
              <w:r w:rsidRPr="00C34277">
                <w:rPr>
                  <w:rStyle w:val="a8"/>
                  <w:lang w:val="en-US"/>
                </w:rPr>
                <w:t>https</w:t>
              </w:r>
              <w:r w:rsidRPr="00F255FF">
                <w:rPr>
                  <w:rStyle w:val="a8"/>
                </w:rPr>
                <w:t>://</w:t>
              </w:r>
              <w:r w:rsidRPr="00C34277">
                <w:rPr>
                  <w:rStyle w:val="a8"/>
                  <w:lang w:val="en-US"/>
                </w:rPr>
                <w:t>localhost</w:t>
              </w:r>
              <w:r w:rsidRPr="00F255FF">
                <w:rPr>
                  <w:rStyle w:val="a8"/>
                </w:rPr>
                <w:t>:44306/</w:t>
              </w:r>
              <w:r w:rsidRPr="00C34277">
                <w:rPr>
                  <w:rStyle w:val="a8"/>
                  <w:lang w:val="en-US"/>
                </w:rPr>
                <w:t>api</w:t>
              </w:r>
              <w:r w:rsidRPr="00F255FF">
                <w:rPr>
                  <w:rStyle w:val="a8"/>
                </w:rPr>
                <w:t>/</w:t>
              </w:r>
              <w:r w:rsidRPr="00C34277">
                <w:rPr>
                  <w:rStyle w:val="a8"/>
                  <w:lang w:val="en-US"/>
                </w:rPr>
                <w:t>auth</w:t>
              </w:r>
              <w:r w:rsidRPr="00F255FF">
                <w:rPr>
                  <w:rStyle w:val="a8"/>
                </w:rPr>
                <w:t>/</w:t>
              </w:r>
              <w:r w:rsidRPr="00C34277">
                <w:rPr>
                  <w:rStyle w:val="a8"/>
                  <w:lang w:val="en-US"/>
                </w:rPr>
                <w:t>sign</w:t>
              </w:r>
              <w:r w:rsidRPr="00F255FF">
                <w:rPr>
                  <w:rStyle w:val="a8"/>
                </w:rPr>
                <w:t>-</w:t>
              </w:r>
              <w:r w:rsidRPr="00C34277">
                <w:rPr>
                  <w:rStyle w:val="a8"/>
                  <w:lang w:val="en-US"/>
                </w:rPr>
                <w:t>in</w:t>
              </w:r>
            </w:hyperlink>
          </w:p>
          <w:p w14:paraId="62B21E2F" w14:textId="77777777" w:rsidR="00FA2C17" w:rsidRPr="00C34277" w:rsidRDefault="00FA2C17" w:rsidP="00CA25EA">
            <w:pPr>
              <w:ind w:firstLine="0"/>
              <w:jc w:val="left"/>
              <w:rPr>
                <w:lang w:val="en-US"/>
              </w:rPr>
            </w:pPr>
            <w:r w:rsidRPr="00C34277">
              <w:rPr>
                <w:lang w:val="en-US"/>
              </w:rPr>
              <w:t>Body:</w:t>
            </w:r>
          </w:p>
          <w:p w14:paraId="663CE489" w14:textId="77777777" w:rsidR="00FA2C17" w:rsidRPr="00C34277" w:rsidRDefault="00FA2C17" w:rsidP="00CA25EA">
            <w:pPr>
              <w:spacing w:line="240" w:lineRule="auto"/>
              <w:ind w:firstLine="0"/>
              <w:jc w:val="left"/>
              <w:rPr>
                <w:sz w:val="24"/>
                <w:lang w:val="en-US"/>
              </w:rPr>
            </w:pPr>
            <w:r w:rsidRPr="00C34277">
              <w:rPr>
                <w:sz w:val="24"/>
                <w:lang w:val="en-US"/>
              </w:rPr>
              <w:t>{</w:t>
            </w:r>
          </w:p>
          <w:p w14:paraId="49185873" w14:textId="77777777" w:rsidR="00FA2C17" w:rsidRPr="00C34277" w:rsidRDefault="00FA2C17" w:rsidP="00CA25EA">
            <w:pPr>
              <w:spacing w:line="240" w:lineRule="auto"/>
              <w:ind w:firstLine="0"/>
              <w:jc w:val="left"/>
              <w:rPr>
                <w:sz w:val="24"/>
                <w:lang w:val="en-US"/>
              </w:rPr>
            </w:pPr>
            <w:r w:rsidRPr="00C34277">
              <w:rPr>
                <w:sz w:val="24"/>
                <w:lang w:val="en-US"/>
              </w:rPr>
              <w:t xml:space="preserve">    "email": "r0bari@yandex.ru",</w:t>
            </w:r>
          </w:p>
          <w:p w14:paraId="46061735" w14:textId="77777777" w:rsidR="00FA2C17" w:rsidRPr="00C34277" w:rsidRDefault="00FA2C17" w:rsidP="00CA25EA">
            <w:pPr>
              <w:spacing w:line="240" w:lineRule="auto"/>
              <w:ind w:firstLine="0"/>
              <w:jc w:val="left"/>
              <w:rPr>
                <w:sz w:val="24"/>
                <w:lang w:val="en-US"/>
              </w:rPr>
            </w:pPr>
            <w:r w:rsidRPr="00C34277">
              <w:rPr>
                <w:sz w:val="24"/>
                <w:lang w:val="en-US"/>
              </w:rPr>
              <w:t xml:space="preserve">    "password": "Eviguf@77"</w:t>
            </w:r>
          </w:p>
          <w:p w14:paraId="72B52784" w14:textId="77777777" w:rsidR="00FA2C17" w:rsidRPr="00C34277" w:rsidRDefault="00FA2C17" w:rsidP="00CA25EA">
            <w:pPr>
              <w:spacing w:line="240" w:lineRule="auto"/>
              <w:ind w:firstLine="0"/>
              <w:jc w:val="left"/>
              <w:rPr>
                <w:lang w:val="en-US"/>
              </w:rPr>
            </w:pPr>
            <w:r w:rsidRPr="00C34277">
              <w:rPr>
                <w:sz w:val="24"/>
                <w:lang w:val="en-US"/>
              </w:rPr>
              <w:t>}</w:t>
            </w:r>
          </w:p>
        </w:tc>
        <w:tc>
          <w:tcPr>
            <w:tcW w:w="2977" w:type="dxa"/>
          </w:tcPr>
          <w:p w14:paraId="2AB9D5EF" w14:textId="77777777" w:rsidR="00FA2C17" w:rsidRPr="002C7A78" w:rsidRDefault="00FA2C17" w:rsidP="00CA25EA">
            <w:pPr>
              <w:spacing w:line="240" w:lineRule="auto"/>
              <w:ind w:firstLine="0"/>
              <w:jc w:val="left"/>
              <w:rPr>
                <w:sz w:val="24"/>
                <w:lang w:val="en-US"/>
              </w:rPr>
            </w:pPr>
            <w:r w:rsidRPr="002C7A78">
              <w:rPr>
                <w:sz w:val="24"/>
                <w:lang w:val="en-US"/>
              </w:rPr>
              <w:t>{</w:t>
            </w:r>
          </w:p>
          <w:p w14:paraId="365109B7"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5DEE8DCA" w14:textId="77777777" w:rsidR="00FA2C17" w:rsidRPr="002C7A78" w:rsidRDefault="00FA2C17" w:rsidP="00CA25EA">
            <w:pPr>
              <w:spacing w:line="240" w:lineRule="auto"/>
              <w:ind w:firstLine="0"/>
              <w:jc w:val="left"/>
              <w:rPr>
                <w:sz w:val="24"/>
                <w:lang w:val="en-US"/>
              </w:rPr>
            </w:pPr>
            <w:r w:rsidRPr="002C7A78">
              <w:rPr>
                <w:sz w:val="24"/>
                <w:lang w:val="en-US"/>
              </w:rPr>
              <w:t xml:space="preserve">        "userId": 4,</w:t>
            </w:r>
          </w:p>
          <w:p w14:paraId="23C27632" w14:textId="77777777" w:rsidR="00FA2C17" w:rsidRPr="002C7A78" w:rsidRDefault="00FA2C17" w:rsidP="00CA25EA">
            <w:pPr>
              <w:spacing w:line="240" w:lineRule="auto"/>
              <w:ind w:firstLine="0"/>
              <w:jc w:val="left"/>
              <w:rPr>
                <w:sz w:val="24"/>
                <w:lang w:val="en-US"/>
              </w:rPr>
            </w:pPr>
            <w:r w:rsidRPr="002C7A78">
              <w:rPr>
                <w:sz w:val="24"/>
                <w:lang w:val="en-US"/>
              </w:rPr>
              <w:t xml:space="preserve">        "userName": "Evgeny Sukharev",</w:t>
            </w:r>
          </w:p>
          <w:p w14:paraId="763D20A5"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221A5AE5" w14:textId="77777777" w:rsidR="00FA2C17" w:rsidRPr="002C7A78" w:rsidRDefault="00FA2C17" w:rsidP="00CA25EA">
            <w:pPr>
              <w:spacing w:line="240" w:lineRule="auto"/>
              <w:ind w:firstLine="0"/>
              <w:jc w:val="left"/>
              <w:rPr>
                <w:sz w:val="24"/>
                <w:lang w:val="en-US"/>
              </w:rPr>
            </w:pPr>
            <w:r w:rsidRPr="002C7A78">
              <w:rPr>
                <w:sz w:val="24"/>
                <w:lang w:val="en-US"/>
              </w:rPr>
              <w:t xml:space="preserve">        "isActive": true,</w:t>
            </w:r>
          </w:p>
          <w:p w14:paraId="681DCDE5"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5A70A7B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2EDE723E" w14:textId="77777777" w:rsidR="00FA2C17" w:rsidRPr="002C7A78" w:rsidRDefault="00FA2C17" w:rsidP="00CA25EA">
            <w:pPr>
              <w:spacing w:line="240" w:lineRule="auto"/>
              <w:ind w:firstLine="0"/>
              <w:jc w:val="left"/>
              <w:rPr>
                <w:sz w:val="24"/>
                <w:lang w:val="en-US"/>
              </w:rPr>
            </w:pPr>
            <w:r w:rsidRPr="002C7A78">
              <w:rPr>
                <w:sz w:val="24"/>
                <w:lang w:val="en-US"/>
              </w:rPr>
              <w:t xml:space="preserve">    "isSuccess": true,</w:t>
            </w:r>
          </w:p>
          <w:p w14:paraId="26D183CD" w14:textId="77777777" w:rsidR="00FA2C17" w:rsidRPr="002C7A78" w:rsidRDefault="00FA2C17" w:rsidP="00CA25EA">
            <w:pPr>
              <w:spacing w:line="240" w:lineRule="auto"/>
              <w:ind w:firstLine="0"/>
              <w:jc w:val="left"/>
              <w:rPr>
                <w:sz w:val="24"/>
                <w:lang w:val="en-US"/>
              </w:rPr>
            </w:pPr>
            <w:r w:rsidRPr="002C7A78">
              <w:rPr>
                <w:sz w:val="24"/>
                <w:lang w:val="en-US"/>
              </w:rPr>
              <w:t xml:space="preserve">    "errorMessage": null</w:t>
            </w:r>
          </w:p>
          <w:p w14:paraId="4EBA09B1"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2971" w:type="dxa"/>
          </w:tcPr>
          <w:p w14:paraId="5212AA4F" w14:textId="77777777" w:rsidR="00FA2C17" w:rsidRPr="002C7A78" w:rsidRDefault="00FA2C17" w:rsidP="00CA25EA">
            <w:pPr>
              <w:ind w:firstLine="0"/>
              <w:jc w:val="center"/>
            </w:pPr>
            <w:r>
              <w:t>Да</w:t>
            </w:r>
          </w:p>
        </w:tc>
      </w:tr>
      <w:tr w:rsidR="00FA2C17" w14:paraId="7DE22F86" w14:textId="77777777" w:rsidTr="00CA25EA">
        <w:tc>
          <w:tcPr>
            <w:tcW w:w="1008" w:type="dxa"/>
          </w:tcPr>
          <w:p w14:paraId="2D3A5499" w14:textId="77777777" w:rsidR="00FA2C17" w:rsidRDefault="00FA2C17" w:rsidP="00CA25EA">
            <w:pPr>
              <w:ind w:firstLine="0"/>
              <w:jc w:val="center"/>
            </w:pPr>
            <w:r>
              <w:t>3</w:t>
            </w:r>
          </w:p>
        </w:tc>
        <w:tc>
          <w:tcPr>
            <w:tcW w:w="2389" w:type="dxa"/>
          </w:tcPr>
          <w:p w14:paraId="31CC334C" w14:textId="77777777" w:rsidR="00FA2C17" w:rsidRPr="00C34277" w:rsidRDefault="00FA2C17" w:rsidP="00CA25EA">
            <w:pPr>
              <w:ind w:firstLine="0"/>
              <w:jc w:val="left"/>
            </w:pPr>
            <w:r w:rsidRPr="00C34277">
              <w:t xml:space="preserve">Запрос: </w:t>
            </w:r>
            <w:r w:rsidRPr="00C34277">
              <w:rPr>
                <w:lang w:val="en-US"/>
              </w:rPr>
              <w:t>GET</w:t>
            </w:r>
            <w:r w:rsidRPr="00C34277">
              <w:t xml:space="preserve"> </w:t>
            </w:r>
            <w:hyperlink r:id="rId26" w:history="1">
              <w:r w:rsidRPr="00C34277">
                <w:rPr>
                  <w:rStyle w:val="a8"/>
                </w:rPr>
                <w:t>https://localhost:44306/api/contacts/3</w:t>
              </w:r>
            </w:hyperlink>
          </w:p>
        </w:tc>
        <w:tc>
          <w:tcPr>
            <w:tcW w:w="2977" w:type="dxa"/>
          </w:tcPr>
          <w:p w14:paraId="01D8A98E" w14:textId="77777777" w:rsidR="00FA2C17" w:rsidRPr="002C7A78" w:rsidRDefault="00FA2C17" w:rsidP="00CA25EA">
            <w:pPr>
              <w:spacing w:line="240" w:lineRule="auto"/>
              <w:ind w:firstLine="0"/>
              <w:jc w:val="left"/>
              <w:rPr>
                <w:sz w:val="24"/>
                <w:lang w:val="en-US"/>
              </w:rPr>
            </w:pPr>
            <w:r w:rsidRPr="002C7A78">
              <w:rPr>
                <w:sz w:val="24"/>
                <w:lang w:val="en-US"/>
              </w:rPr>
              <w:t>{</w:t>
            </w:r>
          </w:p>
          <w:p w14:paraId="6FED4FE0"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7E1E336B"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67A78821" w14:textId="77777777" w:rsidR="00FA2C17" w:rsidRPr="002C7A78" w:rsidRDefault="00FA2C17" w:rsidP="00CA25EA">
            <w:pPr>
              <w:spacing w:line="240" w:lineRule="auto"/>
              <w:ind w:firstLine="0"/>
              <w:jc w:val="left"/>
              <w:rPr>
                <w:sz w:val="24"/>
                <w:lang w:val="en-US"/>
              </w:rPr>
            </w:pPr>
            <w:r w:rsidRPr="002C7A78">
              <w:rPr>
                <w:sz w:val="24"/>
                <w:lang w:val="en-US"/>
              </w:rPr>
              <w:t xml:space="preserve">            "userId": 4,</w:t>
            </w:r>
          </w:p>
          <w:p w14:paraId="211E485C" w14:textId="77777777" w:rsidR="00FA2C17" w:rsidRPr="002C7A78" w:rsidRDefault="00FA2C17" w:rsidP="00CA25EA">
            <w:pPr>
              <w:spacing w:line="240" w:lineRule="auto"/>
              <w:ind w:firstLine="0"/>
              <w:jc w:val="left"/>
              <w:rPr>
                <w:sz w:val="24"/>
                <w:lang w:val="en-US"/>
              </w:rPr>
            </w:pPr>
            <w:r w:rsidRPr="002C7A78">
              <w:rPr>
                <w:sz w:val="24"/>
                <w:lang w:val="en-US"/>
              </w:rPr>
              <w:t xml:space="preserve">            "userName": "Evgeny Sukharev",</w:t>
            </w:r>
          </w:p>
          <w:p w14:paraId="21CABA41"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7958185E" w14:textId="77777777" w:rsidR="00FA2C17" w:rsidRPr="002C7A78" w:rsidRDefault="00FA2C17" w:rsidP="00CA25EA">
            <w:pPr>
              <w:spacing w:line="240" w:lineRule="auto"/>
              <w:ind w:firstLine="0"/>
              <w:jc w:val="left"/>
              <w:rPr>
                <w:sz w:val="24"/>
                <w:lang w:val="en-US"/>
              </w:rPr>
            </w:pPr>
            <w:r w:rsidRPr="002C7A78">
              <w:rPr>
                <w:sz w:val="24"/>
                <w:lang w:val="en-US"/>
              </w:rPr>
              <w:t xml:space="preserve">            "isActive": true,</w:t>
            </w:r>
          </w:p>
          <w:p w14:paraId="43ABB64D"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2D7D6E0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3FF2FC60" w14:textId="77777777" w:rsidR="00FA2C17" w:rsidRPr="002C7A78" w:rsidRDefault="00FA2C17" w:rsidP="00CA25EA">
            <w:pPr>
              <w:spacing w:line="240" w:lineRule="auto"/>
              <w:ind w:firstLine="0"/>
              <w:jc w:val="left"/>
              <w:rPr>
                <w:sz w:val="24"/>
                <w:lang w:val="en-US"/>
              </w:rPr>
            </w:pPr>
            <w:r w:rsidRPr="002C7A78">
              <w:rPr>
                <w:sz w:val="24"/>
                <w:lang w:val="en-US"/>
              </w:rPr>
              <w:t xml:space="preserve">        "contactId": 3,</w:t>
            </w:r>
          </w:p>
          <w:p w14:paraId="67C8D60D" w14:textId="77777777" w:rsidR="00FA2C17" w:rsidRPr="002C7A78" w:rsidRDefault="00FA2C17" w:rsidP="00CA25EA">
            <w:pPr>
              <w:spacing w:line="240" w:lineRule="auto"/>
              <w:ind w:firstLine="0"/>
              <w:jc w:val="left"/>
              <w:rPr>
                <w:sz w:val="24"/>
                <w:lang w:val="en-US"/>
              </w:rPr>
            </w:pPr>
            <w:r w:rsidRPr="002C7A78">
              <w:rPr>
                <w:sz w:val="24"/>
                <w:lang w:val="en-US"/>
              </w:rPr>
              <w:t xml:space="preserve">        "userId": 4,</w:t>
            </w:r>
          </w:p>
          <w:p w14:paraId="1EC88F22" w14:textId="77777777" w:rsidR="00FA2C17" w:rsidRPr="002C7A78" w:rsidRDefault="00FA2C17" w:rsidP="00CA25EA">
            <w:pPr>
              <w:spacing w:line="240" w:lineRule="auto"/>
              <w:ind w:firstLine="0"/>
              <w:jc w:val="left"/>
              <w:rPr>
                <w:sz w:val="24"/>
                <w:lang w:val="en-US"/>
              </w:rPr>
            </w:pPr>
            <w:r w:rsidRPr="002C7A78">
              <w:rPr>
                <w:sz w:val="24"/>
                <w:lang w:val="en-US"/>
              </w:rPr>
              <w:t xml:space="preserve">        "contactEmail": "maxonfjvipon@yandex.ru",</w:t>
            </w:r>
          </w:p>
          <w:p w14:paraId="0F27E019" w14:textId="77777777" w:rsidR="00FA2C17" w:rsidRPr="002C7A78" w:rsidRDefault="00FA2C17" w:rsidP="00CA25EA">
            <w:pPr>
              <w:spacing w:line="240" w:lineRule="auto"/>
              <w:ind w:firstLine="0"/>
              <w:jc w:val="left"/>
              <w:rPr>
                <w:sz w:val="24"/>
                <w:lang w:val="en-US"/>
              </w:rPr>
            </w:pPr>
            <w:r w:rsidRPr="002C7A78">
              <w:rPr>
                <w:sz w:val="24"/>
                <w:lang w:val="en-US"/>
              </w:rPr>
              <w:t xml:space="preserve">        "contactName": "</w:t>
            </w:r>
            <w:r w:rsidRPr="002C7A78">
              <w:rPr>
                <w:sz w:val="24"/>
              </w:rPr>
              <w:t>Максим</w:t>
            </w:r>
            <w:r w:rsidRPr="002C7A78">
              <w:rPr>
                <w:sz w:val="24"/>
                <w:lang w:val="en-US"/>
              </w:rPr>
              <w:t xml:space="preserve"> </w:t>
            </w:r>
            <w:r w:rsidRPr="002C7A78">
              <w:rPr>
                <w:sz w:val="24"/>
              </w:rPr>
              <w:t>Трунников</w:t>
            </w:r>
            <w:r w:rsidRPr="002C7A78">
              <w:rPr>
                <w:sz w:val="24"/>
                <w:lang w:val="en-US"/>
              </w:rPr>
              <w:t>"</w:t>
            </w:r>
          </w:p>
          <w:p w14:paraId="07CCE34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A378CC8" w14:textId="77777777" w:rsidR="00FA2C17" w:rsidRPr="002C7A78" w:rsidRDefault="00FA2C17" w:rsidP="00CA25EA">
            <w:pPr>
              <w:spacing w:line="240" w:lineRule="auto"/>
              <w:ind w:firstLine="0"/>
              <w:jc w:val="left"/>
              <w:rPr>
                <w:sz w:val="24"/>
                <w:lang w:val="en-US"/>
              </w:rPr>
            </w:pPr>
            <w:r w:rsidRPr="002C7A78">
              <w:rPr>
                <w:sz w:val="24"/>
                <w:lang w:val="en-US"/>
              </w:rPr>
              <w:t xml:space="preserve">    "isSuccess": true,</w:t>
            </w:r>
          </w:p>
          <w:p w14:paraId="2020AFC5" w14:textId="77777777" w:rsidR="00FA2C17" w:rsidRPr="002C7A78" w:rsidRDefault="00FA2C17" w:rsidP="00CA25EA">
            <w:pPr>
              <w:spacing w:line="240" w:lineRule="auto"/>
              <w:ind w:firstLine="0"/>
              <w:jc w:val="left"/>
              <w:rPr>
                <w:sz w:val="24"/>
              </w:rPr>
            </w:pPr>
            <w:r w:rsidRPr="002C7A78">
              <w:rPr>
                <w:sz w:val="24"/>
                <w:lang w:val="en-US"/>
              </w:rPr>
              <w:t xml:space="preserve">    </w:t>
            </w:r>
            <w:r w:rsidRPr="002C7A78">
              <w:rPr>
                <w:sz w:val="24"/>
              </w:rPr>
              <w:t>"errorMessage": null</w:t>
            </w:r>
          </w:p>
          <w:p w14:paraId="2103ED9D" w14:textId="77777777" w:rsidR="00FA2C17" w:rsidRPr="002C7A78" w:rsidRDefault="00FA2C17" w:rsidP="00CA25EA">
            <w:pPr>
              <w:spacing w:line="240" w:lineRule="auto"/>
              <w:ind w:firstLine="0"/>
              <w:jc w:val="left"/>
              <w:rPr>
                <w:sz w:val="24"/>
              </w:rPr>
            </w:pPr>
            <w:r w:rsidRPr="002C7A78">
              <w:rPr>
                <w:sz w:val="24"/>
              </w:rPr>
              <w:t>}</w:t>
            </w:r>
          </w:p>
        </w:tc>
        <w:tc>
          <w:tcPr>
            <w:tcW w:w="2971" w:type="dxa"/>
          </w:tcPr>
          <w:p w14:paraId="2EBF59BB" w14:textId="77777777" w:rsidR="00FA2C17" w:rsidRDefault="00FA2C17" w:rsidP="00CA25EA">
            <w:pPr>
              <w:ind w:firstLine="0"/>
              <w:jc w:val="center"/>
            </w:pPr>
            <w:r>
              <w:t>Да</w:t>
            </w:r>
          </w:p>
        </w:tc>
      </w:tr>
    </w:tbl>
    <w:p w14:paraId="69462AA7" w14:textId="77777777" w:rsidR="00FA2C17" w:rsidRPr="00305B80" w:rsidRDefault="00FA2C17" w:rsidP="00FA2C17">
      <w:pPr>
        <w:jc w:val="right"/>
      </w:pPr>
    </w:p>
    <w:p w14:paraId="43DF35FD" w14:textId="77777777" w:rsidR="00FA2C17" w:rsidRDefault="00FA2C17" w:rsidP="00FA2C17">
      <w:pPr>
        <w:pStyle w:val="2"/>
        <w:numPr>
          <w:ilvl w:val="1"/>
          <w:numId w:val="32"/>
        </w:numPr>
      </w:pPr>
      <w:bookmarkStart w:id="133" w:name="_Toc67700193"/>
      <w:r w:rsidRPr="00520CCA">
        <w:lastRenderedPageBreak/>
        <w:t>Модульное</w:t>
      </w:r>
      <w:r>
        <w:t xml:space="preserve"> тестирование</w:t>
      </w:r>
      <w:bookmarkEnd w:id="133"/>
    </w:p>
    <w:p w14:paraId="65270546" w14:textId="3F8747C4" w:rsidR="00FA2C17" w:rsidRDefault="00FA2C17" w:rsidP="00FA2C17">
      <w:r>
        <w:t>Модульное тестирование, или юнит-тестирование (англ. unit testing) — процесс в программировании, позволяющий проверить на корректность отдельные модули исходного кода программы</w:t>
      </w:r>
      <w:r w:rsidR="00FE6103">
        <w:t xml:space="preserve"> </w:t>
      </w:r>
      <w:r w:rsidR="0000703F">
        <w:t>[9</w:t>
      </w:r>
      <w:r w:rsidRPr="00A467AC">
        <w:t>]</w:t>
      </w:r>
      <w:r>
        <w:t>.</w:t>
      </w:r>
    </w:p>
    <w:p w14:paraId="25022A85" w14:textId="77777777" w:rsidR="00FA2C17" w:rsidRDefault="00FA2C17" w:rsidP="00FA2C1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5F25ECDB" w14:textId="0FF905CF" w:rsidR="00FA2C17" w:rsidRDefault="00FA2C17" w:rsidP="00FA2C17">
      <w:r>
        <w:t xml:space="preserve">В рамках модульного тестирования созданы новые проекты </w:t>
      </w:r>
      <w:r>
        <w:rPr>
          <w:lang w:val="en-US"/>
        </w:rPr>
        <w:t>DeliveryRely</w:t>
      </w:r>
      <w:r w:rsidRPr="00A25F99">
        <w:t>.</w:t>
      </w:r>
      <w:r>
        <w:rPr>
          <w:lang w:val="en-US"/>
        </w:rPr>
        <w:t>ServiceLayer</w:t>
      </w:r>
      <w:r>
        <w:t>.</w:t>
      </w:r>
      <w:r>
        <w:rPr>
          <w:lang w:val="en-US"/>
        </w:rPr>
        <w:t>Tests</w:t>
      </w:r>
      <w:r w:rsidRPr="00A25F99">
        <w:t xml:space="preserve"> </w:t>
      </w:r>
      <w:r>
        <w:t xml:space="preserve">и </w:t>
      </w:r>
      <w:r>
        <w:rPr>
          <w:lang w:val="en-US"/>
        </w:rPr>
        <w:t>DeliveryRely</w:t>
      </w:r>
      <w:r w:rsidRPr="00A25F99">
        <w:t>.</w:t>
      </w:r>
      <w:r>
        <w:rPr>
          <w:lang w:val="en-US"/>
        </w:rPr>
        <w:t>Domain</w:t>
      </w:r>
      <w:r>
        <w:t>.</w:t>
      </w:r>
      <w:r>
        <w:rPr>
          <w:lang w:val="en-US"/>
        </w:rPr>
        <w:t>Tests</w:t>
      </w:r>
      <w:r>
        <w:t>.</w:t>
      </w:r>
    </w:p>
    <w:p w14:paraId="4CFC84C5" w14:textId="4E46C718" w:rsidR="00FA2C17" w:rsidRDefault="00FA2C17" w:rsidP="00FA2C17">
      <w:r>
        <w:t>В</w:t>
      </w:r>
      <w:r w:rsidRPr="000D1A57">
        <w:t xml:space="preserve"> </w:t>
      </w:r>
      <w:r>
        <w:t>проекте</w:t>
      </w:r>
      <w:r w:rsidRPr="000D1A57">
        <w:t xml:space="preserve"> </w:t>
      </w:r>
      <w:r>
        <w:rPr>
          <w:lang w:val="en-US"/>
        </w:rPr>
        <w:t>Delivery</w:t>
      </w:r>
      <w:r w:rsidRPr="000D1A57">
        <w:t>.</w:t>
      </w:r>
      <w:r>
        <w:rPr>
          <w:lang w:val="en-US"/>
        </w:rPr>
        <w:t>Domain</w:t>
      </w:r>
      <w:r w:rsidRPr="000D1A57">
        <w:t>.</w:t>
      </w:r>
      <w:r>
        <w:rPr>
          <w:lang w:val="en-US"/>
        </w:rPr>
        <w:t>ServiceLayer</w:t>
      </w:r>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rsidRPr="000D1A57">
        <w:t>.</w:t>
      </w:r>
      <w:r>
        <w:t xml:space="preserve"> Пример модульного теста из данного проекта представлен в листинге </w:t>
      </w:r>
      <w:r w:rsidR="001523AC">
        <w:t>6.</w:t>
      </w:r>
      <w:r>
        <w:t>1.</w:t>
      </w:r>
    </w:p>
    <w:p w14:paraId="0E7E5309" w14:textId="09D8BDD3" w:rsidR="00FA2C17" w:rsidRDefault="00FA2C17" w:rsidP="00FA2C17">
      <w:pPr>
        <w:jc w:val="right"/>
      </w:pPr>
      <w:r>
        <w:t xml:space="preserve">Листинг </w:t>
      </w:r>
      <w:r w:rsidR="001523AC">
        <w:t>6</w:t>
      </w:r>
      <w:r>
        <w:t>.1. Модульный тест механизма хэширования</w:t>
      </w:r>
    </w:p>
    <w:tbl>
      <w:tblPr>
        <w:tblStyle w:val="af5"/>
        <w:tblW w:w="9634" w:type="dxa"/>
        <w:tblInd w:w="0" w:type="dxa"/>
        <w:tblLook w:val="04A0" w:firstRow="1" w:lastRow="0" w:firstColumn="1" w:lastColumn="0" w:noHBand="0" w:noVBand="1"/>
      </w:tblPr>
      <w:tblGrid>
        <w:gridCol w:w="9634"/>
      </w:tblGrid>
      <w:tr w:rsidR="00FA2C17" w14:paraId="142D67FD" w14:textId="77777777" w:rsidTr="00264C78">
        <w:tc>
          <w:tcPr>
            <w:tcW w:w="9634" w:type="dxa"/>
          </w:tcPr>
          <w:p w14:paraId="1F442F1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Microsoft.VisualStudio.TestTools.UnitTesting;</w:t>
            </w:r>
          </w:p>
          <w:p w14:paraId="15CFC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E088B9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DeliveryRely.ServiceLayer.Tests</w:t>
            </w:r>
          </w:p>
          <w:p w14:paraId="08E109C3"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3C403DC1"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[TestClass]</w:t>
            </w:r>
          </w:p>
          <w:p w14:paraId="078DECA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6ABBBC5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F347BD7"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[TestMethod]</w:t>
            </w:r>
          </w:p>
          <w:p w14:paraId="5B7FD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MakeHashTest()</w:t>
            </w:r>
          </w:p>
          <w:p w14:paraId="515E7B7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0B342CC"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68165949"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passwordHash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3C6C22C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B80182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1C2B1F15"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D5421B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actualPasswordHash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HashSHA512().MakeHash(password);</w:t>
            </w:r>
          </w:p>
          <w:p w14:paraId="5F9E9FC8"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r>
              <w:rPr>
                <w:rFonts w:ascii="Consolas" w:hAnsi="Consolas" w:cs="Consolas"/>
                <w:color w:val="000000"/>
                <w:sz w:val="19"/>
                <w:szCs w:val="19"/>
              </w:rPr>
              <w:t>Assert.Equals(passwordHash, actualPasswordHash);</w:t>
            </w:r>
          </w:p>
          <w:p w14:paraId="636492DF"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635F56"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4D366B" w14:textId="77777777" w:rsidR="00FA2C17" w:rsidRDefault="00FA2C17" w:rsidP="00CA25EA">
            <w:pPr>
              <w:autoSpaceDE w:val="0"/>
              <w:autoSpaceDN w:val="0"/>
              <w:adjustRightInd w:val="0"/>
              <w:spacing w:line="240" w:lineRule="auto"/>
              <w:ind w:firstLine="0"/>
              <w:jc w:val="left"/>
            </w:pPr>
            <w:r>
              <w:rPr>
                <w:rFonts w:ascii="Consolas" w:hAnsi="Consolas" w:cs="Consolas"/>
                <w:color w:val="000000"/>
                <w:sz w:val="19"/>
                <w:szCs w:val="19"/>
              </w:rPr>
              <w:t>}</w:t>
            </w:r>
          </w:p>
        </w:tc>
      </w:tr>
    </w:tbl>
    <w:p w14:paraId="2CFB0278" w14:textId="77777777" w:rsidR="00FA2C17" w:rsidRPr="000D1A57" w:rsidRDefault="00FA2C17" w:rsidP="00FA2C17"/>
    <w:p w14:paraId="349A79DB" w14:textId="104B6B36" w:rsidR="00FA2C17" w:rsidRDefault="00FA2C17" w:rsidP="00FA2C17">
      <w:r>
        <w:t xml:space="preserve">В проекте </w:t>
      </w:r>
      <w:r>
        <w:rPr>
          <w:lang w:val="en-US"/>
        </w:rPr>
        <w:t>DeliveryRely</w:t>
      </w:r>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r>
        <w:rPr>
          <w:lang w:val="en-US"/>
        </w:rPr>
        <w:t>EFRepository</w:t>
      </w:r>
      <w:r w:rsidRPr="00305B80">
        <w:t>.</w:t>
      </w:r>
      <w:r>
        <w:t xml:space="preserve"> Пример теста представлен в листинге </w:t>
      </w:r>
      <w:r w:rsidR="001523AC">
        <w:t>6.</w:t>
      </w:r>
      <w:r w:rsidRPr="000D1A57">
        <w:t>2</w:t>
      </w:r>
      <w:r>
        <w:t>.</w:t>
      </w:r>
    </w:p>
    <w:p w14:paraId="25418C3E" w14:textId="77777777" w:rsidR="00FA2C17" w:rsidRDefault="00FA2C17" w:rsidP="00FA2C17">
      <w:pPr>
        <w:spacing w:after="160" w:line="259" w:lineRule="auto"/>
        <w:ind w:firstLine="0"/>
        <w:jc w:val="left"/>
      </w:pPr>
      <w:r>
        <w:br w:type="page"/>
      </w:r>
    </w:p>
    <w:p w14:paraId="5EADFD83" w14:textId="77777777" w:rsidR="00FA2C17" w:rsidRDefault="00FA2C17" w:rsidP="00FA2C17"/>
    <w:p w14:paraId="53E3865F" w14:textId="408391FF" w:rsidR="00FA2C17" w:rsidRPr="003975A7" w:rsidRDefault="00FA2C17" w:rsidP="00FA2C17">
      <w:pPr>
        <w:jc w:val="right"/>
      </w:pPr>
      <w:r>
        <w:t>Листинг</w:t>
      </w:r>
      <w:r w:rsidRPr="003975A7">
        <w:rPr>
          <w:lang w:val="en-US"/>
        </w:rPr>
        <w:t xml:space="preserve"> </w:t>
      </w:r>
      <w:r w:rsidR="001523AC">
        <w:t>6</w:t>
      </w:r>
      <w:r>
        <w:t>.</w:t>
      </w:r>
      <w:r w:rsidRPr="003975A7">
        <w:rPr>
          <w:lang w:val="en-US"/>
        </w:rPr>
        <w:t xml:space="preserve">2. </w:t>
      </w:r>
      <w:r>
        <w:t>Модульный тест контактов</w:t>
      </w:r>
    </w:p>
    <w:tbl>
      <w:tblPr>
        <w:tblStyle w:val="af5"/>
        <w:tblW w:w="9634" w:type="dxa"/>
        <w:tblInd w:w="0" w:type="dxa"/>
        <w:tblLook w:val="04A0" w:firstRow="1" w:lastRow="0" w:firstColumn="1" w:lastColumn="0" w:noHBand="0" w:noVBand="1"/>
      </w:tblPr>
      <w:tblGrid>
        <w:gridCol w:w="9634"/>
      </w:tblGrid>
      <w:tr w:rsidR="00FA2C17" w14:paraId="39129794" w14:textId="77777777" w:rsidTr="00264C78">
        <w:tc>
          <w:tcPr>
            <w:tcW w:w="9634" w:type="dxa"/>
          </w:tcPr>
          <w:p w14:paraId="5AA6C70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Domain.Models.Contacts;</w:t>
            </w:r>
          </w:p>
          <w:p w14:paraId="4B2EFD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Domain.Models.Users;</w:t>
            </w:r>
          </w:p>
          <w:p w14:paraId="64C80D9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Microsoft.VisualStudio.TestTools.UnitTesting;</w:t>
            </w:r>
          </w:p>
          <w:p w14:paraId="69BEA8A8"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2591B7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DeliveryRely.Domain.Tests</w:t>
            </w:r>
          </w:p>
          <w:p w14:paraId="3F7F3CF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0F525A9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[TestClass]</w:t>
            </w:r>
          </w:p>
          <w:p w14:paraId="656A600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r w:rsidRPr="003975A7">
              <w:rPr>
                <w:rFonts w:ascii="Consolas" w:hAnsi="Consolas" w:cs="Consolas"/>
                <w:color w:val="2B91AF"/>
                <w:sz w:val="19"/>
                <w:szCs w:val="19"/>
                <w:lang w:val="en-US"/>
              </w:rPr>
              <w:t>ContactTest</w:t>
            </w:r>
          </w:p>
          <w:p w14:paraId="3CF281C0"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E6865B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[TestMethod]</w:t>
            </w:r>
          </w:p>
          <w:p w14:paraId="4613C5F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FieldsTest()</w:t>
            </w:r>
          </w:p>
          <w:p w14:paraId="7F9EB1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61714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var</w:t>
            </w:r>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3E822F8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23655A3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ContactId = 1,</w:t>
            </w:r>
          </w:p>
          <w:p w14:paraId="02425D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ContactName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4714497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ContactEmail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705296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UserId = 4,</w:t>
            </w:r>
          </w:p>
          <w:p w14:paraId="2B618F5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58C3E7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E920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255972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895151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A566C9E"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contact.ContactName);</w:t>
            </w:r>
          </w:p>
          <w:p w14:paraId="1091C6C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contact.ContactEmail);</w:t>
            </w:r>
          </w:p>
          <w:p w14:paraId="4382E6C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Assert.AreEqual(4, contact.UserId);</w:t>
            </w:r>
          </w:p>
          <w:p w14:paraId="0FDB5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contact.User.Email);</w:t>
            </w:r>
          </w:p>
          <w:p w14:paraId="6BD76D52"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4289C8D7"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EAC93B"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C36B034" w14:textId="77777777" w:rsidR="00FA2C17" w:rsidRDefault="00FA2C17" w:rsidP="00CA25EA">
            <w:pPr>
              <w:ind w:firstLine="0"/>
              <w:rPr>
                <w:lang w:val="en-US"/>
              </w:rPr>
            </w:pPr>
          </w:p>
        </w:tc>
      </w:tr>
    </w:tbl>
    <w:p w14:paraId="194DD6B2" w14:textId="77777777" w:rsidR="00FA2C17" w:rsidRPr="009B622F" w:rsidRDefault="00FA2C17" w:rsidP="00FA2C17">
      <w:pPr>
        <w:rPr>
          <w:lang w:val="en-US"/>
        </w:rPr>
      </w:pPr>
    </w:p>
    <w:p w14:paraId="5A321A8B" w14:textId="77777777" w:rsidR="00FA2C17" w:rsidRDefault="00FA2C17" w:rsidP="00FA2C17">
      <w:pPr>
        <w:pStyle w:val="2"/>
        <w:numPr>
          <w:ilvl w:val="1"/>
          <w:numId w:val="32"/>
        </w:numPr>
      </w:pPr>
      <w:bookmarkStart w:id="134" w:name="_Toc67700194"/>
      <w:r>
        <w:t xml:space="preserve">Кроссбраузерное </w:t>
      </w:r>
      <w:r w:rsidRPr="00520CCA">
        <w:t>тестирование</w:t>
      </w:r>
      <w:r>
        <w:t xml:space="preserve"> интерфейсов пользовательской части</w:t>
      </w:r>
      <w:bookmarkEnd w:id="134"/>
    </w:p>
    <w:p w14:paraId="4590D7CF" w14:textId="2A09B4E5" w:rsidR="00FB099C" w:rsidRDefault="00FB099C" w:rsidP="00FB099C">
      <w:r w:rsidRPr="00FB099C">
        <w:t>Кросс</w:t>
      </w:r>
      <w:r w:rsidR="00BD3BB9">
        <w:t>-</w:t>
      </w:r>
      <w:r w:rsidRPr="00FB099C">
        <w:t>браузерность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Из-за стремительного развития технологий, сайт рекомендуется делать кросс</w:t>
      </w:r>
      <w:r w:rsidR="00BD3BB9">
        <w:t>-</w:t>
      </w:r>
      <w:r w:rsidRPr="00FB099C">
        <w:t>браузерным только по отношению к новейшим версиям браузеров</w:t>
      </w:r>
      <w:r w:rsidR="001B095A">
        <w:t xml:space="preserve"> </w:t>
      </w:r>
      <w:r w:rsidR="001B095A" w:rsidRPr="00A467AC">
        <w:t>[</w:t>
      </w:r>
      <w:r w:rsidR="001B095A" w:rsidRPr="0000703F">
        <w:t>10</w:t>
      </w:r>
      <w:r w:rsidR="001B095A" w:rsidRPr="00A467AC">
        <w:t>]</w:t>
      </w:r>
      <w:r w:rsidR="001B095A">
        <w:t>.</w:t>
      </w:r>
    </w:p>
    <w:p w14:paraId="516D8DFB" w14:textId="75957273" w:rsidR="000748E8" w:rsidRDefault="000748E8" w:rsidP="00FB099C">
      <w:r w:rsidRPr="000748E8">
        <w:t xml:space="preserve">В последние годы оптимизаторы все меньше сталкиваются с проблемами кроссбраузерности, потому что разработчики программного обеспечения перестают поддерживать старые версии своих браузеров. Так, например, компания Microsoft уже в открытую заявляет о необходимости использования </w:t>
      </w:r>
      <w:r w:rsidRPr="000748E8">
        <w:lastRenderedPageBreak/>
        <w:t>обновленного Internet Explorer, призывая отказываться от устаревших версий продукта.</w:t>
      </w:r>
    </w:p>
    <w:p w14:paraId="646A2EA1" w14:textId="15FB57C2" w:rsidR="000748E8" w:rsidRDefault="000748E8" w:rsidP="000748E8">
      <w:r>
        <w:t>Стоит отметить, что элементы веб-ресурса не должны быть абсолютно идентичны во всех браузерах, которые только существуют на сегодняшний день. Соответств</w:t>
      </w:r>
      <w:r>
        <w:t>ующим можно считать сайт, если:</w:t>
      </w:r>
    </w:p>
    <w:p w14:paraId="588BB44C" w14:textId="77777777" w:rsidR="000748E8" w:rsidRDefault="000748E8" w:rsidP="000748E8">
      <w:pPr>
        <w:pStyle w:val="a6"/>
        <w:numPr>
          <w:ilvl w:val="0"/>
          <w:numId w:val="49"/>
        </w:numPr>
      </w:pPr>
      <w:r>
        <w:t>информация на странице читабельная;</w:t>
      </w:r>
    </w:p>
    <w:p w14:paraId="0290B156" w14:textId="77777777" w:rsidR="000748E8" w:rsidRDefault="000748E8" w:rsidP="000748E8">
      <w:pPr>
        <w:pStyle w:val="a6"/>
        <w:numPr>
          <w:ilvl w:val="0"/>
          <w:numId w:val="49"/>
        </w:numPr>
      </w:pPr>
      <w:r>
        <w:t>сохранена структура;</w:t>
      </w:r>
    </w:p>
    <w:p w14:paraId="03EFEF09" w14:textId="77777777" w:rsidR="000748E8" w:rsidRDefault="000748E8" w:rsidP="000748E8">
      <w:pPr>
        <w:pStyle w:val="a6"/>
        <w:numPr>
          <w:ilvl w:val="0"/>
          <w:numId w:val="49"/>
        </w:numPr>
      </w:pPr>
      <w:r>
        <w:t>нет ошибок в верстке;</w:t>
      </w:r>
    </w:p>
    <w:p w14:paraId="0154AA2E" w14:textId="26B1E7FE" w:rsidR="000748E8" w:rsidRPr="00FB099C" w:rsidRDefault="000748E8" w:rsidP="000748E8">
      <w:pPr>
        <w:pStyle w:val="a6"/>
        <w:numPr>
          <w:ilvl w:val="0"/>
          <w:numId w:val="49"/>
        </w:numPr>
      </w:pPr>
      <w:r>
        <w:t>текст не «накладывается» поверх другого текста и изображений, если только это не предусмотрено автором контента.</w:t>
      </w:r>
    </w:p>
    <w:p w14:paraId="4F3122F5" w14:textId="7495406C" w:rsidR="00FA2C17" w:rsidRDefault="00FA2C17" w:rsidP="00FA2C17">
      <w:r w:rsidRPr="00A25F99">
        <w:t>Тестирование кросс</w:t>
      </w:r>
      <w:r w:rsidR="00EB443E">
        <w:t>-</w:t>
      </w:r>
      <w:r w:rsidRPr="00A25F99">
        <w:t>браузерности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A33ED3">
        <w:t>.</w:t>
      </w:r>
    </w:p>
    <w:p w14:paraId="2B16F064" w14:textId="77777777" w:rsidR="00FA2C17" w:rsidRDefault="00FA2C17" w:rsidP="00FA2C17">
      <w:r>
        <w:t>В рамках данного тестирования в самых распространенных браузерах были проверены основные интерфейсы клиентской части.</w:t>
      </w:r>
    </w:p>
    <w:p w14:paraId="2A10E892" w14:textId="77777777" w:rsidR="00FA2C17" w:rsidRDefault="00FA2C17" w:rsidP="00FA2C17">
      <w:r>
        <w:t>Список проверяемых браузеров:</w:t>
      </w:r>
    </w:p>
    <w:p w14:paraId="65B70460" w14:textId="77777777" w:rsidR="00FA2C17" w:rsidRPr="00964848" w:rsidRDefault="00FA2C17" w:rsidP="00FA2C17">
      <w:pPr>
        <w:pStyle w:val="a6"/>
        <w:numPr>
          <w:ilvl w:val="0"/>
          <w:numId w:val="39"/>
        </w:numPr>
      </w:pPr>
      <w:r>
        <w:rPr>
          <w:lang w:val="en-US"/>
        </w:rPr>
        <w:t>Google</w:t>
      </w:r>
      <w:r w:rsidRPr="009636CE">
        <w:t xml:space="preserve"> </w:t>
      </w:r>
      <w:r>
        <w:rPr>
          <w:lang w:val="en-US"/>
        </w:rPr>
        <w:t>Chrome</w:t>
      </w:r>
      <w:r w:rsidRPr="009636CE">
        <w:t xml:space="preserve"> 89.0;</w:t>
      </w:r>
    </w:p>
    <w:p w14:paraId="392FC0D3" w14:textId="77777777" w:rsidR="00FA2C17" w:rsidRPr="00964848" w:rsidRDefault="00FA2C17" w:rsidP="00FA2C17">
      <w:pPr>
        <w:pStyle w:val="a6"/>
        <w:numPr>
          <w:ilvl w:val="0"/>
          <w:numId w:val="39"/>
        </w:numPr>
      </w:pPr>
      <w:r>
        <w:rPr>
          <w:lang w:val="en-US"/>
        </w:rPr>
        <w:t>Safari</w:t>
      </w:r>
      <w:r w:rsidRPr="009636CE">
        <w:t xml:space="preserve"> 14;</w:t>
      </w:r>
    </w:p>
    <w:p w14:paraId="78053258" w14:textId="77777777" w:rsidR="00FA2C17" w:rsidRPr="00964848" w:rsidRDefault="00FA2C17" w:rsidP="00FA2C17">
      <w:pPr>
        <w:pStyle w:val="a6"/>
        <w:numPr>
          <w:ilvl w:val="0"/>
          <w:numId w:val="39"/>
        </w:numPr>
      </w:pPr>
      <w:r>
        <w:rPr>
          <w:lang w:val="en-US"/>
        </w:rPr>
        <w:t>Mozilla</w:t>
      </w:r>
      <w:r w:rsidRPr="009636CE">
        <w:t xml:space="preserve"> </w:t>
      </w:r>
      <w:r>
        <w:rPr>
          <w:lang w:val="en-US"/>
        </w:rPr>
        <w:t>Firefox</w:t>
      </w:r>
      <w:r w:rsidRPr="009636CE">
        <w:t xml:space="preserve"> 91.6 </w:t>
      </w:r>
      <w:r>
        <w:rPr>
          <w:lang w:val="en-US"/>
        </w:rPr>
        <w:t>ESR</w:t>
      </w:r>
      <w:r w:rsidRPr="009636CE">
        <w:t>;</w:t>
      </w:r>
    </w:p>
    <w:p w14:paraId="7A69560C" w14:textId="77777777" w:rsidR="00FA2C17" w:rsidRPr="00964848" w:rsidRDefault="00FA2C17" w:rsidP="00FA2C17">
      <w:pPr>
        <w:pStyle w:val="a6"/>
        <w:numPr>
          <w:ilvl w:val="0"/>
          <w:numId w:val="39"/>
        </w:numPr>
      </w:pPr>
      <w:r>
        <w:rPr>
          <w:lang w:val="en-US"/>
        </w:rPr>
        <w:t>Opera</w:t>
      </w:r>
      <w:r w:rsidRPr="009636CE">
        <w:t xml:space="preserve"> 12.</w:t>
      </w:r>
    </w:p>
    <w:p w14:paraId="361702C5" w14:textId="77777777" w:rsidR="00FA2C17" w:rsidRDefault="00FA2C17" w:rsidP="00FA2C17">
      <w:r>
        <w:t>Список сравниваемых интерфейсов:</w:t>
      </w:r>
    </w:p>
    <w:p w14:paraId="2BD21583" w14:textId="77777777" w:rsidR="00FA2C17" w:rsidRDefault="00FA2C17" w:rsidP="00FA2C17">
      <w:pPr>
        <w:pStyle w:val="a6"/>
        <w:numPr>
          <w:ilvl w:val="0"/>
          <w:numId w:val="40"/>
        </w:numPr>
      </w:pPr>
      <w:r>
        <w:t>страница авторизации;</w:t>
      </w:r>
    </w:p>
    <w:p w14:paraId="3590032E" w14:textId="77777777" w:rsidR="00FA2C17" w:rsidRDefault="00FA2C17" w:rsidP="00FA2C17">
      <w:pPr>
        <w:pStyle w:val="a6"/>
        <w:numPr>
          <w:ilvl w:val="0"/>
          <w:numId w:val="40"/>
        </w:numPr>
      </w:pPr>
      <w:r>
        <w:t>главная страница;</w:t>
      </w:r>
    </w:p>
    <w:p w14:paraId="70D6C537" w14:textId="77777777" w:rsidR="00FA2C17" w:rsidRDefault="00FA2C17" w:rsidP="00FA2C17">
      <w:pPr>
        <w:pStyle w:val="a6"/>
        <w:numPr>
          <w:ilvl w:val="0"/>
          <w:numId w:val="40"/>
        </w:numPr>
      </w:pPr>
      <w:r>
        <w:t>список сервисов доставки;</w:t>
      </w:r>
    </w:p>
    <w:p w14:paraId="7A58B016" w14:textId="77777777" w:rsidR="00FA2C17" w:rsidRDefault="00FA2C17" w:rsidP="00FA2C17">
      <w:pPr>
        <w:pStyle w:val="a6"/>
        <w:numPr>
          <w:ilvl w:val="0"/>
          <w:numId w:val="40"/>
        </w:numPr>
      </w:pPr>
      <w:r>
        <w:t>список сообщений;</w:t>
      </w:r>
    </w:p>
    <w:p w14:paraId="3768256B" w14:textId="77777777" w:rsidR="00FA2C17" w:rsidRDefault="00FA2C17" w:rsidP="00FA2C17">
      <w:pPr>
        <w:pStyle w:val="a6"/>
        <w:numPr>
          <w:ilvl w:val="0"/>
          <w:numId w:val="40"/>
        </w:numPr>
      </w:pPr>
      <w:r>
        <w:t>список контактов;</w:t>
      </w:r>
    </w:p>
    <w:p w14:paraId="3170433A" w14:textId="77777777" w:rsidR="00FA2C17" w:rsidRDefault="00FA2C17" w:rsidP="00FA2C17">
      <w:pPr>
        <w:pStyle w:val="a6"/>
        <w:numPr>
          <w:ilvl w:val="0"/>
          <w:numId w:val="40"/>
        </w:numPr>
      </w:pPr>
      <w:r>
        <w:t>страница создания сообщения.</w:t>
      </w:r>
    </w:p>
    <w:p w14:paraId="3ACFDB3E" w14:textId="269A38B0" w:rsidR="00FA2C17" w:rsidRDefault="00FA2C17" w:rsidP="00FA2C17">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D508C">
        <w:t>6</w:t>
      </w:r>
      <w:r>
        <w:t xml:space="preserve">.1) и </w:t>
      </w:r>
      <w:r>
        <w:rPr>
          <w:lang w:val="en-US"/>
        </w:rPr>
        <w:t>Opera</w:t>
      </w:r>
      <w:r>
        <w:t xml:space="preserve"> </w:t>
      </w:r>
      <w:r w:rsidRPr="00F0663D">
        <w:t>(</w:t>
      </w:r>
      <w:r>
        <w:t>рис.</w:t>
      </w:r>
      <w:r w:rsidR="007D508C">
        <w:t xml:space="preserve"> 6</w:t>
      </w:r>
      <w:r>
        <w:t>.2).</w:t>
      </w:r>
    </w:p>
    <w:p w14:paraId="531AA4D3" w14:textId="77777777" w:rsidR="00FA2C17" w:rsidRDefault="00FA2C17" w:rsidP="00FA2C17">
      <w:pPr>
        <w:keepNext/>
        <w:ind w:firstLine="0"/>
      </w:pPr>
      <w:r w:rsidRPr="00F0663D">
        <w:rPr>
          <w:noProof/>
          <w:lang w:eastAsia="ru-RU"/>
        </w:rPr>
        <w:lastRenderedPageBreak/>
        <w:drawing>
          <wp:inline distT="0" distB="0" distL="0" distR="0" wp14:anchorId="55C77580" wp14:editId="044FEC86">
            <wp:extent cx="6072522" cy="3275462"/>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0398" cy="3279710"/>
                    </a:xfrm>
                    <a:prstGeom prst="rect">
                      <a:avLst/>
                    </a:prstGeom>
                  </pic:spPr>
                </pic:pic>
              </a:graphicData>
            </a:graphic>
          </wp:inline>
        </w:drawing>
      </w:r>
    </w:p>
    <w:p w14:paraId="4032218C" w14:textId="1C10E3DA" w:rsidR="00FA2C17" w:rsidRPr="00520CCA" w:rsidRDefault="00FA2C17" w:rsidP="00FA2C17">
      <w:pPr>
        <w:pStyle w:val="ad"/>
        <w:rPr>
          <w:b w:val="0"/>
          <w:i w:val="0"/>
        </w:rPr>
      </w:pPr>
      <w:r w:rsidRPr="00F0663D">
        <w:t>Рис.</w:t>
      </w:r>
      <w:r>
        <w:rPr>
          <w:b w:val="0"/>
          <w:i w:val="0"/>
        </w:rPr>
        <w:t xml:space="preserve"> </w:t>
      </w:r>
      <w:r w:rsidR="001F349F">
        <w:t>6</w:t>
      </w:r>
      <w:r w:rsidRPr="00311EEC">
        <w:t>.1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E3DCB1A" w14:textId="77777777" w:rsidR="00FA2C17" w:rsidRDefault="00FA2C17" w:rsidP="00FA2C17">
      <w:pPr>
        <w:pStyle w:val="ad"/>
        <w:keepNext/>
      </w:pPr>
      <w:r w:rsidRPr="00F0663D">
        <w:rPr>
          <w:b w:val="0"/>
          <w:i w:val="0"/>
          <w:noProof/>
          <w:lang w:eastAsia="ru-RU"/>
        </w:rPr>
        <w:drawing>
          <wp:inline distT="0" distB="0" distL="0" distR="0" wp14:anchorId="1D80F96D" wp14:editId="77ED8962">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07385"/>
                    </a:xfrm>
                    <a:prstGeom prst="rect">
                      <a:avLst/>
                    </a:prstGeom>
                  </pic:spPr>
                </pic:pic>
              </a:graphicData>
            </a:graphic>
          </wp:inline>
        </w:drawing>
      </w:r>
    </w:p>
    <w:p w14:paraId="03A59D15" w14:textId="35A52C5B" w:rsidR="00FA2C17" w:rsidRPr="007278C5" w:rsidRDefault="00FA2C17" w:rsidP="00FA2C17">
      <w:pPr>
        <w:pStyle w:val="ad"/>
        <w:rPr>
          <w:b w:val="0"/>
          <w:i w:val="0"/>
        </w:rPr>
      </w:pPr>
      <w:r w:rsidRPr="00F0663D">
        <w:t>Рис</w:t>
      </w:r>
      <w:r w:rsidR="001F349F">
        <w:t>.6</w:t>
      </w:r>
      <w:r w:rsidRPr="00311EEC">
        <w:t>.2</w:t>
      </w:r>
      <w:r w:rsidRPr="00F0663D">
        <w:t xml:space="preserve">. Страница </w:t>
      </w:r>
      <w:r w:rsidRPr="00FC2119">
        <w:t>сообщений</w:t>
      </w:r>
      <w:r w:rsidRPr="00F0663D">
        <w:t xml:space="preserve"> в </w:t>
      </w:r>
      <w:r w:rsidRPr="00F0663D">
        <w:rPr>
          <w:lang w:val="en-US"/>
        </w:rPr>
        <w:t>Opera</w:t>
      </w:r>
    </w:p>
    <w:p w14:paraId="0387F30B" w14:textId="77777777" w:rsidR="00FA2C17" w:rsidRDefault="00FA2C17" w:rsidP="00FA2C17"/>
    <w:p w14:paraId="11839A42" w14:textId="583EA3EE" w:rsidR="00FA2C17" w:rsidRPr="00994073" w:rsidRDefault="00FA3DBA" w:rsidP="00FA2C17">
      <w:r>
        <w:t>В результате проведения описанных выше тестов критических ошибок найдено не было. Все испытания в тестировании методом черного ящика и все тесты в модульном тестировании пройдены успешно, а все разработанные интерфейсы успешно проверены на кросс-браузерность и могут применяться в дальнейшей разработке программного комплекса.</w:t>
      </w:r>
    </w:p>
    <w:p w14:paraId="2C814694" w14:textId="1ED2E411" w:rsidR="0092030C" w:rsidRDefault="000E463A" w:rsidP="000E463A">
      <w:pPr>
        <w:pStyle w:val="1"/>
      </w:pPr>
      <w:bookmarkStart w:id="135" w:name="_Toc67700195"/>
      <w:r w:rsidRPr="000E463A">
        <w:lastRenderedPageBreak/>
        <w:t>Заключение</w:t>
      </w:r>
      <w:bookmarkEnd w:id="135"/>
    </w:p>
    <w:p w14:paraId="044EB685" w14:textId="2ED7C2F5" w:rsidR="00FD2464" w:rsidRDefault="007C2C56" w:rsidP="00FD2464">
      <w:r>
        <w:t>В результате выполнения курсовой работы на тему «</w:t>
      </w:r>
      <w:r>
        <w:t>П</w:t>
      </w:r>
      <w:r w:rsidRPr="002904F2">
        <w:t>роектирование программного комплекса управления надежностью отправки электронных писем</w:t>
      </w:r>
      <w:r>
        <w:t>» был выполнен ряд работ, связанных с планированием, сбором и анализом требований, проектированием, разработкой тестов и выполнением части из них.</w:t>
      </w:r>
    </w:p>
    <w:p w14:paraId="265F0AD8" w14:textId="1CDA00C2" w:rsidR="00FD2464" w:rsidRDefault="00FD2464" w:rsidP="00FD2464">
      <w:r>
        <w:t>Было разработано техническое задание для разрабатываемого программного комплекса.</w:t>
      </w:r>
    </w:p>
    <w:p w14:paraId="725BCCEB" w14:textId="418E0E98" w:rsidR="00FD2464" w:rsidRDefault="00FD2464" w:rsidP="00FD2464">
      <w:r>
        <w:t xml:space="preserve">В рамках проектирования были рассмотрены основные бизнес-процессы и спроектированы соответствующие </w:t>
      </w:r>
      <w:r>
        <w:rPr>
          <w:lang w:val="en-US"/>
        </w:rPr>
        <w:t>UML</w:t>
      </w:r>
      <w:r w:rsidRPr="00FD2464">
        <w:t>-</w:t>
      </w:r>
      <w:r>
        <w:t xml:space="preserve">диаграммы, а также диаграммы </w:t>
      </w:r>
      <w:r>
        <w:rPr>
          <w:lang w:val="en-US"/>
        </w:rPr>
        <w:t>ER</w:t>
      </w:r>
      <w:r w:rsidRPr="00FD2464">
        <w:t xml:space="preserve">, </w:t>
      </w:r>
      <w:r>
        <w:rPr>
          <w:lang w:val="en-US"/>
        </w:rPr>
        <w:t>DF</w:t>
      </w:r>
      <w:r>
        <w:t xml:space="preserve">, </w:t>
      </w:r>
      <w:r>
        <w:rPr>
          <w:lang w:val="en-US"/>
        </w:rPr>
        <w:t>IDEF</w:t>
      </w:r>
      <w:r w:rsidRPr="00FD2464">
        <w:t xml:space="preserve">-0 </w:t>
      </w:r>
      <w:r>
        <w:t xml:space="preserve">и </w:t>
      </w:r>
      <w:r>
        <w:rPr>
          <w:lang w:val="en-US"/>
        </w:rPr>
        <w:t>DPMN</w:t>
      </w:r>
      <w:r>
        <w:t>.</w:t>
      </w:r>
    </w:p>
    <w:p w14:paraId="01D2BF27" w14:textId="1F17946F" w:rsidR="00392360" w:rsidRDefault="00392360" w:rsidP="00FD2464">
      <w:r>
        <w:t>Также была спроектирована архитектура программного ком</w:t>
      </w:r>
      <w:r w:rsidR="008548EF">
        <w:t>плекса, на которой отмечены основные модули подсистемы.</w:t>
      </w:r>
    </w:p>
    <w:p w14:paraId="66A62F61" w14:textId="6E199038" w:rsidR="00825E87" w:rsidRDefault="00825E87" w:rsidP="00FD2464">
      <w:r>
        <w:t>В технико-экономической части была рассмотре</w:t>
      </w:r>
      <w:r w:rsidR="009E1252">
        <w:t>на экономическая часть вопрос:</w:t>
      </w:r>
      <w:r>
        <w:t xml:space="preserve"> установлен состав команды для выполнения проекта, сформирован ряд работ и их сроки.</w:t>
      </w:r>
      <w:r w:rsidR="009E1252">
        <w:t xml:space="preserve"> Оценена себестоимость проекта.</w:t>
      </w:r>
    </w:p>
    <w:p w14:paraId="65BEA961" w14:textId="33AEFC37" w:rsidR="00130831" w:rsidRPr="00FD2464" w:rsidRDefault="00130831" w:rsidP="00FD2464">
      <w:r>
        <w:t>В экспериментальной части описаны виды тестирований, применяемых для проверки качества спроектированного продукта, а также представлены результаты некоторых уже разработанных тестов.</w:t>
      </w:r>
    </w:p>
    <w:p w14:paraId="1A198BF5" w14:textId="78E60CAD" w:rsidR="00FA2C17" w:rsidRDefault="00FA2C17" w:rsidP="00FA2C17">
      <w:pPr>
        <w:pStyle w:val="1"/>
      </w:pPr>
      <w:bookmarkStart w:id="136" w:name="_Toc67700196"/>
      <w:r w:rsidRPr="00D163D5">
        <w:lastRenderedPageBreak/>
        <w:t>Список</w:t>
      </w:r>
      <w:r>
        <w:t xml:space="preserve"> литературы</w:t>
      </w:r>
      <w:bookmarkEnd w:id="136"/>
    </w:p>
    <w:p w14:paraId="1DC3F166" w14:textId="66F5FF88" w:rsidR="00B02DEB" w:rsidRPr="00B02DEB" w:rsidRDefault="002F42D8" w:rsidP="00B02DEB">
      <w:pPr>
        <w:pStyle w:val="a6"/>
        <w:numPr>
          <w:ilvl w:val="0"/>
          <w:numId w:val="2"/>
        </w:numPr>
        <w:rPr>
          <w:color w:val="auto"/>
        </w:rPr>
      </w:pPr>
      <w:r>
        <w:rPr>
          <w:color w:val="auto"/>
        </w:rPr>
        <w:t xml:space="preserve">Что такое </w:t>
      </w:r>
      <w:r w:rsidR="00DA64AC">
        <w:rPr>
          <w:color w:val="auto"/>
          <w:lang w:val="en-US"/>
        </w:rPr>
        <w:t>Web</w:t>
      </w:r>
      <w:r w:rsidR="00DA64AC" w:rsidRPr="00DA64AC">
        <w:rPr>
          <w:color w:val="auto"/>
        </w:rPr>
        <w:t>-</w:t>
      </w:r>
      <w:r w:rsidR="00DA64AC">
        <w:rPr>
          <w:color w:val="auto"/>
        </w:rPr>
        <w:t xml:space="preserve">интерфейс – режим доступа: </w:t>
      </w:r>
      <w:hyperlink r:id="rId29" w:history="1">
        <w:r w:rsidR="00D31FCB" w:rsidRPr="005B7EB4">
          <w:rPr>
            <w:rStyle w:val="a8"/>
          </w:rPr>
          <w:t>https://semantica.in/blog/veb-interfejs.html/</w:t>
        </w:r>
      </w:hyperlink>
      <w:r w:rsidR="00D31FCB">
        <w:rPr>
          <w:color w:val="auto"/>
        </w:rPr>
        <w:t xml:space="preserve">. </w:t>
      </w:r>
    </w:p>
    <w:p w14:paraId="4094E5DD" w14:textId="1E96F43C" w:rsidR="00BD28AB" w:rsidRDefault="00BD28AB" w:rsidP="00BD28AB">
      <w:pPr>
        <w:pStyle w:val="a6"/>
        <w:numPr>
          <w:ilvl w:val="0"/>
          <w:numId w:val="2"/>
        </w:numPr>
        <w:rPr>
          <w:color w:val="auto"/>
        </w:rPr>
      </w:pPr>
      <w:r>
        <w:rPr>
          <w:color w:val="auto"/>
        </w:rPr>
        <w:t xml:space="preserve">Что такое </w:t>
      </w:r>
      <w:r>
        <w:rPr>
          <w:color w:val="auto"/>
          <w:lang w:val="en-US"/>
        </w:rPr>
        <w:t>API</w:t>
      </w:r>
      <w:r w:rsidRPr="00BD28AB">
        <w:rPr>
          <w:color w:val="auto"/>
        </w:rPr>
        <w:t xml:space="preserve"> – </w:t>
      </w:r>
      <w:r>
        <w:rPr>
          <w:color w:val="auto"/>
        </w:rPr>
        <w:t xml:space="preserve">режим доступа: </w:t>
      </w:r>
      <w:hyperlink r:id="rId30" w:history="1">
        <w:r w:rsidRPr="005B7EB4">
          <w:rPr>
            <w:rStyle w:val="a8"/>
          </w:rPr>
          <w:t>https://skillbox.ru/media/code/chto_takoe_api/</w:t>
        </w:r>
      </w:hyperlink>
      <w:r>
        <w:rPr>
          <w:color w:val="auto"/>
        </w:rPr>
        <w:t>.</w:t>
      </w:r>
    </w:p>
    <w:p w14:paraId="57F85879" w14:textId="22E2A805" w:rsidR="00BD28AB" w:rsidRDefault="00BD28AB" w:rsidP="00BD28AB">
      <w:pPr>
        <w:pStyle w:val="a6"/>
        <w:numPr>
          <w:ilvl w:val="0"/>
          <w:numId w:val="2"/>
        </w:numPr>
        <w:rPr>
          <w:color w:val="auto"/>
        </w:rPr>
      </w:pPr>
      <w:r>
        <w:rPr>
          <w:color w:val="auto"/>
        </w:rPr>
        <w:t xml:space="preserve">Электронная цифровая подпись – режим доступа: </w:t>
      </w:r>
      <w:hyperlink r:id="rId31" w:history="1">
        <w:r w:rsidR="001E1FC2" w:rsidRPr="005B7EB4">
          <w:rPr>
            <w:rStyle w:val="a8"/>
          </w:rPr>
          <w:t>https://ru.wikipedia.org/wiki/Электронная_подпись</w:t>
        </w:r>
      </w:hyperlink>
      <w:r w:rsidR="0056223F">
        <w:rPr>
          <w:color w:val="auto"/>
        </w:rPr>
        <w:t>.</w:t>
      </w:r>
    </w:p>
    <w:p w14:paraId="1EDBBA70" w14:textId="1487DDB5" w:rsidR="001E1FC2" w:rsidRPr="00BD28AB" w:rsidRDefault="001E1FC2" w:rsidP="001E1FC2">
      <w:pPr>
        <w:pStyle w:val="a6"/>
        <w:numPr>
          <w:ilvl w:val="0"/>
          <w:numId w:val="2"/>
        </w:numPr>
        <w:rPr>
          <w:color w:val="auto"/>
        </w:rPr>
      </w:pPr>
      <w:r>
        <w:rPr>
          <w:color w:val="auto"/>
        </w:rPr>
        <w:t xml:space="preserve">Сертификат ключа подписи – режим доступа: </w:t>
      </w:r>
      <w:r w:rsidRPr="001E1FC2">
        <w:rPr>
          <w:color w:val="auto"/>
        </w:rPr>
        <w:t>https://uc.iitrust.ru/articles/chto-takoe-sertifikat-klyucha-proverki-elektronnoy-podpisi/</w:t>
      </w:r>
      <w:r>
        <w:rPr>
          <w:color w:val="auto"/>
        </w:rPr>
        <w:t>.</w:t>
      </w:r>
    </w:p>
    <w:p w14:paraId="611AE522" w14:textId="6B024301" w:rsidR="00FA2C17" w:rsidRPr="004924A2" w:rsidRDefault="00FA2C17" w:rsidP="00FA2C17">
      <w:pPr>
        <w:pStyle w:val="a6"/>
        <w:numPr>
          <w:ilvl w:val="0"/>
          <w:numId w:val="2"/>
        </w:numPr>
        <w:rPr>
          <w:color w:val="auto"/>
        </w:rPr>
      </w:pPr>
      <w:r>
        <w:t xml:space="preserve">Официальный сайт </w:t>
      </w:r>
      <w:r>
        <w:rPr>
          <w:lang w:val="en-US"/>
        </w:rPr>
        <w:t>Amazon</w:t>
      </w:r>
      <w:r w:rsidRPr="00292899">
        <w:t xml:space="preserve"> </w:t>
      </w:r>
      <w:r>
        <w:rPr>
          <w:lang w:val="en-US"/>
        </w:rPr>
        <w:t>SES</w:t>
      </w:r>
      <w:r w:rsidRPr="00292899">
        <w:t xml:space="preserve"> </w:t>
      </w:r>
      <w:r>
        <w:t xml:space="preserve">– режим доступа: </w:t>
      </w:r>
      <w:r w:rsidRPr="00292899">
        <w:rPr>
          <w:szCs w:val="28"/>
          <w:u w:val="single"/>
        </w:rPr>
        <w:t>https://aws.amazon.com/ru/ses/</w:t>
      </w:r>
      <w:r w:rsidR="006D2582">
        <w:rPr>
          <w:color w:val="auto"/>
        </w:rPr>
        <w:t>.</w:t>
      </w:r>
    </w:p>
    <w:p w14:paraId="5FD5385B" w14:textId="4755A4CF" w:rsidR="00FA2C17" w:rsidRPr="004924A2" w:rsidRDefault="00FA2C17" w:rsidP="00FA2C17">
      <w:pPr>
        <w:pStyle w:val="a6"/>
        <w:numPr>
          <w:ilvl w:val="0"/>
          <w:numId w:val="2"/>
        </w:numPr>
        <w:rPr>
          <w:color w:val="auto"/>
        </w:rPr>
      </w:pPr>
      <w:r>
        <w:rPr>
          <w:color w:val="auto"/>
        </w:rPr>
        <w:t xml:space="preserve">Официальный сайт </w:t>
      </w:r>
      <w:r>
        <w:rPr>
          <w:color w:val="auto"/>
          <w:lang w:val="en-US"/>
        </w:rPr>
        <w:t>Sendgrid</w:t>
      </w:r>
      <w:r w:rsidRPr="00292899">
        <w:rPr>
          <w:color w:val="auto"/>
        </w:rPr>
        <w:t xml:space="preserve"> – </w:t>
      </w:r>
      <w:r>
        <w:rPr>
          <w:color w:val="auto"/>
        </w:rPr>
        <w:t>режим доступа</w:t>
      </w:r>
      <w:r w:rsidRPr="004924A2">
        <w:rPr>
          <w:color w:val="auto"/>
        </w:rPr>
        <w:t xml:space="preserve">: </w:t>
      </w:r>
      <w:r w:rsidRPr="00292899">
        <w:rPr>
          <w:szCs w:val="28"/>
          <w:u w:val="single"/>
        </w:rPr>
        <w:t>https://sendgrid.com</w:t>
      </w:r>
      <w:r w:rsidR="006D2582">
        <w:rPr>
          <w:color w:val="auto"/>
        </w:rPr>
        <w:t>.</w:t>
      </w:r>
    </w:p>
    <w:p w14:paraId="11DFEBE7" w14:textId="5562B806" w:rsidR="00FA2C17" w:rsidRDefault="00FA2C17" w:rsidP="00FA2C17">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r>
        <w:rPr>
          <w:color w:val="auto"/>
          <w:lang w:val="en-US"/>
        </w:rPr>
        <w:t>Github</w:t>
      </w:r>
      <w:r w:rsidRPr="00292899">
        <w:rPr>
          <w:color w:val="auto"/>
        </w:rPr>
        <w:t xml:space="preserve"> </w:t>
      </w:r>
      <w:r w:rsidRPr="004924A2">
        <w:rPr>
          <w:color w:val="auto"/>
        </w:rPr>
        <w:t xml:space="preserve">– режим доступа: </w:t>
      </w:r>
      <w:hyperlink r:id="rId32" w:history="1">
        <w:r w:rsidRPr="00292899">
          <w:rPr>
            <w:rStyle w:val="a8"/>
            <w:color w:val="000000" w:themeColor="text1"/>
            <w:szCs w:val="28"/>
            <w:lang w:val="en-US"/>
          </w:rPr>
          <w:t>https</w:t>
        </w:r>
        <w:r w:rsidRPr="00292899">
          <w:rPr>
            <w:rStyle w:val="a8"/>
            <w:color w:val="000000" w:themeColor="text1"/>
            <w:szCs w:val="28"/>
          </w:rPr>
          <w:t>://</w:t>
        </w:r>
        <w:r w:rsidRPr="00292899">
          <w:rPr>
            <w:rStyle w:val="a8"/>
            <w:color w:val="000000" w:themeColor="text1"/>
            <w:szCs w:val="28"/>
            <w:lang w:val="en-US"/>
          </w:rPr>
          <w:t>github</w:t>
        </w:r>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r w:rsidRPr="00292899">
          <w:rPr>
            <w:rStyle w:val="a8"/>
            <w:color w:val="000000" w:themeColor="text1"/>
            <w:szCs w:val="28"/>
            <w:lang w:val="en-US"/>
          </w:rPr>
          <w:t>emailqueue</w:t>
        </w:r>
      </w:hyperlink>
      <w:r w:rsidR="006D2582">
        <w:t>.</w:t>
      </w:r>
    </w:p>
    <w:p w14:paraId="473A9D90" w14:textId="5AD8FAD1" w:rsidR="006D2582" w:rsidRDefault="006D2582" w:rsidP="006D2582">
      <w:pPr>
        <w:pStyle w:val="a6"/>
        <w:numPr>
          <w:ilvl w:val="0"/>
          <w:numId w:val="2"/>
        </w:numPr>
      </w:pPr>
      <w:r>
        <w:rPr>
          <w:color w:val="auto"/>
        </w:rPr>
        <w:t xml:space="preserve">Тестирование методом черного ящика </w:t>
      </w:r>
      <w:r>
        <w:t xml:space="preserve">– режим доступа: </w:t>
      </w:r>
      <w:hyperlink r:id="rId33" w:history="1">
        <w:r w:rsidRPr="005B7EB4">
          <w:rPr>
            <w:rStyle w:val="a8"/>
          </w:rPr>
          <w:t>https://habr.com/ru/post/462837/</w:t>
        </w:r>
      </w:hyperlink>
      <w:r>
        <w:t>.</w:t>
      </w:r>
    </w:p>
    <w:p w14:paraId="7A1A7401" w14:textId="026D4278" w:rsidR="006D2582" w:rsidRDefault="006D2582" w:rsidP="006D2582">
      <w:pPr>
        <w:pStyle w:val="a6"/>
        <w:numPr>
          <w:ilvl w:val="0"/>
          <w:numId w:val="2"/>
        </w:numPr>
      </w:pPr>
      <w:r>
        <w:rPr>
          <w:color w:val="auto"/>
        </w:rPr>
        <w:t>Модульное тестирование или юнит</w:t>
      </w:r>
      <w:r w:rsidRPr="006D2582">
        <w:t>-</w:t>
      </w:r>
      <w:r>
        <w:t xml:space="preserve">тестирование – режим доступа: </w:t>
      </w:r>
      <w:hyperlink r:id="rId34" w:history="1">
        <w:r w:rsidRPr="005B7EB4">
          <w:rPr>
            <w:rStyle w:val="a8"/>
          </w:rPr>
          <w:t>https://habr.com/ru/post/169381/</w:t>
        </w:r>
      </w:hyperlink>
      <w:r>
        <w:t>.</w:t>
      </w:r>
    </w:p>
    <w:p w14:paraId="113C0F07" w14:textId="1D6CB986" w:rsidR="00130709" w:rsidRDefault="006D2582" w:rsidP="00130709">
      <w:pPr>
        <w:pStyle w:val="a6"/>
        <w:numPr>
          <w:ilvl w:val="0"/>
          <w:numId w:val="2"/>
        </w:numPr>
      </w:pPr>
      <w:r>
        <w:rPr>
          <w:color w:val="auto"/>
        </w:rPr>
        <w:t>Кросс</w:t>
      </w:r>
      <w:r w:rsidRPr="006D2582">
        <w:t>-</w:t>
      </w:r>
      <w:r>
        <w:t xml:space="preserve">браузерное тестирование – режим доступа: </w:t>
      </w:r>
      <w:hyperlink r:id="rId35" w:history="1">
        <w:r w:rsidR="00130709" w:rsidRPr="005B7EB4">
          <w:rPr>
            <w:rStyle w:val="a8"/>
          </w:rPr>
          <w:t>https://imajor.ru/razrabotka/verstka/krossbrauzernost-sayta</w:t>
        </w:r>
      </w:hyperlink>
      <w:r>
        <w:t>.</w:t>
      </w:r>
    </w:p>
    <w:p w14:paraId="1D52D761" w14:textId="4E2D3DFA" w:rsidR="00B847BD" w:rsidRPr="00FA2C17" w:rsidRDefault="00B847BD" w:rsidP="00FA2C17"/>
    <w:sectPr w:rsidR="00B847BD" w:rsidRPr="00FA2C17"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C9311" w14:textId="77777777" w:rsidR="00044712" w:rsidRDefault="00044712" w:rsidP="00295EE3">
      <w:pPr>
        <w:spacing w:line="240" w:lineRule="auto"/>
      </w:pPr>
      <w:r>
        <w:separator/>
      </w:r>
    </w:p>
  </w:endnote>
  <w:endnote w:type="continuationSeparator" w:id="0">
    <w:p w14:paraId="0B6C11F3" w14:textId="77777777" w:rsidR="00044712" w:rsidRDefault="00044712"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45BB4" w14:textId="77777777" w:rsidR="00044712" w:rsidRDefault="00044712" w:rsidP="00295EE3">
      <w:pPr>
        <w:spacing w:line="240" w:lineRule="auto"/>
      </w:pPr>
      <w:r>
        <w:separator/>
      </w:r>
    </w:p>
  </w:footnote>
  <w:footnote w:type="continuationSeparator" w:id="0">
    <w:p w14:paraId="6E530A9B" w14:textId="77777777" w:rsidR="00044712" w:rsidRDefault="00044712"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3979ADC2" w14:textId="456C2594" w:rsidR="00CA25EA" w:rsidRDefault="00CA25EA" w:rsidP="00D163D5">
        <w:pPr>
          <w:pStyle w:val="af1"/>
          <w:ind w:firstLine="0"/>
          <w:jc w:val="center"/>
        </w:pPr>
        <w:r>
          <w:fldChar w:fldCharType="begin"/>
        </w:r>
        <w:r>
          <w:instrText>PAGE   \* MERGEFORMAT</w:instrText>
        </w:r>
        <w:r>
          <w:fldChar w:fldCharType="separate"/>
        </w:r>
        <w:r w:rsidR="00240F24">
          <w:rPr>
            <w:noProof/>
          </w:rPr>
          <w:t>28</w:t>
        </w:r>
        <w:r>
          <w:fldChar w:fldCharType="end"/>
        </w:r>
      </w:p>
    </w:sdtContent>
  </w:sdt>
  <w:p w14:paraId="0C0BB19D" w14:textId="77777777" w:rsidR="00CA25EA" w:rsidRDefault="00CA25EA">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D0C3BDA"/>
    <w:multiLevelType w:val="hybridMultilevel"/>
    <w:tmpl w:val="AEF0B6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9"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0"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6B4D64"/>
    <w:multiLevelType w:val="hybridMultilevel"/>
    <w:tmpl w:val="62D87F9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7935A01"/>
    <w:multiLevelType w:val="hybridMultilevel"/>
    <w:tmpl w:val="9A0AD938"/>
    <w:lvl w:ilvl="0" w:tplc="B6BC014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7EF249E"/>
    <w:multiLevelType w:val="hybridMultilevel"/>
    <w:tmpl w:val="EEAC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8"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21466D8"/>
    <w:multiLevelType w:val="hybridMultilevel"/>
    <w:tmpl w:val="7F0E9A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5"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0583B93"/>
    <w:multiLevelType w:val="hybridMultilevel"/>
    <w:tmpl w:val="77EE5B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0"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1"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7567F67"/>
    <w:multiLevelType w:val="hybridMultilevel"/>
    <w:tmpl w:val="E10E74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5" w15:restartNumberingAfterBreak="0">
    <w:nsid w:val="4C68689A"/>
    <w:multiLevelType w:val="multilevel"/>
    <w:tmpl w:val="A9EC6AD4"/>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6"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05104C1"/>
    <w:multiLevelType w:val="multilevel"/>
    <w:tmpl w:val="505A0F7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8"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2"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3" w15:restartNumberingAfterBreak="0">
    <w:nsid w:val="688F7791"/>
    <w:multiLevelType w:val="hybridMultilevel"/>
    <w:tmpl w:val="697ADC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7"/>
  </w:num>
  <w:num w:numId="2">
    <w:abstractNumId w:val="39"/>
  </w:num>
  <w:num w:numId="3">
    <w:abstractNumId w:val="40"/>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44"/>
  </w:num>
  <w:num w:numId="7">
    <w:abstractNumId w:val="46"/>
  </w:num>
  <w:num w:numId="8">
    <w:abstractNumId w:val="8"/>
  </w:num>
  <w:num w:numId="9">
    <w:abstractNumId w:val="34"/>
  </w:num>
  <w:num w:numId="10">
    <w:abstractNumId w:val="41"/>
  </w:num>
  <w:num w:numId="11">
    <w:abstractNumId w:val="30"/>
  </w:num>
  <w:num w:numId="12">
    <w:abstractNumId w:val="22"/>
  </w:num>
  <w:num w:numId="13">
    <w:abstractNumId w:val="3"/>
  </w:num>
  <w:num w:numId="14">
    <w:abstractNumId w:val="28"/>
  </w:num>
  <w:num w:numId="15">
    <w:abstractNumId w:val="38"/>
  </w:num>
  <w:num w:numId="16">
    <w:abstractNumId w:val="0"/>
  </w:num>
  <w:num w:numId="17">
    <w:abstractNumId w:val="1"/>
  </w:num>
  <w:num w:numId="18">
    <w:abstractNumId w:val="17"/>
  </w:num>
  <w:num w:numId="19">
    <w:abstractNumId w:val="29"/>
  </w:num>
  <w:num w:numId="20">
    <w:abstractNumId w:val="32"/>
  </w:num>
  <w:num w:numId="21">
    <w:abstractNumId w:val="33"/>
  </w:num>
  <w:num w:numId="22">
    <w:abstractNumId w:val="23"/>
  </w:num>
  <w:num w:numId="23">
    <w:abstractNumId w:val="5"/>
  </w:num>
  <w:num w:numId="24">
    <w:abstractNumId w:val="14"/>
  </w:num>
  <w:num w:numId="25">
    <w:abstractNumId w:val="13"/>
  </w:num>
  <w:num w:numId="26">
    <w:abstractNumId w:val="6"/>
  </w:num>
  <w:num w:numId="27">
    <w:abstractNumId w:val="36"/>
  </w:num>
  <w:num w:numId="28">
    <w:abstractNumId w:val="7"/>
  </w:num>
  <w:num w:numId="29">
    <w:abstractNumId w:val="27"/>
  </w:num>
  <w:num w:numId="30">
    <w:abstractNumId w:val="1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34">
    <w:abstractNumId w:val="2"/>
  </w:num>
  <w:num w:numId="35">
    <w:abstractNumId w:val="4"/>
  </w:num>
  <w:num w:numId="36">
    <w:abstractNumId w:val="21"/>
  </w:num>
  <w:num w:numId="37">
    <w:abstractNumId w:val="11"/>
  </w:num>
  <w:num w:numId="38">
    <w:abstractNumId w:val="24"/>
  </w:num>
  <w:num w:numId="39">
    <w:abstractNumId w:val="25"/>
  </w:num>
  <w:num w:numId="40">
    <w:abstractNumId w:val="9"/>
  </w:num>
  <w:num w:numId="41">
    <w:abstractNumId w:val="42"/>
  </w:num>
  <w:num w:numId="42">
    <w:abstractNumId w:val="45"/>
  </w:num>
  <w:num w:numId="43">
    <w:abstractNumId w:val="31"/>
  </w:num>
  <w:num w:numId="44">
    <w:abstractNumId w:val="10"/>
  </w:num>
  <w:num w:numId="45">
    <w:abstractNumId w:val="26"/>
  </w:num>
  <w:num w:numId="46">
    <w:abstractNumId w:val="16"/>
  </w:num>
  <w:num w:numId="47">
    <w:abstractNumId w:val="12"/>
  </w:num>
  <w:num w:numId="48">
    <w:abstractNumId w:val="43"/>
  </w:num>
  <w:num w:numId="49">
    <w:abstractNumId w:val="15"/>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03F"/>
    <w:rsid w:val="000344BC"/>
    <w:rsid w:val="000354E5"/>
    <w:rsid w:val="000379E4"/>
    <w:rsid w:val="000426A4"/>
    <w:rsid w:val="00044712"/>
    <w:rsid w:val="00054332"/>
    <w:rsid w:val="00064F66"/>
    <w:rsid w:val="00073A29"/>
    <w:rsid w:val="000748E8"/>
    <w:rsid w:val="00074BF7"/>
    <w:rsid w:val="00077A04"/>
    <w:rsid w:val="0009260E"/>
    <w:rsid w:val="000937BC"/>
    <w:rsid w:val="000B045B"/>
    <w:rsid w:val="000B2F60"/>
    <w:rsid w:val="000B31A3"/>
    <w:rsid w:val="000B37FC"/>
    <w:rsid w:val="000C45E1"/>
    <w:rsid w:val="000E463A"/>
    <w:rsid w:val="00101861"/>
    <w:rsid w:val="001031AE"/>
    <w:rsid w:val="001122BD"/>
    <w:rsid w:val="00115972"/>
    <w:rsid w:val="001167B6"/>
    <w:rsid w:val="00122C8F"/>
    <w:rsid w:val="0012451C"/>
    <w:rsid w:val="00130709"/>
    <w:rsid w:val="00130831"/>
    <w:rsid w:val="001348CE"/>
    <w:rsid w:val="0013591C"/>
    <w:rsid w:val="00150E1C"/>
    <w:rsid w:val="001523AC"/>
    <w:rsid w:val="00154DF5"/>
    <w:rsid w:val="00177623"/>
    <w:rsid w:val="00177AB6"/>
    <w:rsid w:val="001A4E2F"/>
    <w:rsid w:val="001A655A"/>
    <w:rsid w:val="001B095A"/>
    <w:rsid w:val="001B1D73"/>
    <w:rsid w:val="001B1DEA"/>
    <w:rsid w:val="001B521A"/>
    <w:rsid w:val="001C3C55"/>
    <w:rsid w:val="001E1FC2"/>
    <w:rsid w:val="001E2FF8"/>
    <w:rsid w:val="001F349F"/>
    <w:rsid w:val="001F6E62"/>
    <w:rsid w:val="00204235"/>
    <w:rsid w:val="00207851"/>
    <w:rsid w:val="00236BFC"/>
    <w:rsid w:val="00240F24"/>
    <w:rsid w:val="002415D1"/>
    <w:rsid w:val="0024499E"/>
    <w:rsid w:val="00256DF5"/>
    <w:rsid w:val="002631F3"/>
    <w:rsid w:val="00264C78"/>
    <w:rsid w:val="00277AD7"/>
    <w:rsid w:val="00286431"/>
    <w:rsid w:val="002904F2"/>
    <w:rsid w:val="00292899"/>
    <w:rsid w:val="00295EE3"/>
    <w:rsid w:val="002A2B0E"/>
    <w:rsid w:val="002B04D9"/>
    <w:rsid w:val="002C2482"/>
    <w:rsid w:val="002D5737"/>
    <w:rsid w:val="002E3C6F"/>
    <w:rsid w:val="002F3535"/>
    <w:rsid w:val="002F42D8"/>
    <w:rsid w:val="00311EEC"/>
    <w:rsid w:val="003210A3"/>
    <w:rsid w:val="00321D03"/>
    <w:rsid w:val="00327201"/>
    <w:rsid w:val="00343189"/>
    <w:rsid w:val="00343A6F"/>
    <w:rsid w:val="00344354"/>
    <w:rsid w:val="00345894"/>
    <w:rsid w:val="00352DD4"/>
    <w:rsid w:val="00363028"/>
    <w:rsid w:val="00370AB2"/>
    <w:rsid w:val="003728B1"/>
    <w:rsid w:val="003737D2"/>
    <w:rsid w:val="0037490B"/>
    <w:rsid w:val="0037632D"/>
    <w:rsid w:val="003804BD"/>
    <w:rsid w:val="00381049"/>
    <w:rsid w:val="00392360"/>
    <w:rsid w:val="00396CB0"/>
    <w:rsid w:val="0039735A"/>
    <w:rsid w:val="003A575D"/>
    <w:rsid w:val="003B3841"/>
    <w:rsid w:val="003D02F4"/>
    <w:rsid w:val="003D2B3F"/>
    <w:rsid w:val="003F24D8"/>
    <w:rsid w:val="004007A8"/>
    <w:rsid w:val="00420C76"/>
    <w:rsid w:val="0042155B"/>
    <w:rsid w:val="00422B67"/>
    <w:rsid w:val="00426AA2"/>
    <w:rsid w:val="00440E35"/>
    <w:rsid w:val="0044709C"/>
    <w:rsid w:val="0045024C"/>
    <w:rsid w:val="004534B5"/>
    <w:rsid w:val="004632A7"/>
    <w:rsid w:val="00465A6E"/>
    <w:rsid w:val="004663F2"/>
    <w:rsid w:val="0046731A"/>
    <w:rsid w:val="004728C6"/>
    <w:rsid w:val="004924A2"/>
    <w:rsid w:val="004C06A3"/>
    <w:rsid w:val="004E08BD"/>
    <w:rsid w:val="004E1D4D"/>
    <w:rsid w:val="004E37AC"/>
    <w:rsid w:val="004E66E9"/>
    <w:rsid w:val="004F2AFF"/>
    <w:rsid w:val="004F5604"/>
    <w:rsid w:val="004F639D"/>
    <w:rsid w:val="00511DA8"/>
    <w:rsid w:val="00513F9F"/>
    <w:rsid w:val="00520CCA"/>
    <w:rsid w:val="00524A41"/>
    <w:rsid w:val="00556A4D"/>
    <w:rsid w:val="00560607"/>
    <w:rsid w:val="0056223F"/>
    <w:rsid w:val="00565629"/>
    <w:rsid w:val="00573821"/>
    <w:rsid w:val="00583317"/>
    <w:rsid w:val="00587DBF"/>
    <w:rsid w:val="0059444C"/>
    <w:rsid w:val="005A2140"/>
    <w:rsid w:val="005B3D26"/>
    <w:rsid w:val="005B3F01"/>
    <w:rsid w:val="0060063E"/>
    <w:rsid w:val="00612A1C"/>
    <w:rsid w:val="00633539"/>
    <w:rsid w:val="006356D0"/>
    <w:rsid w:val="006400C2"/>
    <w:rsid w:val="00647BBF"/>
    <w:rsid w:val="006605C0"/>
    <w:rsid w:val="00667146"/>
    <w:rsid w:val="0067063A"/>
    <w:rsid w:val="006817CC"/>
    <w:rsid w:val="00682F7B"/>
    <w:rsid w:val="00685954"/>
    <w:rsid w:val="0068748D"/>
    <w:rsid w:val="0069192E"/>
    <w:rsid w:val="006A4450"/>
    <w:rsid w:val="006D2582"/>
    <w:rsid w:val="006E0911"/>
    <w:rsid w:val="00712270"/>
    <w:rsid w:val="00713D90"/>
    <w:rsid w:val="007278C5"/>
    <w:rsid w:val="00736740"/>
    <w:rsid w:val="00740318"/>
    <w:rsid w:val="00754EFF"/>
    <w:rsid w:val="00762E6A"/>
    <w:rsid w:val="00766E9D"/>
    <w:rsid w:val="00772D17"/>
    <w:rsid w:val="0077781E"/>
    <w:rsid w:val="0078105A"/>
    <w:rsid w:val="0078268B"/>
    <w:rsid w:val="00786A14"/>
    <w:rsid w:val="00794724"/>
    <w:rsid w:val="007A1511"/>
    <w:rsid w:val="007B6FDF"/>
    <w:rsid w:val="007C2C56"/>
    <w:rsid w:val="007C68A7"/>
    <w:rsid w:val="007D508C"/>
    <w:rsid w:val="007D6968"/>
    <w:rsid w:val="007E13C6"/>
    <w:rsid w:val="007E212D"/>
    <w:rsid w:val="007F1A92"/>
    <w:rsid w:val="007F1FAE"/>
    <w:rsid w:val="007F3C7B"/>
    <w:rsid w:val="007F62E6"/>
    <w:rsid w:val="008141F3"/>
    <w:rsid w:val="00821A1A"/>
    <w:rsid w:val="0082288A"/>
    <w:rsid w:val="00825E87"/>
    <w:rsid w:val="0082686A"/>
    <w:rsid w:val="008423F1"/>
    <w:rsid w:val="0085083E"/>
    <w:rsid w:val="00850F38"/>
    <w:rsid w:val="00853044"/>
    <w:rsid w:val="008548EF"/>
    <w:rsid w:val="008838CB"/>
    <w:rsid w:val="008B67E4"/>
    <w:rsid w:val="008C08EA"/>
    <w:rsid w:val="008C6496"/>
    <w:rsid w:val="008D65BE"/>
    <w:rsid w:val="008F2BD8"/>
    <w:rsid w:val="008F6FFC"/>
    <w:rsid w:val="009013C3"/>
    <w:rsid w:val="0092030C"/>
    <w:rsid w:val="009208D2"/>
    <w:rsid w:val="0092331E"/>
    <w:rsid w:val="00930C90"/>
    <w:rsid w:val="00935486"/>
    <w:rsid w:val="00941DD3"/>
    <w:rsid w:val="00945D51"/>
    <w:rsid w:val="00946CEF"/>
    <w:rsid w:val="009522A1"/>
    <w:rsid w:val="00955553"/>
    <w:rsid w:val="00960E3C"/>
    <w:rsid w:val="00961084"/>
    <w:rsid w:val="0096184D"/>
    <w:rsid w:val="0098108B"/>
    <w:rsid w:val="00994073"/>
    <w:rsid w:val="009A69B1"/>
    <w:rsid w:val="009B4772"/>
    <w:rsid w:val="009D114D"/>
    <w:rsid w:val="009D68FD"/>
    <w:rsid w:val="009D6FE5"/>
    <w:rsid w:val="009E1252"/>
    <w:rsid w:val="009E4583"/>
    <w:rsid w:val="009E691F"/>
    <w:rsid w:val="009F4268"/>
    <w:rsid w:val="009F5BD3"/>
    <w:rsid w:val="00A01237"/>
    <w:rsid w:val="00A122C1"/>
    <w:rsid w:val="00A22D14"/>
    <w:rsid w:val="00A33ED3"/>
    <w:rsid w:val="00A4577C"/>
    <w:rsid w:val="00A57587"/>
    <w:rsid w:val="00A70EFF"/>
    <w:rsid w:val="00A7244B"/>
    <w:rsid w:val="00A748B0"/>
    <w:rsid w:val="00A93159"/>
    <w:rsid w:val="00AA073D"/>
    <w:rsid w:val="00AA5A05"/>
    <w:rsid w:val="00AB1773"/>
    <w:rsid w:val="00AC157E"/>
    <w:rsid w:val="00AD4766"/>
    <w:rsid w:val="00AD7F6D"/>
    <w:rsid w:val="00AE2B5D"/>
    <w:rsid w:val="00B0212B"/>
    <w:rsid w:val="00B02DEB"/>
    <w:rsid w:val="00B03F29"/>
    <w:rsid w:val="00B04BCD"/>
    <w:rsid w:val="00B214B1"/>
    <w:rsid w:val="00B32BFA"/>
    <w:rsid w:val="00B36941"/>
    <w:rsid w:val="00B36E2C"/>
    <w:rsid w:val="00B50DC1"/>
    <w:rsid w:val="00B5288A"/>
    <w:rsid w:val="00B77F3A"/>
    <w:rsid w:val="00B80DA4"/>
    <w:rsid w:val="00B82C6C"/>
    <w:rsid w:val="00B83003"/>
    <w:rsid w:val="00B847BD"/>
    <w:rsid w:val="00B92403"/>
    <w:rsid w:val="00B96465"/>
    <w:rsid w:val="00BA192E"/>
    <w:rsid w:val="00BA202F"/>
    <w:rsid w:val="00BA60A0"/>
    <w:rsid w:val="00BD28AB"/>
    <w:rsid w:val="00BD3BB9"/>
    <w:rsid w:val="00BE1337"/>
    <w:rsid w:val="00BE2669"/>
    <w:rsid w:val="00BE6157"/>
    <w:rsid w:val="00BF6605"/>
    <w:rsid w:val="00C03C0A"/>
    <w:rsid w:val="00C07197"/>
    <w:rsid w:val="00C121CB"/>
    <w:rsid w:val="00C1679C"/>
    <w:rsid w:val="00C1744D"/>
    <w:rsid w:val="00C2161E"/>
    <w:rsid w:val="00C34042"/>
    <w:rsid w:val="00C377FD"/>
    <w:rsid w:val="00C4738B"/>
    <w:rsid w:val="00C57F04"/>
    <w:rsid w:val="00C64028"/>
    <w:rsid w:val="00C75A14"/>
    <w:rsid w:val="00C91D38"/>
    <w:rsid w:val="00CA25EA"/>
    <w:rsid w:val="00CA6DF1"/>
    <w:rsid w:val="00CB4CD2"/>
    <w:rsid w:val="00CC430E"/>
    <w:rsid w:val="00CD0A6A"/>
    <w:rsid w:val="00CE1FE3"/>
    <w:rsid w:val="00CE5389"/>
    <w:rsid w:val="00CE7E91"/>
    <w:rsid w:val="00D020F0"/>
    <w:rsid w:val="00D06B44"/>
    <w:rsid w:val="00D12573"/>
    <w:rsid w:val="00D163D5"/>
    <w:rsid w:val="00D25AB6"/>
    <w:rsid w:val="00D27755"/>
    <w:rsid w:val="00D31FCB"/>
    <w:rsid w:val="00D54DC9"/>
    <w:rsid w:val="00D64C45"/>
    <w:rsid w:val="00D72327"/>
    <w:rsid w:val="00D75DD0"/>
    <w:rsid w:val="00D769E9"/>
    <w:rsid w:val="00D76D34"/>
    <w:rsid w:val="00D8010D"/>
    <w:rsid w:val="00D83368"/>
    <w:rsid w:val="00D87257"/>
    <w:rsid w:val="00D90A2C"/>
    <w:rsid w:val="00D96A27"/>
    <w:rsid w:val="00DA64AC"/>
    <w:rsid w:val="00DA73E0"/>
    <w:rsid w:val="00DB18CD"/>
    <w:rsid w:val="00DB47B0"/>
    <w:rsid w:val="00DB5B15"/>
    <w:rsid w:val="00DB6521"/>
    <w:rsid w:val="00DB70D6"/>
    <w:rsid w:val="00DB7826"/>
    <w:rsid w:val="00DC4774"/>
    <w:rsid w:val="00DC609F"/>
    <w:rsid w:val="00DD036B"/>
    <w:rsid w:val="00DE76A5"/>
    <w:rsid w:val="00DF58D9"/>
    <w:rsid w:val="00DF6EA6"/>
    <w:rsid w:val="00E034A5"/>
    <w:rsid w:val="00E11430"/>
    <w:rsid w:val="00E24B47"/>
    <w:rsid w:val="00E255DA"/>
    <w:rsid w:val="00E26B79"/>
    <w:rsid w:val="00E31EAC"/>
    <w:rsid w:val="00E32452"/>
    <w:rsid w:val="00E7590A"/>
    <w:rsid w:val="00E83C97"/>
    <w:rsid w:val="00E9345C"/>
    <w:rsid w:val="00E94C02"/>
    <w:rsid w:val="00EA01F9"/>
    <w:rsid w:val="00EA3CA1"/>
    <w:rsid w:val="00EA6381"/>
    <w:rsid w:val="00EB409C"/>
    <w:rsid w:val="00EB443E"/>
    <w:rsid w:val="00EC33A1"/>
    <w:rsid w:val="00EC4158"/>
    <w:rsid w:val="00EE06C3"/>
    <w:rsid w:val="00EE1C45"/>
    <w:rsid w:val="00EF5D25"/>
    <w:rsid w:val="00F07B99"/>
    <w:rsid w:val="00F17C30"/>
    <w:rsid w:val="00F255FF"/>
    <w:rsid w:val="00F33F59"/>
    <w:rsid w:val="00F3688D"/>
    <w:rsid w:val="00F8558C"/>
    <w:rsid w:val="00FA2C17"/>
    <w:rsid w:val="00FA3BDC"/>
    <w:rsid w:val="00FA3DBA"/>
    <w:rsid w:val="00FA5ADA"/>
    <w:rsid w:val="00FB099C"/>
    <w:rsid w:val="00FB3F13"/>
    <w:rsid w:val="00FC1972"/>
    <w:rsid w:val="00FC2119"/>
    <w:rsid w:val="00FD2464"/>
    <w:rsid w:val="00FD7CE2"/>
    <w:rsid w:val="00FE06B9"/>
    <w:rsid w:val="00FE6103"/>
    <w:rsid w:val="00FF43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7781E"/>
    <w:pPr>
      <w:spacing w:after="0" w:line="360" w:lineRule="auto"/>
      <w:ind w:firstLine="709"/>
      <w:jc w:val="both"/>
      <w:pPrChange w:id="0" w:author="Evgeny Sukharev" w:date="2021-03-27T00:21:00Z">
        <w:pPr>
          <w:spacing w:line="360" w:lineRule="auto"/>
          <w:ind w:firstLine="709"/>
          <w:jc w:val="both"/>
        </w:pPr>
      </w:pPrChange>
    </w:pPr>
    <w:rPr>
      <w:rFonts w:ascii="Times New Roman" w:hAnsi="Times New Roman"/>
      <w:color w:val="000000" w:themeColor="text1"/>
      <w:sz w:val="28"/>
      <w:rPrChange w:id="0" w:author="Evgeny Sukharev" w:date="2021-03-27T00:21:00Z">
        <w:rPr>
          <w:rFonts w:eastAsiaTheme="minorHAnsi" w:cstheme="minorBidi"/>
          <w:color w:val="000000" w:themeColor="text1"/>
          <w:sz w:val="28"/>
          <w:szCs w:val="22"/>
          <w:lang w:val="ru-RU" w:eastAsia="en-US" w:bidi="ar-SA"/>
        </w:rPr>
      </w:rPrChange>
    </w:rPr>
  </w:style>
  <w:style w:type="paragraph" w:styleId="1">
    <w:name w:val="heading 1"/>
    <w:basedOn w:val="a0"/>
    <w:next w:val="a0"/>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712270"/>
    <w:pPr>
      <w:keepNext/>
      <w:keepLines/>
      <w:numPr>
        <w:ilvl w:val="1"/>
        <w:numId w:val="1"/>
      </w:numPr>
      <w:spacing w:before="360" w:after="240" w:line="240" w:lineRule="auto"/>
      <w:jc w:val="center"/>
      <w:outlineLvl w:val="1"/>
    </w:pPr>
    <w:rPr>
      <w:rFonts w:eastAsiaTheme="majorEastAsia" w:cstheme="majorBidi"/>
      <w:b/>
      <w:szCs w:val="26"/>
    </w:rPr>
  </w:style>
  <w:style w:type="paragraph" w:styleId="3">
    <w:name w:val="heading 3"/>
    <w:basedOn w:val="a0"/>
    <w:next w:val="a0"/>
    <w:link w:val="30"/>
    <w:uiPriority w:val="9"/>
    <w:unhideWhenUsed/>
    <w:qFormat/>
    <w:rsid w:val="00D83368"/>
    <w:pPr>
      <w:keepNext/>
      <w:keepLines/>
      <w:numPr>
        <w:ilvl w:val="2"/>
        <w:numId w:val="1"/>
      </w:numPr>
      <w:spacing w:before="360" w:after="240"/>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712270"/>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D83368"/>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D163D5"/>
    <w:pPr>
      <w:spacing w:after="100"/>
      <w:ind w:left="280"/>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42"/>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styleId="afa">
    <w:name w:val="Balloon Text"/>
    <w:basedOn w:val="a0"/>
    <w:link w:val="afb"/>
    <w:uiPriority w:val="99"/>
    <w:semiHidden/>
    <w:unhideWhenUsed/>
    <w:rsid w:val="00FB3F13"/>
    <w:pPr>
      <w:spacing w:line="240" w:lineRule="auto"/>
    </w:pPr>
    <w:rPr>
      <w:rFonts w:ascii="Segoe UI" w:hAnsi="Segoe UI" w:cs="Segoe UI"/>
      <w:sz w:val="18"/>
      <w:szCs w:val="18"/>
    </w:rPr>
  </w:style>
  <w:style w:type="character" w:customStyle="1" w:styleId="afb">
    <w:name w:val="Текст выноски Знак"/>
    <w:basedOn w:val="a1"/>
    <w:link w:val="afa"/>
    <w:uiPriority w:val="99"/>
    <w:semiHidden/>
    <w:rsid w:val="00FB3F13"/>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064596893">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230070777">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ocalhost:44306/api/contacts/3" TargetMode="External"/><Relationship Id="rId21" Type="http://schemas.openxmlformats.org/officeDocument/2006/relationships/image" Target="media/image13.png"/><Relationship Id="rId34" Type="http://schemas.openxmlformats.org/officeDocument/2006/relationships/hyperlink" Target="https://habr.com/ru/post/16938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44306/api/auth/sign-in" TargetMode="External"/><Relationship Id="rId33" Type="http://schemas.openxmlformats.org/officeDocument/2006/relationships/hyperlink" Target="https://habr.com/ru/post/46283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emantica.in/blog/veb-interfej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in-cat/emailqueue"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u.wikipedia.org/wiki/&#1069;&#1083;&#1077;&#1082;&#1090;&#1088;&#1086;&#1085;&#1085;&#1072;&#1103;_&#1087;&#1086;&#1076;&#1087;&#1080;&#1089;&#11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skillbox.ru/media/code/chto_takoe_api/" TargetMode="External"/><Relationship Id="rId35" Type="http://schemas.openxmlformats.org/officeDocument/2006/relationships/hyperlink" Target="https://imajor.ru/razrabotka/verstka/krossbrauzernost-sayta"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7BD71-1AAB-4BA4-BC7B-F38FE03A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57</Pages>
  <Words>9535</Words>
  <Characters>54354</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282</cp:revision>
  <dcterms:created xsi:type="dcterms:W3CDTF">2020-10-17T10:37:00Z</dcterms:created>
  <dcterms:modified xsi:type="dcterms:W3CDTF">2021-03-26T22:29:00Z</dcterms:modified>
</cp:coreProperties>
</file>