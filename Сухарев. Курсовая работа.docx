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B8AB8B" w14:textId="77777777" w:rsidR="00766E9D" w:rsidRPr="00F73B10" w:rsidRDefault="00766E9D" w:rsidP="00766E9D">
      <w:pPr>
        <w:ind w:firstLine="0"/>
        <w:jc w:val="center"/>
        <w:rPr>
          <w:rFonts w:eastAsia="Times New Roman" w:cs="Times New Roman"/>
          <w:b/>
          <w:caps/>
          <w:sz w:val="36"/>
          <w:szCs w:val="20"/>
          <w:lang w:eastAsia="ru-RU"/>
        </w:rPr>
      </w:pPr>
      <w:r w:rsidRPr="00F73B10">
        <w:rPr>
          <w:rFonts w:eastAsia="Times New Roman" w:cs="Times New Roman"/>
          <w:b/>
          <w:caps/>
          <w:sz w:val="36"/>
          <w:szCs w:val="20"/>
          <w:lang w:eastAsia="ru-RU"/>
        </w:rPr>
        <w:t>МИНИСТЕРСТВО НАУКИ И ВЫСШЕГО ОБРАЗОВАНИЯ</w:t>
      </w:r>
      <w:r>
        <w:rPr>
          <w:rFonts w:eastAsia="Times New Roman" w:cs="Times New Roman"/>
          <w:b/>
          <w:caps/>
          <w:sz w:val="36"/>
          <w:szCs w:val="20"/>
          <w:lang w:eastAsia="ru-RU"/>
        </w:rPr>
        <w:t xml:space="preserve"> РФ </w:t>
      </w:r>
    </w:p>
    <w:p w14:paraId="0499D86E" w14:textId="77777777" w:rsidR="00766E9D" w:rsidRPr="00F73B10" w:rsidRDefault="00766E9D" w:rsidP="00766E9D">
      <w:pPr>
        <w:ind w:firstLine="0"/>
        <w:jc w:val="center"/>
        <w:rPr>
          <w:rFonts w:eastAsia="Times New Roman" w:cs="Times New Roman"/>
          <w:b/>
          <w:szCs w:val="28"/>
          <w:lang w:eastAsia="ru-RU"/>
        </w:rPr>
      </w:pPr>
      <w:r w:rsidRPr="00F73B10">
        <w:rPr>
          <w:rFonts w:eastAsia="Times New Roman" w:cs="Times New Roman"/>
          <w:b/>
          <w:szCs w:val="28"/>
          <w:lang w:eastAsia="ru-RU"/>
        </w:rPr>
        <w:t>ФГБОУ ВО</w:t>
      </w:r>
      <w:r w:rsidRPr="00F73B10">
        <w:rPr>
          <w:rFonts w:eastAsia="Times New Roman" w:cs="Times New Roman"/>
          <w:b/>
          <w:szCs w:val="28"/>
          <w:lang w:eastAsia="ru-RU"/>
        </w:rPr>
        <w:br/>
        <w:t>«БРЯНСКИЙ ГОСУДАРСТВЕННЫЙ ТЕХНИЧЕСКИЙ УНИВЕРСИТЕТ»</w:t>
      </w:r>
    </w:p>
    <w:p w14:paraId="1D109AC7" w14:textId="77777777" w:rsidR="00766E9D" w:rsidRPr="00F73B10" w:rsidRDefault="00766E9D" w:rsidP="00766E9D">
      <w:pPr>
        <w:ind w:firstLine="0"/>
        <w:jc w:val="center"/>
        <w:rPr>
          <w:rFonts w:eastAsia="Times New Roman" w:cs="Times New Roman"/>
          <w:b/>
          <w:sz w:val="32"/>
          <w:szCs w:val="32"/>
          <w:lang w:eastAsia="ru-RU"/>
        </w:rPr>
      </w:pPr>
      <w:r w:rsidRPr="00F73B10">
        <w:rPr>
          <w:rFonts w:eastAsia="Times New Roman" w:cs="Times New Roman"/>
          <w:b/>
          <w:sz w:val="32"/>
          <w:szCs w:val="32"/>
          <w:lang w:eastAsia="ru-RU"/>
        </w:rPr>
        <w:t>ФАКУЛЬТЕТ ИНФОРМАЦИОННЫХ ТЕХНОЛОГИЙ</w:t>
      </w:r>
    </w:p>
    <w:p w14:paraId="210E7B38" w14:textId="77777777" w:rsidR="00766E9D" w:rsidRPr="00F73B10" w:rsidRDefault="00766E9D" w:rsidP="00766E9D">
      <w:pPr>
        <w:ind w:firstLine="0"/>
        <w:jc w:val="center"/>
        <w:rPr>
          <w:b/>
          <w:lang w:eastAsia="ru-RU"/>
        </w:rPr>
      </w:pPr>
      <w:r w:rsidRPr="00F73B10">
        <w:rPr>
          <w:b/>
          <w:lang w:eastAsia="ru-RU"/>
        </w:rPr>
        <w:t>Кафедра «Информатика и программное обеспечение»</w:t>
      </w:r>
    </w:p>
    <w:p w14:paraId="4399CC4A" w14:textId="77777777" w:rsidR="00766E9D" w:rsidRPr="00F73B10" w:rsidRDefault="00766E9D" w:rsidP="00766E9D">
      <w:pPr>
        <w:spacing w:line="240" w:lineRule="auto"/>
        <w:ind w:firstLine="0"/>
        <w:jc w:val="left"/>
        <w:rPr>
          <w:rFonts w:eastAsia="Times New Roman" w:cs="Times New Roman"/>
          <w:szCs w:val="20"/>
          <w:lang w:eastAsia="ru-RU"/>
        </w:rPr>
      </w:pPr>
    </w:p>
    <w:p w14:paraId="7E3F0E84" w14:textId="77777777" w:rsidR="00766E9D" w:rsidRPr="00F73B10" w:rsidRDefault="00766E9D" w:rsidP="00766E9D">
      <w:pPr>
        <w:spacing w:line="240" w:lineRule="auto"/>
        <w:ind w:firstLine="0"/>
        <w:jc w:val="left"/>
        <w:rPr>
          <w:rFonts w:eastAsia="Times New Roman" w:cs="Times New Roman"/>
          <w:szCs w:val="20"/>
          <w:lang w:eastAsia="ru-RU"/>
        </w:rPr>
      </w:pPr>
    </w:p>
    <w:p w14:paraId="541CE3C6" w14:textId="77777777" w:rsidR="00766E9D" w:rsidRDefault="00766E9D" w:rsidP="00766E9D">
      <w:pPr>
        <w:spacing w:line="240" w:lineRule="auto"/>
        <w:ind w:left="5103" w:firstLine="0"/>
        <w:jc w:val="left"/>
        <w:rPr>
          <w:rFonts w:eastAsia="Times New Roman" w:cs="Times New Roman"/>
          <w:b/>
          <w:szCs w:val="20"/>
          <w:lang w:eastAsia="ru-RU"/>
        </w:rPr>
      </w:pPr>
    </w:p>
    <w:p w14:paraId="735B0CA7" w14:textId="77777777" w:rsidR="00766E9D" w:rsidRDefault="00766E9D" w:rsidP="00766E9D">
      <w:pPr>
        <w:spacing w:line="240" w:lineRule="auto"/>
        <w:ind w:left="5103" w:firstLine="0"/>
        <w:jc w:val="left"/>
        <w:rPr>
          <w:rFonts w:eastAsia="Times New Roman" w:cs="Times New Roman"/>
          <w:b/>
          <w:szCs w:val="20"/>
          <w:lang w:eastAsia="ru-RU"/>
        </w:rPr>
      </w:pPr>
    </w:p>
    <w:p w14:paraId="070147D3" w14:textId="77777777" w:rsidR="00766E9D" w:rsidRDefault="00766E9D" w:rsidP="00766E9D">
      <w:pPr>
        <w:spacing w:line="240" w:lineRule="auto"/>
        <w:ind w:left="5103" w:firstLine="0"/>
        <w:jc w:val="left"/>
        <w:rPr>
          <w:rFonts w:eastAsia="Times New Roman" w:cs="Times New Roman"/>
          <w:b/>
          <w:szCs w:val="20"/>
          <w:lang w:eastAsia="ru-RU"/>
        </w:rPr>
      </w:pPr>
    </w:p>
    <w:p w14:paraId="572D2585" w14:textId="77777777" w:rsidR="00766E9D" w:rsidRDefault="00766E9D" w:rsidP="00766E9D">
      <w:pPr>
        <w:spacing w:line="240" w:lineRule="auto"/>
        <w:ind w:left="5103" w:firstLine="0"/>
        <w:jc w:val="left"/>
        <w:rPr>
          <w:rFonts w:eastAsia="Times New Roman" w:cs="Times New Roman"/>
          <w:b/>
          <w:szCs w:val="20"/>
          <w:lang w:eastAsia="ru-RU"/>
        </w:rPr>
      </w:pPr>
    </w:p>
    <w:p w14:paraId="7A053E2C" w14:textId="77777777" w:rsidR="00766E9D" w:rsidRPr="00F73B10" w:rsidRDefault="00766E9D" w:rsidP="00766E9D">
      <w:pPr>
        <w:spacing w:line="240" w:lineRule="auto"/>
        <w:ind w:left="5103" w:firstLine="0"/>
        <w:jc w:val="left"/>
        <w:rPr>
          <w:rFonts w:eastAsia="Times New Roman" w:cs="Times New Roman"/>
          <w:szCs w:val="20"/>
          <w:lang w:eastAsia="ru-RU"/>
        </w:rPr>
      </w:pPr>
    </w:p>
    <w:p w14:paraId="362F1C8A" w14:textId="77777777" w:rsidR="00766E9D" w:rsidRPr="00F73B10" w:rsidRDefault="00766E9D" w:rsidP="00766E9D">
      <w:pPr>
        <w:spacing w:line="240" w:lineRule="auto"/>
        <w:ind w:firstLine="0"/>
        <w:jc w:val="left"/>
        <w:rPr>
          <w:rFonts w:eastAsia="Times New Roman" w:cs="Times New Roman"/>
          <w:sz w:val="20"/>
          <w:szCs w:val="20"/>
          <w:lang w:eastAsia="ru-RU"/>
        </w:rPr>
      </w:pPr>
    </w:p>
    <w:p w14:paraId="4866AC07" w14:textId="77777777" w:rsidR="00766E9D" w:rsidRPr="00F73B10" w:rsidRDefault="00766E9D" w:rsidP="00766E9D">
      <w:pPr>
        <w:spacing w:line="240" w:lineRule="auto"/>
        <w:ind w:firstLine="0"/>
        <w:jc w:val="left"/>
        <w:rPr>
          <w:rFonts w:eastAsia="Times New Roman" w:cs="Times New Roman"/>
          <w:sz w:val="20"/>
          <w:szCs w:val="20"/>
          <w:lang w:eastAsia="ru-RU"/>
        </w:rPr>
      </w:pPr>
    </w:p>
    <w:p w14:paraId="7BF5D7F7" w14:textId="2F64FC8D" w:rsidR="00766E9D" w:rsidRPr="006D7255" w:rsidRDefault="00D90A2C" w:rsidP="00766E9D">
      <w:pPr>
        <w:spacing w:line="240" w:lineRule="auto"/>
        <w:ind w:firstLine="0"/>
        <w:jc w:val="center"/>
        <w:rPr>
          <w:b/>
          <w:sz w:val="32"/>
          <w:lang w:eastAsia="ru-RU"/>
        </w:rPr>
      </w:pPr>
      <w:r w:rsidRPr="00D90A2C">
        <w:rPr>
          <w:b/>
          <w:sz w:val="32"/>
        </w:rPr>
        <w:t>ПРОЕКТИРОВАНИЕ ПРОГРАММНОГО КОМПЛЕКСА УПРАВЛЕНИЯ НАДЕЖНОСТЬЮ ОТПРАВКИ ЭЛЕКТРОННЫХ ПИСЕМ</w:t>
      </w:r>
    </w:p>
    <w:p w14:paraId="216B11F9" w14:textId="722AEB26" w:rsidR="00766E9D" w:rsidRPr="00FC5A4C" w:rsidRDefault="00766E9D" w:rsidP="00766E9D">
      <w:pPr>
        <w:spacing w:line="240" w:lineRule="auto"/>
        <w:ind w:firstLine="0"/>
        <w:jc w:val="center"/>
        <w:rPr>
          <w:b/>
          <w:spacing w:val="100"/>
          <w:lang w:eastAsia="ru-RU"/>
        </w:rPr>
      </w:pPr>
      <w:r>
        <w:rPr>
          <w:b/>
          <w:spacing w:val="100"/>
          <w:lang w:eastAsia="ru-RU"/>
        </w:rPr>
        <w:t>КУРСОВАЯ</w:t>
      </w:r>
      <w:r w:rsidRPr="00FC5A4C">
        <w:rPr>
          <w:b/>
          <w:spacing w:val="100"/>
          <w:lang w:eastAsia="ru-RU"/>
        </w:rPr>
        <w:t xml:space="preserve"> РАБОТА</w:t>
      </w:r>
    </w:p>
    <w:p w14:paraId="239D3F05" w14:textId="77777777" w:rsidR="00766E9D" w:rsidRPr="00F73B10" w:rsidRDefault="00766E9D" w:rsidP="00766E9D">
      <w:pPr>
        <w:spacing w:line="240" w:lineRule="auto"/>
        <w:ind w:firstLine="0"/>
        <w:jc w:val="center"/>
        <w:rPr>
          <w:rFonts w:eastAsia="Times New Roman" w:cs="Times New Roman"/>
          <w:b/>
          <w:sz w:val="32"/>
          <w:szCs w:val="20"/>
          <w:lang w:eastAsia="ru-RU"/>
        </w:rPr>
      </w:pPr>
    </w:p>
    <w:p w14:paraId="62877A2E" w14:textId="77777777" w:rsidR="00766E9D" w:rsidRPr="00F73B10" w:rsidRDefault="00766E9D" w:rsidP="00766E9D">
      <w:pPr>
        <w:spacing w:line="240" w:lineRule="auto"/>
        <w:ind w:firstLine="0"/>
        <w:jc w:val="center"/>
        <w:rPr>
          <w:lang w:eastAsia="ru-RU"/>
        </w:rPr>
      </w:pPr>
      <w:r w:rsidRPr="00F73B10">
        <w:rPr>
          <w:lang w:eastAsia="ru-RU"/>
        </w:rPr>
        <w:t>Документы текстовые</w:t>
      </w:r>
    </w:p>
    <w:p w14:paraId="02672EFA" w14:textId="77777777" w:rsidR="00766E9D" w:rsidRPr="00F73B10" w:rsidRDefault="00766E9D" w:rsidP="00766E9D">
      <w:pPr>
        <w:spacing w:line="240" w:lineRule="auto"/>
        <w:ind w:firstLine="0"/>
        <w:jc w:val="center"/>
        <w:rPr>
          <w:rFonts w:eastAsia="Times New Roman" w:cs="Times New Roman"/>
          <w:sz w:val="16"/>
          <w:szCs w:val="20"/>
          <w:lang w:eastAsia="ru-RU"/>
        </w:rPr>
      </w:pPr>
    </w:p>
    <w:p w14:paraId="4B81CE63" w14:textId="77777777" w:rsidR="00766E9D" w:rsidRPr="00F73B10" w:rsidRDefault="00766E9D" w:rsidP="00766E9D">
      <w:pPr>
        <w:spacing w:line="240" w:lineRule="auto"/>
        <w:ind w:firstLine="0"/>
        <w:jc w:val="center"/>
        <w:rPr>
          <w:lang w:eastAsia="ru-RU"/>
        </w:rPr>
      </w:pPr>
      <w:r w:rsidRPr="00F73B10">
        <w:rPr>
          <w:lang w:eastAsia="ru-RU"/>
        </w:rPr>
        <w:t>Всего ____ листов в папке</w:t>
      </w:r>
    </w:p>
    <w:p w14:paraId="4DD79431" w14:textId="77777777" w:rsidR="00766E9D" w:rsidRPr="00F73B10" w:rsidRDefault="00766E9D" w:rsidP="00766E9D">
      <w:pPr>
        <w:spacing w:line="240" w:lineRule="auto"/>
        <w:ind w:firstLine="0"/>
        <w:jc w:val="left"/>
        <w:rPr>
          <w:rFonts w:eastAsia="Times New Roman" w:cs="Times New Roman"/>
          <w:szCs w:val="20"/>
          <w:lang w:eastAsia="ru-RU"/>
        </w:rPr>
      </w:pPr>
    </w:p>
    <w:p w14:paraId="625CFFAE" w14:textId="77777777" w:rsidR="00766E9D" w:rsidRDefault="00766E9D" w:rsidP="00766E9D">
      <w:pPr>
        <w:spacing w:line="240" w:lineRule="auto"/>
        <w:ind w:left="5103" w:firstLine="0"/>
        <w:rPr>
          <w:b/>
          <w:lang w:eastAsia="ru-RU"/>
        </w:rPr>
      </w:pPr>
    </w:p>
    <w:p w14:paraId="24C994EC" w14:textId="77777777" w:rsidR="00766E9D" w:rsidRDefault="00766E9D" w:rsidP="00766E9D">
      <w:pPr>
        <w:spacing w:line="240" w:lineRule="auto"/>
        <w:ind w:left="5103" w:firstLine="0"/>
        <w:rPr>
          <w:b/>
          <w:lang w:eastAsia="ru-RU"/>
        </w:rPr>
      </w:pPr>
    </w:p>
    <w:p w14:paraId="6462EBFD" w14:textId="77777777" w:rsidR="00766E9D" w:rsidRDefault="00766E9D" w:rsidP="00766E9D">
      <w:pPr>
        <w:spacing w:line="240" w:lineRule="auto"/>
        <w:ind w:left="5103" w:firstLine="0"/>
        <w:rPr>
          <w:b/>
          <w:lang w:eastAsia="ru-RU"/>
        </w:rPr>
      </w:pPr>
    </w:p>
    <w:p w14:paraId="420422F9" w14:textId="77777777" w:rsidR="00766E9D" w:rsidRDefault="00766E9D" w:rsidP="00766E9D">
      <w:pPr>
        <w:spacing w:line="240" w:lineRule="auto"/>
        <w:ind w:left="5103" w:firstLine="0"/>
        <w:rPr>
          <w:b/>
          <w:lang w:eastAsia="ru-RU"/>
        </w:rPr>
      </w:pPr>
    </w:p>
    <w:p w14:paraId="33BE9109" w14:textId="77777777" w:rsidR="00766E9D" w:rsidRDefault="00766E9D" w:rsidP="00766E9D">
      <w:pPr>
        <w:spacing w:line="240" w:lineRule="auto"/>
        <w:ind w:left="5103" w:firstLine="0"/>
        <w:rPr>
          <w:b/>
          <w:lang w:eastAsia="ru-RU"/>
        </w:rPr>
      </w:pPr>
    </w:p>
    <w:p w14:paraId="30CED34C" w14:textId="77777777" w:rsidR="00766E9D" w:rsidRDefault="00766E9D" w:rsidP="00766E9D">
      <w:pPr>
        <w:spacing w:line="240" w:lineRule="auto"/>
        <w:ind w:left="5103" w:firstLine="0"/>
        <w:rPr>
          <w:b/>
          <w:lang w:eastAsia="ru-RU"/>
        </w:rPr>
      </w:pPr>
    </w:p>
    <w:p w14:paraId="098CD9F6" w14:textId="77777777" w:rsidR="00766E9D" w:rsidRDefault="00766E9D" w:rsidP="00766E9D">
      <w:pPr>
        <w:spacing w:line="240" w:lineRule="auto"/>
        <w:ind w:left="5103" w:firstLine="0"/>
        <w:rPr>
          <w:b/>
          <w:lang w:eastAsia="ru-RU"/>
        </w:rPr>
      </w:pPr>
    </w:p>
    <w:p w14:paraId="7B92738D" w14:textId="77777777" w:rsidR="00766E9D" w:rsidRPr="00F73B10" w:rsidRDefault="00766E9D" w:rsidP="00766E9D">
      <w:pPr>
        <w:spacing w:line="240" w:lineRule="auto"/>
        <w:ind w:left="5103" w:firstLine="0"/>
        <w:rPr>
          <w:b/>
          <w:lang w:eastAsia="ru-RU"/>
        </w:rPr>
      </w:pPr>
      <w:r w:rsidRPr="00F73B10">
        <w:rPr>
          <w:b/>
          <w:lang w:eastAsia="ru-RU"/>
        </w:rPr>
        <w:t>Руководитель</w:t>
      </w:r>
    </w:p>
    <w:p w14:paraId="3C67E979" w14:textId="77777777" w:rsidR="00766E9D" w:rsidRPr="00F73B10" w:rsidRDefault="00766E9D" w:rsidP="00766E9D">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_________________</w:t>
      </w:r>
      <w:r w:rsidRPr="00217F84">
        <w:rPr>
          <w:rFonts w:eastAsia="Times New Roman" w:cs="Times New Roman"/>
          <w:szCs w:val="20"/>
          <w:lang w:eastAsia="ru-RU"/>
        </w:rPr>
        <w:t>_</w:t>
      </w:r>
      <w:r w:rsidRPr="00F73B10">
        <w:rPr>
          <w:rFonts w:eastAsia="Times New Roman" w:cs="Times New Roman"/>
          <w:szCs w:val="20"/>
          <w:lang w:eastAsia="ru-RU"/>
        </w:rPr>
        <w:t xml:space="preserve"> к.т.н., доц. </w:t>
      </w:r>
      <w:proofErr w:type="spellStart"/>
      <w:r w:rsidRPr="00F73B10">
        <w:rPr>
          <w:rFonts w:eastAsia="Times New Roman" w:cs="Times New Roman"/>
          <w:szCs w:val="20"/>
          <w:lang w:eastAsia="ru-RU"/>
        </w:rPr>
        <w:t>Лагерев</w:t>
      </w:r>
      <w:proofErr w:type="spellEnd"/>
      <w:r w:rsidRPr="00F73B10">
        <w:rPr>
          <w:rFonts w:eastAsia="Times New Roman" w:cs="Times New Roman"/>
          <w:szCs w:val="20"/>
          <w:lang w:eastAsia="ru-RU"/>
        </w:rPr>
        <w:t xml:space="preserve"> Д.Г.</w:t>
      </w:r>
    </w:p>
    <w:p w14:paraId="7974AD88" w14:textId="77777777" w:rsidR="00766E9D" w:rsidRPr="00F73B10" w:rsidRDefault="00766E9D" w:rsidP="00766E9D">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w:t>
      </w:r>
      <w:proofErr w:type="gramStart"/>
      <w:r w:rsidRPr="00F73B10">
        <w:rPr>
          <w:rFonts w:eastAsia="Times New Roman" w:cs="Times New Roman"/>
          <w:szCs w:val="20"/>
          <w:lang w:eastAsia="ru-RU"/>
        </w:rPr>
        <w:t>_»_</w:t>
      </w:r>
      <w:proofErr w:type="gramEnd"/>
      <w:r w:rsidRPr="00F73B10">
        <w:rPr>
          <w:rFonts w:eastAsia="Times New Roman" w:cs="Times New Roman"/>
          <w:szCs w:val="20"/>
          <w:lang w:eastAsia="ru-RU"/>
        </w:rPr>
        <w:t>___________</w:t>
      </w:r>
      <w:r>
        <w:rPr>
          <w:rFonts w:eastAsia="Times New Roman" w:cs="Times New Roman"/>
          <w:szCs w:val="20"/>
          <w:lang w:eastAsia="ru-RU"/>
        </w:rPr>
        <w:t>2021</w:t>
      </w:r>
      <w:r w:rsidRPr="00F73B10">
        <w:rPr>
          <w:rFonts w:eastAsia="Times New Roman" w:cs="Times New Roman"/>
          <w:szCs w:val="20"/>
          <w:lang w:eastAsia="ru-RU"/>
        </w:rPr>
        <w:t xml:space="preserve"> г.</w:t>
      </w:r>
    </w:p>
    <w:p w14:paraId="0C322DCD" w14:textId="77777777" w:rsidR="00766E9D" w:rsidRPr="00F73B10" w:rsidRDefault="00766E9D" w:rsidP="00766E9D">
      <w:pPr>
        <w:spacing w:line="240" w:lineRule="auto"/>
        <w:ind w:left="5103" w:firstLine="0"/>
        <w:jc w:val="left"/>
        <w:rPr>
          <w:rFonts w:eastAsia="Times New Roman" w:cs="Times New Roman"/>
          <w:szCs w:val="20"/>
          <w:lang w:eastAsia="ru-RU"/>
        </w:rPr>
      </w:pPr>
    </w:p>
    <w:p w14:paraId="7C13BA75" w14:textId="77777777" w:rsidR="00766E9D" w:rsidRPr="00F73B10" w:rsidRDefault="00766E9D" w:rsidP="00766E9D">
      <w:pPr>
        <w:spacing w:line="240" w:lineRule="auto"/>
        <w:ind w:left="5103" w:firstLine="0"/>
        <w:rPr>
          <w:b/>
          <w:lang w:eastAsia="ru-RU"/>
        </w:rPr>
      </w:pPr>
      <w:r w:rsidRPr="00F73B10">
        <w:rPr>
          <w:b/>
          <w:lang w:eastAsia="ru-RU"/>
        </w:rPr>
        <w:t>Студент</w:t>
      </w:r>
    </w:p>
    <w:p w14:paraId="1BE5020F" w14:textId="6B702A3C" w:rsidR="00766E9D" w:rsidRPr="00F73B10" w:rsidRDefault="00766E9D" w:rsidP="00766E9D">
      <w:pPr>
        <w:spacing w:line="240" w:lineRule="auto"/>
        <w:ind w:left="5103" w:firstLine="0"/>
        <w:jc w:val="left"/>
        <w:rPr>
          <w:rFonts w:eastAsia="Times New Roman" w:cs="Times New Roman"/>
          <w:szCs w:val="20"/>
          <w:lang w:eastAsia="ru-RU"/>
        </w:rPr>
      </w:pPr>
      <w:r>
        <w:rPr>
          <w:rFonts w:eastAsia="Times New Roman" w:cs="Times New Roman"/>
          <w:szCs w:val="20"/>
          <w:lang w:eastAsia="ru-RU"/>
        </w:rPr>
        <w:t>_</w:t>
      </w:r>
      <w:r w:rsidR="00177623">
        <w:rPr>
          <w:rFonts w:eastAsia="Times New Roman" w:cs="Times New Roman"/>
          <w:szCs w:val="20"/>
          <w:lang w:eastAsia="ru-RU"/>
        </w:rPr>
        <w:t>__________________________ Сухарев Е.А.</w:t>
      </w:r>
      <w:r w:rsidRPr="00F73B10">
        <w:rPr>
          <w:rFonts w:eastAsia="Times New Roman" w:cs="Times New Roman"/>
          <w:szCs w:val="20"/>
          <w:lang w:eastAsia="ru-RU"/>
        </w:rPr>
        <w:t xml:space="preserve"> </w:t>
      </w:r>
    </w:p>
    <w:p w14:paraId="1F00CFB4" w14:textId="63FE7678" w:rsidR="00766E9D" w:rsidRPr="00177623" w:rsidRDefault="00766E9D" w:rsidP="00177623">
      <w:pPr>
        <w:spacing w:line="240" w:lineRule="auto"/>
        <w:ind w:left="5103" w:firstLine="0"/>
        <w:jc w:val="left"/>
        <w:rPr>
          <w:rFonts w:eastAsia="Times New Roman" w:cs="Times New Roman"/>
          <w:szCs w:val="20"/>
          <w:lang w:eastAsia="ru-RU"/>
        </w:rPr>
      </w:pPr>
      <w:r>
        <w:rPr>
          <w:rFonts w:eastAsia="Times New Roman" w:cs="Times New Roman"/>
          <w:szCs w:val="20"/>
          <w:lang w:eastAsia="ru-RU"/>
        </w:rPr>
        <w:t>«__</w:t>
      </w:r>
      <w:proofErr w:type="gramStart"/>
      <w:r>
        <w:rPr>
          <w:rFonts w:eastAsia="Times New Roman" w:cs="Times New Roman"/>
          <w:szCs w:val="20"/>
          <w:lang w:eastAsia="ru-RU"/>
        </w:rPr>
        <w:t>_»_</w:t>
      </w:r>
      <w:proofErr w:type="gramEnd"/>
      <w:r>
        <w:rPr>
          <w:rFonts w:eastAsia="Times New Roman" w:cs="Times New Roman"/>
          <w:szCs w:val="20"/>
          <w:lang w:eastAsia="ru-RU"/>
        </w:rPr>
        <w:t>___________2021 г.</w:t>
      </w:r>
    </w:p>
    <w:p w14:paraId="3F21C779" w14:textId="77777777" w:rsidR="00766E9D" w:rsidRDefault="00766E9D" w:rsidP="00766E9D">
      <w:pPr>
        <w:spacing w:line="240" w:lineRule="auto"/>
        <w:jc w:val="center"/>
        <w:rPr>
          <w:b/>
          <w:lang w:eastAsia="ru-RU"/>
        </w:rPr>
      </w:pPr>
    </w:p>
    <w:p w14:paraId="0DEE4D18" w14:textId="77777777" w:rsidR="00766E9D" w:rsidRDefault="00766E9D" w:rsidP="00766E9D">
      <w:pPr>
        <w:spacing w:line="240" w:lineRule="auto"/>
        <w:jc w:val="center"/>
        <w:rPr>
          <w:b/>
          <w:lang w:eastAsia="ru-RU"/>
        </w:rPr>
      </w:pPr>
    </w:p>
    <w:p w14:paraId="0A1046EC" w14:textId="77777777" w:rsidR="00766E9D" w:rsidRDefault="00766E9D" w:rsidP="00766E9D">
      <w:pPr>
        <w:spacing w:line="240" w:lineRule="auto"/>
        <w:jc w:val="center"/>
        <w:rPr>
          <w:b/>
          <w:lang w:eastAsia="ru-RU"/>
        </w:rPr>
      </w:pPr>
    </w:p>
    <w:p w14:paraId="2D7D7DDD" w14:textId="77777777" w:rsidR="00766E9D" w:rsidRDefault="00766E9D" w:rsidP="00766E9D">
      <w:pPr>
        <w:spacing w:line="240" w:lineRule="auto"/>
        <w:jc w:val="center"/>
        <w:rPr>
          <w:b/>
          <w:lang w:eastAsia="ru-RU"/>
        </w:rPr>
      </w:pPr>
    </w:p>
    <w:p w14:paraId="42524E9E" w14:textId="77777777" w:rsidR="00766E9D" w:rsidRDefault="00766E9D" w:rsidP="00766E9D">
      <w:pPr>
        <w:spacing w:line="240" w:lineRule="auto"/>
        <w:jc w:val="center"/>
        <w:rPr>
          <w:b/>
          <w:lang w:eastAsia="ru-RU"/>
        </w:rPr>
      </w:pPr>
    </w:p>
    <w:p w14:paraId="6A9EDA3D" w14:textId="77777777" w:rsidR="00766E9D" w:rsidRDefault="00766E9D" w:rsidP="00766E9D">
      <w:pPr>
        <w:spacing w:line="240" w:lineRule="auto"/>
        <w:jc w:val="center"/>
        <w:rPr>
          <w:b/>
          <w:lang w:eastAsia="ru-RU"/>
        </w:rPr>
      </w:pPr>
    </w:p>
    <w:p w14:paraId="6B274401" w14:textId="77777777" w:rsidR="00766E9D" w:rsidRDefault="00766E9D" w:rsidP="00766E9D">
      <w:pPr>
        <w:spacing w:line="240" w:lineRule="auto"/>
        <w:jc w:val="center"/>
        <w:rPr>
          <w:b/>
          <w:lang w:eastAsia="ru-RU"/>
        </w:rPr>
      </w:pPr>
    </w:p>
    <w:p w14:paraId="5C68BF24" w14:textId="77777777" w:rsidR="00766E9D" w:rsidRPr="00E626C9" w:rsidRDefault="00766E9D" w:rsidP="00766E9D">
      <w:pPr>
        <w:spacing w:line="240" w:lineRule="auto"/>
        <w:jc w:val="center"/>
        <w:rPr>
          <w:b/>
          <w:lang w:eastAsia="ru-RU"/>
        </w:rPr>
        <w:sectPr w:rsidR="00766E9D" w:rsidRPr="00E626C9" w:rsidSect="00D163D5">
          <w:headerReference w:type="default" r:id="rId8"/>
          <w:pgSz w:w="11906" w:h="16838"/>
          <w:pgMar w:top="709" w:right="284" w:bottom="425" w:left="964" w:header="709" w:footer="709" w:gutter="0"/>
          <w:cols w:space="708"/>
          <w:titlePg/>
          <w:docGrid w:linePitch="381"/>
        </w:sectPr>
      </w:pPr>
      <w:r>
        <w:rPr>
          <w:b/>
          <w:lang w:eastAsia="ru-RU"/>
        </w:rPr>
        <w:t>БРЯНСК 2021</w:t>
      </w:r>
    </w:p>
    <w:sdt>
      <w:sdtPr>
        <w:rPr>
          <w:rFonts w:ascii="Times New Roman" w:eastAsiaTheme="minorHAnsi" w:hAnsi="Times New Roman" w:cstheme="minorBidi"/>
          <w:color w:val="000000" w:themeColor="text1"/>
          <w:sz w:val="28"/>
          <w:szCs w:val="22"/>
          <w:lang w:eastAsia="en-US"/>
        </w:rPr>
        <w:id w:val="-552074632"/>
        <w:docPartObj>
          <w:docPartGallery w:val="Table of Contents"/>
          <w:docPartUnique/>
        </w:docPartObj>
      </w:sdtPr>
      <w:sdtEndPr>
        <w:rPr>
          <w:b/>
          <w:bCs/>
        </w:rPr>
      </w:sdtEndPr>
      <w:sdtContent>
        <w:p w14:paraId="2A8F90C4" w14:textId="77777777" w:rsidR="00FA2C17" w:rsidRPr="005A2140" w:rsidRDefault="00FA2C17" w:rsidP="00FA2C17">
          <w:pPr>
            <w:pStyle w:val="af4"/>
            <w:jc w:val="center"/>
            <w:rPr>
              <w:rFonts w:ascii="Times New Roman" w:hAnsi="Times New Roman" w:cs="Times New Roman"/>
              <w:b/>
              <w:color w:val="000000" w:themeColor="text1"/>
              <w:sz w:val="28"/>
            </w:rPr>
          </w:pPr>
          <w:r w:rsidRPr="005A2140">
            <w:rPr>
              <w:rFonts w:ascii="Times New Roman" w:hAnsi="Times New Roman" w:cs="Times New Roman"/>
              <w:b/>
              <w:color w:val="000000" w:themeColor="text1"/>
            </w:rPr>
            <w:t>СОДЕРЖАНИЕ</w:t>
          </w:r>
        </w:p>
        <w:p w14:paraId="687694E2" w14:textId="78216740" w:rsidR="000E463A" w:rsidRDefault="00FA2C17">
          <w:pPr>
            <w:pStyle w:val="14"/>
            <w:tabs>
              <w:tab w:val="right" w:leader="dot" w:pos="9628"/>
            </w:tabs>
            <w:rPr>
              <w:rFonts w:asciiTheme="minorHAnsi" w:eastAsiaTheme="minorEastAsia" w:hAnsiTheme="minorHAnsi"/>
              <w:noProof/>
              <w:color w:val="auto"/>
              <w:sz w:val="22"/>
              <w:lang w:eastAsia="ru-RU"/>
            </w:rPr>
          </w:pPr>
          <w:r>
            <w:rPr>
              <w:b/>
              <w:bCs/>
            </w:rPr>
            <w:fldChar w:fldCharType="begin"/>
          </w:r>
          <w:r>
            <w:rPr>
              <w:b/>
              <w:bCs/>
            </w:rPr>
            <w:instrText xml:space="preserve"> TOC \o "1-3" \h \z \u </w:instrText>
          </w:r>
          <w:r>
            <w:rPr>
              <w:b/>
              <w:bCs/>
            </w:rPr>
            <w:fldChar w:fldCharType="separate"/>
          </w:r>
          <w:hyperlink w:anchor="_Toc67700131" w:history="1">
            <w:r w:rsidR="000E463A" w:rsidRPr="00CB5225">
              <w:rPr>
                <w:rStyle w:val="a8"/>
                <w:noProof/>
              </w:rPr>
              <w:t>Введение</w:t>
            </w:r>
            <w:r w:rsidR="000E463A">
              <w:rPr>
                <w:noProof/>
                <w:webHidden/>
              </w:rPr>
              <w:tab/>
            </w:r>
            <w:r w:rsidR="000E463A">
              <w:rPr>
                <w:noProof/>
                <w:webHidden/>
              </w:rPr>
              <w:fldChar w:fldCharType="begin"/>
            </w:r>
            <w:r w:rsidR="000E463A">
              <w:rPr>
                <w:noProof/>
                <w:webHidden/>
              </w:rPr>
              <w:instrText xml:space="preserve"> PAGEREF _Toc67700131 \h </w:instrText>
            </w:r>
            <w:r w:rsidR="000E463A">
              <w:rPr>
                <w:noProof/>
                <w:webHidden/>
              </w:rPr>
            </w:r>
            <w:r w:rsidR="000E463A">
              <w:rPr>
                <w:noProof/>
                <w:webHidden/>
              </w:rPr>
              <w:fldChar w:fldCharType="separate"/>
            </w:r>
            <w:r w:rsidR="000E463A">
              <w:rPr>
                <w:noProof/>
                <w:webHidden/>
              </w:rPr>
              <w:t>5</w:t>
            </w:r>
            <w:r w:rsidR="000E463A">
              <w:rPr>
                <w:noProof/>
                <w:webHidden/>
              </w:rPr>
              <w:fldChar w:fldCharType="end"/>
            </w:r>
          </w:hyperlink>
        </w:p>
        <w:p w14:paraId="283A805D" w14:textId="1FBFE97A" w:rsidR="000E463A" w:rsidRDefault="00633625">
          <w:pPr>
            <w:pStyle w:val="14"/>
            <w:tabs>
              <w:tab w:val="right" w:leader="dot" w:pos="9628"/>
            </w:tabs>
            <w:rPr>
              <w:rFonts w:asciiTheme="minorHAnsi" w:eastAsiaTheme="minorEastAsia" w:hAnsiTheme="minorHAnsi"/>
              <w:noProof/>
              <w:color w:val="auto"/>
              <w:sz w:val="22"/>
              <w:lang w:eastAsia="ru-RU"/>
            </w:rPr>
          </w:pPr>
          <w:hyperlink w:anchor="_Toc67700132" w:history="1">
            <w:r w:rsidR="000E463A" w:rsidRPr="00CB5225">
              <w:rPr>
                <w:rStyle w:val="a8"/>
                <w:noProof/>
              </w:rPr>
              <w:t>1. Анализ требований</w:t>
            </w:r>
            <w:r w:rsidR="000E463A">
              <w:rPr>
                <w:noProof/>
                <w:webHidden/>
              </w:rPr>
              <w:tab/>
            </w:r>
            <w:r w:rsidR="000E463A">
              <w:rPr>
                <w:noProof/>
                <w:webHidden/>
              </w:rPr>
              <w:fldChar w:fldCharType="begin"/>
            </w:r>
            <w:r w:rsidR="000E463A">
              <w:rPr>
                <w:noProof/>
                <w:webHidden/>
              </w:rPr>
              <w:instrText xml:space="preserve"> PAGEREF _Toc67700132 \h </w:instrText>
            </w:r>
            <w:r w:rsidR="000E463A">
              <w:rPr>
                <w:noProof/>
                <w:webHidden/>
              </w:rPr>
            </w:r>
            <w:r w:rsidR="000E463A">
              <w:rPr>
                <w:noProof/>
                <w:webHidden/>
              </w:rPr>
              <w:fldChar w:fldCharType="separate"/>
            </w:r>
            <w:r w:rsidR="000E463A">
              <w:rPr>
                <w:noProof/>
                <w:webHidden/>
              </w:rPr>
              <w:t>7</w:t>
            </w:r>
            <w:r w:rsidR="000E463A">
              <w:rPr>
                <w:noProof/>
                <w:webHidden/>
              </w:rPr>
              <w:fldChar w:fldCharType="end"/>
            </w:r>
          </w:hyperlink>
        </w:p>
        <w:p w14:paraId="675B3697" w14:textId="62E5954C" w:rsidR="000E463A" w:rsidRDefault="00633625">
          <w:pPr>
            <w:pStyle w:val="21"/>
            <w:tabs>
              <w:tab w:val="right" w:leader="dot" w:pos="9628"/>
            </w:tabs>
            <w:rPr>
              <w:rFonts w:asciiTheme="minorHAnsi" w:eastAsiaTheme="minorEastAsia" w:hAnsiTheme="minorHAnsi"/>
              <w:noProof/>
              <w:color w:val="auto"/>
              <w:sz w:val="22"/>
              <w:lang w:eastAsia="ru-RU"/>
            </w:rPr>
          </w:pPr>
          <w:hyperlink w:anchor="_Toc67700133" w:history="1">
            <w:r w:rsidR="000E463A" w:rsidRPr="00CB5225">
              <w:rPr>
                <w:rStyle w:val="a8"/>
                <w:rFonts w:cs="Times New Roman"/>
                <w:bCs/>
                <w:noProof/>
              </w:rPr>
              <w:t>1.1. Обзор предметной области</w:t>
            </w:r>
            <w:r w:rsidR="000E463A">
              <w:rPr>
                <w:noProof/>
                <w:webHidden/>
              </w:rPr>
              <w:tab/>
            </w:r>
            <w:r w:rsidR="000E463A">
              <w:rPr>
                <w:noProof/>
                <w:webHidden/>
              </w:rPr>
              <w:fldChar w:fldCharType="begin"/>
            </w:r>
            <w:r w:rsidR="000E463A">
              <w:rPr>
                <w:noProof/>
                <w:webHidden/>
              </w:rPr>
              <w:instrText xml:space="preserve"> PAGEREF _Toc67700133 \h </w:instrText>
            </w:r>
            <w:r w:rsidR="000E463A">
              <w:rPr>
                <w:noProof/>
                <w:webHidden/>
              </w:rPr>
            </w:r>
            <w:r w:rsidR="000E463A">
              <w:rPr>
                <w:noProof/>
                <w:webHidden/>
              </w:rPr>
              <w:fldChar w:fldCharType="separate"/>
            </w:r>
            <w:r w:rsidR="000E463A">
              <w:rPr>
                <w:noProof/>
                <w:webHidden/>
              </w:rPr>
              <w:t>7</w:t>
            </w:r>
            <w:r w:rsidR="000E463A">
              <w:rPr>
                <w:noProof/>
                <w:webHidden/>
              </w:rPr>
              <w:fldChar w:fldCharType="end"/>
            </w:r>
          </w:hyperlink>
        </w:p>
        <w:p w14:paraId="314A31A6" w14:textId="3EF6D999" w:rsidR="000E463A" w:rsidRDefault="00633625">
          <w:pPr>
            <w:pStyle w:val="31"/>
            <w:tabs>
              <w:tab w:val="left" w:pos="2119"/>
              <w:tab w:val="right" w:leader="dot" w:pos="9628"/>
            </w:tabs>
            <w:rPr>
              <w:rFonts w:asciiTheme="minorHAnsi" w:eastAsiaTheme="minorEastAsia" w:hAnsiTheme="minorHAnsi"/>
              <w:noProof/>
              <w:color w:val="auto"/>
              <w:sz w:val="22"/>
              <w:lang w:eastAsia="ru-RU"/>
            </w:rPr>
          </w:pPr>
          <w:hyperlink w:anchor="_Toc67700134" w:history="1">
            <w:r w:rsidR="000E463A" w:rsidRPr="00CB5225">
              <w:rPr>
                <w:rStyle w:val="a8"/>
                <w:noProof/>
              </w:rPr>
              <w:t>1.1.1.</w:t>
            </w:r>
            <w:r w:rsidR="000E463A">
              <w:rPr>
                <w:rFonts w:asciiTheme="minorHAnsi" w:eastAsiaTheme="minorEastAsia" w:hAnsiTheme="minorHAnsi"/>
                <w:noProof/>
                <w:color w:val="auto"/>
                <w:sz w:val="22"/>
                <w:lang w:eastAsia="ru-RU"/>
              </w:rPr>
              <w:tab/>
            </w:r>
            <w:r w:rsidR="000E463A" w:rsidRPr="00CB5225">
              <w:rPr>
                <w:rStyle w:val="a8"/>
                <w:noProof/>
              </w:rPr>
              <w:t>Общие сведения</w:t>
            </w:r>
            <w:r w:rsidR="000E463A">
              <w:rPr>
                <w:noProof/>
                <w:webHidden/>
              </w:rPr>
              <w:tab/>
            </w:r>
            <w:r w:rsidR="000E463A">
              <w:rPr>
                <w:noProof/>
                <w:webHidden/>
              </w:rPr>
              <w:fldChar w:fldCharType="begin"/>
            </w:r>
            <w:r w:rsidR="000E463A">
              <w:rPr>
                <w:noProof/>
                <w:webHidden/>
              </w:rPr>
              <w:instrText xml:space="preserve"> PAGEREF _Toc67700134 \h </w:instrText>
            </w:r>
            <w:r w:rsidR="000E463A">
              <w:rPr>
                <w:noProof/>
                <w:webHidden/>
              </w:rPr>
            </w:r>
            <w:r w:rsidR="000E463A">
              <w:rPr>
                <w:noProof/>
                <w:webHidden/>
              </w:rPr>
              <w:fldChar w:fldCharType="separate"/>
            </w:r>
            <w:r w:rsidR="000E463A">
              <w:rPr>
                <w:noProof/>
                <w:webHidden/>
              </w:rPr>
              <w:t>7</w:t>
            </w:r>
            <w:r w:rsidR="000E463A">
              <w:rPr>
                <w:noProof/>
                <w:webHidden/>
              </w:rPr>
              <w:fldChar w:fldCharType="end"/>
            </w:r>
          </w:hyperlink>
        </w:p>
        <w:p w14:paraId="065F6B46" w14:textId="23A00DFF" w:rsidR="000E463A" w:rsidRDefault="00633625">
          <w:pPr>
            <w:pStyle w:val="31"/>
            <w:tabs>
              <w:tab w:val="left" w:pos="2119"/>
              <w:tab w:val="right" w:leader="dot" w:pos="9628"/>
            </w:tabs>
            <w:rPr>
              <w:rFonts w:asciiTheme="minorHAnsi" w:eastAsiaTheme="minorEastAsia" w:hAnsiTheme="minorHAnsi"/>
              <w:noProof/>
              <w:color w:val="auto"/>
              <w:sz w:val="22"/>
              <w:lang w:eastAsia="ru-RU"/>
            </w:rPr>
          </w:pPr>
          <w:hyperlink w:anchor="_Toc67700135" w:history="1">
            <w:r w:rsidR="000E463A" w:rsidRPr="00CB5225">
              <w:rPr>
                <w:rStyle w:val="a8"/>
                <w:noProof/>
              </w:rPr>
              <w:t>1.1.2.</w:t>
            </w:r>
            <w:r w:rsidR="000E463A">
              <w:rPr>
                <w:rFonts w:asciiTheme="minorHAnsi" w:eastAsiaTheme="minorEastAsia" w:hAnsiTheme="minorHAnsi"/>
                <w:noProof/>
                <w:color w:val="auto"/>
                <w:sz w:val="22"/>
                <w:lang w:eastAsia="ru-RU"/>
              </w:rPr>
              <w:tab/>
            </w:r>
            <w:r w:rsidR="000E463A" w:rsidRPr="00CB5225">
              <w:rPr>
                <w:rStyle w:val="a8"/>
                <w:noProof/>
              </w:rPr>
              <w:t>Основные понятия</w:t>
            </w:r>
            <w:r w:rsidR="000E463A">
              <w:rPr>
                <w:noProof/>
                <w:webHidden/>
              </w:rPr>
              <w:tab/>
            </w:r>
            <w:r w:rsidR="000E463A">
              <w:rPr>
                <w:noProof/>
                <w:webHidden/>
              </w:rPr>
              <w:fldChar w:fldCharType="begin"/>
            </w:r>
            <w:r w:rsidR="000E463A">
              <w:rPr>
                <w:noProof/>
                <w:webHidden/>
              </w:rPr>
              <w:instrText xml:space="preserve"> PAGEREF _Toc67700135 \h </w:instrText>
            </w:r>
            <w:r w:rsidR="000E463A">
              <w:rPr>
                <w:noProof/>
                <w:webHidden/>
              </w:rPr>
            </w:r>
            <w:r w:rsidR="000E463A">
              <w:rPr>
                <w:noProof/>
                <w:webHidden/>
              </w:rPr>
              <w:fldChar w:fldCharType="separate"/>
            </w:r>
            <w:r w:rsidR="000E463A">
              <w:rPr>
                <w:noProof/>
                <w:webHidden/>
              </w:rPr>
              <w:t>8</w:t>
            </w:r>
            <w:r w:rsidR="000E463A">
              <w:rPr>
                <w:noProof/>
                <w:webHidden/>
              </w:rPr>
              <w:fldChar w:fldCharType="end"/>
            </w:r>
          </w:hyperlink>
        </w:p>
        <w:p w14:paraId="15A3183A" w14:textId="31F3117E" w:rsidR="000E463A" w:rsidRDefault="00633625">
          <w:pPr>
            <w:pStyle w:val="31"/>
            <w:tabs>
              <w:tab w:val="left" w:pos="2119"/>
              <w:tab w:val="right" w:leader="dot" w:pos="9628"/>
            </w:tabs>
            <w:rPr>
              <w:rFonts w:asciiTheme="minorHAnsi" w:eastAsiaTheme="minorEastAsia" w:hAnsiTheme="minorHAnsi"/>
              <w:noProof/>
              <w:color w:val="auto"/>
              <w:sz w:val="22"/>
              <w:lang w:eastAsia="ru-RU"/>
            </w:rPr>
          </w:pPr>
          <w:hyperlink w:anchor="_Toc67700136" w:history="1">
            <w:r w:rsidR="000E463A" w:rsidRPr="00CB5225">
              <w:rPr>
                <w:rStyle w:val="a8"/>
                <w:noProof/>
              </w:rPr>
              <w:t>1.1.3.</w:t>
            </w:r>
            <w:r w:rsidR="000E463A">
              <w:rPr>
                <w:rFonts w:asciiTheme="minorHAnsi" w:eastAsiaTheme="minorEastAsia" w:hAnsiTheme="minorHAnsi"/>
                <w:noProof/>
                <w:color w:val="auto"/>
                <w:sz w:val="22"/>
                <w:lang w:eastAsia="ru-RU"/>
              </w:rPr>
              <w:tab/>
            </w:r>
            <w:r w:rsidR="000E463A" w:rsidRPr="00CB5225">
              <w:rPr>
                <w:rStyle w:val="a8"/>
                <w:noProof/>
              </w:rPr>
              <w:t>Процесс отправки сообщения</w:t>
            </w:r>
            <w:r w:rsidR="000E463A">
              <w:rPr>
                <w:noProof/>
                <w:webHidden/>
              </w:rPr>
              <w:tab/>
            </w:r>
            <w:r w:rsidR="000E463A">
              <w:rPr>
                <w:noProof/>
                <w:webHidden/>
              </w:rPr>
              <w:fldChar w:fldCharType="begin"/>
            </w:r>
            <w:r w:rsidR="000E463A">
              <w:rPr>
                <w:noProof/>
                <w:webHidden/>
              </w:rPr>
              <w:instrText xml:space="preserve"> PAGEREF _Toc67700136 \h </w:instrText>
            </w:r>
            <w:r w:rsidR="000E463A">
              <w:rPr>
                <w:noProof/>
                <w:webHidden/>
              </w:rPr>
            </w:r>
            <w:r w:rsidR="000E463A">
              <w:rPr>
                <w:noProof/>
                <w:webHidden/>
              </w:rPr>
              <w:fldChar w:fldCharType="separate"/>
            </w:r>
            <w:r w:rsidR="000E463A">
              <w:rPr>
                <w:noProof/>
                <w:webHidden/>
              </w:rPr>
              <w:t>9</w:t>
            </w:r>
            <w:r w:rsidR="000E463A">
              <w:rPr>
                <w:noProof/>
                <w:webHidden/>
              </w:rPr>
              <w:fldChar w:fldCharType="end"/>
            </w:r>
          </w:hyperlink>
        </w:p>
        <w:p w14:paraId="2CE51A99" w14:textId="6F4BB4B6" w:rsidR="000E463A" w:rsidRDefault="00633625">
          <w:pPr>
            <w:pStyle w:val="31"/>
            <w:tabs>
              <w:tab w:val="left" w:pos="2119"/>
              <w:tab w:val="right" w:leader="dot" w:pos="9628"/>
            </w:tabs>
            <w:rPr>
              <w:rFonts w:asciiTheme="minorHAnsi" w:eastAsiaTheme="minorEastAsia" w:hAnsiTheme="minorHAnsi"/>
              <w:noProof/>
              <w:color w:val="auto"/>
              <w:sz w:val="22"/>
              <w:lang w:eastAsia="ru-RU"/>
            </w:rPr>
          </w:pPr>
          <w:hyperlink w:anchor="_Toc67700141" w:history="1">
            <w:r w:rsidR="000E463A" w:rsidRPr="00CB5225">
              <w:rPr>
                <w:rStyle w:val="a8"/>
                <w:noProof/>
              </w:rPr>
              <w:t>1.1.4.</w:t>
            </w:r>
            <w:r w:rsidR="000E463A">
              <w:rPr>
                <w:rFonts w:asciiTheme="minorHAnsi" w:eastAsiaTheme="minorEastAsia" w:hAnsiTheme="minorHAnsi"/>
                <w:noProof/>
                <w:color w:val="auto"/>
                <w:sz w:val="22"/>
                <w:lang w:eastAsia="ru-RU"/>
              </w:rPr>
              <w:tab/>
            </w:r>
            <w:r w:rsidR="000E463A" w:rsidRPr="00CB5225">
              <w:rPr>
                <w:rStyle w:val="a8"/>
                <w:noProof/>
              </w:rPr>
              <w:t>Основные проблемы</w:t>
            </w:r>
            <w:r w:rsidR="000E463A">
              <w:rPr>
                <w:noProof/>
                <w:webHidden/>
              </w:rPr>
              <w:tab/>
            </w:r>
            <w:r w:rsidR="000E463A">
              <w:rPr>
                <w:noProof/>
                <w:webHidden/>
              </w:rPr>
              <w:fldChar w:fldCharType="begin"/>
            </w:r>
            <w:r w:rsidR="000E463A">
              <w:rPr>
                <w:noProof/>
                <w:webHidden/>
              </w:rPr>
              <w:instrText xml:space="preserve"> PAGEREF _Toc67700141 \h </w:instrText>
            </w:r>
            <w:r w:rsidR="000E463A">
              <w:rPr>
                <w:noProof/>
                <w:webHidden/>
              </w:rPr>
            </w:r>
            <w:r w:rsidR="000E463A">
              <w:rPr>
                <w:noProof/>
                <w:webHidden/>
              </w:rPr>
              <w:fldChar w:fldCharType="separate"/>
            </w:r>
            <w:r w:rsidR="000E463A">
              <w:rPr>
                <w:noProof/>
                <w:webHidden/>
              </w:rPr>
              <w:t>11</w:t>
            </w:r>
            <w:r w:rsidR="000E463A">
              <w:rPr>
                <w:noProof/>
                <w:webHidden/>
              </w:rPr>
              <w:fldChar w:fldCharType="end"/>
            </w:r>
          </w:hyperlink>
        </w:p>
        <w:p w14:paraId="6C3A3BE4" w14:textId="3345D120" w:rsidR="000E463A" w:rsidRDefault="00633625">
          <w:pPr>
            <w:pStyle w:val="21"/>
            <w:tabs>
              <w:tab w:val="right" w:leader="dot" w:pos="9628"/>
            </w:tabs>
            <w:rPr>
              <w:rFonts w:asciiTheme="minorHAnsi" w:eastAsiaTheme="minorEastAsia" w:hAnsiTheme="minorHAnsi"/>
              <w:noProof/>
              <w:color w:val="auto"/>
              <w:sz w:val="22"/>
              <w:lang w:eastAsia="ru-RU"/>
            </w:rPr>
          </w:pPr>
          <w:hyperlink w:anchor="_Toc67700142" w:history="1">
            <w:r w:rsidR="000E463A" w:rsidRPr="00CB5225">
              <w:rPr>
                <w:rStyle w:val="a8"/>
                <w:noProof/>
                <w14:scene3d>
                  <w14:camera w14:prst="orthographicFront"/>
                  <w14:lightRig w14:rig="threePt" w14:dir="t">
                    <w14:rot w14:lat="0" w14:lon="0" w14:rev="0"/>
                  </w14:lightRig>
                </w14:scene3d>
              </w:rPr>
              <w:t>1.2.</w:t>
            </w:r>
            <w:r w:rsidR="000E463A" w:rsidRPr="00CB5225">
              <w:rPr>
                <w:rStyle w:val="a8"/>
                <w:noProof/>
              </w:rPr>
              <w:t xml:space="preserve"> Обзор программ-аналогов</w:t>
            </w:r>
            <w:r w:rsidR="000E463A">
              <w:rPr>
                <w:noProof/>
                <w:webHidden/>
              </w:rPr>
              <w:tab/>
            </w:r>
            <w:r w:rsidR="000E463A">
              <w:rPr>
                <w:noProof/>
                <w:webHidden/>
              </w:rPr>
              <w:fldChar w:fldCharType="begin"/>
            </w:r>
            <w:r w:rsidR="000E463A">
              <w:rPr>
                <w:noProof/>
                <w:webHidden/>
              </w:rPr>
              <w:instrText xml:space="preserve"> PAGEREF _Toc67700142 \h </w:instrText>
            </w:r>
            <w:r w:rsidR="000E463A">
              <w:rPr>
                <w:noProof/>
                <w:webHidden/>
              </w:rPr>
            </w:r>
            <w:r w:rsidR="000E463A">
              <w:rPr>
                <w:noProof/>
                <w:webHidden/>
              </w:rPr>
              <w:fldChar w:fldCharType="separate"/>
            </w:r>
            <w:r w:rsidR="000E463A">
              <w:rPr>
                <w:noProof/>
                <w:webHidden/>
              </w:rPr>
              <w:t>11</w:t>
            </w:r>
            <w:r w:rsidR="000E463A">
              <w:rPr>
                <w:noProof/>
                <w:webHidden/>
              </w:rPr>
              <w:fldChar w:fldCharType="end"/>
            </w:r>
          </w:hyperlink>
        </w:p>
        <w:p w14:paraId="111891A4" w14:textId="2DDC280F" w:rsidR="000E463A" w:rsidRDefault="00633625">
          <w:pPr>
            <w:pStyle w:val="31"/>
            <w:tabs>
              <w:tab w:val="left" w:pos="2119"/>
              <w:tab w:val="right" w:leader="dot" w:pos="9628"/>
            </w:tabs>
            <w:rPr>
              <w:rFonts w:asciiTheme="minorHAnsi" w:eastAsiaTheme="minorEastAsia" w:hAnsiTheme="minorHAnsi"/>
              <w:noProof/>
              <w:color w:val="auto"/>
              <w:sz w:val="22"/>
              <w:lang w:eastAsia="ru-RU"/>
            </w:rPr>
          </w:pPr>
          <w:hyperlink w:anchor="_Toc67700143" w:history="1">
            <w:r w:rsidR="000E463A" w:rsidRPr="00CB5225">
              <w:rPr>
                <w:rStyle w:val="a8"/>
                <w:noProof/>
              </w:rPr>
              <w:t>1.2.1.</w:t>
            </w:r>
            <w:r w:rsidR="000E463A">
              <w:rPr>
                <w:rFonts w:asciiTheme="minorHAnsi" w:eastAsiaTheme="minorEastAsia" w:hAnsiTheme="minorHAnsi"/>
                <w:noProof/>
                <w:color w:val="auto"/>
                <w:sz w:val="22"/>
                <w:lang w:eastAsia="ru-RU"/>
              </w:rPr>
              <w:tab/>
            </w:r>
            <w:r w:rsidR="000E463A" w:rsidRPr="00CB5225">
              <w:rPr>
                <w:rStyle w:val="a8"/>
                <w:noProof/>
              </w:rPr>
              <w:t xml:space="preserve">Amazon </w:t>
            </w:r>
            <w:r w:rsidR="000E463A" w:rsidRPr="00CB5225">
              <w:rPr>
                <w:rStyle w:val="a8"/>
                <w:noProof/>
                <w:lang w:val="en-US"/>
              </w:rPr>
              <w:t>SES</w:t>
            </w:r>
            <w:r w:rsidR="000E463A">
              <w:rPr>
                <w:noProof/>
                <w:webHidden/>
              </w:rPr>
              <w:tab/>
            </w:r>
            <w:r w:rsidR="000E463A">
              <w:rPr>
                <w:noProof/>
                <w:webHidden/>
              </w:rPr>
              <w:fldChar w:fldCharType="begin"/>
            </w:r>
            <w:r w:rsidR="000E463A">
              <w:rPr>
                <w:noProof/>
                <w:webHidden/>
              </w:rPr>
              <w:instrText xml:space="preserve"> PAGEREF _Toc67700143 \h </w:instrText>
            </w:r>
            <w:r w:rsidR="000E463A">
              <w:rPr>
                <w:noProof/>
                <w:webHidden/>
              </w:rPr>
            </w:r>
            <w:r w:rsidR="000E463A">
              <w:rPr>
                <w:noProof/>
                <w:webHidden/>
              </w:rPr>
              <w:fldChar w:fldCharType="separate"/>
            </w:r>
            <w:r w:rsidR="000E463A">
              <w:rPr>
                <w:noProof/>
                <w:webHidden/>
              </w:rPr>
              <w:t>12</w:t>
            </w:r>
            <w:r w:rsidR="000E463A">
              <w:rPr>
                <w:noProof/>
                <w:webHidden/>
              </w:rPr>
              <w:fldChar w:fldCharType="end"/>
            </w:r>
          </w:hyperlink>
        </w:p>
        <w:p w14:paraId="76980522" w14:textId="4CE3892F" w:rsidR="000E463A" w:rsidRDefault="00633625">
          <w:pPr>
            <w:pStyle w:val="31"/>
            <w:tabs>
              <w:tab w:val="left" w:pos="2119"/>
              <w:tab w:val="right" w:leader="dot" w:pos="9628"/>
            </w:tabs>
            <w:rPr>
              <w:rFonts w:asciiTheme="minorHAnsi" w:eastAsiaTheme="minorEastAsia" w:hAnsiTheme="minorHAnsi"/>
              <w:noProof/>
              <w:color w:val="auto"/>
              <w:sz w:val="22"/>
              <w:lang w:eastAsia="ru-RU"/>
            </w:rPr>
          </w:pPr>
          <w:hyperlink w:anchor="_Toc67700144" w:history="1">
            <w:r w:rsidR="000E463A" w:rsidRPr="00CB5225">
              <w:rPr>
                <w:rStyle w:val="a8"/>
                <w:noProof/>
              </w:rPr>
              <w:t>1.2.2.</w:t>
            </w:r>
            <w:r w:rsidR="000E463A">
              <w:rPr>
                <w:rFonts w:asciiTheme="minorHAnsi" w:eastAsiaTheme="minorEastAsia" w:hAnsiTheme="minorHAnsi"/>
                <w:noProof/>
                <w:color w:val="auto"/>
                <w:sz w:val="22"/>
                <w:lang w:eastAsia="ru-RU"/>
              </w:rPr>
              <w:tab/>
            </w:r>
            <w:r w:rsidR="000E463A" w:rsidRPr="00CB5225">
              <w:rPr>
                <w:rStyle w:val="a8"/>
                <w:noProof/>
              </w:rPr>
              <w:t>Sendgrid</w:t>
            </w:r>
            <w:r w:rsidR="000E463A">
              <w:rPr>
                <w:noProof/>
                <w:webHidden/>
              </w:rPr>
              <w:tab/>
            </w:r>
            <w:r w:rsidR="000E463A">
              <w:rPr>
                <w:noProof/>
                <w:webHidden/>
              </w:rPr>
              <w:fldChar w:fldCharType="begin"/>
            </w:r>
            <w:r w:rsidR="000E463A">
              <w:rPr>
                <w:noProof/>
                <w:webHidden/>
              </w:rPr>
              <w:instrText xml:space="preserve"> PAGEREF _Toc67700144 \h </w:instrText>
            </w:r>
            <w:r w:rsidR="000E463A">
              <w:rPr>
                <w:noProof/>
                <w:webHidden/>
              </w:rPr>
            </w:r>
            <w:r w:rsidR="000E463A">
              <w:rPr>
                <w:noProof/>
                <w:webHidden/>
              </w:rPr>
              <w:fldChar w:fldCharType="separate"/>
            </w:r>
            <w:r w:rsidR="000E463A">
              <w:rPr>
                <w:noProof/>
                <w:webHidden/>
              </w:rPr>
              <w:t>13</w:t>
            </w:r>
            <w:r w:rsidR="000E463A">
              <w:rPr>
                <w:noProof/>
                <w:webHidden/>
              </w:rPr>
              <w:fldChar w:fldCharType="end"/>
            </w:r>
          </w:hyperlink>
        </w:p>
        <w:p w14:paraId="4109F146" w14:textId="0543B0A5" w:rsidR="000E463A" w:rsidRDefault="00633625">
          <w:pPr>
            <w:pStyle w:val="31"/>
            <w:tabs>
              <w:tab w:val="left" w:pos="2119"/>
              <w:tab w:val="right" w:leader="dot" w:pos="9628"/>
            </w:tabs>
            <w:rPr>
              <w:rFonts w:asciiTheme="minorHAnsi" w:eastAsiaTheme="minorEastAsia" w:hAnsiTheme="minorHAnsi"/>
              <w:noProof/>
              <w:color w:val="auto"/>
              <w:sz w:val="22"/>
              <w:lang w:eastAsia="ru-RU"/>
            </w:rPr>
          </w:pPr>
          <w:hyperlink w:anchor="_Toc67700145" w:history="1">
            <w:r w:rsidR="000E463A" w:rsidRPr="00CB5225">
              <w:rPr>
                <w:rStyle w:val="a8"/>
                <w:noProof/>
              </w:rPr>
              <w:t>1.2.3.</w:t>
            </w:r>
            <w:r w:rsidR="000E463A">
              <w:rPr>
                <w:rFonts w:asciiTheme="minorHAnsi" w:eastAsiaTheme="minorEastAsia" w:hAnsiTheme="minorHAnsi"/>
                <w:noProof/>
                <w:color w:val="auto"/>
                <w:sz w:val="22"/>
                <w:lang w:eastAsia="ru-RU"/>
              </w:rPr>
              <w:tab/>
            </w:r>
            <w:r w:rsidR="000E463A" w:rsidRPr="00CB5225">
              <w:rPr>
                <w:rStyle w:val="a8"/>
                <w:noProof/>
                <w:lang w:val="en-US"/>
              </w:rPr>
              <w:t>Tin-cat email queue</w:t>
            </w:r>
            <w:r w:rsidR="000E463A">
              <w:rPr>
                <w:noProof/>
                <w:webHidden/>
              </w:rPr>
              <w:tab/>
            </w:r>
            <w:r w:rsidR="000E463A">
              <w:rPr>
                <w:noProof/>
                <w:webHidden/>
              </w:rPr>
              <w:fldChar w:fldCharType="begin"/>
            </w:r>
            <w:r w:rsidR="000E463A">
              <w:rPr>
                <w:noProof/>
                <w:webHidden/>
              </w:rPr>
              <w:instrText xml:space="preserve"> PAGEREF _Toc67700145 \h </w:instrText>
            </w:r>
            <w:r w:rsidR="000E463A">
              <w:rPr>
                <w:noProof/>
                <w:webHidden/>
              </w:rPr>
            </w:r>
            <w:r w:rsidR="000E463A">
              <w:rPr>
                <w:noProof/>
                <w:webHidden/>
              </w:rPr>
              <w:fldChar w:fldCharType="separate"/>
            </w:r>
            <w:r w:rsidR="000E463A">
              <w:rPr>
                <w:noProof/>
                <w:webHidden/>
              </w:rPr>
              <w:t>14</w:t>
            </w:r>
            <w:r w:rsidR="000E463A">
              <w:rPr>
                <w:noProof/>
                <w:webHidden/>
              </w:rPr>
              <w:fldChar w:fldCharType="end"/>
            </w:r>
          </w:hyperlink>
        </w:p>
        <w:p w14:paraId="3579D117" w14:textId="148B3F9C" w:rsidR="000E463A" w:rsidRDefault="00633625">
          <w:pPr>
            <w:pStyle w:val="14"/>
            <w:tabs>
              <w:tab w:val="right" w:leader="dot" w:pos="9628"/>
            </w:tabs>
            <w:rPr>
              <w:rFonts w:asciiTheme="minorHAnsi" w:eastAsiaTheme="minorEastAsia" w:hAnsiTheme="minorHAnsi"/>
              <w:noProof/>
              <w:color w:val="auto"/>
              <w:sz w:val="22"/>
              <w:lang w:eastAsia="ru-RU"/>
            </w:rPr>
          </w:pPr>
          <w:hyperlink w:anchor="_Toc67700146" w:history="1">
            <w:r w:rsidR="000E463A" w:rsidRPr="00CB5225">
              <w:rPr>
                <w:rStyle w:val="a8"/>
                <w:noProof/>
              </w:rPr>
              <w:t>2. Техническое задание</w:t>
            </w:r>
            <w:r w:rsidR="000E463A">
              <w:rPr>
                <w:noProof/>
                <w:webHidden/>
              </w:rPr>
              <w:tab/>
            </w:r>
            <w:r w:rsidR="000E463A">
              <w:rPr>
                <w:noProof/>
                <w:webHidden/>
              </w:rPr>
              <w:fldChar w:fldCharType="begin"/>
            </w:r>
            <w:r w:rsidR="000E463A">
              <w:rPr>
                <w:noProof/>
                <w:webHidden/>
              </w:rPr>
              <w:instrText xml:space="preserve"> PAGEREF _Toc67700146 \h </w:instrText>
            </w:r>
            <w:r w:rsidR="000E463A">
              <w:rPr>
                <w:noProof/>
                <w:webHidden/>
              </w:rPr>
            </w:r>
            <w:r w:rsidR="000E463A">
              <w:rPr>
                <w:noProof/>
                <w:webHidden/>
              </w:rPr>
              <w:fldChar w:fldCharType="separate"/>
            </w:r>
            <w:r w:rsidR="000E463A">
              <w:rPr>
                <w:noProof/>
                <w:webHidden/>
              </w:rPr>
              <w:t>15</w:t>
            </w:r>
            <w:r w:rsidR="000E463A">
              <w:rPr>
                <w:noProof/>
                <w:webHidden/>
              </w:rPr>
              <w:fldChar w:fldCharType="end"/>
            </w:r>
          </w:hyperlink>
        </w:p>
        <w:p w14:paraId="1D571DD9" w14:textId="11F166B4" w:rsidR="000E463A" w:rsidRDefault="00633625">
          <w:pPr>
            <w:pStyle w:val="21"/>
            <w:tabs>
              <w:tab w:val="right" w:leader="dot" w:pos="9628"/>
            </w:tabs>
            <w:rPr>
              <w:rFonts w:asciiTheme="minorHAnsi" w:eastAsiaTheme="minorEastAsia" w:hAnsiTheme="minorHAnsi"/>
              <w:noProof/>
              <w:color w:val="auto"/>
              <w:sz w:val="22"/>
              <w:lang w:eastAsia="ru-RU"/>
            </w:rPr>
          </w:pPr>
          <w:hyperlink w:anchor="_Toc67700147" w:history="1">
            <w:r w:rsidR="000E463A" w:rsidRPr="00CB5225">
              <w:rPr>
                <w:rStyle w:val="a8"/>
                <w:noProof/>
                <w14:scene3d>
                  <w14:camera w14:prst="orthographicFront"/>
                  <w14:lightRig w14:rig="threePt" w14:dir="t">
                    <w14:rot w14:lat="0" w14:lon="0" w14:rev="0"/>
                  </w14:lightRig>
                </w14:scene3d>
              </w:rPr>
              <w:t>2.1.</w:t>
            </w:r>
            <w:r w:rsidR="000E463A" w:rsidRPr="00CB5225">
              <w:rPr>
                <w:rStyle w:val="a8"/>
                <w:noProof/>
              </w:rPr>
              <w:t xml:space="preserve"> Основание для разработки</w:t>
            </w:r>
            <w:r w:rsidR="000E463A">
              <w:rPr>
                <w:noProof/>
                <w:webHidden/>
              </w:rPr>
              <w:tab/>
            </w:r>
            <w:r w:rsidR="000E463A">
              <w:rPr>
                <w:noProof/>
                <w:webHidden/>
              </w:rPr>
              <w:fldChar w:fldCharType="begin"/>
            </w:r>
            <w:r w:rsidR="000E463A">
              <w:rPr>
                <w:noProof/>
                <w:webHidden/>
              </w:rPr>
              <w:instrText xml:space="preserve"> PAGEREF _Toc67700147 \h </w:instrText>
            </w:r>
            <w:r w:rsidR="000E463A">
              <w:rPr>
                <w:noProof/>
                <w:webHidden/>
              </w:rPr>
            </w:r>
            <w:r w:rsidR="000E463A">
              <w:rPr>
                <w:noProof/>
                <w:webHidden/>
              </w:rPr>
              <w:fldChar w:fldCharType="separate"/>
            </w:r>
            <w:r w:rsidR="000E463A">
              <w:rPr>
                <w:noProof/>
                <w:webHidden/>
              </w:rPr>
              <w:t>15</w:t>
            </w:r>
            <w:r w:rsidR="000E463A">
              <w:rPr>
                <w:noProof/>
                <w:webHidden/>
              </w:rPr>
              <w:fldChar w:fldCharType="end"/>
            </w:r>
          </w:hyperlink>
        </w:p>
        <w:p w14:paraId="3220D40A" w14:textId="6864A20E" w:rsidR="000E463A" w:rsidRDefault="00633625">
          <w:pPr>
            <w:pStyle w:val="21"/>
            <w:tabs>
              <w:tab w:val="right" w:leader="dot" w:pos="9628"/>
            </w:tabs>
            <w:rPr>
              <w:rFonts w:asciiTheme="minorHAnsi" w:eastAsiaTheme="minorEastAsia" w:hAnsiTheme="minorHAnsi"/>
              <w:noProof/>
              <w:color w:val="auto"/>
              <w:sz w:val="22"/>
              <w:lang w:eastAsia="ru-RU"/>
            </w:rPr>
          </w:pPr>
          <w:hyperlink w:anchor="_Toc67700148" w:history="1">
            <w:r w:rsidR="000E463A" w:rsidRPr="00CB5225">
              <w:rPr>
                <w:rStyle w:val="a8"/>
                <w:noProof/>
                <w14:scene3d>
                  <w14:camera w14:prst="orthographicFront"/>
                  <w14:lightRig w14:rig="threePt" w14:dir="t">
                    <w14:rot w14:lat="0" w14:lon="0" w14:rev="0"/>
                  </w14:lightRig>
                </w14:scene3d>
              </w:rPr>
              <w:t>2.2.</w:t>
            </w:r>
            <w:r w:rsidR="000E463A" w:rsidRPr="00CB5225">
              <w:rPr>
                <w:rStyle w:val="a8"/>
                <w:noProof/>
              </w:rPr>
              <w:t xml:space="preserve"> Назначение и область применения</w:t>
            </w:r>
            <w:r w:rsidR="000E463A">
              <w:rPr>
                <w:noProof/>
                <w:webHidden/>
              </w:rPr>
              <w:tab/>
            </w:r>
            <w:r w:rsidR="000E463A">
              <w:rPr>
                <w:noProof/>
                <w:webHidden/>
              </w:rPr>
              <w:fldChar w:fldCharType="begin"/>
            </w:r>
            <w:r w:rsidR="000E463A">
              <w:rPr>
                <w:noProof/>
                <w:webHidden/>
              </w:rPr>
              <w:instrText xml:space="preserve"> PAGEREF _Toc67700148 \h </w:instrText>
            </w:r>
            <w:r w:rsidR="000E463A">
              <w:rPr>
                <w:noProof/>
                <w:webHidden/>
              </w:rPr>
            </w:r>
            <w:r w:rsidR="000E463A">
              <w:rPr>
                <w:noProof/>
                <w:webHidden/>
              </w:rPr>
              <w:fldChar w:fldCharType="separate"/>
            </w:r>
            <w:r w:rsidR="000E463A">
              <w:rPr>
                <w:noProof/>
                <w:webHidden/>
              </w:rPr>
              <w:t>15</w:t>
            </w:r>
            <w:r w:rsidR="000E463A">
              <w:rPr>
                <w:noProof/>
                <w:webHidden/>
              </w:rPr>
              <w:fldChar w:fldCharType="end"/>
            </w:r>
          </w:hyperlink>
        </w:p>
        <w:p w14:paraId="3073650A" w14:textId="4ACD71C6" w:rsidR="000E463A" w:rsidRDefault="00633625">
          <w:pPr>
            <w:pStyle w:val="21"/>
            <w:tabs>
              <w:tab w:val="right" w:leader="dot" w:pos="9628"/>
            </w:tabs>
            <w:rPr>
              <w:rFonts w:asciiTheme="minorHAnsi" w:eastAsiaTheme="minorEastAsia" w:hAnsiTheme="minorHAnsi"/>
              <w:noProof/>
              <w:color w:val="auto"/>
              <w:sz w:val="22"/>
              <w:lang w:eastAsia="ru-RU"/>
            </w:rPr>
          </w:pPr>
          <w:hyperlink w:anchor="_Toc67700149" w:history="1">
            <w:r w:rsidR="000E463A" w:rsidRPr="00CB5225">
              <w:rPr>
                <w:rStyle w:val="a8"/>
                <w:noProof/>
                <w14:scene3d>
                  <w14:camera w14:prst="orthographicFront"/>
                  <w14:lightRig w14:rig="threePt" w14:dir="t">
                    <w14:rot w14:lat="0" w14:lon="0" w14:rev="0"/>
                  </w14:lightRig>
                </w14:scene3d>
              </w:rPr>
              <w:t>2.3.</w:t>
            </w:r>
            <w:r w:rsidR="000E463A" w:rsidRPr="00CB5225">
              <w:rPr>
                <w:rStyle w:val="a8"/>
                <w:noProof/>
              </w:rPr>
              <w:t xml:space="preserve"> Требование к программному комплексу</w:t>
            </w:r>
            <w:r w:rsidR="000E463A">
              <w:rPr>
                <w:noProof/>
                <w:webHidden/>
              </w:rPr>
              <w:tab/>
            </w:r>
            <w:r w:rsidR="000E463A">
              <w:rPr>
                <w:noProof/>
                <w:webHidden/>
              </w:rPr>
              <w:fldChar w:fldCharType="begin"/>
            </w:r>
            <w:r w:rsidR="000E463A">
              <w:rPr>
                <w:noProof/>
                <w:webHidden/>
              </w:rPr>
              <w:instrText xml:space="preserve"> PAGEREF _Toc67700149 \h </w:instrText>
            </w:r>
            <w:r w:rsidR="000E463A">
              <w:rPr>
                <w:noProof/>
                <w:webHidden/>
              </w:rPr>
            </w:r>
            <w:r w:rsidR="000E463A">
              <w:rPr>
                <w:noProof/>
                <w:webHidden/>
              </w:rPr>
              <w:fldChar w:fldCharType="separate"/>
            </w:r>
            <w:r w:rsidR="000E463A">
              <w:rPr>
                <w:noProof/>
                <w:webHidden/>
              </w:rPr>
              <w:t>15</w:t>
            </w:r>
            <w:r w:rsidR="000E463A">
              <w:rPr>
                <w:noProof/>
                <w:webHidden/>
              </w:rPr>
              <w:fldChar w:fldCharType="end"/>
            </w:r>
          </w:hyperlink>
        </w:p>
        <w:p w14:paraId="55F80F91" w14:textId="51BDCAC9" w:rsidR="000E463A" w:rsidRDefault="00633625">
          <w:pPr>
            <w:pStyle w:val="31"/>
            <w:tabs>
              <w:tab w:val="left" w:pos="2119"/>
              <w:tab w:val="right" w:leader="dot" w:pos="9628"/>
            </w:tabs>
            <w:rPr>
              <w:rFonts w:asciiTheme="minorHAnsi" w:eastAsiaTheme="minorEastAsia" w:hAnsiTheme="minorHAnsi"/>
              <w:noProof/>
              <w:color w:val="auto"/>
              <w:sz w:val="22"/>
              <w:lang w:eastAsia="ru-RU"/>
            </w:rPr>
          </w:pPr>
          <w:hyperlink w:anchor="_Toc67700150" w:history="1">
            <w:r w:rsidR="000E463A" w:rsidRPr="00CB5225">
              <w:rPr>
                <w:rStyle w:val="a8"/>
                <w:noProof/>
              </w:rPr>
              <w:t>2.3.1.</w:t>
            </w:r>
            <w:r w:rsidR="000E463A">
              <w:rPr>
                <w:rFonts w:asciiTheme="minorHAnsi" w:eastAsiaTheme="minorEastAsia" w:hAnsiTheme="minorHAnsi"/>
                <w:noProof/>
                <w:color w:val="auto"/>
                <w:sz w:val="22"/>
                <w:lang w:eastAsia="ru-RU"/>
              </w:rPr>
              <w:tab/>
            </w:r>
            <w:r w:rsidR="000E463A" w:rsidRPr="00CB5225">
              <w:rPr>
                <w:rStyle w:val="a8"/>
                <w:noProof/>
              </w:rPr>
              <w:t>Требования к функциональным характеристикам</w:t>
            </w:r>
            <w:r w:rsidR="000E463A">
              <w:rPr>
                <w:noProof/>
                <w:webHidden/>
              </w:rPr>
              <w:tab/>
            </w:r>
            <w:r w:rsidR="000E463A">
              <w:rPr>
                <w:noProof/>
                <w:webHidden/>
              </w:rPr>
              <w:fldChar w:fldCharType="begin"/>
            </w:r>
            <w:r w:rsidR="000E463A">
              <w:rPr>
                <w:noProof/>
                <w:webHidden/>
              </w:rPr>
              <w:instrText xml:space="preserve"> PAGEREF _Toc67700150 \h </w:instrText>
            </w:r>
            <w:r w:rsidR="000E463A">
              <w:rPr>
                <w:noProof/>
                <w:webHidden/>
              </w:rPr>
            </w:r>
            <w:r w:rsidR="000E463A">
              <w:rPr>
                <w:noProof/>
                <w:webHidden/>
              </w:rPr>
              <w:fldChar w:fldCharType="separate"/>
            </w:r>
            <w:r w:rsidR="000E463A">
              <w:rPr>
                <w:noProof/>
                <w:webHidden/>
              </w:rPr>
              <w:t>15</w:t>
            </w:r>
            <w:r w:rsidR="000E463A">
              <w:rPr>
                <w:noProof/>
                <w:webHidden/>
              </w:rPr>
              <w:fldChar w:fldCharType="end"/>
            </w:r>
          </w:hyperlink>
        </w:p>
        <w:p w14:paraId="287A0CD6" w14:textId="2776183E" w:rsidR="000E463A" w:rsidRDefault="00633625">
          <w:pPr>
            <w:pStyle w:val="31"/>
            <w:tabs>
              <w:tab w:val="left" w:pos="2119"/>
              <w:tab w:val="right" w:leader="dot" w:pos="9628"/>
            </w:tabs>
            <w:rPr>
              <w:rFonts w:asciiTheme="minorHAnsi" w:eastAsiaTheme="minorEastAsia" w:hAnsiTheme="minorHAnsi"/>
              <w:noProof/>
              <w:color w:val="auto"/>
              <w:sz w:val="22"/>
              <w:lang w:eastAsia="ru-RU"/>
            </w:rPr>
          </w:pPr>
          <w:hyperlink w:anchor="_Toc67700151" w:history="1">
            <w:r w:rsidR="000E463A" w:rsidRPr="00CB5225">
              <w:rPr>
                <w:rStyle w:val="a8"/>
                <w:noProof/>
              </w:rPr>
              <w:t>2.3.2.</w:t>
            </w:r>
            <w:r w:rsidR="000E463A">
              <w:rPr>
                <w:rFonts w:asciiTheme="minorHAnsi" w:eastAsiaTheme="minorEastAsia" w:hAnsiTheme="minorHAnsi"/>
                <w:noProof/>
                <w:color w:val="auto"/>
                <w:sz w:val="22"/>
                <w:lang w:eastAsia="ru-RU"/>
              </w:rPr>
              <w:tab/>
            </w:r>
            <w:r w:rsidR="000E463A" w:rsidRPr="00CB5225">
              <w:rPr>
                <w:rStyle w:val="a8"/>
                <w:noProof/>
              </w:rPr>
              <w:t>Требования к надежности</w:t>
            </w:r>
            <w:r w:rsidR="000E463A">
              <w:rPr>
                <w:noProof/>
                <w:webHidden/>
              </w:rPr>
              <w:tab/>
            </w:r>
            <w:r w:rsidR="000E463A">
              <w:rPr>
                <w:noProof/>
                <w:webHidden/>
              </w:rPr>
              <w:fldChar w:fldCharType="begin"/>
            </w:r>
            <w:r w:rsidR="000E463A">
              <w:rPr>
                <w:noProof/>
                <w:webHidden/>
              </w:rPr>
              <w:instrText xml:space="preserve"> PAGEREF _Toc67700151 \h </w:instrText>
            </w:r>
            <w:r w:rsidR="000E463A">
              <w:rPr>
                <w:noProof/>
                <w:webHidden/>
              </w:rPr>
            </w:r>
            <w:r w:rsidR="000E463A">
              <w:rPr>
                <w:noProof/>
                <w:webHidden/>
              </w:rPr>
              <w:fldChar w:fldCharType="separate"/>
            </w:r>
            <w:r w:rsidR="000E463A">
              <w:rPr>
                <w:noProof/>
                <w:webHidden/>
              </w:rPr>
              <w:t>18</w:t>
            </w:r>
            <w:r w:rsidR="000E463A">
              <w:rPr>
                <w:noProof/>
                <w:webHidden/>
              </w:rPr>
              <w:fldChar w:fldCharType="end"/>
            </w:r>
          </w:hyperlink>
        </w:p>
        <w:p w14:paraId="6D4B3B71" w14:textId="5C4BADCA" w:rsidR="000E463A" w:rsidRDefault="00633625">
          <w:pPr>
            <w:pStyle w:val="21"/>
            <w:tabs>
              <w:tab w:val="right" w:leader="dot" w:pos="9628"/>
            </w:tabs>
            <w:rPr>
              <w:rFonts w:asciiTheme="minorHAnsi" w:eastAsiaTheme="minorEastAsia" w:hAnsiTheme="minorHAnsi"/>
              <w:noProof/>
              <w:color w:val="auto"/>
              <w:sz w:val="22"/>
              <w:lang w:eastAsia="ru-RU"/>
            </w:rPr>
          </w:pPr>
          <w:hyperlink w:anchor="_Toc67700152" w:history="1">
            <w:r w:rsidR="000E463A" w:rsidRPr="00CB5225">
              <w:rPr>
                <w:rStyle w:val="a8"/>
                <w:noProof/>
                <w14:scene3d>
                  <w14:camera w14:prst="orthographicFront"/>
                  <w14:lightRig w14:rig="threePt" w14:dir="t">
                    <w14:rot w14:lat="0" w14:lon="0" w14:rev="0"/>
                  </w14:lightRig>
                </w14:scene3d>
              </w:rPr>
              <w:t>2.4.</w:t>
            </w:r>
            <w:r w:rsidR="000E463A" w:rsidRPr="00CB5225">
              <w:rPr>
                <w:rStyle w:val="a8"/>
                <w:noProof/>
              </w:rPr>
              <w:t xml:space="preserve"> Условия эксплуатации</w:t>
            </w:r>
            <w:r w:rsidR="000E463A">
              <w:rPr>
                <w:noProof/>
                <w:webHidden/>
              </w:rPr>
              <w:tab/>
            </w:r>
            <w:r w:rsidR="000E463A">
              <w:rPr>
                <w:noProof/>
                <w:webHidden/>
              </w:rPr>
              <w:fldChar w:fldCharType="begin"/>
            </w:r>
            <w:r w:rsidR="000E463A">
              <w:rPr>
                <w:noProof/>
                <w:webHidden/>
              </w:rPr>
              <w:instrText xml:space="preserve"> PAGEREF _Toc67700152 \h </w:instrText>
            </w:r>
            <w:r w:rsidR="000E463A">
              <w:rPr>
                <w:noProof/>
                <w:webHidden/>
              </w:rPr>
            </w:r>
            <w:r w:rsidR="000E463A">
              <w:rPr>
                <w:noProof/>
                <w:webHidden/>
              </w:rPr>
              <w:fldChar w:fldCharType="separate"/>
            </w:r>
            <w:r w:rsidR="000E463A">
              <w:rPr>
                <w:noProof/>
                <w:webHidden/>
              </w:rPr>
              <w:t>19</w:t>
            </w:r>
            <w:r w:rsidR="000E463A">
              <w:rPr>
                <w:noProof/>
                <w:webHidden/>
              </w:rPr>
              <w:fldChar w:fldCharType="end"/>
            </w:r>
          </w:hyperlink>
        </w:p>
        <w:p w14:paraId="7A3445C0" w14:textId="09054F3C" w:rsidR="000E463A" w:rsidRDefault="00633625">
          <w:pPr>
            <w:pStyle w:val="31"/>
            <w:tabs>
              <w:tab w:val="left" w:pos="2119"/>
              <w:tab w:val="right" w:leader="dot" w:pos="9628"/>
            </w:tabs>
            <w:rPr>
              <w:rFonts w:asciiTheme="minorHAnsi" w:eastAsiaTheme="minorEastAsia" w:hAnsiTheme="minorHAnsi"/>
              <w:noProof/>
              <w:color w:val="auto"/>
              <w:sz w:val="22"/>
              <w:lang w:eastAsia="ru-RU"/>
            </w:rPr>
          </w:pPr>
          <w:hyperlink w:anchor="_Toc67700153" w:history="1">
            <w:r w:rsidR="000E463A" w:rsidRPr="00CB5225">
              <w:rPr>
                <w:rStyle w:val="a8"/>
                <w:noProof/>
              </w:rPr>
              <w:t>2.4.1.</w:t>
            </w:r>
            <w:r w:rsidR="000E463A">
              <w:rPr>
                <w:rFonts w:asciiTheme="minorHAnsi" w:eastAsiaTheme="minorEastAsia" w:hAnsiTheme="minorHAnsi"/>
                <w:noProof/>
                <w:color w:val="auto"/>
                <w:sz w:val="22"/>
                <w:lang w:eastAsia="ru-RU"/>
              </w:rPr>
              <w:tab/>
            </w:r>
            <w:r w:rsidR="000E463A" w:rsidRPr="00CB5225">
              <w:rPr>
                <w:rStyle w:val="a8"/>
                <w:noProof/>
              </w:rPr>
              <w:t>Климатические условия эксплуатации</w:t>
            </w:r>
            <w:r w:rsidR="000E463A">
              <w:rPr>
                <w:noProof/>
                <w:webHidden/>
              </w:rPr>
              <w:tab/>
            </w:r>
            <w:r w:rsidR="000E463A">
              <w:rPr>
                <w:noProof/>
                <w:webHidden/>
              </w:rPr>
              <w:fldChar w:fldCharType="begin"/>
            </w:r>
            <w:r w:rsidR="000E463A">
              <w:rPr>
                <w:noProof/>
                <w:webHidden/>
              </w:rPr>
              <w:instrText xml:space="preserve"> PAGEREF _Toc67700153 \h </w:instrText>
            </w:r>
            <w:r w:rsidR="000E463A">
              <w:rPr>
                <w:noProof/>
                <w:webHidden/>
              </w:rPr>
            </w:r>
            <w:r w:rsidR="000E463A">
              <w:rPr>
                <w:noProof/>
                <w:webHidden/>
              </w:rPr>
              <w:fldChar w:fldCharType="separate"/>
            </w:r>
            <w:r w:rsidR="000E463A">
              <w:rPr>
                <w:noProof/>
                <w:webHidden/>
              </w:rPr>
              <w:t>19</w:t>
            </w:r>
            <w:r w:rsidR="000E463A">
              <w:rPr>
                <w:noProof/>
                <w:webHidden/>
              </w:rPr>
              <w:fldChar w:fldCharType="end"/>
            </w:r>
          </w:hyperlink>
        </w:p>
        <w:p w14:paraId="4264BF93" w14:textId="369B3A00" w:rsidR="000E463A" w:rsidRDefault="00633625">
          <w:pPr>
            <w:pStyle w:val="31"/>
            <w:tabs>
              <w:tab w:val="left" w:pos="2119"/>
              <w:tab w:val="right" w:leader="dot" w:pos="9628"/>
            </w:tabs>
            <w:rPr>
              <w:rFonts w:asciiTheme="minorHAnsi" w:eastAsiaTheme="minorEastAsia" w:hAnsiTheme="minorHAnsi"/>
              <w:noProof/>
              <w:color w:val="auto"/>
              <w:sz w:val="22"/>
              <w:lang w:eastAsia="ru-RU"/>
            </w:rPr>
          </w:pPr>
          <w:hyperlink w:anchor="_Toc67700154" w:history="1">
            <w:r w:rsidR="000E463A" w:rsidRPr="00CB5225">
              <w:rPr>
                <w:rStyle w:val="a8"/>
                <w:noProof/>
              </w:rPr>
              <w:t>2.4.2.</w:t>
            </w:r>
            <w:r w:rsidR="000E463A">
              <w:rPr>
                <w:rFonts w:asciiTheme="minorHAnsi" w:eastAsiaTheme="minorEastAsia" w:hAnsiTheme="minorHAnsi"/>
                <w:noProof/>
                <w:color w:val="auto"/>
                <w:sz w:val="22"/>
                <w:lang w:eastAsia="ru-RU"/>
              </w:rPr>
              <w:tab/>
            </w:r>
            <w:r w:rsidR="000E463A" w:rsidRPr="00CB5225">
              <w:rPr>
                <w:rStyle w:val="a8"/>
                <w:noProof/>
              </w:rPr>
              <w:t>Требования к квалификации и численности персонала</w:t>
            </w:r>
            <w:r w:rsidR="000E463A">
              <w:rPr>
                <w:noProof/>
                <w:webHidden/>
              </w:rPr>
              <w:tab/>
            </w:r>
            <w:r w:rsidR="000E463A">
              <w:rPr>
                <w:noProof/>
                <w:webHidden/>
              </w:rPr>
              <w:fldChar w:fldCharType="begin"/>
            </w:r>
            <w:r w:rsidR="000E463A">
              <w:rPr>
                <w:noProof/>
                <w:webHidden/>
              </w:rPr>
              <w:instrText xml:space="preserve"> PAGEREF _Toc67700154 \h </w:instrText>
            </w:r>
            <w:r w:rsidR="000E463A">
              <w:rPr>
                <w:noProof/>
                <w:webHidden/>
              </w:rPr>
            </w:r>
            <w:r w:rsidR="000E463A">
              <w:rPr>
                <w:noProof/>
                <w:webHidden/>
              </w:rPr>
              <w:fldChar w:fldCharType="separate"/>
            </w:r>
            <w:r w:rsidR="000E463A">
              <w:rPr>
                <w:noProof/>
                <w:webHidden/>
              </w:rPr>
              <w:t>19</w:t>
            </w:r>
            <w:r w:rsidR="000E463A">
              <w:rPr>
                <w:noProof/>
                <w:webHidden/>
              </w:rPr>
              <w:fldChar w:fldCharType="end"/>
            </w:r>
          </w:hyperlink>
        </w:p>
        <w:p w14:paraId="2E1648BD" w14:textId="6E81C2E1" w:rsidR="000E463A" w:rsidRDefault="00633625">
          <w:pPr>
            <w:pStyle w:val="31"/>
            <w:tabs>
              <w:tab w:val="left" w:pos="2119"/>
              <w:tab w:val="right" w:leader="dot" w:pos="9628"/>
            </w:tabs>
            <w:rPr>
              <w:rFonts w:asciiTheme="minorHAnsi" w:eastAsiaTheme="minorEastAsia" w:hAnsiTheme="minorHAnsi"/>
              <w:noProof/>
              <w:color w:val="auto"/>
              <w:sz w:val="22"/>
              <w:lang w:eastAsia="ru-RU"/>
            </w:rPr>
          </w:pPr>
          <w:hyperlink w:anchor="_Toc67700155" w:history="1">
            <w:r w:rsidR="000E463A" w:rsidRPr="00CB5225">
              <w:rPr>
                <w:rStyle w:val="a8"/>
                <w:noProof/>
              </w:rPr>
              <w:t>2.4.3.</w:t>
            </w:r>
            <w:r w:rsidR="000E463A">
              <w:rPr>
                <w:rFonts w:asciiTheme="minorHAnsi" w:eastAsiaTheme="minorEastAsia" w:hAnsiTheme="minorHAnsi"/>
                <w:noProof/>
                <w:color w:val="auto"/>
                <w:sz w:val="22"/>
                <w:lang w:eastAsia="ru-RU"/>
              </w:rPr>
              <w:tab/>
            </w:r>
            <w:r w:rsidR="000E463A" w:rsidRPr="00CB5225">
              <w:rPr>
                <w:rStyle w:val="a8"/>
                <w:noProof/>
              </w:rPr>
              <w:t>Требования к составу и параметрам технических средств</w:t>
            </w:r>
            <w:r w:rsidR="000E463A">
              <w:rPr>
                <w:noProof/>
                <w:webHidden/>
              </w:rPr>
              <w:tab/>
            </w:r>
            <w:r w:rsidR="000E463A">
              <w:rPr>
                <w:noProof/>
                <w:webHidden/>
              </w:rPr>
              <w:fldChar w:fldCharType="begin"/>
            </w:r>
            <w:r w:rsidR="000E463A">
              <w:rPr>
                <w:noProof/>
                <w:webHidden/>
              </w:rPr>
              <w:instrText xml:space="preserve"> PAGEREF _Toc67700155 \h </w:instrText>
            </w:r>
            <w:r w:rsidR="000E463A">
              <w:rPr>
                <w:noProof/>
                <w:webHidden/>
              </w:rPr>
            </w:r>
            <w:r w:rsidR="000E463A">
              <w:rPr>
                <w:noProof/>
                <w:webHidden/>
              </w:rPr>
              <w:fldChar w:fldCharType="separate"/>
            </w:r>
            <w:r w:rsidR="000E463A">
              <w:rPr>
                <w:noProof/>
                <w:webHidden/>
              </w:rPr>
              <w:t>20</w:t>
            </w:r>
            <w:r w:rsidR="000E463A">
              <w:rPr>
                <w:noProof/>
                <w:webHidden/>
              </w:rPr>
              <w:fldChar w:fldCharType="end"/>
            </w:r>
          </w:hyperlink>
        </w:p>
        <w:p w14:paraId="27F14870" w14:textId="7DFFB01E" w:rsidR="000E463A" w:rsidRDefault="00633625">
          <w:pPr>
            <w:pStyle w:val="31"/>
            <w:tabs>
              <w:tab w:val="left" w:pos="2119"/>
              <w:tab w:val="right" w:leader="dot" w:pos="9628"/>
            </w:tabs>
            <w:rPr>
              <w:rFonts w:asciiTheme="minorHAnsi" w:eastAsiaTheme="minorEastAsia" w:hAnsiTheme="minorHAnsi"/>
              <w:noProof/>
              <w:color w:val="auto"/>
              <w:sz w:val="22"/>
              <w:lang w:eastAsia="ru-RU"/>
            </w:rPr>
          </w:pPr>
          <w:hyperlink w:anchor="_Toc67700156" w:history="1">
            <w:r w:rsidR="000E463A" w:rsidRPr="00CB5225">
              <w:rPr>
                <w:rStyle w:val="a8"/>
                <w:noProof/>
              </w:rPr>
              <w:t>2.4.4.</w:t>
            </w:r>
            <w:r w:rsidR="000E463A">
              <w:rPr>
                <w:rFonts w:asciiTheme="minorHAnsi" w:eastAsiaTheme="minorEastAsia" w:hAnsiTheme="minorHAnsi"/>
                <w:noProof/>
                <w:color w:val="auto"/>
                <w:sz w:val="22"/>
                <w:lang w:eastAsia="ru-RU"/>
              </w:rPr>
              <w:tab/>
            </w:r>
            <w:r w:rsidR="000E463A" w:rsidRPr="00CB5225">
              <w:rPr>
                <w:rStyle w:val="a8"/>
                <w:noProof/>
              </w:rPr>
              <w:t>Требования к информационной и программной совместимости</w:t>
            </w:r>
            <w:r w:rsidR="000E463A">
              <w:rPr>
                <w:noProof/>
                <w:webHidden/>
              </w:rPr>
              <w:tab/>
            </w:r>
            <w:r w:rsidR="000E463A">
              <w:rPr>
                <w:noProof/>
                <w:webHidden/>
              </w:rPr>
              <w:fldChar w:fldCharType="begin"/>
            </w:r>
            <w:r w:rsidR="000E463A">
              <w:rPr>
                <w:noProof/>
                <w:webHidden/>
              </w:rPr>
              <w:instrText xml:space="preserve"> PAGEREF _Toc67700156 \h </w:instrText>
            </w:r>
            <w:r w:rsidR="000E463A">
              <w:rPr>
                <w:noProof/>
                <w:webHidden/>
              </w:rPr>
            </w:r>
            <w:r w:rsidR="000E463A">
              <w:rPr>
                <w:noProof/>
                <w:webHidden/>
              </w:rPr>
              <w:fldChar w:fldCharType="separate"/>
            </w:r>
            <w:r w:rsidR="000E463A">
              <w:rPr>
                <w:noProof/>
                <w:webHidden/>
              </w:rPr>
              <w:t>20</w:t>
            </w:r>
            <w:r w:rsidR="000E463A">
              <w:rPr>
                <w:noProof/>
                <w:webHidden/>
              </w:rPr>
              <w:fldChar w:fldCharType="end"/>
            </w:r>
          </w:hyperlink>
        </w:p>
        <w:p w14:paraId="6E74B8FE" w14:textId="64D693B7" w:rsidR="000E463A" w:rsidRDefault="00633625">
          <w:pPr>
            <w:pStyle w:val="21"/>
            <w:tabs>
              <w:tab w:val="right" w:leader="dot" w:pos="9628"/>
            </w:tabs>
            <w:rPr>
              <w:rFonts w:asciiTheme="minorHAnsi" w:eastAsiaTheme="minorEastAsia" w:hAnsiTheme="minorHAnsi"/>
              <w:noProof/>
              <w:color w:val="auto"/>
              <w:sz w:val="22"/>
              <w:lang w:eastAsia="ru-RU"/>
            </w:rPr>
          </w:pPr>
          <w:hyperlink w:anchor="_Toc67700157" w:history="1">
            <w:r w:rsidR="000E463A" w:rsidRPr="00CB5225">
              <w:rPr>
                <w:rStyle w:val="a8"/>
                <w:noProof/>
                <w14:scene3d>
                  <w14:camera w14:prst="orthographicFront"/>
                  <w14:lightRig w14:rig="threePt" w14:dir="t">
                    <w14:rot w14:lat="0" w14:lon="0" w14:rev="0"/>
                  </w14:lightRig>
                </w14:scene3d>
              </w:rPr>
              <w:t>2.5.</w:t>
            </w:r>
            <w:r w:rsidR="000E463A" w:rsidRPr="00CB5225">
              <w:rPr>
                <w:rStyle w:val="a8"/>
                <w:noProof/>
              </w:rPr>
              <w:t xml:space="preserve"> Программная документация</w:t>
            </w:r>
            <w:r w:rsidR="000E463A">
              <w:rPr>
                <w:noProof/>
                <w:webHidden/>
              </w:rPr>
              <w:tab/>
            </w:r>
            <w:r w:rsidR="000E463A">
              <w:rPr>
                <w:noProof/>
                <w:webHidden/>
              </w:rPr>
              <w:fldChar w:fldCharType="begin"/>
            </w:r>
            <w:r w:rsidR="000E463A">
              <w:rPr>
                <w:noProof/>
                <w:webHidden/>
              </w:rPr>
              <w:instrText xml:space="preserve"> PAGEREF _Toc67700157 \h </w:instrText>
            </w:r>
            <w:r w:rsidR="000E463A">
              <w:rPr>
                <w:noProof/>
                <w:webHidden/>
              </w:rPr>
            </w:r>
            <w:r w:rsidR="000E463A">
              <w:rPr>
                <w:noProof/>
                <w:webHidden/>
              </w:rPr>
              <w:fldChar w:fldCharType="separate"/>
            </w:r>
            <w:r w:rsidR="000E463A">
              <w:rPr>
                <w:noProof/>
                <w:webHidden/>
              </w:rPr>
              <w:t>21</w:t>
            </w:r>
            <w:r w:rsidR="000E463A">
              <w:rPr>
                <w:noProof/>
                <w:webHidden/>
              </w:rPr>
              <w:fldChar w:fldCharType="end"/>
            </w:r>
          </w:hyperlink>
        </w:p>
        <w:p w14:paraId="0EE9CCFB" w14:textId="2A030E72" w:rsidR="000E463A" w:rsidRDefault="00633625">
          <w:pPr>
            <w:pStyle w:val="31"/>
            <w:tabs>
              <w:tab w:val="left" w:pos="2119"/>
              <w:tab w:val="right" w:leader="dot" w:pos="9628"/>
            </w:tabs>
            <w:rPr>
              <w:rFonts w:asciiTheme="minorHAnsi" w:eastAsiaTheme="minorEastAsia" w:hAnsiTheme="minorHAnsi"/>
              <w:noProof/>
              <w:color w:val="auto"/>
              <w:sz w:val="22"/>
              <w:lang w:eastAsia="ru-RU"/>
            </w:rPr>
          </w:pPr>
          <w:hyperlink w:anchor="_Toc67700158" w:history="1">
            <w:r w:rsidR="000E463A" w:rsidRPr="00CB5225">
              <w:rPr>
                <w:rStyle w:val="a8"/>
                <w:noProof/>
              </w:rPr>
              <w:t>2.5.1.</w:t>
            </w:r>
            <w:r w:rsidR="000E463A">
              <w:rPr>
                <w:rFonts w:asciiTheme="minorHAnsi" w:eastAsiaTheme="minorEastAsia" w:hAnsiTheme="minorHAnsi"/>
                <w:noProof/>
                <w:color w:val="auto"/>
                <w:sz w:val="22"/>
                <w:lang w:eastAsia="ru-RU"/>
              </w:rPr>
              <w:tab/>
            </w:r>
            <w:r w:rsidR="000E463A" w:rsidRPr="00CB5225">
              <w:rPr>
                <w:rStyle w:val="a8"/>
                <w:noProof/>
              </w:rPr>
              <w:t>Предварительный состав программной документации</w:t>
            </w:r>
            <w:r w:rsidR="000E463A">
              <w:rPr>
                <w:noProof/>
                <w:webHidden/>
              </w:rPr>
              <w:tab/>
            </w:r>
            <w:r w:rsidR="000E463A">
              <w:rPr>
                <w:noProof/>
                <w:webHidden/>
              </w:rPr>
              <w:fldChar w:fldCharType="begin"/>
            </w:r>
            <w:r w:rsidR="000E463A">
              <w:rPr>
                <w:noProof/>
                <w:webHidden/>
              </w:rPr>
              <w:instrText xml:space="preserve"> PAGEREF _Toc67700158 \h </w:instrText>
            </w:r>
            <w:r w:rsidR="000E463A">
              <w:rPr>
                <w:noProof/>
                <w:webHidden/>
              </w:rPr>
            </w:r>
            <w:r w:rsidR="000E463A">
              <w:rPr>
                <w:noProof/>
                <w:webHidden/>
              </w:rPr>
              <w:fldChar w:fldCharType="separate"/>
            </w:r>
            <w:r w:rsidR="000E463A">
              <w:rPr>
                <w:noProof/>
                <w:webHidden/>
              </w:rPr>
              <w:t>21</w:t>
            </w:r>
            <w:r w:rsidR="000E463A">
              <w:rPr>
                <w:noProof/>
                <w:webHidden/>
              </w:rPr>
              <w:fldChar w:fldCharType="end"/>
            </w:r>
          </w:hyperlink>
        </w:p>
        <w:p w14:paraId="3A697175" w14:textId="34D264CD" w:rsidR="000E463A" w:rsidRDefault="00633625">
          <w:pPr>
            <w:pStyle w:val="21"/>
            <w:tabs>
              <w:tab w:val="right" w:leader="dot" w:pos="9628"/>
            </w:tabs>
            <w:rPr>
              <w:rFonts w:asciiTheme="minorHAnsi" w:eastAsiaTheme="minorEastAsia" w:hAnsiTheme="minorHAnsi"/>
              <w:noProof/>
              <w:color w:val="auto"/>
              <w:sz w:val="22"/>
              <w:lang w:eastAsia="ru-RU"/>
            </w:rPr>
          </w:pPr>
          <w:hyperlink w:anchor="_Toc67700159" w:history="1">
            <w:r w:rsidR="000E463A" w:rsidRPr="00CB5225">
              <w:rPr>
                <w:rStyle w:val="a8"/>
                <w:noProof/>
                <w14:scene3d>
                  <w14:camera w14:prst="orthographicFront"/>
                  <w14:lightRig w14:rig="threePt" w14:dir="t">
                    <w14:rot w14:lat="0" w14:lon="0" w14:rev="0"/>
                  </w14:lightRig>
                </w14:scene3d>
              </w:rPr>
              <w:t>2.6.</w:t>
            </w:r>
            <w:r w:rsidR="000E463A" w:rsidRPr="00CB5225">
              <w:rPr>
                <w:rStyle w:val="a8"/>
                <w:noProof/>
              </w:rPr>
              <w:t xml:space="preserve"> Стадии и этапы разработки</w:t>
            </w:r>
            <w:r w:rsidR="000E463A">
              <w:rPr>
                <w:noProof/>
                <w:webHidden/>
              </w:rPr>
              <w:tab/>
            </w:r>
            <w:r w:rsidR="000E463A">
              <w:rPr>
                <w:noProof/>
                <w:webHidden/>
              </w:rPr>
              <w:fldChar w:fldCharType="begin"/>
            </w:r>
            <w:r w:rsidR="000E463A">
              <w:rPr>
                <w:noProof/>
                <w:webHidden/>
              </w:rPr>
              <w:instrText xml:space="preserve"> PAGEREF _Toc67700159 \h </w:instrText>
            </w:r>
            <w:r w:rsidR="000E463A">
              <w:rPr>
                <w:noProof/>
                <w:webHidden/>
              </w:rPr>
            </w:r>
            <w:r w:rsidR="000E463A">
              <w:rPr>
                <w:noProof/>
                <w:webHidden/>
              </w:rPr>
              <w:fldChar w:fldCharType="separate"/>
            </w:r>
            <w:r w:rsidR="000E463A">
              <w:rPr>
                <w:noProof/>
                <w:webHidden/>
              </w:rPr>
              <w:t>21</w:t>
            </w:r>
            <w:r w:rsidR="000E463A">
              <w:rPr>
                <w:noProof/>
                <w:webHidden/>
              </w:rPr>
              <w:fldChar w:fldCharType="end"/>
            </w:r>
          </w:hyperlink>
        </w:p>
        <w:p w14:paraId="7A3258C9" w14:textId="1C77790F" w:rsidR="000E463A" w:rsidRDefault="00633625">
          <w:pPr>
            <w:pStyle w:val="31"/>
            <w:tabs>
              <w:tab w:val="left" w:pos="2119"/>
              <w:tab w:val="right" w:leader="dot" w:pos="9628"/>
            </w:tabs>
            <w:rPr>
              <w:rFonts w:asciiTheme="minorHAnsi" w:eastAsiaTheme="minorEastAsia" w:hAnsiTheme="minorHAnsi"/>
              <w:noProof/>
              <w:color w:val="auto"/>
              <w:sz w:val="22"/>
              <w:lang w:eastAsia="ru-RU"/>
            </w:rPr>
          </w:pPr>
          <w:hyperlink w:anchor="_Toc67700160" w:history="1">
            <w:r w:rsidR="000E463A" w:rsidRPr="00CB5225">
              <w:rPr>
                <w:rStyle w:val="a8"/>
                <w:noProof/>
              </w:rPr>
              <w:t>2.6.1.</w:t>
            </w:r>
            <w:r w:rsidR="000E463A">
              <w:rPr>
                <w:rFonts w:asciiTheme="minorHAnsi" w:eastAsiaTheme="minorEastAsia" w:hAnsiTheme="minorHAnsi"/>
                <w:noProof/>
                <w:color w:val="auto"/>
                <w:sz w:val="22"/>
                <w:lang w:eastAsia="ru-RU"/>
              </w:rPr>
              <w:tab/>
            </w:r>
            <w:r w:rsidR="000E463A" w:rsidRPr="00CB5225">
              <w:rPr>
                <w:rStyle w:val="a8"/>
                <w:noProof/>
              </w:rPr>
              <w:t>Стадии разработки</w:t>
            </w:r>
            <w:r w:rsidR="000E463A">
              <w:rPr>
                <w:noProof/>
                <w:webHidden/>
              </w:rPr>
              <w:tab/>
            </w:r>
            <w:r w:rsidR="000E463A">
              <w:rPr>
                <w:noProof/>
                <w:webHidden/>
              </w:rPr>
              <w:fldChar w:fldCharType="begin"/>
            </w:r>
            <w:r w:rsidR="000E463A">
              <w:rPr>
                <w:noProof/>
                <w:webHidden/>
              </w:rPr>
              <w:instrText xml:space="preserve"> PAGEREF _Toc67700160 \h </w:instrText>
            </w:r>
            <w:r w:rsidR="000E463A">
              <w:rPr>
                <w:noProof/>
                <w:webHidden/>
              </w:rPr>
            </w:r>
            <w:r w:rsidR="000E463A">
              <w:rPr>
                <w:noProof/>
                <w:webHidden/>
              </w:rPr>
              <w:fldChar w:fldCharType="separate"/>
            </w:r>
            <w:r w:rsidR="000E463A">
              <w:rPr>
                <w:noProof/>
                <w:webHidden/>
              </w:rPr>
              <w:t>21</w:t>
            </w:r>
            <w:r w:rsidR="000E463A">
              <w:rPr>
                <w:noProof/>
                <w:webHidden/>
              </w:rPr>
              <w:fldChar w:fldCharType="end"/>
            </w:r>
          </w:hyperlink>
        </w:p>
        <w:p w14:paraId="78851B91" w14:textId="0A02B749" w:rsidR="000E463A" w:rsidRDefault="00633625">
          <w:pPr>
            <w:pStyle w:val="31"/>
            <w:tabs>
              <w:tab w:val="left" w:pos="2119"/>
              <w:tab w:val="right" w:leader="dot" w:pos="9628"/>
            </w:tabs>
            <w:rPr>
              <w:rFonts w:asciiTheme="minorHAnsi" w:eastAsiaTheme="minorEastAsia" w:hAnsiTheme="minorHAnsi"/>
              <w:noProof/>
              <w:color w:val="auto"/>
              <w:sz w:val="22"/>
              <w:lang w:eastAsia="ru-RU"/>
            </w:rPr>
          </w:pPr>
          <w:hyperlink w:anchor="_Toc67700161" w:history="1">
            <w:r w:rsidR="000E463A" w:rsidRPr="00CB5225">
              <w:rPr>
                <w:rStyle w:val="a8"/>
                <w:noProof/>
              </w:rPr>
              <w:t>2.6.2.</w:t>
            </w:r>
            <w:r w:rsidR="000E463A">
              <w:rPr>
                <w:rFonts w:asciiTheme="minorHAnsi" w:eastAsiaTheme="minorEastAsia" w:hAnsiTheme="minorHAnsi"/>
                <w:noProof/>
                <w:color w:val="auto"/>
                <w:sz w:val="22"/>
                <w:lang w:eastAsia="ru-RU"/>
              </w:rPr>
              <w:tab/>
            </w:r>
            <w:r w:rsidR="000E463A" w:rsidRPr="00CB5225">
              <w:rPr>
                <w:rStyle w:val="a8"/>
                <w:noProof/>
              </w:rPr>
              <w:t>Содержание работ по этапам</w:t>
            </w:r>
            <w:r w:rsidR="000E463A">
              <w:rPr>
                <w:noProof/>
                <w:webHidden/>
              </w:rPr>
              <w:tab/>
            </w:r>
            <w:r w:rsidR="000E463A">
              <w:rPr>
                <w:noProof/>
                <w:webHidden/>
              </w:rPr>
              <w:fldChar w:fldCharType="begin"/>
            </w:r>
            <w:r w:rsidR="000E463A">
              <w:rPr>
                <w:noProof/>
                <w:webHidden/>
              </w:rPr>
              <w:instrText xml:space="preserve"> PAGEREF _Toc67700161 \h </w:instrText>
            </w:r>
            <w:r w:rsidR="000E463A">
              <w:rPr>
                <w:noProof/>
                <w:webHidden/>
              </w:rPr>
            </w:r>
            <w:r w:rsidR="000E463A">
              <w:rPr>
                <w:noProof/>
                <w:webHidden/>
              </w:rPr>
              <w:fldChar w:fldCharType="separate"/>
            </w:r>
            <w:r w:rsidR="000E463A">
              <w:rPr>
                <w:noProof/>
                <w:webHidden/>
              </w:rPr>
              <w:t>21</w:t>
            </w:r>
            <w:r w:rsidR="000E463A">
              <w:rPr>
                <w:noProof/>
                <w:webHidden/>
              </w:rPr>
              <w:fldChar w:fldCharType="end"/>
            </w:r>
          </w:hyperlink>
        </w:p>
        <w:p w14:paraId="257F6FF4" w14:textId="34B33A9D" w:rsidR="000E463A" w:rsidRDefault="00633625">
          <w:pPr>
            <w:pStyle w:val="21"/>
            <w:tabs>
              <w:tab w:val="right" w:leader="dot" w:pos="9628"/>
            </w:tabs>
            <w:rPr>
              <w:rFonts w:asciiTheme="minorHAnsi" w:eastAsiaTheme="minorEastAsia" w:hAnsiTheme="minorHAnsi"/>
              <w:noProof/>
              <w:color w:val="auto"/>
              <w:sz w:val="22"/>
              <w:lang w:eastAsia="ru-RU"/>
            </w:rPr>
          </w:pPr>
          <w:hyperlink w:anchor="_Toc67700162" w:history="1">
            <w:r w:rsidR="000E463A" w:rsidRPr="00CB5225">
              <w:rPr>
                <w:rStyle w:val="a8"/>
                <w:noProof/>
                <w14:scene3d>
                  <w14:camera w14:prst="orthographicFront"/>
                  <w14:lightRig w14:rig="threePt" w14:dir="t">
                    <w14:rot w14:lat="0" w14:lon="0" w14:rev="0"/>
                  </w14:lightRig>
                </w14:scene3d>
              </w:rPr>
              <w:t>2.7.</w:t>
            </w:r>
            <w:r w:rsidR="000E463A" w:rsidRPr="00CB5225">
              <w:rPr>
                <w:rStyle w:val="a8"/>
                <w:noProof/>
              </w:rPr>
              <w:t xml:space="preserve"> Порядок контроля и приемки</w:t>
            </w:r>
            <w:r w:rsidR="000E463A">
              <w:rPr>
                <w:noProof/>
                <w:webHidden/>
              </w:rPr>
              <w:tab/>
            </w:r>
            <w:r w:rsidR="000E463A">
              <w:rPr>
                <w:noProof/>
                <w:webHidden/>
              </w:rPr>
              <w:fldChar w:fldCharType="begin"/>
            </w:r>
            <w:r w:rsidR="000E463A">
              <w:rPr>
                <w:noProof/>
                <w:webHidden/>
              </w:rPr>
              <w:instrText xml:space="preserve"> PAGEREF _Toc67700162 \h </w:instrText>
            </w:r>
            <w:r w:rsidR="000E463A">
              <w:rPr>
                <w:noProof/>
                <w:webHidden/>
              </w:rPr>
            </w:r>
            <w:r w:rsidR="000E463A">
              <w:rPr>
                <w:noProof/>
                <w:webHidden/>
              </w:rPr>
              <w:fldChar w:fldCharType="separate"/>
            </w:r>
            <w:r w:rsidR="000E463A">
              <w:rPr>
                <w:noProof/>
                <w:webHidden/>
              </w:rPr>
              <w:t>22</w:t>
            </w:r>
            <w:r w:rsidR="000E463A">
              <w:rPr>
                <w:noProof/>
                <w:webHidden/>
              </w:rPr>
              <w:fldChar w:fldCharType="end"/>
            </w:r>
          </w:hyperlink>
        </w:p>
        <w:p w14:paraId="24F6BB3C" w14:textId="6B05A801" w:rsidR="000E463A" w:rsidRDefault="00633625">
          <w:pPr>
            <w:pStyle w:val="31"/>
            <w:tabs>
              <w:tab w:val="left" w:pos="2119"/>
              <w:tab w:val="right" w:leader="dot" w:pos="9628"/>
            </w:tabs>
            <w:rPr>
              <w:rFonts w:asciiTheme="minorHAnsi" w:eastAsiaTheme="minorEastAsia" w:hAnsiTheme="minorHAnsi"/>
              <w:noProof/>
              <w:color w:val="auto"/>
              <w:sz w:val="22"/>
              <w:lang w:eastAsia="ru-RU"/>
            </w:rPr>
          </w:pPr>
          <w:hyperlink w:anchor="_Toc67700163" w:history="1">
            <w:r w:rsidR="000E463A" w:rsidRPr="00CB5225">
              <w:rPr>
                <w:rStyle w:val="a8"/>
                <w:noProof/>
              </w:rPr>
              <w:t>2.7.1.</w:t>
            </w:r>
            <w:r w:rsidR="000E463A">
              <w:rPr>
                <w:rFonts w:asciiTheme="minorHAnsi" w:eastAsiaTheme="minorEastAsia" w:hAnsiTheme="minorHAnsi"/>
                <w:noProof/>
                <w:color w:val="auto"/>
                <w:sz w:val="22"/>
                <w:lang w:eastAsia="ru-RU"/>
              </w:rPr>
              <w:tab/>
            </w:r>
            <w:r w:rsidR="000E463A" w:rsidRPr="00CB5225">
              <w:rPr>
                <w:rStyle w:val="a8"/>
                <w:noProof/>
              </w:rPr>
              <w:t>Виды</w:t>
            </w:r>
            <w:r w:rsidR="000E463A" w:rsidRPr="00CB5225">
              <w:rPr>
                <w:rStyle w:val="a8"/>
                <w:noProof/>
                <w:lang w:eastAsia="ru-RU"/>
              </w:rPr>
              <w:t xml:space="preserve"> испытаний</w:t>
            </w:r>
            <w:r w:rsidR="000E463A">
              <w:rPr>
                <w:noProof/>
                <w:webHidden/>
              </w:rPr>
              <w:tab/>
            </w:r>
            <w:r w:rsidR="000E463A">
              <w:rPr>
                <w:noProof/>
                <w:webHidden/>
              </w:rPr>
              <w:fldChar w:fldCharType="begin"/>
            </w:r>
            <w:r w:rsidR="000E463A">
              <w:rPr>
                <w:noProof/>
                <w:webHidden/>
              </w:rPr>
              <w:instrText xml:space="preserve"> PAGEREF _Toc67700163 \h </w:instrText>
            </w:r>
            <w:r w:rsidR="000E463A">
              <w:rPr>
                <w:noProof/>
                <w:webHidden/>
              </w:rPr>
            </w:r>
            <w:r w:rsidR="000E463A">
              <w:rPr>
                <w:noProof/>
                <w:webHidden/>
              </w:rPr>
              <w:fldChar w:fldCharType="separate"/>
            </w:r>
            <w:r w:rsidR="000E463A">
              <w:rPr>
                <w:noProof/>
                <w:webHidden/>
              </w:rPr>
              <w:t>22</w:t>
            </w:r>
            <w:r w:rsidR="000E463A">
              <w:rPr>
                <w:noProof/>
                <w:webHidden/>
              </w:rPr>
              <w:fldChar w:fldCharType="end"/>
            </w:r>
          </w:hyperlink>
        </w:p>
        <w:p w14:paraId="2879AD3D" w14:textId="5F6A84ED" w:rsidR="000E463A" w:rsidRDefault="00633625">
          <w:pPr>
            <w:pStyle w:val="31"/>
            <w:tabs>
              <w:tab w:val="left" w:pos="2119"/>
              <w:tab w:val="right" w:leader="dot" w:pos="9628"/>
            </w:tabs>
            <w:rPr>
              <w:rFonts w:asciiTheme="minorHAnsi" w:eastAsiaTheme="minorEastAsia" w:hAnsiTheme="minorHAnsi"/>
              <w:noProof/>
              <w:color w:val="auto"/>
              <w:sz w:val="22"/>
              <w:lang w:eastAsia="ru-RU"/>
            </w:rPr>
          </w:pPr>
          <w:hyperlink w:anchor="_Toc67700164" w:history="1">
            <w:r w:rsidR="000E463A" w:rsidRPr="00CB5225">
              <w:rPr>
                <w:rStyle w:val="a8"/>
                <w:noProof/>
              </w:rPr>
              <w:t>2.7.2.</w:t>
            </w:r>
            <w:r w:rsidR="000E463A">
              <w:rPr>
                <w:rFonts w:asciiTheme="minorHAnsi" w:eastAsiaTheme="minorEastAsia" w:hAnsiTheme="minorHAnsi"/>
                <w:noProof/>
                <w:color w:val="auto"/>
                <w:sz w:val="22"/>
                <w:lang w:eastAsia="ru-RU"/>
              </w:rPr>
              <w:tab/>
            </w:r>
            <w:r w:rsidR="000E463A" w:rsidRPr="00CB5225">
              <w:rPr>
                <w:rStyle w:val="a8"/>
                <w:noProof/>
                <w:lang w:eastAsia="ru-RU"/>
              </w:rPr>
              <w:t xml:space="preserve">Общие </w:t>
            </w:r>
            <w:r w:rsidR="000E463A" w:rsidRPr="00CB5225">
              <w:rPr>
                <w:rStyle w:val="a8"/>
                <w:noProof/>
              </w:rPr>
              <w:t>требования</w:t>
            </w:r>
            <w:r w:rsidR="000E463A" w:rsidRPr="00CB5225">
              <w:rPr>
                <w:rStyle w:val="a8"/>
                <w:noProof/>
                <w:lang w:eastAsia="ru-RU"/>
              </w:rPr>
              <w:t xml:space="preserve"> к приемке работы</w:t>
            </w:r>
            <w:r w:rsidR="000E463A">
              <w:rPr>
                <w:noProof/>
                <w:webHidden/>
              </w:rPr>
              <w:tab/>
            </w:r>
            <w:r w:rsidR="000E463A">
              <w:rPr>
                <w:noProof/>
                <w:webHidden/>
              </w:rPr>
              <w:fldChar w:fldCharType="begin"/>
            </w:r>
            <w:r w:rsidR="000E463A">
              <w:rPr>
                <w:noProof/>
                <w:webHidden/>
              </w:rPr>
              <w:instrText xml:space="preserve"> PAGEREF _Toc67700164 \h </w:instrText>
            </w:r>
            <w:r w:rsidR="000E463A">
              <w:rPr>
                <w:noProof/>
                <w:webHidden/>
              </w:rPr>
            </w:r>
            <w:r w:rsidR="000E463A">
              <w:rPr>
                <w:noProof/>
                <w:webHidden/>
              </w:rPr>
              <w:fldChar w:fldCharType="separate"/>
            </w:r>
            <w:r w:rsidR="000E463A">
              <w:rPr>
                <w:noProof/>
                <w:webHidden/>
              </w:rPr>
              <w:t>22</w:t>
            </w:r>
            <w:r w:rsidR="000E463A">
              <w:rPr>
                <w:noProof/>
                <w:webHidden/>
              </w:rPr>
              <w:fldChar w:fldCharType="end"/>
            </w:r>
          </w:hyperlink>
        </w:p>
        <w:p w14:paraId="5EF7B8BA" w14:textId="299AEDFF" w:rsidR="000E463A" w:rsidRDefault="00633625">
          <w:pPr>
            <w:pStyle w:val="14"/>
            <w:tabs>
              <w:tab w:val="right" w:leader="dot" w:pos="9628"/>
            </w:tabs>
            <w:rPr>
              <w:rFonts w:asciiTheme="minorHAnsi" w:eastAsiaTheme="minorEastAsia" w:hAnsiTheme="minorHAnsi"/>
              <w:noProof/>
              <w:color w:val="auto"/>
              <w:sz w:val="22"/>
              <w:lang w:eastAsia="ru-RU"/>
            </w:rPr>
          </w:pPr>
          <w:hyperlink w:anchor="_Toc67700165" w:history="1">
            <w:r w:rsidR="000E463A" w:rsidRPr="00CB5225">
              <w:rPr>
                <w:rStyle w:val="a8"/>
                <w:noProof/>
              </w:rPr>
              <w:t>3. Проектирование</w:t>
            </w:r>
            <w:r w:rsidR="000E463A">
              <w:rPr>
                <w:noProof/>
                <w:webHidden/>
              </w:rPr>
              <w:tab/>
            </w:r>
            <w:r w:rsidR="000E463A">
              <w:rPr>
                <w:noProof/>
                <w:webHidden/>
              </w:rPr>
              <w:fldChar w:fldCharType="begin"/>
            </w:r>
            <w:r w:rsidR="000E463A">
              <w:rPr>
                <w:noProof/>
                <w:webHidden/>
              </w:rPr>
              <w:instrText xml:space="preserve"> PAGEREF _Toc67700165 \h </w:instrText>
            </w:r>
            <w:r w:rsidR="000E463A">
              <w:rPr>
                <w:noProof/>
                <w:webHidden/>
              </w:rPr>
            </w:r>
            <w:r w:rsidR="000E463A">
              <w:rPr>
                <w:noProof/>
                <w:webHidden/>
              </w:rPr>
              <w:fldChar w:fldCharType="separate"/>
            </w:r>
            <w:r w:rsidR="000E463A">
              <w:rPr>
                <w:noProof/>
                <w:webHidden/>
              </w:rPr>
              <w:t>23</w:t>
            </w:r>
            <w:r w:rsidR="000E463A">
              <w:rPr>
                <w:noProof/>
                <w:webHidden/>
              </w:rPr>
              <w:fldChar w:fldCharType="end"/>
            </w:r>
          </w:hyperlink>
        </w:p>
        <w:p w14:paraId="6076A0EB" w14:textId="5996480B" w:rsidR="000E463A" w:rsidRDefault="00633625">
          <w:pPr>
            <w:pStyle w:val="21"/>
            <w:tabs>
              <w:tab w:val="right" w:leader="dot" w:pos="9628"/>
            </w:tabs>
            <w:rPr>
              <w:rFonts w:asciiTheme="minorHAnsi" w:eastAsiaTheme="minorEastAsia" w:hAnsiTheme="minorHAnsi"/>
              <w:noProof/>
              <w:color w:val="auto"/>
              <w:sz w:val="22"/>
              <w:lang w:eastAsia="ru-RU"/>
            </w:rPr>
          </w:pPr>
          <w:hyperlink w:anchor="_Toc67700166" w:history="1">
            <w:r w:rsidR="000E463A" w:rsidRPr="00CB5225">
              <w:rPr>
                <w:rStyle w:val="a8"/>
                <w:noProof/>
                <w14:scene3d>
                  <w14:camera w14:prst="orthographicFront"/>
                  <w14:lightRig w14:rig="threePt" w14:dir="t">
                    <w14:rot w14:lat="0" w14:lon="0" w14:rev="0"/>
                  </w14:lightRig>
                </w14:scene3d>
              </w:rPr>
              <w:t>3.1.</w:t>
            </w:r>
            <w:r w:rsidR="000E463A" w:rsidRPr="00CB5225">
              <w:rPr>
                <w:rStyle w:val="a8"/>
                <w:noProof/>
                <w:lang w:val="en-US"/>
              </w:rPr>
              <w:t xml:space="preserve"> ER-</w:t>
            </w:r>
            <w:r w:rsidR="000E463A" w:rsidRPr="00CB5225">
              <w:rPr>
                <w:rStyle w:val="a8"/>
                <w:noProof/>
              </w:rPr>
              <w:t>диаграмма</w:t>
            </w:r>
            <w:r w:rsidR="000E463A">
              <w:rPr>
                <w:noProof/>
                <w:webHidden/>
              </w:rPr>
              <w:tab/>
            </w:r>
            <w:r w:rsidR="000E463A">
              <w:rPr>
                <w:noProof/>
                <w:webHidden/>
              </w:rPr>
              <w:fldChar w:fldCharType="begin"/>
            </w:r>
            <w:r w:rsidR="000E463A">
              <w:rPr>
                <w:noProof/>
                <w:webHidden/>
              </w:rPr>
              <w:instrText xml:space="preserve"> PAGEREF _Toc67700166 \h </w:instrText>
            </w:r>
            <w:r w:rsidR="000E463A">
              <w:rPr>
                <w:noProof/>
                <w:webHidden/>
              </w:rPr>
            </w:r>
            <w:r w:rsidR="000E463A">
              <w:rPr>
                <w:noProof/>
                <w:webHidden/>
              </w:rPr>
              <w:fldChar w:fldCharType="separate"/>
            </w:r>
            <w:r w:rsidR="000E463A">
              <w:rPr>
                <w:noProof/>
                <w:webHidden/>
              </w:rPr>
              <w:t>23</w:t>
            </w:r>
            <w:r w:rsidR="000E463A">
              <w:rPr>
                <w:noProof/>
                <w:webHidden/>
              </w:rPr>
              <w:fldChar w:fldCharType="end"/>
            </w:r>
          </w:hyperlink>
        </w:p>
        <w:p w14:paraId="4208400C" w14:textId="51CF93F2" w:rsidR="000E463A" w:rsidRDefault="00633625">
          <w:pPr>
            <w:pStyle w:val="21"/>
            <w:tabs>
              <w:tab w:val="right" w:leader="dot" w:pos="9628"/>
            </w:tabs>
            <w:rPr>
              <w:rFonts w:asciiTheme="minorHAnsi" w:eastAsiaTheme="minorEastAsia" w:hAnsiTheme="minorHAnsi"/>
              <w:noProof/>
              <w:color w:val="auto"/>
              <w:sz w:val="22"/>
              <w:lang w:eastAsia="ru-RU"/>
            </w:rPr>
          </w:pPr>
          <w:hyperlink w:anchor="_Toc67700167" w:history="1">
            <w:r w:rsidR="000E463A" w:rsidRPr="00CB5225">
              <w:rPr>
                <w:rStyle w:val="a8"/>
                <w:noProof/>
                <w14:scene3d>
                  <w14:camera w14:prst="orthographicFront"/>
                  <w14:lightRig w14:rig="threePt" w14:dir="t">
                    <w14:rot w14:lat="0" w14:lon="0" w14:rev="0"/>
                  </w14:lightRig>
                </w14:scene3d>
              </w:rPr>
              <w:t>3.2.</w:t>
            </w:r>
            <w:r w:rsidR="000E463A" w:rsidRPr="00CB5225">
              <w:rPr>
                <w:rStyle w:val="a8"/>
                <w:noProof/>
                <w:lang w:val="en-US"/>
              </w:rPr>
              <w:t xml:space="preserve"> DF</w:t>
            </w:r>
            <w:r w:rsidR="000E463A" w:rsidRPr="00CB5225">
              <w:rPr>
                <w:rStyle w:val="a8"/>
                <w:noProof/>
              </w:rPr>
              <w:t>-диаграмма</w:t>
            </w:r>
            <w:r w:rsidR="000E463A">
              <w:rPr>
                <w:noProof/>
                <w:webHidden/>
              </w:rPr>
              <w:tab/>
            </w:r>
            <w:r w:rsidR="000E463A">
              <w:rPr>
                <w:noProof/>
                <w:webHidden/>
              </w:rPr>
              <w:fldChar w:fldCharType="begin"/>
            </w:r>
            <w:r w:rsidR="000E463A">
              <w:rPr>
                <w:noProof/>
                <w:webHidden/>
              </w:rPr>
              <w:instrText xml:space="preserve"> PAGEREF _Toc67700167 \h </w:instrText>
            </w:r>
            <w:r w:rsidR="000E463A">
              <w:rPr>
                <w:noProof/>
                <w:webHidden/>
              </w:rPr>
            </w:r>
            <w:r w:rsidR="000E463A">
              <w:rPr>
                <w:noProof/>
                <w:webHidden/>
              </w:rPr>
              <w:fldChar w:fldCharType="separate"/>
            </w:r>
            <w:r w:rsidR="000E463A">
              <w:rPr>
                <w:noProof/>
                <w:webHidden/>
              </w:rPr>
              <w:t>27</w:t>
            </w:r>
            <w:r w:rsidR="000E463A">
              <w:rPr>
                <w:noProof/>
                <w:webHidden/>
              </w:rPr>
              <w:fldChar w:fldCharType="end"/>
            </w:r>
          </w:hyperlink>
        </w:p>
        <w:p w14:paraId="518DDCAF" w14:textId="1E637CB5" w:rsidR="000E463A" w:rsidRDefault="00633625">
          <w:pPr>
            <w:pStyle w:val="21"/>
            <w:tabs>
              <w:tab w:val="right" w:leader="dot" w:pos="9628"/>
            </w:tabs>
            <w:rPr>
              <w:rFonts w:asciiTheme="minorHAnsi" w:eastAsiaTheme="minorEastAsia" w:hAnsiTheme="minorHAnsi"/>
              <w:noProof/>
              <w:color w:val="auto"/>
              <w:sz w:val="22"/>
              <w:lang w:eastAsia="ru-RU"/>
            </w:rPr>
          </w:pPr>
          <w:hyperlink w:anchor="_Toc67700168" w:history="1">
            <w:r w:rsidR="000E463A" w:rsidRPr="00CB5225">
              <w:rPr>
                <w:rStyle w:val="a8"/>
                <w:noProof/>
                <w14:scene3d>
                  <w14:camera w14:prst="orthographicFront"/>
                  <w14:lightRig w14:rig="threePt" w14:dir="t">
                    <w14:rot w14:lat="0" w14:lon="0" w14:rev="0"/>
                  </w14:lightRig>
                </w14:scene3d>
              </w:rPr>
              <w:t>3.3.</w:t>
            </w:r>
            <w:r w:rsidR="000E463A" w:rsidRPr="00CB5225">
              <w:rPr>
                <w:rStyle w:val="a8"/>
                <w:noProof/>
                <w:lang w:val="en-US"/>
              </w:rPr>
              <w:t xml:space="preserve"> IDEF0-</w:t>
            </w:r>
            <w:r w:rsidR="000E463A" w:rsidRPr="00CB5225">
              <w:rPr>
                <w:rStyle w:val="a8"/>
                <w:noProof/>
              </w:rPr>
              <w:t>Диаграмма</w:t>
            </w:r>
            <w:r w:rsidR="000E463A">
              <w:rPr>
                <w:noProof/>
                <w:webHidden/>
              </w:rPr>
              <w:tab/>
            </w:r>
            <w:r w:rsidR="000E463A">
              <w:rPr>
                <w:noProof/>
                <w:webHidden/>
              </w:rPr>
              <w:fldChar w:fldCharType="begin"/>
            </w:r>
            <w:r w:rsidR="000E463A">
              <w:rPr>
                <w:noProof/>
                <w:webHidden/>
              </w:rPr>
              <w:instrText xml:space="preserve"> PAGEREF _Toc67700168 \h </w:instrText>
            </w:r>
            <w:r w:rsidR="000E463A">
              <w:rPr>
                <w:noProof/>
                <w:webHidden/>
              </w:rPr>
            </w:r>
            <w:r w:rsidR="000E463A">
              <w:rPr>
                <w:noProof/>
                <w:webHidden/>
              </w:rPr>
              <w:fldChar w:fldCharType="separate"/>
            </w:r>
            <w:r w:rsidR="000E463A">
              <w:rPr>
                <w:noProof/>
                <w:webHidden/>
              </w:rPr>
              <w:t>29</w:t>
            </w:r>
            <w:r w:rsidR="000E463A">
              <w:rPr>
                <w:noProof/>
                <w:webHidden/>
              </w:rPr>
              <w:fldChar w:fldCharType="end"/>
            </w:r>
          </w:hyperlink>
        </w:p>
        <w:p w14:paraId="4A57F4A0" w14:textId="148B6903" w:rsidR="000E463A" w:rsidRDefault="00633625">
          <w:pPr>
            <w:pStyle w:val="21"/>
            <w:tabs>
              <w:tab w:val="right" w:leader="dot" w:pos="9628"/>
            </w:tabs>
            <w:rPr>
              <w:rFonts w:asciiTheme="minorHAnsi" w:eastAsiaTheme="minorEastAsia" w:hAnsiTheme="minorHAnsi"/>
              <w:noProof/>
              <w:color w:val="auto"/>
              <w:sz w:val="22"/>
              <w:lang w:eastAsia="ru-RU"/>
            </w:rPr>
          </w:pPr>
          <w:hyperlink w:anchor="_Toc67700169" w:history="1">
            <w:r w:rsidR="000E463A" w:rsidRPr="00CB5225">
              <w:rPr>
                <w:rStyle w:val="a8"/>
                <w:noProof/>
                <w:lang w:val="en-US"/>
                <w14:scene3d>
                  <w14:camera w14:prst="orthographicFront"/>
                  <w14:lightRig w14:rig="threePt" w14:dir="t">
                    <w14:rot w14:lat="0" w14:lon="0" w14:rev="0"/>
                  </w14:lightRig>
                </w14:scene3d>
              </w:rPr>
              <w:t>3.4.</w:t>
            </w:r>
            <w:r w:rsidR="000E463A" w:rsidRPr="00CB5225">
              <w:rPr>
                <w:rStyle w:val="a8"/>
                <w:noProof/>
                <w:lang w:val="en-US"/>
              </w:rPr>
              <w:t xml:space="preserve"> BPMN</w:t>
            </w:r>
            <w:r w:rsidR="000E463A">
              <w:rPr>
                <w:noProof/>
                <w:webHidden/>
              </w:rPr>
              <w:tab/>
            </w:r>
            <w:r w:rsidR="000E463A">
              <w:rPr>
                <w:noProof/>
                <w:webHidden/>
              </w:rPr>
              <w:fldChar w:fldCharType="begin"/>
            </w:r>
            <w:r w:rsidR="000E463A">
              <w:rPr>
                <w:noProof/>
                <w:webHidden/>
              </w:rPr>
              <w:instrText xml:space="preserve"> PAGEREF _Toc67700169 \h </w:instrText>
            </w:r>
            <w:r w:rsidR="000E463A">
              <w:rPr>
                <w:noProof/>
                <w:webHidden/>
              </w:rPr>
            </w:r>
            <w:r w:rsidR="000E463A">
              <w:rPr>
                <w:noProof/>
                <w:webHidden/>
              </w:rPr>
              <w:fldChar w:fldCharType="separate"/>
            </w:r>
            <w:r w:rsidR="000E463A">
              <w:rPr>
                <w:noProof/>
                <w:webHidden/>
              </w:rPr>
              <w:t>32</w:t>
            </w:r>
            <w:r w:rsidR="000E463A">
              <w:rPr>
                <w:noProof/>
                <w:webHidden/>
              </w:rPr>
              <w:fldChar w:fldCharType="end"/>
            </w:r>
          </w:hyperlink>
        </w:p>
        <w:p w14:paraId="2B5069CE" w14:textId="08E702D1" w:rsidR="000E463A" w:rsidRDefault="00633625">
          <w:pPr>
            <w:pStyle w:val="31"/>
            <w:tabs>
              <w:tab w:val="left" w:pos="2119"/>
              <w:tab w:val="right" w:leader="dot" w:pos="9628"/>
            </w:tabs>
            <w:rPr>
              <w:rFonts w:asciiTheme="minorHAnsi" w:eastAsiaTheme="minorEastAsia" w:hAnsiTheme="minorHAnsi"/>
              <w:noProof/>
              <w:color w:val="auto"/>
              <w:sz w:val="22"/>
              <w:lang w:eastAsia="ru-RU"/>
            </w:rPr>
          </w:pPr>
          <w:hyperlink w:anchor="_Toc67700170" w:history="1">
            <w:r w:rsidR="000E463A" w:rsidRPr="00CB5225">
              <w:rPr>
                <w:rStyle w:val="a8"/>
                <w:noProof/>
              </w:rPr>
              <w:t>3.4.1.</w:t>
            </w:r>
            <w:r w:rsidR="000E463A">
              <w:rPr>
                <w:rFonts w:asciiTheme="minorHAnsi" w:eastAsiaTheme="minorEastAsia" w:hAnsiTheme="minorHAnsi"/>
                <w:noProof/>
                <w:color w:val="auto"/>
                <w:sz w:val="22"/>
                <w:lang w:eastAsia="ru-RU"/>
              </w:rPr>
              <w:tab/>
            </w:r>
            <w:r w:rsidR="000E463A" w:rsidRPr="00CB5225">
              <w:rPr>
                <w:rStyle w:val="a8"/>
                <w:noProof/>
              </w:rPr>
              <w:t>Пользователь и клиентская часть</w:t>
            </w:r>
            <w:r w:rsidR="000E463A">
              <w:rPr>
                <w:noProof/>
                <w:webHidden/>
              </w:rPr>
              <w:tab/>
            </w:r>
            <w:r w:rsidR="000E463A">
              <w:rPr>
                <w:noProof/>
                <w:webHidden/>
              </w:rPr>
              <w:fldChar w:fldCharType="begin"/>
            </w:r>
            <w:r w:rsidR="000E463A">
              <w:rPr>
                <w:noProof/>
                <w:webHidden/>
              </w:rPr>
              <w:instrText xml:space="preserve"> PAGEREF _Toc67700170 \h </w:instrText>
            </w:r>
            <w:r w:rsidR="000E463A">
              <w:rPr>
                <w:noProof/>
                <w:webHidden/>
              </w:rPr>
            </w:r>
            <w:r w:rsidR="000E463A">
              <w:rPr>
                <w:noProof/>
                <w:webHidden/>
              </w:rPr>
              <w:fldChar w:fldCharType="separate"/>
            </w:r>
            <w:r w:rsidR="000E463A">
              <w:rPr>
                <w:noProof/>
                <w:webHidden/>
              </w:rPr>
              <w:t>32</w:t>
            </w:r>
            <w:r w:rsidR="000E463A">
              <w:rPr>
                <w:noProof/>
                <w:webHidden/>
              </w:rPr>
              <w:fldChar w:fldCharType="end"/>
            </w:r>
          </w:hyperlink>
        </w:p>
        <w:p w14:paraId="46F7C8D8" w14:textId="67A96043" w:rsidR="000E463A" w:rsidRDefault="00633625">
          <w:pPr>
            <w:pStyle w:val="31"/>
            <w:tabs>
              <w:tab w:val="left" w:pos="2119"/>
              <w:tab w:val="right" w:leader="dot" w:pos="9628"/>
            </w:tabs>
            <w:rPr>
              <w:rFonts w:asciiTheme="minorHAnsi" w:eastAsiaTheme="minorEastAsia" w:hAnsiTheme="minorHAnsi"/>
              <w:noProof/>
              <w:color w:val="auto"/>
              <w:sz w:val="22"/>
              <w:lang w:eastAsia="ru-RU"/>
            </w:rPr>
          </w:pPr>
          <w:hyperlink w:anchor="_Toc67700171" w:history="1">
            <w:r w:rsidR="000E463A" w:rsidRPr="00CB5225">
              <w:rPr>
                <w:rStyle w:val="a8"/>
                <w:noProof/>
              </w:rPr>
              <w:t>3.4.2.</w:t>
            </w:r>
            <w:r w:rsidR="000E463A">
              <w:rPr>
                <w:rFonts w:asciiTheme="minorHAnsi" w:eastAsiaTheme="minorEastAsia" w:hAnsiTheme="minorHAnsi"/>
                <w:noProof/>
                <w:color w:val="auto"/>
                <w:sz w:val="22"/>
                <w:lang w:eastAsia="ru-RU"/>
              </w:rPr>
              <w:tab/>
            </w:r>
            <w:r w:rsidR="000E463A" w:rsidRPr="00CB5225">
              <w:rPr>
                <w:rStyle w:val="a8"/>
                <w:noProof/>
              </w:rPr>
              <w:t>Серверная часть и сервисы доставки</w:t>
            </w:r>
            <w:r w:rsidR="000E463A">
              <w:rPr>
                <w:noProof/>
                <w:webHidden/>
              </w:rPr>
              <w:tab/>
            </w:r>
            <w:r w:rsidR="000E463A">
              <w:rPr>
                <w:noProof/>
                <w:webHidden/>
              </w:rPr>
              <w:fldChar w:fldCharType="begin"/>
            </w:r>
            <w:r w:rsidR="000E463A">
              <w:rPr>
                <w:noProof/>
                <w:webHidden/>
              </w:rPr>
              <w:instrText xml:space="preserve"> PAGEREF _Toc67700171 \h </w:instrText>
            </w:r>
            <w:r w:rsidR="000E463A">
              <w:rPr>
                <w:noProof/>
                <w:webHidden/>
              </w:rPr>
            </w:r>
            <w:r w:rsidR="000E463A">
              <w:rPr>
                <w:noProof/>
                <w:webHidden/>
              </w:rPr>
              <w:fldChar w:fldCharType="separate"/>
            </w:r>
            <w:r w:rsidR="000E463A">
              <w:rPr>
                <w:noProof/>
                <w:webHidden/>
              </w:rPr>
              <w:t>32</w:t>
            </w:r>
            <w:r w:rsidR="000E463A">
              <w:rPr>
                <w:noProof/>
                <w:webHidden/>
              </w:rPr>
              <w:fldChar w:fldCharType="end"/>
            </w:r>
          </w:hyperlink>
        </w:p>
        <w:p w14:paraId="2AE0EB79" w14:textId="7A9423DE" w:rsidR="000E463A" w:rsidRDefault="00633625">
          <w:pPr>
            <w:pStyle w:val="31"/>
            <w:tabs>
              <w:tab w:val="left" w:pos="2119"/>
              <w:tab w:val="right" w:leader="dot" w:pos="9628"/>
            </w:tabs>
            <w:rPr>
              <w:rFonts w:asciiTheme="minorHAnsi" w:eastAsiaTheme="minorEastAsia" w:hAnsiTheme="minorHAnsi"/>
              <w:noProof/>
              <w:color w:val="auto"/>
              <w:sz w:val="22"/>
              <w:lang w:eastAsia="ru-RU"/>
            </w:rPr>
          </w:pPr>
          <w:hyperlink w:anchor="_Toc67700172" w:history="1">
            <w:r w:rsidR="000E463A" w:rsidRPr="00CB5225">
              <w:rPr>
                <w:rStyle w:val="a8"/>
                <w:noProof/>
              </w:rPr>
              <w:t>3.4.3.</w:t>
            </w:r>
            <w:r w:rsidR="000E463A">
              <w:rPr>
                <w:rFonts w:asciiTheme="minorHAnsi" w:eastAsiaTheme="minorEastAsia" w:hAnsiTheme="minorHAnsi"/>
                <w:noProof/>
                <w:color w:val="auto"/>
                <w:sz w:val="22"/>
                <w:lang w:eastAsia="ru-RU"/>
              </w:rPr>
              <w:tab/>
            </w:r>
            <w:r w:rsidR="000E463A" w:rsidRPr="00CB5225">
              <w:rPr>
                <w:rStyle w:val="a8"/>
                <w:noProof/>
              </w:rPr>
              <w:t>Диаграмма модели бизнес-процесса</w:t>
            </w:r>
            <w:r w:rsidR="000E463A">
              <w:rPr>
                <w:noProof/>
                <w:webHidden/>
              </w:rPr>
              <w:tab/>
            </w:r>
            <w:r w:rsidR="000E463A">
              <w:rPr>
                <w:noProof/>
                <w:webHidden/>
              </w:rPr>
              <w:fldChar w:fldCharType="begin"/>
            </w:r>
            <w:r w:rsidR="000E463A">
              <w:rPr>
                <w:noProof/>
                <w:webHidden/>
              </w:rPr>
              <w:instrText xml:space="preserve"> PAGEREF _Toc67700172 \h </w:instrText>
            </w:r>
            <w:r w:rsidR="000E463A">
              <w:rPr>
                <w:noProof/>
                <w:webHidden/>
              </w:rPr>
            </w:r>
            <w:r w:rsidR="000E463A">
              <w:rPr>
                <w:noProof/>
                <w:webHidden/>
              </w:rPr>
              <w:fldChar w:fldCharType="separate"/>
            </w:r>
            <w:r w:rsidR="000E463A">
              <w:rPr>
                <w:noProof/>
                <w:webHidden/>
              </w:rPr>
              <w:t>33</w:t>
            </w:r>
            <w:r w:rsidR="000E463A">
              <w:rPr>
                <w:noProof/>
                <w:webHidden/>
              </w:rPr>
              <w:fldChar w:fldCharType="end"/>
            </w:r>
          </w:hyperlink>
        </w:p>
        <w:p w14:paraId="11B6551B" w14:textId="31E8E968" w:rsidR="000E463A" w:rsidRDefault="00633625">
          <w:pPr>
            <w:pStyle w:val="14"/>
            <w:tabs>
              <w:tab w:val="right" w:leader="dot" w:pos="9628"/>
            </w:tabs>
            <w:rPr>
              <w:rFonts w:asciiTheme="minorHAnsi" w:eastAsiaTheme="minorEastAsia" w:hAnsiTheme="minorHAnsi"/>
              <w:noProof/>
              <w:color w:val="auto"/>
              <w:sz w:val="22"/>
              <w:lang w:eastAsia="ru-RU"/>
            </w:rPr>
          </w:pPr>
          <w:hyperlink w:anchor="_Toc67700173" w:history="1">
            <w:r w:rsidR="000E463A" w:rsidRPr="00CB5225">
              <w:rPr>
                <w:rStyle w:val="a8"/>
                <w:noProof/>
              </w:rPr>
              <w:t>4. Проектирование архитектуры ПС</w:t>
            </w:r>
            <w:r w:rsidR="000E463A">
              <w:rPr>
                <w:noProof/>
                <w:webHidden/>
              </w:rPr>
              <w:tab/>
            </w:r>
            <w:r w:rsidR="000E463A">
              <w:rPr>
                <w:noProof/>
                <w:webHidden/>
              </w:rPr>
              <w:fldChar w:fldCharType="begin"/>
            </w:r>
            <w:r w:rsidR="000E463A">
              <w:rPr>
                <w:noProof/>
                <w:webHidden/>
              </w:rPr>
              <w:instrText xml:space="preserve"> PAGEREF _Toc67700173 \h </w:instrText>
            </w:r>
            <w:r w:rsidR="000E463A">
              <w:rPr>
                <w:noProof/>
                <w:webHidden/>
              </w:rPr>
            </w:r>
            <w:r w:rsidR="000E463A">
              <w:rPr>
                <w:noProof/>
                <w:webHidden/>
              </w:rPr>
              <w:fldChar w:fldCharType="separate"/>
            </w:r>
            <w:r w:rsidR="000E463A">
              <w:rPr>
                <w:noProof/>
                <w:webHidden/>
              </w:rPr>
              <w:t>34</w:t>
            </w:r>
            <w:r w:rsidR="000E463A">
              <w:rPr>
                <w:noProof/>
                <w:webHidden/>
              </w:rPr>
              <w:fldChar w:fldCharType="end"/>
            </w:r>
          </w:hyperlink>
        </w:p>
        <w:p w14:paraId="1AEB9F9D" w14:textId="003F5A16" w:rsidR="000E463A" w:rsidRDefault="00633625">
          <w:pPr>
            <w:pStyle w:val="21"/>
            <w:tabs>
              <w:tab w:val="right" w:leader="dot" w:pos="9628"/>
            </w:tabs>
            <w:rPr>
              <w:rFonts w:asciiTheme="minorHAnsi" w:eastAsiaTheme="minorEastAsia" w:hAnsiTheme="minorHAnsi"/>
              <w:noProof/>
              <w:color w:val="auto"/>
              <w:sz w:val="22"/>
              <w:lang w:eastAsia="ru-RU"/>
            </w:rPr>
          </w:pPr>
          <w:hyperlink w:anchor="_Toc67700174" w:history="1">
            <w:r w:rsidR="000E463A" w:rsidRPr="00CB5225">
              <w:rPr>
                <w:rStyle w:val="a8"/>
                <w:noProof/>
                <w14:scene3d>
                  <w14:camera w14:prst="orthographicFront"/>
                  <w14:lightRig w14:rig="threePt" w14:dir="t">
                    <w14:rot w14:lat="0" w14:lon="0" w14:rev="0"/>
                  </w14:lightRig>
                </w14:scene3d>
              </w:rPr>
              <w:t>4.1.</w:t>
            </w:r>
            <w:r w:rsidR="000E463A" w:rsidRPr="00CB5225">
              <w:rPr>
                <w:rStyle w:val="a8"/>
                <w:noProof/>
              </w:rPr>
              <w:t xml:space="preserve"> Клиентская часть</w:t>
            </w:r>
            <w:r w:rsidR="000E463A">
              <w:rPr>
                <w:noProof/>
                <w:webHidden/>
              </w:rPr>
              <w:tab/>
            </w:r>
            <w:r w:rsidR="000E463A">
              <w:rPr>
                <w:noProof/>
                <w:webHidden/>
              </w:rPr>
              <w:fldChar w:fldCharType="begin"/>
            </w:r>
            <w:r w:rsidR="000E463A">
              <w:rPr>
                <w:noProof/>
                <w:webHidden/>
              </w:rPr>
              <w:instrText xml:space="preserve"> PAGEREF _Toc67700174 \h </w:instrText>
            </w:r>
            <w:r w:rsidR="000E463A">
              <w:rPr>
                <w:noProof/>
                <w:webHidden/>
              </w:rPr>
            </w:r>
            <w:r w:rsidR="000E463A">
              <w:rPr>
                <w:noProof/>
                <w:webHidden/>
              </w:rPr>
              <w:fldChar w:fldCharType="separate"/>
            </w:r>
            <w:r w:rsidR="000E463A">
              <w:rPr>
                <w:noProof/>
                <w:webHidden/>
              </w:rPr>
              <w:t>34</w:t>
            </w:r>
            <w:r w:rsidR="000E463A">
              <w:rPr>
                <w:noProof/>
                <w:webHidden/>
              </w:rPr>
              <w:fldChar w:fldCharType="end"/>
            </w:r>
          </w:hyperlink>
        </w:p>
        <w:p w14:paraId="5C57035B" w14:textId="43E3890C" w:rsidR="000E463A" w:rsidRDefault="00633625">
          <w:pPr>
            <w:pStyle w:val="21"/>
            <w:tabs>
              <w:tab w:val="right" w:leader="dot" w:pos="9628"/>
            </w:tabs>
            <w:rPr>
              <w:rFonts w:asciiTheme="minorHAnsi" w:eastAsiaTheme="minorEastAsia" w:hAnsiTheme="minorHAnsi"/>
              <w:noProof/>
              <w:color w:val="auto"/>
              <w:sz w:val="22"/>
              <w:lang w:eastAsia="ru-RU"/>
            </w:rPr>
          </w:pPr>
          <w:hyperlink w:anchor="_Toc67700175" w:history="1">
            <w:r w:rsidR="000E463A" w:rsidRPr="00CB5225">
              <w:rPr>
                <w:rStyle w:val="a8"/>
                <w:noProof/>
                <w14:scene3d>
                  <w14:camera w14:prst="orthographicFront"/>
                  <w14:lightRig w14:rig="threePt" w14:dir="t">
                    <w14:rot w14:lat="0" w14:lon="0" w14:rev="0"/>
                  </w14:lightRig>
                </w14:scene3d>
              </w:rPr>
              <w:t>4.2.</w:t>
            </w:r>
            <w:r w:rsidR="000E463A" w:rsidRPr="00CB5225">
              <w:rPr>
                <w:rStyle w:val="a8"/>
                <w:noProof/>
              </w:rPr>
              <w:t xml:space="preserve"> Серверная часть</w:t>
            </w:r>
            <w:r w:rsidR="000E463A">
              <w:rPr>
                <w:noProof/>
                <w:webHidden/>
              </w:rPr>
              <w:tab/>
            </w:r>
            <w:r w:rsidR="000E463A">
              <w:rPr>
                <w:noProof/>
                <w:webHidden/>
              </w:rPr>
              <w:fldChar w:fldCharType="begin"/>
            </w:r>
            <w:r w:rsidR="000E463A">
              <w:rPr>
                <w:noProof/>
                <w:webHidden/>
              </w:rPr>
              <w:instrText xml:space="preserve"> PAGEREF _Toc67700175 \h </w:instrText>
            </w:r>
            <w:r w:rsidR="000E463A">
              <w:rPr>
                <w:noProof/>
                <w:webHidden/>
              </w:rPr>
            </w:r>
            <w:r w:rsidR="000E463A">
              <w:rPr>
                <w:noProof/>
                <w:webHidden/>
              </w:rPr>
              <w:fldChar w:fldCharType="separate"/>
            </w:r>
            <w:r w:rsidR="000E463A">
              <w:rPr>
                <w:noProof/>
                <w:webHidden/>
              </w:rPr>
              <w:t>36</w:t>
            </w:r>
            <w:r w:rsidR="000E463A">
              <w:rPr>
                <w:noProof/>
                <w:webHidden/>
              </w:rPr>
              <w:fldChar w:fldCharType="end"/>
            </w:r>
          </w:hyperlink>
        </w:p>
        <w:p w14:paraId="1128922D" w14:textId="3D76376F" w:rsidR="000E463A" w:rsidRDefault="00633625">
          <w:pPr>
            <w:pStyle w:val="21"/>
            <w:tabs>
              <w:tab w:val="right" w:leader="dot" w:pos="9628"/>
            </w:tabs>
            <w:rPr>
              <w:rFonts w:asciiTheme="minorHAnsi" w:eastAsiaTheme="minorEastAsia" w:hAnsiTheme="minorHAnsi"/>
              <w:noProof/>
              <w:color w:val="auto"/>
              <w:sz w:val="22"/>
              <w:lang w:eastAsia="ru-RU"/>
            </w:rPr>
          </w:pPr>
          <w:hyperlink w:anchor="_Toc67700176" w:history="1">
            <w:r w:rsidR="000E463A" w:rsidRPr="00CB5225">
              <w:rPr>
                <w:rStyle w:val="a8"/>
                <w:noProof/>
                <w14:scene3d>
                  <w14:camera w14:prst="orthographicFront"/>
                  <w14:lightRig w14:rig="threePt" w14:dir="t">
                    <w14:rot w14:lat="0" w14:lon="0" w14:rev="0"/>
                  </w14:lightRig>
                </w14:scene3d>
              </w:rPr>
              <w:t>4.3.</w:t>
            </w:r>
            <w:r w:rsidR="000E463A" w:rsidRPr="00CB5225">
              <w:rPr>
                <w:rStyle w:val="a8"/>
                <w:noProof/>
              </w:rPr>
              <w:t xml:space="preserve"> Хранилище данных</w:t>
            </w:r>
            <w:r w:rsidR="000E463A">
              <w:rPr>
                <w:noProof/>
                <w:webHidden/>
              </w:rPr>
              <w:tab/>
            </w:r>
            <w:r w:rsidR="000E463A">
              <w:rPr>
                <w:noProof/>
                <w:webHidden/>
              </w:rPr>
              <w:fldChar w:fldCharType="begin"/>
            </w:r>
            <w:r w:rsidR="000E463A">
              <w:rPr>
                <w:noProof/>
                <w:webHidden/>
              </w:rPr>
              <w:instrText xml:space="preserve"> PAGEREF _Toc67700176 \h </w:instrText>
            </w:r>
            <w:r w:rsidR="000E463A">
              <w:rPr>
                <w:noProof/>
                <w:webHidden/>
              </w:rPr>
            </w:r>
            <w:r w:rsidR="000E463A">
              <w:rPr>
                <w:noProof/>
                <w:webHidden/>
              </w:rPr>
              <w:fldChar w:fldCharType="separate"/>
            </w:r>
            <w:r w:rsidR="000E463A">
              <w:rPr>
                <w:noProof/>
                <w:webHidden/>
              </w:rPr>
              <w:t>37</w:t>
            </w:r>
            <w:r w:rsidR="000E463A">
              <w:rPr>
                <w:noProof/>
                <w:webHidden/>
              </w:rPr>
              <w:fldChar w:fldCharType="end"/>
            </w:r>
          </w:hyperlink>
        </w:p>
        <w:p w14:paraId="5C7C9333" w14:textId="4914C030" w:rsidR="000E463A" w:rsidRDefault="00633625">
          <w:pPr>
            <w:pStyle w:val="14"/>
            <w:tabs>
              <w:tab w:val="right" w:leader="dot" w:pos="9628"/>
            </w:tabs>
            <w:rPr>
              <w:rFonts w:asciiTheme="minorHAnsi" w:eastAsiaTheme="minorEastAsia" w:hAnsiTheme="minorHAnsi"/>
              <w:noProof/>
              <w:color w:val="auto"/>
              <w:sz w:val="22"/>
              <w:lang w:eastAsia="ru-RU"/>
            </w:rPr>
          </w:pPr>
          <w:hyperlink w:anchor="_Toc67700177" w:history="1">
            <w:r w:rsidR="000E463A" w:rsidRPr="00CB5225">
              <w:rPr>
                <w:rStyle w:val="a8"/>
                <w:noProof/>
              </w:rPr>
              <w:t>5. технико-экономическая часть</w:t>
            </w:r>
            <w:r w:rsidR="000E463A">
              <w:rPr>
                <w:noProof/>
                <w:webHidden/>
              </w:rPr>
              <w:tab/>
            </w:r>
            <w:r w:rsidR="000E463A">
              <w:rPr>
                <w:noProof/>
                <w:webHidden/>
              </w:rPr>
              <w:fldChar w:fldCharType="begin"/>
            </w:r>
            <w:r w:rsidR="000E463A">
              <w:rPr>
                <w:noProof/>
                <w:webHidden/>
              </w:rPr>
              <w:instrText xml:space="preserve"> PAGEREF _Toc67700177 \h </w:instrText>
            </w:r>
            <w:r w:rsidR="000E463A">
              <w:rPr>
                <w:noProof/>
                <w:webHidden/>
              </w:rPr>
            </w:r>
            <w:r w:rsidR="000E463A">
              <w:rPr>
                <w:noProof/>
                <w:webHidden/>
              </w:rPr>
              <w:fldChar w:fldCharType="separate"/>
            </w:r>
            <w:r w:rsidR="000E463A">
              <w:rPr>
                <w:noProof/>
                <w:webHidden/>
              </w:rPr>
              <w:t>38</w:t>
            </w:r>
            <w:r w:rsidR="000E463A">
              <w:rPr>
                <w:noProof/>
                <w:webHidden/>
              </w:rPr>
              <w:fldChar w:fldCharType="end"/>
            </w:r>
          </w:hyperlink>
        </w:p>
        <w:p w14:paraId="3227F6FA" w14:textId="1CE7939B" w:rsidR="000E463A" w:rsidRDefault="00633625">
          <w:pPr>
            <w:pStyle w:val="21"/>
            <w:tabs>
              <w:tab w:val="right" w:leader="dot" w:pos="9628"/>
            </w:tabs>
            <w:rPr>
              <w:rFonts w:asciiTheme="minorHAnsi" w:eastAsiaTheme="minorEastAsia" w:hAnsiTheme="minorHAnsi"/>
              <w:noProof/>
              <w:color w:val="auto"/>
              <w:sz w:val="22"/>
              <w:lang w:eastAsia="ru-RU"/>
            </w:rPr>
          </w:pPr>
          <w:hyperlink w:anchor="_Toc67700178" w:history="1">
            <w:r w:rsidR="000E463A" w:rsidRPr="00CB5225">
              <w:rPr>
                <w:rStyle w:val="a8"/>
                <w:noProof/>
                <w14:scene3d>
                  <w14:camera w14:prst="orthographicFront"/>
                  <w14:lightRig w14:rig="threePt" w14:dir="t">
                    <w14:rot w14:lat="0" w14:lon="0" w14:rev="0"/>
                  </w14:lightRig>
                </w14:scene3d>
              </w:rPr>
              <w:t>5.1.</w:t>
            </w:r>
            <w:r w:rsidR="000E463A" w:rsidRPr="00CB5225">
              <w:rPr>
                <w:rStyle w:val="a8"/>
                <w:noProof/>
              </w:rPr>
              <w:t xml:space="preserve"> Организационная структура проекта</w:t>
            </w:r>
            <w:r w:rsidR="000E463A">
              <w:rPr>
                <w:noProof/>
                <w:webHidden/>
              </w:rPr>
              <w:tab/>
            </w:r>
            <w:r w:rsidR="000E463A">
              <w:rPr>
                <w:noProof/>
                <w:webHidden/>
              </w:rPr>
              <w:fldChar w:fldCharType="begin"/>
            </w:r>
            <w:r w:rsidR="000E463A">
              <w:rPr>
                <w:noProof/>
                <w:webHidden/>
              </w:rPr>
              <w:instrText xml:space="preserve"> PAGEREF _Toc67700178 \h </w:instrText>
            </w:r>
            <w:r w:rsidR="000E463A">
              <w:rPr>
                <w:noProof/>
                <w:webHidden/>
              </w:rPr>
            </w:r>
            <w:r w:rsidR="000E463A">
              <w:rPr>
                <w:noProof/>
                <w:webHidden/>
              </w:rPr>
              <w:fldChar w:fldCharType="separate"/>
            </w:r>
            <w:r w:rsidR="000E463A">
              <w:rPr>
                <w:noProof/>
                <w:webHidden/>
              </w:rPr>
              <w:t>38</w:t>
            </w:r>
            <w:r w:rsidR="000E463A">
              <w:rPr>
                <w:noProof/>
                <w:webHidden/>
              </w:rPr>
              <w:fldChar w:fldCharType="end"/>
            </w:r>
          </w:hyperlink>
        </w:p>
        <w:p w14:paraId="423A9A6E" w14:textId="0BC4C8E6" w:rsidR="000E463A" w:rsidRDefault="00633625">
          <w:pPr>
            <w:pStyle w:val="21"/>
            <w:tabs>
              <w:tab w:val="right" w:leader="dot" w:pos="9628"/>
            </w:tabs>
            <w:rPr>
              <w:rFonts w:asciiTheme="minorHAnsi" w:eastAsiaTheme="minorEastAsia" w:hAnsiTheme="minorHAnsi"/>
              <w:noProof/>
              <w:color w:val="auto"/>
              <w:sz w:val="22"/>
              <w:lang w:eastAsia="ru-RU"/>
            </w:rPr>
          </w:pPr>
          <w:hyperlink w:anchor="_Toc67700179" w:history="1">
            <w:r w:rsidR="000E463A" w:rsidRPr="00CB5225">
              <w:rPr>
                <w:rStyle w:val="a8"/>
                <w:noProof/>
                <w14:scene3d>
                  <w14:camera w14:prst="orthographicFront"/>
                  <w14:lightRig w14:rig="threePt" w14:dir="t">
                    <w14:rot w14:lat="0" w14:lon="0" w14:rev="0"/>
                  </w14:lightRig>
                </w14:scene3d>
              </w:rPr>
              <w:t>5.2.</w:t>
            </w:r>
            <w:r w:rsidR="000E463A" w:rsidRPr="00CB5225">
              <w:rPr>
                <w:rStyle w:val="a8"/>
                <w:noProof/>
              </w:rPr>
              <w:t xml:space="preserve"> Календарный план проекта</w:t>
            </w:r>
            <w:r w:rsidR="000E463A">
              <w:rPr>
                <w:noProof/>
                <w:webHidden/>
              </w:rPr>
              <w:tab/>
            </w:r>
            <w:r w:rsidR="000E463A">
              <w:rPr>
                <w:noProof/>
                <w:webHidden/>
              </w:rPr>
              <w:fldChar w:fldCharType="begin"/>
            </w:r>
            <w:r w:rsidR="000E463A">
              <w:rPr>
                <w:noProof/>
                <w:webHidden/>
              </w:rPr>
              <w:instrText xml:space="preserve"> PAGEREF _Toc67700179 \h </w:instrText>
            </w:r>
            <w:r w:rsidR="000E463A">
              <w:rPr>
                <w:noProof/>
                <w:webHidden/>
              </w:rPr>
            </w:r>
            <w:r w:rsidR="000E463A">
              <w:rPr>
                <w:noProof/>
                <w:webHidden/>
              </w:rPr>
              <w:fldChar w:fldCharType="separate"/>
            </w:r>
            <w:r w:rsidR="000E463A">
              <w:rPr>
                <w:noProof/>
                <w:webHidden/>
              </w:rPr>
              <w:t>38</w:t>
            </w:r>
            <w:r w:rsidR="000E463A">
              <w:rPr>
                <w:noProof/>
                <w:webHidden/>
              </w:rPr>
              <w:fldChar w:fldCharType="end"/>
            </w:r>
          </w:hyperlink>
        </w:p>
        <w:p w14:paraId="5D433DFC" w14:textId="554711C8" w:rsidR="000E463A" w:rsidRDefault="00633625">
          <w:pPr>
            <w:pStyle w:val="21"/>
            <w:tabs>
              <w:tab w:val="right" w:leader="dot" w:pos="9628"/>
            </w:tabs>
            <w:rPr>
              <w:rFonts w:asciiTheme="minorHAnsi" w:eastAsiaTheme="minorEastAsia" w:hAnsiTheme="minorHAnsi"/>
              <w:noProof/>
              <w:color w:val="auto"/>
              <w:sz w:val="22"/>
              <w:lang w:eastAsia="ru-RU"/>
            </w:rPr>
          </w:pPr>
          <w:hyperlink w:anchor="_Toc67700180" w:history="1">
            <w:r w:rsidR="000E463A" w:rsidRPr="00CB5225">
              <w:rPr>
                <w:rStyle w:val="a8"/>
                <w:noProof/>
                <w14:scene3d>
                  <w14:camera w14:prst="orthographicFront"/>
                  <w14:lightRig w14:rig="threePt" w14:dir="t">
                    <w14:rot w14:lat="0" w14:lon="0" w14:rev="0"/>
                  </w14:lightRig>
                </w14:scene3d>
              </w:rPr>
              <w:t>5.3.</w:t>
            </w:r>
            <w:r w:rsidR="000E463A" w:rsidRPr="00CB5225">
              <w:rPr>
                <w:rStyle w:val="a8"/>
                <w:noProof/>
              </w:rPr>
              <w:t xml:space="preserve"> Расчёт затрат на разработку продукта</w:t>
            </w:r>
            <w:r w:rsidR="000E463A">
              <w:rPr>
                <w:noProof/>
                <w:webHidden/>
              </w:rPr>
              <w:tab/>
            </w:r>
            <w:r w:rsidR="000E463A">
              <w:rPr>
                <w:noProof/>
                <w:webHidden/>
              </w:rPr>
              <w:fldChar w:fldCharType="begin"/>
            </w:r>
            <w:r w:rsidR="000E463A">
              <w:rPr>
                <w:noProof/>
                <w:webHidden/>
              </w:rPr>
              <w:instrText xml:space="preserve"> PAGEREF _Toc67700180 \h </w:instrText>
            </w:r>
            <w:r w:rsidR="000E463A">
              <w:rPr>
                <w:noProof/>
                <w:webHidden/>
              </w:rPr>
            </w:r>
            <w:r w:rsidR="000E463A">
              <w:rPr>
                <w:noProof/>
                <w:webHidden/>
              </w:rPr>
              <w:fldChar w:fldCharType="separate"/>
            </w:r>
            <w:r w:rsidR="000E463A">
              <w:rPr>
                <w:noProof/>
                <w:webHidden/>
              </w:rPr>
              <w:t>43</w:t>
            </w:r>
            <w:r w:rsidR="000E463A">
              <w:rPr>
                <w:noProof/>
                <w:webHidden/>
              </w:rPr>
              <w:fldChar w:fldCharType="end"/>
            </w:r>
          </w:hyperlink>
        </w:p>
        <w:p w14:paraId="77ADC615" w14:textId="6B3C6C95" w:rsidR="000E463A" w:rsidRDefault="00633625">
          <w:pPr>
            <w:pStyle w:val="31"/>
            <w:tabs>
              <w:tab w:val="left" w:pos="2119"/>
              <w:tab w:val="right" w:leader="dot" w:pos="9628"/>
            </w:tabs>
            <w:rPr>
              <w:rFonts w:asciiTheme="minorHAnsi" w:eastAsiaTheme="minorEastAsia" w:hAnsiTheme="minorHAnsi"/>
              <w:noProof/>
              <w:color w:val="auto"/>
              <w:sz w:val="22"/>
              <w:lang w:eastAsia="ru-RU"/>
            </w:rPr>
          </w:pPr>
          <w:hyperlink w:anchor="_Toc67700181" w:history="1">
            <w:r w:rsidR="000E463A" w:rsidRPr="00CB5225">
              <w:rPr>
                <w:rStyle w:val="a8"/>
                <w:noProof/>
              </w:rPr>
              <w:t>5.3.1.</w:t>
            </w:r>
            <w:r w:rsidR="000E463A">
              <w:rPr>
                <w:rFonts w:asciiTheme="minorHAnsi" w:eastAsiaTheme="minorEastAsia" w:hAnsiTheme="minorHAnsi"/>
                <w:noProof/>
                <w:color w:val="auto"/>
                <w:sz w:val="22"/>
                <w:lang w:eastAsia="ru-RU"/>
              </w:rPr>
              <w:tab/>
            </w:r>
            <w:r w:rsidR="000E463A" w:rsidRPr="00CB5225">
              <w:rPr>
                <w:rStyle w:val="a8"/>
                <w:noProof/>
              </w:rPr>
              <w:t>Расчёт заработной платы исполнителей работ по созданию программного продукта</w:t>
            </w:r>
            <w:r w:rsidR="000E463A">
              <w:rPr>
                <w:noProof/>
                <w:webHidden/>
              </w:rPr>
              <w:tab/>
            </w:r>
            <w:r w:rsidR="000E463A">
              <w:rPr>
                <w:noProof/>
                <w:webHidden/>
              </w:rPr>
              <w:fldChar w:fldCharType="begin"/>
            </w:r>
            <w:r w:rsidR="000E463A">
              <w:rPr>
                <w:noProof/>
                <w:webHidden/>
              </w:rPr>
              <w:instrText xml:space="preserve"> PAGEREF _Toc67700181 \h </w:instrText>
            </w:r>
            <w:r w:rsidR="000E463A">
              <w:rPr>
                <w:noProof/>
                <w:webHidden/>
              </w:rPr>
            </w:r>
            <w:r w:rsidR="000E463A">
              <w:rPr>
                <w:noProof/>
                <w:webHidden/>
              </w:rPr>
              <w:fldChar w:fldCharType="separate"/>
            </w:r>
            <w:r w:rsidR="000E463A">
              <w:rPr>
                <w:noProof/>
                <w:webHidden/>
              </w:rPr>
              <w:t>43</w:t>
            </w:r>
            <w:r w:rsidR="000E463A">
              <w:rPr>
                <w:noProof/>
                <w:webHidden/>
              </w:rPr>
              <w:fldChar w:fldCharType="end"/>
            </w:r>
          </w:hyperlink>
        </w:p>
        <w:p w14:paraId="60951627" w14:textId="026BEB5C" w:rsidR="000E463A" w:rsidRDefault="00633625">
          <w:pPr>
            <w:pStyle w:val="31"/>
            <w:tabs>
              <w:tab w:val="right" w:leader="dot" w:pos="9628"/>
            </w:tabs>
            <w:rPr>
              <w:rFonts w:asciiTheme="minorHAnsi" w:eastAsiaTheme="minorEastAsia" w:hAnsiTheme="minorHAnsi"/>
              <w:noProof/>
              <w:color w:val="auto"/>
              <w:sz w:val="22"/>
              <w:lang w:eastAsia="ru-RU"/>
            </w:rPr>
          </w:pPr>
          <w:hyperlink w:anchor="_Toc67700182" w:history="1">
            <w:r w:rsidR="000E463A" w:rsidRPr="00CB5225">
              <w:rPr>
                <w:rStyle w:val="a8"/>
                <w:noProof/>
              </w:rPr>
              <w:t>1.1.1. Расчёт отчислений на социальные нужды (страховые взносы)</w:t>
            </w:r>
            <w:r w:rsidR="000E463A">
              <w:rPr>
                <w:noProof/>
                <w:webHidden/>
              </w:rPr>
              <w:tab/>
            </w:r>
            <w:r w:rsidR="000E463A">
              <w:rPr>
                <w:noProof/>
                <w:webHidden/>
              </w:rPr>
              <w:fldChar w:fldCharType="begin"/>
            </w:r>
            <w:r w:rsidR="000E463A">
              <w:rPr>
                <w:noProof/>
                <w:webHidden/>
              </w:rPr>
              <w:instrText xml:space="preserve"> PAGEREF _Toc67700182 \h </w:instrText>
            </w:r>
            <w:r w:rsidR="000E463A">
              <w:rPr>
                <w:noProof/>
                <w:webHidden/>
              </w:rPr>
            </w:r>
            <w:r w:rsidR="000E463A">
              <w:rPr>
                <w:noProof/>
                <w:webHidden/>
              </w:rPr>
              <w:fldChar w:fldCharType="separate"/>
            </w:r>
            <w:r w:rsidR="000E463A">
              <w:rPr>
                <w:noProof/>
                <w:webHidden/>
              </w:rPr>
              <w:t>44</w:t>
            </w:r>
            <w:r w:rsidR="000E463A">
              <w:rPr>
                <w:noProof/>
                <w:webHidden/>
              </w:rPr>
              <w:fldChar w:fldCharType="end"/>
            </w:r>
          </w:hyperlink>
        </w:p>
        <w:p w14:paraId="527FC031" w14:textId="0E19C000" w:rsidR="000E463A" w:rsidRDefault="00633625">
          <w:pPr>
            <w:pStyle w:val="31"/>
            <w:tabs>
              <w:tab w:val="left" w:pos="2119"/>
              <w:tab w:val="right" w:leader="dot" w:pos="9628"/>
            </w:tabs>
            <w:rPr>
              <w:rFonts w:asciiTheme="minorHAnsi" w:eastAsiaTheme="minorEastAsia" w:hAnsiTheme="minorHAnsi"/>
              <w:noProof/>
              <w:color w:val="auto"/>
              <w:sz w:val="22"/>
              <w:lang w:eastAsia="ru-RU"/>
            </w:rPr>
          </w:pPr>
          <w:hyperlink w:anchor="_Toc67700183" w:history="1">
            <w:r w:rsidR="000E463A" w:rsidRPr="00CB5225">
              <w:rPr>
                <w:rStyle w:val="a8"/>
                <w:noProof/>
              </w:rPr>
              <w:t>5.3.2.</w:t>
            </w:r>
            <w:r w:rsidR="000E463A">
              <w:rPr>
                <w:rFonts w:asciiTheme="minorHAnsi" w:eastAsiaTheme="minorEastAsia" w:hAnsiTheme="minorHAnsi"/>
                <w:noProof/>
                <w:color w:val="auto"/>
                <w:sz w:val="22"/>
                <w:lang w:eastAsia="ru-RU"/>
              </w:rPr>
              <w:tab/>
            </w:r>
            <w:r w:rsidR="000E463A" w:rsidRPr="00CB5225">
              <w:rPr>
                <w:rStyle w:val="a8"/>
                <w:noProof/>
              </w:rPr>
              <w:t>Арендные платежи за производственные (офисные) помещения</w:t>
            </w:r>
            <w:r w:rsidR="000E463A">
              <w:rPr>
                <w:noProof/>
                <w:webHidden/>
              </w:rPr>
              <w:tab/>
            </w:r>
            <w:r w:rsidR="000E463A">
              <w:rPr>
                <w:noProof/>
                <w:webHidden/>
              </w:rPr>
              <w:fldChar w:fldCharType="begin"/>
            </w:r>
            <w:r w:rsidR="000E463A">
              <w:rPr>
                <w:noProof/>
                <w:webHidden/>
              </w:rPr>
              <w:instrText xml:space="preserve"> PAGEREF _Toc67700183 \h </w:instrText>
            </w:r>
            <w:r w:rsidR="000E463A">
              <w:rPr>
                <w:noProof/>
                <w:webHidden/>
              </w:rPr>
            </w:r>
            <w:r w:rsidR="000E463A">
              <w:rPr>
                <w:noProof/>
                <w:webHidden/>
              </w:rPr>
              <w:fldChar w:fldCharType="separate"/>
            </w:r>
            <w:r w:rsidR="000E463A">
              <w:rPr>
                <w:noProof/>
                <w:webHidden/>
              </w:rPr>
              <w:t>45</w:t>
            </w:r>
            <w:r w:rsidR="000E463A">
              <w:rPr>
                <w:noProof/>
                <w:webHidden/>
              </w:rPr>
              <w:fldChar w:fldCharType="end"/>
            </w:r>
          </w:hyperlink>
        </w:p>
        <w:p w14:paraId="09FCF278" w14:textId="1D68CC73" w:rsidR="000E463A" w:rsidRDefault="00633625">
          <w:pPr>
            <w:pStyle w:val="31"/>
            <w:tabs>
              <w:tab w:val="left" w:pos="2119"/>
              <w:tab w:val="right" w:leader="dot" w:pos="9628"/>
            </w:tabs>
            <w:rPr>
              <w:rFonts w:asciiTheme="minorHAnsi" w:eastAsiaTheme="minorEastAsia" w:hAnsiTheme="minorHAnsi"/>
              <w:noProof/>
              <w:color w:val="auto"/>
              <w:sz w:val="22"/>
              <w:lang w:eastAsia="ru-RU"/>
            </w:rPr>
          </w:pPr>
          <w:hyperlink w:anchor="_Toc67700184" w:history="1">
            <w:r w:rsidR="000E463A" w:rsidRPr="00CB5225">
              <w:rPr>
                <w:rStyle w:val="a8"/>
                <w:noProof/>
              </w:rPr>
              <w:t>5.3.3.</w:t>
            </w:r>
            <w:r w:rsidR="000E463A">
              <w:rPr>
                <w:rFonts w:asciiTheme="minorHAnsi" w:eastAsiaTheme="minorEastAsia" w:hAnsiTheme="minorHAnsi"/>
                <w:noProof/>
                <w:color w:val="auto"/>
                <w:sz w:val="22"/>
                <w:lang w:eastAsia="ru-RU"/>
              </w:rPr>
              <w:tab/>
            </w:r>
            <w:r w:rsidR="000E463A" w:rsidRPr="00CB5225">
              <w:rPr>
                <w:rStyle w:val="a8"/>
                <w:noProof/>
              </w:rPr>
              <w:t>Амортизация используемых основных средств и нематериальных активов</w:t>
            </w:r>
            <w:r w:rsidR="000E463A">
              <w:rPr>
                <w:noProof/>
                <w:webHidden/>
              </w:rPr>
              <w:tab/>
            </w:r>
            <w:r w:rsidR="000E463A">
              <w:rPr>
                <w:noProof/>
                <w:webHidden/>
              </w:rPr>
              <w:fldChar w:fldCharType="begin"/>
            </w:r>
            <w:r w:rsidR="000E463A">
              <w:rPr>
                <w:noProof/>
                <w:webHidden/>
              </w:rPr>
              <w:instrText xml:space="preserve"> PAGEREF _Toc67700184 \h </w:instrText>
            </w:r>
            <w:r w:rsidR="000E463A">
              <w:rPr>
                <w:noProof/>
                <w:webHidden/>
              </w:rPr>
            </w:r>
            <w:r w:rsidR="000E463A">
              <w:rPr>
                <w:noProof/>
                <w:webHidden/>
              </w:rPr>
              <w:fldChar w:fldCharType="separate"/>
            </w:r>
            <w:r w:rsidR="000E463A">
              <w:rPr>
                <w:noProof/>
                <w:webHidden/>
              </w:rPr>
              <w:t>45</w:t>
            </w:r>
            <w:r w:rsidR="000E463A">
              <w:rPr>
                <w:noProof/>
                <w:webHidden/>
              </w:rPr>
              <w:fldChar w:fldCharType="end"/>
            </w:r>
          </w:hyperlink>
        </w:p>
        <w:p w14:paraId="47EE90D4" w14:textId="786358BC" w:rsidR="000E463A" w:rsidRDefault="00633625">
          <w:pPr>
            <w:pStyle w:val="31"/>
            <w:tabs>
              <w:tab w:val="left" w:pos="2119"/>
              <w:tab w:val="right" w:leader="dot" w:pos="9628"/>
            </w:tabs>
            <w:rPr>
              <w:rFonts w:asciiTheme="minorHAnsi" w:eastAsiaTheme="minorEastAsia" w:hAnsiTheme="minorHAnsi"/>
              <w:noProof/>
              <w:color w:val="auto"/>
              <w:sz w:val="22"/>
              <w:lang w:eastAsia="ru-RU"/>
            </w:rPr>
          </w:pPr>
          <w:hyperlink w:anchor="_Toc67700185" w:history="1">
            <w:r w:rsidR="000E463A" w:rsidRPr="00CB5225">
              <w:rPr>
                <w:rStyle w:val="a8"/>
                <w:noProof/>
              </w:rPr>
              <w:t>5.3.4.</w:t>
            </w:r>
            <w:r w:rsidR="000E463A">
              <w:rPr>
                <w:rFonts w:asciiTheme="minorHAnsi" w:eastAsiaTheme="minorEastAsia" w:hAnsiTheme="minorHAnsi"/>
                <w:noProof/>
                <w:color w:val="auto"/>
                <w:sz w:val="22"/>
                <w:lang w:eastAsia="ru-RU"/>
              </w:rPr>
              <w:tab/>
            </w:r>
            <w:r w:rsidR="000E463A" w:rsidRPr="00CB5225">
              <w:rPr>
                <w:rStyle w:val="a8"/>
                <w:noProof/>
              </w:rPr>
              <w:t>Расходы на модернизацию и приобретение основных средств</w:t>
            </w:r>
            <w:r w:rsidR="000E463A">
              <w:rPr>
                <w:noProof/>
                <w:webHidden/>
              </w:rPr>
              <w:tab/>
            </w:r>
            <w:r w:rsidR="000E463A">
              <w:rPr>
                <w:noProof/>
                <w:webHidden/>
              </w:rPr>
              <w:fldChar w:fldCharType="begin"/>
            </w:r>
            <w:r w:rsidR="000E463A">
              <w:rPr>
                <w:noProof/>
                <w:webHidden/>
              </w:rPr>
              <w:instrText xml:space="preserve"> PAGEREF _Toc67700185 \h </w:instrText>
            </w:r>
            <w:r w:rsidR="000E463A">
              <w:rPr>
                <w:noProof/>
                <w:webHidden/>
              </w:rPr>
            </w:r>
            <w:r w:rsidR="000E463A">
              <w:rPr>
                <w:noProof/>
                <w:webHidden/>
              </w:rPr>
              <w:fldChar w:fldCharType="separate"/>
            </w:r>
            <w:r w:rsidR="000E463A">
              <w:rPr>
                <w:noProof/>
                <w:webHidden/>
              </w:rPr>
              <w:t>46</w:t>
            </w:r>
            <w:r w:rsidR="000E463A">
              <w:rPr>
                <w:noProof/>
                <w:webHidden/>
              </w:rPr>
              <w:fldChar w:fldCharType="end"/>
            </w:r>
          </w:hyperlink>
        </w:p>
        <w:p w14:paraId="2636E770" w14:textId="7E742948" w:rsidR="000E463A" w:rsidRDefault="00633625">
          <w:pPr>
            <w:pStyle w:val="31"/>
            <w:tabs>
              <w:tab w:val="left" w:pos="2119"/>
              <w:tab w:val="right" w:leader="dot" w:pos="9628"/>
            </w:tabs>
            <w:rPr>
              <w:rFonts w:asciiTheme="minorHAnsi" w:eastAsiaTheme="minorEastAsia" w:hAnsiTheme="minorHAnsi"/>
              <w:noProof/>
              <w:color w:val="auto"/>
              <w:sz w:val="22"/>
              <w:lang w:eastAsia="ru-RU"/>
            </w:rPr>
          </w:pPr>
          <w:hyperlink w:anchor="_Toc67700186" w:history="1">
            <w:r w:rsidR="000E463A" w:rsidRPr="00CB5225">
              <w:rPr>
                <w:rStyle w:val="a8"/>
                <w:noProof/>
              </w:rPr>
              <w:t>5.3.5.</w:t>
            </w:r>
            <w:r w:rsidR="000E463A">
              <w:rPr>
                <w:rFonts w:asciiTheme="minorHAnsi" w:eastAsiaTheme="minorEastAsia" w:hAnsiTheme="minorHAnsi"/>
                <w:noProof/>
                <w:color w:val="auto"/>
                <w:sz w:val="22"/>
                <w:lang w:eastAsia="ru-RU"/>
              </w:rPr>
              <w:tab/>
            </w:r>
            <w:r w:rsidR="000E463A" w:rsidRPr="00CB5225">
              <w:rPr>
                <w:rStyle w:val="a8"/>
                <w:noProof/>
              </w:rPr>
              <w:t>Расходы на приобретение необходимого ПО</w:t>
            </w:r>
            <w:r w:rsidR="000E463A">
              <w:rPr>
                <w:noProof/>
                <w:webHidden/>
              </w:rPr>
              <w:tab/>
            </w:r>
            <w:r w:rsidR="000E463A">
              <w:rPr>
                <w:noProof/>
                <w:webHidden/>
              </w:rPr>
              <w:fldChar w:fldCharType="begin"/>
            </w:r>
            <w:r w:rsidR="000E463A">
              <w:rPr>
                <w:noProof/>
                <w:webHidden/>
              </w:rPr>
              <w:instrText xml:space="preserve"> PAGEREF _Toc67700186 \h </w:instrText>
            </w:r>
            <w:r w:rsidR="000E463A">
              <w:rPr>
                <w:noProof/>
                <w:webHidden/>
              </w:rPr>
            </w:r>
            <w:r w:rsidR="000E463A">
              <w:rPr>
                <w:noProof/>
                <w:webHidden/>
              </w:rPr>
              <w:fldChar w:fldCharType="separate"/>
            </w:r>
            <w:r w:rsidR="000E463A">
              <w:rPr>
                <w:noProof/>
                <w:webHidden/>
              </w:rPr>
              <w:t>47</w:t>
            </w:r>
            <w:r w:rsidR="000E463A">
              <w:rPr>
                <w:noProof/>
                <w:webHidden/>
              </w:rPr>
              <w:fldChar w:fldCharType="end"/>
            </w:r>
          </w:hyperlink>
        </w:p>
        <w:p w14:paraId="23598609" w14:textId="36AB82BD" w:rsidR="000E463A" w:rsidRDefault="00633625">
          <w:pPr>
            <w:pStyle w:val="31"/>
            <w:tabs>
              <w:tab w:val="left" w:pos="2119"/>
              <w:tab w:val="right" w:leader="dot" w:pos="9628"/>
            </w:tabs>
            <w:rPr>
              <w:rFonts w:asciiTheme="minorHAnsi" w:eastAsiaTheme="minorEastAsia" w:hAnsiTheme="minorHAnsi"/>
              <w:noProof/>
              <w:color w:val="auto"/>
              <w:sz w:val="22"/>
              <w:lang w:eastAsia="ru-RU"/>
            </w:rPr>
          </w:pPr>
          <w:hyperlink w:anchor="_Toc67700187" w:history="1">
            <w:r w:rsidR="000E463A" w:rsidRPr="00CB5225">
              <w:rPr>
                <w:rStyle w:val="a8"/>
                <w:noProof/>
              </w:rPr>
              <w:t>5.3.6.</w:t>
            </w:r>
            <w:r w:rsidR="000E463A">
              <w:rPr>
                <w:rFonts w:asciiTheme="minorHAnsi" w:eastAsiaTheme="minorEastAsia" w:hAnsiTheme="minorHAnsi"/>
                <w:noProof/>
                <w:color w:val="auto"/>
                <w:sz w:val="22"/>
                <w:lang w:eastAsia="ru-RU"/>
              </w:rPr>
              <w:tab/>
            </w:r>
            <w:r w:rsidR="000E463A" w:rsidRPr="00CB5225">
              <w:rPr>
                <w:rStyle w:val="a8"/>
                <w:noProof/>
              </w:rPr>
              <w:t>Расходы на интернет и связь</w:t>
            </w:r>
            <w:r w:rsidR="000E463A">
              <w:rPr>
                <w:noProof/>
                <w:webHidden/>
              </w:rPr>
              <w:tab/>
            </w:r>
            <w:r w:rsidR="000E463A">
              <w:rPr>
                <w:noProof/>
                <w:webHidden/>
              </w:rPr>
              <w:fldChar w:fldCharType="begin"/>
            </w:r>
            <w:r w:rsidR="000E463A">
              <w:rPr>
                <w:noProof/>
                <w:webHidden/>
              </w:rPr>
              <w:instrText xml:space="preserve"> PAGEREF _Toc67700187 \h </w:instrText>
            </w:r>
            <w:r w:rsidR="000E463A">
              <w:rPr>
                <w:noProof/>
                <w:webHidden/>
              </w:rPr>
            </w:r>
            <w:r w:rsidR="000E463A">
              <w:rPr>
                <w:noProof/>
                <w:webHidden/>
              </w:rPr>
              <w:fldChar w:fldCharType="separate"/>
            </w:r>
            <w:r w:rsidR="000E463A">
              <w:rPr>
                <w:noProof/>
                <w:webHidden/>
              </w:rPr>
              <w:t>47</w:t>
            </w:r>
            <w:r w:rsidR="000E463A">
              <w:rPr>
                <w:noProof/>
                <w:webHidden/>
              </w:rPr>
              <w:fldChar w:fldCharType="end"/>
            </w:r>
          </w:hyperlink>
        </w:p>
        <w:p w14:paraId="3C77D2A6" w14:textId="120A4543" w:rsidR="000E463A" w:rsidRDefault="00633625">
          <w:pPr>
            <w:pStyle w:val="31"/>
            <w:tabs>
              <w:tab w:val="left" w:pos="2119"/>
              <w:tab w:val="right" w:leader="dot" w:pos="9628"/>
            </w:tabs>
            <w:rPr>
              <w:rFonts w:asciiTheme="minorHAnsi" w:eastAsiaTheme="minorEastAsia" w:hAnsiTheme="minorHAnsi"/>
              <w:noProof/>
              <w:color w:val="auto"/>
              <w:sz w:val="22"/>
              <w:lang w:eastAsia="ru-RU"/>
            </w:rPr>
          </w:pPr>
          <w:hyperlink w:anchor="_Toc67700188" w:history="1">
            <w:r w:rsidR="000E463A" w:rsidRPr="00CB5225">
              <w:rPr>
                <w:rStyle w:val="a8"/>
                <w:noProof/>
              </w:rPr>
              <w:t>5.3.7.</w:t>
            </w:r>
            <w:r w:rsidR="000E463A">
              <w:rPr>
                <w:rFonts w:asciiTheme="minorHAnsi" w:eastAsiaTheme="minorEastAsia" w:hAnsiTheme="minorHAnsi"/>
                <w:noProof/>
                <w:color w:val="auto"/>
                <w:sz w:val="22"/>
                <w:lang w:eastAsia="ru-RU"/>
              </w:rPr>
              <w:tab/>
            </w:r>
            <w:r w:rsidR="000E463A" w:rsidRPr="00CB5225">
              <w:rPr>
                <w:rStyle w:val="a8"/>
                <w:noProof/>
              </w:rPr>
              <w:t>Расходы на канцелярские товары и расходные материалы</w:t>
            </w:r>
            <w:r w:rsidR="000E463A">
              <w:rPr>
                <w:noProof/>
                <w:webHidden/>
              </w:rPr>
              <w:tab/>
            </w:r>
            <w:r w:rsidR="000E463A">
              <w:rPr>
                <w:noProof/>
                <w:webHidden/>
              </w:rPr>
              <w:fldChar w:fldCharType="begin"/>
            </w:r>
            <w:r w:rsidR="000E463A">
              <w:rPr>
                <w:noProof/>
                <w:webHidden/>
              </w:rPr>
              <w:instrText xml:space="preserve"> PAGEREF _Toc67700188 \h </w:instrText>
            </w:r>
            <w:r w:rsidR="000E463A">
              <w:rPr>
                <w:noProof/>
                <w:webHidden/>
              </w:rPr>
            </w:r>
            <w:r w:rsidR="000E463A">
              <w:rPr>
                <w:noProof/>
                <w:webHidden/>
              </w:rPr>
              <w:fldChar w:fldCharType="separate"/>
            </w:r>
            <w:r w:rsidR="000E463A">
              <w:rPr>
                <w:noProof/>
                <w:webHidden/>
              </w:rPr>
              <w:t>47</w:t>
            </w:r>
            <w:r w:rsidR="000E463A">
              <w:rPr>
                <w:noProof/>
                <w:webHidden/>
              </w:rPr>
              <w:fldChar w:fldCharType="end"/>
            </w:r>
          </w:hyperlink>
        </w:p>
        <w:p w14:paraId="5BD8F9CD" w14:textId="7B0A9411" w:rsidR="000E463A" w:rsidRDefault="00633625">
          <w:pPr>
            <w:pStyle w:val="31"/>
            <w:tabs>
              <w:tab w:val="left" w:pos="2119"/>
              <w:tab w:val="right" w:leader="dot" w:pos="9628"/>
            </w:tabs>
            <w:rPr>
              <w:rFonts w:asciiTheme="minorHAnsi" w:eastAsiaTheme="minorEastAsia" w:hAnsiTheme="minorHAnsi"/>
              <w:noProof/>
              <w:color w:val="auto"/>
              <w:sz w:val="22"/>
              <w:lang w:eastAsia="ru-RU"/>
            </w:rPr>
          </w:pPr>
          <w:hyperlink w:anchor="_Toc67700189" w:history="1">
            <w:r w:rsidR="000E463A" w:rsidRPr="00CB5225">
              <w:rPr>
                <w:rStyle w:val="a8"/>
                <w:noProof/>
              </w:rPr>
              <w:t>5.3.8.</w:t>
            </w:r>
            <w:r w:rsidR="000E463A">
              <w:rPr>
                <w:rFonts w:asciiTheme="minorHAnsi" w:eastAsiaTheme="minorEastAsia" w:hAnsiTheme="minorHAnsi"/>
                <w:noProof/>
                <w:color w:val="auto"/>
                <w:sz w:val="22"/>
                <w:lang w:eastAsia="ru-RU"/>
              </w:rPr>
              <w:tab/>
            </w:r>
            <w:r w:rsidR="000E463A" w:rsidRPr="00CB5225">
              <w:rPr>
                <w:rStyle w:val="a8"/>
                <w:noProof/>
              </w:rPr>
              <w:t>Прочие расходы</w:t>
            </w:r>
            <w:r w:rsidR="000E463A">
              <w:rPr>
                <w:noProof/>
                <w:webHidden/>
              </w:rPr>
              <w:tab/>
            </w:r>
            <w:r w:rsidR="000E463A">
              <w:rPr>
                <w:noProof/>
                <w:webHidden/>
              </w:rPr>
              <w:fldChar w:fldCharType="begin"/>
            </w:r>
            <w:r w:rsidR="000E463A">
              <w:rPr>
                <w:noProof/>
                <w:webHidden/>
              </w:rPr>
              <w:instrText xml:space="preserve"> PAGEREF _Toc67700189 \h </w:instrText>
            </w:r>
            <w:r w:rsidR="000E463A">
              <w:rPr>
                <w:noProof/>
                <w:webHidden/>
              </w:rPr>
            </w:r>
            <w:r w:rsidR="000E463A">
              <w:rPr>
                <w:noProof/>
                <w:webHidden/>
              </w:rPr>
              <w:fldChar w:fldCharType="separate"/>
            </w:r>
            <w:r w:rsidR="000E463A">
              <w:rPr>
                <w:noProof/>
                <w:webHidden/>
              </w:rPr>
              <w:t>47</w:t>
            </w:r>
            <w:r w:rsidR="000E463A">
              <w:rPr>
                <w:noProof/>
                <w:webHidden/>
              </w:rPr>
              <w:fldChar w:fldCharType="end"/>
            </w:r>
          </w:hyperlink>
        </w:p>
        <w:p w14:paraId="2DF422F6" w14:textId="4CD096D9" w:rsidR="000E463A" w:rsidRDefault="00633625">
          <w:pPr>
            <w:pStyle w:val="31"/>
            <w:tabs>
              <w:tab w:val="left" w:pos="2119"/>
              <w:tab w:val="right" w:leader="dot" w:pos="9628"/>
            </w:tabs>
            <w:rPr>
              <w:rFonts w:asciiTheme="minorHAnsi" w:eastAsiaTheme="minorEastAsia" w:hAnsiTheme="minorHAnsi"/>
              <w:noProof/>
              <w:color w:val="auto"/>
              <w:sz w:val="22"/>
              <w:lang w:eastAsia="ru-RU"/>
            </w:rPr>
          </w:pPr>
          <w:hyperlink w:anchor="_Toc67700190" w:history="1">
            <w:r w:rsidR="000E463A" w:rsidRPr="00CB5225">
              <w:rPr>
                <w:rStyle w:val="a8"/>
                <w:noProof/>
              </w:rPr>
              <w:t>5.3.9.</w:t>
            </w:r>
            <w:r w:rsidR="000E463A">
              <w:rPr>
                <w:rFonts w:asciiTheme="minorHAnsi" w:eastAsiaTheme="minorEastAsia" w:hAnsiTheme="minorHAnsi"/>
                <w:noProof/>
                <w:color w:val="auto"/>
                <w:sz w:val="22"/>
                <w:lang w:eastAsia="ru-RU"/>
              </w:rPr>
              <w:tab/>
            </w:r>
            <w:r w:rsidR="000E463A" w:rsidRPr="00CB5225">
              <w:rPr>
                <w:rStyle w:val="a8"/>
                <w:noProof/>
              </w:rPr>
              <w:t>Расчёт себестоимости программного продукта</w:t>
            </w:r>
            <w:r w:rsidR="000E463A">
              <w:rPr>
                <w:noProof/>
                <w:webHidden/>
              </w:rPr>
              <w:tab/>
            </w:r>
            <w:r w:rsidR="000E463A">
              <w:rPr>
                <w:noProof/>
                <w:webHidden/>
              </w:rPr>
              <w:fldChar w:fldCharType="begin"/>
            </w:r>
            <w:r w:rsidR="000E463A">
              <w:rPr>
                <w:noProof/>
                <w:webHidden/>
              </w:rPr>
              <w:instrText xml:space="preserve"> PAGEREF _Toc67700190 \h </w:instrText>
            </w:r>
            <w:r w:rsidR="000E463A">
              <w:rPr>
                <w:noProof/>
                <w:webHidden/>
              </w:rPr>
            </w:r>
            <w:r w:rsidR="000E463A">
              <w:rPr>
                <w:noProof/>
                <w:webHidden/>
              </w:rPr>
              <w:fldChar w:fldCharType="separate"/>
            </w:r>
            <w:r w:rsidR="000E463A">
              <w:rPr>
                <w:noProof/>
                <w:webHidden/>
              </w:rPr>
              <w:t>47</w:t>
            </w:r>
            <w:r w:rsidR="000E463A">
              <w:rPr>
                <w:noProof/>
                <w:webHidden/>
              </w:rPr>
              <w:fldChar w:fldCharType="end"/>
            </w:r>
          </w:hyperlink>
        </w:p>
        <w:p w14:paraId="09EE0A04" w14:textId="3F30D071" w:rsidR="000E463A" w:rsidRDefault="00633625">
          <w:pPr>
            <w:pStyle w:val="14"/>
            <w:tabs>
              <w:tab w:val="right" w:leader="dot" w:pos="9628"/>
            </w:tabs>
            <w:rPr>
              <w:rFonts w:asciiTheme="minorHAnsi" w:eastAsiaTheme="minorEastAsia" w:hAnsiTheme="minorHAnsi"/>
              <w:noProof/>
              <w:color w:val="auto"/>
              <w:sz w:val="22"/>
              <w:lang w:eastAsia="ru-RU"/>
            </w:rPr>
          </w:pPr>
          <w:hyperlink w:anchor="_Toc67700191" w:history="1">
            <w:r w:rsidR="000E463A" w:rsidRPr="00CB5225">
              <w:rPr>
                <w:rStyle w:val="a8"/>
                <w:noProof/>
              </w:rPr>
              <w:t>6. Экспериментальная часть</w:t>
            </w:r>
            <w:r w:rsidR="000E463A">
              <w:rPr>
                <w:noProof/>
                <w:webHidden/>
              </w:rPr>
              <w:tab/>
            </w:r>
            <w:r w:rsidR="000E463A">
              <w:rPr>
                <w:noProof/>
                <w:webHidden/>
              </w:rPr>
              <w:fldChar w:fldCharType="begin"/>
            </w:r>
            <w:r w:rsidR="000E463A">
              <w:rPr>
                <w:noProof/>
                <w:webHidden/>
              </w:rPr>
              <w:instrText xml:space="preserve"> PAGEREF _Toc67700191 \h </w:instrText>
            </w:r>
            <w:r w:rsidR="000E463A">
              <w:rPr>
                <w:noProof/>
                <w:webHidden/>
              </w:rPr>
            </w:r>
            <w:r w:rsidR="000E463A">
              <w:rPr>
                <w:noProof/>
                <w:webHidden/>
              </w:rPr>
              <w:fldChar w:fldCharType="separate"/>
            </w:r>
            <w:r w:rsidR="000E463A">
              <w:rPr>
                <w:noProof/>
                <w:webHidden/>
              </w:rPr>
              <w:t>49</w:t>
            </w:r>
            <w:r w:rsidR="000E463A">
              <w:rPr>
                <w:noProof/>
                <w:webHidden/>
              </w:rPr>
              <w:fldChar w:fldCharType="end"/>
            </w:r>
          </w:hyperlink>
        </w:p>
        <w:p w14:paraId="0C02FC58" w14:textId="043AA017" w:rsidR="000E463A" w:rsidRDefault="00633625">
          <w:pPr>
            <w:pStyle w:val="21"/>
            <w:tabs>
              <w:tab w:val="right" w:leader="dot" w:pos="9628"/>
            </w:tabs>
            <w:rPr>
              <w:rFonts w:asciiTheme="minorHAnsi" w:eastAsiaTheme="minorEastAsia" w:hAnsiTheme="minorHAnsi"/>
              <w:noProof/>
              <w:color w:val="auto"/>
              <w:sz w:val="22"/>
              <w:lang w:eastAsia="ru-RU"/>
            </w:rPr>
          </w:pPr>
          <w:hyperlink w:anchor="_Toc67700192" w:history="1">
            <w:r w:rsidR="000E463A" w:rsidRPr="00CB5225">
              <w:rPr>
                <w:rStyle w:val="a8"/>
                <w:noProof/>
                <w14:scene3d>
                  <w14:camera w14:prst="orthographicFront"/>
                  <w14:lightRig w14:rig="threePt" w14:dir="t">
                    <w14:rot w14:lat="0" w14:lon="0" w14:rev="0"/>
                  </w14:lightRig>
                </w14:scene3d>
              </w:rPr>
              <w:t>6.1.</w:t>
            </w:r>
            <w:r w:rsidR="000E463A" w:rsidRPr="00CB5225">
              <w:rPr>
                <w:rStyle w:val="a8"/>
                <w:noProof/>
              </w:rPr>
              <w:t xml:space="preserve"> Тестирование корректности работы </w:t>
            </w:r>
            <w:r w:rsidR="000E463A" w:rsidRPr="00CB5225">
              <w:rPr>
                <w:rStyle w:val="a8"/>
                <w:noProof/>
                <w:lang w:val="en-US"/>
              </w:rPr>
              <w:t>WEB</w:t>
            </w:r>
            <w:r w:rsidR="000E463A" w:rsidRPr="00CB5225">
              <w:rPr>
                <w:rStyle w:val="a8"/>
                <w:noProof/>
              </w:rPr>
              <w:t xml:space="preserve"> </w:t>
            </w:r>
            <w:r w:rsidR="000E463A" w:rsidRPr="00CB5225">
              <w:rPr>
                <w:rStyle w:val="a8"/>
                <w:noProof/>
                <w:lang w:val="en-US"/>
              </w:rPr>
              <w:t>API</w:t>
            </w:r>
            <w:r w:rsidR="000E463A" w:rsidRPr="00CB5225">
              <w:rPr>
                <w:rStyle w:val="a8"/>
                <w:noProof/>
              </w:rPr>
              <w:t xml:space="preserve"> методом черного ящика</w:t>
            </w:r>
            <w:r w:rsidR="000E463A">
              <w:rPr>
                <w:noProof/>
                <w:webHidden/>
              </w:rPr>
              <w:tab/>
            </w:r>
            <w:r w:rsidR="000E463A">
              <w:rPr>
                <w:noProof/>
                <w:webHidden/>
              </w:rPr>
              <w:fldChar w:fldCharType="begin"/>
            </w:r>
            <w:r w:rsidR="000E463A">
              <w:rPr>
                <w:noProof/>
                <w:webHidden/>
              </w:rPr>
              <w:instrText xml:space="preserve"> PAGEREF _Toc67700192 \h </w:instrText>
            </w:r>
            <w:r w:rsidR="000E463A">
              <w:rPr>
                <w:noProof/>
                <w:webHidden/>
              </w:rPr>
            </w:r>
            <w:r w:rsidR="000E463A">
              <w:rPr>
                <w:noProof/>
                <w:webHidden/>
              </w:rPr>
              <w:fldChar w:fldCharType="separate"/>
            </w:r>
            <w:r w:rsidR="000E463A">
              <w:rPr>
                <w:noProof/>
                <w:webHidden/>
              </w:rPr>
              <w:t>49</w:t>
            </w:r>
            <w:r w:rsidR="000E463A">
              <w:rPr>
                <w:noProof/>
                <w:webHidden/>
              </w:rPr>
              <w:fldChar w:fldCharType="end"/>
            </w:r>
          </w:hyperlink>
        </w:p>
        <w:p w14:paraId="69977AFB" w14:textId="503CD07D" w:rsidR="000E463A" w:rsidRDefault="00633625">
          <w:pPr>
            <w:pStyle w:val="21"/>
            <w:tabs>
              <w:tab w:val="right" w:leader="dot" w:pos="9628"/>
            </w:tabs>
            <w:rPr>
              <w:rFonts w:asciiTheme="minorHAnsi" w:eastAsiaTheme="minorEastAsia" w:hAnsiTheme="minorHAnsi"/>
              <w:noProof/>
              <w:color w:val="auto"/>
              <w:sz w:val="22"/>
              <w:lang w:eastAsia="ru-RU"/>
            </w:rPr>
          </w:pPr>
          <w:hyperlink w:anchor="_Toc67700193" w:history="1">
            <w:r w:rsidR="000E463A" w:rsidRPr="00CB5225">
              <w:rPr>
                <w:rStyle w:val="a8"/>
                <w:noProof/>
                <w14:scene3d>
                  <w14:camera w14:prst="orthographicFront"/>
                  <w14:lightRig w14:rig="threePt" w14:dir="t">
                    <w14:rot w14:lat="0" w14:lon="0" w14:rev="0"/>
                  </w14:lightRig>
                </w14:scene3d>
              </w:rPr>
              <w:t>6.2.</w:t>
            </w:r>
            <w:r w:rsidR="000E463A" w:rsidRPr="00CB5225">
              <w:rPr>
                <w:rStyle w:val="a8"/>
                <w:noProof/>
              </w:rPr>
              <w:t xml:space="preserve"> Модульное тестирование</w:t>
            </w:r>
            <w:r w:rsidR="000E463A">
              <w:rPr>
                <w:noProof/>
                <w:webHidden/>
              </w:rPr>
              <w:tab/>
            </w:r>
            <w:r w:rsidR="000E463A">
              <w:rPr>
                <w:noProof/>
                <w:webHidden/>
              </w:rPr>
              <w:fldChar w:fldCharType="begin"/>
            </w:r>
            <w:r w:rsidR="000E463A">
              <w:rPr>
                <w:noProof/>
                <w:webHidden/>
              </w:rPr>
              <w:instrText xml:space="preserve"> PAGEREF _Toc67700193 \h </w:instrText>
            </w:r>
            <w:r w:rsidR="000E463A">
              <w:rPr>
                <w:noProof/>
                <w:webHidden/>
              </w:rPr>
            </w:r>
            <w:r w:rsidR="000E463A">
              <w:rPr>
                <w:noProof/>
                <w:webHidden/>
              </w:rPr>
              <w:fldChar w:fldCharType="separate"/>
            </w:r>
            <w:r w:rsidR="000E463A">
              <w:rPr>
                <w:noProof/>
                <w:webHidden/>
              </w:rPr>
              <w:t>52</w:t>
            </w:r>
            <w:r w:rsidR="000E463A">
              <w:rPr>
                <w:noProof/>
                <w:webHidden/>
              </w:rPr>
              <w:fldChar w:fldCharType="end"/>
            </w:r>
          </w:hyperlink>
        </w:p>
        <w:p w14:paraId="7355E62B" w14:textId="1044DD29" w:rsidR="000E463A" w:rsidRDefault="00633625">
          <w:pPr>
            <w:pStyle w:val="21"/>
            <w:tabs>
              <w:tab w:val="right" w:leader="dot" w:pos="9628"/>
            </w:tabs>
            <w:rPr>
              <w:rFonts w:asciiTheme="minorHAnsi" w:eastAsiaTheme="minorEastAsia" w:hAnsiTheme="minorHAnsi"/>
              <w:noProof/>
              <w:color w:val="auto"/>
              <w:sz w:val="22"/>
              <w:lang w:eastAsia="ru-RU"/>
            </w:rPr>
          </w:pPr>
          <w:hyperlink w:anchor="_Toc67700194" w:history="1">
            <w:r w:rsidR="000E463A" w:rsidRPr="00CB5225">
              <w:rPr>
                <w:rStyle w:val="a8"/>
                <w:noProof/>
                <w14:scene3d>
                  <w14:camera w14:prst="orthographicFront"/>
                  <w14:lightRig w14:rig="threePt" w14:dir="t">
                    <w14:rot w14:lat="0" w14:lon="0" w14:rev="0"/>
                  </w14:lightRig>
                </w14:scene3d>
              </w:rPr>
              <w:t>6.3.</w:t>
            </w:r>
            <w:r w:rsidR="000E463A" w:rsidRPr="00CB5225">
              <w:rPr>
                <w:rStyle w:val="a8"/>
                <w:noProof/>
              </w:rPr>
              <w:t xml:space="preserve"> Кроссбраузерное тестирование интерфейсов пользовательской части</w:t>
            </w:r>
            <w:r w:rsidR="000E463A">
              <w:rPr>
                <w:noProof/>
                <w:webHidden/>
              </w:rPr>
              <w:tab/>
            </w:r>
            <w:r w:rsidR="000E463A">
              <w:rPr>
                <w:noProof/>
                <w:webHidden/>
              </w:rPr>
              <w:fldChar w:fldCharType="begin"/>
            </w:r>
            <w:r w:rsidR="000E463A">
              <w:rPr>
                <w:noProof/>
                <w:webHidden/>
              </w:rPr>
              <w:instrText xml:space="preserve"> PAGEREF _Toc67700194 \h </w:instrText>
            </w:r>
            <w:r w:rsidR="000E463A">
              <w:rPr>
                <w:noProof/>
                <w:webHidden/>
              </w:rPr>
            </w:r>
            <w:r w:rsidR="000E463A">
              <w:rPr>
                <w:noProof/>
                <w:webHidden/>
              </w:rPr>
              <w:fldChar w:fldCharType="separate"/>
            </w:r>
            <w:r w:rsidR="000E463A">
              <w:rPr>
                <w:noProof/>
                <w:webHidden/>
              </w:rPr>
              <w:t>53</w:t>
            </w:r>
            <w:r w:rsidR="000E463A">
              <w:rPr>
                <w:noProof/>
                <w:webHidden/>
              </w:rPr>
              <w:fldChar w:fldCharType="end"/>
            </w:r>
          </w:hyperlink>
        </w:p>
        <w:p w14:paraId="416BEA8B" w14:textId="53010ACF" w:rsidR="000E463A" w:rsidRDefault="00633625">
          <w:pPr>
            <w:pStyle w:val="14"/>
            <w:tabs>
              <w:tab w:val="right" w:leader="dot" w:pos="9628"/>
            </w:tabs>
            <w:rPr>
              <w:rFonts w:asciiTheme="minorHAnsi" w:eastAsiaTheme="minorEastAsia" w:hAnsiTheme="minorHAnsi"/>
              <w:noProof/>
              <w:color w:val="auto"/>
              <w:sz w:val="22"/>
              <w:lang w:eastAsia="ru-RU"/>
            </w:rPr>
          </w:pPr>
          <w:hyperlink w:anchor="_Toc67700195" w:history="1">
            <w:r w:rsidR="000E463A" w:rsidRPr="00CB5225">
              <w:rPr>
                <w:rStyle w:val="a8"/>
                <w:noProof/>
              </w:rPr>
              <w:t>7. ЗАКЛЮЧЕНИЕ</w:t>
            </w:r>
            <w:r w:rsidR="000E463A">
              <w:rPr>
                <w:noProof/>
                <w:webHidden/>
              </w:rPr>
              <w:tab/>
            </w:r>
            <w:r w:rsidR="000E463A">
              <w:rPr>
                <w:noProof/>
                <w:webHidden/>
              </w:rPr>
              <w:fldChar w:fldCharType="begin"/>
            </w:r>
            <w:r w:rsidR="000E463A">
              <w:rPr>
                <w:noProof/>
                <w:webHidden/>
              </w:rPr>
              <w:instrText xml:space="preserve"> PAGEREF _Toc67700195 \h </w:instrText>
            </w:r>
            <w:r w:rsidR="000E463A">
              <w:rPr>
                <w:noProof/>
                <w:webHidden/>
              </w:rPr>
            </w:r>
            <w:r w:rsidR="000E463A">
              <w:rPr>
                <w:noProof/>
                <w:webHidden/>
              </w:rPr>
              <w:fldChar w:fldCharType="separate"/>
            </w:r>
            <w:r w:rsidR="000E463A">
              <w:rPr>
                <w:noProof/>
                <w:webHidden/>
              </w:rPr>
              <w:t>56</w:t>
            </w:r>
            <w:r w:rsidR="000E463A">
              <w:rPr>
                <w:noProof/>
                <w:webHidden/>
              </w:rPr>
              <w:fldChar w:fldCharType="end"/>
            </w:r>
          </w:hyperlink>
        </w:p>
        <w:p w14:paraId="6411B820" w14:textId="4E18005B" w:rsidR="000E463A" w:rsidRDefault="00633625">
          <w:pPr>
            <w:pStyle w:val="14"/>
            <w:tabs>
              <w:tab w:val="right" w:leader="dot" w:pos="9628"/>
            </w:tabs>
            <w:rPr>
              <w:rFonts w:asciiTheme="minorHAnsi" w:eastAsiaTheme="minorEastAsia" w:hAnsiTheme="minorHAnsi"/>
              <w:noProof/>
              <w:color w:val="auto"/>
              <w:sz w:val="22"/>
              <w:lang w:eastAsia="ru-RU"/>
            </w:rPr>
          </w:pPr>
          <w:hyperlink w:anchor="_Toc67700196" w:history="1">
            <w:r w:rsidR="000E463A" w:rsidRPr="00CB5225">
              <w:rPr>
                <w:rStyle w:val="a8"/>
                <w:noProof/>
              </w:rPr>
              <w:t>8. Список литературы</w:t>
            </w:r>
            <w:r w:rsidR="000E463A">
              <w:rPr>
                <w:noProof/>
                <w:webHidden/>
              </w:rPr>
              <w:tab/>
            </w:r>
            <w:r w:rsidR="000E463A">
              <w:rPr>
                <w:noProof/>
                <w:webHidden/>
              </w:rPr>
              <w:fldChar w:fldCharType="begin"/>
            </w:r>
            <w:r w:rsidR="000E463A">
              <w:rPr>
                <w:noProof/>
                <w:webHidden/>
              </w:rPr>
              <w:instrText xml:space="preserve"> PAGEREF _Toc67700196 \h </w:instrText>
            </w:r>
            <w:r w:rsidR="000E463A">
              <w:rPr>
                <w:noProof/>
                <w:webHidden/>
              </w:rPr>
            </w:r>
            <w:r w:rsidR="000E463A">
              <w:rPr>
                <w:noProof/>
                <w:webHidden/>
              </w:rPr>
              <w:fldChar w:fldCharType="separate"/>
            </w:r>
            <w:r w:rsidR="000E463A">
              <w:rPr>
                <w:noProof/>
                <w:webHidden/>
              </w:rPr>
              <w:t>57</w:t>
            </w:r>
            <w:r w:rsidR="000E463A">
              <w:rPr>
                <w:noProof/>
                <w:webHidden/>
              </w:rPr>
              <w:fldChar w:fldCharType="end"/>
            </w:r>
          </w:hyperlink>
        </w:p>
        <w:p w14:paraId="72F12D29" w14:textId="65D99D5B" w:rsidR="00FA2C17" w:rsidRDefault="00FA2C17" w:rsidP="00FA2C17">
          <w:r>
            <w:rPr>
              <w:b/>
              <w:bCs/>
            </w:rPr>
            <w:fldChar w:fldCharType="end"/>
          </w:r>
        </w:p>
      </w:sdtContent>
    </w:sdt>
    <w:p w14:paraId="295E78B4" w14:textId="77777777" w:rsidR="00FA2C17" w:rsidRPr="00D163D5" w:rsidRDefault="00FA2C17" w:rsidP="00FA2C17"/>
    <w:p w14:paraId="28496024" w14:textId="77777777" w:rsidR="00FA2C17" w:rsidRDefault="00FA2C17" w:rsidP="00FA2C17">
      <w:pPr>
        <w:pStyle w:val="1"/>
        <w:numPr>
          <w:ilvl w:val="0"/>
          <w:numId w:val="0"/>
        </w:numPr>
      </w:pPr>
      <w:bookmarkStart w:id="1" w:name="_Toc67700131"/>
      <w:bookmarkStart w:id="2" w:name="_Hlk59655191"/>
      <w:r>
        <w:lastRenderedPageBreak/>
        <w:t>Введение</w:t>
      </w:r>
      <w:bookmarkEnd w:id="1"/>
    </w:p>
    <w:p w14:paraId="12F41562" w14:textId="026C6EDD" w:rsidR="00FA2C17" w:rsidRDefault="00FA2C17" w:rsidP="008B15FF">
      <w:r>
        <w:t xml:space="preserve">Информационные технологии получают всё большее развитие в современном мире. Для быстрого обмена информацией существует множество различных способов, и электронная </w:t>
      </w:r>
      <w:bookmarkEnd w:id="2"/>
      <w:r>
        <w:t>почта до сих пор занимает лидирующие позиции в сфере коммуникации.</w:t>
      </w:r>
    </w:p>
    <w:p w14:paraId="70410DC5" w14:textId="1B472455" w:rsidR="00BE290A" w:rsidRDefault="00474120" w:rsidP="00BE290A">
      <w:r w:rsidRPr="00474120">
        <w:t>Почтовые рассылки нужны не только тем, кто уверен, что пользователь не проживёт без информации о новой суперскидке или акции с летающими лопатами. Рассылка — это любое взаимодействие сервиса с пользователем через его электронную почту, например — подтверждение о регистрации или служебные уведомления.</w:t>
      </w:r>
    </w:p>
    <w:p w14:paraId="0ABA44FE" w14:textId="77777777" w:rsidR="00BE290A" w:rsidRDefault="00BE290A" w:rsidP="00BE290A">
      <w:r>
        <w:t xml:space="preserve">Для отправки и принятия электронных сообщений существует ряд протоколов электронной почты: </w:t>
      </w:r>
      <w:r>
        <w:rPr>
          <w:lang w:val="en-US"/>
        </w:rPr>
        <w:t>POP</w:t>
      </w:r>
      <w:r>
        <w:t xml:space="preserve">3, </w:t>
      </w:r>
      <w:r>
        <w:rPr>
          <w:lang w:val="en-US"/>
        </w:rPr>
        <w:t>IMAP</w:t>
      </w:r>
      <w:r w:rsidRPr="00BE1337">
        <w:t xml:space="preserve"> </w:t>
      </w:r>
      <w:r>
        <w:t xml:space="preserve">и </w:t>
      </w:r>
      <w:r>
        <w:rPr>
          <w:lang w:val="en-US"/>
        </w:rPr>
        <w:t>SMTP</w:t>
      </w:r>
      <w:r>
        <w:t xml:space="preserve">. </w:t>
      </w:r>
    </w:p>
    <w:p w14:paraId="0AA26E38" w14:textId="13D79FE6" w:rsidR="00BE290A" w:rsidRDefault="00BE290A" w:rsidP="00BE290A">
      <w:r>
        <w:t xml:space="preserve">Как правило, крупные развлекательные сервисы сами не реализуют механизм отправки сообщения через протокол </w:t>
      </w:r>
      <w:r>
        <w:rPr>
          <w:lang w:val="en-US"/>
        </w:rPr>
        <w:t>SMTP</w:t>
      </w:r>
      <w:r>
        <w:t xml:space="preserve">, а пользуются услугами готовых сервисов рассылки сообщений. К сожалению, большинство почтовых клиентов не предоставляют информации о том, доставлено ли и прочитано ли сообщение клиентов, а также не всегда предоставляют необходимый уровень надежности. </w:t>
      </w:r>
    </w:p>
    <w:p w14:paraId="160EE07A" w14:textId="58CE31AE" w:rsidR="00FA2C17" w:rsidRDefault="00FA2C17" w:rsidP="00BE290A">
      <w:r>
        <w:t xml:space="preserve">Многие крупные компании используют электронную почту для </w:t>
      </w:r>
      <w:r w:rsidR="00E75BE1">
        <w:t>взаимодействия с партнерами, клиентами, обмениваясь электронными документами.</w:t>
      </w:r>
      <w:r>
        <w:t xml:space="preserve"> В таких ситуациях крайне важно, чтобы сообщение было успешно дост</w:t>
      </w:r>
      <w:r w:rsidR="003D266B">
        <w:t>авлено и прочитано получателем.</w:t>
      </w:r>
      <w:r w:rsidR="00F03722">
        <w:t xml:space="preserve"> И цена такого недоставленного сообщения крайне высока.</w:t>
      </w:r>
      <w:r w:rsidR="00063EDC">
        <w:t xml:space="preserve"> Поэтому в таких случаях</w:t>
      </w:r>
      <w:r w:rsidR="009854D5">
        <w:t xml:space="preserve"> именно</w:t>
      </w:r>
      <w:r w:rsidR="00063EDC">
        <w:t xml:space="preserve"> надежность </w:t>
      </w:r>
      <w:r w:rsidR="00A72F82">
        <w:t xml:space="preserve">доставки </w:t>
      </w:r>
      <w:r w:rsidR="00063EDC">
        <w:t>становится во главу угла.</w:t>
      </w:r>
    </w:p>
    <w:p w14:paraId="7954D133" w14:textId="5F1AC931" w:rsidR="00C32829" w:rsidRDefault="00C32829" w:rsidP="00BE290A">
      <w:r>
        <w:t>Некоторые почтовые сервисы реализуют специальн</w:t>
      </w:r>
      <w:r w:rsidR="00483A35">
        <w:t>ые предложения</w:t>
      </w:r>
      <w:r>
        <w:t xml:space="preserve"> для бизнеса, но часто даже в</w:t>
      </w:r>
      <w:r w:rsidR="00C10E1A">
        <w:t xml:space="preserve"> рамках этих</w:t>
      </w:r>
      <w:r>
        <w:t xml:space="preserve"> пре</w:t>
      </w:r>
      <w:r w:rsidR="00C10E1A">
        <w:t>дложений улучшается лишь объем трафика и скорость доставки, а</w:t>
      </w:r>
      <w:r>
        <w:t xml:space="preserve"> надежность </w:t>
      </w:r>
      <w:r w:rsidR="00515A88">
        <w:t xml:space="preserve">так и </w:t>
      </w:r>
      <w:r>
        <w:t>оставляет желать лучшего.</w:t>
      </w:r>
    </w:p>
    <w:p w14:paraId="53C65A26" w14:textId="03D42131" w:rsidR="00FA2C17" w:rsidRDefault="00FA2C17" w:rsidP="00FA2C17">
      <w:r>
        <w:t>Тема работы: «</w:t>
      </w:r>
      <w:r w:rsidR="002904F2">
        <w:t>П</w:t>
      </w:r>
      <w:r w:rsidR="002904F2" w:rsidRPr="002904F2">
        <w:t>роектирование программного комплекса управления надежностью отправки электронных писем</w:t>
      </w:r>
      <w:r>
        <w:t>».</w:t>
      </w:r>
    </w:p>
    <w:p w14:paraId="7B7D35A0" w14:textId="434AD753" w:rsidR="00FA2C17" w:rsidRDefault="00FA2C17" w:rsidP="00FA2C17">
      <w:r>
        <w:lastRenderedPageBreak/>
        <w:t xml:space="preserve">Тема </w:t>
      </w:r>
      <w:r w:rsidR="009F4268">
        <w:t>курсовой</w:t>
      </w:r>
      <w:r>
        <w:t xml:space="preserve"> работы актуальна в виду того, что сервисы рассылки электронных сообщений не лишены разноплановых недостатков, поэтому выбор подходящего сервиса становится нетривиальной задачей.</w:t>
      </w:r>
    </w:p>
    <w:p w14:paraId="0D7F2274" w14:textId="55404DEB" w:rsidR="00FA2C17" w:rsidRDefault="00FA2C17" w:rsidP="00FA2C17">
      <w:r>
        <w:t xml:space="preserve">Целью </w:t>
      </w:r>
      <w:r w:rsidR="009F4268">
        <w:t>курсовой</w:t>
      </w:r>
      <w:r>
        <w:t xml:space="preserve"> работы является проектирование программного комплекса управления рассылкой электронных сообщений с возможностью последующего внедрения в системы, требующие </w:t>
      </w:r>
      <w:r w:rsidR="00282D24">
        <w:t>повышенной</w:t>
      </w:r>
      <w:r>
        <w:t xml:space="preserve"> надежности отправки.</w:t>
      </w:r>
    </w:p>
    <w:p w14:paraId="61598232" w14:textId="77777777" w:rsidR="00FA2C17" w:rsidRDefault="00FA2C17" w:rsidP="00FA2C17">
      <w:r>
        <w:t>Поставленная цель достигается путем решения следующих основных задач:</w:t>
      </w:r>
    </w:p>
    <w:p w14:paraId="41E4B1FF" w14:textId="77777777" w:rsidR="00FA2C17" w:rsidRDefault="00FA2C17" w:rsidP="00D714DA">
      <w:pPr>
        <w:pStyle w:val="a6"/>
        <w:numPr>
          <w:ilvl w:val="0"/>
          <w:numId w:val="50"/>
        </w:numPr>
        <w:tabs>
          <w:tab w:val="left" w:pos="1276"/>
        </w:tabs>
      </w:pPr>
      <w:r>
        <w:t>анализ процесса отправки электронного письма;</w:t>
      </w:r>
    </w:p>
    <w:p w14:paraId="7D8D6ACF" w14:textId="77777777" w:rsidR="00FA2C17" w:rsidRDefault="00FA2C17" w:rsidP="00D714DA">
      <w:pPr>
        <w:pStyle w:val="a6"/>
        <w:numPr>
          <w:ilvl w:val="0"/>
          <w:numId w:val="50"/>
        </w:numPr>
        <w:tabs>
          <w:tab w:val="left" w:pos="1276"/>
        </w:tabs>
      </w:pPr>
      <w:r>
        <w:t>сравнительный анализ уже имеющихся систем и платформ для обучения;</w:t>
      </w:r>
    </w:p>
    <w:p w14:paraId="35478BF9" w14:textId="77777777" w:rsidR="00FA2C17" w:rsidRDefault="00FA2C17" w:rsidP="00D714DA">
      <w:pPr>
        <w:pStyle w:val="a6"/>
        <w:numPr>
          <w:ilvl w:val="0"/>
          <w:numId w:val="50"/>
        </w:numPr>
        <w:tabs>
          <w:tab w:val="left" w:pos="1276"/>
        </w:tabs>
      </w:pPr>
      <w:r>
        <w:t>разработка и анализ требований;</w:t>
      </w:r>
    </w:p>
    <w:p w14:paraId="14D1A434" w14:textId="77777777" w:rsidR="00FA2C17" w:rsidRDefault="00FA2C17" w:rsidP="00D714DA">
      <w:pPr>
        <w:pStyle w:val="a6"/>
        <w:numPr>
          <w:ilvl w:val="0"/>
          <w:numId w:val="50"/>
        </w:numPr>
        <w:tabs>
          <w:tab w:val="left" w:pos="1276"/>
        </w:tabs>
      </w:pPr>
      <w:r>
        <w:t>проектирование программного комплекса;</w:t>
      </w:r>
    </w:p>
    <w:p w14:paraId="49952313" w14:textId="77777777" w:rsidR="00FA2C17" w:rsidRDefault="00FA2C17" w:rsidP="00D714DA">
      <w:pPr>
        <w:pStyle w:val="a6"/>
        <w:numPr>
          <w:ilvl w:val="0"/>
          <w:numId w:val="50"/>
        </w:numPr>
        <w:tabs>
          <w:tab w:val="left" w:pos="1276"/>
        </w:tabs>
      </w:pPr>
      <w:r>
        <w:t xml:space="preserve">программная реализация базы данных, </w:t>
      </w:r>
      <w:r w:rsidRPr="0013591C">
        <w:rPr>
          <w:lang w:val="en-US"/>
        </w:rPr>
        <w:t>API</w:t>
      </w:r>
      <w:r w:rsidRPr="000354E5">
        <w:t xml:space="preserve">, </w:t>
      </w:r>
      <w:r>
        <w:t xml:space="preserve">серверной части, </w:t>
      </w:r>
      <w:r w:rsidRPr="0013591C">
        <w:rPr>
          <w:lang w:val="en-US"/>
        </w:rPr>
        <w:t>WEB</w:t>
      </w:r>
      <w:r w:rsidRPr="000354E5">
        <w:t>-</w:t>
      </w:r>
      <w:r>
        <w:t>интерфейса;</w:t>
      </w:r>
    </w:p>
    <w:p w14:paraId="796F74FA" w14:textId="77777777" w:rsidR="00FA2C17" w:rsidRDefault="00FA2C17" w:rsidP="00D714DA">
      <w:pPr>
        <w:pStyle w:val="a6"/>
        <w:numPr>
          <w:ilvl w:val="0"/>
          <w:numId w:val="50"/>
        </w:numPr>
        <w:tabs>
          <w:tab w:val="left" w:pos="1276"/>
        </w:tabs>
      </w:pPr>
      <w:r>
        <w:t>тестирование разработанного программного комплекса;</w:t>
      </w:r>
    </w:p>
    <w:p w14:paraId="43E79C4C" w14:textId="344719A4" w:rsidR="00FA2C17" w:rsidRDefault="00FA2C17" w:rsidP="00D714DA">
      <w:pPr>
        <w:pStyle w:val="a6"/>
        <w:numPr>
          <w:ilvl w:val="0"/>
          <w:numId w:val="50"/>
        </w:numPr>
        <w:tabs>
          <w:tab w:val="left" w:pos="1276"/>
        </w:tabs>
      </w:pPr>
      <w:r>
        <w:t xml:space="preserve">внедрение в </w:t>
      </w:r>
      <w:r w:rsidR="00B5288A">
        <w:t xml:space="preserve">существующую </w:t>
      </w:r>
      <w:r>
        <w:t xml:space="preserve">информационную систему. </w:t>
      </w:r>
    </w:p>
    <w:p w14:paraId="2763E4A8" w14:textId="77777777" w:rsidR="00FA2C17" w:rsidRDefault="00FA2C17" w:rsidP="00FA2C17">
      <w:r>
        <w:t>Объектом исследования является процесс рассылки электронных сообщений.</w:t>
      </w:r>
    </w:p>
    <w:p w14:paraId="3E47BABA" w14:textId="75B3607D" w:rsidR="00FA2C17" w:rsidRDefault="00FA2C17" w:rsidP="00FA2C17">
      <w:r>
        <w:t xml:space="preserve">Предметом исследования в </w:t>
      </w:r>
      <w:r w:rsidR="009F4268">
        <w:t>курсовой работе</w:t>
      </w:r>
      <w:r>
        <w:t xml:space="preserve"> являются методы и средства улучшения надежности и контроля</w:t>
      </w:r>
      <w:r w:rsidRPr="00FE06B9">
        <w:t xml:space="preserve"> </w:t>
      </w:r>
      <w:r>
        <w:t>рассылки</w:t>
      </w:r>
      <w:r w:rsidRPr="00945D51">
        <w:t xml:space="preserve"> </w:t>
      </w:r>
      <w:r>
        <w:t>электронных сообщений.</w:t>
      </w:r>
    </w:p>
    <w:p w14:paraId="60D3462A" w14:textId="77777777" w:rsidR="00FA2C17" w:rsidRDefault="00FA2C17" w:rsidP="00FA2C17">
      <w:pPr>
        <w:pStyle w:val="1"/>
        <w:numPr>
          <w:ilvl w:val="0"/>
          <w:numId w:val="4"/>
        </w:numPr>
        <w:spacing w:line="240" w:lineRule="auto"/>
      </w:pPr>
      <w:bookmarkStart w:id="3" w:name="_Toc67700132"/>
      <w:r>
        <w:lastRenderedPageBreak/>
        <w:t>Анализ требований</w:t>
      </w:r>
      <w:bookmarkEnd w:id="3"/>
    </w:p>
    <w:p w14:paraId="79B56D6C" w14:textId="2B5C9839" w:rsidR="009D68FD" w:rsidRDefault="009D68FD" w:rsidP="00FA2C17">
      <w:r w:rsidRPr="009D68FD">
        <w:t xml:space="preserve">Практически любой </w:t>
      </w:r>
      <w:r w:rsidR="009C6701">
        <w:rPr>
          <w:lang w:val="en-US"/>
        </w:rPr>
        <w:t>IT</w:t>
      </w:r>
      <w:r w:rsidR="009C6701" w:rsidRPr="0055692B">
        <w:t>-</w:t>
      </w:r>
      <w:r w:rsidRPr="009D68FD">
        <w:t>проект начинается со сбора информации о деловых процессах, подлежащих автоматизации, среде их функционирования и т.п. Цель этого процесса заключается в том, чтобы все заинтересованные стороны договорились относительно общего толкования конечного результата проекта. Поскольку, участники проекта имеют различный уровень подготовки в области работы с информацией, то и материалы должны быть представлены в разнообразных (но заранее определенных) формах, доступных для понимания разными группами. Другими словами, с разной степенью детализации, уровня абстракции, применения нотаций и других характеристик.</w:t>
      </w:r>
    </w:p>
    <w:p w14:paraId="09CA2933" w14:textId="36DA8F3A" w:rsidR="00236BFC" w:rsidRDefault="00236BFC" w:rsidP="00FA2C17">
      <w:r w:rsidRPr="00236BFC">
        <w:t>Разработка требований и документирование проекта для сложных продуктов — это длительный процесс, к тому же очень кропотливый и требующий слаженной работы коллектива. Поэтому, с самого начала необходимо продумать и подготовить ландшафт (среду обитания), в которой это процесс будет проистекать. На мой взгляд, обеспечение комфортной среды для работы с артефактами проекта, а также для коммуникации участников между собой – это один из ключевых аспектов его (проекта) успешного завершения.</w:t>
      </w:r>
    </w:p>
    <w:p w14:paraId="34FED881" w14:textId="77777777" w:rsidR="009D68FD" w:rsidRDefault="009D68FD" w:rsidP="009D68FD">
      <w:r>
        <w:t>Анализ требований включает в себя данные, полученные в результате сбора требований к ПО, их систематизации, документирования, анализа, выявления неполноты и разрешения конфликтов.</w:t>
      </w:r>
    </w:p>
    <w:p w14:paraId="037D52F9" w14:textId="77777777" w:rsidR="00FA2C17" w:rsidRPr="00E31EAC" w:rsidRDefault="00FA2C17" w:rsidP="00FA2C17">
      <w:pPr>
        <w:pStyle w:val="2"/>
        <w:numPr>
          <w:ilvl w:val="1"/>
          <w:numId w:val="4"/>
        </w:numPr>
        <w:rPr>
          <w:rFonts w:cs="Times New Roman"/>
          <w:bCs/>
          <w:szCs w:val="28"/>
        </w:rPr>
      </w:pPr>
      <w:bookmarkStart w:id="4" w:name="_Toc67700133"/>
      <w:r w:rsidRPr="00E31EAC">
        <w:rPr>
          <w:rFonts w:cs="Times New Roman"/>
          <w:bCs/>
          <w:szCs w:val="28"/>
        </w:rPr>
        <w:t>Обзор предметной области</w:t>
      </w:r>
      <w:bookmarkEnd w:id="4"/>
    </w:p>
    <w:p w14:paraId="79E4CE74" w14:textId="77777777" w:rsidR="00FA2C17" w:rsidRPr="007F1A92" w:rsidRDefault="00FA2C17" w:rsidP="00381049">
      <w:pPr>
        <w:pStyle w:val="3"/>
      </w:pPr>
      <w:bookmarkStart w:id="5" w:name="_Toc67700134"/>
      <w:r w:rsidRPr="00D83368">
        <w:t>Общие</w:t>
      </w:r>
      <w:r>
        <w:t xml:space="preserve"> сведения</w:t>
      </w:r>
      <w:bookmarkEnd w:id="5"/>
    </w:p>
    <w:p w14:paraId="59D13A97" w14:textId="77777777" w:rsidR="00FA2C17" w:rsidRDefault="00FA2C17" w:rsidP="00FA2C17">
      <w:pPr>
        <w:ind w:firstLine="708"/>
        <w:rPr>
          <w:szCs w:val="28"/>
        </w:rPr>
      </w:pPr>
      <w:r>
        <w:rPr>
          <w:szCs w:val="28"/>
        </w:rPr>
        <w:t>Обмен сообщениями является неотъемлемой частью любого взаимодействия. Если важна скорость взаимодействия, чаще всего стороны используют мессенджеры. Электронная почта же из-за своей специфики обязывает вкладывать достаточно смысла в каждое сообщение. Более того, электронная почта является важным звеном в регистрации и защите аккаунтов.</w:t>
      </w:r>
    </w:p>
    <w:p w14:paraId="4AC195D6" w14:textId="77777777" w:rsidR="00FA2C17" w:rsidRDefault="00FA2C17" w:rsidP="00FA2C17">
      <w:pPr>
        <w:ind w:firstLine="708"/>
        <w:rPr>
          <w:szCs w:val="28"/>
        </w:rPr>
      </w:pPr>
      <w:r>
        <w:rPr>
          <w:szCs w:val="28"/>
        </w:rPr>
        <w:lastRenderedPageBreak/>
        <w:t>При взаимодействии крупных компаний, передающих важные документы посредством электронной почты, надежность доставки является одним из ключевых параметров. В таких случаях цена недоставленного сообщения может быть крайне высока.</w:t>
      </w:r>
    </w:p>
    <w:p w14:paraId="7F9E0A8E" w14:textId="77777777" w:rsidR="00FA2C17" w:rsidRDefault="00FA2C17" w:rsidP="00FA2C17">
      <w:pPr>
        <w:ind w:firstLine="708"/>
        <w:rPr>
          <w:szCs w:val="28"/>
        </w:rPr>
      </w:pPr>
      <w:r>
        <w:rPr>
          <w:szCs w:val="28"/>
        </w:rPr>
        <w:t>Процесс отправки электронного сообщения разрабатываемым сервисом заключается в выборе подходящих сервисов доставки, передаче сообщения этим сервисам и последующей проверке того, доставлено и прочитано сообщение или нет.</w:t>
      </w:r>
    </w:p>
    <w:p w14:paraId="6D07E54A" w14:textId="77777777" w:rsidR="00FA2C17" w:rsidRDefault="00FA2C17" w:rsidP="00CA32DA">
      <w:pPr>
        <w:pStyle w:val="3"/>
      </w:pPr>
      <w:bookmarkStart w:id="6" w:name="_Toc44341645"/>
      <w:bookmarkStart w:id="7" w:name="_Toc67700135"/>
      <w:r w:rsidRPr="00D83368">
        <w:t>Основные</w:t>
      </w:r>
      <w:r>
        <w:t xml:space="preserve"> понятия</w:t>
      </w:r>
      <w:bookmarkEnd w:id="6"/>
      <w:bookmarkEnd w:id="7"/>
    </w:p>
    <w:p w14:paraId="62F443E3" w14:textId="77777777" w:rsidR="00FA2C17" w:rsidRDefault="00FA2C17" w:rsidP="00FA2C17">
      <w:pPr>
        <w:ind w:firstLine="708"/>
        <w:rPr>
          <w:szCs w:val="28"/>
        </w:rPr>
      </w:pPr>
      <w:r>
        <w:rPr>
          <w:szCs w:val="28"/>
        </w:rPr>
        <w:t xml:space="preserve">Ниже представлены определения основным понятиям, необходимым в дальнейшей работе. </w:t>
      </w:r>
    </w:p>
    <w:p w14:paraId="4FDD4CFB" w14:textId="77777777" w:rsidR="00FA2C17" w:rsidRPr="000379E4" w:rsidRDefault="00FA2C17" w:rsidP="00FA2C17">
      <w:pPr>
        <w:ind w:firstLine="708"/>
        <w:rPr>
          <w:szCs w:val="28"/>
        </w:rPr>
      </w:pPr>
      <w:r>
        <w:rPr>
          <w:i/>
          <w:szCs w:val="28"/>
        </w:rPr>
        <w:t xml:space="preserve">Сообщение – </w:t>
      </w:r>
      <w:r>
        <w:rPr>
          <w:szCs w:val="28"/>
        </w:rPr>
        <w:t>определенная информация, которую необходимо передать.</w:t>
      </w:r>
      <w:r w:rsidRPr="000379E4">
        <w:rPr>
          <w:szCs w:val="28"/>
        </w:rPr>
        <w:t xml:space="preserve"> </w:t>
      </w:r>
    </w:p>
    <w:p w14:paraId="77DF1A23" w14:textId="77777777" w:rsidR="00FA2C17" w:rsidRDefault="00FA2C17" w:rsidP="00FA2C17">
      <w:pPr>
        <w:ind w:firstLine="708"/>
        <w:rPr>
          <w:szCs w:val="28"/>
        </w:rPr>
      </w:pPr>
      <w:r>
        <w:rPr>
          <w:i/>
          <w:szCs w:val="28"/>
        </w:rPr>
        <w:t xml:space="preserve">Сервис доставки </w:t>
      </w:r>
      <w:r>
        <w:rPr>
          <w:szCs w:val="28"/>
        </w:rPr>
        <w:t xml:space="preserve">– стороннее ПО, предоставляющее функционал для рассылки сообщений. Чаще всего использование таких сервисов бесплатно до определенного объема трафика. </w:t>
      </w:r>
    </w:p>
    <w:p w14:paraId="44FAB291" w14:textId="77777777" w:rsidR="00FA2C17" w:rsidRDefault="00FA2C17" w:rsidP="00FA2C17">
      <w:pPr>
        <w:ind w:firstLine="708"/>
        <w:rPr>
          <w:szCs w:val="28"/>
        </w:rPr>
      </w:pPr>
      <w:r>
        <w:rPr>
          <w:i/>
          <w:szCs w:val="28"/>
        </w:rPr>
        <w:t xml:space="preserve">Отправленное письмо – </w:t>
      </w:r>
      <w:r>
        <w:rPr>
          <w:szCs w:val="28"/>
        </w:rPr>
        <w:t>письмо, переданное сервису доставки.</w:t>
      </w:r>
      <w:r w:rsidRPr="007C68A7">
        <w:rPr>
          <w:szCs w:val="28"/>
        </w:rPr>
        <w:t xml:space="preserve"> </w:t>
      </w:r>
    </w:p>
    <w:p w14:paraId="60A13645" w14:textId="77777777" w:rsidR="00FA2C17" w:rsidRDefault="00FA2C17" w:rsidP="00FA2C17">
      <w:pPr>
        <w:ind w:firstLine="708"/>
        <w:rPr>
          <w:szCs w:val="28"/>
        </w:rPr>
      </w:pPr>
      <w:r>
        <w:rPr>
          <w:i/>
          <w:iCs/>
          <w:szCs w:val="28"/>
        </w:rPr>
        <w:t xml:space="preserve">Получатель </w:t>
      </w:r>
      <w:r>
        <w:rPr>
          <w:szCs w:val="28"/>
        </w:rPr>
        <w:t>– лицо, которому адресовано отправляемое сообщение.</w:t>
      </w:r>
    </w:p>
    <w:p w14:paraId="23ABEDDA" w14:textId="77777777" w:rsidR="00FA2C17" w:rsidRPr="00187B83" w:rsidRDefault="00FA2C17" w:rsidP="00FA2C17">
      <w:pPr>
        <w:ind w:firstLine="708"/>
        <w:rPr>
          <w:szCs w:val="28"/>
        </w:rPr>
      </w:pPr>
      <w:r>
        <w:rPr>
          <w:i/>
          <w:szCs w:val="28"/>
        </w:rPr>
        <w:t xml:space="preserve">Доставленное письмо </w:t>
      </w:r>
      <w:r>
        <w:rPr>
          <w:szCs w:val="28"/>
        </w:rPr>
        <w:t>– отправленное письмо, полученное получателем и не помеченное как спам.</w:t>
      </w:r>
    </w:p>
    <w:p w14:paraId="15D0968B" w14:textId="77777777" w:rsidR="00FA2C17" w:rsidRDefault="00FA2C17" w:rsidP="00FA2C17">
      <w:pPr>
        <w:ind w:firstLine="708"/>
        <w:rPr>
          <w:szCs w:val="28"/>
        </w:rPr>
      </w:pPr>
      <w:r>
        <w:rPr>
          <w:i/>
          <w:iCs/>
          <w:szCs w:val="28"/>
        </w:rPr>
        <w:t>Отправитель</w:t>
      </w:r>
      <w:r>
        <w:rPr>
          <w:szCs w:val="28"/>
        </w:rPr>
        <w:t xml:space="preserve"> – лицо, запрашивающее отправку сообщения. </w:t>
      </w:r>
    </w:p>
    <w:p w14:paraId="7E2C1DDF" w14:textId="77777777" w:rsidR="00FA2C17" w:rsidRDefault="00FA2C17" w:rsidP="00FA2C17">
      <w:pPr>
        <w:ind w:firstLine="708"/>
        <w:rPr>
          <w:szCs w:val="28"/>
        </w:rPr>
      </w:pPr>
      <w:r w:rsidRPr="000379E4">
        <w:rPr>
          <w:i/>
          <w:szCs w:val="28"/>
        </w:rPr>
        <w:t>Статус доставки</w:t>
      </w:r>
      <w:r>
        <w:rPr>
          <w:i/>
          <w:szCs w:val="28"/>
        </w:rPr>
        <w:t xml:space="preserve"> – </w:t>
      </w:r>
      <w:r>
        <w:rPr>
          <w:szCs w:val="28"/>
        </w:rPr>
        <w:t>информация о результате доставки сообщения получателю.</w:t>
      </w:r>
    </w:p>
    <w:p w14:paraId="7D82E9DF" w14:textId="5162380D" w:rsidR="00FA2C17" w:rsidRDefault="0068748D" w:rsidP="00FA2C17">
      <w:pPr>
        <w:ind w:firstLine="708"/>
        <w:rPr>
          <w:szCs w:val="28"/>
        </w:rPr>
      </w:pPr>
      <w:r>
        <w:rPr>
          <w:i/>
          <w:szCs w:val="28"/>
          <w:lang w:val="en-US"/>
        </w:rPr>
        <w:t>Web</w:t>
      </w:r>
      <w:r w:rsidR="00FA2C17" w:rsidRPr="00B45FBF">
        <w:rPr>
          <w:i/>
          <w:szCs w:val="28"/>
        </w:rPr>
        <w:t>-интерфейс</w:t>
      </w:r>
      <w:r w:rsidR="00FA2C17">
        <w:rPr>
          <w:i/>
          <w:szCs w:val="28"/>
        </w:rPr>
        <w:t xml:space="preserve"> </w:t>
      </w:r>
      <w:r w:rsidR="00FA2C17">
        <w:rPr>
          <w:szCs w:val="28"/>
        </w:rPr>
        <w:t>– веб-страница или несколько веб-страниц, позволяющие взаимодействовать с нужным сайтом, сервисом</w:t>
      </w:r>
      <w:r w:rsidR="00FB3F13" w:rsidRPr="00FB3F13">
        <w:rPr>
          <w:szCs w:val="28"/>
        </w:rPr>
        <w:t xml:space="preserve"> [1]</w:t>
      </w:r>
      <w:r w:rsidR="00FA2C17">
        <w:rPr>
          <w:szCs w:val="28"/>
        </w:rPr>
        <w:t>.</w:t>
      </w:r>
    </w:p>
    <w:p w14:paraId="22530594" w14:textId="49F63708" w:rsidR="00FA2C17" w:rsidRDefault="00FA2C17" w:rsidP="00FA2C17">
      <w:pPr>
        <w:ind w:firstLine="708"/>
        <w:rPr>
          <w:szCs w:val="28"/>
        </w:rPr>
      </w:pPr>
      <w:r w:rsidRPr="00B45FBF">
        <w:rPr>
          <w:i/>
          <w:szCs w:val="28"/>
          <w:lang w:val="en-US"/>
        </w:rPr>
        <w:t>API</w:t>
      </w:r>
      <w:r>
        <w:rPr>
          <w:i/>
          <w:szCs w:val="28"/>
        </w:rPr>
        <w:t xml:space="preserve"> (</w:t>
      </w:r>
      <w:r>
        <w:rPr>
          <w:i/>
          <w:szCs w:val="28"/>
          <w:lang w:val="en-US"/>
        </w:rPr>
        <w:t>Application</w:t>
      </w:r>
      <w:r w:rsidRPr="00B45FBF">
        <w:rPr>
          <w:i/>
          <w:szCs w:val="28"/>
        </w:rPr>
        <w:t xml:space="preserve"> </w:t>
      </w:r>
      <w:r>
        <w:rPr>
          <w:i/>
          <w:szCs w:val="28"/>
          <w:lang w:val="en-US"/>
        </w:rPr>
        <w:t>programming</w:t>
      </w:r>
      <w:r w:rsidRPr="00B45FBF">
        <w:rPr>
          <w:i/>
          <w:szCs w:val="28"/>
        </w:rPr>
        <w:t xml:space="preserve"> </w:t>
      </w:r>
      <w:r>
        <w:rPr>
          <w:i/>
          <w:szCs w:val="28"/>
          <w:lang w:val="en-US"/>
        </w:rPr>
        <w:t>interface</w:t>
      </w:r>
      <w:r w:rsidRPr="00B45FBF">
        <w:rPr>
          <w:i/>
          <w:szCs w:val="28"/>
        </w:rPr>
        <w:t>)</w:t>
      </w:r>
      <w:r w:rsidRPr="00B45FBF">
        <w:rPr>
          <w:szCs w:val="28"/>
        </w:rPr>
        <w:t xml:space="preserve"> – </w:t>
      </w:r>
      <w:r>
        <w:rPr>
          <w:szCs w:val="28"/>
        </w:rPr>
        <w:t>набор функций, описывающих</w:t>
      </w:r>
      <w:r w:rsidRPr="00B45FBF">
        <w:rPr>
          <w:szCs w:val="28"/>
        </w:rPr>
        <w:t xml:space="preserve"> </w:t>
      </w:r>
      <w:r>
        <w:rPr>
          <w:szCs w:val="28"/>
        </w:rPr>
        <w:t>способы взаимодействия с серверной частью разрабатываемого программного комплекса</w:t>
      </w:r>
      <w:r w:rsidR="00FB3F13" w:rsidRPr="00FB3F13">
        <w:rPr>
          <w:szCs w:val="28"/>
        </w:rPr>
        <w:t xml:space="preserve"> [2]</w:t>
      </w:r>
      <w:r>
        <w:rPr>
          <w:szCs w:val="28"/>
        </w:rPr>
        <w:t>.</w:t>
      </w:r>
    </w:p>
    <w:p w14:paraId="6609B217" w14:textId="48E4DD19" w:rsidR="00FA2C17" w:rsidRDefault="00FA2C17" w:rsidP="00FA2C17">
      <w:pPr>
        <w:ind w:firstLine="708"/>
        <w:rPr>
          <w:szCs w:val="28"/>
        </w:rPr>
      </w:pPr>
      <w:r>
        <w:rPr>
          <w:i/>
          <w:szCs w:val="28"/>
        </w:rPr>
        <w:t>Электронная</w:t>
      </w:r>
      <w:r w:rsidRPr="004E08BD">
        <w:rPr>
          <w:i/>
          <w:szCs w:val="28"/>
        </w:rPr>
        <w:t xml:space="preserve"> </w:t>
      </w:r>
      <w:r>
        <w:rPr>
          <w:i/>
          <w:szCs w:val="28"/>
        </w:rPr>
        <w:t xml:space="preserve">цифровая </w:t>
      </w:r>
      <w:r w:rsidRPr="004E08BD">
        <w:rPr>
          <w:i/>
          <w:szCs w:val="28"/>
        </w:rPr>
        <w:t>подпись (ЭЦП)</w:t>
      </w:r>
      <w:r>
        <w:rPr>
          <w:szCs w:val="28"/>
        </w:rPr>
        <w:t xml:space="preserve"> </w:t>
      </w:r>
      <w:r w:rsidRPr="00B45FBF">
        <w:rPr>
          <w:szCs w:val="28"/>
        </w:rPr>
        <w:t>–</w:t>
      </w:r>
      <w:r>
        <w:rPr>
          <w:szCs w:val="28"/>
        </w:rPr>
        <w:t xml:space="preserve"> идентификатор документа, полученный в результате криптографического преобразования информации с </w:t>
      </w:r>
      <w:r>
        <w:rPr>
          <w:szCs w:val="28"/>
        </w:rPr>
        <w:lastRenderedPageBreak/>
        <w:t>использованием закрытого ключа подписи и позволяющий проверить отсутствие искажения информации в электронном документе, а также принадлежность подписи владельцу сертификата ключа подписи</w:t>
      </w:r>
      <w:r w:rsidR="00FB3F13" w:rsidRPr="00FB3F13">
        <w:rPr>
          <w:szCs w:val="28"/>
        </w:rPr>
        <w:t xml:space="preserve"> [3]</w:t>
      </w:r>
      <w:r>
        <w:rPr>
          <w:szCs w:val="28"/>
        </w:rPr>
        <w:t>.</w:t>
      </w:r>
    </w:p>
    <w:p w14:paraId="1D020675" w14:textId="089287D8" w:rsidR="00FA2C17" w:rsidRDefault="00FA2C17" w:rsidP="00FA2C17">
      <w:pPr>
        <w:ind w:firstLine="708"/>
        <w:rPr>
          <w:szCs w:val="28"/>
        </w:rPr>
      </w:pPr>
      <w:r w:rsidRPr="004E08BD">
        <w:rPr>
          <w:i/>
          <w:szCs w:val="28"/>
        </w:rPr>
        <w:t>Сертификат ключа подписи</w:t>
      </w:r>
      <w:r>
        <w:rPr>
          <w:szCs w:val="28"/>
        </w:rPr>
        <w:t xml:space="preserve"> – документ, содержащий открытый ключ, информацию о владельце ключа, подтверждающий принадлежность открытого ключа вл</w:t>
      </w:r>
      <w:r w:rsidR="00FB3F13">
        <w:rPr>
          <w:szCs w:val="28"/>
        </w:rPr>
        <w:t>адельцу</w:t>
      </w:r>
      <w:r w:rsidR="0000703F" w:rsidRPr="0000703F">
        <w:rPr>
          <w:szCs w:val="28"/>
        </w:rPr>
        <w:t xml:space="preserve"> [4]</w:t>
      </w:r>
      <w:r w:rsidR="00FB3F13">
        <w:rPr>
          <w:szCs w:val="28"/>
        </w:rPr>
        <w:t>.</w:t>
      </w:r>
    </w:p>
    <w:p w14:paraId="71BE71C5" w14:textId="77777777" w:rsidR="00FA2C17" w:rsidRDefault="00FA2C17">
      <w:pPr>
        <w:pStyle w:val="3"/>
        <w:rPr>
          <w:b w:val="0"/>
          <w:i w:val="0"/>
        </w:rPr>
      </w:pPr>
      <w:bookmarkStart w:id="8" w:name="_Toc44341646"/>
      <w:bookmarkStart w:id="9" w:name="_Toc67700136"/>
      <w:r>
        <w:t xml:space="preserve">Процесс </w:t>
      </w:r>
      <w:bookmarkEnd w:id="8"/>
      <w:r>
        <w:t>отправки сообщения</w:t>
      </w:r>
      <w:bookmarkEnd w:id="9"/>
    </w:p>
    <w:p w14:paraId="321F8668" w14:textId="21C67C94" w:rsidR="00FA2C17" w:rsidRDefault="00FA2C17" w:rsidP="00FA2C17">
      <w:pPr>
        <w:spacing w:before="240"/>
        <w:ind w:firstLine="708"/>
        <w:rPr>
          <w:ins w:id="10" w:author="Evgeny Sukharev" w:date="2021-03-27T00:18:00Z"/>
          <w:rFonts w:cs="Times New Roman"/>
          <w:szCs w:val="28"/>
        </w:rPr>
      </w:pPr>
      <w:r>
        <w:rPr>
          <w:rFonts w:cs="Times New Roman"/>
          <w:szCs w:val="28"/>
        </w:rPr>
        <w:t>Изучим процесс отправки сообщения (рис. 1.1).</w:t>
      </w:r>
    </w:p>
    <w:p w14:paraId="5F1BE977" w14:textId="77777777" w:rsidR="00FB3F13" w:rsidRDefault="00FB3F13">
      <w:pPr>
        <w:rPr>
          <w:moveTo w:id="11" w:author="Evgeny Sukharev" w:date="2021-03-27T00:18:00Z"/>
        </w:rPr>
        <w:pPrChange w:id="12" w:author="Evgeny Sukharev" w:date="2021-03-27T00:20:00Z">
          <w:pPr>
            <w:ind w:firstLine="708"/>
          </w:pPr>
        </w:pPrChange>
      </w:pPr>
      <w:moveToRangeStart w:id="13" w:author="Evgeny Sukharev" w:date="2021-03-27T00:18:00Z" w:name="move67696741"/>
      <w:moveTo w:id="14" w:author="Evgeny Sukharev" w:date="2021-03-27T00:18:00Z">
        <w:r>
          <w:t>Отправка сообщения происходит асинхронно, т.е. отправитель вовлечен в процесс только до момента подтверждения отправки.</w:t>
        </w:r>
      </w:moveTo>
    </w:p>
    <w:p w14:paraId="4CD858CA" w14:textId="0B0E8CD0" w:rsidR="00FB3F13" w:rsidRDefault="00FB3F13">
      <w:pPr>
        <w:rPr>
          <w:moveTo w:id="15" w:author="Evgeny Sukharev" w:date="2021-03-27T00:18:00Z"/>
          <w:rFonts w:cs="Times New Roman"/>
        </w:rPr>
        <w:pPrChange w:id="16" w:author="Evgeny Sukharev" w:date="2021-03-27T00:20:00Z">
          <w:pPr>
            <w:spacing w:before="240"/>
            <w:ind w:firstLine="708"/>
          </w:pPr>
        </w:pPrChange>
      </w:pPr>
      <w:moveTo w:id="17" w:author="Evgeny Sukharev" w:date="2021-03-27T00:18:00Z">
        <w:r>
          <w:rPr>
            <w:rFonts w:cs="Times New Roman"/>
          </w:rPr>
          <w:t xml:space="preserve">На первом шаге отправитель составляет сообщение, может прикрепить к нему какие-либо файлы, выбирает получателя или список получателей, при желании может выбрать предпочтительный сервис отправки или разные сервисы отправки для разных получателей, может отложить отправку на запланированное время, либо указать предпочтительные диапазоны времени отправки. По окончании конфигурирования сообщения пользователь </w:t>
        </w:r>
      </w:moveTo>
      <w:r w:rsidR="003F24D8">
        <w:rPr>
          <w:rFonts w:cs="Times New Roman"/>
        </w:rPr>
        <w:t>нажимает</w:t>
      </w:r>
      <w:moveTo w:id="18" w:author="Evgeny Sukharev" w:date="2021-03-27T00:18:00Z">
        <w:r>
          <w:rPr>
            <w:rFonts w:cs="Times New Roman"/>
          </w:rPr>
          <w:t xml:space="preserve"> кнопку отправить. </w:t>
        </w:r>
      </w:moveTo>
    </w:p>
    <w:p w14:paraId="22D32011" w14:textId="77777777" w:rsidR="00FB3F13" w:rsidRDefault="00FB3F13">
      <w:pPr>
        <w:rPr>
          <w:moveTo w:id="19" w:author="Evgeny Sukharev" w:date="2021-03-27T00:18:00Z"/>
          <w:rFonts w:cs="Times New Roman"/>
        </w:rPr>
        <w:pPrChange w:id="20" w:author="Evgeny Sukharev" w:date="2021-03-27T00:20:00Z">
          <w:pPr>
            <w:spacing w:before="240"/>
            <w:ind w:firstLine="708"/>
          </w:pPr>
        </w:pPrChange>
      </w:pPr>
      <w:moveTo w:id="21" w:author="Evgeny Sukharev" w:date="2021-03-27T00:18:00Z">
        <w:r>
          <w:rPr>
            <w:rFonts w:cs="Times New Roman"/>
          </w:rPr>
          <w:t xml:space="preserve">Далее сервис пытается отправить </w:t>
        </w:r>
        <w:r w:rsidRPr="00E31EAC">
          <w:rPr>
            <w:rFonts w:cs="Times New Roman"/>
          </w:rPr>
          <w:t>сообщение получателям посредством выбранных</w:t>
        </w:r>
        <w:r>
          <w:rPr>
            <w:rFonts w:cs="Times New Roman"/>
          </w:rPr>
          <w:t xml:space="preserve"> </w:t>
        </w:r>
        <w:r w:rsidRPr="00E31EAC">
          <w:rPr>
            <w:rFonts w:cs="Times New Roman"/>
          </w:rPr>
          <w:t>отправителем сервисов или сервис</w:t>
        </w:r>
        <w:r>
          <w:rPr>
            <w:rFonts w:cs="Times New Roman"/>
          </w:rPr>
          <w:t>ами</w:t>
        </w:r>
        <w:r w:rsidRPr="00E31EAC">
          <w:rPr>
            <w:rFonts w:cs="Times New Roman"/>
          </w:rPr>
          <w:t>, выбранным</w:t>
        </w:r>
        <w:r>
          <w:rPr>
            <w:rFonts w:cs="Times New Roman"/>
          </w:rPr>
          <w:t>и</w:t>
        </w:r>
        <w:r w:rsidRPr="00E31EAC">
          <w:rPr>
            <w:rFonts w:cs="Times New Roman"/>
          </w:rPr>
          <w:t xml:space="preserve"> по умолчанию для адресов выбранных получателей. Сервер отдает всю информацию о доставке сервисам доставки и ожидает от них о</w:t>
        </w:r>
        <w:r>
          <w:rPr>
            <w:rFonts w:cs="Times New Roman"/>
          </w:rPr>
          <w:t>твет. Если сообщение не доставлено, сообщение передается следующему в очереди сервису доставки, и от него ожидается ответ. Данный цикл продолжается, пока сервер не получит ответ с успешным статусом доставки или пока не перепробует все доступные сервисы доставки.</w:t>
        </w:r>
      </w:moveTo>
    </w:p>
    <w:p w14:paraId="1881E81F" w14:textId="77777777" w:rsidR="00FB3F13" w:rsidDel="00FB3F13" w:rsidRDefault="00FB3F13">
      <w:pPr>
        <w:rPr>
          <w:del w:id="22" w:author="Evgeny Sukharev" w:date="2021-03-27T00:18:00Z"/>
          <w:moveTo w:id="23" w:author="Evgeny Sukharev" w:date="2021-03-27T00:18:00Z"/>
          <w:rFonts w:cs="Times New Roman"/>
        </w:rPr>
        <w:pPrChange w:id="24" w:author="Evgeny Sukharev" w:date="2021-03-27T00:20:00Z">
          <w:pPr>
            <w:spacing w:before="240"/>
            <w:ind w:firstLine="708"/>
          </w:pPr>
        </w:pPrChange>
      </w:pPr>
      <w:moveTo w:id="25" w:author="Evgeny Sukharev" w:date="2021-03-27T00:18:00Z">
        <w:r>
          <w:rPr>
            <w:rFonts w:cs="Times New Roman"/>
          </w:rPr>
          <w:t>На заключительном этапе формируется подробная информация о доставке. Эта информация заносится в журнал отправителя.</w:t>
        </w:r>
      </w:moveTo>
    </w:p>
    <w:moveToRangeEnd w:id="13"/>
    <w:p w14:paraId="68FD596C" w14:textId="03216BF5" w:rsidR="00FB3F13" w:rsidRDefault="00FB3F13">
      <w:pPr>
        <w:rPr>
          <w:rFonts w:cs="Times New Roman"/>
        </w:rPr>
        <w:pPrChange w:id="26" w:author="Evgeny Sukharev" w:date="2021-03-27T00:20:00Z">
          <w:pPr>
            <w:spacing w:before="240"/>
            <w:ind w:firstLine="708"/>
          </w:pPr>
        </w:pPrChange>
      </w:pPr>
    </w:p>
    <w:p w14:paraId="7E7416B9" w14:textId="77777777" w:rsidR="00FA2C17" w:rsidRDefault="00FA2C17" w:rsidP="00FA2C17">
      <w:pPr>
        <w:keepNext/>
        <w:ind w:firstLine="0"/>
        <w:jc w:val="center"/>
      </w:pPr>
      <w:r w:rsidRPr="000B2F60">
        <w:rPr>
          <w:noProof/>
          <w:lang w:eastAsia="ru-RU"/>
        </w:rPr>
        <w:lastRenderedPageBreak/>
        <w:drawing>
          <wp:inline distT="0" distB="0" distL="0" distR="0" wp14:anchorId="5669C586" wp14:editId="66A4DD42">
            <wp:extent cx="5150019" cy="8828690"/>
            <wp:effectExtent l="0" t="0" r="0" b="0"/>
            <wp:docPr id="25" name="Рисунок 25" descr="C:\Users\r0bar\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0bar\Downloads\Untitled 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4555" cy="8836466"/>
                    </a:xfrm>
                    <a:prstGeom prst="rect">
                      <a:avLst/>
                    </a:prstGeom>
                    <a:noFill/>
                    <a:ln>
                      <a:noFill/>
                    </a:ln>
                  </pic:spPr>
                </pic:pic>
              </a:graphicData>
            </a:graphic>
          </wp:inline>
        </w:drawing>
      </w:r>
    </w:p>
    <w:p w14:paraId="4698BA55" w14:textId="77777777" w:rsidR="00FA2C17" w:rsidRDefault="00FA2C17" w:rsidP="00FA2C17">
      <w:pPr>
        <w:pStyle w:val="ad"/>
        <w:rPr>
          <w:szCs w:val="28"/>
        </w:rPr>
      </w:pPr>
      <w:r>
        <w:t>Рис. 1.1. Процесс отправки сообщения</w:t>
      </w:r>
    </w:p>
    <w:p w14:paraId="6C3123EC" w14:textId="01159E14" w:rsidR="00FA2C17" w:rsidDel="00FB3F13" w:rsidRDefault="00FA2C17" w:rsidP="00FA2C17">
      <w:pPr>
        <w:ind w:firstLine="708"/>
        <w:rPr>
          <w:moveFrom w:id="27" w:author="Evgeny Sukharev" w:date="2021-03-27T00:18:00Z"/>
          <w:szCs w:val="28"/>
        </w:rPr>
      </w:pPr>
      <w:moveFromRangeStart w:id="28" w:author="Evgeny Sukharev" w:date="2021-03-27T00:18:00Z" w:name="move67696741"/>
      <w:moveFrom w:id="29" w:author="Evgeny Sukharev" w:date="2021-03-27T00:18:00Z">
        <w:r w:rsidDel="00FB3F13">
          <w:rPr>
            <w:szCs w:val="28"/>
          </w:rPr>
          <w:lastRenderedPageBreak/>
          <w:t>Отправка сообщения происходит асинхронно, т.е. отправитель вовлечен в процесс только до момента подтверждения отправки.</w:t>
        </w:r>
        <w:bookmarkStart w:id="30" w:name="_Toc67699393"/>
        <w:bookmarkStart w:id="31" w:name="_Toc67700137"/>
        <w:bookmarkEnd w:id="30"/>
        <w:bookmarkEnd w:id="31"/>
      </w:moveFrom>
    </w:p>
    <w:p w14:paraId="343BF4CB" w14:textId="0042928B" w:rsidR="00FA2C17" w:rsidDel="00FB3F13" w:rsidRDefault="00FA2C17" w:rsidP="00FA2C17">
      <w:pPr>
        <w:spacing w:before="240"/>
        <w:ind w:firstLine="708"/>
        <w:rPr>
          <w:moveFrom w:id="32" w:author="Evgeny Sukharev" w:date="2021-03-27T00:18:00Z"/>
          <w:rFonts w:cs="Times New Roman"/>
          <w:szCs w:val="28"/>
        </w:rPr>
      </w:pPr>
      <w:moveFrom w:id="33" w:author="Evgeny Sukharev" w:date="2021-03-27T00:18:00Z">
        <w:r w:rsidDel="00FB3F13">
          <w:rPr>
            <w:rFonts w:cs="Times New Roman"/>
            <w:szCs w:val="28"/>
          </w:rPr>
          <w:t xml:space="preserve">На первом шаге отправитель составляет сообщение, может прикрепить к нему какие-либо файлы, выбирает получателя или список получателей, при желании может выбрать предпочтительный сервис отправки или разные сервисы отправки для разных получателей, может отложить отправку на запланированное время, либо указать предпочтительные диапазоны времени отправки. По окончании конфигурирования сообщения пользователь жмет кнопку отправить. </w:t>
        </w:r>
        <w:bookmarkStart w:id="34" w:name="_Toc67699394"/>
        <w:bookmarkStart w:id="35" w:name="_Toc67700138"/>
        <w:bookmarkEnd w:id="34"/>
        <w:bookmarkEnd w:id="35"/>
      </w:moveFrom>
    </w:p>
    <w:p w14:paraId="7B2AE47D" w14:textId="423FF0ED" w:rsidR="00FA2C17" w:rsidDel="00FB3F13" w:rsidRDefault="00FA2C17" w:rsidP="00FA2C17">
      <w:pPr>
        <w:spacing w:before="240"/>
        <w:ind w:firstLine="708"/>
        <w:rPr>
          <w:moveFrom w:id="36" w:author="Evgeny Sukharev" w:date="2021-03-27T00:18:00Z"/>
          <w:rFonts w:cs="Times New Roman"/>
          <w:szCs w:val="28"/>
        </w:rPr>
      </w:pPr>
      <w:moveFrom w:id="37" w:author="Evgeny Sukharev" w:date="2021-03-27T00:18:00Z">
        <w:r w:rsidDel="00FB3F13">
          <w:rPr>
            <w:rFonts w:cs="Times New Roman"/>
            <w:szCs w:val="28"/>
          </w:rPr>
          <w:t xml:space="preserve">Далее сервис пытается отправить </w:t>
        </w:r>
        <w:r w:rsidRPr="00E31EAC" w:rsidDel="00FB3F13">
          <w:rPr>
            <w:rFonts w:cs="Times New Roman"/>
            <w:szCs w:val="28"/>
          </w:rPr>
          <w:t>сообщение получателям посредством выбранных</w:t>
        </w:r>
        <w:r w:rsidDel="00FB3F13">
          <w:rPr>
            <w:rFonts w:cs="Times New Roman"/>
            <w:szCs w:val="28"/>
          </w:rPr>
          <w:t xml:space="preserve"> </w:t>
        </w:r>
        <w:r w:rsidRPr="00E31EAC" w:rsidDel="00FB3F13">
          <w:rPr>
            <w:rFonts w:cs="Times New Roman"/>
            <w:szCs w:val="28"/>
          </w:rPr>
          <w:t>отправителем сервисов или сервис</w:t>
        </w:r>
        <w:r w:rsidDel="00FB3F13">
          <w:rPr>
            <w:rFonts w:cs="Times New Roman"/>
            <w:szCs w:val="28"/>
          </w:rPr>
          <w:t>ами</w:t>
        </w:r>
        <w:r w:rsidRPr="00E31EAC" w:rsidDel="00FB3F13">
          <w:rPr>
            <w:rFonts w:cs="Times New Roman"/>
            <w:szCs w:val="28"/>
          </w:rPr>
          <w:t>, выбранным</w:t>
        </w:r>
        <w:r w:rsidDel="00FB3F13">
          <w:rPr>
            <w:rFonts w:cs="Times New Roman"/>
            <w:szCs w:val="28"/>
          </w:rPr>
          <w:t>и</w:t>
        </w:r>
        <w:r w:rsidRPr="00E31EAC" w:rsidDel="00FB3F13">
          <w:rPr>
            <w:rFonts w:cs="Times New Roman"/>
            <w:szCs w:val="28"/>
          </w:rPr>
          <w:t xml:space="preserve"> по умолчанию для адресов выбранных получателей. Сервер отдает всю информацию о доставке сервисам доставки и ожидает от них о</w:t>
        </w:r>
        <w:r w:rsidDel="00FB3F13">
          <w:rPr>
            <w:rFonts w:cs="Times New Roman"/>
            <w:szCs w:val="28"/>
          </w:rPr>
          <w:t>твет. Если сообщение не доставлено, сообщение передается следующему в очереди сервису доставки, и от него ожидается ответ. Данный цикл продолжается, пока сервер не получит ответ с успешным статусом доставки или пока не перепробует все доступные сервисы доставки.</w:t>
        </w:r>
        <w:bookmarkStart w:id="38" w:name="_Toc67699395"/>
        <w:bookmarkStart w:id="39" w:name="_Toc67700139"/>
        <w:bookmarkEnd w:id="38"/>
        <w:bookmarkEnd w:id="39"/>
      </w:moveFrom>
    </w:p>
    <w:p w14:paraId="378C79F6" w14:textId="313D80F3" w:rsidR="00FA2C17" w:rsidDel="00FB3F13" w:rsidRDefault="00FA2C17" w:rsidP="00FA2C17">
      <w:pPr>
        <w:spacing w:before="240"/>
        <w:ind w:firstLine="708"/>
        <w:rPr>
          <w:moveFrom w:id="40" w:author="Evgeny Sukharev" w:date="2021-03-27T00:18:00Z"/>
          <w:rFonts w:cs="Times New Roman"/>
          <w:szCs w:val="28"/>
        </w:rPr>
      </w:pPr>
      <w:moveFrom w:id="41" w:author="Evgeny Sukharev" w:date="2021-03-27T00:18:00Z">
        <w:r w:rsidDel="00FB3F13">
          <w:rPr>
            <w:rFonts w:cs="Times New Roman"/>
            <w:szCs w:val="28"/>
          </w:rPr>
          <w:t>На заключительном этапе формируется подробная информация о доставке. Эта информация заносится в журнал отправителя.</w:t>
        </w:r>
        <w:bookmarkStart w:id="42" w:name="_Toc67699396"/>
        <w:bookmarkStart w:id="43" w:name="_Toc67700140"/>
        <w:bookmarkEnd w:id="42"/>
        <w:bookmarkEnd w:id="43"/>
      </w:moveFrom>
    </w:p>
    <w:p w14:paraId="232F913C" w14:textId="77777777" w:rsidR="00FA2C17" w:rsidRPr="004C7D46" w:rsidRDefault="00FA2C17" w:rsidP="00FA2C17">
      <w:pPr>
        <w:pStyle w:val="3"/>
        <w:rPr>
          <w:b w:val="0"/>
          <w:i w:val="0"/>
        </w:rPr>
      </w:pPr>
      <w:bookmarkStart w:id="44" w:name="_Toc67700141"/>
      <w:moveFromRangeEnd w:id="28"/>
      <w:r>
        <w:t>Основные проблемы</w:t>
      </w:r>
      <w:bookmarkEnd w:id="44"/>
    </w:p>
    <w:p w14:paraId="72E36D7B" w14:textId="77777777" w:rsidR="00FA2C17" w:rsidRDefault="00FA2C17" w:rsidP="00FA2C17">
      <w:pPr>
        <w:ind w:firstLine="708"/>
        <w:rPr>
          <w:szCs w:val="28"/>
        </w:rPr>
      </w:pPr>
      <w:r>
        <w:rPr>
          <w:szCs w:val="28"/>
        </w:rPr>
        <w:t xml:space="preserve">Выделим основные, часто встречаемые проблемы, связанные с процессом отправки сообщений. </w:t>
      </w:r>
    </w:p>
    <w:p w14:paraId="19EBFADA" w14:textId="77777777" w:rsidR="00FA2C17" w:rsidRDefault="00FA2C17" w:rsidP="00FA2C17">
      <w:pPr>
        <w:ind w:firstLine="708"/>
        <w:rPr>
          <w:szCs w:val="28"/>
        </w:rPr>
      </w:pPr>
      <w:r>
        <w:rPr>
          <w:szCs w:val="28"/>
        </w:rPr>
        <w:t>К техническим проблемам отправки сообщения можно отнести следующие:</w:t>
      </w:r>
    </w:p>
    <w:p w14:paraId="0D0337B8" w14:textId="6378D707" w:rsidR="00FA2C17" w:rsidRDefault="003F24D8" w:rsidP="00FA2C17">
      <w:pPr>
        <w:pStyle w:val="a6"/>
        <w:numPr>
          <w:ilvl w:val="0"/>
          <w:numId w:val="5"/>
        </w:numPr>
        <w:spacing w:after="160"/>
        <w:ind w:left="1276" w:hanging="568"/>
        <w:rPr>
          <w:szCs w:val="28"/>
        </w:rPr>
      </w:pPr>
      <w:r>
        <w:rPr>
          <w:szCs w:val="28"/>
        </w:rPr>
        <w:t>н</w:t>
      </w:r>
      <w:r w:rsidR="00FA2C17">
        <w:rPr>
          <w:szCs w:val="28"/>
        </w:rPr>
        <w:t>а стороне сервера отправителя (указаны неверные реквизиты, сервер не настроен);</w:t>
      </w:r>
    </w:p>
    <w:p w14:paraId="4F7D3C00" w14:textId="779BA732" w:rsidR="00FA2C17" w:rsidRDefault="003F24D8" w:rsidP="00FA2C17">
      <w:pPr>
        <w:pStyle w:val="a6"/>
        <w:numPr>
          <w:ilvl w:val="0"/>
          <w:numId w:val="5"/>
        </w:numPr>
        <w:spacing w:after="160"/>
        <w:ind w:left="1276" w:hanging="568"/>
        <w:rPr>
          <w:szCs w:val="28"/>
        </w:rPr>
      </w:pPr>
      <w:r>
        <w:rPr>
          <w:szCs w:val="28"/>
        </w:rPr>
        <w:t>н</w:t>
      </w:r>
      <w:r w:rsidR="00FA2C17">
        <w:rPr>
          <w:szCs w:val="28"/>
        </w:rPr>
        <w:t>а стороне сервера получателя (письмо считается спамом; письмо – не спам, но всё равно было отклонено, несуществующий адрес, почтовый ящик получателя переполнен).</w:t>
      </w:r>
    </w:p>
    <w:p w14:paraId="1273A1A5" w14:textId="77777777" w:rsidR="00FA2C17" w:rsidRDefault="00FA2C17" w:rsidP="00FA2C17">
      <w:pPr>
        <w:ind w:firstLine="708"/>
        <w:rPr>
          <w:szCs w:val="28"/>
        </w:rPr>
      </w:pPr>
      <w:r w:rsidRPr="00505A6F">
        <w:rPr>
          <w:szCs w:val="28"/>
        </w:rPr>
        <w:t xml:space="preserve">Как уже отмечалось выше, сервисы для отправки сообщений предоставляют свой функционал бесплатно до достижения определенного объема трафика (например, определенное количество отправленных сообщений в месяц). Таким образом, для использования некоторых сервисов придется приобретать </w:t>
      </w:r>
      <w:r>
        <w:rPr>
          <w:szCs w:val="28"/>
        </w:rPr>
        <w:t>один из платных</w:t>
      </w:r>
      <w:r w:rsidRPr="00505A6F">
        <w:rPr>
          <w:szCs w:val="28"/>
        </w:rPr>
        <w:t xml:space="preserve"> тариф</w:t>
      </w:r>
      <w:r>
        <w:rPr>
          <w:szCs w:val="28"/>
        </w:rPr>
        <w:t>ов</w:t>
      </w:r>
      <w:r w:rsidRPr="00505A6F">
        <w:rPr>
          <w:szCs w:val="28"/>
        </w:rPr>
        <w:t>.</w:t>
      </w:r>
    </w:p>
    <w:p w14:paraId="790D0204" w14:textId="77777777" w:rsidR="00FA2C17" w:rsidRDefault="00FA2C17" w:rsidP="00FA2C17">
      <w:pPr>
        <w:pStyle w:val="2"/>
        <w:rPr>
          <w:b w:val="0"/>
        </w:rPr>
      </w:pPr>
      <w:bookmarkStart w:id="45" w:name="_Toc44341647"/>
      <w:bookmarkStart w:id="46" w:name="_Toc67700142"/>
      <w:r>
        <w:t xml:space="preserve">Обзор </w:t>
      </w:r>
      <w:r w:rsidRPr="00DC5D62">
        <w:t>программ</w:t>
      </w:r>
      <w:r>
        <w:t>-аналогов</w:t>
      </w:r>
      <w:bookmarkEnd w:id="45"/>
      <w:bookmarkEnd w:id="46"/>
    </w:p>
    <w:p w14:paraId="031353CF" w14:textId="77777777" w:rsidR="00FA2C17" w:rsidRDefault="00FA2C17" w:rsidP="00FA2C17">
      <w:pPr>
        <w:rPr>
          <w:szCs w:val="28"/>
        </w:rPr>
      </w:pPr>
      <w:r>
        <w:rPr>
          <w:szCs w:val="28"/>
        </w:rPr>
        <w:t>В ходе обзора аналогов учитывались следующие функции:</w:t>
      </w:r>
    </w:p>
    <w:p w14:paraId="1782E586" w14:textId="3004BC52" w:rsidR="00FA2C17" w:rsidRDefault="00CB4CD2" w:rsidP="00FA2C17">
      <w:pPr>
        <w:pStyle w:val="a6"/>
        <w:numPr>
          <w:ilvl w:val="0"/>
          <w:numId w:val="6"/>
        </w:numPr>
        <w:spacing w:after="160"/>
        <w:ind w:left="1134" w:hanging="425"/>
        <w:rPr>
          <w:szCs w:val="28"/>
        </w:rPr>
      </w:pPr>
      <w:r>
        <w:rPr>
          <w:szCs w:val="28"/>
        </w:rPr>
        <w:t>о</w:t>
      </w:r>
      <w:r w:rsidR="00FA2C17">
        <w:rPr>
          <w:szCs w:val="28"/>
        </w:rPr>
        <w:t>тправка сообщения;</w:t>
      </w:r>
    </w:p>
    <w:p w14:paraId="13ABF770" w14:textId="7663206E" w:rsidR="00FA2C17" w:rsidRDefault="00CB4CD2" w:rsidP="00FA2C17">
      <w:pPr>
        <w:pStyle w:val="a6"/>
        <w:numPr>
          <w:ilvl w:val="0"/>
          <w:numId w:val="6"/>
        </w:numPr>
        <w:spacing w:after="160"/>
        <w:ind w:left="1134" w:hanging="425"/>
        <w:rPr>
          <w:szCs w:val="28"/>
        </w:rPr>
      </w:pPr>
      <w:r>
        <w:rPr>
          <w:szCs w:val="28"/>
        </w:rPr>
        <w:t>в</w:t>
      </w:r>
      <w:r w:rsidR="00FA2C17">
        <w:rPr>
          <w:szCs w:val="28"/>
        </w:rPr>
        <w:t>озможность конфигурирования способа доставки;</w:t>
      </w:r>
    </w:p>
    <w:p w14:paraId="47403F2E" w14:textId="254D5E32" w:rsidR="00FA2C17" w:rsidRDefault="00CB4CD2" w:rsidP="00FA2C17">
      <w:pPr>
        <w:pStyle w:val="a6"/>
        <w:numPr>
          <w:ilvl w:val="0"/>
          <w:numId w:val="6"/>
        </w:numPr>
        <w:spacing w:after="160"/>
        <w:ind w:left="1134" w:hanging="425"/>
        <w:rPr>
          <w:szCs w:val="28"/>
        </w:rPr>
      </w:pPr>
      <w:r>
        <w:rPr>
          <w:szCs w:val="28"/>
        </w:rPr>
        <w:t>н</w:t>
      </w:r>
      <w:r w:rsidR="00FA2C17">
        <w:rPr>
          <w:szCs w:val="28"/>
        </w:rPr>
        <w:t>аличие повторной отправки недоставленного сообщения;</w:t>
      </w:r>
    </w:p>
    <w:p w14:paraId="06C4AA18" w14:textId="29CBA4DE" w:rsidR="00FA2C17" w:rsidRDefault="00CB4CD2" w:rsidP="00FA2C17">
      <w:pPr>
        <w:pStyle w:val="a6"/>
        <w:numPr>
          <w:ilvl w:val="0"/>
          <w:numId w:val="6"/>
        </w:numPr>
        <w:spacing w:after="160"/>
        <w:ind w:left="1134" w:hanging="425"/>
        <w:rPr>
          <w:szCs w:val="28"/>
        </w:rPr>
      </w:pPr>
      <w:r>
        <w:rPr>
          <w:szCs w:val="28"/>
        </w:rPr>
        <w:t>н</w:t>
      </w:r>
      <w:r w:rsidR="00FA2C17">
        <w:rPr>
          <w:szCs w:val="28"/>
        </w:rPr>
        <w:t>аличие и объем информации о доставке.</w:t>
      </w:r>
    </w:p>
    <w:p w14:paraId="41BE2127" w14:textId="4CB1A1FD" w:rsidR="00FA2C17" w:rsidRDefault="00EA3CA1" w:rsidP="00FA2C17">
      <w:pPr>
        <w:rPr>
          <w:szCs w:val="28"/>
        </w:rPr>
      </w:pPr>
      <w:r>
        <w:rPr>
          <w:szCs w:val="28"/>
        </w:rPr>
        <w:t>Полных</w:t>
      </w:r>
      <w:r w:rsidR="00FA2C17">
        <w:rPr>
          <w:szCs w:val="28"/>
        </w:rPr>
        <w:t xml:space="preserve"> программ-аналогов найдено не было. Поэтому были рассмотрены сервисы, частично реализующие рассмотренные функции</w:t>
      </w:r>
      <w:r w:rsidR="00FA2C17" w:rsidRPr="000B41E6">
        <w:rPr>
          <w:szCs w:val="28"/>
        </w:rPr>
        <w:t>:</w:t>
      </w:r>
    </w:p>
    <w:p w14:paraId="360AA51E" w14:textId="77777777" w:rsidR="00FA2C17" w:rsidRDefault="00FA2C17" w:rsidP="00FA2C17">
      <w:pPr>
        <w:pStyle w:val="a6"/>
        <w:numPr>
          <w:ilvl w:val="0"/>
          <w:numId w:val="12"/>
        </w:numPr>
        <w:spacing w:after="160"/>
        <w:ind w:left="1134" w:hanging="425"/>
        <w:rPr>
          <w:szCs w:val="28"/>
          <w:lang w:val="en-US"/>
        </w:rPr>
      </w:pPr>
      <w:r w:rsidRPr="000B41E6">
        <w:rPr>
          <w:szCs w:val="28"/>
          <w:lang w:val="en-US"/>
        </w:rPr>
        <w:t>Amazon Simple Email Service;</w:t>
      </w:r>
    </w:p>
    <w:p w14:paraId="516D4278" w14:textId="77777777" w:rsidR="00FA2C17" w:rsidRDefault="00FA2C17" w:rsidP="00FA2C17">
      <w:pPr>
        <w:pStyle w:val="a6"/>
        <w:numPr>
          <w:ilvl w:val="0"/>
          <w:numId w:val="12"/>
        </w:numPr>
        <w:spacing w:after="160"/>
        <w:ind w:left="1134" w:hanging="425"/>
        <w:rPr>
          <w:szCs w:val="28"/>
          <w:lang w:val="en-US"/>
        </w:rPr>
      </w:pPr>
      <w:proofErr w:type="spellStart"/>
      <w:r>
        <w:rPr>
          <w:szCs w:val="28"/>
          <w:lang w:val="en-US"/>
        </w:rPr>
        <w:t>SendGrid</w:t>
      </w:r>
      <w:proofErr w:type="spellEnd"/>
      <w:r>
        <w:rPr>
          <w:szCs w:val="28"/>
          <w:lang w:val="en-US"/>
        </w:rPr>
        <w:t>;</w:t>
      </w:r>
    </w:p>
    <w:p w14:paraId="679BD5E0" w14:textId="77777777" w:rsidR="00FA2C17" w:rsidRPr="00577E0D" w:rsidRDefault="00FA2C17" w:rsidP="00FA2C17">
      <w:pPr>
        <w:pStyle w:val="a6"/>
        <w:numPr>
          <w:ilvl w:val="0"/>
          <w:numId w:val="12"/>
        </w:numPr>
        <w:spacing w:after="160"/>
        <w:ind w:left="1134" w:hanging="425"/>
        <w:rPr>
          <w:szCs w:val="28"/>
          <w:lang w:val="en-US"/>
        </w:rPr>
      </w:pPr>
      <w:r>
        <w:rPr>
          <w:szCs w:val="28"/>
          <w:lang w:val="en-US"/>
        </w:rPr>
        <w:t>Tin-cat</w:t>
      </w:r>
      <w:r>
        <w:rPr>
          <w:szCs w:val="28"/>
        </w:rPr>
        <w:t>.</w:t>
      </w:r>
    </w:p>
    <w:p w14:paraId="6068DBDF" w14:textId="77777777" w:rsidR="00FA2C17" w:rsidRPr="000379E4" w:rsidRDefault="00FA2C17" w:rsidP="00FA2C17">
      <w:pPr>
        <w:pStyle w:val="3"/>
      </w:pPr>
      <w:bookmarkStart w:id="47" w:name="_Toc67700143"/>
      <w:proofErr w:type="spellStart"/>
      <w:r w:rsidRPr="00D83368">
        <w:lastRenderedPageBreak/>
        <w:t>Amazon</w:t>
      </w:r>
      <w:proofErr w:type="spellEnd"/>
      <w:r w:rsidRPr="000379E4">
        <w:t xml:space="preserve"> </w:t>
      </w:r>
      <w:r w:rsidRPr="000379E4">
        <w:rPr>
          <w:lang w:val="en-US"/>
        </w:rPr>
        <w:t>SES</w:t>
      </w:r>
      <w:bookmarkEnd w:id="47"/>
    </w:p>
    <w:p w14:paraId="31C7F0A0" w14:textId="4A567143" w:rsidR="00FA2C17" w:rsidRDefault="00FA2C17" w:rsidP="00FA2C17">
      <w:pPr>
        <w:rPr>
          <w:szCs w:val="28"/>
        </w:rPr>
      </w:pPr>
      <w:proofErr w:type="spellStart"/>
      <w:r w:rsidRPr="009642E2">
        <w:rPr>
          <w:szCs w:val="28"/>
        </w:rPr>
        <w:t>Amazon</w:t>
      </w:r>
      <w:proofErr w:type="spellEnd"/>
      <w:r w:rsidRPr="009642E2">
        <w:rPr>
          <w:szCs w:val="28"/>
        </w:rPr>
        <w:t xml:space="preserve"> </w:t>
      </w:r>
      <w:proofErr w:type="spellStart"/>
      <w:r w:rsidRPr="009642E2">
        <w:rPr>
          <w:szCs w:val="28"/>
        </w:rPr>
        <w:t>Simple</w:t>
      </w:r>
      <w:proofErr w:type="spellEnd"/>
      <w:r w:rsidRPr="009642E2">
        <w:rPr>
          <w:szCs w:val="28"/>
        </w:rPr>
        <w:t xml:space="preserve"> </w:t>
      </w:r>
      <w:proofErr w:type="spellStart"/>
      <w:r w:rsidRPr="009642E2">
        <w:rPr>
          <w:szCs w:val="28"/>
        </w:rPr>
        <w:t>Email</w:t>
      </w:r>
      <w:proofErr w:type="spellEnd"/>
      <w:r w:rsidRPr="009642E2">
        <w:rPr>
          <w:szCs w:val="28"/>
        </w:rPr>
        <w:t xml:space="preserve"> </w:t>
      </w:r>
      <w:proofErr w:type="spellStart"/>
      <w:r w:rsidRPr="009642E2">
        <w:rPr>
          <w:szCs w:val="28"/>
        </w:rPr>
        <w:t>Service</w:t>
      </w:r>
      <w:proofErr w:type="spellEnd"/>
      <w:r w:rsidRPr="00292899">
        <w:rPr>
          <w:szCs w:val="28"/>
        </w:rPr>
        <w:t xml:space="preserve"> [</w:t>
      </w:r>
      <w:r w:rsidR="00E11430" w:rsidRPr="006400C2">
        <w:rPr>
          <w:szCs w:val="28"/>
        </w:rPr>
        <w:t>5</w:t>
      </w:r>
      <w:r w:rsidRPr="00292899">
        <w:rPr>
          <w:szCs w:val="28"/>
        </w:rPr>
        <w:t xml:space="preserve">] </w:t>
      </w:r>
      <w:r w:rsidRPr="009642E2">
        <w:rPr>
          <w:szCs w:val="28"/>
        </w:rPr>
        <w:t xml:space="preserve">– это экономичный, гибкий и масштабируемый сервис электронной почты, с помощью которого разработчики могут отправлять электронные письма из любого приложения. </w:t>
      </w:r>
      <w:r w:rsidR="002B4C32">
        <w:rPr>
          <w:szCs w:val="28"/>
          <w:lang w:val="en-US"/>
        </w:rPr>
        <w:t>Amazon</w:t>
      </w:r>
      <w:r w:rsidR="002B4C32" w:rsidRPr="002B4C32">
        <w:rPr>
          <w:szCs w:val="28"/>
        </w:rPr>
        <w:t xml:space="preserve"> </w:t>
      </w:r>
      <w:r w:rsidR="002B4C32">
        <w:rPr>
          <w:szCs w:val="28"/>
          <w:lang w:val="en-US"/>
        </w:rPr>
        <w:t>SES</w:t>
      </w:r>
      <w:r w:rsidR="002B4C32" w:rsidRPr="002B4C32">
        <w:rPr>
          <w:szCs w:val="28"/>
        </w:rPr>
        <w:t xml:space="preserve"> </w:t>
      </w:r>
      <w:r w:rsidR="002B4C32">
        <w:rPr>
          <w:szCs w:val="28"/>
        </w:rPr>
        <w:t xml:space="preserve">предоставляет гибкую конфигурацию, в том числе возможность </w:t>
      </w:r>
      <w:r w:rsidRPr="009642E2">
        <w:rPr>
          <w:szCs w:val="28"/>
        </w:rPr>
        <w:t xml:space="preserve">выбрать несколько вариантов использования электронной почты, включая отправку транзакций, маркетинговых писем или выполнение массовой рассылки. </w:t>
      </w:r>
      <w:r w:rsidR="00FC6DFE">
        <w:rPr>
          <w:szCs w:val="28"/>
        </w:rPr>
        <w:t>Данный сервис</w:t>
      </w:r>
      <w:r w:rsidRPr="009642E2">
        <w:rPr>
          <w:szCs w:val="28"/>
        </w:rPr>
        <w:t xml:space="preserve"> включает различные возможности развертывания IP-адресов и аутентификации по электронной почте, которые позволяют повысить эффективность доставки и защитить репутацию отправителя, а также предоставляет аналитику, с помощью которой можно проанализировать эффективность каждого отправленного письма. </w:t>
      </w:r>
    </w:p>
    <w:p w14:paraId="5E66F234" w14:textId="3F422DF6" w:rsidR="00FA2C17" w:rsidRDefault="006D7949" w:rsidP="00FA2C17">
      <w:pPr>
        <w:rPr>
          <w:szCs w:val="28"/>
        </w:rPr>
      </w:pPr>
      <w:r>
        <w:rPr>
          <w:szCs w:val="28"/>
          <w:lang w:val="en-US"/>
        </w:rPr>
        <w:t>Amazon</w:t>
      </w:r>
      <w:r w:rsidRPr="00857DB0">
        <w:rPr>
          <w:szCs w:val="28"/>
        </w:rPr>
        <w:t xml:space="preserve"> </w:t>
      </w:r>
      <w:r>
        <w:rPr>
          <w:szCs w:val="28"/>
          <w:lang w:val="en-US"/>
        </w:rPr>
        <w:t>SES</w:t>
      </w:r>
      <w:r w:rsidR="00FA2C17">
        <w:rPr>
          <w:szCs w:val="28"/>
        </w:rPr>
        <w:t xml:space="preserve"> обладает целым рядом сильных сторон:</w:t>
      </w:r>
    </w:p>
    <w:p w14:paraId="2E66AB0E" w14:textId="4531C900" w:rsidR="00FA2C17" w:rsidRDefault="00CB4CD2" w:rsidP="00FA2C17">
      <w:pPr>
        <w:pStyle w:val="a6"/>
        <w:numPr>
          <w:ilvl w:val="0"/>
          <w:numId w:val="13"/>
        </w:numPr>
        <w:spacing w:after="160"/>
        <w:ind w:left="1134" w:hanging="425"/>
        <w:rPr>
          <w:szCs w:val="28"/>
        </w:rPr>
      </w:pPr>
      <w:r>
        <w:rPr>
          <w:szCs w:val="28"/>
        </w:rPr>
        <w:t>б</w:t>
      </w:r>
      <w:r w:rsidR="00FA2C17">
        <w:rPr>
          <w:szCs w:val="28"/>
        </w:rPr>
        <w:t>ыстрая интеграция;</w:t>
      </w:r>
    </w:p>
    <w:p w14:paraId="33BCFCB9" w14:textId="1670A2C7" w:rsidR="00FA2C17" w:rsidRDefault="00CB4CD2" w:rsidP="00FA2C17">
      <w:pPr>
        <w:pStyle w:val="a6"/>
        <w:numPr>
          <w:ilvl w:val="0"/>
          <w:numId w:val="13"/>
        </w:numPr>
        <w:spacing w:after="160"/>
        <w:ind w:left="1134" w:hanging="425"/>
        <w:rPr>
          <w:szCs w:val="28"/>
        </w:rPr>
      </w:pPr>
      <w:r>
        <w:rPr>
          <w:szCs w:val="28"/>
        </w:rPr>
        <w:t>э</w:t>
      </w:r>
      <w:r w:rsidR="00FA2C17">
        <w:rPr>
          <w:szCs w:val="28"/>
        </w:rPr>
        <w:t>ффективная отправка сообщений;</w:t>
      </w:r>
    </w:p>
    <w:p w14:paraId="7438075E" w14:textId="09E93CF4" w:rsidR="00FA2C17" w:rsidRDefault="00CB4CD2" w:rsidP="00FA2C17">
      <w:pPr>
        <w:pStyle w:val="a6"/>
        <w:numPr>
          <w:ilvl w:val="0"/>
          <w:numId w:val="13"/>
        </w:numPr>
        <w:spacing w:after="160"/>
        <w:ind w:left="1134" w:hanging="425"/>
        <w:rPr>
          <w:szCs w:val="28"/>
        </w:rPr>
      </w:pPr>
      <w:r>
        <w:rPr>
          <w:szCs w:val="28"/>
        </w:rPr>
        <w:t>о</w:t>
      </w:r>
      <w:r w:rsidR="00FA2C17">
        <w:rPr>
          <w:szCs w:val="28"/>
        </w:rPr>
        <w:t>птимизация доставки;</w:t>
      </w:r>
    </w:p>
    <w:p w14:paraId="247F89E6" w14:textId="2CF59361" w:rsidR="00FA2C17" w:rsidRDefault="00CB4CD2" w:rsidP="00FA2C17">
      <w:pPr>
        <w:pStyle w:val="a6"/>
        <w:numPr>
          <w:ilvl w:val="0"/>
          <w:numId w:val="13"/>
        </w:numPr>
        <w:spacing w:after="160"/>
        <w:ind w:left="1134" w:hanging="425"/>
        <w:rPr>
          <w:szCs w:val="28"/>
        </w:rPr>
      </w:pPr>
      <w:r>
        <w:rPr>
          <w:szCs w:val="28"/>
        </w:rPr>
        <w:t>б</w:t>
      </w:r>
      <w:r w:rsidR="00FA2C17">
        <w:rPr>
          <w:szCs w:val="28"/>
        </w:rPr>
        <w:t>езопасное масш</w:t>
      </w:r>
      <w:r w:rsidR="00FA2C17" w:rsidRPr="0048155B">
        <w:rPr>
          <w:szCs w:val="28"/>
        </w:rPr>
        <w:t>т</w:t>
      </w:r>
      <w:r w:rsidR="00FA2C17">
        <w:rPr>
          <w:szCs w:val="28"/>
        </w:rPr>
        <w:t>а</w:t>
      </w:r>
      <w:r w:rsidR="00FA2C17" w:rsidRPr="0048155B">
        <w:rPr>
          <w:szCs w:val="28"/>
        </w:rPr>
        <w:t>бирование.</w:t>
      </w:r>
    </w:p>
    <w:p w14:paraId="4BDA13FF" w14:textId="77777777" w:rsidR="00FA2C17" w:rsidRDefault="00FA2C17" w:rsidP="00FA2C17">
      <w:pPr>
        <w:rPr>
          <w:szCs w:val="28"/>
        </w:rPr>
      </w:pPr>
      <w:r>
        <w:rPr>
          <w:szCs w:val="28"/>
        </w:rPr>
        <w:t>Данный сервис широко применяется для отправки мгновенных сообщений в ответ на действия пользователя, например, для подтверждения регистрации или восстановления пароля, а также хорошо подходит для массовых рассылок.</w:t>
      </w:r>
    </w:p>
    <w:p w14:paraId="083DF681" w14:textId="672A1475" w:rsidR="00FA2C17" w:rsidRDefault="00857DB0" w:rsidP="00FA2C17">
      <w:pPr>
        <w:rPr>
          <w:szCs w:val="28"/>
        </w:rPr>
      </w:pPr>
      <w:r>
        <w:rPr>
          <w:szCs w:val="28"/>
        </w:rPr>
        <w:t xml:space="preserve">При этом </w:t>
      </w:r>
      <w:r>
        <w:rPr>
          <w:szCs w:val="28"/>
          <w:lang w:val="en-US"/>
        </w:rPr>
        <w:t>Amazon</w:t>
      </w:r>
      <w:r w:rsidRPr="00857DB0">
        <w:rPr>
          <w:szCs w:val="28"/>
        </w:rPr>
        <w:t xml:space="preserve"> </w:t>
      </w:r>
      <w:r>
        <w:rPr>
          <w:szCs w:val="28"/>
          <w:lang w:val="en-US"/>
        </w:rPr>
        <w:t>SES</w:t>
      </w:r>
      <w:r w:rsidR="00FA2C17">
        <w:rPr>
          <w:szCs w:val="28"/>
        </w:rPr>
        <w:t xml:space="preserve"> не лишен </w:t>
      </w:r>
      <w:r w:rsidR="003F24D8">
        <w:rPr>
          <w:szCs w:val="28"/>
        </w:rPr>
        <w:t>недостатков</w:t>
      </w:r>
      <w:r w:rsidR="00FA2C17">
        <w:rPr>
          <w:szCs w:val="28"/>
        </w:rPr>
        <w:t>:</w:t>
      </w:r>
    </w:p>
    <w:p w14:paraId="4C2676AC" w14:textId="51C355E9" w:rsidR="00FA2C17" w:rsidRPr="00D12573" w:rsidRDefault="003F24D8" w:rsidP="00FA2C17">
      <w:pPr>
        <w:pStyle w:val="a6"/>
        <w:numPr>
          <w:ilvl w:val="0"/>
          <w:numId w:val="15"/>
        </w:numPr>
        <w:spacing w:after="160"/>
        <w:ind w:left="1134" w:hanging="425"/>
        <w:rPr>
          <w:szCs w:val="28"/>
        </w:rPr>
      </w:pPr>
      <w:r>
        <w:rPr>
          <w:szCs w:val="28"/>
        </w:rPr>
        <w:t>с</w:t>
      </w:r>
      <w:r w:rsidR="00FA2C17" w:rsidRPr="00D12573">
        <w:rPr>
          <w:szCs w:val="28"/>
        </w:rPr>
        <w:t>корость отправки сообщений</w:t>
      </w:r>
      <w:r w:rsidR="00FA2C17">
        <w:rPr>
          <w:szCs w:val="28"/>
        </w:rPr>
        <w:t xml:space="preserve"> снижена из-за сложного алгоритма определения пути доставки</w:t>
      </w:r>
      <w:r w:rsidR="00FA2C17" w:rsidRPr="00D12573">
        <w:rPr>
          <w:szCs w:val="28"/>
        </w:rPr>
        <w:t>;</w:t>
      </w:r>
    </w:p>
    <w:p w14:paraId="7AA38D15" w14:textId="10109FC1" w:rsidR="00FA2C17" w:rsidRPr="00D12573" w:rsidRDefault="00D90585" w:rsidP="00FA2C17">
      <w:pPr>
        <w:pStyle w:val="a6"/>
        <w:numPr>
          <w:ilvl w:val="0"/>
          <w:numId w:val="15"/>
        </w:numPr>
        <w:spacing w:after="160"/>
        <w:ind w:left="1134" w:hanging="425"/>
        <w:rPr>
          <w:szCs w:val="28"/>
        </w:rPr>
      </w:pPr>
      <w:r>
        <w:rPr>
          <w:szCs w:val="28"/>
        </w:rPr>
        <w:t xml:space="preserve">относительная </w:t>
      </w:r>
      <w:r w:rsidR="003F24D8">
        <w:rPr>
          <w:szCs w:val="28"/>
        </w:rPr>
        <w:t>н</w:t>
      </w:r>
      <w:r w:rsidR="00FA2C17" w:rsidRPr="00D12573">
        <w:rPr>
          <w:szCs w:val="28"/>
        </w:rPr>
        <w:t>енадежность (</w:t>
      </w:r>
      <w:r w:rsidR="00FA2C17">
        <w:rPr>
          <w:szCs w:val="28"/>
        </w:rPr>
        <w:t>в случае неудачной доставки сервис лишь попытается поменять маршрут доставки</w:t>
      </w:r>
      <w:r w:rsidR="00FA2C17" w:rsidRPr="00D12573">
        <w:rPr>
          <w:szCs w:val="28"/>
        </w:rPr>
        <w:t>).</w:t>
      </w:r>
    </w:p>
    <w:p w14:paraId="6F684E58" w14:textId="77777777" w:rsidR="00FA2C17" w:rsidRPr="000379E4" w:rsidRDefault="00FA2C17" w:rsidP="00FA2C17">
      <w:pPr>
        <w:pStyle w:val="3"/>
        <w:rPr>
          <w:lang w:val="en-US"/>
        </w:rPr>
      </w:pPr>
      <w:bookmarkStart w:id="48" w:name="_Toc67700144"/>
      <w:proofErr w:type="spellStart"/>
      <w:r w:rsidRPr="00D83368">
        <w:lastRenderedPageBreak/>
        <w:t>Sendgrid</w:t>
      </w:r>
      <w:bookmarkEnd w:id="48"/>
      <w:proofErr w:type="spellEnd"/>
    </w:p>
    <w:p w14:paraId="0F927F95" w14:textId="05515BED" w:rsidR="00FA2C17" w:rsidRDefault="00FA2C17" w:rsidP="00FA2C17">
      <w:pPr>
        <w:ind w:firstLine="708"/>
        <w:rPr>
          <w:szCs w:val="28"/>
        </w:rPr>
      </w:pPr>
      <w:proofErr w:type="spellStart"/>
      <w:r w:rsidRPr="004D2504">
        <w:rPr>
          <w:szCs w:val="28"/>
        </w:rPr>
        <w:t>Sendgrid</w:t>
      </w:r>
      <w:proofErr w:type="spellEnd"/>
      <w:r w:rsidRPr="004D2504">
        <w:rPr>
          <w:szCs w:val="28"/>
        </w:rPr>
        <w:t xml:space="preserve"> </w:t>
      </w:r>
      <w:r w:rsidRPr="00DB18CD">
        <w:rPr>
          <w:szCs w:val="28"/>
        </w:rPr>
        <w:t>[</w:t>
      </w:r>
      <w:r w:rsidR="006400C2" w:rsidRPr="00D90A2C">
        <w:rPr>
          <w:szCs w:val="28"/>
        </w:rPr>
        <w:t>6</w:t>
      </w:r>
      <w:r w:rsidRPr="00DB18CD">
        <w:rPr>
          <w:szCs w:val="28"/>
        </w:rPr>
        <w:t>]</w:t>
      </w:r>
      <w:r w:rsidRPr="00CF7E44">
        <w:rPr>
          <w:szCs w:val="28"/>
        </w:rPr>
        <w:t xml:space="preserve"> </w:t>
      </w:r>
      <w:r w:rsidRPr="004D2504">
        <w:rPr>
          <w:szCs w:val="28"/>
        </w:rPr>
        <w:t>запущен в 2017 году. Заменяет пользователям индивидуальные почтовые серверы, анализирует репутацию почтовых рассылок, не требует дополнительных затрат для масштабирования инфраструктуры.</w:t>
      </w:r>
    </w:p>
    <w:p w14:paraId="0235231E" w14:textId="77777777" w:rsidR="00FA2C17" w:rsidRPr="002072EB" w:rsidRDefault="00FA2C17" w:rsidP="00FA2C17">
      <w:pPr>
        <w:ind w:firstLine="708"/>
        <w:rPr>
          <w:szCs w:val="28"/>
        </w:rPr>
      </w:pPr>
      <w:r w:rsidRPr="002072EB">
        <w:rPr>
          <w:szCs w:val="28"/>
        </w:rPr>
        <w:t xml:space="preserve">Сервис </w:t>
      </w:r>
      <w:proofErr w:type="spellStart"/>
      <w:r w:rsidRPr="004D2504">
        <w:rPr>
          <w:szCs w:val="28"/>
        </w:rPr>
        <w:t>Sendgrid</w:t>
      </w:r>
      <w:proofErr w:type="spellEnd"/>
      <w:r w:rsidRPr="004D2504">
        <w:rPr>
          <w:szCs w:val="28"/>
        </w:rPr>
        <w:t xml:space="preserve"> </w:t>
      </w:r>
      <w:r w:rsidRPr="002072EB">
        <w:rPr>
          <w:szCs w:val="28"/>
        </w:rPr>
        <w:t>предлагает каждом</w:t>
      </w:r>
      <w:r>
        <w:rPr>
          <w:szCs w:val="28"/>
        </w:rPr>
        <w:t>у пользователю стать партнёром:</w:t>
      </w:r>
    </w:p>
    <w:p w14:paraId="4B90DAEA" w14:textId="44162BB5" w:rsidR="00FA2C17" w:rsidRPr="002072EB" w:rsidRDefault="0009260E" w:rsidP="00FA2C17">
      <w:pPr>
        <w:pStyle w:val="a6"/>
        <w:numPr>
          <w:ilvl w:val="0"/>
          <w:numId w:val="14"/>
        </w:numPr>
        <w:spacing w:after="160"/>
        <w:ind w:left="1276" w:hanging="567"/>
        <w:rPr>
          <w:szCs w:val="28"/>
        </w:rPr>
      </w:pPr>
      <w:r>
        <w:rPr>
          <w:szCs w:val="28"/>
        </w:rPr>
        <w:t>п</w:t>
      </w:r>
      <w:r w:rsidR="00FA2C17" w:rsidRPr="002072EB">
        <w:rPr>
          <w:szCs w:val="28"/>
        </w:rPr>
        <w:t>артнёрам агентства предоставляются инструменты для управления почтовыми программами клиентов с одной платфо</w:t>
      </w:r>
      <w:r w:rsidR="00FA2C17">
        <w:rPr>
          <w:szCs w:val="28"/>
        </w:rPr>
        <w:t>р</w:t>
      </w:r>
      <w:r w:rsidR="00FA2C17" w:rsidRPr="002072EB">
        <w:rPr>
          <w:szCs w:val="28"/>
        </w:rPr>
        <w:t>мы;</w:t>
      </w:r>
    </w:p>
    <w:p w14:paraId="0F2B1283" w14:textId="5ACF771A" w:rsidR="00FA2C17" w:rsidRPr="002072EB" w:rsidRDefault="0009260E" w:rsidP="00FA2C17">
      <w:pPr>
        <w:pStyle w:val="a6"/>
        <w:numPr>
          <w:ilvl w:val="0"/>
          <w:numId w:val="14"/>
        </w:numPr>
        <w:spacing w:after="160"/>
        <w:ind w:left="1276" w:hanging="567"/>
        <w:rPr>
          <w:szCs w:val="28"/>
        </w:rPr>
      </w:pPr>
      <w:r>
        <w:rPr>
          <w:szCs w:val="28"/>
        </w:rPr>
        <w:t>п</w:t>
      </w:r>
      <w:r w:rsidR="00FA2C17" w:rsidRPr="002072EB">
        <w:rPr>
          <w:szCs w:val="28"/>
        </w:rPr>
        <w:t>артнёры по рынку, после согласования с администрацией, добавляют собственные инструменты и продают их более чем 60-тысячной «горячей» аудитории;</w:t>
      </w:r>
    </w:p>
    <w:p w14:paraId="0271EB5C" w14:textId="77777777" w:rsidR="00FA2C17" w:rsidRPr="002072EB" w:rsidRDefault="00FA2C17" w:rsidP="00FA2C17">
      <w:pPr>
        <w:pStyle w:val="a6"/>
        <w:numPr>
          <w:ilvl w:val="0"/>
          <w:numId w:val="14"/>
        </w:numPr>
        <w:spacing w:after="160"/>
        <w:ind w:left="1276" w:hanging="567"/>
        <w:rPr>
          <w:szCs w:val="28"/>
        </w:rPr>
      </w:pPr>
      <w:r w:rsidRPr="002072EB">
        <w:rPr>
          <w:szCs w:val="28"/>
        </w:rPr>
        <w:t>OEM-пар</w:t>
      </w:r>
      <w:r>
        <w:rPr>
          <w:szCs w:val="28"/>
        </w:rPr>
        <w:t>т</w:t>
      </w:r>
      <w:r w:rsidRPr="002072EB">
        <w:rPr>
          <w:szCs w:val="28"/>
        </w:rPr>
        <w:t>нёры могут рассылать письма без подписи «</w:t>
      </w:r>
      <w:proofErr w:type="spellStart"/>
      <w:r w:rsidRPr="002072EB">
        <w:rPr>
          <w:szCs w:val="28"/>
        </w:rPr>
        <w:t>via</w:t>
      </w:r>
      <w:proofErr w:type="spellEnd"/>
      <w:r w:rsidRPr="002072EB">
        <w:rPr>
          <w:szCs w:val="28"/>
        </w:rPr>
        <w:t xml:space="preserve"> sendgrid.net»;</w:t>
      </w:r>
    </w:p>
    <w:p w14:paraId="675ECBA3" w14:textId="3F8809BF" w:rsidR="00FA2C17" w:rsidRDefault="0009260E" w:rsidP="00FA2C17">
      <w:pPr>
        <w:pStyle w:val="a6"/>
        <w:numPr>
          <w:ilvl w:val="0"/>
          <w:numId w:val="14"/>
        </w:numPr>
        <w:spacing w:after="160"/>
        <w:ind w:left="1276" w:hanging="567"/>
        <w:rPr>
          <w:szCs w:val="28"/>
        </w:rPr>
      </w:pPr>
      <w:r>
        <w:rPr>
          <w:szCs w:val="28"/>
        </w:rPr>
        <w:t>п</w:t>
      </w:r>
      <w:r w:rsidR="00FA2C17" w:rsidRPr="002072EB">
        <w:rPr>
          <w:szCs w:val="28"/>
        </w:rPr>
        <w:t xml:space="preserve">артнёры-посредники занимаются перепродажей услуг </w:t>
      </w:r>
      <w:proofErr w:type="spellStart"/>
      <w:r w:rsidR="00FA2C17">
        <w:rPr>
          <w:szCs w:val="28"/>
          <w:lang w:val="en-US"/>
        </w:rPr>
        <w:t>Sendgrid</w:t>
      </w:r>
      <w:proofErr w:type="spellEnd"/>
      <w:r w:rsidR="00FA2C17" w:rsidRPr="002072EB">
        <w:rPr>
          <w:szCs w:val="28"/>
        </w:rPr>
        <w:t xml:space="preserve"> своим пользователям, экономя собственные ресурсы.</w:t>
      </w:r>
    </w:p>
    <w:p w14:paraId="3AB7144B" w14:textId="77777777" w:rsidR="00FA2C17" w:rsidRPr="002072EB" w:rsidRDefault="00FA2C17" w:rsidP="00FA2C17">
      <w:pPr>
        <w:rPr>
          <w:szCs w:val="28"/>
        </w:rPr>
      </w:pPr>
      <w:r w:rsidRPr="002072EB">
        <w:rPr>
          <w:szCs w:val="28"/>
        </w:rPr>
        <w:t>В бесплатной версии сервиса пользователю предоставляют 40 тыс. бесплатных электронных писем на 30 дней. По истечению месяца, можно использовать бесплатную версию сервиса с ограничением 100 писем в день.</w:t>
      </w:r>
    </w:p>
    <w:p w14:paraId="1C925731" w14:textId="77777777" w:rsidR="00FA2C17" w:rsidRPr="002072EB" w:rsidRDefault="00FA2C17" w:rsidP="00FA2C17">
      <w:pPr>
        <w:rPr>
          <w:szCs w:val="28"/>
        </w:rPr>
      </w:pPr>
      <w:r w:rsidRPr="002072EB">
        <w:rPr>
          <w:szCs w:val="28"/>
        </w:rPr>
        <w:t>Итоговая стоимость услуг зависит от выбранного плана и к</w:t>
      </w:r>
      <w:r>
        <w:rPr>
          <w:szCs w:val="28"/>
        </w:rPr>
        <w:t>оличества отправленных писем</w:t>
      </w:r>
      <w:r w:rsidRPr="002072EB">
        <w:rPr>
          <w:szCs w:val="28"/>
        </w:rPr>
        <w:t>.</w:t>
      </w:r>
    </w:p>
    <w:p w14:paraId="3527B364" w14:textId="77777777" w:rsidR="00FA2C17" w:rsidRPr="002072EB" w:rsidRDefault="00FA2C17" w:rsidP="00FA2C17">
      <w:pPr>
        <w:ind w:firstLine="708"/>
        <w:rPr>
          <w:szCs w:val="28"/>
        </w:rPr>
      </w:pPr>
      <w:r w:rsidRPr="002072EB">
        <w:rPr>
          <w:szCs w:val="28"/>
        </w:rPr>
        <w:t xml:space="preserve">Для увеличения производительности можно приобрести дополнительные IP-адреса за </w:t>
      </w:r>
      <w:r>
        <w:rPr>
          <w:szCs w:val="28"/>
        </w:rPr>
        <w:t>дополнительную плату</w:t>
      </w:r>
      <w:r w:rsidRPr="002072EB">
        <w:rPr>
          <w:szCs w:val="28"/>
        </w:rPr>
        <w:t>, эта функция доступна и будет полезной только на плане PRO.</w:t>
      </w:r>
    </w:p>
    <w:p w14:paraId="4F19CCD5" w14:textId="77777777" w:rsidR="00FA2C17" w:rsidRPr="002072EB" w:rsidRDefault="00FA2C17" w:rsidP="00FA2C17">
      <w:pPr>
        <w:ind w:firstLine="708"/>
        <w:rPr>
          <w:szCs w:val="28"/>
        </w:rPr>
      </w:pPr>
      <w:r w:rsidRPr="002072EB">
        <w:rPr>
          <w:szCs w:val="28"/>
        </w:rPr>
        <w:t xml:space="preserve">Отправлять сообщения можно сразу после подтверждения почты и интеграции с </w:t>
      </w:r>
      <w:proofErr w:type="spellStart"/>
      <w:r>
        <w:rPr>
          <w:szCs w:val="28"/>
          <w:lang w:val="en-US"/>
        </w:rPr>
        <w:t>Sendgrid</w:t>
      </w:r>
      <w:proofErr w:type="spellEnd"/>
      <w:r w:rsidRPr="002072EB">
        <w:rPr>
          <w:szCs w:val="28"/>
        </w:rPr>
        <w:t xml:space="preserve"> </w:t>
      </w:r>
      <w:r>
        <w:rPr>
          <w:szCs w:val="28"/>
        </w:rPr>
        <w:t xml:space="preserve">напрямую </w:t>
      </w:r>
      <w:r w:rsidRPr="002072EB">
        <w:rPr>
          <w:szCs w:val="28"/>
        </w:rPr>
        <w:t xml:space="preserve">через SMTP или </w:t>
      </w:r>
      <w:r>
        <w:rPr>
          <w:szCs w:val="28"/>
        </w:rPr>
        <w:t xml:space="preserve">же с помощью </w:t>
      </w:r>
      <w:r w:rsidRPr="002072EB">
        <w:rPr>
          <w:szCs w:val="28"/>
        </w:rPr>
        <w:t>API. У SMTP больше функций, но его сложнее настроить. API рекомендуется большинству пользователей сервиса благодаря про</w:t>
      </w:r>
      <w:r>
        <w:rPr>
          <w:szCs w:val="28"/>
        </w:rPr>
        <w:t>стоте кодирования.</w:t>
      </w:r>
    </w:p>
    <w:p w14:paraId="2BD3E87D" w14:textId="77777777" w:rsidR="00FA2C17" w:rsidRDefault="00FA2C17" w:rsidP="00FA2C17">
      <w:pPr>
        <w:ind w:firstLine="708"/>
        <w:rPr>
          <w:szCs w:val="28"/>
        </w:rPr>
      </w:pPr>
      <w:r w:rsidRPr="002072EB">
        <w:rPr>
          <w:szCs w:val="28"/>
        </w:rPr>
        <w:t>Для интеграции через API нужно его сгенерировать, для каждого приложения или сервиса нужен отдельный API.</w:t>
      </w:r>
    </w:p>
    <w:p w14:paraId="7B8AC678" w14:textId="77777777" w:rsidR="00FA2C17" w:rsidRDefault="00FA2C17" w:rsidP="00FA2C17">
      <w:pPr>
        <w:ind w:firstLine="708"/>
        <w:rPr>
          <w:szCs w:val="28"/>
        </w:rPr>
      </w:pPr>
      <w:r>
        <w:rPr>
          <w:szCs w:val="28"/>
        </w:rPr>
        <w:lastRenderedPageBreak/>
        <w:t xml:space="preserve">Важным недостатком </w:t>
      </w:r>
      <w:proofErr w:type="spellStart"/>
      <w:r>
        <w:rPr>
          <w:szCs w:val="28"/>
          <w:lang w:val="en-US"/>
        </w:rPr>
        <w:t>Sendgrid</w:t>
      </w:r>
      <w:proofErr w:type="spellEnd"/>
      <w:r w:rsidRPr="002072EB">
        <w:rPr>
          <w:szCs w:val="28"/>
        </w:rPr>
        <w:t xml:space="preserve"> </w:t>
      </w:r>
      <w:r>
        <w:rPr>
          <w:szCs w:val="28"/>
        </w:rPr>
        <w:t xml:space="preserve">является значительная стоимость его использования. Также отмечаются проблемы с нотификацией – </w:t>
      </w:r>
      <w:proofErr w:type="spellStart"/>
      <w:r>
        <w:rPr>
          <w:szCs w:val="28"/>
          <w:lang w:val="en-US"/>
        </w:rPr>
        <w:t>SendGrid</w:t>
      </w:r>
      <w:proofErr w:type="spellEnd"/>
      <w:r w:rsidRPr="002072EB">
        <w:rPr>
          <w:szCs w:val="28"/>
        </w:rPr>
        <w:t xml:space="preserve"> </w:t>
      </w:r>
      <w:r>
        <w:rPr>
          <w:szCs w:val="28"/>
        </w:rPr>
        <w:t xml:space="preserve">не запрашивает </w:t>
      </w:r>
      <w:r>
        <w:rPr>
          <w:szCs w:val="28"/>
          <w:lang w:val="en-US"/>
        </w:rPr>
        <w:t>URL</w:t>
      </w:r>
      <w:r w:rsidRPr="002072EB">
        <w:rPr>
          <w:szCs w:val="28"/>
        </w:rPr>
        <w:t xml:space="preserve"> </w:t>
      </w:r>
      <w:r>
        <w:rPr>
          <w:szCs w:val="28"/>
        </w:rPr>
        <w:t xml:space="preserve">в некоторых случаях. Отмечаются частые обновления в </w:t>
      </w:r>
      <w:r>
        <w:rPr>
          <w:szCs w:val="28"/>
          <w:lang w:val="en-US"/>
        </w:rPr>
        <w:t>API</w:t>
      </w:r>
      <w:r>
        <w:rPr>
          <w:szCs w:val="28"/>
        </w:rPr>
        <w:t>, а также проблемы в работе поддержки, что иногда приводит к проблемам с обратной совместимостью.</w:t>
      </w:r>
    </w:p>
    <w:p w14:paraId="15ECD93D" w14:textId="77777777" w:rsidR="00FA2C17" w:rsidRPr="000379E4" w:rsidRDefault="00FA2C17" w:rsidP="00FA2C17">
      <w:pPr>
        <w:pStyle w:val="3"/>
        <w:rPr>
          <w:lang w:val="en-US"/>
        </w:rPr>
      </w:pPr>
      <w:bookmarkStart w:id="49" w:name="_Toc67700145"/>
      <w:r w:rsidRPr="000379E4">
        <w:rPr>
          <w:lang w:val="en-US"/>
        </w:rPr>
        <w:t>Tin-cat email queue</w:t>
      </w:r>
      <w:bookmarkEnd w:id="49"/>
    </w:p>
    <w:p w14:paraId="3A56C583" w14:textId="08D74331" w:rsidR="00FA2C17" w:rsidRDefault="00FA2C17" w:rsidP="00FA2C17">
      <w:pPr>
        <w:ind w:firstLine="708"/>
        <w:rPr>
          <w:szCs w:val="28"/>
        </w:rPr>
      </w:pPr>
      <w:r>
        <w:rPr>
          <w:szCs w:val="28"/>
          <w:lang w:val="en-US"/>
        </w:rPr>
        <w:t>Tin</w:t>
      </w:r>
      <w:r w:rsidRPr="00FB213D">
        <w:rPr>
          <w:szCs w:val="28"/>
        </w:rPr>
        <w:t>-</w:t>
      </w:r>
      <w:r>
        <w:rPr>
          <w:szCs w:val="28"/>
          <w:lang w:val="en-US"/>
        </w:rPr>
        <w:t>cat</w:t>
      </w:r>
      <w:r w:rsidRPr="00FB213D">
        <w:rPr>
          <w:szCs w:val="28"/>
        </w:rPr>
        <w:t xml:space="preserve"> </w:t>
      </w:r>
      <w:r>
        <w:rPr>
          <w:szCs w:val="28"/>
          <w:lang w:val="en-US"/>
        </w:rPr>
        <w:t>email</w:t>
      </w:r>
      <w:r w:rsidRPr="00FB213D">
        <w:rPr>
          <w:szCs w:val="28"/>
        </w:rPr>
        <w:t xml:space="preserve"> </w:t>
      </w:r>
      <w:r>
        <w:rPr>
          <w:szCs w:val="28"/>
          <w:lang w:val="en-US"/>
        </w:rPr>
        <w:t>queue</w:t>
      </w:r>
      <w:r>
        <w:rPr>
          <w:szCs w:val="28"/>
        </w:rPr>
        <w:t xml:space="preserve"> </w:t>
      </w:r>
      <w:r w:rsidRPr="00E26B79">
        <w:rPr>
          <w:szCs w:val="28"/>
        </w:rPr>
        <w:t>[</w:t>
      </w:r>
      <w:r w:rsidR="006400C2" w:rsidRPr="006400C2">
        <w:rPr>
          <w:szCs w:val="28"/>
        </w:rPr>
        <w:t>7</w:t>
      </w:r>
      <w:r w:rsidRPr="00E26B79">
        <w:rPr>
          <w:szCs w:val="28"/>
        </w:rPr>
        <w:t>]</w:t>
      </w:r>
      <w:r w:rsidRPr="003F76F7">
        <w:rPr>
          <w:szCs w:val="28"/>
        </w:rPr>
        <w:t xml:space="preserve"> </w:t>
      </w:r>
      <w:r w:rsidRPr="00FB213D">
        <w:rPr>
          <w:szCs w:val="28"/>
        </w:rPr>
        <w:t xml:space="preserve">– </w:t>
      </w:r>
      <w:r>
        <w:rPr>
          <w:szCs w:val="28"/>
        </w:rPr>
        <w:t xml:space="preserve">система очереди для отправки сообщений. При попытке отправить сообщение, </w:t>
      </w:r>
      <w:r w:rsidR="00C811CF">
        <w:rPr>
          <w:szCs w:val="28"/>
        </w:rPr>
        <w:t xml:space="preserve">это </w:t>
      </w:r>
      <w:r>
        <w:rPr>
          <w:szCs w:val="28"/>
        </w:rPr>
        <w:t>сообщение отправляется в очередь. При этом каждую минуту система проверяет наличие сообщений в очереди и отправляет их.</w:t>
      </w:r>
    </w:p>
    <w:p w14:paraId="2DE40FF4" w14:textId="77777777" w:rsidR="00FA2C17" w:rsidRDefault="00FA2C17" w:rsidP="00FA2C17">
      <w:pPr>
        <w:ind w:firstLine="708"/>
        <w:rPr>
          <w:szCs w:val="28"/>
        </w:rPr>
      </w:pPr>
      <w:r>
        <w:rPr>
          <w:szCs w:val="28"/>
          <w:lang w:val="en-US"/>
        </w:rPr>
        <w:t>Tin</w:t>
      </w:r>
      <w:r w:rsidRPr="007723D8">
        <w:rPr>
          <w:szCs w:val="28"/>
        </w:rPr>
        <w:t>-</w:t>
      </w:r>
      <w:r>
        <w:rPr>
          <w:szCs w:val="28"/>
          <w:lang w:val="en-US"/>
        </w:rPr>
        <w:t>cat</w:t>
      </w:r>
      <w:r w:rsidRPr="007723D8">
        <w:rPr>
          <w:szCs w:val="28"/>
        </w:rPr>
        <w:t xml:space="preserve"> </w:t>
      </w:r>
      <w:r>
        <w:rPr>
          <w:szCs w:val="28"/>
        </w:rPr>
        <w:t>позволяет регулировать частоту проверки очереди, а также количество сообщений, отправляемых за один период (за одну проверку).</w:t>
      </w:r>
    </w:p>
    <w:p w14:paraId="2144C38F" w14:textId="77777777" w:rsidR="00FA2C17" w:rsidRDefault="00FA2C17" w:rsidP="00FA2C17">
      <w:pPr>
        <w:ind w:firstLine="708"/>
        <w:rPr>
          <w:szCs w:val="28"/>
        </w:rPr>
      </w:pPr>
      <w:r>
        <w:rPr>
          <w:szCs w:val="28"/>
        </w:rPr>
        <w:t xml:space="preserve">Данная система является примером асинхронной отправки сообщений. </w:t>
      </w:r>
    </w:p>
    <w:p w14:paraId="660EF61A" w14:textId="13B68BE2" w:rsidR="00FA2C17" w:rsidRPr="007723D8" w:rsidRDefault="00FA2C17" w:rsidP="00FA2C17">
      <w:pPr>
        <w:ind w:firstLine="708"/>
        <w:rPr>
          <w:szCs w:val="28"/>
        </w:rPr>
      </w:pPr>
      <w:r>
        <w:rPr>
          <w:szCs w:val="28"/>
        </w:rPr>
        <w:t>Недостатком системы является ее надежность. Если сообщение не будет доставлено, будет осуществлена попытка отправить его тем же способом, что н</w:t>
      </w:r>
      <w:r w:rsidR="00CC02A4">
        <w:rPr>
          <w:szCs w:val="28"/>
        </w:rPr>
        <w:t>е является эффективным способом. Также стоит отметить недостаточно гибк</w:t>
      </w:r>
      <w:r w:rsidR="0012210E">
        <w:rPr>
          <w:szCs w:val="28"/>
        </w:rPr>
        <w:t>ую конфигурацию данного сервиса (например, невозможность, регулировать интервал отправки сообщений).</w:t>
      </w:r>
    </w:p>
    <w:p w14:paraId="132A2A08" w14:textId="01E714D8" w:rsidR="000D110D" w:rsidRPr="00DC2C83" w:rsidRDefault="00FA2C17" w:rsidP="000D110D">
      <w:pPr>
        <w:ind w:firstLine="708"/>
        <w:rPr>
          <w:szCs w:val="28"/>
        </w:rPr>
      </w:pPr>
      <w:r>
        <w:rPr>
          <w:szCs w:val="28"/>
        </w:rPr>
        <w:t xml:space="preserve">Рассмотренные программные комплексы, разработанные сторонними компаниями, не реализуют все указанные функции или реализуют их не в полной мере. Данные ПО позволяют лишь частично контролировать отправку сообщений. Также важным моментом является высокая цена использования некоторых сервисов (таких как </w:t>
      </w:r>
      <w:proofErr w:type="spellStart"/>
      <w:r>
        <w:rPr>
          <w:szCs w:val="28"/>
          <w:lang w:val="en-US"/>
        </w:rPr>
        <w:t>Sendgrid</w:t>
      </w:r>
      <w:proofErr w:type="spellEnd"/>
      <w:r w:rsidRPr="00DC2C83">
        <w:rPr>
          <w:szCs w:val="28"/>
        </w:rPr>
        <w:t>)</w:t>
      </w:r>
      <w:r>
        <w:rPr>
          <w:szCs w:val="28"/>
        </w:rPr>
        <w:t xml:space="preserve">, ненадежность </w:t>
      </w:r>
      <w:r>
        <w:rPr>
          <w:szCs w:val="28"/>
          <w:lang w:val="en-US"/>
        </w:rPr>
        <w:t>API</w:t>
      </w:r>
      <w:r w:rsidRPr="00DC2C83">
        <w:rPr>
          <w:szCs w:val="28"/>
        </w:rPr>
        <w:t>.</w:t>
      </w:r>
      <w:r>
        <w:rPr>
          <w:szCs w:val="28"/>
        </w:rPr>
        <w:t xml:space="preserve"> Важно: если сообщение не удается отправить, данные сервисы не предпринимают попыток отправить его другим способом, что отрицательно сказывается на стабильности рассылки.</w:t>
      </w:r>
    </w:p>
    <w:p w14:paraId="539B321F" w14:textId="77777777" w:rsidR="000D110D" w:rsidRPr="007F1A92" w:rsidRDefault="000D110D" w:rsidP="000D110D">
      <w:pPr>
        <w:ind w:firstLine="708"/>
        <w:rPr>
          <w:szCs w:val="28"/>
        </w:rPr>
      </w:pPr>
      <w:r>
        <w:rPr>
          <w:szCs w:val="28"/>
        </w:rPr>
        <w:t>Из вышеперечисленного можно сделать вывод о необходимости разработки программного продукта, который должен решать все поставленные задачи.</w:t>
      </w:r>
    </w:p>
    <w:p w14:paraId="15754124" w14:textId="77777777" w:rsidR="000D110D" w:rsidRDefault="000D110D" w:rsidP="00FA2C17">
      <w:pPr>
        <w:ind w:firstLine="708"/>
        <w:rPr>
          <w:szCs w:val="28"/>
        </w:rPr>
      </w:pPr>
    </w:p>
    <w:p w14:paraId="7E268771" w14:textId="29839834" w:rsidR="00FA2C17" w:rsidRDefault="0012210E" w:rsidP="000D110D">
      <w:pPr>
        <w:ind w:firstLine="708"/>
      </w:pPr>
      <w:r>
        <w:rPr>
          <w:szCs w:val="28"/>
        </w:rPr>
        <w:t>При анализе программ-аналогов были выделены ключевые недостатки рассматриваемого ПО, которые необходимо избежать при проектировании разрабатываемого программного комплекса.</w:t>
      </w:r>
      <w:bookmarkStart w:id="50" w:name="_Toc67700146"/>
      <w:r w:rsidR="000D110D" w:rsidRPr="002E3C6F">
        <w:t xml:space="preserve"> </w:t>
      </w:r>
      <w:r w:rsidR="00FA2C17" w:rsidRPr="002E3C6F">
        <w:t>Техническое</w:t>
      </w:r>
      <w:r w:rsidR="00FA2C17">
        <w:t xml:space="preserve"> задание</w:t>
      </w:r>
      <w:bookmarkEnd w:id="50"/>
    </w:p>
    <w:p w14:paraId="2726E640" w14:textId="77777777" w:rsidR="00FA2C17" w:rsidRDefault="00FA2C17" w:rsidP="00FA2C17">
      <w:pPr>
        <w:ind w:firstLine="708"/>
        <w:rPr>
          <w:szCs w:val="28"/>
        </w:rPr>
      </w:pPr>
      <w:r>
        <w:rPr>
          <w:szCs w:val="28"/>
        </w:rPr>
        <w:t xml:space="preserve">Техническое задание включает в себя требования, необходимые для реализации программного продукта. </w:t>
      </w:r>
    </w:p>
    <w:p w14:paraId="1A5BE3D1" w14:textId="06676AE9" w:rsidR="00FA2C17" w:rsidRPr="00BA1786" w:rsidRDefault="00FA2C17" w:rsidP="00FA2C17">
      <w:pPr>
        <w:ind w:firstLine="708"/>
        <w:rPr>
          <w:szCs w:val="28"/>
        </w:rPr>
      </w:pPr>
      <w:r>
        <w:rPr>
          <w:szCs w:val="28"/>
        </w:rPr>
        <w:t>Название программного комплекса «</w:t>
      </w:r>
      <w:r w:rsidRPr="003F39F5">
        <w:rPr>
          <w:szCs w:val="28"/>
        </w:rPr>
        <w:t>Подсистема управления рассылкой</w:t>
      </w:r>
      <w:r>
        <w:rPr>
          <w:szCs w:val="28"/>
        </w:rPr>
        <w:t xml:space="preserve"> электронных</w:t>
      </w:r>
      <w:r w:rsidRPr="003F39F5">
        <w:rPr>
          <w:szCs w:val="28"/>
        </w:rPr>
        <w:t xml:space="preserve"> </w:t>
      </w:r>
      <w:r>
        <w:rPr>
          <w:szCs w:val="28"/>
        </w:rPr>
        <w:t xml:space="preserve">писем и </w:t>
      </w:r>
      <w:r w:rsidRPr="003F39F5">
        <w:rPr>
          <w:szCs w:val="28"/>
        </w:rPr>
        <w:t>и</w:t>
      </w:r>
      <w:r>
        <w:rPr>
          <w:szCs w:val="28"/>
        </w:rPr>
        <w:t>х учёта».</w:t>
      </w:r>
    </w:p>
    <w:p w14:paraId="523F961A" w14:textId="75E41B6A" w:rsidR="00FA2C17" w:rsidRPr="00856834" w:rsidRDefault="00FA2C17" w:rsidP="00FA2C17">
      <w:pPr>
        <w:pStyle w:val="2"/>
        <w:rPr>
          <w:b w:val="0"/>
        </w:rPr>
      </w:pPr>
      <w:bookmarkStart w:id="51" w:name="_Toc44341655"/>
      <w:bookmarkStart w:id="52" w:name="_Toc67700147"/>
      <w:r w:rsidRPr="00941DD3">
        <w:t>Основание</w:t>
      </w:r>
      <w:r w:rsidRPr="00856834">
        <w:t xml:space="preserve"> для разработки</w:t>
      </w:r>
      <w:bookmarkEnd w:id="51"/>
      <w:bookmarkEnd w:id="52"/>
    </w:p>
    <w:p w14:paraId="6C6E40BB" w14:textId="344BF673" w:rsidR="00FA2C17" w:rsidRPr="00BA1786" w:rsidRDefault="00FA2C17" w:rsidP="00FA2C17">
      <w:pPr>
        <w:ind w:firstLine="708"/>
        <w:rPr>
          <w:szCs w:val="28"/>
        </w:rPr>
      </w:pPr>
      <w:r w:rsidRPr="00BA1786">
        <w:rPr>
          <w:szCs w:val="28"/>
        </w:rPr>
        <w:t xml:space="preserve">Основанием для разработки </w:t>
      </w:r>
      <w:r>
        <w:rPr>
          <w:szCs w:val="28"/>
        </w:rPr>
        <w:t>п</w:t>
      </w:r>
      <w:r w:rsidRPr="003F39F5">
        <w:rPr>
          <w:szCs w:val="28"/>
        </w:rPr>
        <w:t>одсистем</w:t>
      </w:r>
      <w:r>
        <w:rPr>
          <w:szCs w:val="28"/>
        </w:rPr>
        <w:t>ы</w:t>
      </w:r>
      <w:r w:rsidRPr="003F39F5">
        <w:rPr>
          <w:szCs w:val="28"/>
        </w:rPr>
        <w:t xml:space="preserve"> управления </w:t>
      </w:r>
      <w:r>
        <w:rPr>
          <w:szCs w:val="28"/>
        </w:rPr>
        <w:t>надежностью отправки электронных</w:t>
      </w:r>
      <w:r w:rsidRPr="003F39F5">
        <w:rPr>
          <w:szCs w:val="28"/>
        </w:rPr>
        <w:t xml:space="preserve"> </w:t>
      </w:r>
      <w:r>
        <w:rPr>
          <w:szCs w:val="28"/>
        </w:rPr>
        <w:t xml:space="preserve">писем является задание на </w:t>
      </w:r>
      <w:r w:rsidR="009F4268">
        <w:rPr>
          <w:szCs w:val="28"/>
        </w:rPr>
        <w:t>курсовую</w:t>
      </w:r>
      <w:r>
        <w:rPr>
          <w:szCs w:val="28"/>
        </w:rPr>
        <w:t xml:space="preserve"> работу, </w:t>
      </w:r>
      <w:r w:rsidRPr="00BA1786">
        <w:rPr>
          <w:szCs w:val="28"/>
        </w:rPr>
        <w:t>выданное доц</w:t>
      </w:r>
      <w:r>
        <w:rPr>
          <w:szCs w:val="28"/>
        </w:rPr>
        <w:t xml:space="preserve">ентом </w:t>
      </w:r>
      <w:proofErr w:type="spellStart"/>
      <w:r w:rsidRPr="00420C76">
        <w:t>Трубаковым</w:t>
      </w:r>
      <w:proofErr w:type="spellEnd"/>
      <w:r>
        <w:t> </w:t>
      </w:r>
      <w:r w:rsidRPr="00420C76">
        <w:t>А</w:t>
      </w:r>
      <w:r>
        <w:rPr>
          <w:szCs w:val="28"/>
        </w:rPr>
        <w:t>.О.</w:t>
      </w:r>
      <w:r w:rsidRPr="00BA1786">
        <w:rPr>
          <w:szCs w:val="28"/>
        </w:rPr>
        <w:t xml:space="preserve"> на основании приказа по Б</w:t>
      </w:r>
      <w:r>
        <w:rPr>
          <w:szCs w:val="28"/>
        </w:rPr>
        <w:t>рянскому государственному техническому университету</w:t>
      </w:r>
      <w:r w:rsidRPr="00BA1786">
        <w:rPr>
          <w:szCs w:val="28"/>
        </w:rPr>
        <w:t xml:space="preserve"> №</w:t>
      </w:r>
      <w:r>
        <w:rPr>
          <w:szCs w:val="28"/>
        </w:rPr>
        <w:t xml:space="preserve"> 428-3 от 27 мая 2020 г.</w:t>
      </w:r>
    </w:p>
    <w:p w14:paraId="5CB6253E" w14:textId="77777777" w:rsidR="00FA2C17" w:rsidRPr="00856834" w:rsidRDefault="00FA2C17" w:rsidP="00FA2C17">
      <w:pPr>
        <w:pStyle w:val="2"/>
      </w:pPr>
      <w:bookmarkStart w:id="53" w:name="_Toc5910833"/>
      <w:bookmarkStart w:id="54" w:name="_Toc44341656"/>
      <w:bookmarkStart w:id="55" w:name="_Toc67700148"/>
      <w:r w:rsidRPr="00941DD3">
        <w:t>Назначение</w:t>
      </w:r>
      <w:r w:rsidRPr="00856834">
        <w:t xml:space="preserve"> </w:t>
      </w:r>
      <w:bookmarkEnd w:id="53"/>
      <w:bookmarkEnd w:id="54"/>
      <w:r>
        <w:t>и область применения</w:t>
      </w:r>
      <w:bookmarkEnd w:id="55"/>
    </w:p>
    <w:p w14:paraId="52BF9729" w14:textId="77777777" w:rsidR="00FA2C17" w:rsidRPr="00BA1786" w:rsidRDefault="00FA2C17" w:rsidP="00FA2C17">
      <w:pPr>
        <w:ind w:firstLine="708"/>
        <w:rPr>
          <w:szCs w:val="28"/>
        </w:rPr>
      </w:pPr>
      <w:r>
        <w:rPr>
          <w:szCs w:val="28"/>
        </w:rPr>
        <w:t>Разрабатываемый программный комплекс должен выполнять следующие задачи</w:t>
      </w:r>
      <w:r w:rsidRPr="00BA1786">
        <w:rPr>
          <w:szCs w:val="28"/>
        </w:rPr>
        <w:t>:</w:t>
      </w:r>
    </w:p>
    <w:p w14:paraId="1B16DF5B" w14:textId="77777777" w:rsidR="00FA2C17" w:rsidRDefault="00FA2C17" w:rsidP="00FA2C17">
      <w:pPr>
        <w:pStyle w:val="a6"/>
        <w:numPr>
          <w:ilvl w:val="0"/>
          <w:numId w:val="7"/>
        </w:numPr>
        <w:ind w:left="1276" w:hanging="567"/>
        <w:rPr>
          <w:szCs w:val="28"/>
        </w:rPr>
      </w:pPr>
      <w:r>
        <w:rPr>
          <w:szCs w:val="28"/>
        </w:rPr>
        <w:t>асинхронная рассылка сообщений выбранным адресам с помощью выбранных сервисов доставки;</w:t>
      </w:r>
    </w:p>
    <w:p w14:paraId="57836945" w14:textId="77777777" w:rsidR="00FA2C17" w:rsidRDefault="00FA2C17" w:rsidP="00FA2C17">
      <w:pPr>
        <w:pStyle w:val="a6"/>
        <w:numPr>
          <w:ilvl w:val="0"/>
          <w:numId w:val="7"/>
        </w:numPr>
        <w:ind w:left="1276" w:hanging="567"/>
        <w:rPr>
          <w:szCs w:val="28"/>
        </w:rPr>
      </w:pPr>
      <w:r>
        <w:rPr>
          <w:szCs w:val="28"/>
        </w:rPr>
        <w:t>обеспечение повышенной надежности доставки;</w:t>
      </w:r>
    </w:p>
    <w:p w14:paraId="676A5348" w14:textId="77777777" w:rsidR="00FA2C17" w:rsidRDefault="00FA2C17" w:rsidP="00FA2C17">
      <w:pPr>
        <w:pStyle w:val="a6"/>
        <w:numPr>
          <w:ilvl w:val="0"/>
          <w:numId w:val="7"/>
        </w:numPr>
        <w:ind w:left="1276" w:hanging="567"/>
        <w:rPr>
          <w:szCs w:val="28"/>
        </w:rPr>
      </w:pPr>
      <w:r>
        <w:rPr>
          <w:szCs w:val="28"/>
        </w:rPr>
        <w:t>возможность получения и просмотра подробной информации о статусе доставки сообщения.</w:t>
      </w:r>
    </w:p>
    <w:p w14:paraId="7509DB7A" w14:textId="77777777" w:rsidR="00FA2C17" w:rsidRDefault="00FA2C17" w:rsidP="00FA2C17">
      <w:pPr>
        <w:pStyle w:val="2"/>
      </w:pPr>
      <w:bookmarkStart w:id="56" w:name="_Toc44341657"/>
      <w:bookmarkStart w:id="57" w:name="_Toc67700149"/>
      <w:r w:rsidRPr="00941DD3">
        <w:t>Требование</w:t>
      </w:r>
      <w:r>
        <w:t xml:space="preserve"> к программному комплексу</w:t>
      </w:r>
      <w:bookmarkEnd w:id="56"/>
      <w:bookmarkEnd w:id="57"/>
    </w:p>
    <w:p w14:paraId="1635CDDC" w14:textId="77777777" w:rsidR="00FA2C17" w:rsidRDefault="00FA2C17" w:rsidP="00FA2C17">
      <w:pPr>
        <w:pStyle w:val="3"/>
        <w:rPr>
          <w:b w:val="0"/>
          <w:i w:val="0"/>
        </w:rPr>
      </w:pPr>
      <w:bookmarkStart w:id="58" w:name="_Toc44341658"/>
      <w:bookmarkStart w:id="59" w:name="_Toc67700150"/>
      <w:r w:rsidRPr="00D83368">
        <w:t>Требования</w:t>
      </w:r>
      <w:r>
        <w:t xml:space="preserve"> к функциональным характеристикам</w:t>
      </w:r>
      <w:bookmarkEnd w:id="58"/>
      <w:bookmarkEnd w:id="59"/>
    </w:p>
    <w:p w14:paraId="29273230" w14:textId="77777777" w:rsidR="00FA2C17" w:rsidRDefault="00FA2C17" w:rsidP="00FA2C17">
      <w:pPr>
        <w:ind w:firstLine="708"/>
        <w:rPr>
          <w:rFonts w:cs="Times New Roman"/>
          <w:szCs w:val="28"/>
        </w:rPr>
      </w:pPr>
      <w:r>
        <w:rPr>
          <w:szCs w:val="28"/>
        </w:rPr>
        <w:t>Реализуемый программный комплекс должен включать в себя нижеупомянутые функциональные особенности:</w:t>
      </w:r>
    </w:p>
    <w:p w14:paraId="5FBD16EE" w14:textId="77777777" w:rsidR="00FA2C17" w:rsidRDefault="00FA2C17" w:rsidP="00FA2C17">
      <w:pPr>
        <w:pStyle w:val="a6"/>
        <w:numPr>
          <w:ilvl w:val="0"/>
          <w:numId w:val="8"/>
        </w:numPr>
        <w:ind w:left="1134" w:hanging="424"/>
        <w:rPr>
          <w:szCs w:val="28"/>
        </w:rPr>
      </w:pPr>
      <w:r>
        <w:rPr>
          <w:szCs w:val="28"/>
        </w:rPr>
        <w:t xml:space="preserve">Авторизация пользователей в </w:t>
      </w:r>
      <w:r>
        <w:rPr>
          <w:szCs w:val="28"/>
          <w:lang w:val="en-US"/>
        </w:rPr>
        <w:t>web</w:t>
      </w:r>
      <w:r w:rsidRPr="001031AE">
        <w:rPr>
          <w:szCs w:val="28"/>
        </w:rPr>
        <w:t>-</w:t>
      </w:r>
      <w:r>
        <w:rPr>
          <w:szCs w:val="28"/>
        </w:rPr>
        <w:t>интерфейсе для администрирования:</w:t>
      </w:r>
    </w:p>
    <w:p w14:paraId="74258AD7" w14:textId="77777777" w:rsidR="00FA2C17" w:rsidRDefault="00FA2C17" w:rsidP="00FA2C17">
      <w:pPr>
        <w:pStyle w:val="a6"/>
        <w:ind w:left="1134" w:firstLine="0"/>
        <w:rPr>
          <w:szCs w:val="28"/>
        </w:rPr>
      </w:pPr>
      <w:r>
        <w:rPr>
          <w:szCs w:val="28"/>
        </w:rPr>
        <w:t>Роли:</w:t>
      </w:r>
    </w:p>
    <w:p w14:paraId="5F4C46E6" w14:textId="77777777" w:rsidR="00FA2C17" w:rsidRPr="008141F3" w:rsidRDefault="00FA2C17" w:rsidP="00FA2C17">
      <w:pPr>
        <w:pStyle w:val="a6"/>
        <w:numPr>
          <w:ilvl w:val="0"/>
          <w:numId w:val="16"/>
        </w:numPr>
        <w:rPr>
          <w:szCs w:val="28"/>
        </w:rPr>
      </w:pPr>
      <w:r w:rsidRPr="008141F3">
        <w:rPr>
          <w:szCs w:val="28"/>
        </w:rPr>
        <w:lastRenderedPageBreak/>
        <w:t>Оператор – может управлять рассылкой сообщений, просматривать соответствующую историю сообщений;</w:t>
      </w:r>
    </w:p>
    <w:p w14:paraId="0C48DBDF" w14:textId="77777777" w:rsidR="00FA2C17" w:rsidRPr="008141F3" w:rsidRDefault="00FA2C17" w:rsidP="00FA2C17">
      <w:pPr>
        <w:pStyle w:val="a6"/>
        <w:numPr>
          <w:ilvl w:val="0"/>
          <w:numId w:val="16"/>
        </w:numPr>
        <w:rPr>
          <w:szCs w:val="28"/>
        </w:rPr>
      </w:pPr>
      <w:r w:rsidRPr="008141F3">
        <w:rPr>
          <w:szCs w:val="28"/>
        </w:rPr>
        <w:t>Администратор – имеет все возможности оператора, но также может п</w:t>
      </w:r>
      <w:r>
        <w:rPr>
          <w:szCs w:val="28"/>
        </w:rPr>
        <w:t xml:space="preserve">росматривать список операторов, создавать новых </w:t>
      </w:r>
      <w:r w:rsidRPr="008141F3">
        <w:rPr>
          <w:szCs w:val="28"/>
        </w:rPr>
        <w:t>операторов</w:t>
      </w:r>
      <w:r>
        <w:rPr>
          <w:szCs w:val="28"/>
        </w:rPr>
        <w:t xml:space="preserve"> и удалять существующих</w:t>
      </w:r>
      <w:r w:rsidRPr="008141F3">
        <w:rPr>
          <w:szCs w:val="28"/>
        </w:rPr>
        <w:t>.</w:t>
      </w:r>
    </w:p>
    <w:p w14:paraId="6227A638" w14:textId="77777777" w:rsidR="00FA2C17" w:rsidRDefault="00FA2C17" w:rsidP="00FA2C17">
      <w:pPr>
        <w:pStyle w:val="a6"/>
        <w:numPr>
          <w:ilvl w:val="0"/>
          <w:numId w:val="8"/>
        </w:numPr>
        <w:ind w:left="1134" w:hanging="425"/>
        <w:rPr>
          <w:szCs w:val="28"/>
        </w:rPr>
      </w:pPr>
      <w:r>
        <w:rPr>
          <w:szCs w:val="28"/>
        </w:rPr>
        <w:t xml:space="preserve">После входа в </w:t>
      </w:r>
      <w:r>
        <w:rPr>
          <w:szCs w:val="28"/>
          <w:lang w:val="en-US"/>
        </w:rPr>
        <w:t>Web</w:t>
      </w:r>
      <w:r>
        <w:rPr>
          <w:szCs w:val="28"/>
        </w:rPr>
        <w:t>-сервис пользователь может:</w:t>
      </w:r>
    </w:p>
    <w:p w14:paraId="262092A1" w14:textId="77777777" w:rsidR="00FA2C17" w:rsidRPr="008141F3" w:rsidRDefault="00FA2C17" w:rsidP="00FA2C17">
      <w:pPr>
        <w:pStyle w:val="a6"/>
        <w:numPr>
          <w:ilvl w:val="0"/>
          <w:numId w:val="17"/>
        </w:numPr>
        <w:rPr>
          <w:szCs w:val="28"/>
        </w:rPr>
      </w:pPr>
      <w:r w:rsidRPr="008141F3">
        <w:rPr>
          <w:szCs w:val="28"/>
        </w:rPr>
        <w:t>отправлять сообщения на электронные почтовые ящики;</w:t>
      </w:r>
    </w:p>
    <w:p w14:paraId="4AA5EDA0" w14:textId="77777777" w:rsidR="00FA2C17" w:rsidRPr="008141F3" w:rsidRDefault="00FA2C17" w:rsidP="00FA2C17">
      <w:pPr>
        <w:pStyle w:val="a6"/>
        <w:numPr>
          <w:ilvl w:val="0"/>
          <w:numId w:val="17"/>
        </w:numPr>
        <w:rPr>
          <w:szCs w:val="28"/>
        </w:rPr>
      </w:pPr>
      <w:r w:rsidRPr="008141F3">
        <w:rPr>
          <w:szCs w:val="28"/>
        </w:rPr>
        <w:t>выбирать сервисы доставки из списка доступных на данный момент;</w:t>
      </w:r>
    </w:p>
    <w:p w14:paraId="5A99E35F" w14:textId="77777777" w:rsidR="00FA2C17" w:rsidRPr="008141F3" w:rsidRDefault="00FA2C17" w:rsidP="00FA2C17">
      <w:pPr>
        <w:pStyle w:val="a6"/>
        <w:numPr>
          <w:ilvl w:val="0"/>
          <w:numId w:val="17"/>
        </w:numPr>
        <w:rPr>
          <w:szCs w:val="28"/>
        </w:rPr>
      </w:pPr>
      <w:r w:rsidRPr="008141F3">
        <w:rPr>
          <w:szCs w:val="28"/>
        </w:rPr>
        <w:t>прикреплять файлы к сообщению;</w:t>
      </w:r>
    </w:p>
    <w:p w14:paraId="5CB4A1F4" w14:textId="77777777" w:rsidR="00FA2C17" w:rsidRPr="008141F3" w:rsidRDefault="00FA2C17" w:rsidP="00FA2C17">
      <w:pPr>
        <w:pStyle w:val="a6"/>
        <w:numPr>
          <w:ilvl w:val="0"/>
          <w:numId w:val="17"/>
        </w:numPr>
        <w:rPr>
          <w:szCs w:val="28"/>
        </w:rPr>
      </w:pPr>
      <w:r w:rsidRPr="008141F3">
        <w:rPr>
          <w:szCs w:val="28"/>
        </w:rPr>
        <w:t>организовывать отправку сообщений по расписанию;</w:t>
      </w:r>
    </w:p>
    <w:p w14:paraId="18B603CE" w14:textId="77777777" w:rsidR="00FA2C17" w:rsidRPr="008141F3" w:rsidRDefault="00FA2C17" w:rsidP="00FA2C17">
      <w:pPr>
        <w:pStyle w:val="a6"/>
        <w:numPr>
          <w:ilvl w:val="0"/>
          <w:numId w:val="17"/>
        </w:numPr>
        <w:rPr>
          <w:szCs w:val="28"/>
        </w:rPr>
      </w:pPr>
      <w:r w:rsidRPr="008141F3">
        <w:rPr>
          <w:szCs w:val="28"/>
        </w:rPr>
        <w:t>просматривать подробную информацию о доставке сообщений.</w:t>
      </w:r>
    </w:p>
    <w:p w14:paraId="19BCBA79" w14:textId="77777777" w:rsidR="00FA2C17" w:rsidRDefault="00FA2C17" w:rsidP="00FA2C17">
      <w:pPr>
        <w:pStyle w:val="a6"/>
        <w:numPr>
          <w:ilvl w:val="0"/>
          <w:numId w:val="8"/>
        </w:numPr>
        <w:ind w:left="1134" w:hanging="424"/>
        <w:rPr>
          <w:szCs w:val="28"/>
        </w:rPr>
      </w:pPr>
      <w:r>
        <w:rPr>
          <w:szCs w:val="28"/>
        </w:rPr>
        <w:t>Разрабатываемый комплекс должен обладать следующими функциями:</w:t>
      </w:r>
    </w:p>
    <w:p w14:paraId="784A761E" w14:textId="77777777" w:rsidR="00FA2C17" w:rsidRPr="008141F3" w:rsidRDefault="00FA2C17" w:rsidP="00FA2C17">
      <w:pPr>
        <w:pStyle w:val="a6"/>
        <w:numPr>
          <w:ilvl w:val="0"/>
          <w:numId w:val="18"/>
        </w:numPr>
        <w:rPr>
          <w:szCs w:val="28"/>
        </w:rPr>
      </w:pPr>
      <w:r w:rsidRPr="008141F3">
        <w:rPr>
          <w:szCs w:val="28"/>
        </w:rPr>
        <w:t>возможность повторной отправки недоставленного сообщения, но уже посредством другого доступного сервиса доставки при наличии Интернет-соединения;</w:t>
      </w:r>
    </w:p>
    <w:p w14:paraId="5BA245A6" w14:textId="77777777" w:rsidR="00FA2C17" w:rsidRPr="008141F3" w:rsidRDefault="00FA2C17" w:rsidP="00FA2C17">
      <w:pPr>
        <w:pStyle w:val="a6"/>
        <w:numPr>
          <w:ilvl w:val="0"/>
          <w:numId w:val="18"/>
        </w:numPr>
        <w:rPr>
          <w:szCs w:val="28"/>
        </w:rPr>
      </w:pPr>
      <w:r>
        <w:t xml:space="preserve">возможность отправлять сообщения посредством минимум </w:t>
      </w:r>
      <w:r w:rsidRPr="008141F3">
        <w:rPr>
          <w:b/>
        </w:rPr>
        <w:t>трех</w:t>
      </w:r>
      <w:r>
        <w:t xml:space="preserve"> различных сервисов для отправки сообщений;</w:t>
      </w:r>
    </w:p>
    <w:p w14:paraId="7B56C8BE" w14:textId="77777777" w:rsidR="00FA2C17" w:rsidRPr="008141F3" w:rsidRDefault="00FA2C17" w:rsidP="00FA2C17">
      <w:pPr>
        <w:pStyle w:val="a6"/>
        <w:numPr>
          <w:ilvl w:val="0"/>
          <w:numId w:val="18"/>
        </w:numPr>
        <w:rPr>
          <w:szCs w:val="28"/>
        </w:rPr>
      </w:pPr>
      <w:r>
        <w:t xml:space="preserve">наличие </w:t>
      </w:r>
      <w:r w:rsidRPr="008141F3">
        <w:rPr>
          <w:lang w:val="en-US"/>
        </w:rPr>
        <w:t>API</w:t>
      </w:r>
      <w:r>
        <w:t>, с помощью которого подсистему можно будет встраивать в различные сервисы, использующие рассылку сообщений;</w:t>
      </w:r>
    </w:p>
    <w:p w14:paraId="4B602040" w14:textId="06008458" w:rsidR="00FA2C17" w:rsidRPr="008141F3" w:rsidRDefault="00FA2C17" w:rsidP="00FA2C17">
      <w:pPr>
        <w:pStyle w:val="a6"/>
        <w:numPr>
          <w:ilvl w:val="0"/>
          <w:numId w:val="18"/>
        </w:numPr>
        <w:rPr>
          <w:szCs w:val="28"/>
        </w:rPr>
      </w:pPr>
      <w:r>
        <w:t>возможность прикреплять файлы к сообщению</w:t>
      </w:r>
      <w:r w:rsidR="00646A2C">
        <w:t xml:space="preserve"> совокупным объемом не более 30МБ</w:t>
      </w:r>
      <w:r>
        <w:t>;</w:t>
      </w:r>
    </w:p>
    <w:p w14:paraId="41C22193" w14:textId="77777777" w:rsidR="00FA2C17" w:rsidRPr="008141F3" w:rsidRDefault="00FA2C17" w:rsidP="00FA2C17">
      <w:pPr>
        <w:pStyle w:val="a6"/>
        <w:numPr>
          <w:ilvl w:val="0"/>
          <w:numId w:val="18"/>
        </w:numPr>
        <w:rPr>
          <w:szCs w:val="28"/>
        </w:rPr>
      </w:pPr>
      <w:r>
        <w:t>возможность хранить историю сообщений, т.е. хранить определенное число ранее отправленных сообщений и давать доступ к просмотру информации об их доставке;</w:t>
      </w:r>
    </w:p>
    <w:p w14:paraId="4F8ED493" w14:textId="77777777" w:rsidR="00FA2C17" w:rsidRPr="008141F3" w:rsidRDefault="00FA2C17" w:rsidP="00FA2C17">
      <w:pPr>
        <w:pStyle w:val="a6"/>
        <w:numPr>
          <w:ilvl w:val="0"/>
          <w:numId w:val="18"/>
        </w:numPr>
        <w:rPr>
          <w:b/>
          <w:szCs w:val="28"/>
        </w:rPr>
      </w:pPr>
      <w:r w:rsidRPr="008141F3">
        <w:rPr>
          <w:szCs w:val="28"/>
        </w:rPr>
        <w:t xml:space="preserve">возможность получения обратной связи - </w:t>
      </w:r>
      <w:r>
        <w:t>подсистема должна оповещать пользователя об удачной доставке или о причине неудачной отправки сообщения (</w:t>
      </w:r>
      <w:r w:rsidRPr="008141F3">
        <w:rPr>
          <w:i/>
        </w:rPr>
        <w:t>опционально:</w:t>
      </w:r>
      <w:r>
        <w:t xml:space="preserve"> уведомлять о </w:t>
      </w:r>
      <w:r>
        <w:lastRenderedPageBreak/>
        <w:t>прочтении доставленного сообщения), хранить эту информацию и давать возможность ее просматривать.</w:t>
      </w:r>
    </w:p>
    <w:p w14:paraId="357DF2E1" w14:textId="24C4FF7A" w:rsidR="00FA2C17" w:rsidRDefault="00FA2C17" w:rsidP="00FA2C17">
      <w:pPr>
        <w:pStyle w:val="a6"/>
        <w:numPr>
          <w:ilvl w:val="0"/>
          <w:numId w:val="8"/>
        </w:numPr>
        <w:ind w:left="1134" w:hanging="424"/>
        <w:rPr>
          <w:szCs w:val="28"/>
        </w:rPr>
      </w:pPr>
      <w:r>
        <w:rPr>
          <w:szCs w:val="28"/>
        </w:rPr>
        <w:t>Разрабатываемый комплекс предоставляет асинхронную отправку сообщений</w:t>
      </w:r>
      <w:r w:rsidR="002A2B0E">
        <w:rPr>
          <w:szCs w:val="28"/>
        </w:rPr>
        <w:t>.</w:t>
      </w:r>
    </w:p>
    <w:p w14:paraId="3BDB75A9" w14:textId="77777777" w:rsidR="00FA2C17" w:rsidRDefault="00FA2C17" w:rsidP="00FA2C17">
      <w:pPr>
        <w:pStyle w:val="a6"/>
        <w:numPr>
          <w:ilvl w:val="1"/>
          <w:numId w:val="8"/>
        </w:numPr>
        <w:ind w:left="1560" w:hanging="426"/>
        <w:rPr>
          <w:szCs w:val="28"/>
        </w:rPr>
      </w:pPr>
      <w:r>
        <w:rPr>
          <w:szCs w:val="28"/>
        </w:rPr>
        <w:t>Когда оператор или администратор отправляет сообщение, сообщение отправляется в очередь на удаленном сервере. Система с настраиваемой периодичностью проверяет эту очередь и передает сообщения соответствующим сервисам доставки.</w:t>
      </w:r>
    </w:p>
    <w:p w14:paraId="6D3D98A7" w14:textId="77777777" w:rsidR="00FA2C17" w:rsidRPr="00B50DC1" w:rsidRDefault="00FA2C17" w:rsidP="00FA2C17">
      <w:pPr>
        <w:pStyle w:val="a6"/>
        <w:numPr>
          <w:ilvl w:val="0"/>
          <w:numId w:val="8"/>
        </w:numPr>
        <w:ind w:left="1134" w:hanging="424"/>
        <w:rPr>
          <w:szCs w:val="28"/>
        </w:rPr>
      </w:pPr>
      <w:r>
        <w:rPr>
          <w:szCs w:val="28"/>
        </w:rPr>
        <w:t>В целях улучшения надежности разрабатываемый комплекс должен включать в себя кластерную систему серверов.</w:t>
      </w:r>
    </w:p>
    <w:p w14:paraId="6F162AB6" w14:textId="257EAFFD" w:rsidR="00FA2C17" w:rsidRPr="00F6240A" w:rsidRDefault="00FA2C17" w:rsidP="00FA2C17">
      <w:pPr>
        <w:pStyle w:val="a6"/>
        <w:numPr>
          <w:ilvl w:val="0"/>
          <w:numId w:val="8"/>
        </w:numPr>
        <w:spacing w:after="160"/>
        <w:ind w:left="1134" w:hanging="425"/>
      </w:pPr>
      <w:r w:rsidRPr="00F6240A">
        <w:t>Требования к интерфейсу</w:t>
      </w:r>
      <w:r w:rsidR="002A2B0E">
        <w:t>.</w:t>
      </w:r>
    </w:p>
    <w:p w14:paraId="4071859F" w14:textId="77777777" w:rsidR="00FA2C17" w:rsidRDefault="00FA2C17" w:rsidP="00FA2C17">
      <w:pPr>
        <w:ind w:firstLine="1134"/>
        <w:rPr>
          <w:szCs w:val="28"/>
        </w:rPr>
      </w:pPr>
      <w:r>
        <w:rPr>
          <w:szCs w:val="28"/>
        </w:rPr>
        <w:t>Реализуемый программный комплекс должен включать в себя нижеупомянутые функциональные особенности:</w:t>
      </w:r>
    </w:p>
    <w:p w14:paraId="5E200831" w14:textId="77777777" w:rsidR="00FA2C17" w:rsidRPr="008141F3" w:rsidRDefault="00FA2C17" w:rsidP="00FA2C17">
      <w:pPr>
        <w:pStyle w:val="a6"/>
        <w:numPr>
          <w:ilvl w:val="0"/>
          <w:numId w:val="19"/>
        </w:numPr>
        <w:spacing w:after="160"/>
        <w:rPr>
          <w:rFonts w:cs="Times New Roman"/>
          <w:szCs w:val="28"/>
        </w:rPr>
      </w:pPr>
      <w:r w:rsidRPr="008141F3">
        <w:rPr>
          <w:rFonts w:cs="Times New Roman"/>
        </w:rPr>
        <w:t xml:space="preserve">интерфейс для работы с подсистемой (интерфейс администратора) – </w:t>
      </w:r>
      <w:r w:rsidRPr="008141F3">
        <w:rPr>
          <w:rFonts w:cs="Times New Roman"/>
          <w:lang w:val="en-US"/>
        </w:rPr>
        <w:t>web</w:t>
      </w:r>
      <w:r w:rsidRPr="008141F3">
        <w:rPr>
          <w:rFonts w:cs="Times New Roman"/>
        </w:rPr>
        <w:t>-страница, включает в себя список со всей информацией об отправленных сообщениях, предоставляет возможность вручную отправить сообщение через выбранный сервис, настраивать почтовые шлюзы;</w:t>
      </w:r>
    </w:p>
    <w:p w14:paraId="0DE71B11" w14:textId="77777777" w:rsidR="00FA2C17" w:rsidRPr="008141F3" w:rsidRDefault="00FA2C17" w:rsidP="00FA2C17">
      <w:pPr>
        <w:pStyle w:val="a6"/>
        <w:numPr>
          <w:ilvl w:val="0"/>
          <w:numId w:val="19"/>
        </w:numPr>
        <w:spacing w:after="160"/>
        <w:rPr>
          <w:rFonts w:cs="Times New Roman"/>
          <w:szCs w:val="28"/>
        </w:rPr>
      </w:pPr>
      <w:r>
        <w:t xml:space="preserve">необходимо обеспечить совместимость с основными браузерами (последние версии </w:t>
      </w:r>
      <w:proofErr w:type="spellStart"/>
      <w:r>
        <w:t>Chrome</w:t>
      </w:r>
      <w:proofErr w:type="spellEnd"/>
      <w:r>
        <w:t xml:space="preserve">, </w:t>
      </w:r>
      <w:proofErr w:type="spellStart"/>
      <w:r>
        <w:t>Firefox</w:t>
      </w:r>
      <w:proofErr w:type="spellEnd"/>
      <w:r>
        <w:t xml:space="preserve">, </w:t>
      </w:r>
      <w:proofErr w:type="spellStart"/>
      <w:r>
        <w:t>Safari</w:t>
      </w:r>
      <w:proofErr w:type="spellEnd"/>
      <w:r>
        <w:t xml:space="preserve">, </w:t>
      </w:r>
      <w:proofErr w:type="spellStart"/>
      <w:r>
        <w:t>Opera</w:t>
      </w:r>
      <w:proofErr w:type="spellEnd"/>
      <w:r>
        <w:t>; IE начиная с 10 версии). Верстка должна быть адаптивной и рассчитана на минимальное разрешение экрана 1280×720;</w:t>
      </w:r>
    </w:p>
    <w:p w14:paraId="760617CA" w14:textId="77777777" w:rsidR="00FA2C17" w:rsidRPr="008141F3" w:rsidRDefault="00FA2C17" w:rsidP="00FA2C17">
      <w:pPr>
        <w:pStyle w:val="a6"/>
        <w:numPr>
          <w:ilvl w:val="0"/>
          <w:numId w:val="19"/>
        </w:numPr>
        <w:spacing w:after="160"/>
        <w:rPr>
          <w:rFonts w:cs="Times New Roman"/>
          <w:szCs w:val="28"/>
        </w:rPr>
      </w:pPr>
      <w:r>
        <w:t>цветовая гамма приложения не должна быть излишне яркой, но сочетания цветов должны быть контрастными. Дизайн должен быть простым и понятным, нужно избегать непонятных иконок. Списки, с помощью которых также может быть реализовано меню, не должны превышать 5-9 элементов;</w:t>
      </w:r>
    </w:p>
    <w:p w14:paraId="62CB9E8F" w14:textId="77777777" w:rsidR="00FA2C17" w:rsidRPr="008141F3" w:rsidRDefault="00FA2C17" w:rsidP="00FA2C17">
      <w:pPr>
        <w:pStyle w:val="a6"/>
        <w:numPr>
          <w:ilvl w:val="0"/>
          <w:numId w:val="19"/>
        </w:numPr>
        <w:spacing w:after="160"/>
        <w:rPr>
          <w:rFonts w:cs="Times New Roman"/>
          <w:szCs w:val="28"/>
        </w:rPr>
      </w:pPr>
      <w:r>
        <w:t xml:space="preserve">если время загрузки страницы составляет более 5с., необходимо обеспечить пользователю уверенность в том, что процесс </w:t>
      </w:r>
      <w:r>
        <w:lastRenderedPageBreak/>
        <w:t>действительно происходит при помощи индикатора выполнения процесса;</w:t>
      </w:r>
    </w:p>
    <w:p w14:paraId="388ECFA8" w14:textId="77777777" w:rsidR="00FA2C17" w:rsidRPr="008141F3" w:rsidRDefault="00FA2C17" w:rsidP="00FA2C17">
      <w:pPr>
        <w:pStyle w:val="a6"/>
        <w:numPr>
          <w:ilvl w:val="0"/>
          <w:numId w:val="19"/>
        </w:numPr>
        <w:spacing w:after="160"/>
        <w:rPr>
          <w:rFonts w:cs="Times New Roman"/>
          <w:szCs w:val="28"/>
        </w:rPr>
      </w:pPr>
      <w:r>
        <w:t>на длинных страницах необходимо применять ссылки, возвращающие пользователя в верхнюю часть страницы.</w:t>
      </w:r>
    </w:p>
    <w:p w14:paraId="59C13599" w14:textId="77777777" w:rsidR="00FA2C17" w:rsidRDefault="00FA2C17" w:rsidP="00FA2C17">
      <w:pPr>
        <w:rPr>
          <w:szCs w:val="28"/>
        </w:rPr>
      </w:pPr>
      <w:r w:rsidRPr="00FA5ADA">
        <w:rPr>
          <w:b/>
          <w:szCs w:val="28"/>
        </w:rPr>
        <w:t xml:space="preserve">Получение данных. </w:t>
      </w:r>
      <w:r w:rsidRPr="00FA5ADA">
        <w:rPr>
          <w:szCs w:val="28"/>
        </w:rPr>
        <w:t>Система получает на вход</w:t>
      </w:r>
      <w:r>
        <w:rPr>
          <w:szCs w:val="28"/>
        </w:rPr>
        <w:t>:</w:t>
      </w:r>
    </w:p>
    <w:p w14:paraId="6432190E" w14:textId="77777777" w:rsidR="00FA2C17" w:rsidRPr="002A2B0E" w:rsidRDefault="00FA2C17" w:rsidP="002A2B0E">
      <w:pPr>
        <w:pStyle w:val="a6"/>
        <w:numPr>
          <w:ilvl w:val="0"/>
          <w:numId w:val="48"/>
        </w:numPr>
        <w:rPr>
          <w:szCs w:val="28"/>
        </w:rPr>
      </w:pPr>
      <w:r w:rsidRPr="002A2B0E">
        <w:rPr>
          <w:szCs w:val="28"/>
        </w:rPr>
        <w:t xml:space="preserve">тему; </w:t>
      </w:r>
    </w:p>
    <w:p w14:paraId="70F80C31" w14:textId="77777777" w:rsidR="00FA2C17" w:rsidRPr="002A2B0E" w:rsidRDefault="00FA2C17" w:rsidP="002A2B0E">
      <w:pPr>
        <w:pStyle w:val="a6"/>
        <w:numPr>
          <w:ilvl w:val="0"/>
          <w:numId w:val="48"/>
        </w:numPr>
        <w:rPr>
          <w:szCs w:val="28"/>
        </w:rPr>
      </w:pPr>
      <w:r w:rsidRPr="002A2B0E">
        <w:rPr>
          <w:szCs w:val="28"/>
        </w:rPr>
        <w:t xml:space="preserve">тело сообщения; </w:t>
      </w:r>
    </w:p>
    <w:p w14:paraId="76F8B965" w14:textId="77777777" w:rsidR="00FA2C17" w:rsidRPr="002A2B0E" w:rsidRDefault="00FA2C17" w:rsidP="002A2B0E">
      <w:pPr>
        <w:pStyle w:val="a6"/>
        <w:numPr>
          <w:ilvl w:val="0"/>
          <w:numId w:val="48"/>
        </w:numPr>
        <w:rPr>
          <w:szCs w:val="28"/>
        </w:rPr>
      </w:pPr>
      <w:r w:rsidRPr="002A2B0E">
        <w:rPr>
          <w:szCs w:val="28"/>
        </w:rPr>
        <w:t xml:space="preserve">прикрепленные файлы; </w:t>
      </w:r>
    </w:p>
    <w:p w14:paraId="3EED52CD" w14:textId="77777777" w:rsidR="00FA2C17" w:rsidRPr="002A2B0E" w:rsidRDefault="00FA2C17" w:rsidP="002A2B0E">
      <w:pPr>
        <w:pStyle w:val="a6"/>
        <w:numPr>
          <w:ilvl w:val="0"/>
          <w:numId w:val="48"/>
        </w:numPr>
        <w:rPr>
          <w:szCs w:val="28"/>
        </w:rPr>
      </w:pPr>
      <w:r w:rsidRPr="002A2B0E">
        <w:rPr>
          <w:szCs w:val="28"/>
        </w:rPr>
        <w:t xml:space="preserve">список адресов, на которые нужно отправить сообщения; </w:t>
      </w:r>
    </w:p>
    <w:p w14:paraId="318E46BC" w14:textId="77777777" w:rsidR="00FA2C17" w:rsidRPr="002A2B0E" w:rsidRDefault="00FA2C17" w:rsidP="002A2B0E">
      <w:pPr>
        <w:pStyle w:val="a6"/>
        <w:numPr>
          <w:ilvl w:val="0"/>
          <w:numId w:val="48"/>
        </w:numPr>
        <w:rPr>
          <w:szCs w:val="28"/>
        </w:rPr>
      </w:pPr>
      <w:r w:rsidRPr="002A2B0E">
        <w:rPr>
          <w:szCs w:val="28"/>
        </w:rPr>
        <w:t xml:space="preserve">список сервисов доставки, посредством которых необходимо доставить сообщение; </w:t>
      </w:r>
    </w:p>
    <w:p w14:paraId="3A3C5FFB" w14:textId="77777777" w:rsidR="00FA2C17" w:rsidRPr="002A2B0E" w:rsidRDefault="00FA2C17" w:rsidP="002A2B0E">
      <w:pPr>
        <w:pStyle w:val="a6"/>
        <w:numPr>
          <w:ilvl w:val="0"/>
          <w:numId w:val="48"/>
        </w:numPr>
        <w:rPr>
          <w:b/>
          <w:szCs w:val="28"/>
        </w:rPr>
      </w:pPr>
      <w:r w:rsidRPr="002A2B0E">
        <w:rPr>
          <w:szCs w:val="28"/>
        </w:rPr>
        <w:t>запланированное время доставки или диапазоны времени, в пределах которых сообщение должно быть доставлено.</w:t>
      </w:r>
    </w:p>
    <w:p w14:paraId="393AF72D" w14:textId="77777777" w:rsidR="00FA2C17" w:rsidRPr="00FA5ADA" w:rsidRDefault="00FA2C17" w:rsidP="00FA2C17">
      <w:pPr>
        <w:rPr>
          <w:b/>
          <w:szCs w:val="28"/>
        </w:rPr>
      </w:pPr>
      <w:r w:rsidRPr="00FA5ADA">
        <w:rPr>
          <w:b/>
          <w:szCs w:val="28"/>
        </w:rPr>
        <w:t xml:space="preserve">Выходные данные. </w:t>
      </w:r>
      <w:r w:rsidRPr="00FA5ADA">
        <w:rPr>
          <w:szCs w:val="28"/>
        </w:rPr>
        <w:t>Система предоставляет по</w:t>
      </w:r>
      <w:r>
        <w:rPr>
          <w:szCs w:val="28"/>
        </w:rPr>
        <w:t xml:space="preserve">льзователю историю сообщений с </w:t>
      </w:r>
      <w:r w:rsidRPr="00FA5ADA">
        <w:rPr>
          <w:szCs w:val="28"/>
        </w:rPr>
        <w:t>информацией</w:t>
      </w:r>
      <w:r>
        <w:rPr>
          <w:szCs w:val="28"/>
        </w:rPr>
        <w:t xml:space="preserve"> о доставке</w:t>
      </w:r>
      <w:r w:rsidRPr="00FA5ADA">
        <w:rPr>
          <w:szCs w:val="28"/>
        </w:rPr>
        <w:t>.</w:t>
      </w:r>
    </w:p>
    <w:p w14:paraId="26294EC5" w14:textId="77777777" w:rsidR="00FA2C17" w:rsidRPr="00FA5ADA" w:rsidRDefault="00FA2C17" w:rsidP="00FA2C17">
      <w:pPr>
        <w:rPr>
          <w:b/>
          <w:szCs w:val="28"/>
        </w:rPr>
      </w:pPr>
      <w:r w:rsidRPr="00FA5ADA">
        <w:rPr>
          <w:b/>
          <w:szCs w:val="28"/>
        </w:rPr>
        <w:t xml:space="preserve">Отправка данных. </w:t>
      </w:r>
      <w:r w:rsidRPr="00FA5ADA">
        <w:rPr>
          <w:szCs w:val="28"/>
        </w:rPr>
        <w:t xml:space="preserve">Система обрабатывает полученные от пользователя данные </w:t>
      </w:r>
      <w:r>
        <w:rPr>
          <w:szCs w:val="28"/>
        </w:rPr>
        <w:t xml:space="preserve">через </w:t>
      </w:r>
      <w:r>
        <w:rPr>
          <w:szCs w:val="28"/>
          <w:lang w:val="en-US"/>
        </w:rPr>
        <w:t>REST</w:t>
      </w:r>
      <w:r w:rsidRPr="007E212D">
        <w:rPr>
          <w:szCs w:val="28"/>
        </w:rPr>
        <w:t xml:space="preserve"> </w:t>
      </w:r>
      <w:r>
        <w:rPr>
          <w:szCs w:val="28"/>
          <w:lang w:val="en-US"/>
        </w:rPr>
        <w:t>API</w:t>
      </w:r>
      <w:r w:rsidRPr="007E212D">
        <w:rPr>
          <w:szCs w:val="28"/>
        </w:rPr>
        <w:t xml:space="preserve"> </w:t>
      </w:r>
      <w:r>
        <w:rPr>
          <w:szCs w:val="28"/>
        </w:rPr>
        <w:t>и передает их указанным сервисам доставки</w:t>
      </w:r>
      <w:r w:rsidRPr="00FA5ADA">
        <w:rPr>
          <w:szCs w:val="28"/>
        </w:rPr>
        <w:t>.</w:t>
      </w:r>
    </w:p>
    <w:p w14:paraId="19BF91BE" w14:textId="77777777" w:rsidR="00FA2C17" w:rsidRDefault="00FA2C17" w:rsidP="00FA2C17">
      <w:pPr>
        <w:pStyle w:val="3"/>
      </w:pPr>
      <w:bookmarkStart w:id="60" w:name="_Toc67700151"/>
      <w:r w:rsidRPr="00D83368">
        <w:t>Требования</w:t>
      </w:r>
      <w:r>
        <w:t xml:space="preserve"> к надежности</w:t>
      </w:r>
      <w:bookmarkEnd w:id="60"/>
    </w:p>
    <w:p w14:paraId="6546E603" w14:textId="77777777" w:rsidR="00FA2C17" w:rsidRPr="00524815" w:rsidRDefault="00FA2C17" w:rsidP="00FA2C17">
      <w:pPr>
        <w:pStyle w:val="a6"/>
        <w:numPr>
          <w:ilvl w:val="3"/>
          <w:numId w:val="8"/>
        </w:numPr>
        <w:spacing w:after="160"/>
        <w:ind w:left="1134" w:hanging="425"/>
        <w:rPr>
          <w:lang w:eastAsia="ru-RU"/>
        </w:rPr>
      </w:pPr>
      <w:r w:rsidRPr="00524815">
        <w:rPr>
          <w:lang w:eastAsia="ru-RU"/>
        </w:rPr>
        <w:t>Требования к обеспечению надежного функционирования программы</w:t>
      </w:r>
    </w:p>
    <w:p w14:paraId="6BF2DF92" w14:textId="77777777" w:rsidR="00FA2C17" w:rsidRDefault="00FA2C17" w:rsidP="00FA2C17">
      <w:pPr>
        <w:rPr>
          <w:lang w:eastAsia="ru-RU"/>
        </w:rPr>
      </w:pPr>
      <w:r>
        <w:rPr>
          <w:lang w:eastAsia="ru-RU"/>
        </w:rPr>
        <w:t>Надежное (устойчивое)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5F77E61D" w14:textId="77777777" w:rsidR="00FA2C17" w:rsidRDefault="00FA2C17" w:rsidP="00FA2C17">
      <w:pPr>
        <w:pStyle w:val="a6"/>
        <w:numPr>
          <w:ilvl w:val="0"/>
          <w:numId w:val="20"/>
        </w:numPr>
        <w:rPr>
          <w:lang w:eastAsia="ru-RU"/>
        </w:rPr>
      </w:pPr>
      <w:r>
        <w:rPr>
          <w:lang w:eastAsia="ru-RU"/>
        </w:rPr>
        <w:t>организацией бесперебойного питания технических средств;</w:t>
      </w:r>
    </w:p>
    <w:p w14:paraId="15C3CCF7" w14:textId="77777777" w:rsidR="00FA2C17" w:rsidRDefault="00FA2C17" w:rsidP="00FA2C17">
      <w:pPr>
        <w:pStyle w:val="a6"/>
        <w:numPr>
          <w:ilvl w:val="0"/>
          <w:numId w:val="20"/>
        </w:numPr>
        <w:rPr>
          <w:lang w:eastAsia="ru-RU"/>
        </w:rPr>
      </w:pPr>
      <w:r>
        <w:rPr>
          <w:lang w:eastAsia="ru-RU"/>
        </w:rPr>
        <w:t>использованием лицензионного программного обеспечения;</w:t>
      </w:r>
    </w:p>
    <w:p w14:paraId="139ADED3" w14:textId="77777777" w:rsidR="00FA2C17" w:rsidRDefault="00FA2C17" w:rsidP="00FA2C17">
      <w:pPr>
        <w:pStyle w:val="a6"/>
        <w:numPr>
          <w:ilvl w:val="0"/>
          <w:numId w:val="20"/>
        </w:numPr>
        <w:rPr>
          <w:lang w:eastAsia="ru-RU"/>
        </w:rPr>
      </w:pPr>
      <w:r>
        <w:rPr>
          <w:lang w:eastAsia="ru-RU"/>
        </w:rPr>
        <w:t xml:space="preserve">регулярным выполнением рекомендаций Министерства труда и социального развития РФ, изложенных в Постановлении от 23 июля 1998 г. «Об утверждении межотраслевых типовых норм времени на </w:t>
      </w:r>
      <w:r>
        <w:rPr>
          <w:lang w:eastAsia="ru-RU"/>
        </w:rPr>
        <w:lastRenderedPageBreak/>
        <w:t>работы по сервисному обслуживанию ПЭВМ и оргтехники и сопровождению программных средств»;</w:t>
      </w:r>
    </w:p>
    <w:p w14:paraId="3762F5E2" w14:textId="77777777" w:rsidR="00FA2C17" w:rsidRDefault="00FA2C17" w:rsidP="00FA2C17">
      <w:pPr>
        <w:pStyle w:val="a6"/>
        <w:numPr>
          <w:ilvl w:val="0"/>
          <w:numId w:val="20"/>
        </w:numPr>
        <w:jc w:val="left"/>
        <w:rPr>
          <w:lang w:eastAsia="ru-RU"/>
        </w:rPr>
      </w:pPr>
      <w:r>
        <w:rPr>
          <w:lang w:eastAsia="ru-RU"/>
        </w:rPr>
        <w:t>регулярным выполнением требований ГОСТ 51188-98. Защита информации. Испытания программных средств на наличие компьютерных вирусов.</w:t>
      </w:r>
    </w:p>
    <w:p w14:paraId="6A7F9F8A" w14:textId="77777777" w:rsidR="00FA2C17" w:rsidRPr="00F64667" w:rsidRDefault="00FA2C17" w:rsidP="00FA2C17">
      <w:pPr>
        <w:pStyle w:val="a6"/>
        <w:numPr>
          <w:ilvl w:val="3"/>
          <w:numId w:val="8"/>
        </w:numPr>
        <w:spacing w:after="160"/>
        <w:ind w:left="1134" w:hanging="425"/>
        <w:jc w:val="left"/>
        <w:rPr>
          <w:lang w:eastAsia="ru-RU"/>
        </w:rPr>
      </w:pPr>
      <w:r w:rsidRPr="00F64667">
        <w:rPr>
          <w:lang w:eastAsia="ru-RU"/>
        </w:rPr>
        <w:t xml:space="preserve">Время </w:t>
      </w:r>
      <w:r w:rsidRPr="00524815">
        <w:rPr>
          <w:lang w:eastAsia="ru-RU"/>
        </w:rPr>
        <w:t>восстановления</w:t>
      </w:r>
      <w:r w:rsidRPr="00F64667">
        <w:rPr>
          <w:lang w:eastAsia="ru-RU"/>
        </w:rPr>
        <w:t xml:space="preserve"> после отказа</w:t>
      </w:r>
    </w:p>
    <w:p w14:paraId="3D185311" w14:textId="77777777" w:rsidR="00FA2C17" w:rsidRDefault="00FA2C17" w:rsidP="00FA2C17">
      <w:pPr>
        <w:rPr>
          <w:lang w:eastAsia="ru-RU"/>
        </w:rPr>
      </w:pPr>
      <w:r>
        <w:rPr>
          <w:lang w:eastAsia="ru-RU"/>
        </w:rPr>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30-ти минут при условии соблюдения условий эксплуатации технических и программных средств.</w:t>
      </w:r>
    </w:p>
    <w:p w14:paraId="69377629" w14:textId="77777777" w:rsidR="00FA2C17" w:rsidRDefault="00FA2C17" w:rsidP="00FA2C17">
      <w:pPr>
        <w:rPr>
          <w:lang w:eastAsia="ru-RU"/>
        </w:rPr>
      </w:pPr>
      <w:r>
        <w:rPr>
          <w:lang w:eastAsia="ru-RU"/>
        </w:rPr>
        <w:t>Время восстановления после отказа, вызванного неисправностью технических средств, фатальным сбоем системы, не должно превышать времени, требуемого на устранение неисправностей технических средств и переустановки программных средств.</w:t>
      </w:r>
    </w:p>
    <w:p w14:paraId="0FBCEB93" w14:textId="77777777" w:rsidR="00FA2C17" w:rsidRPr="00F64667" w:rsidRDefault="00FA2C17" w:rsidP="00FA2C17">
      <w:pPr>
        <w:pStyle w:val="a6"/>
        <w:numPr>
          <w:ilvl w:val="3"/>
          <w:numId w:val="8"/>
        </w:numPr>
        <w:spacing w:after="160"/>
        <w:ind w:left="1134" w:hanging="425"/>
        <w:rPr>
          <w:lang w:eastAsia="ru-RU"/>
        </w:rPr>
      </w:pPr>
      <w:r w:rsidRPr="00F64667">
        <w:rPr>
          <w:lang w:eastAsia="ru-RU"/>
        </w:rPr>
        <w:t>Отказы из-за некорректных действий оператора</w:t>
      </w:r>
    </w:p>
    <w:p w14:paraId="5DA6105C" w14:textId="77777777" w:rsidR="00FA2C17" w:rsidRDefault="00FA2C17" w:rsidP="00FA2C17">
      <w:pPr>
        <w:rPr>
          <w:lang w:eastAsia="ru-RU"/>
        </w:rPr>
      </w:pPr>
      <w:r>
        <w:rPr>
          <w:lang w:eastAsia="ru-RU"/>
        </w:rPr>
        <w:t>Отказы программы возможны вследствие некорректных действий пользователя при взаимодействии с системой.</w:t>
      </w:r>
    </w:p>
    <w:p w14:paraId="46CE8ED6" w14:textId="77777777" w:rsidR="00FA2C17" w:rsidRPr="00F64667" w:rsidRDefault="00FA2C17" w:rsidP="00FA2C17">
      <w:pPr>
        <w:rPr>
          <w:lang w:eastAsia="ru-RU"/>
        </w:rPr>
      </w:pPr>
      <w:r>
        <w:rPr>
          <w:lang w:eastAsia="ru-RU"/>
        </w:rPr>
        <w:t>Во избежание возникновения отказов программы по указанной выше причине следует обеспечить работу оператора без предоставления ему административных привилегий, что реализовано посредством разделения ролей.</w:t>
      </w:r>
    </w:p>
    <w:p w14:paraId="7D4A736B" w14:textId="77777777" w:rsidR="00FA2C17" w:rsidRDefault="00FA2C17" w:rsidP="00FA2C17">
      <w:pPr>
        <w:pStyle w:val="2"/>
        <w:rPr>
          <w:b w:val="0"/>
        </w:rPr>
      </w:pPr>
      <w:bookmarkStart w:id="61" w:name="_Toc44341660"/>
      <w:bookmarkStart w:id="62" w:name="_Toc8643079"/>
      <w:bookmarkStart w:id="63" w:name="_Toc67700152"/>
      <w:r w:rsidRPr="00941DD3">
        <w:t>Условия</w:t>
      </w:r>
      <w:r>
        <w:t xml:space="preserve"> </w:t>
      </w:r>
      <w:r w:rsidRPr="00850F38">
        <w:t>эксплуатации</w:t>
      </w:r>
      <w:bookmarkEnd w:id="61"/>
      <w:bookmarkEnd w:id="62"/>
      <w:bookmarkEnd w:id="63"/>
    </w:p>
    <w:p w14:paraId="2C3ABB3F" w14:textId="77777777" w:rsidR="00FA2C17" w:rsidRDefault="00FA2C17" w:rsidP="00FA2C17">
      <w:pPr>
        <w:pStyle w:val="3"/>
        <w:rPr>
          <w:b w:val="0"/>
          <w:i w:val="0"/>
        </w:rPr>
      </w:pPr>
      <w:bookmarkStart w:id="64" w:name="_Toc67700153"/>
      <w:r w:rsidRPr="00D83368">
        <w:t>Климатические</w:t>
      </w:r>
      <w:r>
        <w:t xml:space="preserve"> </w:t>
      </w:r>
      <w:r w:rsidRPr="00941DD3">
        <w:t>условия</w:t>
      </w:r>
      <w:r>
        <w:t xml:space="preserve"> </w:t>
      </w:r>
      <w:r w:rsidRPr="00D83368">
        <w:t>эксплуатации</w:t>
      </w:r>
      <w:bookmarkEnd w:id="64"/>
    </w:p>
    <w:p w14:paraId="642E1E9A" w14:textId="77777777" w:rsidR="00FA2C17" w:rsidRPr="00B0212B" w:rsidRDefault="00FA2C17" w:rsidP="00FA2C17">
      <w:pPr>
        <w:ind w:firstLine="708"/>
        <w:rPr>
          <w:rFonts w:ascii="Times" w:hAnsi="Times" w:cs="Times New Roman"/>
          <w:szCs w:val="28"/>
        </w:rPr>
      </w:pPr>
      <w:r>
        <w:rPr>
          <w:rFonts w:ascii="Times" w:hAnsi="Times"/>
          <w:szCs w:val="28"/>
        </w:rPr>
        <w:t>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14:paraId="5858D50F" w14:textId="77777777" w:rsidR="00FA2C17" w:rsidRDefault="00FA2C17" w:rsidP="00FA2C17">
      <w:pPr>
        <w:pStyle w:val="3"/>
        <w:rPr>
          <w:b w:val="0"/>
          <w:i w:val="0"/>
        </w:rPr>
      </w:pPr>
      <w:bookmarkStart w:id="65" w:name="_Toc67700154"/>
      <w:bookmarkStart w:id="66" w:name="_Toc44341661"/>
      <w:bookmarkStart w:id="67" w:name="_Toc8643080"/>
      <w:r w:rsidRPr="00D83368">
        <w:lastRenderedPageBreak/>
        <w:t>Требования</w:t>
      </w:r>
      <w:r w:rsidRPr="00A17316">
        <w:t xml:space="preserve"> к </w:t>
      </w:r>
      <w:r w:rsidRPr="00941DD3">
        <w:t>квалификации</w:t>
      </w:r>
      <w:r w:rsidRPr="00A17316">
        <w:t xml:space="preserve"> и численности персонал</w:t>
      </w:r>
      <w:r>
        <w:t>а</w:t>
      </w:r>
      <w:bookmarkEnd w:id="65"/>
    </w:p>
    <w:p w14:paraId="62F2757E" w14:textId="77777777" w:rsidR="00FA2C17" w:rsidRPr="00A17316" w:rsidRDefault="00FA2C17" w:rsidP="00FA2C17">
      <w:pPr>
        <w:rPr>
          <w:szCs w:val="28"/>
          <w:lang w:eastAsia="ru-RU"/>
        </w:rPr>
      </w:pPr>
      <w:r w:rsidRPr="00A17316">
        <w:rPr>
          <w:color w:val="000000"/>
          <w:szCs w:val="28"/>
        </w:rPr>
        <w:t xml:space="preserve">Минимальное количество персонала, требуемого для работы программного комплекса, должно составлять не менее 1 человека: администратор, управляющий </w:t>
      </w:r>
      <w:r>
        <w:rPr>
          <w:color w:val="000000"/>
          <w:szCs w:val="28"/>
        </w:rPr>
        <w:t>настройкой подсистемы</w:t>
      </w:r>
      <w:r w:rsidRPr="00A17316">
        <w:rPr>
          <w:color w:val="000000"/>
          <w:szCs w:val="28"/>
        </w:rPr>
        <w:t>.</w:t>
      </w:r>
    </w:p>
    <w:p w14:paraId="0A9242D6" w14:textId="77777777" w:rsidR="00FA2C17" w:rsidRDefault="00FA2C17" w:rsidP="00FA2C17">
      <w:pPr>
        <w:pStyle w:val="3"/>
        <w:rPr>
          <w:b w:val="0"/>
          <w:i w:val="0"/>
        </w:rPr>
      </w:pPr>
      <w:bookmarkStart w:id="68" w:name="_Toc67700155"/>
      <w:bookmarkEnd w:id="66"/>
      <w:bookmarkEnd w:id="67"/>
      <w:r w:rsidRPr="00D83368">
        <w:t>Требования</w:t>
      </w:r>
      <w:r w:rsidRPr="005F028B">
        <w:t xml:space="preserve"> к </w:t>
      </w:r>
      <w:r w:rsidRPr="00941DD3">
        <w:t>составу</w:t>
      </w:r>
      <w:r w:rsidRPr="005F028B">
        <w:t xml:space="preserve"> и параметрам технических средств</w:t>
      </w:r>
      <w:bookmarkEnd w:id="68"/>
    </w:p>
    <w:p w14:paraId="281AB9FA" w14:textId="77777777" w:rsidR="00FA2C17" w:rsidRDefault="00FA2C17" w:rsidP="00FA2C17">
      <w:pPr>
        <w:pStyle w:val="af"/>
        <w:ind w:firstLine="708"/>
        <w:rPr>
          <w:color w:val="000000" w:themeColor="text1"/>
        </w:rPr>
      </w:pPr>
      <w:r>
        <w:t xml:space="preserve">Подсистема </w:t>
      </w:r>
      <w:r>
        <w:rPr>
          <w:color w:val="000000" w:themeColor="text1"/>
        </w:rPr>
        <w:t>функционирует в составе уже имеющегося сервиса и не предъявляет дополнительных требований к составу и параметру технических средств. Подсистема должна работать на тех же самых устройствах, что и вся система учета.</w:t>
      </w:r>
    </w:p>
    <w:p w14:paraId="245D6212" w14:textId="77777777" w:rsidR="00FA2C17" w:rsidRDefault="00FA2C17" w:rsidP="00FA2C17">
      <w:pPr>
        <w:pStyle w:val="af"/>
        <w:spacing w:after="0"/>
        <w:ind w:left="1134" w:hanging="425"/>
        <w:rPr>
          <w:rFonts w:cs="Times New Roman"/>
          <w:color w:val="000000" w:themeColor="text1"/>
        </w:rPr>
      </w:pPr>
      <w:r>
        <w:rPr>
          <w:rFonts w:cs="Times New Roman"/>
          <w:color w:val="000000" w:themeColor="text1"/>
        </w:rPr>
        <w:t xml:space="preserve">Сервер приложения: </w:t>
      </w:r>
    </w:p>
    <w:p w14:paraId="2D88137F" w14:textId="77777777" w:rsidR="00FA2C17" w:rsidRDefault="00FA2C17" w:rsidP="00FA2C17">
      <w:pPr>
        <w:pStyle w:val="af"/>
        <w:numPr>
          <w:ilvl w:val="0"/>
          <w:numId w:val="9"/>
        </w:numPr>
        <w:spacing w:after="0"/>
        <w:ind w:left="1134" w:hanging="425"/>
        <w:rPr>
          <w:rFonts w:cs="Times New Roman"/>
          <w:color w:val="000000" w:themeColor="text1"/>
          <w:lang w:val="en-US"/>
        </w:rPr>
      </w:pPr>
      <w:r>
        <w:rPr>
          <w:rFonts w:cs="Times New Roman"/>
          <w:color w:val="000000" w:themeColor="text1"/>
        </w:rPr>
        <w:t xml:space="preserve">наличие веб-сервера </w:t>
      </w:r>
      <w:r>
        <w:rPr>
          <w:rFonts w:cs="Times New Roman"/>
          <w:color w:val="000000" w:themeColor="text1"/>
          <w:lang w:val="en-US"/>
        </w:rPr>
        <w:t>IIS.</w:t>
      </w:r>
    </w:p>
    <w:p w14:paraId="5860C980" w14:textId="77777777" w:rsidR="00FA2C17" w:rsidRDefault="00FA2C17" w:rsidP="00FA2C17">
      <w:pPr>
        <w:pStyle w:val="af"/>
        <w:numPr>
          <w:ilvl w:val="0"/>
          <w:numId w:val="10"/>
        </w:numPr>
        <w:spacing w:after="0"/>
        <w:ind w:left="1134" w:hanging="425"/>
        <w:rPr>
          <w:rFonts w:cs="Times New Roman"/>
          <w:color w:val="000000" w:themeColor="text1"/>
        </w:rPr>
      </w:pPr>
      <w:r>
        <w:rPr>
          <w:rFonts w:cs="Times New Roman"/>
          <w:color w:val="000000" w:themeColor="text1"/>
        </w:rPr>
        <w:t>процессор: 3,1 ГГц и выше;</w:t>
      </w:r>
    </w:p>
    <w:p w14:paraId="141F0F97" w14:textId="77777777" w:rsidR="00FA2C17" w:rsidRDefault="00FA2C17" w:rsidP="00FA2C17">
      <w:pPr>
        <w:pStyle w:val="af"/>
        <w:numPr>
          <w:ilvl w:val="0"/>
          <w:numId w:val="10"/>
        </w:numPr>
        <w:spacing w:after="0"/>
        <w:ind w:left="1134" w:hanging="425"/>
        <w:rPr>
          <w:rFonts w:cs="Times New Roman"/>
          <w:color w:val="000000" w:themeColor="text1"/>
        </w:rPr>
      </w:pPr>
      <w:r>
        <w:rPr>
          <w:rFonts w:cs="Times New Roman"/>
          <w:color w:val="000000" w:themeColor="text1"/>
        </w:rPr>
        <w:t>ОЗУ</w:t>
      </w:r>
      <w:r>
        <w:rPr>
          <w:rFonts w:cs="Times New Roman"/>
          <w:color w:val="000000" w:themeColor="text1"/>
          <w:lang w:val="en-US"/>
        </w:rPr>
        <w:t xml:space="preserve">: </w:t>
      </w:r>
      <w:r>
        <w:rPr>
          <w:rFonts w:cs="Times New Roman"/>
          <w:color w:val="000000" w:themeColor="text1"/>
        </w:rPr>
        <w:t>16Гб</w:t>
      </w:r>
      <w:r>
        <w:rPr>
          <w:rFonts w:cs="Times New Roman"/>
          <w:color w:val="000000" w:themeColor="text1"/>
          <w:lang w:val="en-US"/>
        </w:rPr>
        <w:t>;</w:t>
      </w:r>
    </w:p>
    <w:p w14:paraId="06A5D067" w14:textId="77777777" w:rsidR="00FA2C17" w:rsidRDefault="00FA2C17" w:rsidP="00FA2C17">
      <w:pPr>
        <w:pStyle w:val="af"/>
        <w:numPr>
          <w:ilvl w:val="0"/>
          <w:numId w:val="10"/>
        </w:numPr>
        <w:spacing w:after="0"/>
        <w:ind w:left="1134" w:hanging="425"/>
        <w:rPr>
          <w:rFonts w:cs="Times New Roman"/>
          <w:color w:val="000000" w:themeColor="text1"/>
        </w:rPr>
      </w:pPr>
      <w:r>
        <w:rPr>
          <w:rFonts w:cs="Times New Roman"/>
          <w:color w:val="000000" w:themeColor="text1"/>
          <w:lang w:val="en-US"/>
        </w:rPr>
        <w:t xml:space="preserve">SSD </w:t>
      </w:r>
      <w:r>
        <w:rPr>
          <w:rFonts w:cs="Times New Roman"/>
          <w:color w:val="000000" w:themeColor="text1"/>
        </w:rPr>
        <w:t>диск</w:t>
      </w:r>
      <w:r>
        <w:rPr>
          <w:rFonts w:cs="Times New Roman"/>
          <w:color w:val="000000" w:themeColor="text1"/>
          <w:lang w:val="en-US"/>
        </w:rPr>
        <w:t>.</w:t>
      </w:r>
    </w:p>
    <w:p w14:paraId="2238A9E8" w14:textId="77777777" w:rsidR="00FA2C17" w:rsidRDefault="00FA2C17" w:rsidP="00FA2C17">
      <w:pPr>
        <w:pStyle w:val="af"/>
        <w:spacing w:after="0"/>
        <w:ind w:left="1134" w:hanging="425"/>
        <w:rPr>
          <w:rFonts w:cs="Times New Roman"/>
          <w:color w:val="000000" w:themeColor="text1"/>
        </w:rPr>
      </w:pPr>
      <w:r>
        <w:rPr>
          <w:rFonts w:cs="Times New Roman"/>
          <w:color w:val="000000" w:themeColor="text1"/>
        </w:rPr>
        <w:t xml:space="preserve">Сервер баз данных: </w:t>
      </w:r>
    </w:p>
    <w:p w14:paraId="72DADC61" w14:textId="77777777" w:rsidR="00FA2C17" w:rsidRDefault="00FA2C17" w:rsidP="00FA2C17">
      <w:pPr>
        <w:pStyle w:val="af"/>
        <w:numPr>
          <w:ilvl w:val="0"/>
          <w:numId w:val="10"/>
        </w:numPr>
        <w:spacing w:after="0"/>
        <w:ind w:left="1134" w:hanging="425"/>
        <w:rPr>
          <w:rFonts w:cs="Times New Roman"/>
          <w:color w:val="000000" w:themeColor="text1"/>
        </w:rPr>
      </w:pPr>
      <w:r>
        <w:rPr>
          <w:rFonts w:cs="Times New Roman"/>
          <w:color w:val="000000" w:themeColor="text1"/>
        </w:rPr>
        <w:t>процессор: 3,1 ГГц и выше;</w:t>
      </w:r>
    </w:p>
    <w:p w14:paraId="514570CB" w14:textId="77777777" w:rsidR="00FA2C17" w:rsidRDefault="00FA2C17" w:rsidP="00FA2C17">
      <w:pPr>
        <w:pStyle w:val="af"/>
        <w:numPr>
          <w:ilvl w:val="0"/>
          <w:numId w:val="10"/>
        </w:numPr>
        <w:spacing w:after="0"/>
        <w:ind w:left="1134" w:hanging="425"/>
        <w:rPr>
          <w:rFonts w:cs="Times New Roman"/>
          <w:color w:val="000000" w:themeColor="text1"/>
        </w:rPr>
      </w:pPr>
      <w:r>
        <w:rPr>
          <w:rFonts w:cs="Times New Roman"/>
          <w:color w:val="000000" w:themeColor="text1"/>
        </w:rPr>
        <w:t>ОЗУ</w:t>
      </w:r>
      <w:r>
        <w:rPr>
          <w:rFonts w:cs="Times New Roman"/>
          <w:color w:val="000000" w:themeColor="text1"/>
          <w:lang w:val="en-US"/>
        </w:rPr>
        <w:t xml:space="preserve">: </w:t>
      </w:r>
      <w:r>
        <w:rPr>
          <w:rFonts w:cs="Times New Roman"/>
          <w:color w:val="000000" w:themeColor="text1"/>
        </w:rPr>
        <w:t>16Гб и выше</w:t>
      </w:r>
      <w:r>
        <w:rPr>
          <w:rFonts w:cs="Times New Roman"/>
          <w:color w:val="000000" w:themeColor="text1"/>
          <w:lang w:val="en-US"/>
        </w:rPr>
        <w:t>;</w:t>
      </w:r>
    </w:p>
    <w:p w14:paraId="700509D0" w14:textId="77777777" w:rsidR="00FA2C17" w:rsidRPr="005F028B" w:rsidRDefault="00FA2C17" w:rsidP="00FA2C17">
      <w:pPr>
        <w:pStyle w:val="af"/>
        <w:numPr>
          <w:ilvl w:val="0"/>
          <w:numId w:val="10"/>
        </w:numPr>
        <w:spacing w:after="0"/>
        <w:ind w:left="1134" w:hanging="425"/>
        <w:rPr>
          <w:rFonts w:cs="Times New Roman"/>
          <w:color w:val="000000" w:themeColor="text1"/>
        </w:rPr>
      </w:pPr>
      <w:r>
        <w:rPr>
          <w:rFonts w:cs="Times New Roman"/>
          <w:color w:val="000000" w:themeColor="text1"/>
          <w:lang w:val="en-US"/>
        </w:rPr>
        <w:t xml:space="preserve">SSD </w:t>
      </w:r>
      <w:r>
        <w:rPr>
          <w:rFonts w:cs="Times New Roman"/>
          <w:color w:val="000000" w:themeColor="text1"/>
        </w:rPr>
        <w:t>диск</w:t>
      </w:r>
      <w:r>
        <w:rPr>
          <w:rFonts w:cs="Times New Roman"/>
          <w:color w:val="000000" w:themeColor="text1"/>
          <w:lang w:val="en-US"/>
        </w:rPr>
        <w:t>.</w:t>
      </w:r>
    </w:p>
    <w:p w14:paraId="0C566A40" w14:textId="77777777" w:rsidR="00FA2C17" w:rsidRDefault="00FA2C17" w:rsidP="00FA2C17">
      <w:pPr>
        <w:pStyle w:val="3"/>
        <w:rPr>
          <w:b w:val="0"/>
          <w:i w:val="0"/>
        </w:rPr>
      </w:pPr>
      <w:bookmarkStart w:id="69" w:name="_Toc44341664"/>
      <w:bookmarkStart w:id="70" w:name="_Toc8643083"/>
      <w:bookmarkStart w:id="71" w:name="_Toc67700156"/>
      <w:r>
        <w:t xml:space="preserve">Требования к </w:t>
      </w:r>
      <w:r w:rsidRPr="00D83368">
        <w:t>информационной</w:t>
      </w:r>
      <w:r>
        <w:t xml:space="preserve"> и программной совместимости</w:t>
      </w:r>
      <w:bookmarkEnd w:id="69"/>
      <w:bookmarkEnd w:id="70"/>
      <w:bookmarkEnd w:id="71"/>
    </w:p>
    <w:p w14:paraId="6A36CC20" w14:textId="77777777" w:rsidR="00FA2C17" w:rsidRDefault="00FA2C17" w:rsidP="00FA2C17">
      <w:pPr>
        <w:ind w:firstLine="708"/>
        <w:rPr>
          <w:rFonts w:cs="Times New Roman"/>
          <w:szCs w:val="28"/>
        </w:rPr>
      </w:pPr>
      <w:r>
        <w:rPr>
          <w:szCs w:val="28"/>
        </w:rPr>
        <w:t>В перечень программного обеспечения, работающего на стороне сервера входит следующее ПО:</w:t>
      </w:r>
    </w:p>
    <w:p w14:paraId="5341CE47" w14:textId="77777777" w:rsidR="00FA2C17" w:rsidRDefault="00FA2C17" w:rsidP="00FA2C17">
      <w:pPr>
        <w:pStyle w:val="a6"/>
        <w:numPr>
          <w:ilvl w:val="0"/>
          <w:numId w:val="11"/>
        </w:numPr>
        <w:ind w:left="1134" w:hanging="425"/>
        <w:rPr>
          <w:szCs w:val="28"/>
        </w:rPr>
      </w:pPr>
      <w:r>
        <w:rPr>
          <w:szCs w:val="28"/>
        </w:rPr>
        <w:t>лицензионная версия операционной системы «</w:t>
      </w:r>
      <w:r>
        <w:rPr>
          <w:szCs w:val="28"/>
          <w:lang w:val="en-US"/>
        </w:rPr>
        <w:t>Microsoft</w:t>
      </w:r>
      <w:r w:rsidRPr="005F028B">
        <w:rPr>
          <w:szCs w:val="28"/>
        </w:rPr>
        <w:t xml:space="preserve"> </w:t>
      </w:r>
      <w:r>
        <w:rPr>
          <w:szCs w:val="28"/>
          <w:lang w:val="en-US"/>
        </w:rPr>
        <w:t>Windows</w:t>
      </w:r>
      <w:r w:rsidRPr="005F028B">
        <w:rPr>
          <w:szCs w:val="28"/>
        </w:rPr>
        <w:t xml:space="preserve"> </w:t>
      </w:r>
      <w:r>
        <w:rPr>
          <w:szCs w:val="28"/>
          <w:lang w:val="en-US"/>
        </w:rPr>
        <w:t>Server</w:t>
      </w:r>
      <w:r>
        <w:rPr>
          <w:szCs w:val="28"/>
        </w:rPr>
        <w:t xml:space="preserve"> 2019»;</w:t>
      </w:r>
    </w:p>
    <w:p w14:paraId="1E934DCA" w14:textId="77777777" w:rsidR="00FA2C17" w:rsidRDefault="00FA2C17" w:rsidP="00FA2C17">
      <w:pPr>
        <w:numPr>
          <w:ilvl w:val="0"/>
          <w:numId w:val="11"/>
        </w:numPr>
        <w:ind w:left="1134" w:hanging="425"/>
        <w:rPr>
          <w:szCs w:val="28"/>
          <w:lang w:val="en-US"/>
        </w:rPr>
      </w:pPr>
      <w:r>
        <w:rPr>
          <w:szCs w:val="28"/>
        </w:rPr>
        <w:t>базы</w:t>
      </w:r>
      <w:r>
        <w:rPr>
          <w:szCs w:val="28"/>
          <w:lang w:val="en-US"/>
        </w:rPr>
        <w:t xml:space="preserve"> </w:t>
      </w:r>
      <w:r>
        <w:rPr>
          <w:szCs w:val="28"/>
        </w:rPr>
        <w:t>данных</w:t>
      </w:r>
      <w:r>
        <w:rPr>
          <w:szCs w:val="28"/>
          <w:lang w:val="en-US"/>
        </w:rPr>
        <w:t xml:space="preserve"> «Microsoft SQL Server 2019»;</w:t>
      </w:r>
    </w:p>
    <w:p w14:paraId="141C099D" w14:textId="77777777" w:rsidR="00FA2C17" w:rsidRDefault="00FA2C17" w:rsidP="00FA2C17">
      <w:pPr>
        <w:numPr>
          <w:ilvl w:val="0"/>
          <w:numId w:val="11"/>
        </w:numPr>
        <w:ind w:left="1134" w:hanging="425"/>
        <w:rPr>
          <w:szCs w:val="28"/>
          <w:lang w:val="en-US"/>
        </w:rPr>
      </w:pPr>
      <w:r>
        <w:rPr>
          <w:szCs w:val="28"/>
        </w:rPr>
        <w:t>СУБД</w:t>
      </w:r>
      <w:r w:rsidRPr="00D76D34">
        <w:rPr>
          <w:szCs w:val="28"/>
          <w:lang w:val="en-US"/>
        </w:rPr>
        <w:t xml:space="preserve"> </w:t>
      </w:r>
      <w:r>
        <w:rPr>
          <w:szCs w:val="28"/>
          <w:lang w:val="en-US"/>
        </w:rPr>
        <w:t>«SQL Server Management Studio»;</w:t>
      </w:r>
    </w:p>
    <w:p w14:paraId="12A98D9A" w14:textId="77777777" w:rsidR="00FA2C17" w:rsidRPr="00115972" w:rsidRDefault="00FA2C17" w:rsidP="00FA2C17">
      <w:pPr>
        <w:pStyle w:val="a6"/>
        <w:numPr>
          <w:ilvl w:val="0"/>
          <w:numId w:val="11"/>
        </w:numPr>
        <w:ind w:left="1134" w:hanging="425"/>
        <w:rPr>
          <w:szCs w:val="28"/>
          <w:lang w:val="en-US"/>
        </w:rPr>
      </w:pPr>
      <w:r>
        <w:rPr>
          <w:szCs w:val="28"/>
          <w:lang w:val="en-US"/>
        </w:rPr>
        <w:lastRenderedPageBreak/>
        <w:t>w</w:t>
      </w:r>
      <w:r w:rsidRPr="00115972">
        <w:rPr>
          <w:szCs w:val="28"/>
          <w:lang w:val="en-US"/>
        </w:rPr>
        <w:t>eb-</w:t>
      </w:r>
      <w:proofErr w:type="spellStart"/>
      <w:r w:rsidRPr="00115972">
        <w:rPr>
          <w:szCs w:val="28"/>
          <w:lang w:val="en-US"/>
        </w:rPr>
        <w:t>браузер</w:t>
      </w:r>
      <w:proofErr w:type="spellEnd"/>
      <w:r w:rsidRPr="00115972">
        <w:rPr>
          <w:szCs w:val="28"/>
          <w:lang w:val="en-US"/>
        </w:rPr>
        <w:t xml:space="preserve"> </w:t>
      </w:r>
      <w:r w:rsidRPr="00115972">
        <w:rPr>
          <w:lang w:val="en-US"/>
        </w:rPr>
        <w:t xml:space="preserve">Google Chrome 89.0 </w:t>
      </w:r>
      <w:r>
        <w:t>или</w:t>
      </w:r>
      <w:r w:rsidRPr="00115972">
        <w:rPr>
          <w:lang w:val="en-US"/>
        </w:rPr>
        <w:t xml:space="preserve"> Safari 14, </w:t>
      </w:r>
      <w:r>
        <w:t>или</w:t>
      </w:r>
      <w:r w:rsidRPr="00115972">
        <w:rPr>
          <w:lang w:val="en-US"/>
        </w:rPr>
        <w:t xml:space="preserve"> Mozilla Firefox 91.6 ESR</w:t>
      </w:r>
      <w:r>
        <w:t>Ю</w:t>
      </w:r>
      <w:r w:rsidRPr="00115972">
        <w:rPr>
          <w:lang w:val="en-US"/>
        </w:rPr>
        <w:t xml:space="preserve">, </w:t>
      </w:r>
      <w:r>
        <w:t>или</w:t>
      </w:r>
      <w:r w:rsidRPr="00115972">
        <w:rPr>
          <w:lang w:val="en-US"/>
        </w:rPr>
        <w:t xml:space="preserve"> </w:t>
      </w:r>
      <w:r>
        <w:rPr>
          <w:lang w:val="en-US"/>
        </w:rPr>
        <w:t>Opera 12;</w:t>
      </w:r>
    </w:p>
    <w:p w14:paraId="0DA9FDF4" w14:textId="77777777" w:rsidR="00FA2C17" w:rsidRDefault="00FA2C17" w:rsidP="00FA2C17">
      <w:pPr>
        <w:numPr>
          <w:ilvl w:val="0"/>
          <w:numId w:val="11"/>
        </w:numPr>
        <w:ind w:left="1134" w:hanging="425"/>
        <w:rPr>
          <w:szCs w:val="28"/>
          <w:lang w:val="en-US"/>
        </w:rPr>
      </w:pPr>
      <w:r>
        <w:rPr>
          <w:szCs w:val="28"/>
        </w:rPr>
        <w:t>антивирусное программное обеспечение.</w:t>
      </w:r>
    </w:p>
    <w:p w14:paraId="4D80252C" w14:textId="77777777" w:rsidR="00FA2C17" w:rsidRDefault="00FA2C17" w:rsidP="00FA2C17">
      <w:pPr>
        <w:ind w:firstLine="708"/>
        <w:rPr>
          <w:szCs w:val="28"/>
        </w:rPr>
      </w:pPr>
      <w:r>
        <w:rPr>
          <w:szCs w:val="28"/>
        </w:rPr>
        <w:t>Дополнительные требования к защите программного обеспечения и информации не предъявляются.</w:t>
      </w:r>
      <w:r w:rsidRPr="004C3D99">
        <w:rPr>
          <w:szCs w:val="28"/>
        </w:rPr>
        <w:t xml:space="preserve"> </w:t>
      </w:r>
    </w:p>
    <w:p w14:paraId="481EF747" w14:textId="77777777" w:rsidR="00FA2C17" w:rsidRDefault="00FA2C17" w:rsidP="00FA2C17">
      <w:pPr>
        <w:pStyle w:val="2"/>
      </w:pPr>
      <w:bookmarkStart w:id="72" w:name="_Toc67700157"/>
      <w:r w:rsidRPr="00850F38">
        <w:t>Программная</w:t>
      </w:r>
      <w:r>
        <w:t xml:space="preserve"> документация</w:t>
      </w:r>
      <w:bookmarkEnd w:id="72"/>
    </w:p>
    <w:p w14:paraId="67014704" w14:textId="77777777" w:rsidR="00FA2C17" w:rsidRPr="004C3D99" w:rsidRDefault="00FA2C17" w:rsidP="00FA2C17">
      <w:pPr>
        <w:pStyle w:val="3"/>
      </w:pPr>
      <w:bookmarkStart w:id="73" w:name="_Toc67700158"/>
      <w:r w:rsidRPr="00D83368">
        <w:t>Предварительный</w:t>
      </w:r>
      <w:r w:rsidRPr="004C3D99">
        <w:t xml:space="preserve"> состав программной документации</w:t>
      </w:r>
      <w:bookmarkEnd w:id="73"/>
    </w:p>
    <w:p w14:paraId="370E57B2" w14:textId="77777777" w:rsidR="00FA2C17" w:rsidRPr="004C3D99" w:rsidRDefault="00FA2C17" w:rsidP="00FA2C17">
      <w:pPr>
        <w:ind w:firstLine="708"/>
        <w:rPr>
          <w:szCs w:val="28"/>
        </w:rPr>
      </w:pPr>
      <w:r w:rsidRPr="004C3D99">
        <w:rPr>
          <w:szCs w:val="28"/>
        </w:rPr>
        <w:t>Состав программной документации:</w:t>
      </w:r>
    </w:p>
    <w:p w14:paraId="3C470914" w14:textId="77777777" w:rsidR="00FA2C17" w:rsidRPr="00DC5D62" w:rsidRDefault="00FA2C17" w:rsidP="00FA2C17">
      <w:pPr>
        <w:pStyle w:val="a6"/>
        <w:numPr>
          <w:ilvl w:val="0"/>
          <w:numId w:val="43"/>
        </w:numPr>
        <w:spacing w:after="160"/>
        <w:rPr>
          <w:szCs w:val="28"/>
        </w:rPr>
      </w:pPr>
      <w:r w:rsidRPr="00DC5D62">
        <w:rPr>
          <w:szCs w:val="28"/>
        </w:rPr>
        <w:t>техническое задание;</w:t>
      </w:r>
    </w:p>
    <w:p w14:paraId="0C340DB3" w14:textId="77777777" w:rsidR="00FA2C17" w:rsidRPr="00DC5D62" w:rsidRDefault="00FA2C17" w:rsidP="00FA2C17">
      <w:pPr>
        <w:pStyle w:val="a6"/>
        <w:numPr>
          <w:ilvl w:val="0"/>
          <w:numId w:val="43"/>
        </w:numPr>
        <w:spacing w:after="160"/>
        <w:rPr>
          <w:szCs w:val="28"/>
        </w:rPr>
      </w:pPr>
      <w:r w:rsidRPr="00DC5D62">
        <w:rPr>
          <w:szCs w:val="28"/>
        </w:rPr>
        <w:t>программа и методики испытаний;</w:t>
      </w:r>
    </w:p>
    <w:p w14:paraId="43FE3FCE" w14:textId="77777777" w:rsidR="00FA2C17" w:rsidRPr="00DC5D62" w:rsidRDefault="00FA2C17" w:rsidP="00FA2C17">
      <w:pPr>
        <w:pStyle w:val="a6"/>
        <w:numPr>
          <w:ilvl w:val="0"/>
          <w:numId w:val="43"/>
        </w:numPr>
        <w:spacing w:after="160"/>
        <w:rPr>
          <w:szCs w:val="28"/>
        </w:rPr>
      </w:pPr>
      <w:r w:rsidRPr="00DC5D62">
        <w:rPr>
          <w:szCs w:val="28"/>
        </w:rPr>
        <w:t>руководство оператора.</w:t>
      </w:r>
    </w:p>
    <w:p w14:paraId="0BE28905" w14:textId="77777777" w:rsidR="00FA2C17" w:rsidRDefault="00FA2C17" w:rsidP="00FA2C17">
      <w:pPr>
        <w:pStyle w:val="2"/>
        <w:rPr>
          <w:b w:val="0"/>
        </w:rPr>
      </w:pPr>
      <w:bookmarkStart w:id="74" w:name="_Toc44341665"/>
      <w:bookmarkStart w:id="75" w:name="_Toc67700159"/>
      <w:r w:rsidRPr="00850F38">
        <w:t>Стадии</w:t>
      </w:r>
      <w:r>
        <w:rPr>
          <w:b w:val="0"/>
        </w:rPr>
        <w:t xml:space="preserve"> </w:t>
      </w:r>
      <w:r w:rsidRPr="00941DD3">
        <w:t>и этапы</w:t>
      </w:r>
      <w:r>
        <w:t xml:space="preserve"> разработки</w:t>
      </w:r>
      <w:bookmarkEnd w:id="74"/>
      <w:bookmarkEnd w:id="75"/>
    </w:p>
    <w:p w14:paraId="0CAF4DBA" w14:textId="77777777" w:rsidR="00FA2C17" w:rsidRDefault="00FA2C17" w:rsidP="00FA2C17">
      <w:pPr>
        <w:pStyle w:val="3"/>
        <w:rPr>
          <w:b w:val="0"/>
          <w:i w:val="0"/>
        </w:rPr>
      </w:pPr>
      <w:bookmarkStart w:id="76" w:name="_Toc44341666"/>
      <w:bookmarkStart w:id="77" w:name="_Toc8643085"/>
      <w:bookmarkStart w:id="78" w:name="_Toc67700160"/>
      <w:r w:rsidRPr="00D83368">
        <w:t>Стадии</w:t>
      </w:r>
      <w:r>
        <w:t xml:space="preserve"> </w:t>
      </w:r>
      <w:r w:rsidRPr="00941DD3">
        <w:t>разработки</w:t>
      </w:r>
      <w:bookmarkEnd w:id="76"/>
      <w:bookmarkEnd w:id="77"/>
      <w:bookmarkEnd w:id="78"/>
    </w:p>
    <w:p w14:paraId="3C4581EE" w14:textId="77777777" w:rsidR="00FA2C17" w:rsidRDefault="00FA2C17" w:rsidP="00FA2C17">
      <w:pPr>
        <w:rPr>
          <w:rFonts w:cs="Times New Roman"/>
          <w:szCs w:val="28"/>
        </w:rPr>
      </w:pPr>
      <w:r>
        <w:rPr>
          <w:szCs w:val="28"/>
        </w:rPr>
        <w:t>Разработка подсистемы состоит из следующих этапов:</w:t>
      </w:r>
    </w:p>
    <w:p w14:paraId="51966B7D" w14:textId="77777777" w:rsidR="00FA2C17" w:rsidRPr="008141F3" w:rsidRDefault="00FA2C17" w:rsidP="00FA2C17">
      <w:pPr>
        <w:pStyle w:val="a6"/>
        <w:numPr>
          <w:ilvl w:val="0"/>
          <w:numId w:val="44"/>
        </w:numPr>
        <w:rPr>
          <w:szCs w:val="28"/>
        </w:rPr>
      </w:pPr>
      <w:r w:rsidRPr="008141F3">
        <w:rPr>
          <w:szCs w:val="28"/>
        </w:rPr>
        <w:t>разработка технического задания;</w:t>
      </w:r>
    </w:p>
    <w:p w14:paraId="12A6870F" w14:textId="77777777" w:rsidR="00FA2C17" w:rsidRDefault="00FA2C17" w:rsidP="00FA2C17">
      <w:pPr>
        <w:pStyle w:val="a6"/>
        <w:numPr>
          <w:ilvl w:val="0"/>
          <w:numId w:val="44"/>
        </w:numPr>
        <w:rPr>
          <w:szCs w:val="28"/>
        </w:rPr>
      </w:pPr>
      <w:r w:rsidRPr="008141F3">
        <w:rPr>
          <w:szCs w:val="28"/>
        </w:rPr>
        <w:t>проектирование программного комплекса;</w:t>
      </w:r>
    </w:p>
    <w:p w14:paraId="19980C77" w14:textId="77777777" w:rsidR="00FA2C17" w:rsidRDefault="00FA2C17" w:rsidP="00FA2C17">
      <w:pPr>
        <w:pStyle w:val="a6"/>
        <w:numPr>
          <w:ilvl w:val="0"/>
          <w:numId w:val="44"/>
        </w:numPr>
        <w:rPr>
          <w:szCs w:val="28"/>
        </w:rPr>
      </w:pPr>
      <w:r>
        <w:rPr>
          <w:szCs w:val="28"/>
        </w:rPr>
        <w:t>разработка программного комплекса;</w:t>
      </w:r>
    </w:p>
    <w:p w14:paraId="7922E5AD" w14:textId="77777777" w:rsidR="00FA2C17" w:rsidRDefault="00FA2C17" w:rsidP="00FA2C17">
      <w:pPr>
        <w:pStyle w:val="a6"/>
        <w:numPr>
          <w:ilvl w:val="0"/>
          <w:numId w:val="44"/>
        </w:numPr>
        <w:rPr>
          <w:szCs w:val="28"/>
        </w:rPr>
      </w:pPr>
      <w:r>
        <w:rPr>
          <w:szCs w:val="28"/>
        </w:rPr>
        <w:t>тестирование разработанного программного комплекса;</w:t>
      </w:r>
    </w:p>
    <w:p w14:paraId="4AD223BF" w14:textId="77777777" w:rsidR="00FA2C17" w:rsidRPr="008141F3" w:rsidRDefault="00FA2C17" w:rsidP="00FA2C17">
      <w:pPr>
        <w:pStyle w:val="a6"/>
        <w:numPr>
          <w:ilvl w:val="0"/>
          <w:numId w:val="44"/>
        </w:numPr>
        <w:rPr>
          <w:szCs w:val="28"/>
        </w:rPr>
      </w:pPr>
      <w:r>
        <w:rPr>
          <w:szCs w:val="28"/>
        </w:rPr>
        <w:t>написание программной документации;</w:t>
      </w:r>
    </w:p>
    <w:p w14:paraId="7AB220A3" w14:textId="77777777" w:rsidR="00FA2C17" w:rsidRPr="008141F3" w:rsidRDefault="00FA2C17" w:rsidP="00FA2C17">
      <w:pPr>
        <w:pStyle w:val="a6"/>
        <w:numPr>
          <w:ilvl w:val="0"/>
          <w:numId w:val="44"/>
        </w:numPr>
        <w:rPr>
          <w:szCs w:val="28"/>
        </w:rPr>
      </w:pPr>
      <w:r w:rsidRPr="008141F3">
        <w:rPr>
          <w:szCs w:val="28"/>
        </w:rPr>
        <w:t>внедрение разработанного сервиса.</w:t>
      </w:r>
    </w:p>
    <w:p w14:paraId="1E9B0DA5" w14:textId="77777777" w:rsidR="00FA2C17" w:rsidRDefault="00FA2C17" w:rsidP="00FA2C17">
      <w:pPr>
        <w:pStyle w:val="3"/>
        <w:rPr>
          <w:b w:val="0"/>
          <w:i w:val="0"/>
        </w:rPr>
      </w:pPr>
      <w:bookmarkStart w:id="79" w:name="_Toc44341668"/>
      <w:bookmarkStart w:id="80" w:name="_Toc8643087"/>
      <w:bookmarkStart w:id="81" w:name="_Toc67700161"/>
      <w:r w:rsidRPr="00D83368">
        <w:t>Содержание</w:t>
      </w:r>
      <w:r>
        <w:t xml:space="preserve"> работ по этапам</w:t>
      </w:r>
      <w:bookmarkEnd w:id="79"/>
      <w:bookmarkEnd w:id="80"/>
      <w:bookmarkEnd w:id="81"/>
    </w:p>
    <w:p w14:paraId="3D67334E" w14:textId="77777777" w:rsidR="00FA2C17" w:rsidRDefault="00FA2C17" w:rsidP="00FA2C17">
      <w:pPr>
        <w:ind w:firstLine="708"/>
        <w:rPr>
          <w:rFonts w:cs="Times New Roman"/>
          <w:szCs w:val="28"/>
        </w:rPr>
      </w:pPr>
      <w:r>
        <w:rPr>
          <w:szCs w:val="28"/>
        </w:rPr>
        <w:t>На этапе разработки технического задания должны быть выполнены перечисленные ниже работы:</w:t>
      </w:r>
    </w:p>
    <w:p w14:paraId="3B28124D" w14:textId="77777777" w:rsidR="00FA2C17" w:rsidRPr="00DE377F" w:rsidRDefault="00FA2C17" w:rsidP="00FA2C17">
      <w:pPr>
        <w:pStyle w:val="a6"/>
        <w:numPr>
          <w:ilvl w:val="0"/>
          <w:numId w:val="45"/>
        </w:numPr>
        <w:jc w:val="left"/>
        <w:rPr>
          <w:szCs w:val="28"/>
        </w:rPr>
      </w:pPr>
      <w:r w:rsidRPr="00DE377F">
        <w:rPr>
          <w:szCs w:val="28"/>
        </w:rPr>
        <w:t>постановка задачи;</w:t>
      </w:r>
    </w:p>
    <w:p w14:paraId="0B52DB15" w14:textId="77777777" w:rsidR="00FA2C17" w:rsidRPr="00DE377F" w:rsidRDefault="00FA2C17" w:rsidP="00FA2C17">
      <w:pPr>
        <w:pStyle w:val="a6"/>
        <w:numPr>
          <w:ilvl w:val="0"/>
          <w:numId w:val="45"/>
        </w:numPr>
        <w:jc w:val="left"/>
        <w:rPr>
          <w:szCs w:val="28"/>
        </w:rPr>
      </w:pPr>
      <w:r w:rsidRPr="00DE377F">
        <w:rPr>
          <w:szCs w:val="28"/>
        </w:rPr>
        <w:t>определение и уточнение требований к техническим средствам;</w:t>
      </w:r>
    </w:p>
    <w:p w14:paraId="04AB7692" w14:textId="77777777" w:rsidR="00FA2C17" w:rsidRPr="00DE377F" w:rsidRDefault="00FA2C17" w:rsidP="00FA2C17">
      <w:pPr>
        <w:pStyle w:val="a6"/>
        <w:numPr>
          <w:ilvl w:val="0"/>
          <w:numId w:val="45"/>
        </w:numPr>
        <w:jc w:val="left"/>
        <w:rPr>
          <w:szCs w:val="28"/>
        </w:rPr>
      </w:pPr>
      <w:r w:rsidRPr="00DE377F">
        <w:rPr>
          <w:szCs w:val="28"/>
        </w:rPr>
        <w:lastRenderedPageBreak/>
        <w:t>определение требований к программе;</w:t>
      </w:r>
    </w:p>
    <w:p w14:paraId="40F06C85" w14:textId="77777777" w:rsidR="00FA2C17" w:rsidRPr="00DE377F" w:rsidRDefault="00FA2C17" w:rsidP="00FA2C17">
      <w:pPr>
        <w:pStyle w:val="a6"/>
        <w:numPr>
          <w:ilvl w:val="0"/>
          <w:numId w:val="45"/>
        </w:numPr>
        <w:jc w:val="left"/>
        <w:rPr>
          <w:szCs w:val="28"/>
        </w:rPr>
      </w:pPr>
      <w:r w:rsidRPr="00DE377F">
        <w:rPr>
          <w:szCs w:val="28"/>
        </w:rPr>
        <w:t>определение стадий, этапов и сроков разработки программы;</w:t>
      </w:r>
    </w:p>
    <w:p w14:paraId="62800DF8" w14:textId="77777777" w:rsidR="00FA2C17" w:rsidRPr="00DE377F" w:rsidRDefault="00FA2C17" w:rsidP="00FA2C17">
      <w:pPr>
        <w:pStyle w:val="a6"/>
        <w:numPr>
          <w:ilvl w:val="0"/>
          <w:numId w:val="45"/>
        </w:numPr>
        <w:jc w:val="left"/>
        <w:rPr>
          <w:szCs w:val="28"/>
        </w:rPr>
      </w:pPr>
      <w:r w:rsidRPr="00DE377F">
        <w:rPr>
          <w:szCs w:val="28"/>
        </w:rPr>
        <w:t xml:space="preserve">согласование и утверждение технического задания. </w:t>
      </w:r>
    </w:p>
    <w:p w14:paraId="65A4D342" w14:textId="77777777" w:rsidR="00FA2C17" w:rsidRDefault="00FA2C17" w:rsidP="00FA2C17">
      <w:pPr>
        <w:ind w:firstLine="708"/>
        <w:rPr>
          <w:szCs w:val="28"/>
        </w:rPr>
      </w:pPr>
      <w:r>
        <w:rPr>
          <w:szCs w:val="28"/>
        </w:rPr>
        <w:t>На этапе разработки программы должна быть выполнена работа по программированию (кодированию) и отладке программы.</w:t>
      </w:r>
    </w:p>
    <w:p w14:paraId="7F4987F4" w14:textId="77777777" w:rsidR="00FA2C17" w:rsidRDefault="00FA2C17" w:rsidP="00FA2C17">
      <w:pPr>
        <w:ind w:firstLine="708"/>
        <w:rPr>
          <w:szCs w:val="28"/>
        </w:rPr>
      </w:pPr>
      <w:r>
        <w:rPr>
          <w:szCs w:val="28"/>
        </w:rPr>
        <w:t>Этап тестирования включает в себя выполнение тестов по указанным заранее шагам и сверку полученных результатов с указанными заранее ожидаемыми результатами.</w:t>
      </w:r>
    </w:p>
    <w:p w14:paraId="42F19AF2" w14:textId="77777777" w:rsidR="00FA2C17" w:rsidRPr="004C3D99" w:rsidRDefault="00FA2C17" w:rsidP="00FA2C17">
      <w:pPr>
        <w:ind w:firstLine="708"/>
        <w:rPr>
          <w:szCs w:val="28"/>
        </w:rPr>
      </w:pPr>
      <w:r>
        <w:rPr>
          <w:szCs w:val="28"/>
        </w:rPr>
        <w:t>Этап внедрения подразумевает развертывание разработанного программного комплекса на выделенном сервере с дальнейшим приведением подсистемы в стабильно работающее состояние. Результатом данного заключительного этапа является подписанный Заказчиком акт о внедрении.</w:t>
      </w:r>
    </w:p>
    <w:p w14:paraId="49D200C4" w14:textId="77777777" w:rsidR="00FA2C17" w:rsidRDefault="00FA2C17" w:rsidP="00FA2C17">
      <w:pPr>
        <w:pStyle w:val="2"/>
      </w:pPr>
      <w:bookmarkStart w:id="82" w:name="_Toc67700162"/>
      <w:r w:rsidRPr="00850F38">
        <w:t>Порядок</w:t>
      </w:r>
      <w:r>
        <w:t xml:space="preserve"> контроля и приемки</w:t>
      </w:r>
      <w:bookmarkEnd w:id="82"/>
    </w:p>
    <w:p w14:paraId="18744AA7" w14:textId="77777777" w:rsidR="00FA2C17" w:rsidRDefault="00FA2C17" w:rsidP="00FA2C17">
      <w:pPr>
        <w:pStyle w:val="3"/>
        <w:rPr>
          <w:lang w:eastAsia="ru-RU"/>
        </w:rPr>
      </w:pPr>
      <w:bookmarkStart w:id="83" w:name="_Toc67700163"/>
      <w:r w:rsidRPr="00D83368">
        <w:t>Виды</w:t>
      </w:r>
      <w:r w:rsidRPr="004C3D99">
        <w:rPr>
          <w:lang w:eastAsia="ru-RU"/>
        </w:rPr>
        <w:t xml:space="preserve"> испытаний</w:t>
      </w:r>
      <w:bookmarkEnd w:id="83"/>
    </w:p>
    <w:p w14:paraId="1EB00165" w14:textId="459FF810" w:rsidR="00FA2C17" w:rsidRDefault="00FA2C17" w:rsidP="00C91D38">
      <w:pPr>
        <w:rPr>
          <w:lang w:eastAsia="ru-RU"/>
        </w:rPr>
      </w:pPr>
      <w:r>
        <w:rPr>
          <w:lang w:eastAsia="ru-RU"/>
        </w:rPr>
        <w:t>Для проверки корректности работы разработанного программного комплекса должны быть проведены следующие виды испытаний:</w:t>
      </w:r>
      <w:r w:rsidR="00C91D38">
        <w:rPr>
          <w:lang w:eastAsia="ru-RU"/>
        </w:rPr>
        <w:t xml:space="preserve"> </w:t>
      </w:r>
      <w:r w:rsidR="00524A41">
        <w:rPr>
          <w:lang w:eastAsia="ru-RU"/>
        </w:rPr>
        <w:t>т</w:t>
      </w:r>
      <w:r>
        <w:rPr>
          <w:lang w:eastAsia="ru-RU"/>
        </w:rPr>
        <w:t xml:space="preserve">естирование </w:t>
      </w:r>
      <w:r w:rsidRPr="00C91D38">
        <w:rPr>
          <w:lang w:val="en-US" w:eastAsia="ru-RU"/>
        </w:rPr>
        <w:t>WEB</w:t>
      </w:r>
      <w:r w:rsidRPr="00EE06C3">
        <w:rPr>
          <w:lang w:eastAsia="ru-RU"/>
        </w:rPr>
        <w:t>-</w:t>
      </w:r>
      <w:r w:rsidRPr="00C91D38">
        <w:rPr>
          <w:lang w:val="en-US" w:eastAsia="ru-RU"/>
        </w:rPr>
        <w:t>API</w:t>
      </w:r>
      <w:r w:rsidRPr="00EE06C3">
        <w:rPr>
          <w:lang w:eastAsia="ru-RU"/>
        </w:rPr>
        <w:t xml:space="preserve"> </w:t>
      </w:r>
      <w:r w:rsidR="00C91D38">
        <w:rPr>
          <w:lang w:eastAsia="ru-RU"/>
        </w:rPr>
        <w:t xml:space="preserve">методом черного ящика, </w:t>
      </w:r>
      <w:r w:rsidR="00524A41">
        <w:rPr>
          <w:lang w:eastAsia="ru-RU"/>
        </w:rPr>
        <w:t>м</w:t>
      </w:r>
      <w:r w:rsidR="00C91D38">
        <w:rPr>
          <w:lang w:eastAsia="ru-RU"/>
        </w:rPr>
        <w:t xml:space="preserve">одульное тестирование, </w:t>
      </w:r>
      <w:r w:rsidR="00524A41">
        <w:rPr>
          <w:lang w:eastAsia="ru-RU"/>
        </w:rPr>
        <w:t>к</w:t>
      </w:r>
      <w:r>
        <w:rPr>
          <w:lang w:eastAsia="ru-RU"/>
        </w:rPr>
        <w:t>росс</w:t>
      </w:r>
      <w:r w:rsidR="00682F7B">
        <w:rPr>
          <w:lang w:eastAsia="ru-RU"/>
        </w:rPr>
        <w:t>-</w:t>
      </w:r>
      <w:r>
        <w:rPr>
          <w:lang w:eastAsia="ru-RU"/>
        </w:rPr>
        <w:t>браузерное тестирование.</w:t>
      </w:r>
    </w:p>
    <w:p w14:paraId="61324333" w14:textId="77777777" w:rsidR="00FA2C17" w:rsidRDefault="00FA2C17" w:rsidP="00FA2C17">
      <w:pPr>
        <w:rPr>
          <w:lang w:eastAsia="ru-RU"/>
        </w:rPr>
      </w:pPr>
      <w:r>
        <w:rPr>
          <w:lang w:eastAsia="ru-RU"/>
        </w:rPr>
        <w:t>В результате проведенного тестирования методом черного ящика и модульного тестирования все установленные заранее тесты должны быть пройдены успешно.</w:t>
      </w:r>
    </w:p>
    <w:p w14:paraId="6048EE9E" w14:textId="77777777" w:rsidR="00FA2C17" w:rsidRPr="00EE06C3" w:rsidRDefault="00FA2C17" w:rsidP="00FA2C17">
      <w:pPr>
        <w:rPr>
          <w:lang w:eastAsia="ru-RU"/>
        </w:rPr>
      </w:pPr>
      <w:proofErr w:type="spellStart"/>
      <w:r>
        <w:rPr>
          <w:lang w:eastAsia="ru-RU"/>
        </w:rPr>
        <w:t>Кроссбраузерное</w:t>
      </w:r>
      <w:proofErr w:type="spellEnd"/>
      <w:r>
        <w:rPr>
          <w:lang w:eastAsia="ru-RU"/>
        </w:rPr>
        <w:t xml:space="preserve"> тестирование должно подтвердить идентичное поведение разработанного программного комплекса в указанных в разделе «</w:t>
      </w:r>
      <w:r>
        <w:t xml:space="preserve">Требования к </w:t>
      </w:r>
      <w:r w:rsidRPr="00D83368">
        <w:t>информационной</w:t>
      </w:r>
      <w:r>
        <w:t xml:space="preserve"> и программной совместимости»</w:t>
      </w:r>
      <w:r>
        <w:rPr>
          <w:lang w:eastAsia="ru-RU"/>
        </w:rPr>
        <w:t xml:space="preserve"> браузерах.</w:t>
      </w:r>
    </w:p>
    <w:p w14:paraId="68F6FD3C" w14:textId="77777777" w:rsidR="00FA2C17" w:rsidRDefault="00FA2C17" w:rsidP="00FA2C17">
      <w:pPr>
        <w:rPr>
          <w:lang w:eastAsia="ru-RU"/>
        </w:rPr>
      </w:pPr>
      <w:r>
        <w:rPr>
          <w:lang w:eastAsia="ru-RU"/>
        </w:rPr>
        <w:t>Приемо-сдаточные испытания должны проводиться на объекте Заказчика в оговоренные сроки.</w:t>
      </w:r>
    </w:p>
    <w:p w14:paraId="3A3A6AC5" w14:textId="77777777" w:rsidR="00FA2C17" w:rsidRDefault="00FA2C17" w:rsidP="00FA2C17">
      <w:pPr>
        <w:rPr>
          <w:lang w:eastAsia="ru-RU"/>
        </w:rPr>
      </w:pPr>
      <w:r>
        <w:rPr>
          <w:lang w:eastAsia="ru-RU"/>
        </w:rPr>
        <w:t>Ход проведения приемо-сдаточных испытаний Заказчик и Исполнитель документируют в Протоколе проведения испытаний</w:t>
      </w:r>
    </w:p>
    <w:p w14:paraId="6E1ED5CA" w14:textId="3B271F32" w:rsidR="00FA2C17" w:rsidRPr="004C3D99" w:rsidRDefault="00FA2C17" w:rsidP="00FA2C17">
      <w:pPr>
        <w:pStyle w:val="3"/>
        <w:rPr>
          <w:lang w:eastAsia="ru-RU"/>
        </w:rPr>
      </w:pPr>
      <w:bookmarkStart w:id="84" w:name="_Toc67700164"/>
      <w:r w:rsidRPr="004C3D99">
        <w:rPr>
          <w:lang w:eastAsia="ru-RU"/>
        </w:rPr>
        <w:lastRenderedPageBreak/>
        <w:t xml:space="preserve">Общие </w:t>
      </w:r>
      <w:r w:rsidRPr="00D83368">
        <w:t>требования</w:t>
      </w:r>
      <w:r w:rsidRPr="004C3D99">
        <w:rPr>
          <w:lang w:eastAsia="ru-RU"/>
        </w:rPr>
        <w:t xml:space="preserve"> к приемке работы</w:t>
      </w:r>
      <w:bookmarkEnd w:id="84"/>
    </w:p>
    <w:p w14:paraId="2FFC9880" w14:textId="77777777" w:rsidR="00FA2C17" w:rsidRPr="005F028B" w:rsidRDefault="00FA2C17" w:rsidP="00FA2C17">
      <w:pPr>
        <w:rPr>
          <w:szCs w:val="28"/>
        </w:rPr>
      </w:pPr>
      <w:r>
        <w:rPr>
          <w:lang w:eastAsia="ru-RU"/>
        </w:rPr>
        <w:t>На основании Протокола проведения испытаний Исполнитель совместно с Заказчиком подписывает акт о внедрении.</w:t>
      </w:r>
    </w:p>
    <w:p w14:paraId="0873328E" w14:textId="77777777" w:rsidR="00FA2C17" w:rsidRDefault="00FA2C17" w:rsidP="00FA2C17">
      <w:pPr>
        <w:pStyle w:val="1"/>
      </w:pPr>
      <w:bookmarkStart w:id="85" w:name="_Toc67700165"/>
      <w:r>
        <w:lastRenderedPageBreak/>
        <w:t>Проектирование</w:t>
      </w:r>
      <w:bookmarkEnd w:id="85"/>
    </w:p>
    <w:p w14:paraId="46673313" w14:textId="77777777" w:rsidR="00FA2C17" w:rsidRDefault="00FA2C17" w:rsidP="00FA2C17">
      <w:pPr>
        <w:pStyle w:val="2"/>
      </w:pPr>
      <w:bookmarkStart w:id="86" w:name="_Toc67700166"/>
      <w:r>
        <w:rPr>
          <w:lang w:val="en-US"/>
        </w:rPr>
        <w:t>ER-</w:t>
      </w:r>
      <w:r w:rsidRPr="00850F38">
        <w:t>диаграмма</w:t>
      </w:r>
      <w:bookmarkEnd w:id="86"/>
    </w:p>
    <w:p w14:paraId="001F304E" w14:textId="77777777" w:rsidR="00FA2C17" w:rsidRPr="00CC1F90" w:rsidRDefault="00FA2C17" w:rsidP="00FA2C17">
      <w:r>
        <w:t xml:space="preserve">Поставлена задача: </w:t>
      </w:r>
      <w:r>
        <w:rPr>
          <w:b/>
        </w:rPr>
        <w:t>р</w:t>
      </w:r>
      <w:r w:rsidRPr="00CC1F90">
        <w:rPr>
          <w:b/>
        </w:rPr>
        <w:t>азработать модель данны</w:t>
      </w:r>
      <w:r>
        <w:rPr>
          <w:b/>
        </w:rPr>
        <w:t>х</w:t>
      </w:r>
      <w:r w:rsidRPr="00CC1F90">
        <w:rPr>
          <w:b/>
        </w:rPr>
        <w:t xml:space="preserve"> для программного комплекса </w:t>
      </w:r>
      <w:r>
        <w:rPr>
          <w:b/>
        </w:rPr>
        <w:t>управления рассылкой электронных сообщений</w:t>
      </w:r>
      <w:r w:rsidRPr="00CC1F90">
        <w:rPr>
          <w:b/>
        </w:rPr>
        <w:t>.</w:t>
      </w:r>
    </w:p>
    <w:p w14:paraId="478CCFFD" w14:textId="77777777" w:rsidR="00FA2C17" w:rsidRDefault="00FA2C17" w:rsidP="00FA2C17">
      <w:r>
        <w:t xml:space="preserve">Оператор передает информацию о сообщении в пользовательской части и при помощи </w:t>
      </w:r>
      <w:r>
        <w:rPr>
          <w:lang w:val="en-US"/>
        </w:rPr>
        <w:t>API</w:t>
      </w:r>
      <w:r w:rsidRPr="00CF4869">
        <w:t xml:space="preserve"> </w:t>
      </w:r>
      <w:r>
        <w:t>передает его на сервер, где информация о сообщении формализуется, заносится в базу данных и передается сервисам доставки.</w:t>
      </w:r>
    </w:p>
    <w:p w14:paraId="00140AD6" w14:textId="77777777" w:rsidR="00FA2C17" w:rsidRDefault="00FA2C17" w:rsidP="00FA2C17">
      <w:r>
        <w:t>В результате анализа процесс обучения можно обозначить несколько сущностей. Вот описание некоторых основных сущностей:</w:t>
      </w:r>
    </w:p>
    <w:p w14:paraId="1BF06127" w14:textId="2B48EE9B" w:rsidR="00FA2C17" w:rsidRPr="00122C8F" w:rsidRDefault="00FA2C17" w:rsidP="00FA2C17">
      <w:pPr>
        <w:pStyle w:val="10"/>
      </w:pPr>
      <w:r w:rsidRPr="00122C8F">
        <w:rPr>
          <w:lang w:val="en-US"/>
        </w:rPr>
        <w:t>Messages</w:t>
      </w:r>
      <w:r w:rsidR="00122C8F" w:rsidRPr="00122C8F">
        <w:t xml:space="preserve"> – таблица для хранения сообщений</w:t>
      </w:r>
    </w:p>
    <w:p w14:paraId="6FCBCB7D" w14:textId="77777777" w:rsidR="00FA2C17" w:rsidRPr="00D60EEF" w:rsidRDefault="00FA2C17" w:rsidP="00FA2C17">
      <w:pPr>
        <w:pStyle w:val="10"/>
        <w:numPr>
          <w:ilvl w:val="1"/>
          <w:numId w:val="3"/>
        </w:numPr>
      </w:pPr>
      <w:r>
        <w:rPr>
          <w:lang w:val="en-US"/>
        </w:rPr>
        <w:t>id</w:t>
      </w:r>
      <w:r w:rsidRPr="00D60EEF">
        <w:t xml:space="preserve"> (</w:t>
      </w:r>
      <w:r>
        <w:rPr>
          <w:lang w:val="en-US"/>
        </w:rPr>
        <w:t>long</w:t>
      </w:r>
      <w:r w:rsidRPr="00D60EEF">
        <w:t xml:space="preserve">) – суррогатный </w:t>
      </w:r>
      <w:r>
        <w:t>первичный ключ;</w:t>
      </w:r>
    </w:p>
    <w:p w14:paraId="784A7C55" w14:textId="77777777" w:rsidR="00FA2C17" w:rsidRPr="00D60EEF" w:rsidRDefault="00FA2C17" w:rsidP="00FA2C17">
      <w:pPr>
        <w:pStyle w:val="10"/>
        <w:numPr>
          <w:ilvl w:val="1"/>
          <w:numId w:val="3"/>
        </w:numPr>
      </w:pPr>
      <w:proofErr w:type="spellStart"/>
      <w:r>
        <w:rPr>
          <w:lang w:val="en-US"/>
        </w:rPr>
        <w:t>userId</w:t>
      </w:r>
      <w:proofErr w:type="spellEnd"/>
      <w:r>
        <w:rPr>
          <w:lang w:val="en-US"/>
        </w:rPr>
        <w:t xml:space="preserve"> (long)</w:t>
      </w:r>
      <w:r w:rsidRPr="00D60EEF">
        <w:t xml:space="preserve"> –</w:t>
      </w:r>
      <w:r>
        <w:t xml:space="preserve"> </w:t>
      </w:r>
      <w:r>
        <w:rPr>
          <w:lang w:val="en-US"/>
        </w:rPr>
        <w:t>id</w:t>
      </w:r>
      <w:r>
        <w:t xml:space="preserve"> отправителя;</w:t>
      </w:r>
    </w:p>
    <w:p w14:paraId="5C90C7E2" w14:textId="77777777" w:rsidR="00FA2C17" w:rsidRPr="00D60EEF" w:rsidRDefault="00FA2C17" w:rsidP="00FA2C17">
      <w:pPr>
        <w:pStyle w:val="10"/>
        <w:numPr>
          <w:ilvl w:val="1"/>
          <w:numId w:val="3"/>
        </w:numPr>
      </w:pPr>
      <w:proofErr w:type="spellStart"/>
      <w:r>
        <w:rPr>
          <w:lang w:val="en-US"/>
        </w:rPr>
        <w:t>destinationDate</w:t>
      </w:r>
      <w:proofErr w:type="spellEnd"/>
      <w:r>
        <w:t xml:space="preserve"> (</w:t>
      </w:r>
      <w:proofErr w:type="spellStart"/>
      <w:r>
        <w:rPr>
          <w:lang w:val="en-US"/>
        </w:rPr>
        <w:t>dateTime</w:t>
      </w:r>
      <w:proofErr w:type="spellEnd"/>
      <w:r w:rsidRPr="00D60EEF">
        <w:t xml:space="preserve">) </w:t>
      </w:r>
      <w:r>
        <w:t>–</w:t>
      </w:r>
      <w:r w:rsidRPr="00CF4869">
        <w:t xml:space="preserve"> </w:t>
      </w:r>
      <w:r>
        <w:t>дата и время успешной доставки;</w:t>
      </w:r>
    </w:p>
    <w:p w14:paraId="3950FE72" w14:textId="77777777" w:rsidR="00FA2C17" w:rsidRPr="00D60EEF" w:rsidRDefault="00FA2C17" w:rsidP="00FA2C17">
      <w:pPr>
        <w:pStyle w:val="10"/>
        <w:numPr>
          <w:ilvl w:val="1"/>
          <w:numId w:val="3"/>
        </w:numPr>
      </w:pPr>
      <w:r>
        <w:rPr>
          <w:lang w:val="en-US"/>
        </w:rPr>
        <w:t>theme</w:t>
      </w:r>
      <w:r>
        <w:t xml:space="preserve"> (</w:t>
      </w:r>
      <w:proofErr w:type="spellStart"/>
      <w:r>
        <w:rPr>
          <w:lang w:val="en-US"/>
        </w:rPr>
        <w:t>nvarchar</w:t>
      </w:r>
      <w:proofErr w:type="spellEnd"/>
      <w:r>
        <w:t>(</w:t>
      </w:r>
      <w:r>
        <w:rPr>
          <w:lang w:val="en-US"/>
        </w:rPr>
        <w:t>max</w:t>
      </w:r>
      <w:r>
        <w:t xml:space="preserve">)) </w:t>
      </w:r>
      <w:r w:rsidRPr="00D60EEF">
        <w:t xml:space="preserve">– </w:t>
      </w:r>
      <w:r>
        <w:t>тема сообщения;</w:t>
      </w:r>
    </w:p>
    <w:p w14:paraId="733E30FB" w14:textId="77777777" w:rsidR="00FA2C17" w:rsidRPr="00D60EEF" w:rsidRDefault="00FA2C17" w:rsidP="00FA2C17">
      <w:pPr>
        <w:pStyle w:val="10"/>
        <w:numPr>
          <w:ilvl w:val="1"/>
          <w:numId w:val="3"/>
        </w:numPr>
      </w:pPr>
      <w:r>
        <w:rPr>
          <w:lang w:val="en-US"/>
        </w:rPr>
        <w:t>body</w:t>
      </w:r>
      <w:r>
        <w:t xml:space="preserve"> (</w:t>
      </w:r>
      <w:r>
        <w:rPr>
          <w:lang w:val="en-US"/>
        </w:rPr>
        <w:t>text</w:t>
      </w:r>
      <w:r>
        <w:t>) – тело сообщения;</w:t>
      </w:r>
    </w:p>
    <w:p w14:paraId="33E9F7A8" w14:textId="77777777" w:rsidR="00FA2C17" w:rsidRDefault="00FA2C17" w:rsidP="00FA2C17">
      <w:pPr>
        <w:pStyle w:val="10"/>
        <w:numPr>
          <w:ilvl w:val="1"/>
          <w:numId w:val="3"/>
        </w:numPr>
      </w:pPr>
      <w:r>
        <w:rPr>
          <w:lang w:val="en-US"/>
        </w:rPr>
        <w:t>size</w:t>
      </w:r>
      <w:r w:rsidRPr="00CF4869">
        <w:t xml:space="preserve"> (</w:t>
      </w:r>
      <w:proofErr w:type="spellStart"/>
      <w:r>
        <w:rPr>
          <w:lang w:val="en-US"/>
        </w:rPr>
        <w:t>int</w:t>
      </w:r>
      <w:proofErr w:type="spellEnd"/>
      <w:r w:rsidRPr="00CF4869">
        <w:t>)</w:t>
      </w:r>
      <w:r>
        <w:t xml:space="preserve"> – размер сообщения в единицах (байт);</w:t>
      </w:r>
    </w:p>
    <w:p w14:paraId="31CEC638" w14:textId="77777777" w:rsidR="00FA2C17" w:rsidRDefault="00FA2C17" w:rsidP="00FA2C17">
      <w:pPr>
        <w:pStyle w:val="10"/>
        <w:numPr>
          <w:ilvl w:val="1"/>
          <w:numId w:val="3"/>
        </w:numPr>
      </w:pPr>
      <w:proofErr w:type="spellStart"/>
      <w:r>
        <w:rPr>
          <w:lang w:val="en-US"/>
        </w:rPr>
        <w:t>isScheduled</w:t>
      </w:r>
      <w:proofErr w:type="spellEnd"/>
      <w:r w:rsidRPr="00CF4869">
        <w:t xml:space="preserve"> (</w:t>
      </w:r>
      <w:proofErr w:type="spellStart"/>
      <w:r>
        <w:rPr>
          <w:lang w:val="en-US"/>
        </w:rPr>
        <w:t>int</w:t>
      </w:r>
      <w:proofErr w:type="spellEnd"/>
      <w:r w:rsidRPr="00CF4869">
        <w:t xml:space="preserve">) – </w:t>
      </w:r>
      <w:r>
        <w:t>логическое поле – запланирована ли отправка сообщения;</w:t>
      </w:r>
    </w:p>
    <w:p w14:paraId="6497122E" w14:textId="77777777" w:rsidR="00FA2C17" w:rsidRDefault="00FA2C17" w:rsidP="00FA2C17">
      <w:pPr>
        <w:pStyle w:val="10"/>
        <w:numPr>
          <w:ilvl w:val="1"/>
          <w:numId w:val="3"/>
        </w:numPr>
      </w:pPr>
      <w:proofErr w:type="spellStart"/>
      <w:r>
        <w:rPr>
          <w:lang w:val="en-US"/>
        </w:rPr>
        <w:t>scheduleDate</w:t>
      </w:r>
      <w:proofErr w:type="spellEnd"/>
      <w:r w:rsidRPr="00650F96">
        <w:t xml:space="preserve"> (</w:t>
      </w:r>
      <w:proofErr w:type="spellStart"/>
      <w:r>
        <w:rPr>
          <w:lang w:val="en-US"/>
        </w:rPr>
        <w:t>dateTime</w:t>
      </w:r>
      <w:proofErr w:type="spellEnd"/>
      <w:r w:rsidRPr="00650F96">
        <w:t xml:space="preserve">) – </w:t>
      </w:r>
      <w:r>
        <w:t>запланированная дата и время, когда необходимо отправить сообщение;</w:t>
      </w:r>
    </w:p>
    <w:p w14:paraId="12A165A0" w14:textId="77777777" w:rsidR="00FA2C17" w:rsidRDefault="00FA2C17" w:rsidP="00FA2C17">
      <w:pPr>
        <w:pStyle w:val="10"/>
        <w:numPr>
          <w:ilvl w:val="1"/>
          <w:numId w:val="3"/>
        </w:numPr>
      </w:pPr>
      <w:proofErr w:type="spellStart"/>
      <w:r>
        <w:rPr>
          <w:lang w:val="en-US"/>
        </w:rPr>
        <w:t>isSent</w:t>
      </w:r>
      <w:proofErr w:type="spellEnd"/>
      <w:r w:rsidRPr="00650F96">
        <w:t xml:space="preserve"> (</w:t>
      </w:r>
      <w:proofErr w:type="spellStart"/>
      <w:r>
        <w:rPr>
          <w:lang w:val="en-US"/>
        </w:rPr>
        <w:t>int</w:t>
      </w:r>
      <w:proofErr w:type="spellEnd"/>
      <w:r w:rsidRPr="00650F96">
        <w:t xml:space="preserve">) – </w:t>
      </w:r>
      <w:r>
        <w:t>логическое поле – успешно ли доставлено сообщение;</w:t>
      </w:r>
    </w:p>
    <w:p w14:paraId="54C468B7" w14:textId="77777777" w:rsidR="00FA2C17" w:rsidRDefault="00FA2C17" w:rsidP="00FA2C17">
      <w:pPr>
        <w:pStyle w:val="10"/>
        <w:numPr>
          <w:ilvl w:val="1"/>
          <w:numId w:val="3"/>
        </w:numPr>
      </w:pPr>
      <w:proofErr w:type="spellStart"/>
      <w:proofErr w:type="gramStart"/>
      <w:r>
        <w:rPr>
          <w:lang w:val="en-US"/>
        </w:rPr>
        <w:t>queueId</w:t>
      </w:r>
      <w:proofErr w:type="spellEnd"/>
      <w:proofErr w:type="gramEnd"/>
      <w:r w:rsidRPr="00650F96">
        <w:t xml:space="preserve"> (</w:t>
      </w:r>
      <w:proofErr w:type="spellStart"/>
      <w:r>
        <w:rPr>
          <w:lang w:val="en-US"/>
        </w:rPr>
        <w:t>int</w:t>
      </w:r>
      <w:proofErr w:type="spellEnd"/>
      <w:r w:rsidRPr="00650F96">
        <w:t xml:space="preserve">) </w:t>
      </w:r>
      <w:r>
        <w:t xml:space="preserve">– </w:t>
      </w:r>
      <w:r>
        <w:rPr>
          <w:lang w:val="en-US"/>
        </w:rPr>
        <w:t>id</w:t>
      </w:r>
      <w:r w:rsidRPr="00650F96">
        <w:t xml:space="preserve"> </w:t>
      </w:r>
      <w:r>
        <w:t>очереди, в которой содержится данное сообщение.</w:t>
      </w:r>
    </w:p>
    <w:p w14:paraId="0DF21A29" w14:textId="6DCD357C" w:rsidR="00FA2C17" w:rsidRPr="00122C8F" w:rsidRDefault="00FA2C17" w:rsidP="00FA2C17">
      <w:pPr>
        <w:pStyle w:val="10"/>
      </w:pPr>
      <w:proofErr w:type="spellStart"/>
      <w:r w:rsidRPr="00122C8F">
        <w:rPr>
          <w:lang w:val="en-US"/>
        </w:rPr>
        <w:t>MessagesAttachedFiles</w:t>
      </w:r>
      <w:proofErr w:type="spellEnd"/>
      <w:r w:rsidR="00122C8F">
        <w:t xml:space="preserve"> – таблица для связи таблиц сообщений и прикрепленных файлов</w:t>
      </w:r>
    </w:p>
    <w:p w14:paraId="1BE25D08" w14:textId="77777777" w:rsidR="00FA2C17" w:rsidRPr="00BD1CB1" w:rsidRDefault="00FA2C17" w:rsidP="00FA2C17">
      <w:pPr>
        <w:pStyle w:val="10"/>
        <w:numPr>
          <w:ilvl w:val="1"/>
          <w:numId w:val="3"/>
        </w:numPr>
      </w:pPr>
      <w:proofErr w:type="spellStart"/>
      <w:r>
        <w:rPr>
          <w:lang w:val="en-US"/>
        </w:rPr>
        <w:t>messageId</w:t>
      </w:r>
      <w:proofErr w:type="spellEnd"/>
      <w:r w:rsidRPr="00BD1CB1">
        <w:t xml:space="preserve"> (</w:t>
      </w:r>
      <w:r>
        <w:rPr>
          <w:lang w:val="en-US"/>
        </w:rPr>
        <w:t>long</w:t>
      </w:r>
      <w:r w:rsidRPr="00BD1CB1">
        <w:t>) – суррогатный первичный ключ</w:t>
      </w:r>
      <w:r w:rsidRPr="00D87257">
        <w:t xml:space="preserve"> </w:t>
      </w:r>
      <w:r>
        <w:t>сообщения</w:t>
      </w:r>
      <w:r w:rsidRPr="00BD1CB1">
        <w:t>;</w:t>
      </w:r>
    </w:p>
    <w:p w14:paraId="5617AFFB" w14:textId="77777777" w:rsidR="00FA2C17" w:rsidRDefault="00FA2C17" w:rsidP="00FA2C17">
      <w:pPr>
        <w:pStyle w:val="10"/>
        <w:numPr>
          <w:ilvl w:val="1"/>
          <w:numId w:val="3"/>
        </w:numPr>
      </w:pPr>
      <w:proofErr w:type="spellStart"/>
      <w:proofErr w:type="gramStart"/>
      <w:r>
        <w:rPr>
          <w:lang w:val="en-US"/>
        </w:rPr>
        <w:t>attachedFileId</w:t>
      </w:r>
      <w:proofErr w:type="spellEnd"/>
      <w:proofErr w:type="gramEnd"/>
      <w:r w:rsidRPr="00D87257">
        <w:t xml:space="preserve"> (</w:t>
      </w:r>
      <w:r>
        <w:rPr>
          <w:lang w:val="en-US"/>
        </w:rPr>
        <w:t>long</w:t>
      </w:r>
      <w:r w:rsidRPr="00D87257">
        <w:t xml:space="preserve">) – </w:t>
      </w:r>
      <w:r>
        <w:t>суррогатный первичный ключ файла</w:t>
      </w:r>
      <w:r w:rsidRPr="008202F4">
        <w:t>.</w:t>
      </w:r>
    </w:p>
    <w:p w14:paraId="65C7133D" w14:textId="0CE622C5" w:rsidR="00FA2C17" w:rsidRPr="00122C8F" w:rsidRDefault="00FA2C17" w:rsidP="00FA2C17">
      <w:pPr>
        <w:pStyle w:val="10"/>
      </w:pPr>
      <w:proofErr w:type="spellStart"/>
      <w:r w:rsidRPr="00122C8F">
        <w:rPr>
          <w:lang w:val="en-US"/>
        </w:rPr>
        <w:t>AttachedFiles</w:t>
      </w:r>
      <w:proofErr w:type="spellEnd"/>
      <w:r w:rsidR="00122C8F">
        <w:t xml:space="preserve"> – таблица для хранения ссылок на прикрепленные файлы</w:t>
      </w:r>
    </w:p>
    <w:p w14:paraId="2139E9F2" w14:textId="77777777" w:rsidR="00FA2C17" w:rsidRPr="00BD1CB1" w:rsidRDefault="00FA2C17" w:rsidP="00FA2C17">
      <w:pPr>
        <w:pStyle w:val="10"/>
        <w:numPr>
          <w:ilvl w:val="1"/>
          <w:numId w:val="3"/>
        </w:numPr>
      </w:pPr>
      <w:proofErr w:type="spellStart"/>
      <w:r>
        <w:rPr>
          <w:lang w:val="en-US"/>
        </w:rPr>
        <w:lastRenderedPageBreak/>
        <w:t>attachedFileId</w:t>
      </w:r>
      <w:proofErr w:type="spellEnd"/>
      <w:r w:rsidRPr="00D87257">
        <w:t xml:space="preserve"> </w:t>
      </w:r>
      <w:r w:rsidRPr="00BD1CB1">
        <w:t>(</w:t>
      </w:r>
      <w:r>
        <w:rPr>
          <w:lang w:val="en-US"/>
        </w:rPr>
        <w:t>long</w:t>
      </w:r>
      <w:r w:rsidRPr="00BD1CB1">
        <w:t>) – суррогатный первичный ключ;</w:t>
      </w:r>
    </w:p>
    <w:p w14:paraId="45D0BA23" w14:textId="77777777" w:rsidR="00FA2C17" w:rsidRPr="00BD1CB1" w:rsidRDefault="00FA2C17" w:rsidP="00FA2C17">
      <w:pPr>
        <w:pStyle w:val="10"/>
        <w:numPr>
          <w:ilvl w:val="1"/>
          <w:numId w:val="3"/>
        </w:numPr>
      </w:pPr>
      <w:r>
        <w:rPr>
          <w:lang w:val="en-US"/>
        </w:rPr>
        <w:t>line</w:t>
      </w:r>
      <w:r w:rsidRPr="00BD1CB1">
        <w:t xml:space="preserve"> (</w:t>
      </w:r>
      <w:proofErr w:type="spellStart"/>
      <w:r>
        <w:rPr>
          <w:lang w:val="en-US"/>
        </w:rPr>
        <w:t>nvarchar</w:t>
      </w:r>
      <w:proofErr w:type="spellEnd"/>
      <w:r w:rsidRPr="008202F4">
        <w:t>(</w:t>
      </w:r>
      <w:r>
        <w:rPr>
          <w:lang w:val="en-US"/>
        </w:rPr>
        <w:t>max</w:t>
      </w:r>
      <w:r w:rsidRPr="008202F4">
        <w:t>)</w:t>
      </w:r>
      <w:r w:rsidRPr="00BD1CB1">
        <w:t xml:space="preserve">) – </w:t>
      </w:r>
      <w:r>
        <w:t>ссылка на файл, хранящийся на сервере</w:t>
      </w:r>
      <w:r w:rsidRPr="00BD1CB1">
        <w:t>;</w:t>
      </w:r>
    </w:p>
    <w:p w14:paraId="7381A6A8" w14:textId="77777777" w:rsidR="00FA2C17" w:rsidRDefault="00FA2C17" w:rsidP="00FA2C17">
      <w:pPr>
        <w:pStyle w:val="10"/>
        <w:numPr>
          <w:ilvl w:val="1"/>
          <w:numId w:val="3"/>
        </w:numPr>
      </w:pPr>
      <w:r>
        <w:rPr>
          <w:lang w:val="en-US"/>
        </w:rPr>
        <w:t>size</w:t>
      </w:r>
      <w:r w:rsidRPr="00BD1CB1">
        <w:t xml:space="preserve"> (</w:t>
      </w:r>
      <w:proofErr w:type="spellStart"/>
      <w:r>
        <w:rPr>
          <w:lang w:val="en-US"/>
        </w:rPr>
        <w:t>int</w:t>
      </w:r>
      <w:proofErr w:type="spellEnd"/>
      <w:r w:rsidRPr="00BD1CB1">
        <w:t>) –</w:t>
      </w:r>
      <w:r w:rsidRPr="008202F4">
        <w:t xml:space="preserve"> </w:t>
      </w:r>
      <w:r>
        <w:t xml:space="preserve">размер файла, на который указывает ссылка в поле </w:t>
      </w:r>
      <w:r>
        <w:rPr>
          <w:lang w:val="en-US"/>
        </w:rPr>
        <w:t>link</w:t>
      </w:r>
      <w:r w:rsidRPr="008202F4">
        <w:t>;</w:t>
      </w:r>
    </w:p>
    <w:p w14:paraId="4FE361FB" w14:textId="77777777" w:rsidR="00FA2C17" w:rsidRPr="00D60EEF" w:rsidRDefault="00FA2C17" w:rsidP="00FA2C17">
      <w:pPr>
        <w:pStyle w:val="10"/>
        <w:numPr>
          <w:ilvl w:val="1"/>
          <w:numId w:val="3"/>
        </w:numPr>
      </w:pPr>
      <w:proofErr w:type="spellStart"/>
      <w:proofErr w:type="gramStart"/>
      <w:r>
        <w:rPr>
          <w:lang w:val="en-US"/>
        </w:rPr>
        <w:t>typeId</w:t>
      </w:r>
      <w:proofErr w:type="spellEnd"/>
      <w:proofErr w:type="gramEnd"/>
      <w:r w:rsidRPr="008202F4">
        <w:t xml:space="preserve"> – </w:t>
      </w:r>
      <w:r>
        <w:t xml:space="preserve">тип файла, на который указывает ссылка в поле </w:t>
      </w:r>
      <w:r>
        <w:rPr>
          <w:lang w:val="en-US"/>
        </w:rPr>
        <w:t>link</w:t>
      </w:r>
      <w:r w:rsidRPr="008202F4">
        <w:t>.</w:t>
      </w:r>
      <w:r w:rsidRPr="00D60EEF">
        <w:t xml:space="preserve"> </w:t>
      </w:r>
    </w:p>
    <w:p w14:paraId="6132CA33" w14:textId="730782CA" w:rsidR="00FA2C17" w:rsidRPr="00122C8F" w:rsidRDefault="00FA2C17" w:rsidP="00FA2C17">
      <w:pPr>
        <w:pStyle w:val="10"/>
      </w:pPr>
      <w:r w:rsidRPr="00122C8F">
        <w:rPr>
          <w:lang w:val="en-US"/>
        </w:rPr>
        <w:t>Users</w:t>
      </w:r>
      <w:r w:rsidR="00122C8F">
        <w:t xml:space="preserve"> – таблица для хранения информации о пользователях</w:t>
      </w:r>
    </w:p>
    <w:p w14:paraId="7483F591" w14:textId="77777777" w:rsidR="00FA2C17" w:rsidRPr="00D60EEF" w:rsidRDefault="00FA2C17" w:rsidP="00FA2C17">
      <w:pPr>
        <w:pStyle w:val="10"/>
        <w:numPr>
          <w:ilvl w:val="1"/>
          <w:numId w:val="3"/>
        </w:numPr>
      </w:pPr>
      <w:r>
        <w:rPr>
          <w:lang w:val="en-US"/>
        </w:rPr>
        <w:t>id</w:t>
      </w:r>
      <w:r>
        <w:t xml:space="preserve"> (</w:t>
      </w:r>
      <w:r>
        <w:rPr>
          <w:lang w:val="en-US"/>
        </w:rPr>
        <w:t>long</w:t>
      </w:r>
      <w:r>
        <w:t>) – суррогатный первичный ключ;</w:t>
      </w:r>
    </w:p>
    <w:p w14:paraId="0570C33A" w14:textId="77777777" w:rsidR="00FA2C17" w:rsidRPr="00D60EEF" w:rsidRDefault="00FA2C17" w:rsidP="00FA2C17">
      <w:pPr>
        <w:pStyle w:val="10"/>
        <w:numPr>
          <w:ilvl w:val="1"/>
          <w:numId w:val="3"/>
        </w:numPr>
      </w:pPr>
      <w:proofErr w:type="spellStart"/>
      <w:r>
        <w:rPr>
          <w:lang w:val="en-US"/>
        </w:rPr>
        <w:t>userName</w:t>
      </w:r>
      <w:proofErr w:type="spellEnd"/>
      <w:r>
        <w:t xml:space="preserve"> (</w:t>
      </w:r>
      <w:proofErr w:type="spellStart"/>
      <w:r>
        <w:rPr>
          <w:lang w:val="en-US"/>
        </w:rPr>
        <w:t>nvarchar</w:t>
      </w:r>
      <w:proofErr w:type="spellEnd"/>
      <w:r>
        <w:rPr>
          <w:lang w:val="en-US"/>
        </w:rPr>
        <w:t xml:space="preserve">(max)) – </w:t>
      </w:r>
      <w:r>
        <w:t>имя пользователя;</w:t>
      </w:r>
    </w:p>
    <w:p w14:paraId="51FE2BCF" w14:textId="77777777" w:rsidR="00FA2C17" w:rsidRPr="00D60EEF" w:rsidRDefault="00FA2C17" w:rsidP="00FA2C17">
      <w:pPr>
        <w:pStyle w:val="10"/>
        <w:numPr>
          <w:ilvl w:val="1"/>
          <w:numId w:val="3"/>
        </w:numPr>
      </w:pPr>
      <w:r>
        <w:rPr>
          <w:lang w:val="en-US"/>
        </w:rPr>
        <w:t>email</w:t>
      </w:r>
      <w:r>
        <w:t xml:space="preserve"> (</w:t>
      </w:r>
      <w:proofErr w:type="spellStart"/>
      <w:r>
        <w:rPr>
          <w:lang w:val="en-US"/>
        </w:rPr>
        <w:t>nvarchar</w:t>
      </w:r>
      <w:proofErr w:type="spellEnd"/>
      <w:r>
        <w:t>(</w:t>
      </w:r>
      <w:proofErr w:type="spellStart"/>
      <w:r>
        <w:t>max</w:t>
      </w:r>
      <w:proofErr w:type="spellEnd"/>
      <w:r w:rsidRPr="00650F96">
        <w:t xml:space="preserve">)) – </w:t>
      </w:r>
      <w:r>
        <w:t>почтовый адрес пользователя;</w:t>
      </w:r>
    </w:p>
    <w:p w14:paraId="1EE396B1" w14:textId="77777777" w:rsidR="00FA2C17" w:rsidRPr="00D60EEF" w:rsidRDefault="00FA2C17" w:rsidP="00FA2C17">
      <w:pPr>
        <w:pStyle w:val="10"/>
        <w:numPr>
          <w:ilvl w:val="1"/>
          <w:numId w:val="3"/>
        </w:numPr>
      </w:pPr>
      <w:proofErr w:type="spellStart"/>
      <w:r>
        <w:rPr>
          <w:lang w:val="en-US"/>
        </w:rPr>
        <w:t>passwordHash</w:t>
      </w:r>
      <w:proofErr w:type="spellEnd"/>
      <w:r>
        <w:t xml:space="preserve"> (</w:t>
      </w:r>
      <w:proofErr w:type="spellStart"/>
      <w:r>
        <w:rPr>
          <w:lang w:val="en-US"/>
        </w:rPr>
        <w:t>nvarchar</w:t>
      </w:r>
      <w:proofErr w:type="spellEnd"/>
      <w:r w:rsidRPr="00650F96">
        <w:t>(</w:t>
      </w:r>
      <w:r>
        <w:rPr>
          <w:lang w:val="en-US"/>
        </w:rPr>
        <w:t>max</w:t>
      </w:r>
      <w:r w:rsidRPr="00650F96">
        <w:t xml:space="preserve">)) </w:t>
      </w:r>
      <w:r>
        <w:t>–</w:t>
      </w:r>
      <w:r w:rsidRPr="00650F96">
        <w:t xml:space="preserve"> </w:t>
      </w:r>
      <w:proofErr w:type="spellStart"/>
      <w:r>
        <w:t>хэш</w:t>
      </w:r>
      <w:proofErr w:type="spellEnd"/>
      <w:r>
        <w:t>, полученный из пароля пользователя;</w:t>
      </w:r>
    </w:p>
    <w:p w14:paraId="1C18CCC2" w14:textId="77777777" w:rsidR="00FA2C17" w:rsidRDefault="00FA2C17" w:rsidP="00FA2C17">
      <w:pPr>
        <w:pStyle w:val="10"/>
        <w:numPr>
          <w:ilvl w:val="1"/>
          <w:numId w:val="3"/>
        </w:numPr>
      </w:pPr>
      <w:proofErr w:type="spellStart"/>
      <w:r>
        <w:rPr>
          <w:lang w:val="en-US"/>
        </w:rPr>
        <w:t>isActive</w:t>
      </w:r>
      <w:proofErr w:type="spellEnd"/>
      <w:r>
        <w:t xml:space="preserve"> (</w:t>
      </w:r>
      <w:proofErr w:type="spellStart"/>
      <w:r>
        <w:rPr>
          <w:lang w:val="en-US"/>
        </w:rPr>
        <w:t>int</w:t>
      </w:r>
      <w:proofErr w:type="spellEnd"/>
      <w:r w:rsidRPr="00650F96">
        <w:t xml:space="preserve">) </w:t>
      </w:r>
      <w:r>
        <w:t>–</w:t>
      </w:r>
      <w:r w:rsidRPr="00650F96">
        <w:t xml:space="preserve"> </w:t>
      </w:r>
      <w:r>
        <w:t>логическое поле – статус доступа пользователя;</w:t>
      </w:r>
    </w:p>
    <w:p w14:paraId="7E73FAC0" w14:textId="77777777" w:rsidR="00FA2C17" w:rsidRDefault="00FA2C17" w:rsidP="00FA2C17">
      <w:pPr>
        <w:pStyle w:val="10"/>
        <w:numPr>
          <w:ilvl w:val="1"/>
          <w:numId w:val="3"/>
        </w:numPr>
      </w:pPr>
      <w:proofErr w:type="spellStart"/>
      <w:proofErr w:type="gramStart"/>
      <w:r>
        <w:rPr>
          <w:lang w:val="en-US"/>
        </w:rPr>
        <w:t>queueId</w:t>
      </w:r>
      <w:proofErr w:type="spellEnd"/>
      <w:proofErr w:type="gramEnd"/>
      <w:r w:rsidRPr="00650F96">
        <w:t xml:space="preserve"> (</w:t>
      </w:r>
      <w:proofErr w:type="spellStart"/>
      <w:r>
        <w:rPr>
          <w:lang w:val="en-US"/>
        </w:rPr>
        <w:t>int</w:t>
      </w:r>
      <w:proofErr w:type="spellEnd"/>
      <w:r w:rsidRPr="00650F96">
        <w:t xml:space="preserve">) </w:t>
      </w:r>
      <w:r>
        <w:t xml:space="preserve">– </w:t>
      </w:r>
      <w:r>
        <w:rPr>
          <w:lang w:val="en-US"/>
        </w:rPr>
        <w:t>id</w:t>
      </w:r>
      <w:r w:rsidRPr="00650F96">
        <w:t xml:space="preserve"> </w:t>
      </w:r>
      <w:r>
        <w:t>очереди, в которую помещаются сообщения данного пользователя.</w:t>
      </w:r>
    </w:p>
    <w:p w14:paraId="42679481" w14:textId="1368B519" w:rsidR="00FA2C17" w:rsidRPr="00D60EEF" w:rsidRDefault="00FA2C17" w:rsidP="00FA2C17">
      <w:pPr>
        <w:pStyle w:val="10"/>
        <w:rPr>
          <w:b/>
        </w:rPr>
      </w:pPr>
      <w:proofErr w:type="spellStart"/>
      <w:r w:rsidRPr="00122C8F">
        <w:rPr>
          <w:lang w:val="en-US"/>
        </w:rPr>
        <w:t>UsersAccesses</w:t>
      </w:r>
      <w:proofErr w:type="spellEnd"/>
      <w:r w:rsidR="00122C8F">
        <w:t xml:space="preserve"> – таблица для связи таблиц пользователей и доступов</w:t>
      </w:r>
    </w:p>
    <w:p w14:paraId="1AB90357" w14:textId="77777777" w:rsidR="00FA2C17" w:rsidRDefault="00FA2C17" w:rsidP="00FA2C17">
      <w:pPr>
        <w:pStyle w:val="10"/>
        <w:numPr>
          <w:ilvl w:val="1"/>
          <w:numId w:val="3"/>
        </w:numPr>
      </w:pPr>
      <w:proofErr w:type="spellStart"/>
      <w:r>
        <w:rPr>
          <w:lang w:val="en-US"/>
        </w:rPr>
        <w:t>userId</w:t>
      </w:r>
      <w:proofErr w:type="spellEnd"/>
      <w:r w:rsidRPr="00650F96">
        <w:t xml:space="preserve"> </w:t>
      </w:r>
      <w:r w:rsidRPr="0060308A">
        <w:t>(</w:t>
      </w:r>
      <w:r>
        <w:rPr>
          <w:lang w:val="en-US"/>
        </w:rPr>
        <w:t>long</w:t>
      </w:r>
      <w:r w:rsidRPr="0060308A">
        <w:t xml:space="preserve">) – суррогатный </w:t>
      </w:r>
      <w:r>
        <w:t>первичный ключ пользователя;</w:t>
      </w:r>
    </w:p>
    <w:p w14:paraId="46C1D85A" w14:textId="77777777" w:rsidR="00FA2C17" w:rsidRDefault="00FA2C17" w:rsidP="00FA2C17">
      <w:pPr>
        <w:pStyle w:val="10"/>
        <w:numPr>
          <w:ilvl w:val="1"/>
          <w:numId w:val="3"/>
        </w:numPr>
      </w:pPr>
      <w:proofErr w:type="spellStart"/>
      <w:r>
        <w:rPr>
          <w:lang w:val="en-US"/>
        </w:rPr>
        <w:t>accessId</w:t>
      </w:r>
      <w:proofErr w:type="spellEnd"/>
      <w:r w:rsidRPr="00F07B99">
        <w:t xml:space="preserve"> (</w:t>
      </w:r>
      <w:r>
        <w:rPr>
          <w:lang w:val="en-US"/>
        </w:rPr>
        <w:t>long</w:t>
      </w:r>
      <w:r w:rsidRPr="00F07B99">
        <w:t xml:space="preserve">) – </w:t>
      </w:r>
      <w:r>
        <w:t xml:space="preserve">суррогатный первичный ключ доступа </w:t>
      </w:r>
    </w:p>
    <w:p w14:paraId="1595D3EF" w14:textId="3768FC53" w:rsidR="00FA2C17" w:rsidRPr="00122C8F" w:rsidRDefault="00FA2C17" w:rsidP="00FA2C17">
      <w:pPr>
        <w:pStyle w:val="10"/>
      </w:pPr>
      <w:r w:rsidRPr="00122C8F">
        <w:rPr>
          <w:lang w:val="en-US"/>
        </w:rPr>
        <w:t>Accesses</w:t>
      </w:r>
      <w:r w:rsidR="00122C8F">
        <w:t xml:space="preserve"> – таблица для хранения информации о доступах</w:t>
      </w:r>
    </w:p>
    <w:p w14:paraId="2FF02622" w14:textId="77777777" w:rsidR="00FA2C17" w:rsidRDefault="00FA2C17" w:rsidP="00FA2C17">
      <w:pPr>
        <w:pStyle w:val="10"/>
        <w:numPr>
          <w:ilvl w:val="1"/>
          <w:numId w:val="3"/>
        </w:numPr>
      </w:pPr>
      <w:r>
        <w:rPr>
          <w:lang w:val="en-US"/>
        </w:rPr>
        <w:t>id</w:t>
      </w:r>
      <w:r w:rsidRPr="00650F96">
        <w:t xml:space="preserve"> </w:t>
      </w:r>
      <w:r w:rsidRPr="0060308A">
        <w:t>(</w:t>
      </w:r>
      <w:r>
        <w:rPr>
          <w:lang w:val="en-US"/>
        </w:rPr>
        <w:t>long</w:t>
      </w:r>
      <w:r w:rsidRPr="0060308A">
        <w:t xml:space="preserve">) – суррогатный </w:t>
      </w:r>
      <w:r>
        <w:t>первичный ключ;</w:t>
      </w:r>
    </w:p>
    <w:p w14:paraId="2AF3A392" w14:textId="77777777" w:rsidR="00FA2C17" w:rsidRPr="0060308A" w:rsidRDefault="00FA2C17" w:rsidP="00FA2C17">
      <w:pPr>
        <w:pStyle w:val="10"/>
        <w:numPr>
          <w:ilvl w:val="1"/>
          <w:numId w:val="3"/>
        </w:numPr>
      </w:pPr>
      <w:proofErr w:type="spellStart"/>
      <w:r>
        <w:rPr>
          <w:lang w:val="en-US"/>
        </w:rPr>
        <w:t>userId</w:t>
      </w:r>
      <w:proofErr w:type="spellEnd"/>
      <w:r>
        <w:t xml:space="preserve"> </w:t>
      </w:r>
      <w:r w:rsidRPr="00DC4774">
        <w:t>(</w:t>
      </w:r>
      <w:r>
        <w:rPr>
          <w:lang w:val="en-US"/>
        </w:rPr>
        <w:t>long</w:t>
      </w:r>
      <w:r w:rsidRPr="00DC4774">
        <w:t xml:space="preserve">) – </w:t>
      </w:r>
      <w:r>
        <w:rPr>
          <w:lang w:val="en-US"/>
        </w:rPr>
        <w:t>id</w:t>
      </w:r>
      <w:r w:rsidRPr="00DC4774">
        <w:t xml:space="preserve"> </w:t>
      </w:r>
      <w:r>
        <w:t>пользователя, которому принадлежит данный доступ</w:t>
      </w:r>
    </w:p>
    <w:p w14:paraId="5FD6DAE0" w14:textId="77777777" w:rsidR="00FA2C17" w:rsidRPr="0060308A" w:rsidRDefault="00FA2C17" w:rsidP="00FA2C17">
      <w:pPr>
        <w:pStyle w:val="10"/>
        <w:numPr>
          <w:ilvl w:val="1"/>
          <w:numId w:val="3"/>
        </w:numPr>
      </w:pPr>
      <w:proofErr w:type="spellStart"/>
      <w:r>
        <w:rPr>
          <w:lang w:val="en-US"/>
        </w:rPr>
        <w:t>startDate</w:t>
      </w:r>
      <w:proofErr w:type="spellEnd"/>
      <w:r>
        <w:t xml:space="preserve"> (</w:t>
      </w:r>
      <w:proofErr w:type="spellStart"/>
      <w:r>
        <w:rPr>
          <w:lang w:val="en-US"/>
        </w:rPr>
        <w:t>dateTime</w:t>
      </w:r>
      <w:proofErr w:type="spellEnd"/>
      <w:r w:rsidRPr="00650F96">
        <w:t xml:space="preserve">) – </w:t>
      </w:r>
      <w:r>
        <w:t>дата и время начала подписки пользователя;</w:t>
      </w:r>
    </w:p>
    <w:p w14:paraId="50979E1D" w14:textId="77777777" w:rsidR="00FA2C17" w:rsidRPr="0060308A" w:rsidRDefault="00FA2C17" w:rsidP="00FA2C17">
      <w:pPr>
        <w:pStyle w:val="10"/>
        <w:numPr>
          <w:ilvl w:val="1"/>
          <w:numId w:val="3"/>
        </w:numPr>
      </w:pPr>
      <w:proofErr w:type="spellStart"/>
      <w:r>
        <w:rPr>
          <w:lang w:val="en-US"/>
        </w:rPr>
        <w:t>endDate</w:t>
      </w:r>
      <w:proofErr w:type="spellEnd"/>
      <w:r>
        <w:t xml:space="preserve"> (</w:t>
      </w:r>
      <w:proofErr w:type="spellStart"/>
      <w:r>
        <w:rPr>
          <w:lang w:val="en-US"/>
        </w:rPr>
        <w:t>dateTime</w:t>
      </w:r>
      <w:proofErr w:type="spellEnd"/>
      <w:r w:rsidRPr="00650F96">
        <w:t>)</w:t>
      </w:r>
      <w:r>
        <w:t xml:space="preserve"> – дата и время конца подписки пользователя;</w:t>
      </w:r>
    </w:p>
    <w:p w14:paraId="63999719" w14:textId="77777777" w:rsidR="00FA2C17" w:rsidRDefault="00FA2C17" w:rsidP="00FA2C17">
      <w:pPr>
        <w:pStyle w:val="10"/>
        <w:numPr>
          <w:ilvl w:val="1"/>
          <w:numId w:val="3"/>
        </w:numPr>
      </w:pPr>
      <w:proofErr w:type="spellStart"/>
      <w:proofErr w:type="gramStart"/>
      <w:r w:rsidRPr="00650F96">
        <w:rPr>
          <w:lang w:val="en-US"/>
        </w:rPr>
        <w:t>tariffId</w:t>
      </w:r>
      <w:proofErr w:type="spellEnd"/>
      <w:proofErr w:type="gramEnd"/>
      <w:r w:rsidRPr="00650F96">
        <w:t xml:space="preserve"> </w:t>
      </w:r>
      <w:r>
        <w:t>(</w:t>
      </w:r>
      <w:proofErr w:type="spellStart"/>
      <w:r w:rsidRPr="00650F96">
        <w:rPr>
          <w:lang w:val="en-US"/>
        </w:rPr>
        <w:t>int</w:t>
      </w:r>
      <w:proofErr w:type="spellEnd"/>
      <w:r w:rsidRPr="00650F96">
        <w:t>)</w:t>
      </w:r>
      <w:r>
        <w:t xml:space="preserve"> –</w:t>
      </w:r>
      <w:r w:rsidRPr="00650F96">
        <w:t xml:space="preserve"> </w:t>
      </w:r>
      <w:r w:rsidRPr="00650F96">
        <w:rPr>
          <w:lang w:val="en-US"/>
        </w:rPr>
        <w:t>id</w:t>
      </w:r>
      <w:r w:rsidRPr="00650F96">
        <w:t xml:space="preserve"> </w:t>
      </w:r>
      <w:r>
        <w:t>тарифа пользователя.</w:t>
      </w:r>
    </w:p>
    <w:p w14:paraId="16468EC0" w14:textId="49040681" w:rsidR="00FA2C17" w:rsidRPr="00612A1C" w:rsidRDefault="00FA2C17" w:rsidP="00FA2C17">
      <w:pPr>
        <w:pStyle w:val="10"/>
      </w:pPr>
      <w:r w:rsidRPr="00612A1C">
        <w:rPr>
          <w:lang w:val="en-US"/>
        </w:rPr>
        <w:t>Contacts</w:t>
      </w:r>
      <w:r w:rsidR="00612A1C">
        <w:t xml:space="preserve"> – таблица для хранения контактов пользователей</w:t>
      </w:r>
    </w:p>
    <w:p w14:paraId="2BDF081C" w14:textId="77777777" w:rsidR="00FA2C17" w:rsidRPr="00D60EEF" w:rsidRDefault="00FA2C17" w:rsidP="00FA2C17">
      <w:pPr>
        <w:pStyle w:val="10"/>
        <w:numPr>
          <w:ilvl w:val="1"/>
          <w:numId w:val="3"/>
        </w:numPr>
      </w:pPr>
      <w:r>
        <w:rPr>
          <w:lang w:val="en-US"/>
        </w:rPr>
        <w:t>id</w:t>
      </w:r>
      <w:r>
        <w:t xml:space="preserve"> (</w:t>
      </w:r>
      <w:r>
        <w:rPr>
          <w:lang w:val="en-US"/>
        </w:rPr>
        <w:t>long</w:t>
      </w:r>
      <w:r>
        <w:t>) – суррогатный первичный ключ;</w:t>
      </w:r>
    </w:p>
    <w:p w14:paraId="2646E208" w14:textId="77777777" w:rsidR="00FA2C17" w:rsidRDefault="00FA2C17" w:rsidP="00FA2C17">
      <w:pPr>
        <w:pStyle w:val="10"/>
        <w:numPr>
          <w:ilvl w:val="1"/>
          <w:numId w:val="3"/>
        </w:numPr>
        <w:rPr>
          <w:lang w:val="en-US"/>
        </w:rPr>
      </w:pPr>
      <w:proofErr w:type="spellStart"/>
      <w:r>
        <w:rPr>
          <w:lang w:val="en-US"/>
        </w:rPr>
        <w:t>contactName</w:t>
      </w:r>
      <w:proofErr w:type="spellEnd"/>
      <w:r w:rsidRPr="00DC4774">
        <w:rPr>
          <w:lang w:val="en-US"/>
        </w:rPr>
        <w:t xml:space="preserve"> (</w:t>
      </w:r>
      <w:proofErr w:type="spellStart"/>
      <w:r>
        <w:rPr>
          <w:lang w:val="en-US"/>
        </w:rPr>
        <w:t>nvarchar</w:t>
      </w:r>
      <w:proofErr w:type="spellEnd"/>
      <w:r>
        <w:rPr>
          <w:lang w:val="en-US"/>
        </w:rPr>
        <w:t xml:space="preserve">(MAX)) – </w:t>
      </w:r>
      <w:r>
        <w:t>имя</w:t>
      </w:r>
      <w:r>
        <w:rPr>
          <w:lang w:val="en-US"/>
        </w:rPr>
        <w:t xml:space="preserve"> </w:t>
      </w:r>
      <w:r>
        <w:t>контакта</w:t>
      </w:r>
      <w:r w:rsidRPr="00DC4774">
        <w:rPr>
          <w:lang w:val="en-US"/>
        </w:rPr>
        <w:t>;</w:t>
      </w:r>
    </w:p>
    <w:p w14:paraId="085A07CE" w14:textId="77777777" w:rsidR="00FA2C17" w:rsidRPr="00DC4774" w:rsidRDefault="00FA2C17" w:rsidP="00FA2C17">
      <w:pPr>
        <w:pStyle w:val="10"/>
        <w:numPr>
          <w:ilvl w:val="1"/>
          <w:numId w:val="3"/>
        </w:numPr>
      </w:pPr>
      <w:proofErr w:type="spellStart"/>
      <w:r>
        <w:rPr>
          <w:lang w:val="en-US"/>
        </w:rPr>
        <w:t>contactEmail</w:t>
      </w:r>
      <w:proofErr w:type="spellEnd"/>
      <w:r w:rsidRPr="00DC4774">
        <w:t xml:space="preserve"> (</w:t>
      </w:r>
      <w:proofErr w:type="spellStart"/>
      <w:r>
        <w:rPr>
          <w:lang w:val="en-US"/>
        </w:rPr>
        <w:t>ncarchar</w:t>
      </w:r>
      <w:proofErr w:type="spellEnd"/>
      <w:r w:rsidRPr="00DC4774">
        <w:t>(</w:t>
      </w:r>
      <w:r>
        <w:rPr>
          <w:lang w:val="en-US"/>
        </w:rPr>
        <w:t>MAX</w:t>
      </w:r>
      <w:r w:rsidRPr="00DC4774">
        <w:t xml:space="preserve">)) – электронный </w:t>
      </w:r>
      <w:r>
        <w:t>адрес контакта;</w:t>
      </w:r>
    </w:p>
    <w:p w14:paraId="00EA1479" w14:textId="77777777" w:rsidR="00FA2C17" w:rsidRPr="00650F96" w:rsidRDefault="00FA2C17" w:rsidP="00FA2C17">
      <w:pPr>
        <w:pStyle w:val="10"/>
        <w:numPr>
          <w:ilvl w:val="1"/>
          <w:numId w:val="3"/>
        </w:numPr>
      </w:pPr>
      <w:proofErr w:type="spellStart"/>
      <w:proofErr w:type="gramStart"/>
      <w:r>
        <w:rPr>
          <w:lang w:val="en-US"/>
        </w:rPr>
        <w:t>userId</w:t>
      </w:r>
      <w:proofErr w:type="spellEnd"/>
      <w:proofErr w:type="gramEnd"/>
      <w:r w:rsidRPr="00DC4774">
        <w:t xml:space="preserve"> (</w:t>
      </w:r>
      <w:r>
        <w:rPr>
          <w:lang w:val="en-US"/>
        </w:rPr>
        <w:t>long</w:t>
      </w:r>
      <w:r w:rsidRPr="00DC4774">
        <w:t xml:space="preserve">) – </w:t>
      </w:r>
      <w:r>
        <w:rPr>
          <w:lang w:val="en-US"/>
        </w:rPr>
        <w:t>id</w:t>
      </w:r>
      <w:r>
        <w:t xml:space="preserve"> пользователя, которому принадлежит эта запись.</w:t>
      </w:r>
    </w:p>
    <w:p w14:paraId="3FD41AB8" w14:textId="3C7787D2" w:rsidR="00612A1C" w:rsidRPr="00612A1C" w:rsidRDefault="00FA2C17" w:rsidP="00612A1C">
      <w:pPr>
        <w:pStyle w:val="10"/>
      </w:pPr>
      <w:proofErr w:type="spellStart"/>
      <w:r w:rsidRPr="00612A1C">
        <w:rPr>
          <w:lang w:val="en-US"/>
        </w:rPr>
        <w:t>DeliveryServices</w:t>
      </w:r>
      <w:proofErr w:type="spellEnd"/>
      <w:r w:rsidR="00612A1C">
        <w:t xml:space="preserve"> – таблица для хранения информации о сервисах доставки</w:t>
      </w:r>
    </w:p>
    <w:p w14:paraId="7F84D196" w14:textId="77777777" w:rsidR="00FA2C17" w:rsidRPr="0060308A" w:rsidRDefault="00FA2C17" w:rsidP="00FA2C17">
      <w:pPr>
        <w:pStyle w:val="10"/>
        <w:numPr>
          <w:ilvl w:val="1"/>
          <w:numId w:val="3"/>
        </w:numPr>
      </w:pPr>
      <w:r>
        <w:rPr>
          <w:lang w:val="en-US"/>
        </w:rPr>
        <w:t>id</w:t>
      </w:r>
      <w:r>
        <w:t xml:space="preserve"> (</w:t>
      </w:r>
      <w:proofErr w:type="spellStart"/>
      <w:r>
        <w:rPr>
          <w:lang w:val="en-US"/>
        </w:rPr>
        <w:t>int</w:t>
      </w:r>
      <w:proofErr w:type="spellEnd"/>
      <w:r>
        <w:t>) – суррогатный первичный ключ;</w:t>
      </w:r>
    </w:p>
    <w:p w14:paraId="256961BD" w14:textId="77777777" w:rsidR="00FA2C17" w:rsidRPr="0060308A" w:rsidRDefault="00FA2C17" w:rsidP="00FA2C17">
      <w:pPr>
        <w:pStyle w:val="10"/>
        <w:numPr>
          <w:ilvl w:val="1"/>
          <w:numId w:val="3"/>
        </w:numPr>
      </w:pPr>
      <w:proofErr w:type="spellStart"/>
      <w:r>
        <w:rPr>
          <w:lang w:val="en-US"/>
        </w:rPr>
        <w:lastRenderedPageBreak/>
        <w:t>serviceName</w:t>
      </w:r>
      <w:proofErr w:type="spellEnd"/>
      <w:r>
        <w:t xml:space="preserve"> (</w:t>
      </w:r>
      <w:proofErr w:type="spellStart"/>
      <w:r>
        <w:rPr>
          <w:lang w:val="en-US"/>
        </w:rPr>
        <w:t>nvarchar</w:t>
      </w:r>
      <w:proofErr w:type="spellEnd"/>
      <w:r w:rsidRPr="00650F96">
        <w:t>(</w:t>
      </w:r>
      <w:r>
        <w:rPr>
          <w:lang w:val="en-US"/>
        </w:rPr>
        <w:t>max</w:t>
      </w:r>
      <w:r w:rsidRPr="00650F96">
        <w:t xml:space="preserve">)) – </w:t>
      </w:r>
      <w:r>
        <w:t>название сервиса доставки;</w:t>
      </w:r>
    </w:p>
    <w:p w14:paraId="56D763A7" w14:textId="77777777" w:rsidR="00FA2C17" w:rsidRDefault="00FA2C17" w:rsidP="00FA2C17">
      <w:pPr>
        <w:pStyle w:val="10"/>
        <w:numPr>
          <w:ilvl w:val="1"/>
          <w:numId w:val="3"/>
        </w:numPr>
      </w:pPr>
      <w:proofErr w:type="spellStart"/>
      <w:r w:rsidRPr="00650F96">
        <w:rPr>
          <w:lang w:val="en-US"/>
        </w:rPr>
        <w:t>standartPriority</w:t>
      </w:r>
      <w:proofErr w:type="spellEnd"/>
      <w:r w:rsidRPr="00650F96">
        <w:t xml:space="preserve"> (</w:t>
      </w:r>
      <w:proofErr w:type="spellStart"/>
      <w:r w:rsidRPr="00650F96">
        <w:rPr>
          <w:lang w:val="en-US"/>
        </w:rPr>
        <w:t>int</w:t>
      </w:r>
      <w:proofErr w:type="spellEnd"/>
      <w:r w:rsidRPr="00650F96">
        <w:t xml:space="preserve">) – </w:t>
      </w:r>
      <w:r>
        <w:t>значение приоритета данного сервиса доставки при переборе списка сервисов во время отправки по умолчанию;</w:t>
      </w:r>
    </w:p>
    <w:p w14:paraId="2016EF43" w14:textId="77777777" w:rsidR="00FA2C17" w:rsidRPr="00BD1CB1" w:rsidRDefault="00FA2C17" w:rsidP="00FA2C17">
      <w:pPr>
        <w:pStyle w:val="10"/>
        <w:numPr>
          <w:ilvl w:val="1"/>
          <w:numId w:val="3"/>
        </w:numPr>
      </w:pPr>
      <w:proofErr w:type="spellStart"/>
      <w:proofErr w:type="gramStart"/>
      <w:r>
        <w:rPr>
          <w:lang w:val="en-US"/>
        </w:rPr>
        <w:t>connectionString</w:t>
      </w:r>
      <w:proofErr w:type="spellEnd"/>
      <w:proofErr w:type="gramEnd"/>
      <w:r w:rsidRPr="009E691F">
        <w:t xml:space="preserve"> (</w:t>
      </w:r>
      <w:proofErr w:type="spellStart"/>
      <w:r>
        <w:rPr>
          <w:lang w:val="en-US"/>
        </w:rPr>
        <w:t>nvarchar</w:t>
      </w:r>
      <w:proofErr w:type="spellEnd"/>
      <w:r w:rsidRPr="009E691F">
        <w:t>(</w:t>
      </w:r>
      <w:r>
        <w:rPr>
          <w:lang w:val="en-US"/>
        </w:rPr>
        <w:t>max</w:t>
      </w:r>
      <w:r w:rsidRPr="009E691F">
        <w:t>)) – строка</w:t>
      </w:r>
      <w:r>
        <w:t>, необходимая для взаимодействия с данным сервисом</w:t>
      </w:r>
      <w:r w:rsidRPr="009E691F">
        <w:t xml:space="preserve">. </w:t>
      </w:r>
    </w:p>
    <w:p w14:paraId="2AE59EE7" w14:textId="268FB262" w:rsidR="00FA2C17" w:rsidRPr="00150E1C" w:rsidRDefault="00FA2C17" w:rsidP="00FA2C17">
      <w:pPr>
        <w:pStyle w:val="10"/>
      </w:pPr>
      <w:proofErr w:type="spellStart"/>
      <w:r w:rsidRPr="00150E1C">
        <w:rPr>
          <w:lang w:val="en-US"/>
        </w:rPr>
        <w:t>DeliveryQueues</w:t>
      </w:r>
      <w:proofErr w:type="spellEnd"/>
      <w:r w:rsidR="00150E1C">
        <w:t xml:space="preserve"> – таблица для хранения информации об очередях</w:t>
      </w:r>
    </w:p>
    <w:p w14:paraId="460DDB49" w14:textId="77777777" w:rsidR="00FA2C17" w:rsidRPr="00BD1CB1" w:rsidRDefault="00FA2C17" w:rsidP="00FA2C17">
      <w:pPr>
        <w:pStyle w:val="10"/>
        <w:numPr>
          <w:ilvl w:val="1"/>
          <w:numId w:val="3"/>
        </w:numPr>
      </w:pPr>
      <w:r>
        <w:rPr>
          <w:lang w:val="en-US"/>
        </w:rPr>
        <w:t>id</w:t>
      </w:r>
      <w:r w:rsidRPr="008202F4">
        <w:t xml:space="preserve"> </w:t>
      </w:r>
      <w:r w:rsidRPr="00BD1CB1">
        <w:t>(</w:t>
      </w:r>
      <w:proofErr w:type="spellStart"/>
      <w:r w:rsidRPr="00BD1CB1">
        <w:rPr>
          <w:lang w:val="en-US"/>
        </w:rPr>
        <w:t>int</w:t>
      </w:r>
      <w:proofErr w:type="spellEnd"/>
      <w:r w:rsidRPr="00BD1CB1">
        <w:t>) – суррогатный первичный ключ;</w:t>
      </w:r>
    </w:p>
    <w:p w14:paraId="1CA2516B" w14:textId="77777777" w:rsidR="00FA2C17" w:rsidRDefault="00FA2C17" w:rsidP="00FA2C17">
      <w:pPr>
        <w:pStyle w:val="10"/>
        <w:numPr>
          <w:ilvl w:val="1"/>
          <w:numId w:val="3"/>
        </w:numPr>
      </w:pPr>
      <w:proofErr w:type="spellStart"/>
      <w:proofErr w:type="gramStart"/>
      <w:r>
        <w:rPr>
          <w:lang w:val="en-US"/>
        </w:rPr>
        <w:t>sendingIntervalSec</w:t>
      </w:r>
      <w:proofErr w:type="spellEnd"/>
      <w:proofErr w:type="gramEnd"/>
      <w:r w:rsidRPr="00BD1CB1">
        <w:t xml:space="preserve"> (</w:t>
      </w:r>
      <w:proofErr w:type="spellStart"/>
      <w:r>
        <w:rPr>
          <w:lang w:val="en-US"/>
        </w:rPr>
        <w:t>int</w:t>
      </w:r>
      <w:proofErr w:type="spellEnd"/>
      <w:r w:rsidRPr="00BD1CB1">
        <w:t>) –</w:t>
      </w:r>
      <w:r w:rsidRPr="00B36E2C">
        <w:t xml:space="preserve"> </w:t>
      </w:r>
      <w:r>
        <w:t>интервал отправки сообщений.</w:t>
      </w:r>
    </w:p>
    <w:p w14:paraId="1A1A3DCE" w14:textId="55B8CE1B" w:rsidR="00FA2C17" w:rsidRPr="00150E1C" w:rsidRDefault="00FA2C17" w:rsidP="00FA2C17">
      <w:pPr>
        <w:pStyle w:val="10"/>
      </w:pPr>
      <w:r w:rsidRPr="00150E1C">
        <w:rPr>
          <w:lang w:val="en-US"/>
        </w:rPr>
        <w:t>Tariffs</w:t>
      </w:r>
      <w:r w:rsidR="00150E1C">
        <w:t xml:space="preserve"> – таблица для хранения информации о тарифах</w:t>
      </w:r>
    </w:p>
    <w:p w14:paraId="7BC1C9B2" w14:textId="77777777" w:rsidR="00FA2C17" w:rsidRPr="00BD1CB1" w:rsidRDefault="00FA2C17" w:rsidP="00FA2C17">
      <w:pPr>
        <w:pStyle w:val="10"/>
        <w:numPr>
          <w:ilvl w:val="1"/>
          <w:numId w:val="3"/>
        </w:numPr>
      </w:pPr>
      <w:r>
        <w:rPr>
          <w:lang w:val="en-US"/>
        </w:rPr>
        <w:t>id</w:t>
      </w:r>
      <w:r w:rsidRPr="00DD5DF7">
        <w:t xml:space="preserve"> </w:t>
      </w:r>
      <w:r w:rsidRPr="00BD1CB1">
        <w:t>(</w:t>
      </w:r>
      <w:proofErr w:type="spellStart"/>
      <w:r w:rsidRPr="00BD1CB1">
        <w:rPr>
          <w:lang w:val="en-US"/>
        </w:rPr>
        <w:t>int</w:t>
      </w:r>
      <w:proofErr w:type="spellEnd"/>
      <w:r w:rsidRPr="00BD1CB1">
        <w:t>) – суррогатный первичный ключ;</w:t>
      </w:r>
    </w:p>
    <w:p w14:paraId="5463A4E7" w14:textId="77777777" w:rsidR="00FA2C17" w:rsidRPr="00BD1CB1" w:rsidRDefault="00FA2C17" w:rsidP="00FA2C17">
      <w:pPr>
        <w:pStyle w:val="10"/>
        <w:numPr>
          <w:ilvl w:val="1"/>
          <w:numId w:val="3"/>
        </w:numPr>
      </w:pPr>
      <w:proofErr w:type="spellStart"/>
      <w:r>
        <w:rPr>
          <w:lang w:val="en-US"/>
        </w:rPr>
        <w:t>tariffName</w:t>
      </w:r>
      <w:proofErr w:type="spellEnd"/>
      <w:r w:rsidRPr="00BD1CB1">
        <w:t xml:space="preserve"> (</w:t>
      </w:r>
      <w:proofErr w:type="spellStart"/>
      <w:r>
        <w:rPr>
          <w:lang w:val="en-US"/>
        </w:rPr>
        <w:t>nvarchar</w:t>
      </w:r>
      <w:proofErr w:type="spellEnd"/>
      <w:r>
        <w:rPr>
          <w:lang w:val="en-US"/>
        </w:rPr>
        <w:t>(255)</w:t>
      </w:r>
      <w:r w:rsidRPr="00BD1CB1">
        <w:rPr>
          <w:lang w:val="en-US"/>
        </w:rPr>
        <w:t>)</w:t>
      </w:r>
      <w:r w:rsidRPr="00BD1CB1">
        <w:t xml:space="preserve"> – название </w:t>
      </w:r>
      <w:r>
        <w:t>тарифа</w:t>
      </w:r>
      <w:r w:rsidRPr="00BD1CB1">
        <w:t>;</w:t>
      </w:r>
    </w:p>
    <w:p w14:paraId="0DBA19D9" w14:textId="77777777" w:rsidR="00FA2C17" w:rsidRDefault="00FA2C17" w:rsidP="00FA2C17">
      <w:pPr>
        <w:pStyle w:val="10"/>
        <w:numPr>
          <w:ilvl w:val="1"/>
          <w:numId w:val="3"/>
        </w:numPr>
      </w:pPr>
      <w:proofErr w:type="gramStart"/>
      <w:r>
        <w:rPr>
          <w:lang w:val="en-US"/>
        </w:rPr>
        <w:t>cost</w:t>
      </w:r>
      <w:proofErr w:type="gramEnd"/>
      <w:r w:rsidRPr="00BD1CB1">
        <w:t xml:space="preserve"> (</w:t>
      </w:r>
      <w:proofErr w:type="spellStart"/>
      <w:r>
        <w:rPr>
          <w:lang w:val="en-US"/>
        </w:rPr>
        <w:t>int</w:t>
      </w:r>
      <w:proofErr w:type="spellEnd"/>
      <w:r w:rsidRPr="00BD1CB1">
        <w:rPr>
          <w:lang w:val="en-US"/>
        </w:rPr>
        <w:t>)</w:t>
      </w:r>
      <w:r w:rsidRPr="00BD1CB1">
        <w:t xml:space="preserve"> – </w:t>
      </w:r>
      <w:r>
        <w:t>стоимость тарифа</w:t>
      </w:r>
      <w:r w:rsidRPr="00BD1CB1">
        <w:t>.</w:t>
      </w:r>
    </w:p>
    <w:p w14:paraId="377E4AD6" w14:textId="6436C7A5" w:rsidR="00FA2C17" w:rsidRPr="00150E1C" w:rsidRDefault="00FA2C17" w:rsidP="00FA2C17">
      <w:pPr>
        <w:pStyle w:val="10"/>
      </w:pPr>
      <w:proofErr w:type="spellStart"/>
      <w:r w:rsidRPr="00150E1C">
        <w:rPr>
          <w:lang w:val="en-US"/>
        </w:rPr>
        <w:t>TariffsSales</w:t>
      </w:r>
      <w:proofErr w:type="spellEnd"/>
      <w:r w:rsidR="00150E1C">
        <w:t xml:space="preserve"> – таблица для связи таблиц тарифов и скидок</w:t>
      </w:r>
    </w:p>
    <w:p w14:paraId="0309C5A5" w14:textId="77777777" w:rsidR="00FA2C17" w:rsidRPr="00BD1CB1" w:rsidRDefault="00FA2C17" w:rsidP="00FA2C17">
      <w:pPr>
        <w:pStyle w:val="10"/>
        <w:numPr>
          <w:ilvl w:val="1"/>
          <w:numId w:val="3"/>
        </w:numPr>
      </w:pPr>
      <w:proofErr w:type="spellStart"/>
      <w:r>
        <w:rPr>
          <w:lang w:val="en-US"/>
        </w:rPr>
        <w:t>tariffId</w:t>
      </w:r>
      <w:proofErr w:type="spellEnd"/>
      <w:r w:rsidRPr="00DD5DF7">
        <w:t xml:space="preserve"> </w:t>
      </w:r>
      <w:r w:rsidRPr="00BD1CB1">
        <w:t>(</w:t>
      </w:r>
      <w:proofErr w:type="spellStart"/>
      <w:r w:rsidRPr="00BD1CB1">
        <w:rPr>
          <w:lang w:val="en-US"/>
        </w:rPr>
        <w:t>int</w:t>
      </w:r>
      <w:proofErr w:type="spellEnd"/>
      <w:r w:rsidRPr="00BD1CB1">
        <w:t>) – суррогатный первичный ключ</w:t>
      </w:r>
      <w:r w:rsidRPr="008838CB">
        <w:t xml:space="preserve"> </w:t>
      </w:r>
      <w:r>
        <w:t>тарифа</w:t>
      </w:r>
      <w:r w:rsidRPr="00BD1CB1">
        <w:t>;</w:t>
      </w:r>
    </w:p>
    <w:p w14:paraId="28EFEC83" w14:textId="77777777" w:rsidR="00FA2C17" w:rsidRPr="00BD1CB1" w:rsidRDefault="00FA2C17" w:rsidP="00FA2C17">
      <w:pPr>
        <w:pStyle w:val="10"/>
        <w:numPr>
          <w:ilvl w:val="1"/>
          <w:numId w:val="3"/>
        </w:numPr>
      </w:pPr>
      <w:proofErr w:type="spellStart"/>
      <w:proofErr w:type="gramStart"/>
      <w:r>
        <w:rPr>
          <w:lang w:val="en-US"/>
        </w:rPr>
        <w:t>saleId</w:t>
      </w:r>
      <w:proofErr w:type="spellEnd"/>
      <w:proofErr w:type="gramEnd"/>
      <w:r w:rsidRPr="00BD1CB1">
        <w:t xml:space="preserve"> (</w:t>
      </w:r>
      <w:proofErr w:type="spellStart"/>
      <w:r>
        <w:rPr>
          <w:lang w:val="en-US"/>
        </w:rPr>
        <w:t>int</w:t>
      </w:r>
      <w:proofErr w:type="spellEnd"/>
      <w:r w:rsidRPr="008838CB">
        <w:t>)</w:t>
      </w:r>
      <w:r w:rsidRPr="00BD1CB1">
        <w:t xml:space="preserve"> –</w:t>
      </w:r>
      <w:r w:rsidRPr="008838CB">
        <w:t xml:space="preserve"> </w:t>
      </w:r>
      <w:r>
        <w:t>суррогатный первичный /ключ скидки.</w:t>
      </w:r>
    </w:p>
    <w:p w14:paraId="17511F75" w14:textId="5D902FD4" w:rsidR="00FA2C17" w:rsidRPr="00150E1C" w:rsidRDefault="00FA2C17" w:rsidP="00FA2C17">
      <w:pPr>
        <w:pStyle w:val="10"/>
      </w:pPr>
      <w:r w:rsidRPr="00150E1C">
        <w:rPr>
          <w:lang w:val="en-US"/>
        </w:rPr>
        <w:t>Sales</w:t>
      </w:r>
      <w:r w:rsidR="00150E1C">
        <w:t xml:space="preserve"> – таблица для хранения информации о скидках</w:t>
      </w:r>
    </w:p>
    <w:p w14:paraId="1E308906" w14:textId="77777777" w:rsidR="00FA2C17" w:rsidRPr="00BD1CB1" w:rsidRDefault="00FA2C17" w:rsidP="00FA2C17">
      <w:pPr>
        <w:pStyle w:val="10"/>
        <w:numPr>
          <w:ilvl w:val="1"/>
          <w:numId w:val="3"/>
        </w:numPr>
      </w:pPr>
      <w:r>
        <w:rPr>
          <w:lang w:val="en-US"/>
        </w:rPr>
        <w:t>id</w:t>
      </w:r>
      <w:r w:rsidRPr="00BD1CB1">
        <w:t xml:space="preserve"> (</w:t>
      </w:r>
      <w:proofErr w:type="spellStart"/>
      <w:r w:rsidRPr="00BD1CB1">
        <w:rPr>
          <w:lang w:val="en-US"/>
        </w:rPr>
        <w:t>int</w:t>
      </w:r>
      <w:proofErr w:type="spellEnd"/>
      <w:r w:rsidRPr="00BD1CB1">
        <w:t>) – суррогатный первичный ключ;</w:t>
      </w:r>
    </w:p>
    <w:p w14:paraId="47056387" w14:textId="77777777" w:rsidR="00FA2C17" w:rsidRPr="00BD1CB1" w:rsidRDefault="00FA2C17" w:rsidP="00FA2C17">
      <w:pPr>
        <w:pStyle w:val="10"/>
        <w:numPr>
          <w:ilvl w:val="1"/>
          <w:numId w:val="3"/>
        </w:numPr>
      </w:pPr>
      <w:r>
        <w:rPr>
          <w:lang w:val="en-US"/>
        </w:rPr>
        <w:t>name</w:t>
      </w:r>
      <w:r w:rsidRPr="00BD1CB1">
        <w:t xml:space="preserve"> (</w:t>
      </w:r>
      <w:proofErr w:type="spellStart"/>
      <w:r>
        <w:rPr>
          <w:lang w:val="en-US"/>
        </w:rPr>
        <w:t>nvarchar</w:t>
      </w:r>
      <w:proofErr w:type="spellEnd"/>
      <w:r w:rsidRPr="008202F4">
        <w:t>(255)</w:t>
      </w:r>
      <w:r w:rsidRPr="00BD1CB1">
        <w:t xml:space="preserve">) – </w:t>
      </w:r>
      <w:r>
        <w:t>название скидки на тариф</w:t>
      </w:r>
      <w:r w:rsidRPr="00BD1CB1">
        <w:t>;</w:t>
      </w:r>
    </w:p>
    <w:p w14:paraId="14A5927F" w14:textId="77777777" w:rsidR="00363028" w:rsidRDefault="00FA2C17" w:rsidP="00FA2C17">
      <w:pPr>
        <w:pStyle w:val="10"/>
        <w:numPr>
          <w:ilvl w:val="1"/>
          <w:numId w:val="3"/>
        </w:numPr>
      </w:pPr>
      <w:proofErr w:type="gramStart"/>
      <w:r>
        <w:rPr>
          <w:lang w:val="en-US"/>
        </w:rPr>
        <w:t>value</w:t>
      </w:r>
      <w:proofErr w:type="gramEnd"/>
      <w:r w:rsidRPr="00BD1CB1">
        <w:t xml:space="preserve"> (</w:t>
      </w:r>
      <w:proofErr w:type="spellStart"/>
      <w:r>
        <w:rPr>
          <w:lang w:val="en-US"/>
        </w:rPr>
        <w:t>int</w:t>
      </w:r>
      <w:proofErr w:type="spellEnd"/>
      <w:r w:rsidRPr="00BD1CB1">
        <w:t xml:space="preserve">) – </w:t>
      </w:r>
      <w:r>
        <w:t>размер скидки на тариф.</w:t>
      </w:r>
    </w:p>
    <w:p w14:paraId="264C7F83" w14:textId="727AC098" w:rsidR="00363028" w:rsidRPr="00AB7007" w:rsidRDefault="00363028" w:rsidP="00363028">
      <w:r w:rsidRPr="00363028">
        <w:t>ER</w:t>
      </w:r>
      <w:r w:rsidR="00240F24" w:rsidRPr="00240F24">
        <w:t xml:space="preserve"> </w:t>
      </w:r>
      <w:r w:rsidRPr="00363028">
        <w:t>диаграммы применяются для моделирования и проектирования реляционных баз данных, причем как в плане логических и бизнес-правил (логические модели данных), так и в плане внедрения конкретных технологий (физические модели данных). В сфере разработки программного обеспечения ER-диаграмма, как правило, служит первым шагом в определении требований проекта по созданию информационных систем.</w:t>
      </w:r>
      <w:r w:rsidRPr="00AB7007">
        <w:t xml:space="preserve"> </w:t>
      </w:r>
    </w:p>
    <w:p w14:paraId="7726C9AC" w14:textId="77777777" w:rsidR="00FA2C17" w:rsidRDefault="00FA2C17" w:rsidP="00FA2C17">
      <w:r>
        <w:rPr>
          <w:lang w:val="en-US"/>
        </w:rPr>
        <w:t>ER</w:t>
      </w:r>
      <w:r>
        <w:t xml:space="preserve"> диаграмма представлена на рис. 3.1.</w:t>
      </w:r>
    </w:p>
    <w:p w14:paraId="2613B210" w14:textId="345A377C" w:rsidR="00FA2C17" w:rsidRDefault="00FA2C17" w:rsidP="00FA2C17">
      <w:pPr>
        <w:keepNext/>
        <w:ind w:firstLine="0"/>
        <w:jc w:val="center"/>
      </w:pPr>
    </w:p>
    <w:p w14:paraId="2224C145" w14:textId="77777777" w:rsidR="0012451C" w:rsidRDefault="0012451C" w:rsidP="00FA2C17">
      <w:pPr>
        <w:pStyle w:val="af3"/>
      </w:pPr>
    </w:p>
    <w:p w14:paraId="060D1F0F" w14:textId="52BDAC9C" w:rsidR="0012451C" w:rsidRDefault="0012451C" w:rsidP="00FA2C17">
      <w:pPr>
        <w:pStyle w:val="af3"/>
      </w:pPr>
    </w:p>
    <w:p w14:paraId="415FC4FE" w14:textId="3E96C3AA" w:rsidR="0012451C" w:rsidRDefault="0012451C" w:rsidP="00FA2C17">
      <w:pPr>
        <w:pStyle w:val="af3"/>
      </w:pPr>
    </w:p>
    <w:p w14:paraId="3C9E5454" w14:textId="77D67B79" w:rsidR="0012451C" w:rsidRDefault="0012451C" w:rsidP="00FA2C17">
      <w:pPr>
        <w:pStyle w:val="af3"/>
      </w:pPr>
    </w:p>
    <w:p w14:paraId="33B9AC23" w14:textId="6F60B46F" w:rsidR="0012451C" w:rsidRDefault="0012451C" w:rsidP="00FA2C17">
      <w:pPr>
        <w:pStyle w:val="af3"/>
      </w:pPr>
    </w:p>
    <w:p w14:paraId="39CFDF14" w14:textId="78C3E740" w:rsidR="0012451C" w:rsidRDefault="0012451C" w:rsidP="00FA2C17">
      <w:pPr>
        <w:pStyle w:val="af3"/>
      </w:pPr>
    </w:p>
    <w:p w14:paraId="50CD5C9A" w14:textId="77777777" w:rsidR="0012451C" w:rsidRDefault="0012451C" w:rsidP="00FA2C17">
      <w:pPr>
        <w:pStyle w:val="af3"/>
      </w:pPr>
    </w:p>
    <w:p w14:paraId="04A1121D" w14:textId="77777777" w:rsidR="0012451C" w:rsidRDefault="0012451C" w:rsidP="00FA2C17">
      <w:pPr>
        <w:pStyle w:val="af3"/>
      </w:pPr>
    </w:p>
    <w:p w14:paraId="5771762D" w14:textId="77777777" w:rsidR="0012451C" w:rsidRDefault="0012451C" w:rsidP="00FA2C17">
      <w:pPr>
        <w:pStyle w:val="af3"/>
      </w:pPr>
    </w:p>
    <w:p w14:paraId="5CA2DCEA" w14:textId="6A1EA133" w:rsidR="00FA2C17" w:rsidRDefault="00FA2C17" w:rsidP="00FA2C17">
      <w:pPr>
        <w:pStyle w:val="af3"/>
      </w:pPr>
    </w:p>
    <w:tbl>
      <w:tblPr>
        <w:tblStyle w:val="af5"/>
        <w:tblpPr w:leftFromText="180" w:rightFromText="180" w:vertAnchor="page" w:horzAnchor="margin" w:tblpXSpec="right" w:tblpY="7030"/>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tblGrid>
      <w:tr w:rsidR="00740318" w:rsidRPr="00740318" w14:paraId="5B432F55" w14:textId="77777777" w:rsidTr="00740318">
        <w:trPr>
          <w:cantSplit/>
          <w:trHeight w:val="3172"/>
        </w:trPr>
        <w:tc>
          <w:tcPr>
            <w:tcW w:w="709" w:type="dxa"/>
            <w:textDirection w:val="btLr"/>
          </w:tcPr>
          <w:p w14:paraId="69E6EDF1" w14:textId="0497E19C" w:rsidR="00740318" w:rsidRPr="00740318" w:rsidRDefault="00740318" w:rsidP="00740318">
            <w:pPr>
              <w:ind w:left="113" w:right="113" w:firstLine="0"/>
              <w:jc w:val="center"/>
              <w:rPr>
                <w:b/>
                <w:i/>
              </w:rPr>
            </w:pPr>
            <w:r w:rsidRPr="00740318">
              <w:rPr>
                <w:b/>
                <w:i/>
              </w:rPr>
              <w:t xml:space="preserve">Рис. 3.1. </w:t>
            </w:r>
            <w:r w:rsidRPr="00740318">
              <w:rPr>
                <w:b/>
                <w:i/>
                <w:lang w:val="en-US"/>
              </w:rPr>
              <w:t xml:space="preserve">ER </w:t>
            </w:r>
            <w:r w:rsidRPr="00740318">
              <w:rPr>
                <w:b/>
                <w:i/>
              </w:rPr>
              <w:t>диаграмма</w:t>
            </w:r>
          </w:p>
        </w:tc>
      </w:tr>
    </w:tbl>
    <w:p w14:paraId="1C661D23" w14:textId="341B0BA0" w:rsidR="00DB7826" w:rsidRPr="00DB7826" w:rsidRDefault="00740318" w:rsidP="00DB7826">
      <w:r w:rsidRPr="00D020F0">
        <w:rPr>
          <w:noProof/>
          <w:lang w:eastAsia="ru-RU"/>
        </w:rPr>
        <w:drawing>
          <wp:anchor distT="0" distB="0" distL="114300" distR="114300" simplePos="0" relativeHeight="251658240" behindDoc="0" locked="0" layoutInCell="1" allowOverlap="1" wp14:anchorId="3E206925" wp14:editId="35F5D6EC">
            <wp:simplePos x="0" y="0"/>
            <wp:positionH relativeFrom="column">
              <wp:posOffset>-1577975</wp:posOffset>
            </wp:positionH>
            <wp:positionV relativeFrom="paragraph">
              <wp:posOffset>-918210</wp:posOffset>
            </wp:positionV>
            <wp:extent cx="8859520" cy="5400675"/>
            <wp:effectExtent l="0" t="4128" r="0" b="0"/>
            <wp:wrapSquare wrapText="r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rot="16200000">
                      <a:off x="0" y="0"/>
                      <a:ext cx="8859520" cy="5400675"/>
                    </a:xfrm>
                    <a:prstGeom prst="rect">
                      <a:avLst/>
                    </a:prstGeom>
                  </pic:spPr>
                </pic:pic>
              </a:graphicData>
            </a:graphic>
            <wp14:sizeRelH relativeFrom="margin">
              <wp14:pctWidth>0</wp14:pctWidth>
            </wp14:sizeRelH>
            <wp14:sizeRelV relativeFrom="margin">
              <wp14:pctHeight>0</wp14:pctHeight>
            </wp14:sizeRelV>
          </wp:anchor>
        </w:drawing>
      </w:r>
    </w:p>
    <w:p w14:paraId="6F01D353" w14:textId="77777777" w:rsidR="00FA2C17" w:rsidRDefault="00FA2C17" w:rsidP="00FA2C17">
      <w:pPr>
        <w:pStyle w:val="2"/>
      </w:pPr>
      <w:bookmarkStart w:id="87" w:name="_Toc67700167"/>
      <w:r>
        <w:rPr>
          <w:lang w:val="en-US"/>
        </w:rPr>
        <w:lastRenderedPageBreak/>
        <w:t>DF</w:t>
      </w:r>
      <w:r w:rsidRPr="00740318">
        <w:t>-</w:t>
      </w:r>
      <w:r>
        <w:t>диаграмма</w:t>
      </w:r>
      <w:bookmarkEnd w:id="87"/>
    </w:p>
    <w:p w14:paraId="3414FA95" w14:textId="77777777" w:rsidR="00FA2C17" w:rsidRDefault="00FA2C17" w:rsidP="00FA2C17">
      <w:bookmarkStart w:id="88" w:name="_Hlk59655273"/>
      <w:r>
        <w:t xml:space="preserve">Поставлена задача: разработать модель потоков данных </w:t>
      </w:r>
      <w:r w:rsidRPr="00CC1F90">
        <w:rPr>
          <w:b/>
        </w:rPr>
        <w:t xml:space="preserve">для программного комплекса </w:t>
      </w:r>
      <w:r>
        <w:rPr>
          <w:b/>
        </w:rPr>
        <w:t xml:space="preserve">управления рассылкой электронных сообщений </w:t>
      </w:r>
    </w:p>
    <w:p w14:paraId="23DE0178" w14:textId="77777777" w:rsidR="00FA2C17" w:rsidRDefault="00FA2C17" w:rsidP="00FA2C17">
      <w:r>
        <w:t xml:space="preserve">На контекстной диаграмме </w:t>
      </w:r>
      <w:bookmarkEnd w:id="88"/>
      <w:r>
        <w:t>(рис. 3.2) определены базовый блок «Система рассылки и учета электронных сообщений» и внешняя сущность «Пользователь», хранилища данных «Журнал», «Очередь», «Письма», а также информационные потоки между ними.</w:t>
      </w:r>
    </w:p>
    <w:p w14:paraId="16EB1C2F" w14:textId="77777777" w:rsidR="00FA2C17" w:rsidRPr="00000672" w:rsidRDefault="00FA2C17" w:rsidP="00FA2C17">
      <w:r>
        <w:t xml:space="preserve">На диаграмме первого уровня (рис. 3.3) выполнена декомпозиция базового процесса на три </w:t>
      </w:r>
      <w:proofErr w:type="spellStart"/>
      <w:r>
        <w:t>подпроцесса</w:t>
      </w:r>
      <w:proofErr w:type="spellEnd"/>
      <w:r>
        <w:t>. На диаграмме второго уровня проведена детализация процесса «Инициировать отправку письма» (рис. 3.4). На диаграммах третьего уровня проведена детализация процесса «Отправить письмо» (рис. 3.5).</w:t>
      </w:r>
    </w:p>
    <w:p w14:paraId="54A4E468" w14:textId="77777777" w:rsidR="00FA2C17" w:rsidRDefault="00FA2C17" w:rsidP="00FA2C17">
      <w:pPr>
        <w:rPr>
          <w:noProof/>
          <w:lang w:eastAsia="ru-RU"/>
        </w:rPr>
      </w:pPr>
    </w:p>
    <w:p w14:paraId="54DB3F80" w14:textId="77777777" w:rsidR="00FA2C17" w:rsidRDefault="00FA2C17" w:rsidP="00FA2C17">
      <w:pPr>
        <w:keepNext/>
        <w:ind w:firstLine="0"/>
        <w:jc w:val="center"/>
      </w:pPr>
      <w:r w:rsidRPr="0026796C">
        <w:rPr>
          <w:noProof/>
          <w:lang w:eastAsia="ru-RU"/>
        </w:rPr>
        <w:drawing>
          <wp:inline distT="0" distB="0" distL="0" distR="0" wp14:anchorId="36E33236" wp14:editId="450A2220">
            <wp:extent cx="6120130" cy="41789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4178935"/>
                    </a:xfrm>
                    <a:prstGeom prst="rect">
                      <a:avLst/>
                    </a:prstGeom>
                  </pic:spPr>
                </pic:pic>
              </a:graphicData>
            </a:graphic>
          </wp:inline>
        </w:drawing>
      </w:r>
    </w:p>
    <w:p w14:paraId="7A1FE38B" w14:textId="77777777" w:rsidR="00FA2C17" w:rsidRPr="007C2E03" w:rsidRDefault="00FA2C17" w:rsidP="00FA2C17">
      <w:pPr>
        <w:pStyle w:val="af3"/>
      </w:pPr>
      <w:r>
        <w:t>Рис. 3.2. Контекстная диаграмма</w:t>
      </w:r>
    </w:p>
    <w:p w14:paraId="346947BA" w14:textId="77777777" w:rsidR="00FA2C17" w:rsidRDefault="00FA2C17" w:rsidP="00FA2C17">
      <w:pPr>
        <w:rPr>
          <w:noProof/>
          <w:lang w:eastAsia="ru-RU"/>
        </w:rPr>
      </w:pPr>
    </w:p>
    <w:p w14:paraId="45F18AB4" w14:textId="77777777" w:rsidR="00FA2C17" w:rsidRDefault="00FA2C17" w:rsidP="00FA2C17">
      <w:pPr>
        <w:keepNext/>
        <w:ind w:firstLine="0"/>
        <w:jc w:val="center"/>
      </w:pPr>
      <w:r w:rsidRPr="0026796C">
        <w:rPr>
          <w:noProof/>
          <w:lang w:eastAsia="ru-RU"/>
        </w:rPr>
        <w:lastRenderedPageBreak/>
        <w:drawing>
          <wp:inline distT="0" distB="0" distL="0" distR="0" wp14:anchorId="30CBFDAB" wp14:editId="1CCF4D02">
            <wp:extent cx="5722828" cy="39147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2497" cy="3928230"/>
                    </a:xfrm>
                    <a:prstGeom prst="rect">
                      <a:avLst/>
                    </a:prstGeom>
                  </pic:spPr>
                </pic:pic>
              </a:graphicData>
            </a:graphic>
          </wp:inline>
        </w:drawing>
      </w:r>
    </w:p>
    <w:p w14:paraId="5E62F6F4" w14:textId="77777777" w:rsidR="00FA2C17" w:rsidRDefault="00FA2C17" w:rsidP="00FA2C17">
      <w:pPr>
        <w:pStyle w:val="af3"/>
      </w:pPr>
      <w:r>
        <w:t xml:space="preserve">Рис. </w:t>
      </w:r>
      <w:r>
        <w:rPr>
          <w:noProof/>
        </w:rPr>
        <w:t>3.3.</w:t>
      </w:r>
      <w:r>
        <w:t xml:space="preserve"> Диаграмма первого уровня модели потоков данных</w:t>
      </w:r>
    </w:p>
    <w:p w14:paraId="15A8C722" w14:textId="77777777" w:rsidR="00FA2C17" w:rsidRDefault="00FA2C17" w:rsidP="00FA2C17">
      <w:pPr>
        <w:keepNext/>
        <w:ind w:firstLine="0"/>
        <w:jc w:val="center"/>
      </w:pPr>
      <w:r w:rsidRPr="0026796C">
        <w:rPr>
          <w:noProof/>
          <w:lang w:eastAsia="ru-RU"/>
        </w:rPr>
        <w:drawing>
          <wp:inline distT="0" distB="0" distL="0" distR="0" wp14:anchorId="57CA0EEE" wp14:editId="7DABAC0E">
            <wp:extent cx="5773479" cy="3941037"/>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8612" cy="3965019"/>
                    </a:xfrm>
                    <a:prstGeom prst="rect">
                      <a:avLst/>
                    </a:prstGeom>
                  </pic:spPr>
                </pic:pic>
              </a:graphicData>
            </a:graphic>
          </wp:inline>
        </w:drawing>
      </w:r>
    </w:p>
    <w:p w14:paraId="06EC2AB0" w14:textId="77777777" w:rsidR="00FA2C17" w:rsidRDefault="00FA2C17" w:rsidP="00FA2C17">
      <w:pPr>
        <w:pStyle w:val="af3"/>
        <w:rPr>
          <w:noProof/>
          <w:lang w:eastAsia="ru-RU"/>
        </w:rPr>
      </w:pPr>
      <w:r>
        <w:t xml:space="preserve">Рис. </w:t>
      </w:r>
      <w:r>
        <w:rPr>
          <w:noProof/>
        </w:rPr>
        <w:t>3.4</w:t>
      </w:r>
      <w:r>
        <w:t>. Диаграмма второго уровня модели потоков данных. Процесс «Инициировать отправку письма»</w:t>
      </w:r>
    </w:p>
    <w:p w14:paraId="2D2E526B" w14:textId="77777777" w:rsidR="00FA2C17" w:rsidRDefault="00FA2C17" w:rsidP="00FA2C17">
      <w:pPr>
        <w:keepNext/>
        <w:ind w:firstLine="0"/>
        <w:jc w:val="center"/>
      </w:pPr>
      <w:r w:rsidRPr="0026796C">
        <w:rPr>
          <w:noProof/>
          <w:lang w:eastAsia="ru-RU"/>
        </w:rPr>
        <w:lastRenderedPageBreak/>
        <w:drawing>
          <wp:inline distT="0" distB="0" distL="0" distR="0" wp14:anchorId="3DF48EFF" wp14:editId="6A1E947E">
            <wp:extent cx="5837274" cy="3991852"/>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3374" cy="3996024"/>
                    </a:xfrm>
                    <a:prstGeom prst="rect">
                      <a:avLst/>
                    </a:prstGeom>
                  </pic:spPr>
                </pic:pic>
              </a:graphicData>
            </a:graphic>
          </wp:inline>
        </w:drawing>
      </w:r>
    </w:p>
    <w:p w14:paraId="651C9A5A" w14:textId="77777777" w:rsidR="00FA2C17" w:rsidRDefault="00FA2C17" w:rsidP="00FA2C17">
      <w:pPr>
        <w:pStyle w:val="ad"/>
        <w:rPr>
          <w:b w:val="0"/>
          <w:i w:val="0"/>
        </w:rPr>
      </w:pPr>
      <w:r w:rsidRPr="002E3C6F">
        <w:t xml:space="preserve">Рис. </w:t>
      </w:r>
      <w:r w:rsidRPr="002E3C6F">
        <w:rPr>
          <w:noProof/>
        </w:rPr>
        <w:t>3.</w:t>
      </w:r>
      <w:r>
        <w:rPr>
          <w:noProof/>
        </w:rPr>
        <w:t>5</w:t>
      </w:r>
      <w:r w:rsidRPr="002E3C6F">
        <w:t>. Диаграмма третьего уровня потоков данных. Процесс «Отправить письмо»</w:t>
      </w:r>
    </w:p>
    <w:p w14:paraId="155A537A" w14:textId="77777777" w:rsidR="00FA2C17" w:rsidRDefault="00FA2C17" w:rsidP="00FA2C17">
      <w:pPr>
        <w:pStyle w:val="2"/>
      </w:pPr>
      <w:bookmarkStart w:id="89" w:name="_Toc67700168"/>
      <w:r>
        <w:rPr>
          <w:lang w:val="en-US"/>
        </w:rPr>
        <w:t>IDEF0-</w:t>
      </w:r>
      <w:r>
        <w:t>Диаграмма</w:t>
      </w:r>
      <w:bookmarkEnd w:id="89"/>
    </w:p>
    <w:p w14:paraId="45412E8F" w14:textId="77777777" w:rsidR="00FA2C17" w:rsidRDefault="00FA2C17" w:rsidP="00FA2C17">
      <w:pPr>
        <w:rPr>
          <w:color w:val="auto"/>
          <w:sz w:val="32"/>
        </w:rPr>
      </w:pPr>
      <w:r>
        <w:t xml:space="preserve">Поставлена задача: </w:t>
      </w:r>
      <w:r>
        <w:rPr>
          <w:i/>
        </w:rPr>
        <w:t xml:space="preserve">отправить сообщение. </w:t>
      </w:r>
      <w:r>
        <w:t>Необходимо определить функциональные требования к программной системе.</w:t>
      </w:r>
    </w:p>
    <w:p w14:paraId="70A40979" w14:textId="77777777" w:rsidR="00FA2C17" w:rsidRDefault="00FA2C17" w:rsidP="00FA2C17">
      <w:r>
        <w:t>На контекстной диаграмме (рис. 3.6) определен функциональный блок «Отправить сообщение через систему», механизм, предписание, входные и выходные данные.</w:t>
      </w:r>
    </w:p>
    <w:p w14:paraId="600C6BE1" w14:textId="77777777" w:rsidR="00FA2C17" w:rsidRDefault="00FA2C17" w:rsidP="00FA2C17">
      <w:pPr>
        <w:rPr>
          <w:noProof/>
          <w:lang w:eastAsia="ru-RU"/>
        </w:rPr>
      </w:pPr>
      <w:r>
        <w:t>На диаграмме первого уровня (рис. 3.7) выполнена декомпозиция базового блока «Отправить сообщение через систему». Этот блок содержит четыре подфункции: «Сформировать письмо», «Инициировать отправку сообщения», «Занести информацию о доставке в журнал». Проведена детализация функций «Сформировать письмо» (рис. 3.8) и «Инициировать отправку сообщения» (рис. 3.9)</w:t>
      </w:r>
    </w:p>
    <w:p w14:paraId="57937991" w14:textId="77777777" w:rsidR="00FA2C17" w:rsidRDefault="00FA2C17" w:rsidP="00FA2C17">
      <w:pPr>
        <w:rPr>
          <w:noProof/>
          <w:lang w:eastAsia="ru-RU"/>
        </w:rPr>
      </w:pPr>
    </w:p>
    <w:p w14:paraId="4FAB9FEB" w14:textId="77777777" w:rsidR="00FA2C17" w:rsidRDefault="00FA2C17" w:rsidP="00FA2C17">
      <w:pPr>
        <w:keepNext/>
        <w:ind w:firstLine="0"/>
        <w:jc w:val="center"/>
      </w:pPr>
      <w:r w:rsidRPr="00AB7007">
        <w:rPr>
          <w:noProof/>
          <w:lang w:eastAsia="ru-RU"/>
        </w:rPr>
        <w:lastRenderedPageBreak/>
        <w:drawing>
          <wp:inline distT="0" distB="0" distL="0" distR="0" wp14:anchorId="32338708" wp14:editId="7DD00EE6">
            <wp:extent cx="5438775" cy="371482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2650" cy="3717469"/>
                    </a:xfrm>
                    <a:prstGeom prst="rect">
                      <a:avLst/>
                    </a:prstGeom>
                  </pic:spPr>
                </pic:pic>
              </a:graphicData>
            </a:graphic>
          </wp:inline>
        </w:drawing>
      </w:r>
    </w:p>
    <w:p w14:paraId="0622D7F6" w14:textId="77777777" w:rsidR="00FA2C17" w:rsidRDefault="00FA2C17" w:rsidP="00FA2C17">
      <w:pPr>
        <w:pStyle w:val="af3"/>
      </w:pPr>
      <w:r>
        <w:t xml:space="preserve">Рис. </w:t>
      </w:r>
      <w:r>
        <w:rPr>
          <w:noProof/>
        </w:rPr>
        <w:t>3.6</w:t>
      </w:r>
      <w:r>
        <w:t>. Контекстная диаграмма функциональной модели «Поиск объектов»</w:t>
      </w:r>
    </w:p>
    <w:p w14:paraId="01C3A6D4" w14:textId="77777777" w:rsidR="00FA2C17" w:rsidRPr="00FF37AD" w:rsidRDefault="00FA2C17" w:rsidP="00FA2C17"/>
    <w:p w14:paraId="49E3B7CE" w14:textId="77777777" w:rsidR="00FA2C17" w:rsidRDefault="00FA2C17" w:rsidP="00FA2C17">
      <w:pPr>
        <w:rPr>
          <w:noProof/>
          <w:lang w:eastAsia="ru-RU"/>
        </w:rPr>
      </w:pPr>
    </w:p>
    <w:p w14:paraId="400F3ACC" w14:textId="77777777" w:rsidR="00FA2C17" w:rsidRDefault="00FA2C17" w:rsidP="00FA2C17">
      <w:pPr>
        <w:keepNext/>
        <w:ind w:firstLine="0"/>
        <w:jc w:val="center"/>
      </w:pPr>
      <w:r w:rsidRPr="00AB7007">
        <w:rPr>
          <w:noProof/>
          <w:lang w:eastAsia="ru-RU"/>
        </w:rPr>
        <w:drawing>
          <wp:inline distT="0" distB="0" distL="0" distR="0" wp14:anchorId="31D89B52" wp14:editId="5DCB65BD">
            <wp:extent cx="5410200" cy="37222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3758" cy="3731578"/>
                    </a:xfrm>
                    <a:prstGeom prst="rect">
                      <a:avLst/>
                    </a:prstGeom>
                  </pic:spPr>
                </pic:pic>
              </a:graphicData>
            </a:graphic>
          </wp:inline>
        </w:drawing>
      </w:r>
    </w:p>
    <w:p w14:paraId="234F703D" w14:textId="77777777" w:rsidR="00FA2C17" w:rsidRDefault="00FA2C17" w:rsidP="00FA2C17">
      <w:pPr>
        <w:pStyle w:val="af3"/>
      </w:pPr>
      <w:r>
        <w:t xml:space="preserve">Рис. </w:t>
      </w:r>
      <w:r>
        <w:rPr>
          <w:noProof/>
        </w:rPr>
        <w:t>3.7</w:t>
      </w:r>
      <w:r>
        <w:t>. Диаграмма первого уровня функциональной модели</w:t>
      </w:r>
    </w:p>
    <w:p w14:paraId="39919C9E" w14:textId="77777777" w:rsidR="00FA2C17" w:rsidRDefault="00FA2C17" w:rsidP="00FA2C17">
      <w:pPr>
        <w:keepNext/>
        <w:ind w:firstLine="0"/>
        <w:jc w:val="center"/>
      </w:pPr>
      <w:r w:rsidRPr="00AB7007">
        <w:rPr>
          <w:noProof/>
          <w:lang w:eastAsia="ru-RU"/>
        </w:rPr>
        <w:lastRenderedPageBreak/>
        <w:drawing>
          <wp:inline distT="0" distB="0" distL="0" distR="0" wp14:anchorId="5F0AF267" wp14:editId="42024517">
            <wp:extent cx="5490280" cy="37528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6069" cy="3756807"/>
                    </a:xfrm>
                    <a:prstGeom prst="rect">
                      <a:avLst/>
                    </a:prstGeom>
                  </pic:spPr>
                </pic:pic>
              </a:graphicData>
            </a:graphic>
          </wp:inline>
        </w:drawing>
      </w:r>
    </w:p>
    <w:p w14:paraId="223225AD" w14:textId="77777777" w:rsidR="00FA2C17" w:rsidRPr="005C6C9A" w:rsidRDefault="00FA2C17" w:rsidP="00FA2C17">
      <w:pPr>
        <w:pStyle w:val="af3"/>
      </w:pPr>
      <w:r>
        <w:t xml:space="preserve">Рис. </w:t>
      </w:r>
      <w:r>
        <w:rPr>
          <w:noProof/>
        </w:rPr>
        <w:t>3.8</w:t>
      </w:r>
      <w:r>
        <w:t xml:space="preserve">. </w:t>
      </w:r>
      <w:r w:rsidRPr="0092470B">
        <w:rPr>
          <w:noProof/>
        </w:rPr>
        <w:t>Диаграмма второго уровня</w:t>
      </w:r>
      <w:r>
        <w:rPr>
          <w:noProof/>
        </w:rPr>
        <w:t xml:space="preserve"> для блока «Сформировать письмо»</w:t>
      </w:r>
    </w:p>
    <w:p w14:paraId="78DC343D" w14:textId="77777777" w:rsidR="00FA2C17" w:rsidRDefault="00FA2C17" w:rsidP="00FA2C17">
      <w:pPr>
        <w:rPr>
          <w:noProof/>
          <w:lang w:eastAsia="ru-RU"/>
        </w:rPr>
      </w:pPr>
    </w:p>
    <w:p w14:paraId="32CCF28F" w14:textId="77777777" w:rsidR="00FA2C17" w:rsidRDefault="00FA2C17" w:rsidP="00FA2C17">
      <w:pPr>
        <w:keepNext/>
        <w:ind w:firstLine="0"/>
        <w:jc w:val="center"/>
      </w:pPr>
      <w:r w:rsidRPr="00AB7007">
        <w:rPr>
          <w:noProof/>
          <w:lang w:eastAsia="ru-RU"/>
        </w:rPr>
        <w:drawing>
          <wp:inline distT="0" distB="0" distL="0" distR="0" wp14:anchorId="6C215DDE" wp14:editId="571AF7AC">
            <wp:extent cx="5804535" cy="3953203"/>
            <wp:effectExtent l="0" t="0" r="571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9050" cy="3956278"/>
                    </a:xfrm>
                    <a:prstGeom prst="rect">
                      <a:avLst/>
                    </a:prstGeom>
                  </pic:spPr>
                </pic:pic>
              </a:graphicData>
            </a:graphic>
          </wp:inline>
        </w:drawing>
      </w:r>
    </w:p>
    <w:p w14:paraId="7B822F16" w14:textId="77777777" w:rsidR="00FA2C17" w:rsidRPr="003817C0" w:rsidRDefault="00FA2C17" w:rsidP="00FA2C17">
      <w:pPr>
        <w:pStyle w:val="af3"/>
      </w:pPr>
      <w:r>
        <w:t xml:space="preserve">Рис. </w:t>
      </w:r>
      <w:r>
        <w:rPr>
          <w:noProof/>
        </w:rPr>
        <w:t>3.9</w:t>
      </w:r>
      <w:r w:rsidRPr="006332FA">
        <w:rPr>
          <w:noProof/>
        </w:rPr>
        <w:t>. Диаграмма второго уровня</w:t>
      </w:r>
      <w:r>
        <w:rPr>
          <w:noProof/>
        </w:rPr>
        <w:t xml:space="preserve"> для блока «Инициировать отправку сообщения»</w:t>
      </w:r>
    </w:p>
    <w:p w14:paraId="4C5568B6" w14:textId="77777777" w:rsidR="00FA2C17" w:rsidRDefault="00FA2C17" w:rsidP="00FA2C17">
      <w:pPr>
        <w:pStyle w:val="2"/>
        <w:rPr>
          <w:lang w:val="en-US"/>
        </w:rPr>
      </w:pPr>
      <w:bookmarkStart w:id="90" w:name="_Toc67700169"/>
      <w:r>
        <w:rPr>
          <w:lang w:val="en-US"/>
        </w:rPr>
        <w:lastRenderedPageBreak/>
        <w:t>BPMN</w:t>
      </w:r>
      <w:bookmarkEnd w:id="90"/>
    </w:p>
    <w:p w14:paraId="039EE291" w14:textId="77777777" w:rsidR="00FA2C17" w:rsidRPr="000E2E0B" w:rsidRDefault="00FA2C17" w:rsidP="00FA2C17">
      <w:pPr>
        <w:rPr>
          <w:b/>
        </w:rPr>
      </w:pPr>
      <w:r>
        <w:t xml:space="preserve">Поставлена задача: разработать модель бизнес-процесса </w:t>
      </w:r>
      <w:r w:rsidRPr="00CC1F90">
        <w:rPr>
          <w:b/>
        </w:rPr>
        <w:t xml:space="preserve">для программного комплекса </w:t>
      </w:r>
      <w:r>
        <w:rPr>
          <w:b/>
        </w:rPr>
        <w:t xml:space="preserve">управления рассылкой </w:t>
      </w:r>
      <w:r>
        <w:rPr>
          <w:b/>
          <w:lang w:val="en-US"/>
        </w:rPr>
        <w:t>RELY</w:t>
      </w:r>
      <w:r w:rsidRPr="000E2E0B">
        <w:rPr>
          <w:b/>
        </w:rPr>
        <w:t>.</w:t>
      </w:r>
    </w:p>
    <w:p w14:paraId="01667CFE" w14:textId="77777777" w:rsidR="00FA2C17" w:rsidRDefault="00FA2C17" w:rsidP="00FA2C17">
      <w:r>
        <w:t>В качестве бизнес-процесса был рассмотрен процесс отправки сообщения.</w:t>
      </w:r>
    </w:p>
    <w:p w14:paraId="53D5C51C" w14:textId="77777777" w:rsidR="00FA2C17" w:rsidRDefault="00FA2C17" w:rsidP="00FA2C17">
      <w:r>
        <w:t>В данном процессе участвуют четыре исполнителя:</w:t>
      </w:r>
    </w:p>
    <w:p w14:paraId="4AF79CC9" w14:textId="77777777" w:rsidR="00FA2C17" w:rsidRDefault="00FA2C17" w:rsidP="00FA2C17">
      <w:pPr>
        <w:pStyle w:val="a6"/>
        <w:numPr>
          <w:ilvl w:val="0"/>
          <w:numId w:val="26"/>
        </w:numPr>
      </w:pPr>
      <w:r>
        <w:t>Пользователь как инициатор процесса.</w:t>
      </w:r>
    </w:p>
    <w:p w14:paraId="1846B99E" w14:textId="77777777" w:rsidR="00FA2C17" w:rsidRDefault="00FA2C17" w:rsidP="00FA2C17">
      <w:pPr>
        <w:pStyle w:val="a6"/>
        <w:numPr>
          <w:ilvl w:val="0"/>
          <w:numId w:val="26"/>
        </w:numPr>
      </w:pPr>
      <w:r>
        <w:t>Клиентская часть, обрабатывающая введенные пользователем данные и отправляющая запрос на сервер.</w:t>
      </w:r>
    </w:p>
    <w:p w14:paraId="6C4B99C5" w14:textId="77777777" w:rsidR="00FA2C17" w:rsidRDefault="00FA2C17" w:rsidP="00FA2C17">
      <w:pPr>
        <w:pStyle w:val="a6"/>
        <w:numPr>
          <w:ilvl w:val="0"/>
          <w:numId w:val="26"/>
        </w:numPr>
      </w:pPr>
      <w:r>
        <w:t>Серверная часть принимает запрос от клиентской части, формирует письмо, заносит его в хранилище данных и отправляет письмо в очередь.</w:t>
      </w:r>
    </w:p>
    <w:p w14:paraId="2B56FD53" w14:textId="77777777" w:rsidR="00FA2C17" w:rsidRDefault="00FA2C17" w:rsidP="00FA2C17">
      <w:pPr>
        <w:pStyle w:val="a6"/>
        <w:numPr>
          <w:ilvl w:val="0"/>
          <w:numId w:val="26"/>
        </w:numPr>
      </w:pPr>
      <w:r>
        <w:t>Сторонние сервисы доставки.</w:t>
      </w:r>
    </w:p>
    <w:p w14:paraId="43411C37" w14:textId="77777777" w:rsidR="00FA2C17" w:rsidRDefault="00FA2C17" w:rsidP="00FA2C17">
      <w:pPr>
        <w:pStyle w:val="3"/>
      </w:pPr>
      <w:bookmarkStart w:id="91" w:name="_Toc67700170"/>
      <w:r w:rsidRPr="00D83368">
        <w:t>Пользователь</w:t>
      </w:r>
      <w:r>
        <w:t xml:space="preserve"> и клиентская часть</w:t>
      </w:r>
      <w:bookmarkEnd w:id="91"/>
    </w:p>
    <w:p w14:paraId="33E43343" w14:textId="77777777" w:rsidR="00FA2C17" w:rsidRDefault="00FA2C17" w:rsidP="00FA2C17">
      <w:r>
        <w:t>Клиентская часть обрабатывает введенные пользователем данные и отправляет запрос на сервер. Также клиентская часть получает ответ от сервера и представляет пользователю обратную связь в удобном виде.</w:t>
      </w:r>
    </w:p>
    <w:p w14:paraId="548F5D8A" w14:textId="77777777" w:rsidR="00FA2C17" w:rsidRDefault="00FA2C17" w:rsidP="00FA2C17">
      <w:pPr>
        <w:pStyle w:val="3"/>
      </w:pPr>
      <w:bookmarkStart w:id="92" w:name="_Toc67700171"/>
      <w:r w:rsidRPr="00D83368">
        <w:t>Серверная</w:t>
      </w:r>
      <w:r>
        <w:t xml:space="preserve"> часть и сервисы доставки</w:t>
      </w:r>
      <w:bookmarkEnd w:id="92"/>
    </w:p>
    <w:p w14:paraId="1B046CEC" w14:textId="1DBEFCF8" w:rsidR="00FA2C17" w:rsidRDefault="00FA2C17" w:rsidP="00FA2C17">
      <w:r>
        <w:t xml:space="preserve">Серверная часть принимает запрос от клиентской части, формирует письмо, заносит его в хранилище данных и отправляет письмо в очередь. Когда очередь доходит до данного письма, происходит выбор сервера доставки и передача письма выбранному сервису. </w:t>
      </w:r>
    </w:p>
    <w:p w14:paraId="00E905B9" w14:textId="11921218" w:rsidR="00BE4B7B" w:rsidRDefault="00736740" w:rsidP="00BE4B7B">
      <w:r>
        <w:t>При получении неудовлетворительного ответа</w:t>
      </w:r>
      <w:r w:rsidRPr="00736740">
        <w:t xml:space="preserve"> </w:t>
      </w:r>
      <w:r>
        <w:t>предпринимается попытка заново отправить письмо, но посредством других доступных сервисов доставки.</w:t>
      </w:r>
    </w:p>
    <w:p w14:paraId="2BCCDB24" w14:textId="791B5535" w:rsidR="00BE4B7B" w:rsidRDefault="00BE4B7B" w:rsidP="00BE4B7B">
      <w:pPr>
        <w:pStyle w:val="3"/>
      </w:pPr>
      <w:r w:rsidRPr="00D83368">
        <w:t>Диаграмма</w:t>
      </w:r>
      <w:r>
        <w:t xml:space="preserve"> модели бизнес-процесса</w:t>
      </w:r>
    </w:p>
    <w:p w14:paraId="0C0A4F6F" w14:textId="77777777" w:rsidR="00736740" w:rsidRDefault="00736740">
      <w:pPr>
        <w:spacing w:after="160" w:line="259" w:lineRule="auto"/>
        <w:ind w:firstLine="0"/>
        <w:jc w:val="left"/>
      </w:pPr>
      <w:r>
        <w:br w:type="page"/>
      </w:r>
    </w:p>
    <w:p w14:paraId="73F13418" w14:textId="20D42DFA" w:rsidR="00FA2C17" w:rsidRDefault="00BE4B7B" w:rsidP="00BE4B7B">
      <w:pPr>
        <w:pStyle w:val="3"/>
        <w:numPr>
          <w:ilvl w:val="0"/>
          <w:numId w:val="0"/>
        </w:numPr>
        <w:ind w:left="709"/>
      </w:pPr>
      <w:bookmarkStart w:id="93" w:name="_Toc67700172"/>
      <w:r w:rsidRPr="001F5000">
        <w:rPr>
          <w:noProof/>
          <w:lang w:eastAsia="ru-RU"/>
        </w:rPr>
        <w:lastRenderedPageBreak/>
        <w:drawing>
          <wp:anchor distT="0" distB="0" distL="114300" distR="114300" simplePos="0" relativeHeight="251659264" behindDoc="0" locked="0" layoutInCell="1" allowOverlap="1" wp14:anchorId="305A61B5" wp14:editId="2F537191">
            <wp:simplePos x="0" y="0"/>
            <wp:positionH relativeFrom="column">
              <wp:posOffset>-1975485</wp:posOffset>
            </wp:positionH>
            <wp:positionV relativeFrom="paragraph">
              <wp:posOffset>2266950</wp:posOffset>
            </wp:positionV>
            <wp:extent cx="9157970" cy="4636770"/>
            <wp:effectExtent l="0" t="6350" r="0" b="0"/>
            <wp:wrapSquare wrapText="r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16200000">
                      <a:off x="0" y="0"/>
                      <a:ext cx="9157970" cy="4636770"/>
                    </a:xfrm>
                    <a:prstGeom prst="rect">
                      <a:avLst/>
                    </a:prstGeom>
                  </pic:spPr>
                </pic:pic>
              </a:graphicData>
            </a:graphic>
            <wp14:sizeRelH relativeFrom="margin">
              <wp14:pctWidth>0</wp14:pctWidth>
            </wp14:sizeRelH>
            <wp14:sizeRelV relativeFrom="margin">
              <wp14:pctHeight>0</wp14:pctHeight>
            </wp14:sizeRelV>
          </wp:anchor>
        </w:drawing>
      </w:r>
      <w:bookmarkEnd w:id="93"/>
    </w:p>
    <w:tbl>
      <w:tblPr>
        <w:tblStyle w:val="af5"/>
        <w:tblpPr w:leftFromText="180" w:rightFromText="180" w:vertAnchor="text" w:horzAnchor="page" w:tblpX="9652" w:tblpY="-97"/>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tblGrid>
      <w:tr w:rsidR="00074BF7" w14:paraId="762B07A4" w14:textId="77777777" w:rsidTr="00074BF7">
        <w:trPr>
          <w:cantSplit/>
          <w:trHeight w:val="13886"/>
        </w:trPr>
        <w:tc>
          <w:tcPr>
            <w:tcW w:w="709" w:type="dxa"/>
            <w:textDirection w:val="btLr"/>
          </w:tcPr>
          <w:p w14:paraId="4EED06CF" w14:textId="77777777" w:rsidR="00074BF7" w:rsidRPr="00DD036B" w:rsidRDefault="00074BF7" w:rsidP="00074BF7">
            <w:pPr>
              <w:ind w:left="113" w:right="113" w:firstLine="0"/>
              <w:jc w:val="center"/>
              <w:rPr>
                <w:b/>
                <w:i/>
              </w:rPr>
            </w:pPr>
            <w:r w:rsidRPr="00DD036B">
              <w:rPr>
                <w:b/>
                <w:i/>
              </w:rPr>
              <w:t>Рис. 3.10. Диаграмма модели бизнес-процесса</w:t>
            </w:r>
          </w:p>
        </w:tc>
      </w:tr>
    </w:tbl>
    <w:p w14:paraId="79A6E8D2" w14:textId="023D9580" w:rsidR="00D72327" w:rsidRPr="00D72327" w:rsidRDefault="00D72327" w:rsidP="00D72327"/>
    <w:p w14:paraId="0768659F" w14:textId="4FAABBD4" w:rsidR="00FA2C17" w:rsidRDefault="00FA2C17" w:rsidP="00FA2C17">
      <w:pPr>
        <w:keepNext/>
        <w:ind w:firstLine="0"/>
        <w:jc w:val="center"/>
      </w:pPr>
    </w:p>
    <w:p w14:paraId="4B0F43A0" w14:textId="20C8070D" w:rsidR="00FA2C17" w:rsidRDefault="00FA2C17" w:rsidP="00FA2C17">
      <w:pPr>
        <w:pStyle w:val="af3"/>
      </w:pPr>
    </w:p>
    <w:p w14:paraId="485968D3" w14:textId="73693F9A" w:rsidR="00DD036B" w:rsidRPr="00DD036B" w:rsidRDefault="00DD036B" w:rsidP="00DD036B"/>
    <w:p w14:paraId="23A23A2D" w14:textId="653D3372" w:rsidR="00FA2C17" w:rsidRDefault="00FA2C17" w:rsidP="00FA2C17">
      <w:pPr>
        <w:pStyle w:val="1"/>
      </w:pPr>
      <w:bookmarkStart w:id="94" w:name="_Toc67700173"/>
      <w:r>
        <w:lastRenderedPageBreak/>
        <w:t>Проектирование архитектуры ПС</w:t>
      </w:r>
      <w:bookmarkEnd w:id="94"/>
    </w:p>
    <w:p w14:paraId="219E9D27" w14:textId="49EEB4AE" w:rsidR="00FA2C17" w:rsidRPr="00CC1F90" w:rsidRDefault="00FA2C17" w:rsidP="00FA2C17">
      <w:r>
        <w:t xml:space="preserve">Поставлена задача: </w:t>
      </w:r>
      <w:r>
        <w:rPr>
          <w:b/>
        </w:rPr>
        <w:t>р</w:t>
      </w:r>
      <w:r w:rsidRPr="00CC1F90">
        <w:rPr>
          <w:b/>
        </w:rPr>
        <w:t xml:space="preserve">азработать </w:t>
      </w:r>
      <w:r>
        <w:rPr>
          <w:b/>
        </w:rPr>
        <w:t>архитектуру</w:t>
      </w:r>
      <w:r w:rsidRPr="00CC1F90">
        <w:rPr>
          <w:b/>
        </w:rPr>
        <w:t xml:space="preserve"> для программного комплекса </w:t>
      </w:r>
      <w:r>
        <w:rPr>
          <w:b/>
        </w:rPr>
        <w:t>управления рассылкой электронных сообщений</w:t>
      </w:r>
      <w:r w:rsidRPr="00CC1F90">
        <w:rPr>
          <w:b/>
        </w:rPr>
        <w:t>.</w:t>
      </w:r>
    </w:p>
    <w:p w14:paraId="5CFF9B9C" w14:textId="0041E1A6" w:rsidR="00FA2C17" w:rsidRDefault="00FA2C17" w:rsidP="00FA2C17">
      <w:r>
        <w:t>В процессе проектирования было принято следующее: с</w:t>
      </w:r>
      <w:r w:rsidRPr="00A36635">
        <w:t xml:space="preserve">истема должна быть централизованной, т.е. все данные должны располагаться в центральном хранилище. Система должна иметь трехуровневую архитектуру, состоящую из следующих уровней: первый - клиент, второй - сервер, третий </w:t>
      </w:r>
      <w:r>
        <w:t>–</w:t>
      </w:r>
      <w:r w:rsidRPr="00A36635">
        <w:t xml:space="preserve"> хранилище</w:t>
      </w:r>
      <w:r>
        <w:t xml:space="preserve"> в связи с ее масштабируемостью, гибкой настройкой, высокой безопасностью и надежностью, а также наличием большого объема документации.</w:t>
      </w:r>
    </w:p>
    <w:p w14:paraId="5501A396" w14:textId="4C43DF1B" w:rsidR="00FA2C17" w:rsidRDefault="00FA2C17" w:rsidP="00FA2C17">
      <w:r>
        <w:t>Схема архитектуры ПС представлена на рис. 4.1.</w:t>
      </w:r>
    </w:p>
    <w:p w14:paraId="34D29B01" w14:textId="77777777" w:rsidR="0096184D" w:rsidRDefault="0096184D" w:rsidP="00077A04">
      <w:pPr>
        <w:pStyle w:val="2"/>
      </w:pPr>
      <w:bookmarkStart w:id="95" w:name="_Toc67700174"/>
      <w:r w:rsidRPr="00077A04">
        <w:t>Клиентская</w:t>
      </w:r>
      <w:r>
        <w:t xml:space="preserve"> часть</w:t>
      </w:r>
      <w:bookmarkEnd w:id="95"/>
    </w:p>
    <w:p w14:paraId="0E9150A1" w14:textId="77777777" w:rsidR="0096184D" w:rsidRDefault="0096184D" w:rsidP="0096184D">
      <w:r>
        <w:t xml:space="preserve">В процессе анализа было рассмотрено несколько альтернативных инструментов разработки </w:t>
      </w:r>
      <w:r>
        <w:rPr>
          <w:lang w:val="en-US"/>
        </w:rPr>
        <w:t>web</w:t>
      </w:r>
      <w:r w:rsidRPr="00A36635">
        <w:t>-</w:t>
      </w:r>
      <w:r>
        <w:t>интерфейса:</w:t>
      </w:r>
    </w:p>
    <w:p w14:paraId="77CEED1A" w14:textId="77777777" w:rsidR="0096184D" w:rsidRDefault="0096184D" w:rsidP="0096184D">
      <w:pPr>
        <w:pStyle w:val="a6"/>
        <w:numPr>
          <w:ilvl w:val="0"/>
          <w:numId w:val="27"/>
        </w:numPr>
      </w:pPr>
      <w:r w:rsidRPr="00A36635">
        <w:rPr>
          <w:lang w:val="en-US"/>
        </w:rPr>
        <w:t>React</w:t>
      </w:r>
      <w:r>
        <w:t>;</w:t>
      </w:r>
    </w:p>
    <w:p w14:paraId="586AFCA0" w14:textId="77777777" w:rsidR="0096184D" w:rsidRPr="00A36635" w:rsidRDefault="0096184D" w:rsidP="0096184D">
      <w:pPr>
        <w:pStyle w:val="a6"/>
        <w:numPr>
          <w:ilvl w:val="0"/>
          <w:numId w:val="27"/>
        </w:numPr>
      </w:pPr>
      <w:r>
        <w:rPr>
          <w:lang w:val="en-US"/>
        </w:rPr>
        <w:t>Angular;</w:t>
      </w:r>
    </w:p>
    <w:p w14:paraId="1B6A5B79" w14:textId="77777777" w:rsidR="0096184D" w:rsidRPr="00A36635" w:rsidRDefault="0096184D" w:rsidP="0096184D">
      <w:pPr>
        <w:pStyle w:val="a6"/>
        <w:numPr>
          <w:ilvl w:val="0"/>
          <w:numId w:val="27"/>
        </w:numPr>
      </w:pPr>
      <w:proofErr w:type="spellStart"/>
      <w:r>
        <w:rPr>
          <w:lang w:val="en-US"/>
        </w:rPr>
        <w:t>Vue</w:t>
      </w:r>
      <w:proofErr w:type="spellEnd"/>
      <w:r>
        <w:rPr>
          <w:lang w:val="en-US"/>
        </w:rPr>
        <w:t>.</w:t>
      </w:r>
    </w:p>
    <w:p w14:paraId="5A43E029" w14:textId="6346B4BA" w:rsidR="0096184D" w:rsidRPr="006541DE" w:rsidRDefault="0096184D" w:rsidP="0096184D">
      <w:r>
        <w:t xml:space="preserve">Среди выбранных </w:t>
      </w:r>
      <w:proofErr w:type="spellStart"/>
      <w:r>
        <w:t>фреймворков</w:t>
      </w:r>
      <w:proofErr w:type="spellEnd"/>
      <w:r>
        <w:t xml:space="preserve"> предпочтение было отдано </w:t>
      </w:r>
      <w:r>
        <w:rPr>
          <w:lang w:val="en-US"/>
        </w:rPr>
        <w:t>Angular</w:t>
      </w:r>
      <w:r w:rsidRPr="00263F12">
        <w:t xml:space="preserve"> </w:t>
      </w:r>
      <w:r>
        <w:t xml:space="preserve">благодаря его декларативности, наличию развитого сообщества, модульности и </w:t>
      </w:r>
      <w:r>
        <w:rPr>
          <w:lang w:val="en-US"/>
        </w:rPr>
        <w:t>MVC</w:t>
      </w:r>
      <w:r w:rsidRPr="00263F12">
        <w:t xml:space="preserve"> </w:t>
      </w:r>
      <w:r>
        <w:t xml:space="preserve">из коробки. В качестве скриптового языка из-за ряда преимуществ над </w:t>
      </w:r>
      <w:r>
        <w:rPr>
          <w:lang w:val="en-US"/>
        </w:rPr>
        <w:t>JavaScript</w:t>
      </w:r>
      <w:r w:rsidRPr="00C3180D">
        <w:t xml:space="preserve"> </w:t>
      </w:r>
      <w:r>
        <w:t xml:space="preserve">был выбран </w:t>
      </w:r>
      <w:proofErr w:type="spellStart"/>
      <w:r>
        <w:rPr>
          <w:lang w:val="en-US"/>
        </w:rPr>
        <w:t>TypeScript</w:t>
      </w:r>
      <w:proofErr w:type="spellEnd"/>
      <w:r w:rsidRPr="00C3180D">
        <w:t>.</w:t>
      </w:r>
      <w:r>
        <w:t xml:space="preserve"> Для вёрстки будет применяться </w:t>
      </w:r>
      <w:r w:rsidR="00BE4B7B">
        <w:t>следующий</w:t>
      </w:r>
      <w:r>
        <w:t xml:space="preserve"> набор инструментов: </w:t>
      </w:r>
      <w:r>
        <w:rPr>
          <w:lang w:val="en-US"/>
        </w:rPr>
        <w:t>HTML</w:t>
      </w:r>
      <w:r>
        <w:t> </w:t>
      </w:r>
      <w:r w:rsidRPr="00C3180D">
        <w:t xml:space="preserve">+ </w:t>
      </w:r>
      <w:r>
        <w:rPr>
          <w:lang w:val="en-US"/>
        </w:rPr>
        <w:t>CSS</w:t>
      </w:r>
      <w:r w:rsidR="00BE4B7B">
        <w:t xml:space="preserve">, </w:t>
      </w:r>
      <w:r>
        <w:t xml:space="preserve">а </w:t>
      </w:r>
      <w:r w:rsidR="00BE4B7B">
        <w:t xml:space="preserve">также </w:t>
      </w:r>
      <w:r w:rsidR="006541DE">
        <w:t xml:space="preserve">адаптивные </w:t>
      </w:r>
      <w:r w:rsidR="00BE4B7B">
        <w:t xml:space="preserve">компоненты </w:t>
      </w:r>
      <w:r>
        <w:rPr>
          <w:lang w:val="en-US"/>
        </w:rPr>
        <w:t>Material</w:t>
      </w:r>
      <w:r w:rsidRPr="00277AD7">
        <w:t xml:space="preserve"> </w:t>
      </w:r>
      <w:r>
        <w:t xml:space="preserve">и </w:t>
      </w:r>
      <w:r w:rsidR="00BE4B7B">
        <w:t xml:space="preserve">некоторые стили </w:t>
      </w:r>
      <w:r>
        <w:rPr>
          <w:lang w:val="en-US"/>
        </w:rPr>
        <w:t>Bootstrap</w:t>
      </w:r>
      <w:r w:rsidRPr="00C3180D">
        <w:t>.</w:t>
      </w:r>
      <w:r w:rsidR="00BE4B7B">
        <w:t xml:space="preserve"> </w:t>
      </w:r>
      <w:r w:rsidR="00BE4B7B">
        <w:rPr>
          <w:lang w:val="en-US"/>
        </w:rPr>
        <w:t>Bootstrap</w:t>
      </w:r>
      <w:r w:rsidR="00BE4B7B" w:rsidRPr="006541DE">
        <w:t xml:space="preserve"> </w:t>
      </w:r>
      <w:r w:rsidR="00BE4B7B">
        <w:t xml:space="preserve">и </w:t>
      </w:r>
      <w:r w:rsidR="00BE4B7B">
        <w:rPr>
          <w:lang w:val="en-US"/>
        </w:rPr>
        <w:t>Material</w:t>
      </w:r>
      <w:r w:rsidR="00BE4B7B" w:rsidRPr="006541DE">
        <w:t xml:space="preserve"> </w:t>
      </w:r>
      <w:r w:rsidR="00BE4B7B">
        <w:t xml:space="preserve">уже входят в </w:t>
      </w:r>
      <w:r w:rsidR="00BE4B7B">
        <w:rPr>
          <w:lang w:val="en-US"/>
        </w:rPr>
        <w:t>Angular</w:t>
      </w:r>
      <w:r w:rsidR="0067157D">
        <w:t>, поэтому отдельно подключать их не требуется.</w:t>
      </w:r>
    </w:p>
    <w:p w14:paraId="5389B406" w14:textId="79F17D6A" w:rsidR="0037490B" w:rsidRDefault="0037490B" w:rsidP="00FA2C17"/>
    <w:p w14:paraId="3AED8B42" w14:textId="38A70E62" w:rsidR="00FA2C17" w:rsidRDefault="00FA2C17" w:rsidP="00FA2C17">
      <w:pPr>
        <w:keepNext/>
        <w:ind w:firstLine="0"/>
        <w:jc w:val="center"/>
      </w:pPr>
    </w:p>
    <w:tbl>
      <w:tblPr>
        <w:tblStyle w:val="af5"/>
        <w:tblpPr w:leftFromText="180" w:rightFromText="180" w:vertAnchor="page" w:horzAnchor="page" w:tblpX="8534" w:tblpY="1914"/>
        <w:tblW w:w="0" w:type="auto"/>
        <w:tblInd w:w="0" w:type="dxa"/>
        <w:tblLook w:val="04A0" w:firstRow="1" w:lastRow="0" w:firstColumn="1" w:lastColumn="0" w:noHBand="0" w:noVBand="1"/>
      </w:tblPr>
      <w:tblGrid>
        <w:gridCol w:w="1134"/>
      </w:tblGrid>
      <w:tr w:rsidR="0037490B" w14:paraId="2C2B7687" w14:textId="77777777" w:rsidTr="0037490B">
        <w:trPr>
          <w:cantSplit/>
          <w:trHeight w:val="13602"/>
        </w:trPr>
        <w:tc>
          <w:tcPr>
            <w:tcW w:w="1134" w:type="dxa"/>
            <w:tcBorders>
              <w:top w:val="nil"/>
              <w:left w:val="nil"/>
              <w:bottom w:val="nil"/>
              <w:right w:val="nil"/>
            </w:tcBorders>
            <w:textDirection w:val="btLr"/>
          </w:tcPr>
          <w:p w14:paraId="2B95C821" w14:textId="77777777" w:rsidR="0037490B" w:rsidRPr="0037490B" w:rsidRDefault="0037490B" w:rsidP="0037490B">
            <w:pPr>
              <w:ind w:left="113" w:right="113" w:firstLine="0"/>
              <w:jc w:val="center"/>
              <w:rPr>
                <w:b/>
                <w:i/>
              </w:rPr>
            </w:pPr>
            <w:r w:rsidRPr="0037490B">
              <w:rPr>
                <w:b/>
                <w:i/>
              </w:rPr>
              <w:t>Рис. 4.1. Схема архитектуры ПС</w:t>
            </w:r>
          </w:p>
        </w:tc>
      </w:tr>
    </w:tbl>
    <w:p w14:paraId="46042DAE" w14:textId="1560CBD7" w:rsidR="00FA2C17" w:rsidRDefault="0037490B" w:rsidP="00FA2C17">
      <w:pPr>
        <w:pStyle w:val="af3"/>
      </w:pPr>
      <w:r w:rsidRPr="00955553">
        <w:rPr>
          <w:noProof/>
          <w:lang w:eastAsia="ru-RU"/>
        </w:rPr>
        <w:t xml:space="preserve"> </w:t>
      </w:r>
    </w:p>
    <w:p w14:paraId="637F9AA4" w14:textId="3D78C2EF" w:rsidR="0037490B" w:rsidRPr="0037490B" w:rsidRDefault="0037490B" w:rsidP="0037490B">
      <w:r w:rsidRPr="00955553">
        <w:rPr>
          <w:noProof/>
          <w:lang w:eastAsia="ru-RU"/>
        </w:rPr>
        <w:drawing>
          <wp:anchor distT="0" distB="0" distL="114300" distR="114300" simplePos="0" relativeHeight="251660288" behindDoc="0" locked="0" layoutInCell="1" allowOverlap="1" wp14:anchorId="10BDC91E" wp14:editId="4B797985">
            <wp:simplePos x="0" y="0"/>
            <wp:positionH relativeFrom="column">
              <wp:posOffset>-1719580</wp:posOffset>
            </wp:positionH>
            <wp:positionV relativeFrom="paragraph">
              <wp:posOffset>2131060</wp:posOffset>
            </wp:positionV>
            <wp:extent cx="8668385" cy="3230245"/>
            <wp:effectExtent l="0" t="5080" r="0" b="0"/>
            <wp:wrapSquare wrapText="r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rot="16200000">
                      <a:off x="0" y="0"/>
                      <a:ext cx="8668385" cy="3230245"/>
                    </a:xfrm>
                    <a:prstGeom prst="rect">
                      <a:avLst/>
                    </a:prstGeom>
                  </pic:spPr>
                </pic:pic>
              </a:graphicData>
            </a:graphic>
            <wp14:sizeRelH relativeFrom="margin">
              <wp14:pctWidth>0</wp14:pctWidth>
            </wp14:sizeRelH>
            <wp14:sizeRelV relativeFrom="margin">
              <wp14:pctHeight>0</wp14:pctHeight>
            </wp14:sizeRelV>
          </wp:anchor>
        </w:drawing>
      </w:r>
    </w:p>
    <w:p w14:paraId="446108DB" w14:textId="77777777" w:rsidR="00FA2C17" w:rsidRDefault="00FA2C17" w:rsidP="00077A04">
      <w:pPr>
        <w:pStyle w:val="2"/>
      </w:pPr>
      <w:bookmarkStart w:id="96" w:name="_Toc67700175"/>
      <w:r w:rsidRPr="00077A04">
        <w:lastRenderedPageBreak/>
        <w:t>Серверная</w:t>
      </w:r>
      <w:r>
        <w:t xml:space="preserve"> часть</w:t>
      </w:r>
      <w:bookmarkEnd w:id="96"/>
    </w:p>
    <w:p w14:paraId="599D866F" w14:textId="77777777" w:rsidR="00FA2C17" w:rsidRDefault="00FA2C17" w:rsidP="00FA2C17">
      <w:r>
        <w:t xml:space="preserve">Серверная часть включает в себя </w:t>
      </w:r>
      <w:r>
        <w:rPr>
          <w:lang w:val="en-US"/>
        </w:rPr>
        <w:t>API</w:t>
      </w:r>
      <w:r>
        <w:t>, используемый для обработки запросов от клиентской части, набор функций для взаимодействия с хранилищем данных, модуль асинхронной отправки писем.</w:t>
      </w:r>
    </w:p>
    <w:p w14:paraId="0B3B381A" w14:textId="77777777" w:rsidR="00FA2C17" w:rsidRDefault="00FA2C17" w:rsidP="00FA2C17">
      <w:r>
        <w:t>Серверная часть условно поделена на ряд модулей:</w:t>
      </w:r>
    </w:p>
    <w:p w14:paraId="79E406DF" w14:textId="77777777" w:rsidR="00FA2C17" w:rsidRPr="003A575D" w:rsidRDefault="00FA2C17" w:rsidP="00FA2C17">
      <w:pPr>
        <w:pStyle w:val="a6"/>
        <w:numPr>
          <w:ilvl w:val="0"/>
          <w:numId w:val="30"/>
        </w:numPr>
        <w:ind w:left="1560" w:hanging="426"/>
        <w:rPr>
          <w:lang w:val="en-US"/>
        </w:rPr>
      </w:pPr>
      <w:r w:rsidRPr="003A575D">
        <w:rPr>
          <w:lang w:val="en-US"/>
        </w:rPr>
        <w:t>WEB API;</w:t>
      </w:r>
    </w:p>
    <w:p w14:paraId="3BE89984" w14:textId="77777777" w:rsidR="00FA2C17" w:rsidRPr="003A575D" w:rsidRDefault="00FA2C17" w:rsidP="00FA2C17">
      <w:pPr>
        <w:pStyle w:val="a6"/>
        <w:numPr>
          <w:ilvl w:val="0"/>
          <w:numId w:val="30"/>
        </w:numPr>
        <w:ind w:left="1560" w:hanging="426"/>
        <w:rPr>
          <w:lang w:val="en-US"/>
        </w:rPr>
      </w:pPr>
      <w:r>
        <w:t>Модуль авторизации;</w:t>
      </w:r>
    </w:p>
    <w:p w14:paraId="65562435" w14:textId="77777777" w:rsidR="00FA2C17" w:rsidRPr="003A575D" w:rsidRDefault="00FA2C17" w:rsidP="00FA2C17">
      <w:pPr>
        <w:pStyle w:val="a6"/>
        <w:numPr>
          <w:ilvl w:val="0"/>
          <w:numId w:val="30"/>
        </w:numPr>
        <w:ind w:left="1560" w:hanging="426"/>
        <w:rPr>
          <w:lang w:val="en-US"/>
        </w:rPr>
      </w:pPr>
      <w:r>
        <w:t>Модуль балансировки нагрузки;</w:t>
      </w:r>
    </w:p>
    <w:p w14:paraId="34B7FB7E" w14:textId="77777777" w:rsidR="00FA2C17" w:rsidRPr="003A575D" w:rsidRDefault="00FA2C17" w:rsidP="00FA2C17">
      <w:pPr>
        <w:pStyle w:val="a6"/>
        <w:numPr>
          <w:ilvl w:val="0"/>
          <w:numId w:val="30"/>
        </w:numPr>
        <w:ind w:left="1560" w:hanging="426"/>
        <w:rPr>
          <w:lang w:val="en-US"/>
        </w:rPr>
      </w:pPr>
      <w:r>
        <w:t>Модуль асинхронной отправки писем;</w:t>
      </w:r>
    </w:p>
    <w:p w14:paraId="1137DC61" w14:textId="77777777" w:rsidR="00FA2C17" w:rsidRPr="003A575D" w:rsidRDefault="00FA2C17" w:rsidP="00FA2C17">
      <w:pPr>
        <w:pStyle w:val="a6"/>
        <w:numPr>
          <w:ilvl w:val="0"/>
          <w:numId w:val="30"/>
        </w:numPr>
        <w:ind w:left="1560" w:hanging="426"/>
      </w:pPr>
      <w:r>
        <w:t>Модуль взаимодействия с базой данных.</w:t>
      </w:r>
    </w:p>
    <w:p w14:paraId="270E3348" w14:textId="77777777" w:rsidR="00FA2C17" w:rsidRPr="003A575D" w:rsidRDefault="00FA2C17" w:rsidP="00FA2C17">
      <w:r>
        <w:rPr>
          <w:lang w:val="en-US"/>
        </w:rPr>
        <w:t>WEB</w:t>
      </w:r>
      <w:r w:rsidRPr="003A575D">
        <w:t>-</w:t>
      </w:r>
      <w:r>
        <w:rPr>
          <w:lang w:val="en-US"/>
        </w:rPr>
        <w:t>API</w:t>
      </w:r>
      <w:r w:rsidRPr="003A575D">
        <w:t xml:space="preserve"> </w:t>
      </w:r>
      <w:r>
        <w:t>служит для взаимодействия пользовательской части и серверной части. Он включает в себя методы получения, добавления, изменения и удаления пользователей, сообщений и других сущностей.</w:t>
      </w:r>
    </w:p>
    <w:p w14:paraId="66D213EA" w14:textId="77777777" w:rsidR="00FA2C17" w:rsidRDefault="00FA2C17" w:rsidP="00FA2C17">
      <w:r>
        <w:t>Модуль авторизации отвечает за процедуру подтверждения подлинности</w:t>
      </w:r>
      <w:r w:rsidRPr="003A575D">
        <w:t xml:space="preserve"> конкретного человека</w:t>
      </w:r>
      <w:r>
        <w:t>, блокировку пользователей, а также за управление ролями зарегистрированных в системе пользователей.</w:t>
      </w:r>
    </w:p>
    <w:p w14:paraId="2452F225" w14:textId="77777777" w:rsidR="00FA2C17" w:rsidRDefault="00FA2C17" w:rsidP="00FA2C17">
      <w:r>
        <w:t>Модуль балансировки нагрузки обеспечивает корректную работу кластерной системы серверов: координирует работу нескольких серверов, позволяет проверять их работоспособность и эффективность их работы, назначать определенным единицам выбранные роли, собирает статистику запросов, позволяет задавать подходящий метод распределения нагрузки.</w:t>
      </w:r>
    </w:p>
    <w:p w14:paraId="1D202BC4" w14:textId="77777777" w:rsidR="00FA2C17" w:rsidRDefault="00FA2C17" w:rsidP="00FA2C17">
      <w:r>
        <w:t>Модуль асинхронной отправки писем служит для взаимодействия с доступными сервисами доставки и организации отправки писем.</w:t>
      </w:r>
    </w:p>
    <w:p w14:paraId="763BCC20" w14:textId="77777777" w:rsidR="00FA2C17" w:rsidRPr="002D5737" w:rsidRDefault="00FA2C17" w:rsidP="00FA2C17">
      <w:r>
        <w:t xml:space="preserve">Модуль взаимодействия с базой данных предоставляет интерфейсы для взаимодействия с таблицами сущностей. Для разработки данного модуля был выбран </w:t>
      </w:r>
      <w:r>
        <w:rPr>
          <w:lang w:val="en-US"/>
        </w:rPr>
        <w:t>Entity</w:t>
      </w:r>
      <w:r w:rsidRPr="002D5737">
        <w:t xml:space="preserve"> </w:t>
      </w:r>
      <w:r>
        <w:rPr>
          <w:lang w:val="en-US"/>
        </w:rPr>
        <w:t>Framework</w:t>
      </w:r>
      <w:r w:rsidRPr="002D5737">
        <w:t xml:space="preserve"> </w:t>
      </w:r>
      <w:r>
        <w:rPr>
          <w:lang w:val="en-US"/>
        </w:rPr>
        <w:t>Core</w:t>
      </w:r>
      <w:r w:rsidRPr="002D5737">
        <w:t>.</w:t>
      </w:r>
    </w:p>
    <w:p w14:paraId="6F12E43A" w14:textId="77777777" w:rsidR="00FA2C17" w:rsidRDefault="00FA2C17" w:rsidP="00FA2C17">
      <w:r>
        <w:t xml:space="preserve">В качестве инструмента разработки серверной части была выбрана технология </w:t>
      </w:r>
      <w:r w:rsidRPr="00B76903">
        <w:t>.</w:t>
      </w:r>
      <w:r>
        <w:rPr>
          <w:lang w:val="en-US"/>
        </w:rPr>
        <w:t>NET</w:t>
      </w:r>
      <w:r w:rsidRPr="00B76903">
        <w:t xml:space="preserve"> </w:t>
      </w:r>
      <w:r>
        <w:rPr>
          <w:lang w:val="en-US"/>
        </w:rPr>
        <w:t>Core</w:t>
      </w:r>
      <w:r>
        <w:t xml:space="preserve">, благодаря ее кроссплатформенности и удобству языка </w:t>
      </w:r>
      <w:r>
        <w:rPr>
          <w:lang w:val="en-US"/>
        </w:rPr>
        <w:t>C</w:t>
      </w:r>
      <w:r w:rsidRPr="00ED26B0">
        <w:t>#</w:t>
      </w:r>
      <w:r>
        <w:t>, а также благодаря детальной технической документации от официального разработчика.</w:t>
      </w:r>
    </w:p>
    <w:p w14:paraId="42CA87F8" w14:textId="77777777" w:rsidR="00FA2C17" w:rsidRDefault="00FA2C17" w:rsidP="00077A04">
      <w:pPr>
        <w:pStyle w:val="2"/>
      </w:pPr>
      <w:bookmarkStart w:id="97" w:name="_Toc67700176"/>
      <w:r w:rsidRPr="00077A04">
        <w:lastRenderedPageBreak/>
        <w:t>Хранилище</w:t>
      </w:r>
      <w:r>
        <w:t xml:space="preserve"> данных</w:t>
      </w:r>
      <w:bookmarkEnd w:id="97"/>
    </w:p>
    <w:p w14:paraId="6ECF1B85" w14:textId="77777777" w:rsidR="00FA2C17" w:rsidRDefault="00FA2C17" w:rsidP="00FA2C17">
      <w:r>
        <w:t>В ходе работы был проанализирован ряд различных СУБД, а именно:</w:t>
      </w:r>
    </w:p>
    <w:p w14:paraId="1A5FA2C6" w14:textId="77777777" w:rsidR="00FA2C17" w:rsidRDefault="00FA2C17" w:rsidP="00FA2C17">
      <w:pPr>
        <w:pStyle w:val="a6"/>
        <w:numPr>
          <w:ilvl w:val="0"/>
          <w:numId w:val="28"/>
        </w:numPr>
        <w:ind w:left="1560" w:hanging="426"/>
        <w:rPr>
          <w:lang w:val="en-US"/>
        </w:rPr>
      </w:pPr>
      <w:r w:rsidRPr="00ED26B0">
        <w:rPr>
          <w:lang w:val="en-US"/>
        </w:rPr>
        <w:t>MySQL</w:t>
      </w:r>
      <w:r>
        <w:rPr>
          <w:lang w:val="en-US"/>
        </w:rPr>
        <w:t>;</w:t>
      </w:r>
    </w:p>
    <w:p w14:paraId="61F4374E" w14:textId="77777777" w:rsidR="00FA2C17" w:rsidRDefault="00FA2C17" w:rsidP="00FA2C17">
      <w:pPr>
        <w:pStyle w:val="a6"/>
        <w:numPr>
          <w:ilvl w:val="0"/>
          <w:numId w:val="28"/>
        </w:numPr>
        <w:ind w:left="1560" w:hanging="426"/>
        <w:rPr>
          <w:lang w:val="en-US"/>
        </w:rPr>
      </w:pPr>
      <w:r>
        <w:rPr>
          <w:lang w:val="en-US"/>
        </w:rPr>
        <w:t>MS SQL;</w:t>
      </w:r>
    </w:p>
    <w:p w14:paraId="70FAA012" w14:textId="77777777" w:rsidR="00FA2C17" w:rsidRDefault="00FA2C17" w:rsidP="00FA2C17">
      <w:pPr>
        <w:pStyle w:val="a6"/>
        <w:numPr>
          <w:ilvl w:val="0"/>
          <w:numId w:val="28"/>
        </w:numPr>
        <w:ind w:left="1560" w:hanging="426"/>
        <w:rPr>
          <w:lang w:val="en-US"/>
        </w:rPr>
      </w:pPr>
      <w:r>
        <w:rPr>
          <w:lang w:val="en-US"/>
        </w:rPr>
        <w:t>PostgreSQL.</w:t>
      </w:r>
    </w:p>
    <w:p w14:paraId="59DBD297" w14:textId="77777777" w:rsidR="00FA2C17" w:rsidRDefault="00FA2C17" w:rsidP="00FA2C17">
      <w:r>
        <w:t xml:space="preserve">Предпочтение было отдано </w:t>
      </w:r>
      <w:r>
        <w:rPr>
          <w:lang w:val="en-US"/>
        </w:rPr>
        <w:t>MS</w:t>
      </w:r>
      <w:r w:rsidRPr="00ED26B0">
        <w:t xml:space="preserve"> </w:t>
      </w:r>
      <w:r>
        <w:rPr>
          <w:lang w:val="en-US"/>
        </w:rPr>
        <w:t>SQL</w:t>
      </w:r>
      <w:r>
        <w:t xml:space="preserve"> в связи с его масштабируемостью и надежностью, высокой скоростью создания решений, а также возможностью обработки вычислений в оперативной памяти (</w:t>
      </w:r>
      <w:r>
        <w:rPr>
          <w:lang w:val="en-US"/>
        </w:rPr>
        <w:t>in</w:t>
      </w:r>
      <w:r w:rsidRPr="00ED26B0">
        <w:t>-</w:t>
      </w:r>
      <w:r>
        <w:rPr>
          <w:lang w:val="en-US"/>
        </w:rPr>
        <w:t>memory</w:t>
      </w:r>
      <w:r w:rsidRPr="00ED26B0">
        <w:t xml:space="preserve"> </w:t>
      </w:r>
      <w:r>
        <w:rPr>
          <w:lang w:val="en-US"/>
        </w:rPr>
        <w:t>OLTP</w:t>
      </w:r>
      <w:r w:rsidRPr="00ED26B0">
        <w:t>)</w:t>
      </w:r>
      <w:r>
        <w:t>.</w:t>
      </w:r>
    </w:p>
    <w:p w14:paraId="612AD507" w14:textId="77777777" w:rsidR="00FA2C17" w:rsidRDefault="00FA2C17" w:rsidP="00FA2C17">
      <w:r>
        <w:t>В базе данных будут храниться все основные сущности системы:</w:t>
      </w:r>
    </w:p>
    <w:p w14:paraId="433B5625" w14:textId="77777777" w:rsidR="00FA2C17" w:rsidRDefault="00FA2C17" w:rsidP="00FA2C17">
      <w:pPr>
        <w:pStyle w:val="a6"/>
        <w:numPr>
          <w:ilvl w:val="0"/>
          <w:numId w:val="29"/>
        </w:numPr>
        <w:ind w:left="1560" w:hanging="426"/>
      </w:pPr>
      <w:r>
        <w:t>сообщения;</w:t>
      </w:r>
    </w:p>
    <w:p w14:paraId="3FE2490F" w14:textId="5D4A6982" w:rsidR="00736019" w:rsidRDefault="00FA2C17" w:rsidP="00736019">
      <w:pPr>
        <w:pStyle w:val="a6"/>
        <w:numPr>
          <w:ilvl w:val="0"/>
          <w:numId w:val="29"/>
        </w:numPr>
        <w:ind w:left="1560" w:hanging="426"/>
      </w:pPr>
      <w:r>
        <w:t>пользователи;</w:t>
      </w:r>
      <w:r w:rsidR="00736019" w:rsidRPr="00736019">
        <w:t xml:space="preserve"> </w:t>
      </w:r>
    </w:p>
    <w:p w14:paraId="566492CC" w14:textId="711C0D7E" w:rsidR="00FA2C17" w:rsidRDefault="00736019" w:rsidP="00736019">
      <w:pPr>
        <w:pStyle w:val="a6"/>
        <w:numPr>
          <w:ilvl w:val="0"/>
          <w:numId w:val="29"/>
        </w:numPr>
        <w:ind w:left="1560" w:hanging="426"/>
      </w:pPr>
      <w:r>
        <w:t>ссылки на прикрепленные файлы;</w:t>
      </w:r>
      <w:r>
        <w:t xml:space="preserve"> </w:t>
      </w:r>
    </w:p>
    <w:p w14:paraId="6B606F47" w14:textId="77777777" w:rsidR="00FA2C17" w:rsidRDefault="00FA2C17" w:rsidP="00FA2C17">
      <w:pPr>
        <w:pStyle w:val="a6"/>
        <w:numPr>
          <w:ilvl w:val="0"/>
          <w:numId w:val="29"/>
        </w:numPr>
        <w:ind w:left="1560" w:hanging="426"/>
      </w:pPr>
      <w:r>
        <w:t>контакты пользователей;</w:t>
      </w:r>
    </w:p>
    <w:p w14:paraId="6D99E875" w14:textId="285DC89C" w:rsidR="00FA2C17" w:rsidRDefault="00FA2C17" w:rsidP="00FA2C17">
      <w:pPr>
        <w:pStyle w:val="a6"/>
        <w:numPr>
          <w:ilvl w:val="0"/>
          <w:numId w:val="29"/>
        </w:numPr>
        <w:ind w:left="1560" w:hanging="426"/>
      </w:pPr>
      <w:r>
        <w:t>сервисы доставки;</w:t>
      </w:r>
    </w:p>
    <w:p w14:paraId="30E5DFF7" w14:textId="6683A08C" w:rsidR="00FC327D" w:rsidRDefault="00FC327D" w:rsidP="00FA2C17">
      <w:pPr>
        <w:pStyle w:val="a6"/>
        <w:numPr>
          <w:ilvl w:val="0"/>
          <w:numId w:val="29"/>
        </w:numPr>
        <w:ind w:left="1560" w:hanging="426"/>
      </w:pPr>
      <w:r>
        <w:t>очереди доставки</w:t>
      </w:r>
      <w:r w:rsidR="00D90802">
        <w:t>;</w:t>
      </w:r>
    </w:p>
    <w:p w14:paraId="4477BF79" w14:textId="77777777" w:rsidR="00FA2C17" w:rsidRDefault="00FA2C17" w:rsidP="00FA2C17">
      <w:pPr>
        <w:pStyle w:val="a6"/>
        <w:numPr>
          <w:ilvl w:val="0"/>
          <w:numId w:val="29"/>
        </w:numPr>
        <w:ind w:left="1560" w:hanging="426"/>
      </w:pPr>
      <w:r>
        <w:t>доступы пользователей;</w:t>
      </w:r>
    </w:p>
    <w:p w14:paraId="39C7C902" w14:textId="1A58CD5C" w:rsidR="00FA2C17" w:rsidRDefault="00FA2C17" w:rsidP="00736019">
      <w:pPr>
        <w:pStyle w:val="a6"/>
        <w:numPr>
          <w:ilvl w:val="0"/>
          <w:numId w:val="29"/>
        </w:numPr>
        <w:ind w:left="1560" w:hanging="426"/>
      </w:pPr>
      <w:r>
        <w:t>тарифы;</w:t>
      </w:r>
    </w:p>
    <w:p w14:paraId="40771264" w14:textId="3978ACE5" w:rsidR="00FA2C17" w:rsidRDefault="00FA2C17" w:rsidP="00FA2C17">
      <w:pPr>
        <w:pStyle w:val="a6"/>
        <w:numPr>
          <w:ilvl w:val="0"/>
          <w:numId w:val="29"/>
        </w:numPr>
        <w:ind w:left="1560" w:hanging="426"/>
      </w:pPr>
      <w:r>
        <w:t>скидки.</w:t>
      </w:r>
      <w:bookmarkStart w:id="98" w:name="_Toc354615885"/>
      <w:bookmarkStart w:id="99" w:name="_Toc354616161"/>
      <w:bookmarkStart w:id="100" w:name="_Toc354659791"/>
      <w:bookmarkStart w:id="101" w:name="_Toc354666752"/>
      <w:bookmarkStart w:id="102" w:name="_Toc359344423"/>
    </w:p>
    <w:p w14:paraId="0FCBD5B3" w14:textId="5A33981D" w:rsidR="00FC327D" w:rsidRDefault="0065083A" w:rsidP="0065083A">
      <w:r>
        <w:t xml:space="preserve">Также для осуществления отношения «многие ко многим» необходимы промежуточные таблицы для взаимодействия </w:t>
      </w:r>
      <w:r w:rsidR="00FC327D">
        <w:t>следующих таблиц:</w:t>
      </w:r>
    </w:p>
    <w:p w14:paraId="50424E23" w14:textId="77ACB155" w:rsidR="00FC327D" w:rsidRDefault="0065083A" w:rsidP="00FC327D">
      <w:pPr>
        <w:pStyle w:val="a6"/>
        <w:numPr>
          <w:ilvl w:val="0"/>
          <w:numId w:val="51"/>
        </w:numPr>
      </w:pPr>
      <w:r>
        <w:t>Сообщения – Файлы</w:t>
      </w:r>
      <w:r w:rsidR="00FC327D">
        <w:t>;</w:t>
      </w:r>
    </w:p>
    <w:p w14:paraId="5C8906DE" w14:textId="4105662B" w:rsidR="00FC327D" w:rsidRDefault="0065083A" w:rsidP="00FC327D">
      <w:pPr>
        <w:pStyle w:val="a6"/>
        <w:numPr>
          <w:ilvl w:val="0"/>
          <w:numId w:val="51"/>
        </w:numPr>
      </w:pPr>
      <w:r>
        <w:t>Пользователи – Доступы</w:t>
      </w:r>
      <w:r w:rsidR="00FC327D">
        <w:t>;</w:t>
      </w:r>
    </w:p>
    <w:p w14:paraId="658DA993" w14:textId="78AB3E7C" w:rsidR="0065083A" w:rsidRDefault="0065083A" w:rsidP="00FC327D">
      <w:pPr>
        <w:pStyle w:val="a6"/>
        <w:numPr>
          <w:ilvl w:val="0"/>
          <w:numId w:val="51"/>
        </w:numPr>
      </w:pPr>
      <w:r>
        <w:t>Тарифы – Скидки.</w:t>
      </w:r>
    </w:p>
    <w:p w14:paraId="0853D376" w14:textId="1C291282" w:rsidR="00FA2C17" w:rsidRDefault="003D2B3F" w:rsidP="00FA2C17">
      <w:pPr>
        <w:pStyle w:val="1"/>
      </w:pPr>
      <w:bookmarkStart w:id="103" w:name="_Toc67700177"/>
      <w:r>
        <w:lastRenderedPageBreak/>
        <w:t>Т</w:t>
      </w:r>
      <w:r w:rsidR="00FA2C17">
        <w:t>ехнико-экономическая часть</w:t>
      </w:r>
      <w:bookmarkEnd w:id="98"/>
      <w:bookmarkEnd w:id="99"/>
      <w:bookmarkEnd w:id="100"/>
      <w:bookmarkEnd w:id="101"/>
      <w:bookmarkEnd w:id="102"/>
      <w:bookmarkEnd w:id="103"/>
    </w:p>
    <w:p w14:paraId="12E4194E" w14:textId="77777777" w:rsidR="00FA2C17" w:rsidRDefault="00FA2C17" w:rsidP="00FA2C17">
      <w:pPr>
        <w:ind w:firstLine="708"/>
        <w:contextualSpacing/>
        <w:rPr>
          <w:rFonts w:eastAsia="Times New Roman"/>
        </w:rPr>
      </w:pPr>
      <w:r w:rsidRPr="005A7253">
        <w:rPr>
          <w:rFonts w:eastAsia="Times New Roman"/>
        </w:rPr>
        <w:t>Перед началом разработки любо</w:t>
      </w:r>
      <w:r>
        <w:rPr>
          <w:rFonts w:eastAsia="Times New Roman"/>
        </w:rPr>
        <w:t>й</w:t>
      </w:r>
      <w:r w:rsidRPr="005A7253">
        <w:rPr>
          <w:rFonts w:eastAsia="Times New Roman"/>
        </w:rPr>
        <w:t xml:space="preserve"> программно</w:t>
      </w:r>
      <w:r>
        <w:rPr>
          <w:rFonts w:eastAsia="Times New Roman"/>
        </w:rPr>
        <w:t>й</w:t>
      </w:r>
      <w:r w:rsidRPr="005A7253">
        <w:rPr>
          <w:rFonts w:eastAsia="Times New Roman"/>
        </w:rPr>
        <w:t xml:space="preserve"> </w:t>
      </w:r>
      <w:r>
        <w:rPr>
          <w:rFonts w:eastAsia="Times New Roman"/>
        </w:rPr>
        <w:t>системы</w:t>
      </w:r>
      <w:r w:rsidRPr="005A7253">
        <w:rPr>
          <w:rFonts w:eastAsia="Times New Roman"/>
        </w:rPr>
        <w:t xml:space="preserve"> необходимо выяснить, насколько целесообразна е</w:t>
      </w:r>
      <w:r>
        <w:rPr>
          <w:rFonts w:eastAsia="Times New Roman"/>
        </w:rPr>
        <w:t>е разработка,</w:t>
      </w:r>
      <w:r w:rsidRPr="005A7253">
        <w:rPr>
          <w:rFonts w:eastAsia="Times New Roman"/>
        </w:rPr>
        <w:t xml:space="preserve"> как с точки зрения полезности, так и с точки зрения </w:t>
      </w:r>
      <w:r>
        <w:rPr>
          <w:rFonts w:eastAsia="Times New Roman"/>
        </w:rPr>
        <w:t>экономической эффективности</w:t>
      </w:r>
      <w:r w:rsidRPr="005A7253">
        <w:rPr>
          <w:rFonts w:eastAsia="Times New Roman"/>
        </w:rPr>
        <w:t xml:space="preserve">. В </w:t>
      </w:r>
      <w:r>
        <w:rPr>
          <w:rFonts w:eastAsia="Times New Roman"/>
        </w:rPr>
        <w:t>технико-экономической</w:t>
      </w:r>
      <w:r w:rsidRPr="005A7253">
        <w:rPr>
          <w:rFonts w:eastAsia="Times New Roman"/>
        </w:rPr>
        <w:t xml:space="preserve"> части работы рассматриваются вопросы организации работ </w:t>
      </w:r>
      <w:r>
        <w:rPr>
          <w:rFonts w:eastAsia="Times New Roman"/>
        </w:rPr>
        <w:t>по созданию и внедрению</w:t>
      </w:r>
      <w:r w:rsidRPr="005A7253">
        <w:rPr>
          <w:rFonts w:eastAsia="Times New Roman"/>
        </w:rPr>
        <w:t xml:space="preserve"> программно</w:t>
      </w:r>
      <w:r>
        <w:rPr>
          <w:rFonts w:eastAsia="Times New Roman"/>
        </w:rPr>
        <w:t>й</w:t>
      </w:r>
      <w:r w:rsidRPr="005A7253">
        <w:rPr>
          <w:rFonts w:eastAsia="Times New Roman"/>
        </w:rPr>
        <w:t xml:space="preserve"> </w:t>
      </w:r>
      <w:r>
        <w:rPr>
          <w:rFonts w:eastAsia="Times New Roman"/>
        </w:rPr>
        <w:t>системы</w:t>
      </w:r>
      <w:r w:rsidRPr="005A7253">
        <w:rPr>
          <w:rFonts w:eastAsia="Times New Roman"/>
        </w:rPr>
        <w:t xml:space="preserve">, </w:t>
      </w:r>
      <w:r>
        <w:rPr>
          <w:rFonts w:eastAsia="Times New Roman"/>
        </w:rPr>
        <w:t xml:space="preserve">а также приводится </w:t>
      </w:r>
      <w:r w:rsidRPr="005A7253">
        <w:rPr>
          <w:rFonts w:eastAsia="Times New Roman"/>
        </w:rPr>
        <w:t>расч</w:t>
      </w:r>
      <w:r>
        <w:rPr>
          <w:rFonts w:eastAsia="Times New Roman"/>
        </w:rPr>
        <w:t>ё</w:t>
      </w:r>
      <w:r w:rsidRPr="005A7253">
        <w:rPr>
          <w:rFonts w:eastAsia="Times New Roman"/>
        </w:rPr>
        <w:t xml:space="preserve">т </w:t>
      </w:r>
      <w:r>
        <w:rPr>
          <w:rFonts w:eastAsia="Times New Roman"/>
        </w:rPr>
        <w:t>ее</w:t>
      </w:r>
      <w:r w:rsidRPr="005A7253">
        <w:rPr>
          <w:rFonts w:eastAsia="Times New Roman"/>
        </w:rPr>
        <w:t xml:space="preserve"> </w:t>
      </w:r>
      <w:r>
        <w:rPr>
          <w:rFonts w:eastAsia="Times New Roman"/>
        </w:rPr>
        <w:t>себестоимости.</w:t>
      </w:r>
    </w:p>
    <w:p w14:paraId="53AB8B18" w14:textId="77777777" w:rsidR="00FA2C17" w:rsidRDefault="00FA2C17" w:rsidP="00FA2C17">
      <w:pPr>
        <w:pStyle w:val="2"/>
      </w:pPr>
      <w:bookmarkStart w:id="104" w:name="_Toc67700178"/>
      <w:bookmarkStart w:id="105" w:name="_Toc322893641"/>
      <w:bookmarkStart w:id="106" w:name="_Toc359344425"/>
      <w:r>
        <w:t>Организационная структура проекта</w:t>
      </w:r>
      <w:bookmarkEnd w:id="104"/>
    </w:p>
    <w:p w14:paraId="7703F5AD" w14:textId="77777777" w:rsidR="00FA2C17" w:rsidRDefault="00FA2C17" w:rsidP="00FA2C17">
      <w:r>
        <w:t xml:space="preserve">Организационная структура проекта </w:t>
      </w:r>
      <w:r w:rsidRPr="001E18AD">
        <w:t>(</w:t>
      </w:r>
      <w:r>
        <w:rPr>
          <w:lang w:val="en-US"/>
        </w:rPr>
        <w:t>OBS</w:t>
      </w:r>
      <w:r w:rsidRPr="001E18AD">
        <w:t>)</w:t>
      </w:r>
      <w:r>
        <w:t xml:space="preserve"> приведена на рис. 5.1.</w:t>
      </w:r>
    </w:p>
    <w:p w14:paraId="6DF4E581" w14:textId="77777777" w:rsidR="00FA2C17" w:rsidRDefault="00FA2C17" w:rsidP="00FA2C17">
      <w:pPr>
        <w:ind w:firstLine="0"/>
        <w:jc w:val="center"/>
      </w:pPr>
      <w:r w:rsidRPr="009A4CA0">
        <w:rPr>
          <w:noProof/>
          <w:lang w:eastAsia="ru-RU"/>
        </w:rPr>
        <w:drawing>
          <wp:inline distT="0" distB="0" distL="0" distR="0" wp14:anchorId="74235AE2" wp14:editId="0B6297BA">
            <wp:extent cx="6120130" cy="944049"/>
            <wp:effectExtent l="0" t="0" r="0" b="8890"/>
            <wp:docPr id="17" name="Рисунок 17" descr="C:\Users\r0bar\Documents\GitHub\MessageDeliveryService\Экономическая часть\Рол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0bar\Documents\GitHub\MessageDeliveryService\Экономическая часть\Роли.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944049"/>
                    </a:xfrm>
                    <a:prstGeom prst="rect">
                      <a:avLst/>
                    </a:prstGeom>
                    <a:noFill/>
                    <a:ln>
                      <a:noFill/>
                    </a:ln>
                  </pic:spPr>
                </pic:pic>
              </a:graphicData>
            </a:graphic>
          </wp:inline>
        </w:drawing>
      </w:r>
    </w:p>
    <w:p w14:paraId="67158936" w14:textId="77777777" w:rsidR="00FA2C17" w:rsidRDefault="00FA2C17" w:rsidP="00FA2C17">
      <w:pPr>
        <w:pStyle w:val="ad"/>
      </w:pPr>
      <w:r>
        <w:t>Рис. 5.1. Организационная структура проекта</w:t>
      </w:r>
    </w:p>
    <w:p w14:paraId="403DC67E" w14:textId="77777777" w:rsidR="00FA2C17" w:rsidRDefault="00FA2C17" w:rsidP="00FA2C17">
      <w:pPr>
        <w:pStyle w:val="2"/>
      </w:pPr>
      <w:bookmarkStart w:id="107" w:name="_Toc67700179"/>
      <w:bookmarkEnd w:id="105"/>
      <w:bookmarkEnd w:id="106"/>
      <w:r w:rsidRPr="00FC1972">
        <w:t>Календарный</w:t>
      </w:r>
      <w:r>
        <w:t xml:space="preserve"> план проекта</w:t>
      </w:r>
      <w:bookmarkEnd w:id="107"/>
    </w:p>
    <w:p w14:paraId="1CF49C81" w14:textId="77777777" w:rsidR="00FA2C17" w:rsidRPr="001E5905" w:rsidRDefault="00FA2C17" w:rsidP="00EC33A1">
      <w:r w:rsidRPr="003C1ED5">
        <w:t xml:space="preserve">Для оценки расходов на реализацию проекта </w:t>
      </w:r>
      <w:r>
        <w:t xml:space="preserve">в числе прочих необходимо </w:t>
      </w:r>
      <w:r w:rsidRPr="003C1ED5">
        <w:t xml:space="preserve">определить </w:t>
      </w:r>
      <w:r>
        <w:t>временные затраты на его реализацию</w:t>
      </w:r>
      <w:r w:rsidRPr="003C1ED5">
        <w:t xml:space="preserve">. </w:t>
      </w:r>
      <w:r>
        <w:t>Для определения временных затрат проекта необходимо разработать календарный план проекта.</w:t>
      </w:r>
      <w:r w:rsidRPr="001E5905">
        <w:t xml:space="preserve"> Реализуемый проект является типовым для Компании, исходя из этого</w:t>
      </w:r>
      <w:r>
        <w:t>,</w:t>
      </w:r>
      <w:r w:rsidRPr="001E5905">
        <w:t xml:space="preserve"> был сформирован состав работ проекта, определена их длительность, а также распределение ресурсов по ним. При разработке календарного плана были учтены ограничения и допущения, накладываемые на проект Заказчиком.</w:t>
      </w:r>
    </w:p>
    <w:p w14:paraId="6F24B456" w14:textId="77777777" w:rsidR="00FA2C17" w:rsidRDefault="00FA2C17" w:rsidP="00FA2C17">
      <w:pPr>
        <w:contextualSpacing/>
        <w:rPr>
          <w:rFonts w:eastAsia="Times New Roman"/>
        </w:rPr>
      </w:pPr>
      <w:r>
        <w:rPr>
          <w:rFonts w:eastAsia="Times New Roman"/>
        </w:rPr>
        <w:t>Для реализации проекта необходимо выполнить следующие работы:</w:t>
      </w:r>
    </w:p>
    <w:p w14:paraId="6E273F46" w14:textId="77777777" w:rsidR="00FA2C17" w:rsidRPr="00884CEC" w:rsidRDefault="00FA2C17" w:rsidP="00FA2C17">
      <w:pPr>
        <w:pStyle w:val="a6"/>
        <w:numPr>
          <w:ilvl w:val="0"/>
          <w:numId w:val="38"/>
        </w:numPr>
        <w:ind w:left="1560" w:hanging="426"/>
        <w:rPr>
          <w:rFonts w:eastAsia="Times New Roman"/>
        </w:rPr>
      </w:pPr>
      <w:r w:rsidRPr="00884CEC">
        <w:rPr>
          <w:rFonts w:eastAsia="Times New Roman"/>
        </w:rPr>
        <w:t>Сбор требований Заказчика к разрабатываемому ПО.</w:t>
      </w:r>
    </w:p>
    <w:p w14:paraId="72B36054" w14:textId="77777777" w:rsidR="00FA2C17" w:rsidRPr="00884CEC" w:rsidRDefault="00FA2C17" w:rsidP="00FA2C17">
      <w:pPr>
        <w:pStyle w:val="a6"/>
        <w:numPr>
          <w:ilvl w:val="0"/>
          <w:numId w:val="38"/>
        </w:numPr>
        <w:ind w:left="1560" w:hanging="426"/>
        <w:rPr>
          <w:rFonts w:eastAsia="Times New Roman"/>
        </w:rPr>
      </w:pPr>
      <w:r w:rsidRPr="00884CEC">
        <w:rPr>
          <w:rFonts w:eastAsia="Times New Roman"/>
        </w:rPr>
        <w:t xml:space="preserve">Разработка и согласование </w:t>
      </w:r>
      <w:r>
        <w:rPr>
          <w:rFonts w:eastAsia="Times New Roman"/>
        </w:rPr>
        <w:t>ТЗ</w:t>
      </w:r>
      <w:r w:rsidRPr="00884CEC">
        <w:rPr>
          <w:rFonts w:eastAsia="Times New Roman"/>
        </w:rPr>
        <w:t>.</w:t>
      </w:r>
    </w:p>
    <w:p w14:paraId="6683791D" w14:textId="77777777" w:rsidR="00FA2C17" w:rsidRPr="00884CEC" w:rsidRDefault="00FA2C17" w:rsidP="00FA2C17">
      <w:pPr>
        <w:pStyle w:val="a6"/>
        <w:numPr>
          <w:ilvl w:val="0"/>
          <w:numId w:val="38"/>
        </w:numPr>
        <w:ind w:left="1560" w:hanging="426"/>
        <w:rPr>
          <w:rFonts w:eastAsia="Times New Roman"/>
        </w:rPr>
      </w:pPr>
      <w:r w:rsidRPr="00884CEC">
        <w:rPr>
          <w:rFonts w:eastAsia="Times New Roman"/>
        </w:rPr>
        <w:t>Разработка технического проекта.</w:t>
      </w:r>
    </w:p>
    <w:p w14:paraId="5CCA3E73" w14:textId="77777777" w:rsidR="00FA2C17" w:rsidRDefault="00FA2C17" w:rsidP="00FA2C17">
      <w:pPr>
        <w:pStyle w:val="a6"/>
        <w:numPr>
          <w:ilvl w:val="0"/>
          <w:numId w:val="38"/>
        </w:numPr>
        <w:ind w:left="1560" w:hanging="426"/>
        <w:rPr>
          <w:rFonts w:eastAsia="Times New Roman"/>
        </w:rPr>
      </w:pPr>
      <w:r w:rsidRPr="00884CEC">
        <w:rPr>
          <w:rFonts w:eastAsia="Times New Roman"/>
        </w:rPr>
        <w:t>Разработка моделей бизнес-процессов.</w:t>
      </w:r>
    </w:p>
    <w:p w14:paraId="55CAB7B7" w14:textId="77777777" w:rsidR="00FA2C17" w:rsidRPr="00884CEC" w:rsidRDefault="00FA2C17" w:rsidP="00FA2C17">
      <w:pPr>
        <w:pStyle w:val="a6"/>
        <w:numPr>
          <w:ilvl w:val="0"/>
          <w:numId w:val="38"/>
        </w:numPr>
        <w:ind w:left="1560" w:hanging="426"/>
        <w:rPr>
          <w:rFonts w:eastAsia="Times New Roman"/>
        </w:rPr>
      </w:pPr>
      <w:r>
        <w:rPr>
          <w:rFonts w:eastAsia="Times New Roman"/>
        </w:rPr>
        <w:t>Проектирование интерфейсов.</w:t>
      </w:r>
    </w:p>
    <w:p w14:paraId="5CF6BD92" w14:textId="77777777" w:rsidR="00FA2C17" w:rsidRPr="00884CEC" w:rsidRDefault="00FA2C17" w:rsidP="00FA2C17">
      <w:pPr>
        <w:pStyle w:val="a6"/>
        <w:numPr>
          <w:ilvl w:val="0"/>
          <w:numId w:val="38"/>
        </w:numPr>
        <w:ind w:left="1560" w:hanging="426"/>
        <w:rPr>
          <w:rFonts w:eastAsia="Times New Roman"/>
        </w:rPr>
      </w:pPr>
      <w:r w:rsidRPr="00884CEC">
        <w:rPr>
          <w:rFonts w:eastAsia="Times New Roman"/>
        </w:rPr>
        <w:t>Проектирование иерархии пользовательских интерфейсов.</w:t>
      </w:r>
    </w:p>
    <w:p w14:paraId="00D37EEE" w14:textId="77777777" w:rsidR="00FA2C17" w:rsidRPr="00884CEC" w:rsidRDefault="00FA2C17" w:rsidP="00FA2C17">
      <w:pPr>
        <w:pStyle w:val="a6"/>
        <w:numPr>
          <w:ilvl w:val="0"/>
          <w:numId w:val="38"/>
        </w:numPr>
        <w:ind w:left="1560" w:hanging="426"/>
        <w:rPr>
          <w:rFonts w:eastAsia="Times New Roman"/>
        </w:rPr>
      </w:pPr>
      <w:r w:rsidRPr="00884CEC">
        <w:rPr>
          <w:rFonts w:eastAsia="Times New Roman"/>
        </w:rPr>
        <w:lastRenderedPageBreak/>
        <w:t>Проектирование архитектуры серверной части.</w:t>
      </w:r>
    </w:p>
    <w:p w14:paraId="4CB931B9" w14:textId="77777777" w:rsidR="00FA2C17" w:rsidRPr="00884CEC" w:rsidRDefault="00FA2C17" w:rsidP="00FA2C17">
      <w:pPr>
        <w:pStyle w:val="a6"/>
        <w:numPr>
          <w:ilvl w:val="0"/>
          <w:numId w:val="38"/>
        </w:numPr>
        <w:ind w:left="1560" w:hanging="426"/>
        <w:rPr>
          <w:rFonts w:eastAsia="Times New Roman"/>
        </w:rPr>
      </w:pPr>
      <w:r w:rsidRPr="00884CEC">
        <w:rPr>
          <w:rFonts w:eastAsia="Times New Roman"/>
        </w:rPr>
        <w:t xml:space="preserve">Определение методов WEB API и их сигнатур. </w:t>
      </w:r>
    </w:p>
    <w:p w14:paraId="77B56810" w14:textId="77777777" w:rsidR="00FA2C17" w:rsidRPr="00884CEC" w:rsidRDefault="00FA2C17" w:rsidP="00FA2C17">
      <w:pPr>
        <w:pStyle w:val="a6"/>
        <w:numPr>
          <w:ilvl w:val="0"/>
          <w:numId w:val="38"/>
        </w:numPr>
        <w:ind w:left="1560" w:hanging="426"/>
        <w:rPr>
          <w:rFonts w:eastAsia="Times New Roman"/>
        </w:rPr>
      </w:pPr>
      <w:r w:rsidRPr="00884CEC">
        <w:rPr>
          <w:rFonts w:eastAsia="Times New Roman"/>
        </w:rPr>
        <w:t>Разработка тестов для серверной части.</w:t>
      </w:r>
    </w:p>
    <w:p w14:paraId="05661BA9" w14:textId="77777777" w:rsidR="00FA2C17" w:rsidRPr="00884CEC" w:rsidRDefault="00FA2C17" w:rsidP="00FA2C17">
      <w:pPr>
        <w:pStyle w:val="a6"/>
        <w:numPr>
          <w:ilvl w:val="0"/>
          <w:numId w:val="38"/>
        </w:numPr>
        <w:ind w:left="1560" w:hanging="426"/>
        <w:rPr>
          <w:rFonts w:eastAsia="Times New Roman"/>
        </w:rPr>
      </w:pPr>
      <w:r w:rsidRPr="00884CEC">
        <w:rPr>
          <w:rFonts w:eastAsia="Times New Roman"/>
        </w:rPr>
        <w:t>Разработка тестов для клиентской части.</w:t>
      </w:r>
    </w:p>
    <w:p w14:paraId="393FE0F6" w14:textId="77777777" w:rsidR="00FA2C17" w:rsidRPr="00884CEC" w:rsidRDefault="00FA2C17" w:rsidP="00FA2C17">
      <w:pPr>
        <w:pStyle w:val="a6"/>
        <w:numPr>
          <w:ilvl w:val="0"/>
          <w:numId w:val="38"/>
        </w:numPr>
        <w:ind w:left="1560" w:hanging="426"/>
        <w:rPr>
          <w:rFonts w:eastAsia="Times New Roman"/>
        </w:rPr>
      </w:pPr>
      <w:r w:rsidRPr="00884CEC">
        <w:rPr>
          <w:rFonts w:eastAsia="Times New Roman"/>
        </w:rPr>
        <w:t>Разработка серверной части.</w:t>
      </w:r>
    </w:p>
    <w:p w14:paraId="62A60A8B" w14:textId="77777777" w:rsidR="00FA2C17" w:rsidRPr="00884CEC" w:rsidRDefault="00FA2C17" w:rsidP="00FA2C17">
      <w:pPr>
        <w:pStyle w:val="a6"/>
        <w:numPr>
          <w:ilvl w:val="0"/>
          <w:numId w:val="38"/>
        </w:numPr>
        <w:ind w:left="1560" w:hanging="426"/>
        <w:rPr>
          <w:rFonts w:eastAsia="Times New Roman"/>
        </w:rPr>
      </w:pPr>
      <w:r w:rsidRPr="00884CEC">
        <w:rPr>
          <w:rFonts w:eastAsia="Times New Roman"/>
        </w:rPr>
        <w:t>Разработка клиентской части.</w:t>
      </w:r>
    </w:p>
    <w:p w14:paraId="16EF53C9" w14:textId="77777777" w:rsidR="00FA2C17" w:rsidRPr="00884CEC" w:rsidRDefault="00FA2C17" w:rsidP="00FA2C17">
      <w:pPr>
        <w:pStyle w:val="a6"/>
        <w:numPr>
          <w:ilvl w:val="0"/>
          <w:numId w:val="38"/>
        </w:numPr>
        <w:ind w:left="1560" w:hanging="426"/>
        <w:rPr>
          <w:rFonts w:eastAsia="Times New Roman"/>
        </w:rPr>
      </w:pPr>
      <w:r w:rsidRPr="00884CEC">
        <w:rPr>
          <w:rFonts w:eastAsia="Times New Roman"/>
        </w:rPr>
        <w:t>Тестирование серверной части.</w:t>
      </w:r>
    </w:p>
    <w:p w14:paraId="766DFEF6" w14:textId="77777777" w:rsidR="00FA2C17" w:rsidRPr="00884CEC" w:rsidRDefault="00FA2C17" w:rsidP="00FA2C17">
      <w:pPr>
        <w:pStyle w:val="a6"/>
        <w:numPr>
          <w:ilvl w:val="0"/>
          <w:numId w:val="38"/>
        </w:numPr>
        <w:ind w:left="1560" w:hanging="426"/>
        <w:rPr>
          <w:rFonts w:eastAsia="Times New Roman"/>
        </w:rPr>
      </w:pPr>
      <w:r w:rsidRPr="00884CEC">
        <w:rPr>
          <w:rFonts w:eastAsia="Times New Roman"/>
        </w:rPr>
        <w:t>Тестирование взаимодействия серверной части и клиентской части.</w:t>
      </w:r>
    </w:p>
    <w:p w14:paraId="74DB255D" w14:textId="77777777" w:rsidR="00FA2C17" w:rsidRPr="00884CEC" w:rsidRDefault="00FA2C17" w:rsidP="00FA2C17">
      <w:pPr>
        <w:pStyle w:val="a6"/>
        <w:numPr>
          <w:ilvl w:val="0"/>
          <w:numId w:val="38"/>
        </w:numPr>
        <w:ind w:left="1560" w:hanging="426"/>
        <w:rPr>
          <w:rFonts w:eastAsia="Times New Roman"/>
        </w:rPr>
      </w:pPr>
      <w:r w:rsidRPr="00884CEC">
        <w:rPr>
          <w:rFonts w:eastAsia="Times New Roman"/>
        </w:rPr>
        <w:t>Тестирование работы клиентской части.</w:t>
      </w:r>
    </w:p>
    <w:p w14:paraId="163566AF" w14:textId="77777777" w:rsidR="00FA2C17" w:rsidRPr="00884CEC" w:rsidRDefault="00FA2C17" w:rsidP="00FA2C17">
      <w:pPr>
        <w:pStyle w:val="a6"/>
        <w:numPr>
          <w:ilvl w:val="0"/>
          <w:numId w:val="38"/>
        </w:numPr>
        <w:ind w:left="1560" w:hanging="426"/>
        <w:rPr>
          <w:rFonts w:eastAsia="Times New Roman"/>
        </w:rPr>
      </w:pPr>
      <w:proofErr w:type="spellStart"/>
      <w:r>
        <w:rPr>
          <w:rFonts w:eastAsia="Times New Roman"/>
        </w:rPr>
        <w:t>Кросс</w:t>
      </w:r>
      <w:r w:rsidRPr="00884CEC">
        <w:rPr>
          <w:rFonts w:eastAsia="Times New Roman"/>
        </w:rPr>
        <w:t>браузерное</w:t>
      </w:r>
      <w:proofErr w:type="spellEnd"/>
      <w:r w:rsidRPr="00884CEC">
        <w:rPr>
          <w:rFonts w:eastAsia="Times New Roman"/>
        </w:rPr>
        <w:t xml:space="preserve"> тестирование интерфейсов.</w:t>
      </w:r>
    </w:p>
    <w:p w14:paraId="19B111D5" w14:textId="77777777" w:rsidR="00FA2C17" w:rsidRDefault="00FA2C17" w:rsidP="00FA2C17">
      <w:pPr>
        <w:pStyle w:val="a6"/>
        <w:numPr>
          <w:ilvl w:val="0"/>
          <w:numId w:val="38"/>
        </w:numPr>
        <w:ind w:left="1560" w:hanging="426"/>
        <w:rPr>
          <w:rFonts w:eastAsia="Times New Roman"/>
        </w:rPr>
      </w:pPr>
      <w:r w:rsidRPr="003B7302">
        <w:rPr>
          <w:rFonts w:eastAsia="Times New Roman"/>
        </w:rPr>
        <w:t xml:space="preserve">Разработка пользовательской документации. </w:t>
      </w:r>
    </w:p>
    <w:p w14:paraId="3905CC15" w14:textId="77777777" w:rsidR="00FA2C17" w:rsidRPr="003B7302" w:rsidRDefault="00FA2C17" w:rsidP="00FA2C17">
      <w:pPr>
        <w:pStyle w:val="a6"/>
        <w:numPr>
          <w:ilvl w:val="0"/>
          <w:numId w:val="38"/>
        </w:numPr>
        <w:ind w:left="1560" w:hanging="426"/>
        <w:rPr>
          <w:rFonts w:eastAsia="Times New Roman"/>
        </w:rPr>
      </w:pPr>
      <w:r w:rsidRPr="003B7302">
        <w:rPr>
          <w:rFonts w:eastAsia="Times New Roman"/>
        </w:rPr>
        <w:t>Внедрение ПО.</w:t>
      </w:r>
    </w:p>
    <w:p w14:paraId="2E7301D8" w14:textId="77777777" w:rsidR="00FA2C17" w:rsidRDefault="00FA2C17" w:rsidP="00FA2C17">
      <w:pPr>
        <w:contextualSpacing/>
        <w:rPr>
          <w:rFonts w:eastAsia="Times New Roman"/>
        </w:rPr>
      </w:pPr>
      <w:r>
        <w:rPr>
          <w:rFonts w:eastAsia="Times New Roman"/>
        </w:rPr>
        <w:t>Распределение человеческих ресурсов по работам проекта и степень их загрузки приведены в табл. 5.1.</w:t>
      </w:r>
    </w:p>
    <w:p w14:paraId="0D1A8880" w14:textId="77777777" w:rsidR="00FA2C17" w:rsidRPr="00661D92" w:rsidRDefault="00FA2C17" w:rsidP="00FA2C17">
      <w:pPr>
        <w:pStyle w:val="a6"/>
        <w:ind w:left="1429" w:firstLine="695"/>
        <w:jc w:val="right"/>
        <w:rPr>
          <w:rFonts w:eastAsia="Times New Roman"/>
          <w:b/>
        </w:rPr>
      </w:pPr>
      <w:r w:rsidRPr="00661D92">
        <w:rPr>
          <w:rFonts w:eastAsia="Times New Roman"/>
          <w:b/>
        </w:rPr>
        <w:t xml:space="preserve">Таблица </w:t>
      </w:r>
      <w:r>
        <w:rPr>
          <w:rFonts w:eastAsia="Times New Roman"/>
          <w:b/>
        </w:rPr>
        <w:t>5</w:t>
      </w:r>
      <w:r w:rsidRPr="00661D92">
        <w:rPr>
          <w:rFonts w:eastAsia="Times New Roman"/>
          <w:b/>
        </w:rPr>
        <w:t>.1</w:t>
      </w:r>
    </w:p>
    <w:p w14:paraId="4DF33F7C" w14:textId="33B6F8E3" w:rsidR="00FA2C17" w:rsidRDefault="00FA2C17" w:rsidP="00FA2C17">
      <w:pPr>
        <w:pStyle w:val="a6"/>
        <w:widowControl w:val="0"/>
        <w:ind w:left="0" w:firstLine="0"/>
        <w:jc w:val="center"/>
        <w:rPr>
          <w:rFonts w:eastAsia="Times New Roman"/>
          <w:b/>
          <w:i/>
        </w:rPr>
      </w:pPr>
      <w:r w:rsidRPr="009E5292">
        <w:rPr>
          <w:rFonts w:eastAsia="Times New Roman"/>
          <w:b/>
          <w:i/>
        </w:rPr>
        <w:t>Структура общего времени на создание программного продукта</w:t>
      </w:r>
    </w:p>
    <w:tbl>
      <w:tblPr>
        <w:tblStyle w:val="af5"/>
        <w:tblW w:w="0" w:type="auto"/>
        <w:tblInd w:w="0" w:type="dxa"/>
        <w:tblLook w:val="04A0" w:firstRow="1" w:lastRow="0" w:firstColumn="1" w:lastColumn="0" w:noHBand="0" w:noVBand="1"/>
      </w:tblPr>
      <w:tblGrid>
        <w:gridCol w:w="846"/>
        <w:gridCol w:w="2268"/>
        <w:gridCol w:w="4536"/>
        <w:gridCol w:w="1843"/>
      </w:tblGrid>
      <w:tr w:rsidR="00C42F84" w14:paraId="1B9EFF70" w14:textId="77777777" w:rsidTr="00C42F84">
        <w:trPr>
          <w:trHeight w:val="967"/>
        </w:trPr>
        <w:tc>
          <w:tcPr>
            <w:tcW w:w="846" w:type="dxa"/>
            <w:vAlign w:val="center"/>
          </w:tcPr>
          <w:p w14:paraId="065DCA6B" w14:textId="77777777" w:rsidR="00C42F84" w:rsidRPr="00F364AC" w:rsidRDefault="00C42F84" w:rsidP="00C42F84">
            <w:pPr>
              <w:keepNext/>
              <w:keepLines/>
              <w:spacing w:line="240" w:lineRule="auto"/>
              <w:ind w:right="-108" w:firstLine="0"/>
              <w:contextualSpacing/>
              <w:jc w:val="center"/>
              <w:rPr>
                <w:rFonts w:eastAsia="Times New Roman"/>
                <w:b/>
                <w:sz w:val="24"/>
                <w:szCs w:val="24"/>
              </w:rPr>
            </w:pPr>
            <w:r w:rsidRPr="00F364AC">
              <w:rPr>
                <w:rFonts w:eastAsia="Times New Roman"/>
                <w:b/>
                <w:sz w:val="24"/>
                <w:szCs w:val="24"/>
              </w:rPr>
              <w:t>№</w:t>
            </w:r>
          </w:p>
          <w:p w14:paraId="269E1977" w14:textId="572B2CE2" w:rsidR="00C42F84" w:rsidRDefault="00C42F84" w:rsidP="00C42F84">
            <w:pPr>
              <w:pStyle w:val="a6"/>
              <w:widowControl w:val="0"/>
              <w:ind w:left="0" w:firstLine="0"/>
              <w:jc w:val="center"/>
              <w:rPr>
                <w:rFonts w:eastAsia="Times New Roman"/>
                <w:b/>
                <w:i/>
              </w:rPr>
            </w:pPr>
            <w:r w:rsidRPr="00F364AC">
              <w:rPr>
                <w:rFonts w:eastAsia="Times New Roman"/>
                <w:b/>
                <w:sz w:val="24"/>
                <w:szCs w:val="24"/>
              </w:rPr>
              <w:t>этапа</w:t>
            </w:r>
          </w:p>
        </w:tc>
        <w:tc>
          <w:tcPr>
            <w:tcW w:w="2268" w:type="dxa"/>
            <w:vAlign w:val="center"/>
          </w:tcPr>
          <w:p w14:paraId="1A43A068" w14:textId="2E65B4EB" w:rsidR="00C42F84" w:rsidRDefault="00C42F84" w:rsidP="00C42F84">
            <w:pPr>
              <w:pStyle w:val="a6"/>
              <w:widowControl w:val="0"/>
              <w:ind w:left="0" w:firstLine="0"/>
              <w:jc w:val="center"/>
              <w:rPr>
                <w:rFonts w:eastAsia="Times New Roman"/>
                <w:b/>
                <w:i/>
              </w:rPr>
            </w:pPr>
            <w:r w:rsidRPr="00F364AC">
              <w:rPr>
                <w:rFonts w:eastAsia="Times New Roman"/>
                <w:b/>
                <w:sz w:val="24"/>
                <w:szCs w:val="24"/>
              </w:rPr>
              <w:t>Этап работ</w:t>
            </w:r>
          </w:p>
        </w:tc>
        <w:tc>
          <w:tcPr>
            <w:tcW w:w="4536" w:type="dxa"/>
            <w:vAlign w:val="center"/>
          </w:tcPr>
          <w:p w14:paraId="2F6D75C5" w14:textId="0EDA548B" w:rsidR="00C42F84" w:rsidRDefault="00C42F84" w:rsidP="00C42F84">
            <w:pPr>
              <w:pStyle w:val="a6"/>
              <w:widowControl w:val="0"/>
              <w:ind w:left="0" w:firstLine="0"/>
              <w:jc w:val="center"/>
              <w:rPr>
                <w:rFonts w:eastAsia="Times New Roman"/>
                <w:b/>
                <w:i/>
              </w:rPr>
            </w:pPr>
            <w:r w:rsidRPr="00F364AC">
              <w:rPr>
                <w:rFonts w:eastAsia="Times New Roman"/>
                <w:b/>
                <w:sz w:val="24"/>
                <w:szCs w:val="24"/>
              </w:rPr>
              <w:t>Ответственные исполнители (занятость на этапе)</w:t>
            </w:r>
          </w:p>
        </w:tc>
        <w:tc>
          <w:tcPr>
            <w:tcW w:w="1843" w:type="dxa"/>
            <w:vAlign w:val="center"/>
          </w:tcPr>
          <w:p w14:paraId="154BE50E" w14:textId="68EA22AC" w:rsidR="00C42F84" w:rsidRDefault="00C42F84" w:rsidP="00C42F84">
            <w:pPr>
              <w:pStyle w:val="a6"/>
              <w:widowControl w:val="0"/>
              <w:ind w:left="0" w:firstLine="0"/>
              <w:jc w:val="center"/>
              <w:rPr>
                <w:rFonts w:eastAsia="Times New Roman"/>
                <w:b/>
                <w:i/>
              </w:rPr>
            </w:pPr>
            <w:r w:rsidRPr="00F364AC">
              <w:rPr>
                <w:rFonts w:eastAsia="Times New Roman"/>
                <w:b/>
                <w:sz w:val="24"/>
                <w:szCs w:val="24"/>
              </w:rPr>
              <w:t>Длительность, дней</w:t>
            </w:r>
          </w:p>
        </w:tc>
      </w:tr>
      <w:tr w:rsidR="00C42F84" w14:paraId="2B9EFBFB" w14:textId="77777777" w:rsidTr="00C42F84">
        <w:tc>
          <w:tcPr>
            <w:tcW w:w="846" w:type="dxa"/>
            <w:vAlign w:val="center"/>
          </w:tcPr>
          <w:p w14:paraId="3DBA2BC0" w14:textId="794119F1" w:rsidR="00C42F84" w:rsidRDefault="00C42F84" w:rsidP="00C42F84">
            <w:pPr>
              <w:pStyle w:val="a6"/>
              <w:widowControl w:val="0"/>
              <w:ind w:left="0" w:firstLine="0"/>
              <w:jc w:val="center"/>
              <w:rPr>
                <w:rFonts w:eastAsia="Times New Roman"/>
                <w:b/>
                <w:i/>
              </w:rPr>
            </w:pPr>
            <w:r w:rsidRPr="00F364AC">
              <w:rPr>
                <w:rFonts w:eastAsia="Times New Roman"/>
                <w:sz w:val="24"/>
                <w:szCs w:val="24"/>
              </w:rPr>
              <w:t>1</w:t>
            </w:r>
          </w:p>
        </w:tc>
        <w:tc>
          <w:tcPr>
            <w:tcW w:w="2268" w:type="dxa"/>
            <w:vAlign w:val="center"/>
          </w:tcPr>
          <w:p w14:paraId="2A2D4A34" w14:textId="518D1D3F" w:rsidR="00C42F84" w:rsidRDefault="00C42F84" w:rsidP="00C42F84">
            <w:pPr>
              <w:pStyle w:val="a6"/>
              <w:widowControl w:val="0"/>
              <w:ind w:left="0" w:firstLine="0"/>
              <w:jc w:val="center"/>
              <w:rPr>
                <w:rFonts w:eastAsia="Times New Roman"/>
                <w:b/>
                <w:i/>
              </w:rPr>
            </w:pPr>
            <w:r w:rsidRPr="00E544F1">
              <w:rPr>
                <w:rFonts w:eastAsia="Times New Roman"/>
                <w:sz w:val="24"/>
                <w:szCs w:val="24"/>
              </w:rPr>
              <w:t>Сбор требований</w:t>
            </w:r>
          </w:p>
        </w:tc>
        <w:tc>
          <w:tcPr>
            <w:tcW w:w="4536" w:type="dxa"/>
            <w:vAlign w:val="center"/>
          </w:tcPr>
          <w:p w14:paraId="2DA7ECE7" w14:textId="77777777" w:rsidR="00C42F84" w:rsidRPr="00F364AC" w:rsidRDefault="00C42F84" w:rsidP="00C42F84">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w:t>
            </w:r>
            <w:r w:rsidRPr="00F364AC">
              <w:rPr>
                <w:rFonts w:eastAsia="Times New Roman"/>
                <w:sz w:val="24"/>
                <w:szCs w:val="24"/>
              </w:rPr>
              <w:t xml:space="preserve"> [</w:t>
            </w:r>
            <w:r>
              <w:rPr>
                <w:rFonts w:eastAsia="Times New Roman"/>
                <w:sz w:val="24"/>
                <w:szCs w:val="24"/>
              </w:rPr>
              <w:t>4</w:t>
            </w:r>
            <w:r w:rsidRPr="00F364AC">
              <w:rPr>
                <w:rFonts w:eastAsia="Times New Roman"/>
                <w:sz w:val="24"/>
                <w:szCs w:val="24"/>
              </w:rPr>
              <w:t>0%]</w:t>
            </w:r>
          </w:p>
          <w:p w14:paraId="2684847C" w14:textId="1E382CCB" w:rsidR="00C42F84" w:rsidRDefault="00C42F84" w:rsidP="00C42F84">
            <w:pPr>
              <w:pStyle w:val="a6"/>
              <w:widowControl w:val="0"/>
              <w:ind w:left="0" w:firstLine="0"/>
              <w:jc w:val="center"/>
              <w:rPr>
                <w:rFonts w:eastAsia="Times New Roman"/>
                <w:b/>
                <w:i/>
              </w:rPr>
            </w:pPr>
            <w:r>
              <w:rPr>
                <w:rFonts w:eastAsia="Times New Roman"/>
                <w:sz w:val="24"/>
                <w:szCs w:val="24"/>
              </w:rPr>
              <w:t>Бизнес-аналитик [10</w:t>
            </w:r>
            <w:r w:rsidRPr="00F364AC">
              <w:rPr>
                <w:rFonts w:eastAsia="Times New Roman"/>
                <w:sz w:val="24"/>
                <w:szCs w:val="24"/>
              </w:rPr>
              <w:t>0%]</w:t>
            </w:r>
          </w:p>
        </w:tc>
        <w:tc>
          <w:tcPr>
            <w:tcW w:w="1843" w:type="dxa"/>
            <w:vAlign w:val="center"/>
          </w:tcPr>
          <w:p w14:paraId="44DB497C" w14:textId="6C1B172C" w:rsidR="00C42F84" w:rsidRDefault="00C42F84" w:rsidP="00C42F84">
            <w:pPr>
              <w:pStyle w:val="a6"/>
              <w:widowControl w:val="0"/>
              <w:ind w:left="0" w:firstLine="0"/>
              <w:jc w:val="center"/>
              <w:rPr>
                <w:rFonts w:eastAsia="Times New Roman"/>
                <w:b/>
                <w:i/>
              </w:rPr>
            </w:pPr>
            <w:r w:rsidRPr="00F364AC">
              <w:rPr>
                <w:rFonts w:eastAsia="Times New Roman"/>
                <w:sz w:val="24"/>
                <w:szCs w:val="24"/>
              </w:rPr>
              <w:t>10</w:t>
            </w:r>
          </w:p>
        </w:tc>
      </w:tr>
      <w:tr w:rsidR="00C42F84" w14:paraId="6D0CAC20" w14:textId="77777777" w:rsidTr="00C42F84">
        <w:tc>
          <w:tcPr>
            <w:tcW w:w="846" w:type="dxa"/>
            <w:vAlign w:val="center"/>
          </w:tcPr>
          <w:p w14:paraId="0D358F2C" w14:textId="6654F25C" w:rsidR="00C42F84" w:rsidRDefault="00C42F84" w:rsidP="00C42F84">
            <w:pPr>
              <w:pStyle w:val="a6"/>
              <w:widowControl w:val="0"/>
              <w:ind w:left="0" w:firstLine="0"/>
              <w:jc w:val="center"/>
              <w:rPr>
                <w:rFonts w:eastAsia="Times New Roman"/>
                <w:b/>
                <w:i/>
              </w:rPr>
            </w:pPr>
            <w:r w:rsidRPr="00F364AC">
              <w:rPr>
                <w:rFonts w:eastAsia="Times New Roman"/>
                <w:sz w:val="24"/>
                <w:szCs w:val="24"/>
              </w:rPr>
              <w:t>2</w:t>
            </w:r>
          </w:p>
        </w:tc>
        <w:tc>
          <w:tcPr>
            <w:tcW w:w="2268" w:type="dxa"/>
            <w:vAlign w:val="center"/>
          </w:tcPr>
          <w:p w14:paraId="5AC24D4B" w14:textId="63E2AB88" w:rsidR="00C42F84" w:rsidRDefault="00C42F84" w:rsidP="00C42F84">
            <w:pPr>
              <w:pStyle w:val="a6"/>
              <w:widowControl w:val="0"/>
              <w:ind w:left="0" w:firstLine="0"/>
              <w:jc w:val="center"/>
              <w:rPr>
                <w:rFonts w:eastAsia="Times New Roman"/>
                <w:b/>
                <w:i/>
              </w:rPr>
            </w:pPr>
            <w:r w:rsidRPr="00E544F1">
              <w:rPr>
                <w:rFonts w:eastAsia="Times New Roman"/>
                <w:sz w:val="24"/>
                <w:szCs w:val="24"/>
              </w:rPr>
              <w:t>Разработка и согласование ТЗ</w:t>
            </w:r>
          </w:p>
        </w:tc>
        <w:tc>
          <w:tcPr>
            <w:tcW w:w="4536" w:type="dxa"/>
            <w:vAlign w:val="center"/>
          </w:tcPr>
          <w:p w14:paraId="09DB60C5" w14:textId="77777777" w:rsidR="00C42F84" w:rsidRPr="00F364AC" w:rsidRDefault="00C42F84" w:rsidP="00C42F84">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[50%]</w:t>
            </w:r>
          </w:p>
          <w:p w14:paraId="401C094F" w14:textId="77777777" w:rsidR="00C42F84" w:rsidRPr="00F364AC" w:rsidRDefault="00C42F84" w:rsidP="00C42F84">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[100%]</w:t>
            </w:r>
          </w:p>
          <w:p w14:paraId="6B1C2CEE" w14:textId="0E9DE7D4" w:rsidR="00C42F84" w:rsidRDefault="00C42F84" w:rsidP="00C42F84">
            <w:pPr>
              <w:pStyle w:val="a6"/>
              <w:widowControl w:val="0"/>
              <w:ind w:left="0" w:firstLine="0"/>
              <w:jc w:val="center"/>
              <w:rPr>
                <w:rFonts w:eastAsia="Times New Roman"/>
                <w:b/>
                <w:i/>
              </w:rPr>
            </w:pPr>
            <w:r>
              <w:rPr>
                <w:rFonts w:eastAsia="Times New Roman"/>
                <w:sz w:val="24"/>
                <w:szCs w:val="24"/>
              </w:rPr>
              <w:t>Системный аналитик</w:t>
            </w:r>
            <w:r w:rsidRPr="00F364AC">
              <w:rPr>
                <w:rFonts w:eastAsia="Times New Roman"/>
                <w:sz w:val="24"/>
                <w:szCs w:val="24"/>
              </w:rPr>
              <w:t xml:space="preserve"> [40%]</w:t>
            </w:r>
          </w:p>
        </w:tc>
        <w:tc>
          <w:tcPr>
            <w:tcW w:w="1843" w:type="dxa"/>
            <w:vAlign w:val="center"/>
          </w:tcPr>
          <w:p w14:paraId="32F49BE0" w14:textId="5AD37878" w:rsidR="00C42F84" w:rsidRDefault="00C42F84" w:rsidP="00C42F84">
            <w:pPr>
              <w:pStyle w:val="a6"/>
              <w:widowControl w:val="0"/>
              <w:ind w:left="0" w:firstLine="0"/>
              <w:jc w:val="center"/>
              <w:rPr>
                <w:rFonts w:eastAsia="Times New Roman"/>
                <w:b/>
                <w:i/>
              </w:rPr>
            </w:pPr>
            <w:r>
              <w:rPr>
                <w:rFonts w:eastAsia="Times New Roman"/>
                <w:sz w:val="24"/>
                <w:szCs w:val="24"/>
              </w:rPr>
              <w:t>10</w:t>
            </w:r>
          </w:p>
        </w:tc>
      </w:tr>
      <w:tr w:rsidR="00C42F84" w14:paraId="0EC63BEC" w14:textId="77777777" w:rsidTr="00C42F84">
        <w:tc>
          <w:tcPr>
            <w:tcW w:w="846" w:type="dxa"/>
            <w:vAlign w:val="center"/>
          </w:tcPr>
          <w:p w14:paraId="1A3439F8" w14:textId="7DC1863B" w:rsidR="00C42F84" w:rsidRDefault="00C42F84" w:rsidP="00C42F84">
            <w:pPr>
              <w:pStyle w:val="a6"/>
              <w:widowControl w:val="0"/>
              <w:ind w:left="0" w:firstLine="0"/>
              <w:jc w:val="center"/>
              <w:rPr>
                <w:rFonts w:eastAsia="Times New Roman"/>
                <w:b/>
                <w:i/>
              </w:rPr>
            </w:pPr>
            <w:r w:rsidRPr="00F364AC">
              <w:rPr>
                <w:rFonts w:eastAsia="Times New Roman"/>
                <w:sz w:val="24"/>
                <w:szCs w:val="24"/>
              </w:rPr>
              <w:t>3</w:t>
            </w:r>
          </w:p>
        </w:tc>
        <w:tc>
          <w:tcPr>
            <w:tcW w:w="2268" w:type="dxa"/>
            <w:vAlign w:val="center"/>
          </w:tcPr>
          <w:p w14:paraId="60A099C3" w14:textId="04478231" w:rsidR="00C42F84" w:rsidRDefault="00C42F84" w:rsidP="00C42F84">
            <w:pPr>
              <w:pStyle w:val="a6"/>
              <w:widowControl w:val="0"/>
              <w:ind w:left="0" w:firstLine="0"/>
              <w:jc w:val="center"/>
              <w:rPr>
                <w:rFonts w:eastAsia="Times New Roman"/>
                <w:b/>
                <w:i/>
              </w:rPr>
            </w:pPr>
            <w:r w:rsidRPr="00E544F1">
              <w:rPr>
                <w:rFonts w:eastAsia="Times New Roman"/>
                <w:sz w:val="24"/>
                <w:szCs w:val="24"/>
              </w:rPr>
              <w:t>Разработка технического проекта</w:t>
            </w:r>
          </w:p>
        </w:tc>
        <w:tc>
          <w:tcPr>
            <w:tcW w:w="4536" w:type="dxa"/>
            <w:vAlign w:val="center"/>
          </w:tcPr>
          <w:p w14:paraId="465A55E9" w14:textId="77777777" w:rsidR="00C42F84" w:rsidRPr="00F364AC" w:rsidRDefault="00C42F84" w:rsidP="00C42F84">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129EA9C2" w14:textId="77777777" w:rsidR="00C42F84" w:rsidRPr="00F364AC" w:rsidRDefault="00C42F84" w:rsidP="00C42F84">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[60%]</w:t>
            </w:r>
          </w:p>
          <w:p w14:paraId="0C37B04D" w14:textId="6BE33058" w:rsidR="00C42F84" w:rsidRDefault="00C42F84" w:rsidP="00C42F84">
            <w:pPr>
              <w:pStyle w:val="a6"/>
              <w:widowControl w:val="0"/>
              <w:ind w:left="0" w:firstLine="0"/>
              <w:jc w:val="center"/>
              <w:rPr>
                <w:rFonts w:eastAsia="Times New Roman"/>
                <w:b/>
                <w:i/>
              </w:rPr>
            </w:pPr>
            <w:r>
              <w:rPr>
                <w:rFonts w:eastAsia="Times New Roman"/>
                <w:sz w:val="24"/>
                <w:szCs w:val="24"/>
              </w:rPr>
              <w:t>Системный аналитик</w:t>
            </w:r>
            <w:r w:rsidRPr="00F364AC">
              <w:rPr>
                <w:rFonts w:eastAsia="Times New Roman"/>
                <w:sz w:val="24"/>
                <w:szCs w:val="24"/>
              </w:rPr>
              <w:t xml:space="preserve"> [100%]</w:t>
            </w:r>
          </w:p>
        </w:tc>
        <w:tc>
          <w:tcPr>
            <w:tcW w:w="1843" w:type="dxa"/>
            <w:vAlign w:val="center"/>
          </w:tcPr>
          <w:p w14:paraId="4F732102" w14:textId="05C29B01" w:rsidR="00C42F84" w:rsidRDefault="00C42F84" w:rsidP="00C42F84">
            <w:pPr>
              <w:pStyle w:val="a6"/>
              <w:widowControl w:val="0"/>
              <w:ind w:left="0" w:firstLine="0"/>
              <w:jc w:val="center"/>
              <w:rPr>
                <w:rFonts w:eastAsia="Times New Roman"/>
                <w:b/>
                <w:i/>
              </w:rPr>
            </w:pPr>
            <w:r>
              <w:rPr>
                <w:rFonts w:eastAsia="Times New Roman"/>
                <w:sz w:val="24"/>
                <w:szCs w:val="24"/>
              </w:rPr>
              <w:t>4</w:t>
            </w:r>
          </w:p>
        </w:tc>
      </w:tr>
      <w:tr w:rsidR="00C42F84" w14:paraId="744A4ED5" w14:textId="77777777" w:rsidTr="00C42F84">
        <w:tc>
          <w:tcPr>
            <w:tcW w:w="846" w:type="dxa"/>
            <w:vAlign w:val="center"/>
          </w:tcPr>
          <w:p w14:paraId="65F57951" w14:textId="15C132BC" w:rsidR="00C42F84" w:rsidRDefault="00C42F84" w:rsidP="00C42F84">
            <w:pPr>
              <w:pStyle w:val="a6"/>
              <w:widowControl w:val="0"/>
              <w:ind w:left="0" w:firstLine="0"/>
              <w:jc w:val="center"/>
              <w:rPr>
                <w:rFonts w:eastAsia="Times New Roman"/>
                <w:b/>
                <w:i/>
              </w:rPr>
            </w:pPr>
            <w:r w:rsidRPr="00F364AC">
              <w:rPr>
                <w:rFonts w:eastAsia="Times New Roman"/>
                <w:sz w:val="24"/>
                <w:szCs w:val="24"/>
              </w:rPr>
              <w:t>4</w:t>
            </w:r>
          </w:p>
        </w:tc>
        <w:tc>
          <w:tcPr>
            <w:tcW w:w="2268" w:type="dxa"/>
            <w:vAlign w:val="center"/>
          </w:tcPr>
          <w:p w14:paraId="153BF531" w14:textId="2FC400B5" w:rsidR="00C42F84" w:rsidRDefault="00C42F84" w:rsidP="00C42F84">
            <w:pPr>
              <w:pStyle w:val="a6"/>
              <w:widowControl w:val="0"/>
              <w:ind w:left="0" w:firstLine="0"/>
              <w:jc w:val="center"/>
              <w:rPr>
                <w:rFonts w:eastAsia="Times New Roman"/>
                <w:b/>
                <w:i/>
              </w:rPr>
            </w:pPr>
            <w:r w:rsidRPr="00E544F1">
              <w:rPr>
                <w:rFonts w:eastAsia="Times New Roman"/>
                <w:sz w:val="24"/>
                <w:szCs w:val="24"/>
              </w:rPr>
              <w:t>Разработка моделей бизнес-процессов</w:t>
            </w:r>
          </w:p>
        </w:tc>
        <w:tc>
          <w:tcPr>
            <w:tcW w:w="4536" w:type="dxa"/>
            <w:vAlign w:val="center"/>
          </w:tcPr>
          <w:p w14:paraId="383A0755" w14:textId="0D5BF241" w:rsidR="00C42F84" w:rsidRDefault="00C42F84" w:rsidP="00C42F84">
            <w:pPr>
              <w:pStyle w:val="a6"/>
              <w:widowControl w:val="0"/>
              <w:ind w:left="0" w:firstLine="0"/>
              <w:jc w:val="center"/>
              <w:rPr>
                <w:rFonts w:eastAsia="Times New Roman"/>
                <w:b/>
                <w:i/>
              </w:rPr>
            </w:pPr>
            <w:r>
              <w:rPr>
                <w:rFonts w:eastAsia="Times New Roman"/>
                <w:sz w:val="24"/>
                <w:szCs w:val="24"/>
              </w:rPr>
              <w:t>Бизнес-аналитик [100%]</w:t>
            </w:r>
          </w:p>
        </w:tc>
        <w:tc>
          <w:tcPr>
            <w:tcW w:w="1843" w:type="dxa"/>
            <w:vAlign w:val="center"/>
          </w:tcPr>
          <w:p w14:paraId="25381A01" w14:textId="1B695A91" w:rsidR="00C42F84" w:rsidRDefault="00C42F84" w:rsidP="00C42F84">
            <w:pPr>
              <w:pStyle w:val="a6"/>
              <w:widowControl w:val="0"/>
              <w:ind w:left="0" w:firstLine="0"/>
              <w:jc w:val="center"/>
              <w:rPr>
                <w:rFonts w:eastAsia="Times New Roman"/>
                <w:b/>
                <w:i/>
              </w:rPr>
            </w:pPr>
            <w:r>
              <w:rPr>
                <w:rFonts w:eastAsia="Times New Roman"/>
                <w:sz w:val="24"/>
                <w:szCs w:val="24"/>
              </w:rPr>
              <w:t>7</w:t>
            </w:r>
          </w:p>
        </w:tc>
      </w:tr>
      <w:tr w:rsidR="00C42F84" w14:paraId="0F8B2F2E" w14:textId="77777777" w:rsidTr="00C42F84">
        <w:trPr>
          <w:trHeight w:val="1134"/>
        </w:trPr>
        <w:tc>
          <w:tcPr>
            <w:tcW w:w="846" w:type="dxa"/>
            <w:vAlign w:val="center"/>
          </w:tcPr>
          <w:p w14:paraId="61BF439A" w14:textId="66A3D7E1" w:rsidR="00C42F84" w:rsidRDefault="00C42F84" w:rsidP="00C42F84">
            <w:pPr>
              <w:pStyle w:val="a6"/>
              <w:widowControl w:val="0"/>
              <w:ind w:left="0" w:firstLine="0"/>
              <w:jc w:val="center"/>
              <w:rPr>
                <w:rFonts w:eastAsia="Times New Roman"/>
                <w:b/>
                <w:i/>
              </w:rPr>
            </w:pPr>
            <w:r w:rsidRPr="00F364AC">
              <w:rPr>
                <w:rFonts w:eastAsia="Times New Roman"/>
                <w:sz w:val="24"/>
                <w:szCs w:val="24"/>
              </w:rPr>
              <w:t>5</w:t>
            </w:r>
          </w:p>
        </w:tc>
        <w:tc>
          <w:tcPr>
            <w:tcW w:w="2268" w:type="dxa"/>
            <w:vAlign w:val="center"/>
          </w:tcPr>
          <w:p w14:paraId="01915F77" w14:textId="369DC860" w:rsidR="00C42F84" w:rsidRDefault="00C42F84" w:rsidP="00C42F84">
            <w:pPr>
              <w:pStyle w:val="a6"/>
              <w:widowControl w:val="0"/>
              <w:ind w:left="0" w:firstLine="0"/>
              <w:jc w:val="center"/>
              <w:rPr>
                <w:rFonts w:eastAsia="Times New Roman"/>
                <w:b/>
                <w:i/>
              </w:rPr>
            </w:pPr>
            <w:r w:rsidRPr="00E544F1">
              <w:rPr>
                <w:rFonts w:eastAsia="Times New Roman"/>
                <w:sz w:val="24"/>
                <w:szCs w:val="24"/>
              </w:rPr>
              <w:t>Проектирование интерфейсов</w:t>
            </w:r>
          </w:p>
        </w:tc>
        <w:tc>
          <w:tcPr>
            <w:tcW w:w="4536" w:type="dxa"/>
            <w:vAlign w:val="center"/>
          </w:tcPr>
          <w:p w14:paraId="5E1CEB75" w14:textId="77777777" w:rsidR="00C42F84" w:rsidRDefault="00C42F84" w:rsidP="00C42F84">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1681C684" w14:textId="77777777" w:rsidR="00C42F84" w:rsidRPr="00B9601F" w:rsidRDefault="00C42F84" w:rsidP="00C42F84">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Дизайнер </w:t>
            </w:r>
            <w:r>
              <w:rPr>
                <w:rFonts w:eastAsia="Times New Roman"/>
                <w:sz w:val="24"/>
                <w:szCs w:val="24"/>
                <w:lang w:val="en-US"/>
              </w:rPr>
              <w:t>[100%]</w:t>
            </w:r>
          </w:p>
          <w:p w14:paraId="4107F6A7" w14:textId="0BA975B8" w:rsidR="00C42F84" w:rsidRDefault="00C42F84" w:rsidP="00C42F84">
            <w:pPr>
              <w:pStyle w:val="a6"/>
              <w:widowControl w:val="0"/>
              <w:ind w:left="0" w:firstLine="0"/>
              <w:jc w:val="center"/>
              <w:rPr>
                <w:rFonts w:eastAsia="Times New Roman"/>
                <w:b/>
                <w:i/>
              </w:rPr>
            </w:pPr>
            <w:r>
              <w:rPr>
                <w:rFonts w:eastAsia="Times New Roman"/>
                <w:sz w:val="24"/>
                <w:szCs w:val="24"/>
              </w:rPr>
              <w:t xml:space="preserve">Бизнес-аналитик </w:t>
            </w:r>
            <w:r>
              <w:rPr>
                <w:rFonts w:eastAsia="Times New Roman"/>
                <w:sz w:val="24"/>
                <w:szCs w:val="24"/>
                <w:lang w:val="en-US"/>
              </w:rPr>
              <w:t>[40%]</w:t>
            </w:r>
          </w:p>
        </w:tc>
        <w:tc>
          <w:tcPr>
            <w:tcW w:w="1843" w:type="dxa"/>
            <w:vAlign w:val="center"/>
          </w:tcPr>
          <w:p w14:paraId="698E34C4" w14:textId="7F15DD6B" w:rsidR="00C42F84" w:rsidRDefault="00C42F84" w:rsidP="00C42F84">
            <w:pPr>
              <w:pStyle w:val="a6"/>
              <w:widowControl w:val="0"/>
              <w:ind w:left="0" w:firstLine="0"/>
              <w:jc w:val="center"/>
              <w:rPr>
                <w:rFonts w:eastAsia="Times New Roman"/>
                <w:b/>
                <w:i/>
              </w:rPr>
            </w:pPr>
            <w:r>
              <w:rPr>
                <w:rFonts w:eastAsia="Times New Roman"/>
                <w:sz w:val="24"/>
                <w:szCs w:val="24"/>
              </w:rPr>
              <w:t>5</w:t>
            </w:r>
          </w:p>
        </w:tc>
      </w:tr>
    </w:tbl>
    <w:p w14:paraId="0D76F974" w14:textId="77777777" w:rsidR="00C42F84" w:rsidRPr="009E5292" w:rsidRDefault="00C42F84" w:rsidP="00FA2C17">
      <w:pPr>
        <w:pStyle w:val="a6"/>
        <w:widowControl w:val="0"/>
        <w:ind w:left="0" w:firstLine="0"/>
        <w:jc w:val="center"/>
        <w:rPr>
          <w:rFonts w:eastAsia="Times New Roman"/>
          <w:b/>
          <w:i/>
        </w:rPr>
      </w:pPr>
    </w:p>
    <w:tbl>
      <w:tblPr>
        <w:tblpPr w:leftFromText="181" w:rightFromText="181" w:vertAnchor="text" w:horzAnchor="margin" w:tblpXSpec="center" w:tblpY="182"/>
        <w:tblW w:w="489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A0" w:firstRow="1" w:lastRow="0" w:firstColumn="1" w:lastColumn="0" w:noHBand="1" w:noVBand="1"/>
      </w:tblPr>
      <w:tblGrid>
        <w:gridCol w:w="801"/>
        <w:gridCol w:w="2213"/>
        <w:gridCol w:w="4569"/>
        <w:gridCol w:w="1827"/>
      </w:tblGrid>
      <w:tr w:rsidR="00EC33A1" w:rsidRPr="00F364AC" w14:paraId="2CC18F67" w14:textId="77777777" w:rsidTr="00C42F84">
        <w:trPr>
          <w:trHeight w:val="834"/>
          <w:tblHeader/>
        </w:trPr>
        <w:tc>
          <w:tcPr>
            <w:tcW w:w="425" w:type="pct"/>
            <w:vAlign w:val="center"/>
          </w:tcPr>
          <w:p w14:paraId="5DB938C6" w14:textId="77777777" w:rsidR="00EC33A1" w:rsidRPr="00F364AC" w:rsidRDefault="00EC33A1" w:rsidP="00C42F84">
            <w:pPr>
              <w:keepNext/>
              <w:keepLines/>
              <w:spacing w:line="240" w:lineRule="auto"/>
              <w:ind w:right="-108" w:firstLine="0"/>
              <w:contextualSpacing/>
              <w:jc w:val="center"/>
              <w:rPr>
                <w:rFonts w:eastAsia="Times New Roman"/>
                <w:b/>
                <w:sz w:val="24"/>
                <w:szCs w:val="24"/>
              </w:rPr>
            </w:pPr>
            <w:r w:rsidRPr="00F364AC">
              <w:rPr>
                <w:rFonts w:eastAsia="Times New Roman"/>
                <w:b/>
                <w:sz w:val="24"/>
                <w:szCs w:val="24"/>
              </w:rPr>
              <w:lastRenderedPageBreak/>
              <w:t>№</w:t>
            </w:r>
          </w:p>
          <w:p w14:paraId="25C3DEBF" w14:textId="77777777" w:rsidR="00EC33A1" w:rsidRPr="00F364AC" w:rsidRDefault="00EC33A1" w:rsidP="00C42F84">
            <w:pPr>
              <w:keepNext/>
              <w:keepLines/>
              <w:spacing w:line="240" w:lineRule="auto"/>
              <w:ind w:right="-108" w:firstLine="0"/>
              <w:contextualSpacing/>
              <w:jc w:val="center"/>
              <w:rPr>
                <w:rFonts w:eastAsia="Times New Roman"/>
                <w:b/>
                <w:sz w:val="24"/>
                <w:szCs w:val="24"/>
              </w:rPr>
            </w:pPr>
            <w:r w:rsidRPr="00F364AC">
              <w:rPr>
                <w:rFonts w:eastAsia="Times New Roman"/>
                <w:b/>
                <w:sz w:val="24"/>
                <w:szCs w:val="24"/>
              </w:rPr>
              <w:t>этапа</w:t>
            </w:r>
          </w:p>
        </w:tc>
        <w:tc>
          <w:tcPr>
            <w:tcW w:w="1176" w:type="pct"/>
            <w:vAlign w:val="center"/>
          </w:tcPr>
          <w:p w14:paraId="6644FE8E" w14:textId="77777777" w:rsidR="00EC33A1" w:rsidRPr="00F364AC" w:rsidRDefault="00EC33A1" w:rsidP="00C42F84">
            <w:pPr>
              <w:keepNext/>
              <w:keepLines/>
              <w:spacing w:line="240" w:lineRule="auto"/>
              <w:ind w:firstLine="0"/>
              <w:contextualSpacing/>
              <w:jc w:val="center"/>
              <w:rPr>
                <w:rFonts w:eastAsia="Times New Roman"/>
                <w:b/>
                <w:sz w:val="24"/>
                <w:szCs w:val="24"/>
              </w:rPr>
            </w:pPr>
            <w:r w:rsidRPr="00F364AC">
              <w:rPr>
                <w:rFonts w:eastAsia="Times New Roman"/>
                <w:b/>
                <w:sz w:val="24"/>
                <w:szCs w:val="24"/>
              </w:rPr>
              <w:t>Этап работ</w:t>
            </w:r>
          </w:p>
        </w:tc>
        <w:tc>
          <w:tcPr>
            <w:tcW w:w="2428" w:type="pct"/>
            <w:vAlign w:val="center"/>
          </w:tcPr>
          <w:p w14:paraId="7FE67E20" w14:textId="77777777" w:rsidR="00EC33A1" w:rsidRPr="00F364AC" w:rsidRDefault="00EC33A1" w:rsidP="00C42F84">
            <w:pPr>
              <w:keepNext/>
              <w:keepLines/>
              <w:spacing w:line="240" w:lineRule="auto"/>
              <w:ind w:firstLine="0"/>
              <w:contextualSpacing/>
              <w:jc w:val="center"/>
              <w:rPr>
                <w:rFonts w:eastAsia="Times New Roman"/>
                <w:b/>
                <w:sz w:val="24"/>
                <w:szCs w:val="24"/>
              </w:rPr>
            </w:pPr>
            <w:r w:rsidRPr="00F364AC">
              <w:rPr>
                <w:rFonts w:eastAsia="Times New Roman"/>
                <w:b/>
                <w:sz w:val="24"/>
                <w:szCs w:val="24"/>
              </w:rPr>
              <w:t>Ответственные исполнители (занятость на этапе)</w:t>
            </w:r>
          </w:p>
        </w:tc>
        <w:tc>
          <w:tcPr>
            <w:tcW w:w="972" w:type="pct"/>
            <w:vAlign w:val="center"/>
          </w:tcPr>
          <w:p w14:paraId="48818B15" w14:textId="77777777" w:rsidR="00EC33A1" w:rsidRPr="00F364AC" w:rsidRDefault="00EC33A1" w:rsidP="00C42F84">
            <w:pPr>
              <w:keepNext/>
              <w:keepLines/>
              <w:spacing w:line="240" w:lineRule="auto"/>
              <w:ind w:firstLine="0"/>
              <w:contextualSpacing/>
              <w:jc w:val="center"/>
              <w:rPr>
                <w:rFonts w:eastAsia="Times New Roman"/>
                <w:b/>
                <w:sz w:val="24"/>
                <w:szCs w:val="24"/>
              </w:rPr>
            </w:pPr>
            <w:r w:rsidRPr="00F364AC">
              <w:rPr>
                <w:rFonts w:eastAsia="Times New Roman"/>
                <w:b/>
                <w:sz w:val="24"/>
                <w:szCs w:val="24"/>
              </w:rPr>
              <w:t>Длительность, дней</w:t>
            </w:r>
          </w:p>
        </w:tc>
      </w:tr>
      <w:tr w:rsidR="00EC33A1" w:rsidRPr="00F364AC" w14:paraId="1EA2C957" w14:textId="77777777" w:rsidTr="00C42F84">
        <w:trPr>
          <w:trHeight w:val="281"/>
          <w:tblHeader/>
        </w:trPr>
        <w:tc>
          <w:tcPr>
            <w:tcW w:w="425" w:type="pct"/>
            <w:vAlign w:val="center"/>
          </w:tcPr>
          <w:p w14:paraId="6D9EF48C" w14:textId="77777777" w:rsidR="00EC33A1" w:rsidRPr="00B24746" w:rsidRDefault="00EC33A1" w:rsidP="00C42F84">
            <w:pPr>
              <w:keepNext/>
              <w:keepLines/>
              <w:spacing w:line="240" w:lineRule="auto"/>
              <w:ind w:firstLine="0"/>
              <w:contextualSpacing/>
              <w:jc w:val="center"/>
              <w:rPr>
                <w:rFonts w:eastAsia="Times New Roman"/>
                <w:sz w:val="24"/>
                <w:szCs w:val="28"/>
              </w:rPr>
            </w:pPr>
            <w:r w:rsidRPr="00B24746">
              <w:rPr>
                <w:rFonts w:eastAsia="Times New Roman"/>
                <w:sz w:val="24"/>
                <w:szCs w:val="28"/>
              </w:rPr>
              <w:t>6</w:t>
            </w:r>
          </w:p>
        </w:tc>
        <w:tc>
          <w:tcPr>
            <w:tcW w:w="1176" w:type="pct"/>
            <w:vAlign w:val="center"/>
          </w:tcPr>
          <w:p w14:paraId="061887D6" w14:textId="77777777" w:rsidR="00EC33A1" w:rsidRPr="00B24746" w:rsidRDefault="00EC33A1" w:rsidP="00C42F84">
            <w:pPr>
              <w:keepNext/>
              <w:spacing w:line="240" w:lineRule="auto"/>
              <w:ind w:firstLine="0"/>
              <w:rPr>
                <w:rFonts w:eastAsia="Times New Roman"/>
                <w:i/>
                <w:sz w:val="24"/>
                <w:szCs w:val="28"/>
              </w:rPr>
            </w:pPr>
            <w:r w:rsidRPr="00E544F1">
              <w:rPr>
                <w:rFonts w:eastAsia="Times New Roman"/>
                <w:sz w:val="24"/>
                <w:szCs w:val="28"/>
              </w:rPr>
              <w:t>Проектирование иерархии пользовательских интерфейсов</w:t>
            </w:r>
          </w:p>
        </w:tc>
        <w:tc>
          <w:tcPr>
            <w:tcW w:w="2428" w:type="pct"/>
            <w:vAlign w:val="center"/>
          </w:tcPr>
          <w:p w14:paraId="761FE2A6" w14:textId="77777777" w:rsidR="00EC33A1" w:rsidRPr="00180AEC" w:rsidRDefault="00EC33A1" w:rsidP="00C42F84">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4046E634" w14:textId="77777777" w:rsidR="00EC33A1" w:rsidRPr="00180AEC" w:rsidRDefault="00EC33A1" w:rsidP="00C42F84">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[100%]</w:t>
            </w:r>
          </w:p>
          <w:p w14:paraId="7AFA21F1" w14:textId="77777777" w:rsidR="00EC33A1" w:rsidRPr="00180AEC" w:rsidRDefault="00EC33A1" w:rsidP="00C42F84">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Дизайнер </w:t>
            </w:r>
            <w:r>
              <w:rPr>
                <w:rFonts w:eastAsia="Times New Roman"/>
                <w:sz w:val="24"/>
                <w:szCs w:val="24"/>
                <w:lang w:val="en-US"/>
              </w:rPr>
              <w:t>[50</w:t>
            </w:r>
            <w:r>
              <w:rPr>
                <w:rFonts w:eastAsia="Times New Roman"/>
                <w:sz w:val="24"/>
                <w:szCs w:val="24"/>
              </w:rPr>
              <w:t>%</w:t>
            </w:r>
            <w:r>
              <w:rPr>
                <w:rFonts w:eastAsia="Times New Roman"/>
                <w:sz w:val="24"/>
                <w:szCs w:val="24"/>
                <w:lang w:val="en-US"/>
              </w:rPr>
              <w:t>]</w:t>
            </w:r>
          </w:p>
        </w:tc>
        <w:tc>
          <w:tcPr>
            <w:tcW w:w="972" w:type="pct"/>
            <w:vAlign w:val="center"/>
          </w:tcPr>
          <w:p w14:paraId="68F51E93" w14:textId="77777777" w:rsidR="00EC33A1" w:rsidRPr="00B24746" w:rsidRDefault="00EC33A1" w:rsidP="00C42F84">
            <w:pPr>
              <w:keepNext/>
              <w:keepLines/>
              <w:spacing w:line="240" w:lineRule="auto"/>
              <w:ind w:firstLine="0"/>
              <w:contextualSpacing/>
              <w:jc w:val="center"/>
              <w:rPr>
                <w:rFonts w:eastAsia="Times New Roman"/>
                <w:sz w:val="24"/>
                <w:szCs w:val="28"/>
              </w:rPr>
            </w:pPr>
            <w:r>
              <w:rPr>
                <w:rFonts w:eastAsia="Times New Roman"/>
                <w:sz w:val="24"/>
                <w:szCs w:val="28"/>
              </w:rPr>
              <w:t>2</w:t>
            </w:r>
          </w:p>
        </w:tc>
      </w:tr>
      <w:tr w:rsidR="00EC33A1" w:rsidRPr="00F364AC" w14:paraId="4D15E1A0" w14:textId="77777777" w:rsidTr="00C42F84">
        <w:trPr>
          <w:trHeight w:val="281"/>
          <w:tblHeader/>
        </w:trPr>
        <w:tc>
          <w:tcPr>
            <w:tcW w:w="425" w:type="pct"/>
            <w:vAlign w:val="center"/>
          </w:tcPr>
          <w:p w14:paraId="6612E392" w14:textId="77777777" w:rsidR="00EC33A1" w:rsidRPr="00B24746" w:rsidRDefault="00EC33A1" w:rsidP="00C42F84">
            <w:pPr>
              <w:keepNext/>
              <w:keepLines/>
              <w:spacing w:line="240" w:lineRule="auto"/>
              <w:ind w:firstLine="0"/>
              <w:contextualSpacing/>
              <w:jc w:val="center"/>
              <w:rPr>
                <w:rFonts w:eastAsia="Times New Roman"/>
                <w:sz w:val="24"/>
                <w:szCs w:val="28"/>
              </w:rPr>
            </w:pPr>
            <w:r w:rsidRPr="00B24746">
              <w:rPr>
                <w:rFonts w:eastAsia="Times New Roman"/>
                <w:sz w:val="24"/>
                <w:szCs w:val="28"/>
              </w:rPr>
              <w:t>7</w:t>
            </w:r>
          </w:p>
        </w:tc>
        <w:tc>
          <w:tcPr>
            <w:tcW w:w="1176" w:type="pct"/>
            <w:vAlign w:val="center"/>
          </w:tcPr>
          <w:p w14:paraId="7DB1577D" w14:textId="77777777" w:rsidR="00EC33A1" w:rsidRPr="00B24746" w:rsidRDefault="00EC33A1" w:rsidP="00C42F84">
            <w:pPr>
              <w:keepNext/>
              <w:keepLines/>
              <w:spacing w:line="240" w:lineRule="auto"/>
              <w:ind w:firstLine="0"/>
              <w:contextualSpacing/>
              <w:jc w:val="left"/>
              <w:rPr>
                <w:rFonts w:eastAsia="Times New Roman"/>
                <w:i/>
                <w:sz w:val="24"/>
                <w:szCs w:val="28"/>
              </w:rPr>
            </w:pPr>
            <w:r w:rsidRPr="00E544F1">
              <w:rPr>
                <w:rFonts w:eastAsia="Times New Roman"/>
                <w:sz w:val="24"/>
                <w:szCs w:val="28"/>
              </w:rPr>
              <w:t>Проектирование архитектуры серверной части</w:t>
            </w:r>
          </w:p>
        </w:tc>
        <w:tc>
          <w:tcPr>
            <w:tcW w:w="2428" w:type="pct"/>
            <w:vAlign w:val="center"/>
          </w:tcPr>
          <w:p w14:paraId="1776557E" w14:textId="77777777" w:rsidR="00EC33A1" w:rsidRPr="00180AEC" w:rsidRDefault="00EC33A1" w:rsidP="00C42F84">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 [100%]</w:t>
            </w:r>
          </w:p>
          <w:p w14:paraId="31BA78A6" w14:textId="77777777" w:rsidR="00EC33A1" w:rsidRPr="00180AEC" w:rsidRDefault="00EC33A1" w:rsidP="00C42F84">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tc>
        <w:tc>
          <w:tcPr>
            <w:tcW w:w="972" w:type="pct"/>
            <w:vAlign w:val="center"/>
          </w:tcPr>
          <w:p w14:paraId="59B342C8" w14:textId="77777777" w:rsidR="00EC33A1" w:rsidRPr="00B24746" w:rsidRDefault="00EC33A1" w:rsidP="00C42F84">
            <w:pPr>
              <w:keepNext/>
              <w:keepLines/>
              <w:spacing w:line="240" w:lineRule="auto"/>
              <w:ind w:firstLine="0"/>
              <w:contextualSpacing/>
              <w:jc w:val="center"/>
              <w:rPr>
                <w:rFonts w:eastAsia="Times New Roman"/>
                <w:sz w:val="24"/>
                <w:szCs w:val="28"/>
              </w:rPr>
            </w:pPr>
            <w:r>
              <w:rPr>
                <w:rFonts w:eastAsia="Times New Roman"/>
                <w:sz w:val="24"/>
                <w:szCs w:val="28"/>
              </w:rPr>
              <w:t>5</w:t>
            </w:r>
          </w:p>
        </w:tc>
      </w:tr>
      <w:tr w:rsidR="00EC33A1" w:rsidRPr="00F364AC" w14:paraId="4C7EC6FD" w14:textId="77777777" w:rsidTr="00C42F84">
        <w:trPr>
          <w:trHeight w:val="281"/>
          <w:tblHeader/>
        </w:trPr>
        <w:tc>
          <w:tcPr>
            <w:tcW w:w="425" w:type="pct"/>
            <w:vAlign w:val="center"/>
          </w:tcPr>
          <w:p w14:paraId="5B7D9156" w14:textId="77777777" w:rsidR="00EC33A1" w:rsidRPr="00B24746" w:rsidRDefault="00EC33A1" w:rsidP="00C42F84">
            <w:pPr>
              <w:keepNext/>
              <w:keepLines/>
              <w:spacing w:line="240" w:lineRule="auto"/>
              <w:ind w:firstLine="0"/>
              <w:contextualSpacing/>
              <w:jc w:val="center"/>
              <w:rPr>
                <w:rFonts w:eastAsia="Times New Roman"/>
                <w:sz w:val="24"/>
                <w:szCs w:val="28"/>
              </w:rPr>
            </w:pPr>
            <w:r>
              <w:rPr>
                <w:rFonts w:eastAsia="Times New Roman"/>
                <w:sz w:val="24"/>
                <w:szCs w:val="28"/>
              </w:rPr>
              <w:t>8</w:t>
            </w:r>
          </w:p>
        </w:tc>
        <w:tc>
          <w:tcPr>
            <w:tcW w:w="1176" w:type="pct"/>
            <w:vAlign w:val="center"/>
          </w:tcPr>
          <w:p w14:paraId="7B3D84C1" w14:textId="77777777" w:rsidR="00EC33A1" w:rsidRPr="00E544F1" w:rsidRDefault="00EC33A1" w:rsidP="00C42F84">
            <w:pPr>
              <w:keepNext/>
              <w:keepLines/>
              <w:spacing w:line="240" w:lineRule="auto"/>
              <w:ind w:firstLine="0"/>
              <w:contextualSpacing/>
              <w:jc w:val="left"/>
              <w:rPr>
                <w:rFonts w:eastAsia="Times New Roman"/>
                <w:sz w:val="24"/>
                <w:szCs w:val="28"/>
              </w:rPr>
            </w:pPr>
            <w:r w:rsidRPr="009A4CA0">
              <w:rPr>
                <w:rFonts w:eastAsia="Times New Roman"/>
                <w:sz w:val="24"/>
                <w:szCs w:val="28"/>
              </w:rPr>
              <w:t>Определение методов WEB API и их сигнатур</w:t>
            </w:r>
          </w:p>
        </w:tc>
        <w:tc>
          <w:tcPr>
            <w:tcW w:w="2428" w:type="pct"/>
            <w:vAlign w:val="center"/>
          </w:tcPr>
          <w:p w14:paraId="021ACB44" w14:textId="77777777" w:rsidR="00EC33A1" w:rsidRPr="00B9601F" w:rsidRDefault="00EC33A1" w:rsidP="00C42F84">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58F49996" w14:textId="77777777" w:rsidR="00EC33A1" w:rsidRPr="00180AEC" w:rsidRDefault="00EC33A1" w:rsidP="00C42F84">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Системный аналитик </w:t>
            </w:r>
            <w:r>
              <w:rPr>
                <w:rFonts w:eastAsia="Times New Roman"/>
                <w:sz w:val="24"/>
                <w:szCs w:val="24"/>
                <w:lang w:val="en-US"/>
              </w:rPr>
              <w:t>[100%]</w:t>
            </w:r>
          </w:p>
        </w:tc>
        <w:tc>
          <w:tcPr>
            <w:tcW w:w="972" w:type="pct"/>
            <w:vAlign w:val="center"/>
          </w:tcPr>
          <w:p w14:paraId="3AB4FDF1" w14:textId="77777777" w:rsidR="00EC33A1" w:rsidRPr="00B24746" w:rsidRDefault="00EC33A1" w:rsidP="00C42F84">
            <w:pPr>
              <w:keepNext/>
              <w:keepLines/>
              <w:spacing w:line="240" w:lineRule="auto"/>
              <w:ind w:firstLine="0"/>
              <w:contextualSpacing/>
              <w:jc w:val="center"/>
              <w:rPr>
                <w:rFonts w:eastAsia="Times New Roman"/>
                <w:sz w:val="24"/>
                <w:szCs w:val="28"/>
              </w:rPr>
            </w:pPr>
            <w:r>
              <w:rPr>
                <w:rFonts w:eastAsia="Times New Roman"/>
                <w:sz w:val="24"/>
                <w:szCs w:val="28"/>
              </w:rPr>
              <w:t>2</w:t>
            </w:r>
          </w:p>
        </w:tc>
      </w:tr>
      <w:tr w:rsidR="00EC33A1" w:rsidRPr="00F364AC" w14:paraId="17D8548D" w14:textId="77777777" w:rsidTr="00C42F84">
        <w:trPr>
          <w:trHeight w:val="281"/>
          <w:tblHeader/>
        </w:trPr>
        <w:tc>
          <w:tcPr>
            <w:tcW w:w="425" w:type="pct"/>
            <w:vAlign w:val="center"/>
          </w:tcPr>
          <w:p w14:paraId="36A4B9D8" w14:textId="77777777" w:rsidR="00EC33A1" w:rsidRPr="00B24746" w:rsidRDefault="00EC33A1" w:rsidP="00C42F84">
            <w:pPr>
              <w:keepNext/>
              <w:keepLines/>
              <w:spacing w:line="240" w:lineRule="auto"/>
              <w:ind w:firstLine="0"/>
              <w:contextualSpacing/>
              <w:jc w:val="center"/>
              <w:rPr>
                <w:rFonts w:eastAsia="Times New Roman"/>
                <w:sz w:val="24"/>
                <w:szCs w:val="28"/>
              </w:rPr>
            </w:pPr>
            <w:r>
              <w:rPr>
                <w:rFonts w:eastAsia="Times New Roman"/>
                <w:sz w:val="24"/>
                <w:szCs w:val="28"/>
              </w:rPr>
              <w:t>9</w:t>
            </w:r>
          </w:p>
        </w:tc>
        <w:tc>
          <w:tcPr>
            <w:tcW w:w="1176" w:type="pct"/>
            <w:vAlign w:val="center"/>
          </w:tcPr>
          <w:p w14:paraId="687A5674" w14:textId="77777777" w:rsidR="00EC33A1" w:rsidRPr="00E544F1" w:rsidRDefault="00EC33A1" w:rsidP="00C42F84">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тестов для серверной части</w:t>
            </w:r>
          </w:p>
        </w:tc>
        <w:tc>
          <w:tcPr>
            <w:tcW w:w="2428" w:type="pct"/>
            <w:vAlign w:val="center"/>
          </w:tcPr>
          <w:p w14:paraId="385388D1" w14:textId="77777777" w:rsidR="00EC33A1" w:rsidRPr="00B9601F" w:rsidRDefault="00EC33A1" w:rsidP="00C42F84">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[30%]</w:t>
            </w:r>
          </w:p>
          <w:p w14:paraId="77B48A3F" w14:textId="77777777" w:rsidR="00EC33A1" w:rsidRPr="00F32440" w:rsidRDefault="00EC33A1" w:rsidP="00C42F84">
            <w:pPr>
              <w:pStyle w:val="a6"/>
              <w:keepNext/>
              <w:keepLines/>
              <w:numPr>
                <w:ilvl w:val="0"/>
                <w:numId w:val="36"/>
              </w:numPr>
              <w:tabs>
                <w:tab w:val="left" w:pos="459"/>
              </w:tabs>
              <w:spacing w:line="240" w:lineRule="auto"/>
              <w:ind w:left="34" w:firstLine="141"/>
              <w:jc w:val="left"/>
              <w:rPr>
                <w:rFonts w:eastAsia="Times New Roman"/>
                <w:sz w:val="24"/>
                <w:szCs w:val="24"/>
              </w:rPr>
            </w:pPr>
            <w:proofErr w:type="spellStart"/>
            <w:r>
              <w:rPr>
                <w:rFonts w:eastAsia="Times New Roman"/>
                <w:sz w:val="24"/>
                <w:szCs w:val="24"/>
              </w:rPr>
              <w:t>Тестировщик</w:t>
            </w:r>
            <w:proofErr w:type="spellEnd"/>
            <w:r>
              <w:rPr>
                <w:rFonts w:eastAsia="Times New Roman"/>
                <w:sz w:val="24"/>
                <w:szCs w:val="24"/>
              </w:rPr>
              <w:t xml:space="preserve"> </w:t>
            </w:r>
            <w:r>
              <w:rPr>
                <w:rFonts w:eastAsia="Times New Roman"/>
                <w:sz w:val="24"/>
                <w:szCs w:val="24"/>
                <w:lang w:val="en-US"/>
              </w:rPr>
              <w:t>[50%]</w:t>
            </w:r>
          </w:p>
          <w:p w14:paraId="6428884C" w14:textId="77777777" w:rsidR="00EC33A1" w:rsidRPr="00180AEC" w:rsidRDefault="00EC33A1" w:rsidP="00C42F84">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разработчик</w:t>
            </w:r>
            <w:r>
              <w:rPr>
                <w:rFonts w:eastAsia="Times New Roman"/>
                <w:sz w:val="24"/>
                <w:szCs w:val="24"/>
                <w:lang w:val="en-US"/>
              </w:rPr>
              <w:t>[100%]</w:t>
            </w:r>
          </w:p>
        </w:tc>
        <w:tc>
          <w:tcPr>
            <w:tcW w:w="972" w:type="pct"/>
            <w:vAlign w:val="center"/>
          </w:tcPr>
          <w:p w14:paraId="0201BDBB" w14:textId="77777777" w:rsidR="00EC33A1" w:rsidRPr="00B24746" w:rsidRDefault="00EC33A1" w:rsidP="00C42F84">
            <w:pPr>
              <w:keepNext/>
              <w:keepLines/>
              <w:spacing w:line="240" w:lineRule="auto"/>
              <w:ind w:firstLine="0"/>
              <w:contextualSpacing/>
              <w:jc w:val="center"/>
              <w:rPr>
                <w:rFonts w:eastAsia="Times New Roman"/>
                <w:sz w:val="24"/>
                <w:szCs w:val="28"/>
              </w:rPr>
            </w:pPr>
            <w:r>
              <w:rPr>
                <w:rFonts w:eastAsia="Times New Roman"/>
                <w:sz w:val="24"/>
                <w:szCs w:val="28"/>
              </w:rPr>
              <w:t>5</w:t>
            </w:r>
          </w:p>
        </w:tc>
      </w:tr>
      <w:tr w:rsidR="00EC33A1" w:rsidRPr="00F364AC" w14:paraId="2EDCEC86" w14:textId="77777777" w:rsidTr="00C42F84">
        <w:trPr>
          <w:trHeight w:val="281"/>
          <w:tblHeader/>
        </w:trPr>
        <w:tc>
          <w:tcPr>
            <w:tcW w:w="425" w:type="pct"/>
            <w:vAlign w:val="center"/>
          </w:tcPr>
          <w:p w14:paraId="61305FBE" w14:textId="77777777" w:rsidR="00EC33A1" w:rsidRPr="00B24746" w:rsidRDefault="00EC33A1" w:rsidP="00C42F84">
            <w:pPr>
              <w:keepNext/>
              <w:keepLines/>
              <w:spacing w:line="240" w:lineRule="auto"/>
              <w:ind w:firstLine="0"/>
              <w:contextualSpacing/>
              <w:jc w:val="center"/>
              <w:rPr>
                <w:rFonts w:eastAsia="Times New Roman"/>
                <w:sz w:val="24"/>
                <w:szCs w:val="28"/>
              </w:rPr>
            </w:pPr>
            <w:r>
              <w:rPr>
                <w:rFonts w:eastAsia="Times New Roman"/>
                <w:sz w:val="24"/>
                <w:szCs w:val="28"/>
              </w:rPr>
              <w:t>10</w:t>
            </w:r>
          </w:p>
        </w:tc>
        <w:tc>
          <w:tcPr>
            <w:tcW w:w="1176" w:type="pct"/>
            <w:vAlign w:val="center"/>
          </w:tcPr>
          <w:p w14:paraId="17D5E78C" w14:textId="77777777" w:rsidR="00EC33A1" w:rsidRPr="00E544F1" w:rsidRDefault="00EC33A1" w:rsidP="00C42F84">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тестов для клиентской части</w:t>
            </w:r>
          </w:p>
        </w:tc>
        <w:tc>
          <w:tcPr>
            <w:tcW w:w="2428" w:type="pct"/>
            <w:vAlign w:val="center"/>
          </w:tcPr>
          <w:p w14:paraId="0420B271" w14:textId="77777777" w:rsidR="00EC33A1" w:rsidRPr="00B9601F" w:rsidRDefault="00EC33A1" w:rsidP="00C42F84">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[30%]</w:t>
            </w:r>
          </w:p>
          <w:p w14:paraId="756A3E96" w14:textId="77777777" w:rsidR="00EC33A1" w:rsidRPr="00F32440" w:rsidRDefault="00EC33A1" w:rsidP="00C42F84">
            <w:pPr>
              <w:pStyle w:val="a6"/>
              <w:keepNext/>
              <w:keepLines/>
              <w:numPr>
                <w:ilvl w:val="0"/>
                <w:numId w:val="36"/>
              </w:numPr>
              <w:tabs>
                <w:tab w:val="left" w:pos="459"/>
              </w:tabs>
              <w:spacing w:line="240" w:lineRule="auto"/>
              <w:ind w:left="34" w:firstLine="141"/>
              <w:jc w:val="left"/>
              <w:rPr>
                <w:rFonts w:eastAsia="Times New Roman"/>
                <w:sz w:val="24"/>
                <w:szCs w:val="24"/>
              </w:rPr>
            </w:pPr>
            <w:proofErr w:type="spellStart"/>
            <w:r>
              <w:rPr>
                <w:rFonts w:eastAsia="Times New Roman"/>
                <w:sz w:val="24"/>
                <w:szCs w:val="24"/>
              </w:rPr>
              <w:t>Тестировщик</w:t>
            </w:r>
            <w:proofErr w:type="spellEnd"/>
            <w:r>
              <w:rPr>
                <w:rFonts w:eastAsia="Times New Roman"/>
                <w:sz w:val="24"/>
                <w:szCs w:val="24"/>
              </w:rPr>
              <w:t xml:space="preserve"> </w:t>
            </w:r>
            <w:r>
              <w:rPr>
                <w:rFonts w:eastAsia="Times New Roman"/>
                <w:sz w:val="24"/>
                <w:szCs w:val="24"/>
                <w:lang w:val="en-US"/>
              </w:rPr>
              <w:t>[50%]</w:t>
            </w:r>
          </w:p>
          <w:p w14:paraId="07F000C6" w14:textId="77777777" w:rsidR="00EC33A1" w:rsidRPr="00180AEC" w:rsidRDefault="00EC33A1" w:rsidP="00C42F84">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разработчик</w:t>
            </w:r>
            <w:r>
              <w:rPr>
                <w:rFonts w:eastAsia="Times New Roman"/>
                <w:sz w:val="24"/>
                <w:szCs w:val="24"/>
                <w:lang w:val="en-US"/>
              </w:rPr>
              <w:t>[100%]</w:t>
            </w:r>
          </w:p>
        </w:tc>
        <w:tc>
          <w:tcPr>
            <w:tcW w:w="972" w:type="pct"/>
            <w:vAlign w:val="center"/>
          </w:tcPr>
          <w:p w14:paraId="1D5A5E36" w14:textId="77777777" w:rsidR="00EC33A1" w:rsidRPr="00B24746" w:rsidRDefault="00EC33A1" w:rsidP="00C42F84">
            <w:pPr>
              <w:keepNext/>
              <w:keepLines/>
              <w:spacing w:line="240" w:lineRule="auto"/>
              <w:ind w:firstLine="0"/>
              <w:contextualSpacing/>
              <w:jc w:val="center"/>
              <w:rPr>
                <w:rFonts w:eastAsia="Times New Roman"/>
                <w:sz w:val="24"/>
                <w:szCs w:val="28"/>
              </w:rPr>
            </w:pPr>
            <w:r>
              <w:rPr>
                <w:rFonts w:eastAsia="Times New Roman"/>
                <w:sz w:val="24"/>
                <w:szCs w:val="28"/>
              </w:rPr>
              <w:t>5</w:t>
            </w:r>
          </w:p>
        </w:tc>
      </w:tr>
      <w:tr w:rsidR="00EC33A1" w:rsidRPr="00F364AC" w14:paraId="50D04A2B" w14:textId="77777777" w:rsidTr="00C42F84">
        <w:trPr>
          <w:trHeight w:val="281"/>
          <w:tblHeader/>
        </w:trPr>
        <w:tc>
          <w:tcPr>
            <w:tcW w:w="425" w:type="pct"/>
            <w:vAlign w:val="center"/>
          </w:tcPr>
          <w:p w14:paraId="6C6A9F47" w14:textId="77777777" w:rsidR="00EC33A1" w:rsidRPr="00B24746" w:rsidRDefault="00EC33A1" w:rsidP="00C42F84">
            <w:pPr>
              <w:keepNext/>
              <w:keepLines/>
              <w:spacing w:line="240" w:lineRule="auto"/>
              <w:ind w:firstLine="0"/>
              <w:contextualSpacing/>
              <w:jc w:val="center"/>
              <w:rPr>
                <w:rFonts w:eastAsia="Times New Roman"/>
                <w:sz w:val="24"/>
                <w:szCs w:val="28"/>
              </w:rPr>
            </w:pPr>
            <w:r>
              <w:rPr>
                <w:rFonts w:eastAsia="Times New Roman"/>
                <w:sz w:val="24"/>
                <w:szCs w:val="28"/>
              </w:rPr>
              <w:t>11</w:t>
            </w:r>
          </w:p>
        </w:tc>
        <w:tc>
          <w:tcPr>
            <w:tcW w:w="1176" w:type="pct"/>
            <w:vAlign w:val="center"/>
          </w:tcPr>
          <w:p w14:paraId="516D5563" w14:textId="77777777" w:rsidR="00EC33A1" w:rsidRPr="00E544F1" w:rsidRDefault="00EC33A1" w:rsidP="00C42F84">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серверной части</w:t>
            </w:r>
          </w:p>
        </w:tc>
        <w:tc>
          <w:tcPr>
            <w:tcW w:w="2428" w:type="pct"/>
            <w:vAlign w:val="center"/>
          </w:tcPr>
          <w:p w14:paraId="6A7194B3" w14:textId="77777777" w:rsidR="00EC33A1" w:rsidRPr="00B9601F" w:rsidRDefault="00EC33A1" w:rsidP="00C42F84">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226279C9" w14:textId="77777777" w:rsidR="00EC33A1" w:rsidRPr="00180AEC" w:rsidRDefault="00EC33A1" w:rsidP="00C42F84">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разработчик</w:t>
            </w:r>
            <w:r>
              <w:rPr>
                <w:rFonts w:eastAsia="Times New Roman"/>
                <w:sz w:val="24"/>
                <w:szCs w:val="24"/>
                <w:lang w:val="en-US"/>
              </w:rPr>
              <w:t xml:space="preserve"> [100%]</w:t>
            </w:r>
          </w:p>
        </w:tc>
        <w:tc>
          <w:tcPr>
            <w:tcW w:w="972" w:type="pct"/>
            <w:vAlign w:val="center"/>
          </w:tcPr>
          <w:p w14:paraId="36E6D6EE" w14:textId="77777777" w:rsidR="00EC33A1" w:rsidRPr="00B24746" w:rsidRDefault="00EC33A1" w:rsidP="00C42F84">
            <w:pPr>
              <w:keepNext/>
              <w:keepLines/>
              <w:spacing w:line="240" w:lineRule="auto"/>
              <w:ind w:firstLine="0"/>
              <w:contextualSpacing/>
              <w:jc w:val="center"/>
              <w:rPr>
                <w:rFonts w:eastAsia="Times New Roman"/>
                <w:sz w:val="24"/>
                <w:szCs w:val="28"/>
              </w:rPr>
            </w:pPr>
            <w:r>
              <w:rPr>
                <w:rFonts w:eastAsia="Times New Roman"/>
                <w:sz w:val="24"/>
                <w:szCs w:val="28"/>
              </w:rPr>
              <w:t>20</w:t>
            </w:r>
          </w:p>
        </w:tc>
      </w:tr>
      <w:tr w:rsidR="00EC33A1" w:rsidRPr="00F364AC" w14:paraId="0F8BE1FD" w14:textId="77777777" w:rsidTr="00C42F84">
        <w:trPr>
          <w:trHeight w:val="281"/>
          <w:tblHeader/>
        </w:trPr>
        <w:tc>
          <w:tcPr>
            <w:tcW w:w="425" w:type="pct"/>
            <w:vAlign w:val="center"/>
          </w:tcPr>
          <w:p w14:paraId="61BA2810" w14:textId="77777777" w:rsidR="00EC33A1" w:rsidRPr="00B24746" w:rsidRDefault="00EC33A1" w:rsidP="00C42F84">
            <w:pPr>
              <w:keepNext/>
              <w:keepLines/>
              <w:spacing w:line="240" w:lineRule="auto"/>
              <w:ind w:firstLine="0"/>
              <w:contextualSpacing/>
              <w:jc w:val="center"/>
              <w:rPr>
                <w:rFonts w:eastAsia="Times New Roman"/>
                <w:sz w:val="24"/>
                <w:szCs w:val="28"/>
              </w:rPr>
            </w:pPr>
            <w:r>
              <w:rPr>
                <w:rFonts w:eastAsia="Times New Roman"/>
                <w:sz w:val="24"/>
                <w:szCs w:val="28"/>
              </w:rPr>
              <w:t>12</w:t>
            </w:r>
          </w:p>
        </w:tc>
        <w:tc>
          <w:tcPr>
            <w:tcW w:w="1176" w:type="pct"/>
            <w:vAlign w:val="center"/>
          </w:tcPr>
          <w:p w14:paraId="3D9FE2DA" w14:textId="77777777" w:rsidR="00EC33A1" w:rsidRPr="00E544F1" w:rsidRDefault="00EC33A1" w:rsidP="00C42F84">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клиентской части</w:t>
            </w:r>
          </w:p>
        </w:tc>
        <w:tc>
          <w:tcPr>
            <w:tcW w:w="2428" w:type="pct"/>
            <w:vAlign w:val="center"/>
          </w:tcPr>
          <w:p w14:paraId="39CE9465" w14:textId="77777777" w:rsidR="00EC33A1" w:rsidRPr="00B9601F" w:rsidRDefault="00EC33A1" w:rsidP="00C42F84">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451FC04E" w14:textId="77777777" w:rsidR="00EC33A1" w:rsidRPr="00180AEC" w:rsidRDefault="00EC33A1" w:rsidP="00C42F84">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proofErr w:type="spellStart"/>
            <w:r>
              <w:rPr>
                <w:rFonts w:eastAsia="Times New Roman"/>
                <w:sz w:val="24"/>
                <w:szCs w:val="24"/>
                <w:lang w:val="en-US"/>
              </w:rPr>
              <w:t>разработчик</w:t>
            </w:r>
            <w:proofErr w:type="spellEnd"/>
            <w:r>
              <w:rPr>
                <w:rFonts w:eastAsia="Times New Roman"/>
                <w:sz w:val="24"/>
                <w:szCs w:val="24"/>
                <w:lang w:val="en-US"/>
              </w:rPr>
              <w:t xml:space="preserve"> [100%]</w:t>
            </w:r>
          </w:p>
        </w:tc>
        <w:tc>
          <w:tcPr>
            <w:tcW w:w="972" w:type="pct"/>
            <w:vAlign w:val="center"/>
          </w:tcPr>
          <w:p w14:paraId="6E215377" w14:textId="77777777" w:rsidR="00EC33A1" w:rsidRPr="00B24746" w:rsidRDefault="00EC33A1" w:rsidP="00C42F84">
            <w:pPr>
              <w:keepNext/>
              <w:keepLines/>
              <w:spacing w:line="240" w:lineRule="auto"/>
              <w:ind w:firstLine="0"/>
              <w:contextualSpacing/>
              <w:jc w:val="center"/>
              <w:rPr>
                <w:rFonts w:eastAsia="Times New Roman"/>
                <w:sz w:val="24"/>
                <w:szCs w:val="28"/>
              </w:rPr>
            </w:pPr>
            <w:r>
              <w:rPr>
                <w:rFonts w:eastAsia="Times New Roman"/>
                <w:sz w:val="24"/>
                <w:szCs w:val="28"/>
              </w:rPr>
              <w:t>30</w:t>
            </w:r>
          </w:p>
        </w:tc>
      </w:tr>
      <w:tr w:rsidR="00EC33A1" w:rsidRPr="00F364AC" w14:paraId="475E31F7" w14:textId="77777777" w:rsidTr="00C42F84">
        <w:trPr>
          <w:trHeight w:val="281"/>
          <w:tblHeader/>
        </w:trPr>
        <w:tc>
          <w:tcPr>
            <w:tcW w:w="425" w:type="pct"/>
            <w:vAlign w:val="center"/>
          </w:tcPr>
          <w:p w14:paraId="04694DCD" w14:textId="77777777" w:rsidR="00EC33A1" w:rsidRPr="00B24746" w:rsidRDefault="00EC33A1" w:rsidP="00C42F84">
            <w:pPr>
              <w:keepNext/>
              <w:keepLines/>
              <w:spacing w:line="240" w:lineRule="auto"/>
              <w:ind w:firstLine="0"/>
              <w:contextualSpacing/>
              <w:jc w:val="center"/>
              <w:rPr>
                <w:rFonts w:eastAsia="Times New Roman"/>
                <w:sz w:val="24"/>
                <w:szCs w:val="28"/>
              </w:rPr>
            </w:pPr>
            <w:r>
              <w:rPr>
                <w:rFonts w:eastAsia="Times New Roman"/>
                <w:sz w:val="24"/>
                <w:szCs w:val="28"/>
              </w:rPr>
              <w:t>13</w:t>
            </w:r>
          </w:p>
        </w:tc>
        <w:tc>
          <w:tcPr>
            <w:tcW w:w="1176" w:type="pct"/>
            <w:vAlign w:val="center"/>
          </w:tcPr>
          <w:p w14:paraId="56DA6F5D" w14:textId="77777777" w:rsidR="00EC33A1" w:rsidRPr="00E544F1" w:rsidRDefault="00EC33A1" w:rsidP="00C42F84">
            <w:pPr>
              <w:keepNext/>
              <w:keepLines/>
              <w:spacing w:line="240" w:lineRule="auto"/>
              <w:ind w:firstLine="0"/>
              <w:contextualSpacing/>
              <w:jc w:val="left"/>
              <w:rPr>
                <w:rFonts w:eastAsia="Times New Roman"/>
                <w:sz w:val="24"/>
                <w:szCs w:val="28"/>
              </w:rPr>
            </w:pPr>
            <w:r w:rsidRPr="009A4CA0">
              <w:rPr>
                <w:rFonts w:eastAsia="Times New Roman"/>
                <w:sz w:val="24"/>
                <w:szCs w:val="28"/>
              </w:rPr>
              <w:t>Тестирование серверной части</w:t>
            </w:r>
          </w:p>
        </w:tc>
        <w:tc>
          <w:tcPr>
            <w:tcW w:w="2428" w:type="pct"/>
            <w:vAlign w:val="center"/>
          </w:tcPr>
          <w:p w14:paraId="14EF1DFA" w14:textId="77777777" w:rsidR="00EC33A1" w:rsidRPr="00B9601F" w:rsidRDefault="00EC33A1" w:rsidP="00C42F84">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345DB578" w14:textId="77777777" w:rsidR="00EC33A1" w:rsidRPr="00F32440" w:rsidRDefault="00EC33A1" w:rsidP="00C42F84">
            <w:pPr>
              <w:pStyle w:val="a6"/>
              <w:keepNext/>
              <w:keepLines/>
              <w:numPr>
                <w:ilvl w:val="0"/>
                <w:numId w:val="36"/>
              </w:numPr>
              <w:tabs>
                <w:tab w:val="left" w:pos="459"/>
              </w:tabs>
              <w:spacing w:line="240" w:lineRule="auto"/>
              <w:ind w:left="34" w:firstLine="141"/>
              <w:jc w:val="left"/>
              <w:rPr>
                <w:rFonts w:eastAsia="Times New Roman"/>
                <w:sz w:val="24"/>
                <w:szCs w:val="24"/>
              </w:rPr>
            </w:pPr>
            <w:proofErr w:type="spellStart"/>
            <w:r>
              <w:rPr>
                <w:rFonts w:eastAsia="Times New Roman"/>
                <w:sz w:val="24"/>
                <w:szCs w:val="24"/>
              </w:rPr>
              <w:t>Тестировщик</w:t>
            </w:r>
            <w:proofErr w:type="spellEnd"/>
            <w:r>
              <w:rPr>
                <w:rFonts w:eastAsia="Times New Roman"/>
                <w:sz w:val="24"/>
                <w:szCs w:val="24"/>
              </w:rPr>
              <w:t xml:space="preserve"> </w:t>
            </w:r>
            <w:r>
              <w:rPr>
                <w:rFonts w:eastAsia="Times New Roman"/>
                <w:sz w:val="24"/>
                <w:szCs w:val="24"/>
                <w:lang w:val="en-US"/>
              </w:rPr>
              <w:t>[100%]</w:t>
            </w:r>
          </w:p>
          <w:p w14:paraId="0A079889" w14:textId="77777777" w:rsidR="00EC33A1" w:rsidRPr="00180AEC" w:rsidRDefault="00EC33A1" w:rsidP="00C42F84">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 xml:space="preserve">разработчик </w:t>
            </w:r>
            <w:r>
              <w:rPr>
                <w:rFonts w:eastAsia="Times New Roman"/>
                <w:sz w:val="24"/>
                <w:szCs w:val="24"/>
                <w:lang w:val="en-US"/>
              </w:rPr>
              <w:t>[30%]</w:t>
            </w:r>
          </w:p>
        </w:tc>
        <w:tc>
          <w:tcPr>
            <w:tcW w:w="972" w:type="pct"/>
            <w:vAlign w:val="center"/>
          </w:tcPr>
          <w:p w14:paraId="60736E60" w14:textId="77777777" w:rsidR="00EC33A1" w:rsidRPr="00B24746" w:rsidRDefault="00EC33A1" w:rsidP="00C42F84">
            <w:pPr>
              <w:keepNext/>
              <w:keepLines/>
              <w:spacing w:line="240" w:lineRule="auto"/>
              <w:ind w:firstLine="0"/>
              <w:contextualSpacing/>
              <w:jc w:val="center"/>
              <w:rPr>
                <w:rFonts w:eastAsia="Times New Roman"/>
                <w:sz w:val="24"/>
                <w:szCs w:val="28"/>
              </w:rPr>
            </w:pPr>
            <w:r>
              <w:rPr>
                <w:rFonts w:eastAsia="Times New Roman"/>
                <w:sz w:val="24"/>
                <w:szCs w:val="28"/>
              </w:rPr>
              <w:t>10</w:t>
            </w:r>
          </w:p>
        </w:tc>
      </w:tr>
      <w:tr w:rsidR="00EC33A1" w:rsidRPr="00F364AC" w14:paraId="0B7E2A93" w14:textId="77777777" w:rsidTr="00C42F84">
        <w:trPr>
          <w:trHeight w:val="281"/>
          <w:tblHeader/>
        </w:trPr>
        <w:tc>
          <w:tcPr>
            <w:tcW w:w="425" w:type="pct"/>
            <w:vAlign w:val="center"/>
          </w:tcPr>
          <w:p w14:paraId="03AFA973" w14:textId="77777777" w:rsidR="00EC33A1" w:rsidRPr="00B24746" w:rsidRDefault="00EC33A1" w:rsidP="00C42F84">
            <w:pPr>
              <w:keepNext/>
              <w:keepLines/>
              <w:spacing w:line="240" w:lineRule="auto"/>
              <w:ind w:firstLine="0"/>
              <w:contextualSpacing/>
              <w:jc w:val="center"/>
              <w:rPr>
                <w:rFonts w:eastAsia="Times New Roman"/>
                <w:sz w:val="24"/>
                <w:szCs w:val="28"/>
              </w:rPr>
            </w:pPr>
            <w:r>
              <w:rPr>
                <w:rFonts w:eastAsia="Times New Roman"/>
                <w:sz w:val="24"/>
                <w:szCs w:val="28"/>
              </w:rPr>
              <w:t>14</w:t>
            </w:r>
          </w:p>
        </w:tc>
        <w:tc>
          <w:tcPr>
            <w:tcW w:w="1176" w:type="pct"/>
            <w:vAlign w:val="center"/>
          </w:tcPr>
          <w:p w14:paraId="050456A8" w14:textId="77777777" w:rsidR="00EC33A1" w:rsidRPr="00E544F1" w:rsidRDefault="00EC33A1" w:rsidP="00C42F84">
            <w:pPr>
              <w:keepNext/>
              <w:keepLines/>
              <w:spacing w:line="240" w:lineRule="auto"/>
              <w:ind w:firstLine="0"/>
              <w:contextualSpacing/>
              <w:jc w:val="left"/>
              <w:rPr>
                <w:rFonts w:eastAsia="Times New Roman"/>
                <w:sz w:val="24"/>
                <w:szCs w:val="28"/>
              </w:rPr>
            </w:pPr>
            <w:r w:rsidRPr="009A4CA0">
              <w:rPr>
                <w:rFonts w:eastAsia="Times New Roman"/>
                <w:sz w:val="24"/>
                <w:szCs w:val="28"/>
              </w:rPr>
              <w:t>Тестирование взаимодействия серверной части и клиентской части</w:t>
            </w:r>
          </w:p>
        </w:tc>
        <w:tc>
          <w:tcPr>
            <w:tcW w:w="2428" w:type="pct"/>
            <w:vAlign w:val="center"/>
          </w:tcPr>
          <w:p w14:paraId="127D0F26" w14:textId="77777777" w:rsidR="00EC33A1" w:rsidRPr="00B9601F" w:rsidRDefault="00EC33A1" w:rsidP="00C42F84">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62BAED69" w14:textId="77777777" w:rsidR="00EC33A1" w:rsidRPr="00180AEC" w:rsidRDefault="00EC33A1" w:rsidP="00C42F84">
            <w:pPr>
              <w:pStyle w:val="a6"/>
              <w:keepNext/>
              <w:keepLines/>
              <w:numPr>
                <w:ilvl w:val="0"/>
                <w:numId w:val="36"/>
              </w:numPr>
              <w:tabs>
                <w:tab w:val="left" w:pos="459"/>
              </w:tabs>
              <w:spacing w:line="240" w:lineRule="auto"/>
              <w:ind w:left="34" w:firstLine="141"/>
              <w:jc w:val="left"/>
              <w:rPr>
                <w:rFonts w:eastAsia="Times New Roman"/>
                <w:sz w:val="24"/>
                <w:szCs w:val="24"/>
              </w:rPr>
            </w:pPr>
            <w:proofErr w:type="spellStart"/>
            <w:r>
              <w:rPr>
                <w:rFonts w:eastAsia="Times New Roman"/>
                <w:sz w:val="24"/>
                <w:szCs w:val="24"/>
              </w:rPr>
              <w:t>Тестировщик</w:t>
            </w:r>
            <w:proofErr w:type="spellEnd"/>
            <w:r>
              <w:rPr>
                <w:rFonts w:eastAsia="Times New Roman"/>
                <w:sz w:val="24"/>
                <w:szCs w:val="24"/>
              </w:rPr>
              <w:t xml:space="preserve"> </w:t>
            </w:r>
            <w:r>
              <w:rPr>
                <w:rFonts w:eastAsia="Times New Roman"/>
                <w:sz w:val="24"/>
                <w:szCs w:val="24"/>
                <w:lang w:val="en-US"/>
              </w:rPr>
              <w:t>[100%]</w:t>
            </w:r>
          </w:p>
        </w:tc>
        <w:tc>
          <w:tcPr>
            <w:tcW w:w="972" w:type="pct"/>
            <w:vAlign w:val="center"/>
          </w:tcPr>
          <w:p w14:paraId="3832AF5C" w14:textId="77777777" w:rsidR="00EC33A1" w:rsidRPr="00B24746" w:rsidRDefault="00EC33A1" w:rsidP="00C42F84">
            <w:pPr>
              <w:keepNext/>
              <w:keepLines/>
              <w:spacing w:line="240" w:lineRule="auto"/>
              <w:ind w:firstLine="0"/>
              <w:contextualSpacing/>
              <w:jc w:val="center"/>
              <w:rPr>
                <w:rFonts w:eastAsia="Times New Roman"/>
                <w:sz w:val="24"/>
                <w:szCs w:val="28"/>
              </w:rPr>
            </w:pPr>
            <w:r>
              <w:rPr>
                <w:rFonts w:eastAsia="Times New Roman"/>
                <w:sz w:val="24"/>
                <w:szCs w:val="28"/>
              </w:rPr>
              <w:t>5</w:t>
            </w:r>
          </w:p>
        </w:tc>
      </w:tr>
      <w:tr w:rsidR="00EC33A1" w:rsidRPr="00F364AC" w14:paraId="5182FC18" w14:textId="77777777" w:rsidTr="00C42F84">
        <w:trPr>
          <w:trHeight w:val="281"/>
          <w:tblHeader/>
        </w:trPr>
        <w:tc>
          <w:tcPr>
            <w:tcW w:w="425" w:type="pct"/>
            <w:vAlign w:val="center"/>
          </w:tcPr>
          <w:p w14:paraId="02340E31" w14:textId="77777777" w:rsidR="00EC33A1" w:rsidRDefault="00EC33A1" w:rsidP="00C42F84">
            <w:pPr>
              <w:keepNext/>
              <w:keepLines/>
              <w:spacing w:line="240" w:lineRule="auto"/>
              <w:ind w:firstLine="0"/>
              <w:contextualSpacing/>
              <w:jc w:val="center"/>
              <w:rPr>
                <w:rFonts w:eastAsia="Times New Roman"/>
                <w:sz w:val="24"/>
                <w:szCs w:val="28"/>
              </w:rPr>
            </w:pPr>
            <w:r>
              <w:rPr>
                <w:rFonts w:eastAsia="Times New Roman"/>
                <w:sz w:val="24"/>
                <w:szCs w:val="28"/>
              </w:rPr>
              <w:t>15</w:t>
            </w:r>
          </w:p>
        </w:tc>
        <w:tc>
          <w:tcPr>
            <w:tcW w:w="1176" w:type="pct"/>
            <w:vAlign w:val="center"/>
          </w:tcPr>
          <w:p w14:paraId="2211178A" w14:textId="77777777" w:rsidR="00EC33A1" w:rsidRPr="00E544F1" w:rsidRDefault="00EC33A1" w:rsidP="00C42F84">
            <w:pPr>
              <w:keepNext/>
              <w:keepLines/>
              <w:spacing w:line="240" w:lineRule="auto"/>
              <w:ind w:firstLine="0"/>
              <w:contextualSpacing/>
              <w:jc w:val="left"/>
              <w:rPr>
                <w:rFonts w:eastAsia="Times New Roman"/>
                <w:sz w:val="24"/>
                <w:szCs w:val="28"/>
              </w:rPr>
            </w:pPr>
            <w:r w:rsidRPr="009A4CA0">
              <w:rPr>
                <w:rFonts w:eastAsia="Times New Roman"/>
                <w:sz w:val="24"/>
                <w:szCs w:val="28"/>
              </w:rPr>
              <w:t>Тестирование работы клиентской части</w:t>
            </w:r>
          </w:p>
        </w:tc>
        <w:tc>
          <w:tcPr>
            <w:tcW w:w="2428" w:type="pct"/>
            <w:vAlign w:val="center"/>
          </w:tcPr>
          <w:p w14:paraId="04C0C349" w14:textId="77777777" w:rsidR="00EC33A1" w:rsidRPr="00B9601F" w:rsidRDefault="00EC33A1" w:rsidP="00C42F84">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721069D5" w14:textId="77777777" w:rsidR="00EC33A1" w:rsidRPr="00F32440" w:rsidRDefault="00EC33A1" w:rsidP="00C42F84">
            <w:pPr>
              <w:pStyle w:val="a6"/>
              <w:keepNext/>
              <w:keepLines/>
              <w:numPr>
                <w:ilvl w:val="0"/>
                <w:numId w:val="36"/>
              </w:numPr>
              <w:tabs>
                <w:tab w:val="left" w:pos="459"/>
              </w:tabs>
              <w:spacing w:line="240" w:lineRule="auto"/>
              <w:ind w:left="34" w:firstLine="141"/>
              <w:jc w:val="left"/>
              <w:rPr>
                <w:rFonts w:eastAsia="Times New Roman"/>
                <w:sz w:val="24"/>
                <w:szCs w:val="24"/>
              </w:rPr>
            </w:pPr>
            <w:proofErr w:type="spellStart"/>
            <w:r>
              <w:rPr>
                <w:rFonts w:eastAsia="Times New Roman"/>
                <w:sz w:val="24"/>
                <w:szCs w:val="24"/>
              </w:rPr>
              <w:t>Тестировщик</w:t>
            </w:r>
            <w:proofErr w:type="spellEnd"/>
            <w:r>
              <w:rPr>
                <w:rFonts w:eastAsia="Times New Roman"/>
                <w:sz w:val="24"/>
                <w:szCs w:val="24"/>
              </w:rPr>
              <w:t xml:space="preserve"> </w:t>
            </w:r>
            <w:r>
              <w:rPr>
                <w:rFonts w:eastAsia="Times New Roman"/>
                <w:sz w:val="24"/>
                <w:szCs w:val="24"/>
                <w:lang w:val="en-US"/>
              </w:rPr>
              <w:t>[100%]</w:t>
            </w:r>
          </w:p>
          <w:p w14:paraId="7AB917EC" w14:textId="77777777" w:rsidR="00EC33A1" w:rsidRPr="00180AEC" w:rsidRDefault="00EC33A1" w:rsidP="00C42F84">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 xml:space="preserve">разработчик </w:t>
            </w:r>
            <w:r>
              <w:rPr>
                <w:rFonts w:eastAsia="Times New Roman"/>
                <w:sz w:val="24"/>
                <w:szCs w:val="24"/>
                <w:lang w:val="en-US"/>
              </w:rPr>
              <w:t>[60%]</w:t>
            </w:r>
          </w:p>
        </w:tc>
        <w:tc>
          <w:tcPr>
            <w:tcW w:w="972" w:type="pct"/>
            <w:vAlign w:val="center"/>
          </w:tcPr>
          <w:p w14:paraId="29D7A934" w14:textId="77777777" w:rsidR="00EC33A1" w:rsidRPr="00B24746" w:rsidRDefault="00EC33A1" w:rsidP="00C42F84">
            <w:pPr>
              <w:keepNext/>
              <w:keepLines/>
              <w:spacing w:line="240" w:lineRule="auto"/>
              <w:ind w:firstLine="0"/>
              <w:contextualSpacing/>
              <w:jc w:val="center"/>
              <w:rPr>
                <w:rFonts w:eastAsia="Times New Roman"/>
                <w:sz w:val="24"/>
                <w:szCs w:val="28"/>
              </w:rPr>
            </w:pPr>
            <w:r>
              <w:rPr>
                <w:rFonts w:eastAsia="Times New Roman"/>
                <w:sz w:val="24"/>
                <w:szCs w:val="28"/>
              </w:rPr>
              <w:t>10</w:t>
            </w:r>
          </w:p>
        </w:tc>
      </w:tr>
      <w:tr w:rsidR="00EC33A1" w:rsidRPr="00F364AC" w14:paraId="6D0BBEBD" w14:textId="77777777" w:rsidTr="00C42F84">
        <w:trPr>
          <w:trHeight w:val="281"/>
          <w:tblHeader/>
        </w:trPr>
        <w:tc>
          <w:tcPr>
            <w:tcW w:w="425" w:type="pct"/>
            <w:vAlign w:val="center"/>
          </w:tcPr>
          <w:p w14:paraId="290DF425" w14:textId="77777777" w:rsidR="00EC33A1" w:rsidRDefault="00EC33A1" w:rsidP="00C42F84">
            <w:pPr>
              <w:keepNext/>
              <w:keepLines/>
              <w:spacing w:line="240" w:lineRule="auto"/>
              <w:ind w:firstLine="0"/>
              <w:contextualSpacing/>
              <w:jc w:val="center"/>
              <w:rPr>
                <w:rFonts w:eastAsia="Times New Roman"/>
                <w:sz w:val="24"/>
                <w:szCs w:val="28"/>
              </w:rPr>
            </w:pPr>
            <w:r>
              <w:rPr>
                <w:rFonts w:eastAsia="Times New Roman"/>
                <w:sz w:val="24"/>
                <w:szCs w:val="28"/>
              </w:rPr>
              <w:t>16</w:t>
            </w:r>
          </w:p>
        </w:tc>
        <w:tc>
          <w:tcPr>
            <w:tcW w:w="1176" w:type="pct"/>
            <w:vAlign w:val="center"/>
          </w:tcPr>
          <w:p w14:paraId="175BF79A" w14:textId="77777777" w:rsidR="00EC33A1" w:rsidRPr="00E544F1" w:rsidRDefault="00EC33A1" w:rsidP="00C42F84">
            <w:pPr>
              <w:keepNext/>
              <w:keepLines/>
              <w:spacing w:line="240" w:lineRule="auto"/>
              <w:ind w:firstLine="0"/>
              <w:contextualSpacing/>
              <w:jc w:val="left"/>
              <w:rPr>
                <w:rFonts w:eastAsia="Times New Roman"/>
                <w:sz w:val="24"/>
                <w:szCs w:val="28"/>
              </w:rPr>
            </w:pPr>
            <w:proofErr w:type="spellStart"/>
            <w:r w:rsidRPr="009A4CA0">
              <w:rPr>
                <w:rFonts w:eastAsia="Times New Roman"/>
                <w:sz w:val="24"/>
                <w:szCs w:val="28"/>
              </w:rPr>
              <w:t>Кроссбраузерное</w:t>
            </w:r>
            <w:proofErr w:type="spellEnd"/>
            <w:r w:rsidRPr="009A4CA0">
              <w:rPr>
                <w:rFonts w:eastAsia="Times New Roman"/>
                <w:sz w:val="24"/>
                <w:szCs w:val="28"/>
              </w:rPr>
              <w:t xml:space="preserve"> тестирование интерфейсов</w:t>
            </w:r>
          </w:p>
        </w:tc>
        <w:tc>
          <w:tcPr>
            <w:tcW w:w="2428" w:type="pct"/>
            <w:vAlign w:val="center"/>
          </w:tcPr>
          <w:p w14:paraId="3E367F59" w14:textId="77777777" w:rsidR="00EC33A1" w:rsidRPr="00B9601F" w:rsidRDefault="00EC33A1" w:rsidP="00C42F84">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4BC06035" w14:textId="77777777" w:rsidR="00EC33A1" w:rsidRPr="00F32440" w:rsidRDefault="00EC33A1" w:rsidP="00C42F84">
            <w:pPr>
              <w:pStyle w:val="a6"/>
              <w:keepNext/>
              <w:keepLines/>
              <w:numPr>
                <w:ilvl w:val="0"/>
                <w:numId w:val="36"/>
              </w:numPr>
              <w:tabs>
                <w:tab w:val="left" w:pos="459"/>
              </w:tabs>
              <w:spacing w:line="240" w:lineRule="auto"/>
              <w:ind w:left="34" w:firstLine="141"/>
              <w:jc w:val="left"/>
              <w:rPr>
                <w:rFonts w:eastAsia="Times New Roman"/>
                <w:sz w:val="24"/>
                <w:szCs w:val="24"/>
              </w:rPr>
            </w:pPr>
            <w:proofErr w:type="spellStart"/>
            <w:r>
              <w:rPr>
                <w:rFonts w:eastAsia="Times New Roman"/>
                <w:sz w:val="24"/>
                <w:szCs w:val="24"/>
              </w:rPr>
              <w:t>Тестировщик</w:t>
            </w:r>
            <w:proofErr w:type="spellEnd"/>
            <w:r>
              <w:rPr>
                <w:rFonts w:eastAsia="Times New Roman"/>
                <w:sz w:val="24"/>
                <w:szCs w:val="24"/>
              </w:rPr>
              <w:t xml:space="preserve"> </w:t>
            </w:r>
            <w:r>
              <w:rPr>
                <w:rFonts w:eastAsia="Times New Roman"/>
                <w:sz w:val="24"/>
                <w:szCs w:val="24"/>
                <w:lang w:val="en-US"/>
              </w:rPr>
              <w:t>[100%]</w:t>
            </w:r>
          </w:p>
          <w:p w14:paraId="2E37BA28" w14:textId="77777777" w:rsidR="00EC33A1" w:rsidRPr="00180AEC" w:rsidRDefault="00EC33A1" w:rsidP="00C42F84">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 xml:space="preserve">разработчик </w:t>
            </w:r>
            <w:r>
              <w:rPr>
                <w:rFonts w:eastAsia="Times New Roman"/>
                <w:sz w:val="24"/>
                <w:szCs w:val="24"/>
                <w:lang w:val="en-US"/>
              </w:rPr>
              <w:t>[60%]</w:t>
            </w:r>
          </w:p>
        </w:tc>
        <w:tc>
          <w:tcPr>
            <w:tcW w:w="972" w:type="pct"/>
            <w:vAlign w:val="center"/>
          </w:tcPr>
          <w:p w14:paraId="2AED4F66" w14:textId="77777777" w:rsidR="00EC33A1" w:rsidRPr="00B24746" w:rsidRDefault="00EC33A1" w:rsidP="00C42F84">
            <w:pPr>
              <w:keepNext/>
              <w:keepLines/>
              <w:spacing w:line="240" w:lineRule="auto"/>
              <w:ind w:firstLine="0"/>
              <w:contextualSpacing/>
              <w:jc w:val="center"/>
              <w:rPr>
                <w:rFonts w:eastAsia="Times New Roman"/>
                <w:sz w:val="24"/>
                <w:szCs w:val="28"/>
              </w:rPr>
            </w:pPr>
            <w:r>
              <w:rPr>
                <w:rFonts w:eastAsia="Times New Roman"/>
                <w:sz w:val="24"/>
                <w:szCs w:val="28"/>
              </w:rPr>
              <w:t>10</w:t>
            </w:r>
          </w:p>
        </w:tc>
      </w:tr>
      <w:tr w:rsidR="00EC33A1" w:rsidRPr="00F364AC" w14:paraId="4788A519" w14:textId="77777777" w:rsidTr="00C42F84">
        <w:trPr>
          <w:trHeight w:val="281"/>
          <w:tblHeader/>
        </w:trPr>
        <w:tc>
          <w:tcPr>
            <w:tcW w:w="425" w:type="pct"/>
            <w:vAlign w:val="center"/>
          </w:tcPr>
          <w:p w14:paraId="76A14BD2" w14:textId="77777777" w:rsidR="00EC33A1" w:rsidRDefault="00EC33A1" w:rsidP="00C42F84">
            <w:pPr>
              <w:keepNext/>
              <w:keepLines/>
              <w:spacing w:line="240" w:lineRule="auto"/>
              <w:ind w:firstLine="0"/>
              <w:contextualSpacing/>
              <w:jc w:val="center"/>
              <w:rPr>
                <w:rFonts w:eastAsia="Times New Roman"/>
                <w:sz w:val="24"/>
                <w:szCs w:val="28"/>
              </w:rPr>
            </w:pPr>
            <w:r>
              <w:rPr>
                <w:rFonts w:eastAsia="Times New Roman"/>
                <w:sz w:val="24"/>
                <w:szCs w:val="28"/>
              </w:rPr>
              <w:t>17</w:t>
            </w:r>
          </w:p>
        </w:tc>
        <w:tc>
          <w:tcPr>
            <w:tcW w:w="1176" w:type="pct"/>
            <w:vAlign w:val="center"/>
          </w:tcPr>
          <w:p w14:paraId="24E6BE89" w14:textId="77777777" w:rsidR="00EC33A1" w:rsidRPr="00E544F1" w:rsidRDefault="00EC33A1" w:rsidP="00C42F84">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пользовательской документации</w:t>
            </w:r>
          </w:p>
        </w:tc>
        <w:tc>
          <w:tcPr>
            <w:tcW w:w="2428" w:type="pct"/>
            <w:vAlign w:val="center"/>
          </w:tcPr>
          <w:p w14:paraId="4328625D" w14:textId="77777777" w:rsidR="00EC33A1" w:rsidRPr="00B9601F" w:rsidRDefault="00EC33A1" w:rsidP="00C42F84">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[100%]</w:t>
            </w:r>
          </w:p>
          <w:p w14:paraId="7F526665" w14:textId="77777777" w:rsidR="00EC33A1" w:rsidRPr="00F32440" w:rsidRDefault="00EC33A1" w:rsidP="00C42F84">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172F1E04" w14:textId="77777777" w:rsidR="00EC33A1" w:rsidRPr="00180AEC" w:rsidRDefault="00EC33A1" w:rsidP="00C42F84">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Системный аналитик </w:t>
            </w:r>
            <w:r>
              <w:rPr>
                <w:rFonts w:eastAsia="Times New Roman"/>
                <w:sz w:val="24"/>
                <w:szCs w:val="24"/>
                <w:lang w:val="en-US"/>
              </w:rPr>
              <w:t>[100%]</w:t>
            </w:r>
          </w:p>
        </w:tc>
        <w:tc>
          <w:tcPr>
            <w:tcW w:w="972" w:type="pct"/>
            <w:vAlign w:val="center"/>
          </w:tcPr>
          <w:p w14:paraId="059F3388" w14:textId="77777777" w:rsidR="00EC33A1" w:rsidRPr="00B24746" w:rsidRDefault="00EC33A1" w:rsidP="00C42F84">
            <w:pPr>
              <w:keepNext/>
              <w:keepLines/>
              <w:spacing w:line="240" w:lineRule="auto"/>
              <w:ind w:firstLine="0"/>
              <w:contextualSpacing/>
              <w:jc w:val="center"/>
              <w:rPr>
                <w:rFonts w:eastAsia="Times New Roman"/>
                <w:sz w:val="24"/>
                <w:szCs w:val="28"/>
              </w:rPr>
            </w:pPr>
            <w:r>
              <w:rPr>
                <w:rFonts w:eastAsia="Times New Roman"/>
                <w:sz w:val="24"/>
                <w:szCs w:val="28"/>
              </w:rPr>
              <w:t>4</w:t>
            </w:r>
          </w:p>
        </w:tc>
      </w:tr>
      <w:tr w:rsidR="00EC33A1" w:rsidRPr="00F364AC" w14:paraId="5E343450" w14:textId="77777777" w:rsidTr="00C42F84">
        <w:trPr>
          <w:trHeight w:val="281"/>
          <w:tblHeader/>
        </w:trPr>
        <w:tc>
          <w:tcPr>
            <w:tcW w:w="425" w:type="pct"/>
            <w:vAlign w:val="center"/>
          </w:tcPr>
          <w:p w14:paraId="60328EDD" w14:textId="77777777" w:rsidR="00EC33A1" w:rsidRDefault="00EC33A1" w:rsidP="00C42F84">
            <w:pPr>
              <w:keepNext/>
              <w:keepLines/>
              <w:spacing w:line="240" w:lineRule="auto"/>
              <w:ind w:firstLine="0"/>
              <w:contextualSpacing/>
              <w:jc w:val="center"/>
              <w:rPr>
                <w:rFonts w:eastAsia="Times New Roman"/>
                <w:sz w:val="24"/>
                <w:szCs w:val="28"/>
              </w:rPr>
            </w:pPr>
            <w:r>
              <w:rPr>
                <w:rFonts w:eastAsia="Times New Roman"/>
                <w:sz w:val="24"/>
                <w:szCs w:val="28"/>
              </w:rPr>
              <w:t>18</w:t>
            </w:r>
          </w:p>
        </w:tc>
        <w:tc>
          <w:tcPr>
            <w:tcW w:w="1176" w:type="pct"/>
            <w:vAlign w:val="center"/>
          </w:tcPr>
          <w:p w14:paraId="0E9FABE0" w14:textId="77777777" w:rsidR="00EC33A1" w:rsidRPr="00E544F1" w:rsidRDefault="00EC33A1" w:rsidP="00C42F84">
            <w:pPr>
              <w:keepNext/>
              <w:keepLines/>
              <w:spacing w:line="240" w:lineRule="auto"/>
              <w:ind w:firstLine="0"/>
              <w:contextualSpacing/>
              <w:jc w:val="left"/>
              <w:rPr>
                <w:rFonts w:eastAsia="Times New Roman"/>
                <w:sz w:val="24"/>
                <w:szCs w:val="28"/>
              </w:rPr>
            </w:pPr>
            <w:r w:rsidRPr="009A4CA0">
              <w:rPr>
                <w:rFonts w:eastAsia="Times New Roman"/>
                <w:sz w:val="24"/>
                <w:szCs w:val="28"/>
              </w:rPr>
              <w:t>Внедрение ПО</w:t>
            </w:r>
          </w:p>
        </w:tc>
        <w:tc>
          <w:tcPr>
            <w:tcW w:w="2428" w:type="pct"/>
            <w:vAlign w:val="center"/>
          </w:tcPr>
          <w:p w14:paraId="1E915FF5" w14:textId="77777777" w:rsidR="00EC33A1" w:rsidRPr="00B9601F" w:rsidRDefault="00EC33A1" w:rsidP="00C42F84">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[50%]</w:t>
            </w:r>
          </w:p>
          <w:p w14:paraId="4A1AFA98" w14:textId="77777777" w:rsidR="00EC33A1" w:rsidRPr="00180AEC" w:rsidRDefault="00EC33A1" w:rsidP="00C42F84">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Специалист по внедрению </w:t>
            </w:r>
            <w:r>
              <w:rPr>
                <w:rFonts w:eastAsia="Times New Roman"/>
                <w:sz w:val="24"/>
                <w:szCs w:val="24"/>
                <w:lang w:val="en-US"/>
              </w:rPr>
              <w:t>[100%]</w:t>
            </w:r>
          </w:p>
        </w:tc>
        <w:tc>
          <w:tcPr>
            <w:tcW w:w="972" w:type="pct"/>
            <w:vAlign w:val="center"/>
          </w:tcPr>
          <w:p w14:paraId="080C62BA" w14:textId="77777777" w:rsidR="00EC33A1" w:rsidRPr="00B24746" w:rsidRDefault="00EC33A1" w:rsidP="00C42F84">
            <w:pPr>
              <w:keepNext/>
              <w:keepLines/>
              <w:spacing w:line="240" w:lineRule="auto"/>
              <w:ind w:firstLine="0"/>
              <w:contextualSpacing/>
              <w:jc w:val="center"/>
              <w:rPr>
                <w:rFonts w:eastAsia="Times New Roman"/>
                <w:sz w:val="24"/>
                <w:szCs w:val="28"/>
              </w:rPr>
            </w:pPr>
            <w:r>
              <w:rPr>
                <w:rFonts w:eastAsia="Times New Roman"/>
                <w:sz w:val="24"/>
                <w:szCs w:val="28"/>
              </w:rPr>
              <w:t>3</w:t>
            </w:r>
          </w:p>
        </w:tc>
      </w:tr>
    </w:tbl>
    <w:p w14:paraId="0B3F2644" w14:textId="77777777" w:rsidR="00FA2C17" w:rsidRPr="00661D92" w:rsidRDefault="00FA2C17" w:rsidP="00EC33A1"/>
    <w:p w14:paraId="10ABBD29" w14:textId="7A6B2FC2" w:rsidR="00FA2C17" w:rsidRDefault="00FA2C17" w:rsidP="00FA2C17">
      <w:pPr>
        <w:contextualSpacing/>
        <w:rPr>
          <w:rFonts w:eastAsia="Times New Roman"/>
        </w:rPr>
      </w:pPr>
      <w:r>
        <w:rPr>
          <w:rFonts w:eastAsia="Times New Roman"/>
        </w:rPr>
        <w:t xml:space="preserve">При реализации данного проекта </w:t>
      </w:r>
      <w:r w:rsidR="003010BB">
        <w:rPr>
          <w:rFonts w:eastAsia="Times New Roman"/>
        </w:rPr>
        <w:t>часть работ</w:t>
      </w:r>
      <w:r>
        <w:rPr>
          <w:rFonts w:eastAsia="Times New Roman"/>
        </w:rPr>
        <w:t xml:space="preserve"> </w:t>
      </w:r>
      <w:r w:rsidR="003010BB">
        <w:rPr>
          <w:rFonts w:eastAsia="Times New Roman"/>
        </w:rPr>
        <w:t>выполняе</w:t>
      </w:r>
      <w:r>
        <w:rPr>
          <w:rFonts w:eastAsia="Times New Roman"/>
        </w:rPr>
        <w:t>тся</w:t>
      </w:r>
      <w:r w:rsidR="003010BB">
        <w:rPr>
          <w:rFonts w:eastAsia="Times New Roman"/>
        </w:rPr>
        <w:t xml:space="preserve"> параллельно</w:t>
      </w:r>
      <w:r>
        <w:rPr>
          <w:rFonts w:eastAsia="Times New Roman"/>
        </w:rPr>
        <w:t xml:space="preserve">. Диаграмма </w:t>
      </w:r>
      <w:proofErr w:type="spellStart"/>
      <w:r>
        <w:rPr>
          <w:rFonts w:eastAsia="Times New Roman"/>
        </w:rPr>
        <w:t>Ганта</w:t>
      </w:r>
      <w:proofErr w:type="spellEnd"/>
      <w:r>
        <w:rPr>
          <w:rFonts w:eastAsia="Times New Roman"/>
        </w:rPr>
        <w:t xml:space="preserve"> приведена на рис. 5.2. Графическое представление диаграммы </w:t>
      </w:r>
      <w:proofErr w:type="spellStart"/>
      <w:r>
        <w:rPr>
          <w:rFonts w:eastAsia="Times New Roman"/>
        </w:rPr>
        <w:t>Ганта</w:t>
      </w:r>
      <w:proofErr w:type="spellEnd"/>
      <w:r>
        <w:rPr>
          <w:rFonts w:eastAsia="Times New Roman"/>
        </w:rPr>
        <w:t xml:space="preserve"> показано на рис. 5.3.</w:t>
      </w:r>
    </w:p>
    <w:p w14:paraId="27847D70" w14:textId="77777777" w:rsidR="00FA2C17" w:rsidRPr="006A4450" w:rsidRDefault="00FA2C17" w:rsidP="00FA2C17">
      <w:pPr>
        <w:ind w:firstLine="0"/>
        <w:contextualSpacing/>
        <w:rPr>
          <w:rFonts w:eastAsia="Times New Roman"/>
        </w:rPr>
      </w:pPr>
      <w:r w:rsidRPr="00F32440">
        <w:rPr>
          <w:rFonts w:eastAsia="Times New Roman"/>
          <w:noProof/>
          <w:lang w:eastAsia="ru-RU"/>
        </w:rPr>
        <w:lastRenderedPageBreak/>
        <w:drawing>
          <wp:inline distT="0" distB="0" distL="0" distR="0" wp14:anchorId="6063655A" wp14:editId="60342308">
            <wp:extent cx="5601482" cy="586821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1482" cy="5868219"/>
                    </a:xfrm>
                    <a:prstGeom prst="rect">
                      <a:avLst/>
                    </a:prstGeom>
                  </pic:spPr>
                </pic:pic>
              </a:graphicData>
            </a:graphic>
          </wp:inline>
        </w:drawing>
      </w:r>
    </w:p>
    <w:p w14:paraId="20CD01FA" w14:textId="77777777" w:rsidR="00FA2C17" w:rsidRPr="00983622" w:rsidRDefault="00FA2C17" w:rsidP="00FA2C17">
      <w:pPr>
        <w:pStyle w:val="ad"/>
      </w:pPr>
      <w:r w:rsidRPr="00983622">
        <w:t xml:space="preserve">Рис. </w:t>
      </w:r>
      <w:r>
        <w:t>5</w:t>
      </w:r>
      <w:r w:rsidRPr="00983622">
        <w:t xml:space="preserve">.2. </w:t>
      </w:r>
      <w:r>
        <w:t xml:space="preserve">Табличное представление Диаграммы </w:t>
      </w:r>
      <w:proofErr w:type="spellStart"/>
      <w:r w:rsidRPr="00983622">
        <w:t>Ганта</w:t>
      </w:r>
      <w:proofErr w:type="spellEnd"/>
    </w:p>
    <w:p w14:paraId="73D18C33" w14:textId="77777777" w:rsidR="00FA2C17" w:rsidRDefault="00FA2C17" w:rsidP="00FA2C17">
      <w:pPr>
        <w:ind w:firstLine="0"/>
        <w:contextualSpacing/>
        <w:rPr>
          <w:rFonts w:eastAsia="Times New Roman"/>
        </w:rPr>
      </w:pPr>
      <w:r w:rsidRPr="00F32440">
        <w:rPr>
          <w:rFonts w:eastAsia="Times New Roman"/>
          <w:noProof/>
          <w:lang w:eastAsia="ru-RU"/>
        </w:rPr>
        <w:lastRenderedPageBreak/>
        <w:drawing>
          <wp:inline distT="0" distB="0" distL="0" distR="0" wp14:anchorId="4B30D4FA" wp14:editId="2B676A51">
            <wp:extent cx="6120130" cy="375348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753485"/>
                    </a:xfrm>
                    <a:prstGeom prst="rect">
                      <a:avLst/>
                    </a:prstGeom>
                  </pic:spPr>
                </pic:pic>
              </a:graphicData>
            </a:graphic>
          </wp:inline>
        </w:drawing>
      </w:r>
    </w:p>
    <w:p w14:paraId="48FC87CF" w14:textId="77777777" w:rsidR="00FA2C17" w:rsidRPr="00983622" w:rsidRDefault="00FA2C17" w:rsidP="00FA2C17">
      <w:pPr>
        <w:pStyle w:val="ad"/>
      </w:pPr>
      <w:r>
        <w:t>Рис. 5.3</w:t>
      </w:r>
      <w:r w:rsidRPr="00983622">
        <w:t xml:space="preserve">. </w:t>
      </w:r>
      <w:r>
        <w:t>Графическое представление Диаграммы</w:t>
      </w:r>
      <w:r w:rsidRPr="00983622">
        <w:t xml:space="preserve"> </w:t>
      </w:r>
      <w:proofErr w:type="spellStart"/>
      <w:r w:rsidRPr="00983622">
        <w:t>Ганта</w:t>
      </w:r>
      <w:proofErr w:type="spellEnd"/>
    </w:p>
    <w:p w14:paraId="1AF2FB6D" w14:textId="77777777" w:rsidR="00FA2C17" w:rsidRDefault="00FA2C17" w:rsidP="00FA2C17">
      <w:pPr>
        <w:contextualSpacing/>
        <w:rPr>
          <w:rFonts w:eastAsia="Times New Roman"/>
        </w:rPr>
      </w:pPr>
    </w:p>
    <w:p w14:paraId="76A4354C" w14:textId="77777777" w:rsidR="00FA2C17" w:rsidRDefault="00FA2C17" w:rsidP="00FA2C17">
      <w:pPr>
        <w:contextualSpacing/>
        <w:rPr>
          <w:rFonts w:eastAsia="Times New Roman"/>
          <w:b/>
        </w:rPr>
      </w:pPr>
      <w:r>
        <w:rPr>
          <w:rFonts w:eastAsia="Times New Roman"/>
        </w:rPr>
        <w:t>Исходя из длительности работ и коэффициента загрузки членов проектной команды, определим их трудозатраты при реализации проекта (табл. 5.2).</w:t>
      </w:r>
    </w:p>
    <w:tbl>
      <w:tblPr>
        <w:tblpPr w:leftFromText="180" w:rightFromText="180" w:vertAnchor="text" w:horzAnchor="margin" w:tblpY="1027"/>
        <w:tblW w:w="494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658"/>
        <w:gridCol w:w="5123"/>
        <w:gridCol w:w="3737"/>
      </w:tblGrid>
      <w:tr w:rsidR="00FA2C17" w14:paraId="5BDD0472" w14:textId="77777777" w:rsidTr="00CA25EA">
        <w:trPr>
          <w:trHeight w:val="556"/>
        </w:trPr>
        <w:tc>
          <w:tcPr>
            <w:tcW w:w="346" w:type="pct"/>
            <w:vAlign w:val="center"/>
          </w:tcPr>
          <w:p w14:paraId="149DA75D" w14:textId="77777777" w:rsidR="00FA2C17" w:rsidRPr="00BE349A" w:rsidRDefault="00FA2C17" w:rsidP="00CA25EA">
            <w:pPr>
              <w:keepNext/>
              <w:keepLines/>
              <w:spacing w:line="240" w:lineRule="auto"/>
              <w:ind w:right="-108" w:firstLine="0"/>
              <w:contextualSpacing/>
              <w:jc w:val="center"/>
              <w:rPr>
                <w:rFonts w:eastAsia="Times New Roman"/>
                <w:b/>
                <w:sz w:val="24"/>
                <w:szCs w:val="24"/>
              </w:rPr>
            </w:pPr>
            <w:r>
              <w:rPr>
                <w:rFonts w:eastAsia="Times New Roman"/>
                <w:b/>
                <w:sz w:val="24"/>
                <w:szCs w:val="24"/>
              </w:rPr>
              <w:t>№</w:t>
            </w:r>
          </w:p>
        </w:tc>
        <w:tc>
          <w:tcPr>
            <w:tcW w:w="2691" w:type="pct"/>
            <w:vAlign w:val="center"/>
          </w:tcPr>
          <w:p w14:paraId="7F2A4CE9" w14:textId="77777777" w:rsidR="00FA2C17" w:rsidRPr="00BE349A" w:rsidRDefault="00FA2C17" w:rsidP="00CA25EA">
            <w:pPr>
              <w:keepNext/>
              <w:keepLines/>
              <w:spacing w:line="240" w:lineRule="auto"/>
              <w:ind w:firstLine="0"/>
              <w:contextualSpacing/>
              <w:jc w:val="center"/>
              <w:rPr>
                <w:rFonts w:eastAsia="Times New Roman"/>
                <w:b/>
                <w:sz w:val="24"/>
                <w:szCs w:val="24"/>
              </w:rPr>
            </w:pPr>
            <w:r>
              <w:rPr>
                <w:rFonts w:eastAsia="Times New Roman"/>
                <w:b/>
                <w:sz w:val="24"/>
                <w:szCs w:val="24"/>
              </w:rPr>
              <w:t>Исполнитель</w:t>
            </w:r>
          </w:p>
        </w:tc>
        <w:tc>
          <w:tcPr>
            <w:tcW w:w="1963" w:type="pct"/>
            <w:vAlign w:val="center"/>
          </w:tcPr>
          <w:p w14:paraId="14D57458" w14:textId="77777777" w:rsidR="00FA2C17" w:rsidRDefault="00FA2C17" w:rsidP="00CA25EA">
            <w:pPr>
              <w:keepNext/>
              <w:keepLines/>
              <w:spacing w:line="240" w:lineRule="auto"/>
              <w:ind w:firstLine="0"/>
              <w:contextualSpacing/>
              <w:jc w:val="center"/>
              <w:rPr>
                <w:rFonts w:eastAsia="Times New Roman"/>
                <w:b/>
                <w:sz w:val="24"/>
                <w:szCs w:val="24"/>
              </w:rPr>
            </w:pPr>
            <w:r>
              <w:rPr>
                <w:rFonts w:eastAsia="Times New Roman"/>
                <w:b/>
                <w:sz w:val="24"/>
                <w:szCs w:val="24"/>
              </w:rPr>
              <w:t>Трудозатраты, человеко-часов</w:t>
            </w:r>
          </w:p>
        </w:tc>
      </w:tr>
      <w:tr w:rsidR="00FA2C17" w14:paraId="5BE49A02" w14:textId="77777777" w:rsidTr="00CA25EA">
        <w:trPr>
          <w:trHeight w:val="417"/>
        </w:trPr>
        <w:tc>
          <w:tcPr>
            <w:tcW w:w="346" w:type="pct"/>
            <w:vAlign w:val="center"/>
          </w:tcPr>
          <w:p w14:paraId="49007742" w14:textId="77777777" w:rsidR="00FA2C17" w:rsidRPr="00A2676E" w:rsidRDefault="00FA2C17" w:rsidP="00CA25EA">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1</w:t>
            </w:r>
          </w:p>
        </w:tc>
        <w:tc>
          <w:tcPr>
            <w:tcW w:w="2691" w:type="pct"/>
          </w:tcPr>
          <w:p w14:paraId="31EC03C2" w14:textId="77777777" w:rsidR="00FA2C17" w:rsidRPr="00A2676E" w:rsidRDefault="00FA2C17" w:rsidP="00CA25EA">
            <w:pPr>
              <w:pStyle w:val="ac"/>
              <w:spacing w:before="0" w:beforeAutospacing="0" w:after="0" w:afterAutospacing="0"/>
              <w:rPr>
                <w:szCs w:val="28"/>
              </w:rPr>
            </w:pPr>
            <w:r w:rsidRPr="00A2676E">
              <w:rPr>
                <w:szCs w:val="28"/>
              </w:rPr>
              <w:t>Менеджер проекта</w:t>
            </w:r>
          </w:p>
        </w:tc>
        <w:tc>
          <w:tcPr>
            <w:tcW w:w="1963" w:type="pct"/>
          </w:tcPr>
          <w:p w14:paraId="4658E8B7" w14:textId="77777777" w:rsidR="00FA2C17" w:rsidRPr="00A2676E" w:rsidRDefault="00FA2C17" w:rsidP="00CA25EA">
            <w:pPr>
              <w:pStyle w:val="ac"/>
              <w:spacing w:before="0" w:beforeAutospacing="0" w:after="0" w:afterAutospacing="0"/>
              <w:rPr>
                <w:szCs w:val="28"/>
              </w:rPr>
            </w:pPr>
            <w:r w:rsidRPr="00A2676E">
              <w:rPr>
                <w:szCs w:val="28"/>
              </w:rPr>
              <w:t>280,</w:t>
            </w:r>
            <w:r>
              <w:rPr>
                <w:szCs w:val="28"/>
              </w:rPr>
              <w:t>4</w:t>
            </w:r>
          </w:p>
        </w:tc>
      </w:tr>
      <w:tr w:rsidR="00FA2C17" w14:paraId="48759B14" w14:textId="77777777" w:rsidTr="00CA25EA">
        <w:trPr>
          <w:trHeight w:val="417"/>
        </w:trPr>
        <w:tc>
          <w:tcPr>
            <w:tcW w:w="346" w:type="pct"/>
            <w:vAlign w:val="center"/>
          </w:tcPr>
          <w:p w14:paraId="6BF51D49" w14:textId="77777777" w:rsidR="00FA2C17" w:rsidRPr="00A2676E" w:rsidRDefault="00FA2C17" w:rsidP="00CA25EA">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2</w:t>
            </w:r>
          </w:p>
        </w:tc>
        <w:tc>
          <w:tcPr>
            <w:tcW w:w="2691" w:type="pct"/>
          </w:tcPr>
          <w:p w14:paraId="35715C33" w14:textId="77777777" w:rsidR="00FA2C17" w:rsidRPr="00A2676E" w:rsidRDefault="00FA2C17" w:rsidP="00CA25EA">
            <w:pPr>
              <w:pStyle w:val="ac"/>
              <w:spacing w:before="0" w:beforeAutospacing="0" w:after="0" w:afterAutospacing="0"/>
              <w:rPr>
                <w:szCs w:val="28"/>
              </w:rPr>
            </w:pPr>
            <w:proofErr w:type="spellStart"/>
            <w:r w:rsidRPr="00A2676E">
              <w:rPr>
                <w:color w:val="000000" w:themeColor="text1"/>
                <w:szCs w:val="28"/>
                <w:lang w:val="en-US"/>
              </w:rPr>
              <w:t>Бизнес-аналитик</w:t>
            </w:r>
            <w:proofErr w:type="spellEnd"/>
          </w:p>
        </w:tc>
        <w:tc>
          <w:tcPr>
            <w:tcW w:w="1963" w:type="pct"/>
          </w:tcPr>
          <w:p w14:paraId="58EAF2E8" w14:textId="77777777" w:rsidR="00FA2C17" w:rsidRPr="00A2676E" w:rsidRDefault="00FA2C17" w:rsidP="00CA25EA">
            <w:pPr>
              <w:pStyle w:val="ac"/>
              <w:spacing w:before="0" w:beforeAutospacing="0" w:after="0" w:afterAutospacing="0"/>
              <w:rPr>
                <w:szCs w:val="28"/>
              </w:rPr>
            </w:pPr>
            <w:r>
              <w:rPr>
                <w:color w:val="000000" w:themeColor="text1"/>
                <w:szCs w:val="28"/>
                <w:lang w:val="en-US"/>
              </w:rPr>
              <w:t>230,4</w:t>
            </w:r>
          </w:p>
        </w:tc>
      </w:tr>
      <w:tr w:rsidR="00FA2C17" w14:paraId="1A61C15D" w14:textId="77777777" w:rsidTr="00CA25EA">
        <w:trPr>
          <w:trHeight w:val="417"/>
        </w:trPr>
        <w:tc>
          <w:tcPr>
            <w:tcW w:w="346" w:type="pct"/>
            <w:vAlign w:val="center"/>
          </w:tcPr>
          <w:p w14:paraId="62CB1E36" w14:textId="77777777" w:rsidR="00FA2C17" w:rsidRPr="00A2676E" w:rsidRDefault="00FA2C17" w:rsidP="00CA25EA">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3</w:t>
            </w:r>
          </w:p>
        </w:tc>
        <w:tc>
          <w:tcPr>
            <w:tcW w:w="2691" w:type="pct"/>
          </w:tcPr>
          <w:p w14:paraId="2552F68E" w14:textId="77777777" w:rsidR="00FA2C17" w:rsidRPr="00A2676E" w:rsidRDefault="00FA2C17" w:rsidP="00CA25EA">
            <w:pPr>
              <w:pStyle w:val="ac"/>
              <w:spacing w:before="0" w:beforeAutospacing="0" w:after="0" w:afterAutospacing="0"/>
              <w:rPr>
                <w:szCs w:val="28"/>
              </w:rPr>
            </w:pPr>
            <w:proofErr w:type="spellStart"/>
            <w:r w:rsidRPr="00A2676E">
              <w:rPr>
                <w:color w:val="000000" w:themeColor="text1"/>
                <w:szCs w:val="28"/>
                <w:lang w:val="en-US"/>
              </w:rPr>
              <w:t>Системный</w:t>
            </w:r>
            <w:proofErr w:type="spellEnd"/>
            <w:r w:rsidRPr="00A2676E">
              <w:rPr>
                <w:color w:val="000000" w:themeColor="text1"/>
                <w:szCs w:val="28"/>
                <w:lang w:val="en-US"/>
              </w:rPr>
              <w:t xml:space="preserve"> </w:t>
            </w:r>
            <w:proofErr w:type="spellStart"/>
            <w:r w:rsidRPr="00A2676E">
              <w:rPr>
                <w:color w:val="000000" w:themeColor="text1"/>
                <w:szCs w:val="28"/>
                <w:lang w:val="en-US"/>
              </w:rPr>
              <w:t>аналитик</w:t>
            </w:r>
            <w:proofErr w:type="spellEnd"/>
          </w:p>
        </w:tc>
        <w:tc>
          <w:tcPr>
            <w:tcW w:w="1963" w:type="pct"/>
          </w:tcPr>
          <w:p w14:paraId="7AC95F81" w14:textId="77777777" w:rsidR="00FA2C17" w:rsidRPr="00A2676E" w:rsidRDefault="00FA2C17" w:rsidP="00CA25EA">
            <w:pPr>
              <w:pStyle w:val="ac"/>
              <w:spacing w:before="0" w:beforeAutospacing="0" w:after="0" w:afterAutospacing="0"/>
              <w:rPr>
                <w:szCs w:val="28"/>
              </w:rPr>
            </w:pPr>
            <w:r>
              <w:rPr>
                <w:color w:val="000000" w:themeColor="text1"/>
                <w:szCs w:val="28"/>
                <w:lang w:val="en-US"/>
              </w:rPr>
              <w:t>144</w:t>
            </w:r>
          </w:p>
        </w:tc>
      </w:tr>
      <w:tr w:rsidR="00FA2C17" w14:paraId="5265A2C5" w14:textId="77777777" w:rsidTr="00CA25EA">
        <w:trPr>
          <w:trHeight w:val="417"/>
        </w:trPr>
        <w:tc>
          <w:tcPr>
            <w:tcW w:w="346" w:type="pct"/>
            <w:vAlign w:val="center"/>
          </w:tcPr>
          <w:p w14:paraId="3343DD09" w14:textId="77777777" w:rsidR="00FA2C17" w:rsidRPr="00A2676E" w:rsidRDefault="00FA2C17" w:rsidP="00CA25EA">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4</w:t>
            </w:r>
          </w:p>
        </w:tc>
        <w:tc>
          <w:tcPr>
            <w:tcW w:w="2691" w:type="pct"/>
          </w:tcPr>
          <w:p w14:paraId="4D836A5A" w14:textId="77777777" w:rsidR="00FA2C17" w:rsidRPr="00A2676E" w:rsidRDefault="00FA2C17" w:rsidP="00CA25EA">
            <w:pPr>
              <w:pStyle w:val="ac"/>
              <w:spacing w:before="0" w:beforeAutospacing="0" w:after="0" w:afterAutospacing="0"/>
              <w:rPr>
                <w:szCs w:val="28"/>
              </w:rPr>
            </w:pPr>
            <w:proofErr w:type="spellStart"/>
            <w:r w:rsidRPr="00A2676E">
              <w:rPr>
                <w:color w:val="000000" w:themeColor="text1"/>
                <w:szCs w:val="28"/>
                <w:lang w:val="en-US"/>
              </w:rPr>
              <w:t>Тестировщик</w:t>
            </w:r>
            <w:proofErr w:type="spellEnd"/>
          </w:p>
        </w:tc>
        <w:tc>
          <w:tcPr>
            <w:tcW w:w="1963" w:type="pct"/>
          </w:tcPr>
          <w:p w14:paraId="4593CE7E" w14:textId="77777777" w:rsidR="00FA2C17" w:rsidRPr="00A2676E" w:rsidRDefault="00FA2C17" w:rsidP="00CA25EA">
            <w:pPr>
              <w:pStyle w:val="ac"/>
              <w:spacing w:before="0" w:beforeAutospacing="0" w:after="0" w:afterAutospacing="0"/>
              <w:rPr>
                <w:szCs w:val="28"/>
              </w:rPr>
            </w:pPr>
            <w:r>
              <w:rPr>
                <w:color w:val="000000" w:themeColor="text1"/>
                <w:szCs w:val="28"/>
                <w:lang w:val="en-US"/>
              </w:rPr>
              <w:t>256</w:t>
            </w:r>
          </w:p>
        </w:tc>
      </w:tr>
      <w:tr w:rsidR="00FA2C17" w14:paraId="6AD7025F" w14:textId="77777777" w:rsidTr="00CA25EA">
        <w:trPr>
          <w:trHeight w:val="417"/>
        </w:trPr>
        <w:tc>
          <w:tcPr>
            <w:tcW w:w="346" w:type="pct"/>
            <w:vAlign w:val="center"/>
          </w:tcPr>
          <w:p w14:paraId="20224818" w14:textId="77777777" w:rsidR="00FA2C17" w:rsidRPr="00A2676E" w:rsidRDefault="00FA2C17" w:rsidP="00CA25EA">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5</w:t>
            </w:r>
          </w:p>
        </w:tc>
        <w:tc>
          <w:tcPr>
            <w:tcW w:w="2691" w:type="pct"/>
          </w:tcPr>
          <w:p w14:paraId="5E34831B" w14:textId="77777777" w:rsidR="00FA2C17" w:rsidRPr="00A2676E" w:rsidRDefault="00FA2C17" w:rsidP="00CA25EA">
            <w:pPr>
              <w:pStyle w:val="ac"/>
              <w:spacing w:before="0" w:beforeAutospacing="0" w:after="0" w:afterAutospacing="0"/>
              <w:rPr>
                <w:szCs w:val="28"/>
              </w:rPr>
            </w:pPr>
            <w:proofErr w:type="spellStart"/>
            <w:r w:rsidRPr="00A2676E">
              <w:rPr>
                <w:color w:val="000000" w:themeColor="text1"/>
                <w:szCs w:val="28"/>
                <w:lang w:val="en-US"/>
              </w:rPr>
              <w:t>Специалист</w:t>
            </w:r>
            <w:proofErr w:type="spellEnd"/>
            <w:r w:rsidRPr="00A2676E">
              <w:rPr>
                <w:color w:val="000000" w:themeColor="text1"/>
                <w:szCs w:val="28"/>
                <w:lang w:val="en-US"/>
              </w:rPr>
              <w:t xml:space="preserve"> </w:t>
            </w:r>
            <w:proofErr w:type="spellStart"/>
            <w:r w:rsidRPr="00A2676E">
              <w:rPr>
                <w:color w:val="000000" w:themeColor="text1"/>
                <w:szCs w:val="28"/>
                <w:lang w:val="en-US"/>
              </w:rPr>
              <w:t>по</w:t>
            </w:r>
            <w:proofErr w:type="spellEnd"/>
            <w:r w:rsidRPr="00A2676E">
              <w:rPr>
                <w:color w:val="000000" w:themeColor="text1"/>
                <w:szCs w:val="28"/>
                <w:lang w:val="en-US"/>
              </w:rPr>
              <w:t xml:space="preserve"> </w:t>
            </w:r>
            <w:proofErr w:type="spellStart"/>
            <w:r w:rsidRPr="00A2676E">
              <w:rPr>
                <w:color w:val="000000" w:themeColor="text1"/>
                <w:szCs w:val="28"/>
                <w:lang w:val="en-US"/>
              </w:rPr>
              <w:t>внедрению</w:t>
            </w:r>
            <w:proofErr w:type="spellEnd"/>
          </w:p>
        </w:tc>
        <w:tc>
          <w:tcPr>
            <w:tcW w:w="1963" w:type="pct"/>
          </w:tcPr>
          <w:p w14:paraId="1F967A1A" w14:textId="77777777" w:rsidR="00FA2C17" w:rsidRPr="00A2676E" w:rsidRDefault="00FA2C17" w:rsidP="00CA25EA">
            <w:pPr>
              <w:pStyle w:val="ac"/>
              <w:spacing w:before="0" w:beforeAutospacing="0" w:after="0" w:afterAutospacing="0"/>
              <w:rPr>
                <w:szCs w:val="28"/>
              </w:rPr>
            </w:pPr>
            <w:r>
              <w:rPr>
                <w:color w:val="000000" w:themeColor="text1"/>
                <w:szCs w:val="28"/>
                <w:lang w:val="en-US"/>
              </w:rPr>
              <w:t>80</w:t>
            </w:r>
          </w:p>
        </w:tc>
      </w:tr>
      <w:tr w:rsidR="00FA2C17" w14:paraId="4EBCC9C1" w14:textId="77777777" w:rsidTr="00CA25EA">
        <w:trPr>
          <w:trHeight w:val="417"/>
        </w:trPr>
        <w:tc>
          <w:tcPr>
            <w:tcW w:w="346" w:type="pct"/>
            <w:vAlign w:val="center"/>
          </w:tcPr>
          <w:p w14:paraId="5582E8ED" w14:textId="77777777" w:rsidR="00FA2C17" w:rsidRPr="00A2676E" w:rsidRDefault="00FA2C17" w:rsidP="00CA25EA">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6</w:t>
            </w:r>
          </w:p>
        </w:tc>
        <w:tc>
          <w:tcPr>
            <w:tcW w:w="2691" w:type="pct"/>
          </w:tcPr>
          <w:p w14:paraId="1A2EB407" w14:textId="77777777" w:rsidR="00FA2C17" w:rsidRPr="00A2676E" w:rsidRDefault="00FA2C17" w:rsidP="00CA25EA">
            <w:pPr>
              <w:pStyle w:val="ac"/>
              <w:spacing w:before="0" w:beforeAutospacing="0" w:after="0" w:afterAutospacing="0"/>
              <w:rPr>
                <w:szCs w:val="28"/>
              </w:rPr>
            </w:pPr>
            <w:proofErr w:type="spellStart"/>
            <w:r w:rsidRPr="00A2676E">
              <w:rPr>
                <w:color w:val="000000" w:themeColor="text1"/>
                <w:szCs w:val="28"/>
                <w:lang w:val="en-US"/>
              </w:rPr>
              <w:t>Дизайнер</w:t>
            </w:r>
            <w:proofErr w:type="spellEnd"/>
          </w:p>
        </w:tc>
        <w:tc>
          <w:tcPr>
            <w:tcW w:w="1963" w:type="pct"/>
          </w:tcPr>
          <w:p w14:paraId="0CBD218D" w14:textId="77777777" w:rsidR="00FA2C17" w:rsidRPr="00A2676E" w:rsidRDefault="00FA2C17" w:rsidP="00CA25EA">
            <w:pPr>
              <w:pStyle w:val="ac"/>
              <w:spacing w:before="0" w:beforeAutospacing="0" w:after="0" w:afterAutospacing="0"/>
              <w:rPr>
                <w:szCs w:val="28"/>
              </w:rPr>
            </w:pPr>
            <w:r>
              <w:rPr>
                <w:color w:val="000000" w:themeColor="text1"/>
                <w:szCs w:val="28"/>
                <w:lang w:val="en-US"/>
              </w:rPr>
              <w:t>48</w:t>
            </w:r>
          </w:p>
        </w:tc>
      </w:tr>
      <w:tr w:rsidR="00FA2C17" w14:paraId="7A2159B8" w14:textId="77777777" w:rsidTr="00CA25EA">
        <w:trPr>
          <w:trHeight w:val="417"/>
        </w:trPr>
        <w:tc>
          <w:tcPr>
            <w:tcW w:w="346" w:type="pct"/>
            <w:vAlign w:val="center"/>
          </w:tcPr>
          <w:p w14:paraId="3B94DF69" w14:textId="77777777" w:rsidR="00FA2C17" w:rsidRPr="00A2676E" w:rsidRDefault="00FA2C17" w:rsidP="00CA25EA">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7</w:t>
            </w:r>
          </w:p>
        </w:tc>
        <w:tc>
          <w:tcPr>
            <w:tcW w:w="2691" w:type="pct"/>
          </w:tcPr>
          <w:p w14:paraId="594B8101" w14:textId="77777777" w:rsidR="00FA2C17" w:rsidRPr="00A2676E" w:rsidRDefault="00FA2C17" w:rsidP="00CA25EA">
            <w:pPr>
              <w:pStyle w:val="ac"/>
              <w:spacing w:before="0" w:beforeAutospacing="0" w:after="0" w:afterAutospacing="0"/>
              <w:rPr>
                <w:szCs w:val="28"/>
              </w:rPr>
            </w:pPr>
            <w:r w:rsidRPr="00A2676E">
              <w:rPr>
                <w:color w:val="000000" w:themeColor="text1"/>
                <w:szCs w:val="28"/>
                <w:lang w:val="en-US"/>
              </w:rPr>
              <w:t>Frontend-</w:t>
            </w:r>
            <w:proofErr w:type="spellStart"/>
            <w:r w:rsidRPr="00A2676E">
              <w:rPr>
                <w:color w:val="000000" w:themeColor="text1"/>
                <w:szCs w:val="28"/>
                <w:lang w:val="en-US"/>
              </w:rPr>
              <w:t>разработчик</w:t>
            </w:r>
            <w:proofErr w:type="spellEnd"/>
          </w:p>
        </w:tc>
        <w:tc>
          <w:tcPr>
            <w:tcW w:w="1963" w:type="pct"/>
          </w:tcPr>
          <w:p w14:paraId="40A0F69A" w14:textId="77777777" w:rsidR="00FA2C17" w:rsidRPr="00A2676E" w:rsidRDefault="00FA2C17" w:rsidP="00CA25EA">
            <w:pPr>
              <w:pStyle w:val="ac"/>
              <w:spacing w:before="0" w:beforeAutospacing="0" w:after="0" w:afterAutospacing="0"/>
              <w:rPr>
                <w:szCs w:val="28"/>
              </w:rPr>
            </w:pPr>
            <w:r>
              <w:rPr>
                <w:color w:val="000000" w:themeColor="text1"/>
                <w:szCs w:val="28"/>
                <w:lang w:val="en-US"/>
              </w:rPr>
              <w:t>348</w:t>
            </w:r>
          </w:p>
        </w:tc>
      </w:tr>
      <w:tr w:rsidR="00FA2C17" w14:paraId="4180674D" w14:textId="77777777" w:rsidTr="00CA25EA">
        <w:trPr>
          <w:trHeight w:val="417"/>
        </w:trPr>
        <w:tc>
          <w:tcPr>
            <w:tcW w:w="346" w:type="pct"/>
            <w:vAlign w:val="center"/>
          </w:tcPr>
          <w:p w14:paraId="6C7BD7A2" w14:textId="77777777" w:rsidR="00FA2C17" w:rsidRPr="00A2676E" w:rsidRDefault="00FA2C17" w:rsidP="00CA25EA">
            <w:pPr>
              <w:keepNext/>
              <w:keepLines/>
              <w:spacing w:line="240" w:lineRule="auto"/>
              <w:ind w:firstLine="0"/>
              <w:contextualSpacing/>
              <w:jc w:val="center"/>
              <w:rPr>
                <w:rFonts w:eastAsia="Times New Roman" w:cs="Times New Roman"/>
                <w:sz w:val="24"/>
                <w:szCs w:val="28"/>
              </w:rPr>
            </w:pPr>
            <w:r>
              <w:rPr>
                <w:rFonts w:eastAsia="Times New Roman" w:cs="Times New Roman"/>
                <w:sz w:val="24"/>
                <w:szCs w:val="28"/>
              </w:rPr>
              <w:t>8</w:t>
            </w:r>
          </w:p>
        </w:tc>
        <w:tc>
          <w:tcPr>
            <w:tcW w:w="2691" w:type="pct"/>
          </w:tcPr>
          <w:p w14:paraId="660C625A" w14:textId="77777777" w:rsidR="00FA2C17" w:rsidRPr="00A2676E" w:rsidRDefault="00FA2C17" w:rsidP="00CA25EA">
            <w:pPr>
              <w:pStyle w:val="ac"/>
              <w:spacing w:before="0" w:beforeAutospacing="0" w:after="0" w:afterAutospacing="0"/>
              <w:rPr>
                <w:color w:val="000000" w:themeColor="text1"/>
                <w:szCs w:val="28"/>
              </w:rPr>
            </w:pPr>
            <w:r w:rsidRPr="00A2676E">
              <w:rPr>
                <w:color w:val="000000" w:themeColor="text1"/>
                <w:szCs w:val="28"/>
                <w:lang w:val="en-US"/>
              </w:rPr>
              <w:t>Backend-</w:t>
            </w:r>
            <w:r w:rsidRPr="00A2676E">
              <w:rPr>
                <w:color w:val="000000" w:themeColor="text1"/>
                <w:szCs w:val="28"/>
              </w:rPr>
              <w:t>разработчик</w:t>
            </w:r>
          </w:p>
        </w:tc>
        <w:tc>
          <w:tcPr>
            <w:tcW w:w="1963" w:type="pct"/>
          </w:tcPr>
          <w:p w14:paraId="04260452" w14:textId="77777777" w:rsidR="00FA2C17" w:rsidRPr="00A2676E" w:rsidRDefault="00FA2C17" w:rsidP="00CA25EA">
            <w:pPr>
              <w:pStyle w:val="ac"/>
              <w:spacing w:before="0" w:beforeAutospacing="0" w:after="0" w:afterAutospacing="0"/>
              <w:rPr>
                <w:szCs w:val="28"/>
              </w:rPr>
            </w:pPr>
            <w:r>
              <w:rPr>
                <w:color w:val="000000" w:themeColor="text1"/>
                <w:szCs w:val="28"/>
                <w:lang w:val="en-US"/>
              </w:rPr>
              <w:t>260</w:t>
            </w:r>
          </w:p>
        </w:tc>
      </w:tr>
    </w:tbl>
    <w:p w14:paraId="7607C093" w14:textId="77777777" w:rsidR="00FA2C17" w:rsidRPr="00A906AA" w:rsidRDefault="00FA2C17" w:rsidP="00FA2C17">
      <w:pPr>
        <w:contextualSpacing/>
        <w:jc w:val="right"/>
        <w:rPr>
          <w:rFonts w:eastAsia="Times New Roman"/>
          <w:b/>
        </w:rPr>
      </w:pPr>
      <w:r w:rsidRPr="00A906AA">
        <w:rPr>
          <w:rFonts w:eastAsia="Times New Roman"/>
          <w:b/>
        </w:rPr>
        <w:t xml:space="preserve">Таблица </w:t>
      </w:r>
      <w:r>
        <w:rPr>
          <w:rFonts w:eastAsia="Times New Roman"/>
          <w:b/>
        </w:rPr>
        <w:t>5</w:t>
      </w:r>
      <w:r w:rsidRPr="00A906AA">
        <w:rPr>
          <w:rFonts w:eastAsia="Times New Roman"/>
          <w:b/>
        </w:rPr>
        <w:t>.2</w:t>
      </w:r>
    </w:p>
    <w:p w14:paraId="2273ABCF" w14:textId="77777777" w:rsidR="00FA2C17" w:rsidRDefault="00FA2C17" w:rsidP="00FA2C17">
      <w:pPr>
        <w:pStyle w:val="ad"/>
      </w:pPr>
      <w:r>
        <w:t>Трудозатраты членов проектной команды</w:t>
      </w:r>
    </w:p>
    <w:p w14:paraId="4A92E6F6" w14:textId="77777777" w:rsidR="00FA2C17" w:rsidRDefault="00FA2C17" w:rsidP="00FA2C17">
      <w:pPr>
        <w:pStyle w:val="2"/>
      </w:pPr>
      <w:bookmarkStart w:id="108" w:name="_Toc322893642"/>
      <w:bookmarkStart w:id="109" w:name="_Toc359344426"/>
      <w:bookmarkStart w:id="110" w:name="_Toc67700180"/>
      <w:r>
        <w:lastRenderedPageBreak/>
        <w:t>Расчёт затрат на разработку продукта</w:t>
      </w:r>
      <w:bookmarkEnd w:id="108"/>
      <w:bookmarkEnd w:id="109"/>
      <w:bookmarkEnd w:id="110"/>
    </w:p>
    <w:p w14:paraId="00B33F24" w14:textId="77777777" w:rsidR="00FA2C17" w:rsidRPr="007662B2" w:rsidRDefault="00FA2C17" w:rsidP="00FA2C17">
      <w:pPr>
        <w:contextualSpacing/>
        <w:rPr>
          <w:rFonts w:eastAsia="Times New Roman"/>
        </w:rPr>
      </w:pPr>
      <w:r w:rsidRPr="007662B2">
        <w:rPr>
          <w:rFonts w:eastAsia="Times New Roman"/>
        </w:rPr>
        <w:t xml:space="preserve">Расчет </w:t>
      </w:r>
      <w:r>
        <w:rPr>
          <w:rFonts w:eastAsia="Times New Roman"/>
        </w:rPr>
        <w:t>затрат на создание и внедрение ПО</w:t>
      </w:r>
      <w:r w:rsidRPr="007662B2">
        <w:rPr>
          <w:rFonts w:eastAsia="Times New Roman"/>
        </w:rPr>
        <w:t xml:space="preserve"> </w:t>
      </w:r>
      <w:r>
        <w:rPr>
          <w:rFonts w:eastAsia="Times New Roman"/>
        </w:rPr>
        <w:t>включает следующие составляющие</w:t>
      </w:r>
      <w:r w:rsidRPr="007662B2">
        <w:rPr>
          <w:rFonts w:eastAsia="Times New Roman"/>
        </w:rPr>
        <w:t xml:space="preserve"> с последующим их графическим представлением </w:t>
      </w:r>
      <w:r>
        <w:rPr>
          <w:rFonts w:eastAsia="Times New Roman"/>
        </w:rPr>
        <w:t xml:space="preserve">в </w:t>
      </w:r>
      <w:r w:rsidRPr="007662B2">
        <w:rPr>
          <w:rFonts w:eastAsia="Times New Roman"/>
        </w:rPr>
        <w:t>виде круговой диаграммы:</w:t>
      </w:r>
    </w:p>
    <w:p w14:paraId="7789FE66" w14:textId="77777777" w:rsidR="00FA2C17" w:rsidRPr="009E5292" w:rsidRDefault="00FA2C17" w:rsidP="00FA2C17">
      <w:pPr>
        <w:pStyle w:val="a6"/>
        <w:numPr>
          <w:ilvl w:val="0"/>
          <w:numId w:val="46"/>
        </w:numPr>
      </w:pPr>
      <w:r w:rsidRPr="009E5292">
        <w:t>заработная плата исполнителей работ по проекту</w:t>
      </w:r>
      <w:r>
        <w:t xml:space="preserve"> – </w:t>
      </w:r>
      <w:proofErr w:type="spellStart"/>
      <w:r w:rsidRPr="00A838B1">
        <w:rPr>
          <w:i/>
        </w:rPr>
        <w:t>ЗП</w:t>
      </w:r>
      <w:r w:rsidRPr="00A838B1">
        <w:rPr>
          <w:i/>
          <w:vertAlign w:val="subscript"/>
        </w:rPr>
        <w:t>осн</w:t>
      </w:r>
      <w:proofErr w:type="spellEnd"/>
      <w:r w:rsidRPr="009E5292">
        <w:t>;</w:t>
      </w:r>
    </w:p>
    <w:p w14:paraId="03F18359" w14:textId="77777777" w:rsidR="00FA2C17" w:rsidRPr="00A2676E" w:rsidRDefault="00FA2C17" w:rsidP="00FA2C17">
      <w:pPr>
        <w:pStyle w:val="a6"/>
        <w:numPr>
          <w:ilvl w:val="0"/>
          <w:numId w:val="46"/>
        </w:numPr>
      </w:pPr>
      <w:r w:rsidRPr="00A2676E">
        <w:t xml:space="preserve">дополнительная заработная плата </w:t>
      </w:r>
      <w:proofErr w:type="spellStart"/>
      <w:r w:rsidRPr="00A838B1">
        <w:rPr>
          <w:i/>
        </w:rPr>
        <w:t>ЗП</w:t>
      </w:r>
      <w:r w:rsidRPr="00A838B1">
        <w:rPr>
          <w:i/>
          <w:vertAlign w:val="subscript"/>
        </w:rPr>
        <w:t>доп</w:t>
      </w:r>
      <w:proofErr w:type="spellEnd"/>
      <w:r w:rsidRPr="00A2676E">
        <w:t>;</w:t>
      </w:r>
    </w:p>
    <w:p w14:paraId="6348A8C0" w14:textId="77777777" w:rsidR="00FA2C17" w:rsidRPr="009E5292" w:rsidRDefault="00FA2C17" w:rsidP="00FA2C17">
      <w:pPr>
        <w:pStyle w:val="a6"/>
        <w:numPr>
          <w:ilvl w:val="0"/>
          <w:numId w:val="46"/>
        </w:numPr>
      </w:pPr>
      <w:r w:rsidRPr="009E5292">
        <w:t>отчисления на социальные нужды (страховые взносы)</w:t>
      </w:r>
      <w:r>
        <w:t xml:space="preserve"> – </w:t>
      </w:r>
      <w:proofErr w:type="spellStart"/>
      <w:r w:rsidRPr="00A838B1">
        <w:rPr>
          <w:i/>
        </w:rPr>
        <w:t>Н</w:t>
      </w:r>
      <w:r w:rsidRPr="00A838B1">
        <w:rPr>
          <w:i/>
          <w:vertAlign w:val="subscript"/>
        </w:rPr>
        <w:t>зп</w:t>
      </w:r>
      <w:proofErr w:type="spellEnd"/>
      <w:r w:rsidRPr="009E5292">
        <w:t>;</w:t>
      </w:r>
    </w:p>
    <w:p w14:paraId="757EA929" w14:textId="77777777" w:rsidR="00FA2C17" w:rsidRPr="009E5292" w:rsidRDefault="00FA2C17" w:rsidP="00FA2C17">
      <w:pPr>
        <w:pStyle w:val="a6"/>
        <w:numPr>
          <w:ilvl w:val="0"/>
          <w:numId w:val="46"/>
        </w:numPr>
      </w:pPr>
      <w:r w:rsidRPr="009E5292">
        <w:t>арендные платежи за производственные (офисные) помещения</w:t>
      </w:r>
      <w:r>
        <w:t xml:space="preserve"> – </w:t>
      </w:r>
      <w:proofErr w:type="spellStart"/>
      <w:r w:rsidRPr="00A838B1">
        <w:rPr>
          <w:i/>
        </w:rPr>
        <w:t>А</w:t>
      </w:r>
      <w:r w:rsidRPr="00A838B1">
        <w:rPr>
          <w:i/>
          <w:vertAlign w:val="subscript"/>
        </w:rPr>
        <w:t>пм</w:t>
      </w:r>
      <w:proofErr w:type="spellEnd"/>
      <w:r w:rsidRPr="009E5292">
        <w:t>;</w:t>
      </w:r>
    </w:p>
    <w:p w14:paraId="172C7AD0" w14:textId="77777777" w:rsidR="00FA2C17" w:rsidRPr="009E5292" w:rsidRDefault="00FA2C17" w:rsidP="00FA2C17">
      <w:pPr>
        <w:pStyle w:val="a6"/>
        <w:numPr>
          <w:ilvl w:val="0"/>
          <w:numId w:val="46"/>
        </w:numPr>
      </w:pPr>
      <w:r w:rsidRPr="009E5292">
        <w:t>амортизация используемых основных средств и нематериальных активов</w:t>
      </w:r>
      <w:r>
        <w:t xml:space="preserve"> – </w:t>
      </w:r>
      <w:r w:rsidRPr="00A838B1">
        <w:rPr>
          <w:i/>
        </w:rPr>
        <w:t>А</w:t>
      </w:r>
      <w:r w:rsidRPr="009E5292">
        <w:t>;</w:t>
      </w:r>
    </w:p>
    <w:p w14:paraId="20704D37" w14:textId="77777777" w:rsidR="00FA2C17" w:rsidRPr="009E5292" w:rsidRDefault="00FA2C17" w:rsidP="00FA2C17">
      <w:pPr>
        <w:pStyle w:val="a6"/>
        <w:numPr>
          <w:ilvl w:val="0"/>
          <w:numId w:val="46"/>
        </w:numPr>
      </w:pPr>
      <w:r w:rsidRPr="009E5292">
        <w:t>расходы на модернизацию и приобретение основных средств</w:t>
      </w:r>
      <w:r>
        <w:t xml:space="preserve"> – </w:t>
      </w:r>
      <w:proofErr w:type="spellStart"/>
      <w:r w:rsidRPr="00A838B1">
        <w:rPr>
          <w:i/>
        </w:rPr>
        <w:t>Р</w:t>
      </w:r>
      <w:r w:rsidRPr="00A838B1">
        <w:rPr>
          <w:i/>
          <w:vertAlign w:val="subscript"/>
        </w:rPr>
        <w:t>мод</w:t>
      </w:r>
      <w:proofErr w:type="spellEnd"/>
      <w:r w:rsidRPr="009E5292">
        <w:t>;</w:t>
      </w:r>
    </w:p>
    <w:p w14:paraId="0F4EEDAE" w14:textId="77777777" w:rsidR="00FA2C17" w:rsidRPr="009E5292" w:rsidRDefault="00FA2C17" w:rsidP="00FA2C17">
      <w:pPr>
        <w:pStyle w:val="a6"/>
        <w:numPr>
          <w:ilvl w:val="0"/>
          <w:numId w:val="46"/>
        </w:numPr>
      </w:pPr>
      <w:r w:rsidRPr="009E5292">
        <w:t>расходы на приобретение необходимого ПО</w:t>
      </w:r>
      <w:r>
        <w:t xml:space="preserve"> – </w:t>
      </w:r>
      <w:r w:rsidRPr="00A838B1">
        <w:rPr>
          <w:i/>
        </w:rPr>
        <w:t>Р</w:t>
      </w:r>
      <w:r w:rsidRPr="00A838B1">
        <w:rPr>
          <w:i/>
          <w:vertAlign w:val="subscript"/>
        </w:rPr>
        <w:t>ПО</w:t>
      </w:r>
      <w:r w:rsidRPr="009E5292">
        <w:t>;</w:t>
      </w:r>
    </w:p>
    <w:p w14:paraId="6200F69D" w14:textId="77777777" w:rsidR="00FA2C17" w:rsidRPr="009E5292" w:rsidRDefault="00FA2C17" w:rsidP="00FA2C17">
      <w:pPr>
        <w:pStyle w:val="a6"/>
        <w:numPr>
          <w:ilvl w:val="0"/>
          <w:numId w:val="46"/>
        </w:numPr>
      </w:pPr>
      <w:r w:rsidRPr="009E5292">
        <w:t>расходы на интернет, связь</w:t>
      </w:r>
      <w:r>
        <w:t xml:space="preserve"> – </w:t>
      </w:r>
      <w:proofErr w:type="spellStart"/>
      <w:r w:rsidRPr="00A838B1">
        <w:rPr>
          <w:i/>
        </w:rPr>
        <w:t>Р</w:t>
      </w:r>
      <w:r w:rsidRPr="00A838B1">
        <w:rPr>
          <w:i/>
          <w:vertAlign w:val="subscript"/>
        </w:rPr>
        <w:t>тел</w:t>
      </w:r>
      <w:proofErr w:type="spellEnd"/>
      <w:r w:rsidRPr="009E5292">
        <w:t>;</w:t>
      </w:r>
    </w:p>
    <w:p w14:paraId="5A01CD09" w14:textId="77777777" w:rsidR="00FA2C17" w:rsidRPr="009E5292" w:rsidRDefault="00FA2C17" w:rsidP="00FA2C17">
      <w:pPr>
        <w:pStyle w:val="a6"/>
        <w:numPr>
          <w:ilvl w:val="0"/>
          <w:numId w:val="46"/>
        </w:numPr>
      </w:pPr>
      <w:r w:rsidRPr="009E5292">
        <w:t>расходы на канцелярские товары и расходные материалы</w:t>
      </w:r>
      <w:r>
        <w:t xml:space="preserve"> – </w:t>
      </w:r>
      <w:proofErr w:type="spellStart"/>
      <w:r w:rsidRPr="00A838B1">
        <w:rPr>
          <w:i/>
        </w:rPr>
        <w:t>Р</w:t>
      </w:r>
      <w:r w:rsidRPr="00A838B1">
        <w:rPr>
          <w:i/>
          <w:vertAlign w:val="subscript"/>
        </w:rPr>
        <w:t>р.м</w:t>
      </w:r>
      <w:proofErr w:type="spellEnd"/>
      <w:r w:rsidRPr="00A838B1">
        <w:rPr>
          <w:i/>
          <w:vertAlign w:val="subscript"/>
        </w:rPr>
        <w:t>.</w:t>
      </w:r>
      <w:r w:rsidRPr="009E5292">
        <w:t>;</w:t>
      </w:r>
    </w:p>
    <w:p w14:paraId="1223B09B" w14:textId="77777777" w:rsidR="00FA2C17" w:rsidRPr="009E5292" w:rsidRDefault="00FA2C17" w:rsidP="00FA2C17">
      <w:pPr>
        <w:pStyle w:val="a6"/>
        <w:numPr>
          <w:ilvl w:val="0"/>
          <w:numId w:val="46"/>
        </w:numPr>
      </w:pPr>
      <w:r w:rsidRPr="009E5292">
        <w:t>прочие расходы</w:t>
      </w:r>
      <w:r>
        <w:t xml:space="preserve"> – </w:t>
      </w:r>
      <w:proofErr w:type="spellStart"/>
      <w:r w:rsidRPr="00A838B1">
        <w:rPr>
          <w:i/>
        </w:rPr>
        <w:t>П</w:t>
      </w:r>
      <w:r w:rsidRPr="00A838B1">
        <w:rPr>
          <w:i/>
          <w:vertAlign w:val="subscript"/>
        </w:rPr>
        <w:t>р.р</w:t>
      </w:r>
      <w:proofErr w:type="spellEnd"/>
      <w:r w:rsidRPr="00A838B1">
        <w:rPr>
          <w:i/>
          <w:vertAlign w:val="subscript"/>
        </w:rPr>
        <w:t>.</w:t>
      </w:r>
      <w:r w:rsidRPr="009E5292">
        <w:t>.</w:t>
      </w:r>
    </w:p>
    <w:p w14:paraId="7E3AF815" w14:textId="77777777" w:rsidR="00FA2C17" w:rsidRPr="007662B2" w:rsidRDefault="00FA2C17" w:rsidP="00FA2C17">
      <w:pPr>
        <w:pStyle w:val="3"/>
      </w:pPr>
      <w:bookmarkStart w:id="111" w:name="_Toc322893643"/>
      <w:bookmarkStart w:id="112" w:name="_Toc359344427"/>
      <w:bookmarkStart w:id="113" w:name="_Toc67700181"/>
      <w:r>
        <w:t>Расчёт заработной платы исполнителей работ по созданию программного продукта</w:t>
      </w:r>
      <w:bookmarkEnd w:id="111"/>
      <w:bookmarkEnd w:id="112"/>
      <w:bookmarkEnd w:id="113"/>
    </w:p>
    <w:p w14:paraId="374C2C4D" w14:textId="77777777" w:rsidR="00FA2C17" w:rsidRDefault="00FA2C17" w:rsidP="00FA2C17">
      <w:r w:rsidRPr="00BC27C8">
        <w:t>Основная</w:t>
      </w:r>
      <w:r>
        <w:t xml:space="preserve"> ЗП определяется по формуле</w:t>
      </w:r>
      <w:r w:rsidRPr="00BC27C8">
        <w:t>:</w:t>
      </w:r>
    </w:p>
    <w:tbl>
      <w:tblPr>
        <w:tblW w:w="9781" w:type="dxa"/>
        <w:jc w:val="center"/>
        <w:tblLayout w:type="fixed"/>
        <w:tblLook w:val="04A0" w:firstRow="1" w:lastRow="0" w:firstColumn="1" w:lastColumn="0" w:noHBand="0" w:noVBand="1"/>
      </w:tblPr>
      <w:tblGrid>
        <w:gridCol w:w="8647"/>
        <w:gridCol w:w="1134"/>
      </w:tblGrid>
      <w:tr w:rsidR="00FA2C17" w:rsidRPr="00597F0A" w14:paraId="03DAFED5" w14:textId="77777777" w:rsidTr="00CA25EA">
        <w:trPr>
          <w:jc w:val="center"/>
        </w:trPr>
        <w:tc>
          <w:tcPr>
            <w:tcW w:w="8647" w:type="dxa"/>
            <w:shd w:val="clear" w:color="auto" w:fill="auto"/>
          </w:tcPr>
          <w:p w14:paraId="004C4464" w14:textId="77777777" w:rsidR="00FA2C17" w:rsidRPr="00CF1FD3" w:rsidRDefault="00633625" w:rsidP="00CA25EA">
            <w:pPr>
              <w:ind w:firstLine="0"/>
              <w:jc w:val="center"/>
            </w:pPr>
            <m:oMathPara>
              <m:oMathParaPr>
                <m:jc m:val="center"/>
              </m:oMathParaPr>
              <m:oMath>
                <m:sSub>
                  <m:sSubPr>
                    <m:ctrlPr>
                      <w:rPr>
                        <w:rFonts w:ascii="Cambria Math" w:hAnsi="Cambria Math" w:cs="Times New Roman"/>
                        <w:i/>
                      </w:rPr>
                    </m:ctrlPr>
                  </m:sSubPr>
                  <m:e>
                    <m:r>
                      <m:rPr>
                        <m:nor/>
                      </m:rPr>
                      <w:rPr>
                        <w:rFonts w:cs="Times New Roman"/>
                        <w:i/>
                      </w:rPr>
                      <m:t>ЗП</m:t>
                    </m:r>
                  </m:e>
                  <m:sub>
                    <w:proofErr w:type="spellStart"/>
                    <m:r>
                      <m:rPr>
                        <m:nor/>
                      </m:rPr>
                      <w:rPr>
                        <w:rFonts w:cs="Times New Roman"/>
                        <w:i/>
                      </w:rPr>
                      <m:t>осн</m:t>
                    </m:r>
                    <w:proofErr w:type="spellEnd"/>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f>
                  <m:fPr>
                    <m:ctrlPr>
                      <w:rPr>
                        <w:rFonts w:ascii="Cambria Math" w:hAnsi="Cambria Math" w:cs="Times New Roman"/>
                        <w:i/>
                      </w:rPr>
                    </m:ctrlPr>
                  </m:fPr>
                  <m:num>
                    <m:r>
                      <m:rPr>
                        <m:nor/>
                      </m:rPr>
                      <w:rPr>
                        <w:rFonts w:cs="Times New Roman"/>
                        <w:i/>
                      </w:rPr>
                      <m:t>М</m:t>
                    </m:r>
                    <m:r>
                      <m:rPr>
                        <m:nor/>
                      </m:rPr>
                      <w:rPr>
                        <w:rFonts w:ascii="Cambria Math" w:cs="Times New Roman"/>
                        <w:i/>
                      </w:rPr>
                      <m:t xml:space="preserve"> </m:t>
                    </m:r>
                    <m:r>
                      <m:rPr>
                        <m:nor/>
                      </m:rPr>
                      <w:rPr>
                        <w:rFonts w:cs="Times New Roman"/>
                        <w:i/>
                      </w:rPr>
                      <m:t>∙</m:t>
                    </m:r>
                    <m:r>
                      <m:rPr>
                        <m:nor/>
                      </m:rPr>
                      <w:rPr>
                        <w:rFonts w:ascii="Cambria Math" w:cs="Times New Roman"/>
                        <w:i/>
                      </w:rPr>
                      <m:t xml:space="preserve"> </m:t>
                    </m:r>
                    <m:r>
                      <m:rPr>
                        <m:nor/>
                      </m:rPr>
                      <w:rPr>
                        <w:rFonts w:cs="Times New Roman"/>
                        <w:i/>
                      </w:rPr>
                      <m:t>Т</m:t>
                    </m:r>
                  </m:num>
                  <m:den>
                    <m:sSub>
                      <m:sSubPr>
                        <m:ctrlPr>
                          <w:rPr>
                            <w:rFonts w:ascii="Cambria Math" w:hAnsi="Cambria Math" w:cs="Times New Roman"/>
                            <w:i/>
                          </w:rPr>
                        </m:ctrlPr>
                      </m:sSubPr>
                      <m:e>
                        <m:r>
                          <m:rPr>
                            <m:nor/>
                          </m:rPr>
                          <w:rPr>
                            <w:rFonts w:cs="Times New Roman"/>
                            <w:i/>
                          </w:rPr>
                          <m:t>Ч</m:t>
                        </m:r>
                      </m:e>
                      <m:sub>
                        <m:r>
                          <m:rPr>
                            <m:nor/>
                          </m:rPr>
                          <w:rPr>
                            <w:rFonts w:cs="Times New Roman"/>
                            <w:i/>
                          </w:rPr>
                          <m:t>р</m:t>
                        </m:r>
                      </m:sub>
                    </m:sSub>
                    <m:r>
                      <m:rPr>
                        <m:nor/>
                      </m:rPr>
                      <w:rPr>
                        <w:rFonts w:ascii="Cambria Math" w:cs="Times New Roman"/>
                        <w:i/>
                      </w:rPr>
                      <m:t xml:space="preserve"> </m:t>
                    </m:r>
                    <m:r>
                      <m:rPr>
                        <m:nor/>
                      </m:rPr>
                      <w:rPr>
                        <w:rFonts w:cs="Times New Roman"/>
                        <w:i/>
                      </w:rPr>
                      <m:t>∙</m:t>
                    </m:r>
                    <m:sSub>
                      <m:sSubPr>
                        <m:ctrlPr>
                          <w:rPr>
                            <w:rFonts w:ascii="Cambria Math" w:hAnsi="Cambria Math" w:cs="Times New Roman"/>
                            <w:i/>
                          </w:rPr>
                        </m:ctrlPr>
                      </m:sSubPr>
                      <m:e>
                        <m:r>
                          <m:rPr>
                            <m:nor/>
                          </m:rPr>
                          <w:rPr>
                            <w:rFonts w:ascii="Cambria Math" w:cs="Times New Roman"/>
                            <w:i/>
                          </w:rPr>
                          <m:t xml:space="preserve"> </m:t>
                        </m:r>
                        <m:r>
                          <m:rPr>
                            <m:nor/>
                          </m:rPr>
                          <w:rPr>
                            <w:rFonts w:cs="Times New Roman"/>
                            <w:i/>
                            <w:lang w:val="en-US"/>
                          </w:rPr>
                          <m:t>t</m:t>
                        </m:r>
                      </m:e>
                      <m:sub>
                        <w:proofErr w:type="spellStart"/>
                        <m:r>
                          <m:rPr>
                            <m:nor/>
                          </m:rPr>
                          <w:rPr>
                            <w:rFonts w:cs="Times New Roman"/>
                            <w:i/>
                          </w:rPr>
                          <m:t>р.д</m:t>
                        </m:r>
                        <w:proofErr w:type="spellEnd"/>
                        <m:r>
                          <m:rPr>
                            <m:nor/>
                          </m:rPr>
                          <w:rPr>
                            <w:rFonts w:cs="Times New Roman"/>
                            <w:i/>
                          </w:rPr>
                          <m:t>.</m:t>
                        </m:r>
                      </m:sub>
                    </m:sSub>
                  </m:den>
                </m:f>
                <m:d>
                  <m:dPr>
                    <m:ctrlPr>
                      <w:rPr>
                        <w:rFonts w:ascii="Cambria Math" w:hAnsi="Cambria Math" w:cs="Times New Roman"/>
                        <w:i/>
                      </w:rPr>
                    </m:ctrlPr>
                  </m:dPr>
                  <m:e>
                    <m:r>
                      <m:rPr>
                        <m:nor/>
                      </m:rPr>
                      <w:rPr>
                        <w:rFonts w:cs="Times New Roman"/>
                      </w:rPr>
                      <m:t>1</m:t>
                    </m:r>
                    <m:r>
                      <m:rPr>
                        <m:nor/>
                      </m:rPr>
                      <w:rPr>
                        <w:rFonts w:cs="Times New Roman"/>
                        <w:i/>
                      </w:rPr>
                      <m:t>+</m:t>
                    </m:r>
                    <m:f>
                      <m:fPr>
                        <m:ctrlPr>
                          <w:rPr>
                            <w:rFonts w:ascii="Cambria Math" w:hAnsi="Cambria Math" w:cs="Times New Roman"/>
                            <w:i/>
                          </w:rPr>
                        </m:ctrlPr>
                      </m:fPr>
                      <m:num>
                        <m:r>
                          <m:rPr>
                            <m:nor/>
                          </m:rPr>
                          <w:rPr>
                            <w:rFonts w:cs="Times New Roman"/>
                            <w:i/>
                          </w:rPr>
                          <m:t>П</m:t>
                        </m:r>
                      </m:num>
                      <m:den>
                        <m:r>
                          <m:rPr>
                            <m:nor/>
                          </m:rPr>
                          <w:rPr>
                            <w:rFonts w:cs="Times New Roman"/>
                          </w:rPr>
                          <m:t>100</m:t>
                        </m:r>
                      </m:den>
                    </m:f>
                  </m:e>
                </m:d>
                <m:r>
                  <m:rPr>
                    <m:nor/>
                  </m:rPr>
                  <w:rPr>
                    <w:rFonts w:cs="Times New Roman"/>
                    <w:i/>
                  </w:rPr>
                  <m:t xml:space="preserve">, </m:t>
                </m:r>
                <w:proofErr w:type="spellStart"/>
                <m:r>
                  <m:rPr>
                    <m:nor/>
                  </m:rPr>
                  <w:rPr>
                    <w:rFonts w:cs="Times New Roman"/>
                    <w:i/>
                  </w:rPr>
                  <m:t>руб</m:t>
                </m:r>
                <w:proofErr w:type="spellEnd"/>
                <m:r>
                  <m:rPr>
                    <m:nor/>
                  </m:rPr>
                  <w:rPr>
                    <w:rFonts w:cs="Times New Roman"/>
                    <w:i/>
                  </w:rPr>
                  <m:t>,</m:t>
                </m:r>
              </m:oMath>
            </m:oMathPara>
          </w:p>
        </w:tc>
        <w:tc>
          <w:tcPr>
            <w:tcW w:w="1134" w:type="dxa"/>
            <w:shd w:val="clear" w:color="auto" w:fill="auto"/>
          </w:tcPr>
          <w:p w14:paraId="08E86F92" w14:textId="77777777" w:rsidR="00FA2C17" w:rsidRPr="00026619" w:rsidRDefault="00FA2C17" w:rsidP="00CA25EA">
            <w:pPr>
              <w:ind w:firstLine="0"/>
              <w:jc w:val="right"/>
              <w:rPr>
                <w:sz w:val="16"/>
                <w:szCs w:val="16"/>
              </w:rPr>
            </w:pPr>
          </w:p>
          <w:p w14:paraId="580CF334" w14:textId="77777777" w:rsidR="00FA2C17" w:rsidRPr="00597F0A" w:rsidRDefault="00FA2C17" w:rsidP="00CA25EA">
            <w:pPr>
              <w:ind w:right="34" w:firstLine="0"/>
              <w:jc w:val="right"/>
              <w:rPr>
                <w:lang w:val="en-US"/>
              </w:rPr>
            </w:pPr>
            <w:r w:rsidRPr="004329B1">
              <w:rPr>
                <w:position w:val="-12"/>
              </w:rPr>
              <w:t>(</w:t>
            </w:r>
            <w:r>
              <w:rPr>
                <w:position w:val="-12"/>
              </w:rPr>
              <w:t>5</w:t>
            </w:r>
            <w:r w:rsidRPr="004329B1">
              <w:rPr>
                <w:position w:val="-12"/>
              </w:rPr>
              <w:t>.</w:t>
            </w:r>
            <w:r>
              <w:rPr>
                <w:position w:val="-12"/>
              </w:rPr>
              <w:t>1</w:t>
            </w:r>
            <w:r w:rsidRPr="004329B1">
              <w:rPr>
                <w:position w:val="-12"/>
              </w:rPr>
              <w:t>)</w:t>
            </w:r>
          </w:p>
        </w:tc>
      </w:tr>
    </w:tbl>
    <w:p w14:paraId="036ED99F" w14:textId="77777777" w:rsidR="00FA2C17" w:rsidRDefault="00FA2C17" w:rsidP="00FA2C17">
      <w:pPr>
        <w:widowControl w:val="0"/>
        <w:ind w:firstLine="0"/>
      </w:pPr>
      <w:r>
        <w:t xml:space="preserve">где </w:t>
      </w:r>
      <w:r>
        <w:rPr>
          <w:i/>
          <w:lang w:val="en-US"/>
        </w:rPr>
        <w:t>M</w:t>
      </w:r>
      <w:r w:rsidRPr="00B02C26">
        <w:t xml:space="preserve"> – </w:t>
      </w:r>
      <w:r>
        <w:t>месячная зарплата</w:t>
      </w:r>
      <w:r w:rsidRPr="00B02C26">
        <w:t xml:space="preserve"> (</w:t>
      </w:r>
      <w:r w:rsidRPr="00B02C26">
        <w:rPr>
          <w:i/>
        </w:rPr>
        <w:t>руб.</w:t>
      </w:r>
      <w:r>
        <w:t>)</w:t>
      </w:r>
      <w:r w:rsidRPr="00B02C26">
        <w:t xml:space="preserve">, </w:t>
      </w:r>
      <w:r>
        <w:rPr>
          <w:i/>
          <w:lang w:val="en-US"/>
        </w:rPr>
        <w:t>T</w:t>
      </w:r>
      <w:r w:rsidRPr="00B02C26">
        <w:t xml:space="preserve"> – </w:t>
      </w:r>
      <w:r>
        <w:t>общие трудозатраты (</w:t>
      </w:r>
      <w:r>
        <w:rPr>
          <w:i/>
        </w:rPr>
        <w:t>чел.-ч</w:t>
      </w:r>
      <w:r>
        <w:t>)</w:t>
      </w:r>
      <w:r w:rsidRPr="00B02C26">
        <w:t>,</w:t>
      </w:r>
      <w:r>
        <w:t xml:space="preserve"> </w:t>
      </w:r>
      <w:proofErr w:type="spellStart"/>
      <w:r>
        <w:rPr>
          <w:i/>
        </w:rPr>
        <w:t>Ч</w:t>
      </w:r>
      <w:r w:rsidRPr="00E61BEE">
        <w:rPr>
          <w:i/>
          <w:vertAlign w:val="subscript"/>
        </w:rPr>
        <w:t>р</w:t>
      </w:r>
      <w:proofErr w:type="spellEnd"/>
      <w:r>
        <w:t xml:space="preserve"> – число рабочих дней в месяц</w:t>
      </w:r>
      <w:r w:rsidRPr="00B02C26">
        <w:t>,</w:t>
      </w:r>
      <w:r>
        <w:t xml:space="preserve"> </w:t>
      </w:r>
      <w:r>
        <w:rPr>
          <w:i/>
          <w:lang w:val="en-US"/>
        </w:rPr>
        <w:t>t</w:t>
      </w:r>
      <w:proofErr w:type="spellStart"/>
      <w:r w:rsidRPr="00E61BEE">
        <w:rPr>
          <w:i/>
          <w:vertAlign w:val="subscript"/>
        </w:rPr>
        <w:t>р.д</w:t>
      </w:r>
      <w:proofErr w:type="spellEnd"/>
      <w:r w:rsidRPr="00E61BEE">
        <w:rPr>
          <w:i/>
          <w:vertAlign w:val="subscript"/>
        </w:rPr>
        <w:t>.</w:t>
      </w:r>
      <w:r>
        <w:rPr>
          <w:i/>
        </w:rPr>
        <w:t xml:space="preserve"> – </w:t>
      </w:r>
      <w:r>
        <w:t>продолжительность рабочего дня в часах</w:t>
      </w:r>
      <w:r w:rsidRPr="00B02C26">
        <w:t>,</w:t>
      </w:r>
      <w:r>
        <w:t xml:space="preserve"> </w:t>
      </w:r>
      <w:r>
        <w:rPr>
          <w:i/>
        </w:rPr>
        <w:t>П</w:t>
      </w:r>
      <w:r>
        <w:t xml:space="preserve"> – процент премии. В данной работе</w:t>
      </w:r>
      <w:r w:rsidRPr="00402A90">
        <w:t xml:space="preserve"> </w:t>
      </w:r>
      <w:proofErr w:type="spellStart"/>
      <w:r>
        <w:rPr>
          <w:i/>
        </w:rPr>
        <w:t>Ч</w:t>
      </w:r>
      <w:r w:rsidRPr="00E61BEE">
        <w:rPr>
          <w:i/>
          <w:vertAlign w:val="subscript"/>
        </w:rPr>
        <w:t>р</w:t>
      </w:r>
      <w:proofErr w:type="spellEnd"/>
      <w:r w:rsidRPr="00E61BEE">
        <w:rPr>
          <w:i/>
          <w:vertAlign w:val="subscript"/>
        </w:rPr>
        <w:t xml:space="preserve"> </w:t>
      </w:r>
      <w:r>
        <w:rPr>
          <w:i/>
        </w:rPr>
        <w:t xml:space="preserve">= </w:t>
      </w:r>
      <w:r>
        <w:t xml:space="preserve">21 </w:t>
      </w:r>
      <w:r>
        <w:rPr>
          <w:i/>
        </w:rPr>
        <w:t>день</w:t>
      </w:r>
      <w:r w:rsidRPr="00402A90">
        <w:t xml:space="preserve">, </w:t>
      </w:r>
      <w:r>
        <w:rPr>
          <w:i/>
          <w:lang w:val="en-US"/>
        </w:rPr>
        <w:t>t</w:t>
      </w:r>
      <w:proofErr w:type="spellStart"/>
      <w:r w:rsidRPr="00E61BEE">
        <w:rPr>
          <w:i/>
          <w:vertAlign w:val="subscript"/>
        </w:rPr>
        <w:t>р.д</w:t>
      </w:r>
      <w:proofErr w:type="spellEnd"/>
      <w:r w:rsidRPr="00E61BEE">
        <w:rPr>
          <w:i/>
          <w:vertAlign w:val="subscript"/>
        </w:rPr>
        <w:t>.</w:t>
      </w:r>
      <w:r>
        <w:rPr>
          <w:i/>
        </w:rPr>
        <w:t>=</w:t>
      </w:r>
      <w:r w:rsidRPr="00402A90">
        <w:t>8</w:t>
      </w:r>
      <w:r>
        <w:rPr>
          <w:i/>
        </w:rPr>
        <w:t>ч</w:t>
      </w:r>
      <w:r w:rsidRPr="00402A90">
        <w:t xml:space="preserve">, </w:t>
      </w:r>
      <w:r>
        <w:rPr>
          <w:i/>
        </w:rPr>
        <w:t>П</w:t>
      </w:r>
      <w:r>
        <w:t xml:space="preserve">=0. </w:t>
      </w:r>
    </w:p>
    <w:p w14:paraId="4E9F4AA1" w14:textId="77777777" w:rsidR="00FA2C17" w:rsidRDefault="00FA2C17" w:rsidP="00FA2C17">
      <w:pPr>
        <w:contextualSpacing/>
        <w:rPr>
          <w:rFonts w:eastAsia="Times New Roman"/>
        </w:rPr>
      </w:pPr>
      <w:r>
        <w:rPr>
          <w:rFonts w:eastAsia="Times New Roman"/>
        </w:rPr>
        <w:t>Значение месячной заработной платы (М), суммарные трудозатраты членов, а также рассчитанная по формуле 1.1 основная заработная плата проектной команды приведены в табл. 1.3.</w:t>
      </w:r>
    </w:p>
    <w:p w14:paraId="4FFEE039" w14:textId="77777777" w:rsidR="00FA2C17" w:rsidRDefault="00FA2C17" w:rsidP="00FA2C17">
      <w:pPr>
        <w:spacing w:after="200" w:line="276" w:lineRule="auto"/>
        <w:ind w:firstLine="0"/>
        <w:jc w:val="left"/>
        <w:rPr>
          <w:rFonts w:eastAsia="Times New Roman"/>
          <w:b/>
        </w:rPr>
      </w:pPr>
      <w:r>
        <w:rPr>
          <w:rFonts w:eastAsia="Times New Roman"/>
          <w:b/>
        </w:rPr>
        <w:br w:type="page"/>
      </w:r>
    </w:p>
    <w:p w14:paraId="7FECCD75" w14:textId="77777777" w:rsidR="00FA2C17" w:rsidRPr="00A906AA" w:rsidRDefault="00FA2C17" w:rsidP="00FA2C17">
      <w:pPr>
        <w:contextualSpacing/>
        <w:jc w:val="right"/>
        <w:rPr>
          <w:rFonts w:eastAsia="Times New Roman"/>
          <w:b/>
        </w:rPr>
      </w:pPr>
      <w:r w:rsidRPr="00A906AA">
        <w:rPr>
          <w:rFonts w:eastAsia="Times New Roman"/>
          <w:b/>
        </w:rPr>
        <w:lastRenderedPageBreak/>
        <w:t xml:space="preserve">Таблица </w:t>
      </w:r>
      <w:r>
        <w:rPr>
          <w:rFonts w:eastAsia="Times New Roman"/>
          <w:b/>
        </w:rPr>
        <w:t>5</w:t>
      </w:r>
      <w:r w:rsidRPr="00A906AA">
        <w:rPr>
          <w:rFonts w:eastAsia="Times New Roman"/>
          <w:b/>
        </w:rPr>
        <w:t>.3</w:t>
      </w:r>
    </w:p>
    <w:p w14:paraId="3A931124" w14:textId="77777777" w:rsidR="00FA2C17" w:rsidRDefault="00FA2C17" w:rsidP="00FA2C17">
      <w:pPr>
        <w:pStyle w:val="ad"/>
      </w:pPr>
      <w:r>
        <w:t>Основная заработная плата членов проектной команды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05"/>
        <w:gridCol w:w="3761"/>
        <w:gridCol w:w="1480"/>
        <w:gridCol w:w="1825"/>
        <w:gridCol w:w="1751"/>
      </w:tblGrid>
      <w:tr w:rsidR="00FA2C17" w:rsidRPr="00B70B40" w14:paraId="47B325B9" w14:textId="77777777" w:rsidTr="00CA25EA">
        <w:trPr>
          <w:trHeight w:val="834"/>
        </w:trPr>
        <w:tc>
          <w:tcPr>
            <w:tcW w:w="418" w:type="pct"/>
            <w:vAlign w:val="center"/>
          </w:tcPr>
          <w:p w14:paraId="370573DC" w14:textId="77777777" w:rsidR="00FA2C17" w:rsidRPr="00BE349A" w:rsidRDefault="00FA2C17" w:rsidP="00CA25EA">
            <w:pPr>
              <w:keepNext/>
              <w:keepLines/>
              <w:spacing w:line="240" w:lineRule="auto"/>
              <w:ind w:right="-108" w:firstLine="0"/>
              <w:contextualSpacing/>
              <w:jc w:val="center"/>
              <w:rPr>
                <w:rFonts w:eastAsia="Times New Roman"/>
                <w:b/>
                <w:sz w:val="24"/>
                <w:szCs w:val="24"/>
              </w:rPr>
            </w:pPr>
            <w:r>
              <w:rPr>
                <w:rFonts w:eastAsia="Times New Roman"/>
                <w:b/>
                <w:sz w:val="24"/>
                <w:szCs w:val="24"/>
              </w:rPr>
              <w:t>№</w:t>
            </w:r>
          </w:p>
        </w:tc>
        <w:tc>
          <w:tcPr>
            <w:tcW w:w="1954" w:type="pct"/>
            <w:vAlign w:val="center"/>
          </w:tcPr>
          <w:p w14:paraId="673A9A55" w14:textId="77777777" w:rsidR="00FA2C17" w:rsidRPr="00BE349A" w:rsidRDefault="00FA2C17" w:rsidP="00CA25EA">
            <w:pPr>
              <w:keepNext/>
              <w:keepLines/>
              <w:spacing w:line="240" w:lineRule="auto"/>
              <w:ind w:firstLine="0"/>
              <w:contextualSpacing/>
              <w:jc w:val="center"/>
              <w:rPr>
                <w:rFonts w:eastAsia="Times New Roman"/>
                <w:b/>
                <w:sz w:val="24"/>
                <w:szCs w:val="24"/>
              </w:rPr>
            </w:pPr>
            <w:r>
              <w:rPr>
                <w:rFonts w:eastAsia="Times New Roman"/>
                <w:b/>
                <w:sz w:val="24"/>
                <w:szCs w:val="24"/>
              </w:rPr>
              <w:t>Исполнитель</w:t>
            </w:r>
          </w:p>
        </w:tc>
        <w:tc>
          <w:tcPr>
            <w:tcW w:w="769" w:type="pct"/>
            <w:vAlign w:val="center"/>
          </w:tcPr>
          <w:p w14:paraId="4E3F9FCC" w14:textId="77777777" w:rsidR="00FA2C17" w:rsidRDefault="00FA2C17" w:rsidP="00CA25EA">
            <w:pPr>
              <w:keepNext/>
              <w:keepLines/>
              <w:spacing w:line="240" w:lineRule="auto"/>
              <w:ind w:firstLine="0"/>
              <w:contextualSpacing/>
              <w:jc w:val="center"/>
              <w:rPr>
                <w:rFonts w:eastAsia="Times New Roman"/>
                <w:b/>
                <w:sz w:val="24"/>
                <w:szCs w:val="24"/>
              </w:rPr>
            </w:pPr>
            <w:r>
              <w:rPr>
                <w:rFonts w:eastAsia="Times New Roman"/>
                <w:b/>
                <w:sz w:val="24"/>
                <w:szCs w:val="24"/>
              </w:rPr>
              <w:t>Месячная заработная плата (М), руб.</w:t>
            </w:r>
          </w:p>
        </w:tc>
        <w:tc>
          <w:tcPr>
            <w:tcW w:w="948" w:type="pct"/>
            <w:vAlign w:val="center"/>
          </w:tcPr>
          <w:p w14:paraId="79E224AE" w14:textId="77777777" w:rsidR="00FA2C17" w:rsidRDefault="00FA2C17" w:rsidP="00CA25EA">
            <w:pPr>
              <w:keepNext/>
              <w:keepLines/>
              <w:spacing w:line="240" w:lineRule="auto"/>
              <w:ind w:firstLine="0"/>
              <w:contextualSpacing/>
              <w:jc w:val="center"/>
              <w:rPr>
                <w:rFonts w:eastAsia="Times New Roman"/>
                <w:b/>
                <w:sz w:val="24"/>
                <w:szCs w:val="24"/>
              </w:rPr>
            </w:pPr>
            <w:r>
              <w:rPr>
                <w:rFonts w:eastAsia="Times New Roman"/>
                <w:b/>
                <w:sz w:val="24"/>
                <w:szCs w:val="24"/>
              </w:rPr>
              <w:t>Трудозатраты, человеко-часов</w:t>
            </w:r>
          </w:p>
        </w:tc>
        <w:tc>
          <w:tcPr>
            <w:tcW w:w="910" w:type="pct"/>
            <w:vAlign w:val="center"/>
          </w:tcPr>
          <w:p w14:paraId="73A623AA" w14:textId="77777777" w:rsidR="00FA2C17" w:rsidRDefault="00633625" w:rsidP="00CA25EA">
            <w:pPr>
              <w:keepNext/>
              <w:keepLines/>
              <w:spacing w:line="240" w:lineRule="auto"/>
              <w:ind w:firstLine="0"/>
              <w:contextualSpacing/>
              <w:jc w:val="center"/>
              <w:rPr>
                <w:rFonts w:eastAsia="Times New Roman"/>
                <w:b/>
                <w:sz w:val="24"/>
                <w:szCs w:val="24"/>
              </w:rPr>
            </w:pPr>
            <m:oMath>
              <m:sSub>
                <m:sSubPr>
                  <m:ctrlPr>
                    <w:rPr>
                      <w:rFonts w:ascii="Cambria Math" w:eastAsia="Times New Roman" w:hAnsi="Cambria Math"/>
                      <w:b/>
                      <w:sz w:val="24"/>
                      <w:szCs w:val="24"/>
                    </w:rPr>
                  </m:ctrlPr>
                </m:sSubPr>
                <m:e>
                  <m:r>
                    <m:rPr>
                      <m:nor/>
                    </m:rPr>
                    <w:rPr>
                      <w:rFonts w:eastAsia="Times New Roman"/>
                      <w:b/>
                      <w:sz w:val="24"/>
                      <w:szCs w:val="24"/>
                    </w:rPr>
                    <m:t>ЗП</m:t>
                  </m:r>
                </m:e>
                <m:sub>
                  <w:proofErr w:type="spellStart"/>
                  <m:r>
                    <m:rPr>
                      <m:nor/>
                    </m:rPr>
                    <w:rPr>
                      <w:rFonts w:eastAsia="Times New Roman"/>
                      <w:b/>
                      <w:sz w:val="24"/>
                      <w:szCs w:val="24"/>
                    </w:rPr>
                    <m:t>осн</m:t>
                  </m:r>
                  <w:proofErr w:type="spellEnd"/>
                </m:sub>
              </m:sSub>
            </m:oMath>
            <w:r w:rsidR="00FA2C17" w:rsidRPr="008443A7">
              <w:rPr>
                <w:rFonts w:eastAsia="Times New Roman"/>
                <w:b/>
                <w:sz w:val="24"/>
                <w:szCs w:val="24"/>
              </w:rPr>
              <w:t>, руб.</w:t>
            </w:r>
          </w:p>
        </w:tc>
      </w:tr>
      <w:tr w:rsidR="00FA2C17" w:rsidRPr="00B70B40" w14:paraId="66265C01" w14:textId="77777777" w:rsidTr="00CA25EA">
        <w:trPr>
          <w:trHeight w:val="417"/>
        </w:trPr>
        <w:tc>
          <w:tcPr>
            <w:tcW w:w="418" w:type="pct"/>
            <w:vAlign w:val="center"/>
          </w:tcPr>
          <w:p w14:paraId="3EBAF283" w14:textId="77777777" w:rsidR="00FA2C17" w:rsidRPr="00BE349A" w:rsidRDefault="00FA2C17" w:rsidP="00CA25EA">
            <w:pPr>
              <w:keepNext/>
              <w:keepLines/>
              <w:spacing w:line="240" w:lineRule="auto"/>
              <w:ind w:firstLine="0"/>
              <w:contextualSpacing/>
              <w:jc w:val="center"/>
              <w:rPr>
                <w:rFonts w:eastAsia="Times New Roman"/>
                <w:sz w:val="24"/>
                <w:szCs w:val="24"/>
              </w:rPr>
            </w:pPr>
            <w:r w:rsidRPr="00BE349A">
              <w:rPr>
                <w:rFonts w:eastAsia="Times New Roman"/>
                <w:sz w:val="24"/>
                <w:szCs w:val="24"/>
              </w:rPr>
              <w:t>1</w:t>
            </w:r>
          </w:p>
        </w:tc>
        <w:tc>
          <w:tcPr>
            <w:tcW w:w="1954" w:type="pct"/>
          </w:tcPr>
          <w:p w14:paraId="24F6704C" w14:textId="77777777" w:rsidR="00FA2C17" w:rsidRPr="00A2676E" w:rsidRDefault="00FA2C17" w:rsidP="00CA25EA">
            <w:pPr>
              <w:pStyle w:val="ac"/>
              <w:spacing w:before="0" w:beforeAutospacing="0" w:after="0" w:afterAutospacing="0"/>
              <w:rPr>
                <w:szCs w:val="28"/>
              </w:rPr>
            </w:pPr>
            <w:r w:rsidRPr="00A2676E">
              <w:rPr>
                <w:szCs w:val="28"/>
              </w:rPr>
              <w:t>Менеджер проекта</w:t>
            </w:r>
          </w:p>
        </w:tc>
        <w:tc>
          <w:tcPr>
            <w:tcW w:w="769" w:type="pct"/>
          </w:tcPr>
          <w:p w14:paraId="1D3ECBE2" w14:textId="77777777" w:rsidR="00FA2C17" w:rsidRDefault="00FA2C17" w:rsidP="00CA25EA">
            <w:pPr>
              <w:keepNext/>
              <w:keepLines/>
              <w:spacing w:line="240" w:lineRule="auto"/>
              <w:ind w:firstLine="0"/>
              <w:contextualSpacing/>
              <w:jc w:val="center"/>
              <w:rPr>
                <w:rFonts w:eastAsia="Times New Roman"/>
                <w:sz w:val="24"/>
                <w:szCs w:val="24"/>
              </w:rPr>
            </w:pPr>
            <w:r>
              <w:rPr>
                <w:rFonts w:eastAsia="Times New Roman"/>
                <w:sz w:val="24"/>
                <w:szCs w:val="24"/>
              </w:rPr>
              <w:t>56 000</w:t>
            </w:r>
          </w:p>
        </w:tc>
        <w:tc>
          <w:tcPr>
            <w:tcW w:w="948" w:type="pct"/>
          </w:tcPr>
          <w:p w14:paraId="0D206064" w14:textId="77777777" w:rsidR="00FA2C17" w:rsidRPr="00A2676E" w:rsidRDefault="00FA2C17" w:rsidP="00CA25EA">
            <w:pPr>
              <w:pStyle w:val="ac"/>
              <w:spacing w:before="0" w:beforeAutospacing="0" w:after="0" w:afterAutospacing="0"/>
              <w:jc w:val="center"/>
              <w:rPr>
                <w:szCs w:val="28"/>
              </w:rPr>
            </w:pPr>
            <w:r w:rsidRPr="00A2676E">
              <w:rPr>
                <w:szCs w:val="28"/>
              </w:rPr>
              <w:t>280,</w:t>
            </w:r>
            <w:r>
              <w:rPr>
                <w:szCs w:val="28"/>
              </w:rPr>
              <w:t>4</w:t>
            </w:r>
          </w:p>
        </w:tc>
        <w:tc>
          <w:tcPr>
            <w:tcW w:w="910" w:type="pct"/>
          </w:tcPr>
          <w:p w14:paraId="2E1E9427" w14:textId="77777777" w:rsidR="00FA2C17" w:rsidRPr="00797C65" w:rsidRDefault="00FA2C17" w:rsidP="00CA25EA">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93 466</w:t>
            </w:r>
          </w:p>
        </w:tc>
      </w:tr>
      <w:tr w:rsidR="00FA2C17" w:rsidRPr="00B70B40" w14:paraId="775FB8EB" w14:textId="77777777" w:rsidTr="00CA25EA">
        <w:trPr>
          <w:trHeight w:val="417"/>
        </w:trPr>
        <w:tc>
          <w:tcPr>
            <w:tcW w:w="418" w:type="pct"/>
            <w:vAlign w:val="center"/>
          </w:tcPr>
          <w:p w14:paraId="68A48946" w14:textId="77777777" w:rsidR="00FA2C17" w:rsidRPr="00BE349A" w:rsidRDefault="00FA2C17" w:rsidP="00CA25EA">
            <w:pPr>
              <w:keepNext/>
              <w:keepLines/>
              <w:spacing w:line="240" w:lineRule="auto"/>
              <w:ind w:firstLine="0"/>
              <w:contextualSpacing/>
              <w:jc w:val="center"/>
              <w:rPr>
                <w:rFonts w:eastAsia="Times New Roman"/>
                <w:sz w:val="24"/>
                <w:szCs w:val="24"/>
              </w:rPr>
            </w:pPr>
            <w:r w:rsidRPr="00BE349A">
              <w:rPr>
                <w:rFonts w:eastAsia="Times New Roman"/>
                <w:sz w:val="24"/>
                <w:szCs w:val="24"/>
              </w:rPr>
              <w:t>2</w:t>
            </w:r>
          </w:p>
        </w:tc>
        <w:tc>
          <w:tcPr>
            <w:tcW w:w="1954" w:type="pct"/>
          </w:tcPr>
          <w:p w14:paraId="0B332663" w14:textId="77777777" w:rsidR="00FA2C17" w:rsidRPr="00A2676E" w:rsidRDefault="00FA2C17" w:rsidP="00CA25EA">
            <w:pPr>
              <w:pStyle w:val="ac"/>
              <w:spacing w:before="0" w:beforeAutospacing="0" w:after="0" w:afterAutospacing="0"/>
              <w:rPr>
                <w:szCs w:val="28"/>
              </w:rPr>
            </w:pPr>
            <w:proofErr w:type="spellStart"/>
            <w:r w:rsidRPr="00A2676E">
              <w:rPr>
                <w:color w:val="000000" w:themeColor="text1"/>
                <w:szCs w:val="28"/>
                <w:lang w:val="en-US"/>
              </w:rPr>
              <w:t>Бизнес-аналитик</w:t>
            </w:r>
            <w:proofErr w:type="spellEnd"/>
          </w:p>
        </w:tc>
        <w:tc>
          <w:tcPr>
            <w:tcW w:w="769" w:type="pct"/>
          </w:tcPr>
          <w:p w14:paraId="44546348" w14:textId="77777777" w:rsidR="00FA2C17" w:rsidRDefault="00FA2C17" w:rsidP="00CA25EA">
            <w:pPr>
              <w:keepNext/>
              <w:keepLines/>
              <w:spacing w:line="240" w:lineRule="auto"/>
              <w:ind w:firstLine="0"/>
              <w:contextualSpacing/>
              <w:jc w:val="center"/>
              <w:rPr>
                <w:rFonts w:eastAsia="Times New Roman"/>
                <w:sz w:val="24"/>
                <w:szCs w:val="24"/>
              </w:rPr>
            </w:pPr>
            <w:r>
              <w:rPr>
                <w:rFonts w:eastAsia="Times New Roman"/>
                <w:sz w:val="24"/>
                <w:szCs w:val="24"/>
              </w:rPr>
              <w:t>75 000</w:t>
            </w:r>
          </w:p>
        </w:tc>
        <w:tc>
          <w:tcPr>
            <w:tcW w:w="948" w:type="pct"/>
          </w:tcPr>
          <w:p w14:paraId="74718749" w14:textId="77777777" w:rsidR="00FA2C17" w:rsidRPr="00A2676E" w:rsidRDefault="00FA2C17" w:rsidP="00CA25EA">
            <w:pPr>
              <w:pStyle w:val="ac"/>
              <w:spacing w:before="0" w:beforeAutospacing="0" w:after="0" w:afterAutospacing="0"/>
              <w:jc w:val="center"/>
              <w:rPr>
                <w:szCs w:val="28"/>
              </w:rPr>
            </w:pPr>
            <w:r>
              <w:rPr>
                <w:color w:val="000000" w:themeColor="text1"/>
                <w:szCs w:val="28"/>
                <w:lang w:val="en-US"/>
              </w:rPr>
              <w:t>230,4</w:t>
            </w:r>
          </w:p>
        </w:tc>
        <w:tc>
          <w:tcPr>
            <w:tcW w:w="910" w:type="pct"/>
          </w:tcPr>
          <w:p w14:paraId="425FFC52" w14:textId="77777777" w:rsidR="00FA2C17" w:rsidRPr="00797C65" w:rsidRDefault="00FA2C17" w:rsidP="00CA25EA">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102 857</w:t>
            </w:r>
          </w:p>
        </w:tc>
      </w:tr>
      <w:tr w:rsidR="00FA2C17" w:rsidRPr="00B70B40" w14:paraId="48D1C0DC" w14:textId="77777777" w:rsidTr="00CA25EA">
        <w:trPr>
          <w:trHeight w:val="417"/>
        </w:trPr>
        <w:tc>
          <w:tcPr>
            <w:tcW w:w="418" w:type="pct"/>
            <w:vAlign w:val="center"/>
          </w:tcPr>
          <w:p w14:paraId="2E45F520" w14:textId="77777777" w:rsidR="00FA2C17" w:rsidRPr="00BE349A" w:rsidRDefault="00FA2C17" w:rsidP="00CA25EA">
            <w:pPr>
              <w:keepNext/>
              <w:keepLines/>
              <w:spacing w:line="240" w:lineRule="auto"/>
              <w:ind w:firstLine="0"/>
              <w:contextualSpacing/>
              <w:jc w:val="center"/>
              <w:rPr>
                <w:rFonts w:eastAsia="Times New Roman"/>
                <w:sz w:val="24"/>
                <w:szCs w:val="24"/>
              </w:rPr>
            </w:pPr>
            <w:r w:rsidRPr="00BE349A">
              <w:rPr>
                <w:rFonts w:eastAsia="Times New Roman"/>
                <w:sz w:val="24"/>
                <w:szCs w:val="24"/>
              </w:rPr>
              <w:t>3</w:t>
            </w:r>
          </w:p>
        </w:tc>
        <w:tc>
          <w:tcPr>
            <w:tcW w:w="1954" w:type="pct"/>
          </w:tcPr>
          <w:p w14:paraId="4CD999E0" w14:textId="77777777" w:rsidR="00FA2C17" w:rsidRPr="00A2676E" w:rsidRDefault="00FA2C17" w:rsidP="00CA25EA">
            <w:pPr>
              <w:pStyle w:val="ac"/>
              <w:spacing w:before="0" w:beforeAutospacing="0" w:after="0" w:afterAutospacing="0"/>
              <w:rPr>
                <w:szCs w:val="28"/>
              </w:rPr>
            </w:pPr>
            <w:proofErr w:type="spellStart"/>
            <w:r w:rsidRPr="00A2676E">
              <w:rPr>
                <w:color w:val="000000" w:themeColor="text1"/>
                <w:szCs w:val="28"/>
                <w:lang w:val="en-US"/>
              </w:rPr>
              <w:t>Системный</w:t>
            </w:r>
            <w:proofErr w:type="spellEnd"/>
            <w:r w:rsidRPr="00A2676E">
              <w:rPr>
                <w:color w:val="000000" w:themeColor="text1"/>
                <w:szCs w:val="28"/>
                <w:lang w:val="en-US"/>
              </w:rPr>
              <w:t xml:space="preserve"> </w:t>
            </w:r>
            <w:proofErr w:type="spellStart"/>
            <w:r w:rsidRPr="00A2676E">
              <w:rPr>
                <w:color w:val="000000" w:themeColor="text1"/>
                <w:szCs w:val="28"/>
                <w:lang w:val="en-US"/>
              </w:rPr>
              <w:t>аналитик</w:t>
            </w:r>
            <w:proofErr w:type="spellEnd"/>
          </w:p>
        </w:tc>
        <w:tc>
          <w:tcPr>
            <w:tcW w:w="769" w:type="pct"/>
          </w:tcPr>
          <w:p w14:paraId="52F10AA1" w14:textId="77777777" w:rsidR="00FA2C17" w:rsidRDefault="00FA2C17" w:rsidP="00CA25EA">
            <w:pPr>
              <w:keepNext/>
              <w:keepLines/>
              <w:spacing w:line="240" w:lineRule="auto"/>
              <w:ind w:firstLine="0"/>
              <w:contextualSpacing/>
              <w:jc w:val="center"/>
              <w:rPr>
                <w:rFonts w:eastAsia="Times New Roman"/>
                <w:sz w:val="24"/>
                <w:szCs w:val="24"/>
              </w:rPr>
            </w:pPr>
            <w:r>
              <w:rPr>
                <w:rFonts w:eastAsia="Times New Roman"/>
                <w:sz w:val="24"/>
                <w:szCs w:val="24"/>
              </w:rPr>
              <w:t>75 000</w:t>
            </w:r>
          </w:p>
        </w:tc>
        <w:tc>
          <w:tcPr>
            <w:tcW w:w="948" w:type="pct"/>
          </w:tcPr>
          <w:p w14:paraId="04319DAE" w14:textId="77777777" w:rsidR="00FA2C17" w:rsidRPr="00A2676E" w:rsidRDefault="00FA2C17" w:rsidP="00CA25EA">
            <w:pPr>
              <w:pStyle w:val="ac"/>
              <w:spacing w:before="0" w:beforeAutospacing="0" w:after="0" w:afterAutospacing="0"/>
              <w:jc w:val="center"/>
              <w:rPr>
                <w:szCs w:val="28"/>
              </w:rPr>
            </w:pPr>
            <w:r>
              <w:rPr>
                <w:color w:val="000000" w:themeColor="text1"/>
                <w:szCs w:val="28"/>
                <w:lang w:val="en-US"/>
              </w:rPr>
              <w:t>144</w:t>
            </w:r>
          </w:p>
        </w:tc>
        <w:tc>
          <w:tcPr>
            <w:tcW w:w="910" w:type="pct"/>
          </w:tcPr>
          <w:p w14:paraId="7E7AD1DB" w14:textId="77777777" w:rsidR="00FA2C17" w:rsidRPr="00797C65" w:rsidRDefault="00FA2C17" w:rsidP="00CA25EA">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64 285</w:t>
            </w:r>
          </w:p>
        </w:tc>
      </w:tr>
      <w:tr w:rsidR="00FA2C17" w:rsidRPr="00B70B40" w14:paraId="71476084" w14:textId="77777777" w:rsidTr="00CA25EA">
        <w:trPr>
          <w:trHeight w:val="417"/>
        </w:trPr>
        <w:tc>
          <w:tcPr>
            <w:tcW w:w="418" w:type="pct"/>
            <w:vAlign w:val="center"/>
          </w:tcPr>
          <w:p w14:paraId="31E08CF7" w14:textId="77777777" w:rsidR="00FA2C17" w:rsidRPr="00BE349A" w:rsidRDefault="00FA2C17" w:rsidP="00CA25EA">
            <w:pPr>
              <w:keepNext/>
              <w:keepLines/>
              <w:spacing w:line="240" w:lineRule="auto"/>
              <w:ind w:firstLine="0"/>
              <w:contextualSpacing/>
              <w:jc w:val="center"/>
              <w:rPr>
                <w:rFonts w:eastAsia="Times New Roman"/>
                <w:sz w:val="24"/>
                <w:szCs w:val="24"/>
              </w:rPr>
            </w:pPr>
            <w:r w:rsidRPr="00BE349A">
              <w:rPr>
                <w:rFonts w:eastAsia="Times New Roman"/>
                <w:sz w:val="24"/>
                <w:szCs w:val="24"/>
              </w:rPr>
              <w:t>4</w:t>
            </w:r>
          </w:p>
        </w:tc>
        <w:tc>
          <w:tcPr>
            <w:tcW w:w="1954" w:type="pct"/>
          </w:tcPr>
          <w:p w14:paraId="0E8CBFCB" w14:textId="77777777" w:rsidR="00FA2C17" w:rsidRPr="00A2676E" w:rsidRDefault="00FA2C17" w:rsidP="00CA25EA">
            <w:pPr>
              <w:pStyle w:val="ac"/>
              <w:spacing w:before="0" w:beforeAutospacing="0" w:after="0" w:afterAutospacing="0"/>
              <w:rPr>
                <w:szCs w:val="28"/>
              </w:rPr>
            </w:pPr>
            <w:proofErr w:type="spellStart"/>
            <w:r w:rsidRPr="00A2676E">
              <w:rPr>
                <w:color w:val="000000" w:themeColor="text1"/>
                <w:szCs w:val="28"/>
                <w:lang w:val="en-US"/>
              </w:rPr>
              <w:t>Тестировщик</w:t>
            </w:r>
            <w:proofErr w:type="spellEnd"/>
          </w:p>
        </w:tc>
        <w:tc>
          <w:tcPr>
            <w:tcW w:w="769" w:type="pct"/>
          </w:tcPr>
          <w:p w14:paraId="48A67CFA" w14:textId="77777777" w:rsidR="00FA2C17" w:rsidRDefault="00FA2C17" w:rsidP="00CA25EA">
            <w:pPr>
              <w:keepNext/>
              <w:keepLines/>
              <w:spacing w:line="240" w:lineRule="auto"/>
              <w:ind w:firstLine="0"/>
              <w:contextualSpacing/>
              <w:jc w:val="center"/>
              <w:rPr>
                <w:rFonts w:eastAsia="Times New Roman"/>
                <w:sz w:val="24"/>
                <w:szCs w:val="24"/>
              </w:rPr>
            </w:pPr>
            <w:r>
              <w:rPr>
                <w:rFonts w:eastAsia="Times New Roman"/>
                <w:sz w:val="24"/>
                <w:szCs w:val="24"/>
              </w:rPr>
              <w:t>53 000</w:t>
            </w:r>
          </w:p>
        </w:tc>
        <w:tc>
          <w:tcPr>
            <w:tcW w:w="948" w:type="pct"/>
          </w:tcPr>
          <w:p w14:paraId="36155F6F" w14:textId="77777777" w:rsidR="00FA2C17" w:rsidRPr="00A2676E" w:rsidRDefault="00FA2C17" w:rsidP="00CA25EA">
            <w:pPr>
              <w:pStyle w:val="ac"/>
              <w:spacing w:before="0" w:beforeAutospacing="0" w:after="0" w:afterAutospacing="0"/>
              <w:jc w:val="center"/>
              <w:rPr>
                <w:szCs w:val="28"/>
              </w:rPr>
            </w:pPr>
            <w:r>
              <w:rPr>
                <w:color w:val="000000" w:themeColor="text1"/>
                <w:szCs w:val="28"/>
                <w:lang w:val="en-US"/>
              </w:rPr>
              <w:t>256</w:t>
            </w:r>
          </w:p>
        </w:tc>
        <w:tc>
          <w:tcPr>
            <w:tcW w:w="910" w:type="pct"/>
          </w:tcPr>
          <w:p w14:paraId="6CFAEC47" w14:textId="77777777" w:rsidR="00FA2C17" w:rsidRPr="00797C65" w:rsidRDefault="00FA2C17" w:rsidP="00CA25EA">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80 762</w:t>
            </w:r>
          </w:p>
        </w:tc>
      </w:tr>
      <w:tr w:rsidR="00FA2C17" w:rsidRPr="00B70B40" w14:paraId="42443669" w14:textId="77777777" w:rsidTr="00CA25EA">
        <w:trPr>
          <w:trHeight w:val="417"/>
        </w:trPr>
        <w:tc>
          <w:tcPr>
            <w:tcW w:w="418" w:type="pct"/>
            <w:vAlign w:val="center"/>
          </w:tcPr>
          <w:p w14:paraId="5A4EAA8D" w14:textId="77777777" w:rsidR="00FA2C17" w:rsidRPr="00BE349A" w:rsidRDefault="00FA2C17" w:rsidP="00CA25EA">
            <w:pPr>
              <w:keepNext/>
              <w:keepLines/>
              <w:spacing w:line="240" w:lineRule="auto"/>
              <w:ind w:firstLine="0"/>
              <w:contextualSpacing/>
              <w:jc w:val="center"/>
              <w:rPr>
                <w:rFonts w:eastAsia="Times New Roman"/>
                <w:sz w:val="24"/>
                <w:szCs w:val="24"/>
              </w:rPr>
            </w:pPr>
            <w:r w:rsidRPr="00BE349A">
              <w:rPr>
                <w:rFonts w:eastAsia="Times New Roman"/>
                <w:sz w:val="24"/>
                <w:szCs w:val="24"/>
              </w:rPr>
              <w:t>5</w:t>
            </w:r>
          </w:p>
        </w:tc>
        <w:tc>
          <w:tcPr>
            <w:tcW w:w="1954" w:type="pct"/>
          </w:tcPr>
          <w:p w14:paraId="16F1D424" w14:textId="77777777" w:rsidR="00FA2C17" w:rsidRPr="00A2676E" w:rsidRDefault="00FA2C17" w:rsidP="00CA25EA">
            <w:pPr>
              <w:pStyle w:val="ac"/>
              <w:spacing w:before="0" w:beforeAutospacing="0" w:after="0" w:afterAutospacing="0"/>
              <w:rPr>
                <w:szCs w:val="28"/>
              </w:rPr>
            </w:pPr>
            <w:proofErr w:type="spellStart"/>
            <w:r w:rsidRPr="00A2676E">
              <w:rPr>
                <w:color w:val="000000" w:themeColor="text1"/>
                <w:szCs w:val="28"/>
                <w:lang w:val="en-US"/>
              </w:rPr>
              <w:t>Специалист</w:t>
            </w:r>
            <w:proofErr w:type="spellEnd"/>
            <w:r w:rsidRPr="00A2676E">
              <w:rPr>
                <w:color w:val="000000" w:themeColor="text1"/>
                <w:szCs w:val="28"/>
                <w:lang w:val="en-US"/>
              </w:rPr>
              <w:t xml:space="preserve"> </w:t>
            </w:r>
            <w:proofErr w:type="spellStart"/>
            <w:r w:rsidRPr="00A2676E">
              <w:rPr>
                <w:color w:val="000000" w:themeColor="text1"/>
                <w:szCs w:val="28"/>
                <w:lang w:val="en-US"/>
              </w:rPr>
              <w:t>по</w:t>
            </w:r>
            <w:proofErr w:type="spellEnd"/>
            <w:r w:rsidRPr="00A2676E">
              <w:rPr>
                <w:color w:val="000000" w:themeColor="text1"/>
                <w:szCs w:val="28"/>
                <w:lang w:val="en-US"/>
              </w:rPr>
              <w:t xml:space="preserve"> </w:t>
            </w:r>
            <w:proofErr w:type="spellStart"/>
            <w:r w:rsidRPr="00A2676E">
              <w:rPr>
                <w:color w:val="000000" w:themeColor="text1"/>
                <w:szCs w:val="28"/>
                <w:lang w:val="en-US"/>
              </w:rPr>
              <w:t>внедрению</w:t>
            </w:r>
            <w:proofErr w:type="spellEnd"/>
          </w:p>
        </w:tc>
        <w:tc>
          <w:tcPr>
            <w:tcW w:w="769" w:type="pct"/>
          </w:tcPr>
          <w:p w14:paraId="566438A7" w14:textId="77777777" w:rsidR="00FA2C17" w:rsidRDefault="00FA2C17" w:rsidP="00CA25EA">
            <w:pPr>
              <w:keepNext/>
              <w:keepLines/>
              <w:spacing w:line="240" w:lineRule="auto"/>
              <w:ind w:firstLine="0"/>
              <w:contextualSpacing/>
              <w:jc w:val="center"/>
              <w:rPr>
                <w:rFonts w:eastAsia="Times New Roman"/>
                <w:sz w:val="24"/>
                <w:szCs w:val="24"/>
              </w:rPr>
            </w:pPr>
            <w:r>
              <w:rPr>
                <w:rFonts w:eastAsia="Times New Roman"/>
                <w:sz w:val="24"/>
                <w:szCs w:val="24"/>
              </w:rPr>
              <w:t>50 000</w:t>
            </w:r>
          </w:p>
        </w:tc>
        <w:tc>
          <w:tcPr>
            <w:tcW w:w="948" w:type="pct"/>
          </w:tcPr>
          <w:p w14:paraId="5DDE34C2" w14:textId="77777777" w:rsidR="00FA2C17" w:rsidRPr="00A2676E" w:rsidRDefault="00FA2C17" w:rsidP="00CA25EA">
            <w:pPr>
              <w:pStyle w:val="ac"/>
              <w:spacing w:before="0" w:beforeAutospacing="0" w:after="0" w:afterAutospacing="0"/>
              <w:jc w:val="center"/>
              <w:rPr>
                <w:szCs w:val="28"/>
              </w:rPr>
            </w:pPr>
            <w:r>
              <w:rPr>
                <w:color w:val="000000" w:themeColor="text1"/>
                <w:szCs w:val="28"/>
                <w:lang w:val="en-US"/>
              </w:rPr>
              <w:t>80</w:t>
            </w:r>
          </w:p>
        </w:tc>
        <w:tc>
          <w:tcPr>
            <w:tcW w:w="910" w:type="pct"/>
          </w:tcPr>
          <w:p w14:paraId="309AEB5E" w14:textId="77777777" w:rsidR="00FA2C17" w:rsidRPr="00797C65" w:rsidRDefault="00FA2C17" w:rsidP="00CA25EA">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23 810</w:t>
            </w:r>
          </w:p>
        </w:tc>
      </w:tr>
      <w:tr w:rsidR="00FA2C17" w:rsidRPr="00B70B40" w14:paraId="17871C4B" w14:textId="77777777" w:rsidTr="00CA25EA">
        <w:trPr>
          <w:trHeight w:val="417"/>
        </w:trPr>
        <w:tc>
          <w:tcPr>
            <w:tcW w:w="418" w:type="pct"/>
            <w:vAlign w:val="center"/>
          </w:tcPr>
          <w:p w14:paraId="4DE83C00" w14:textId="77777777" w:rsidR="00FA2C17" w:rsidRPr="00BE349A" w:rsidRDefault="00FA2C17" w:rsidP="00CA25EA">
            <w:pPr>
              <w:keepNext/>
              <w:keepLines/>
              <w:spacing w:line="240" w:lineRule="auto"/>
              <w:ind w:firstLine="0"/>
              <w:contextualSpacing/>
              <w:jc w:val="center"/>
              <w:rPr>
                <w:rFonts w:eastAsia="Times New Roman"/>
                <w:sz w:val="24"/>
                <w:szCs w:val="24"/>
              </w:rPr>
            </w:pPr>
            <w:r w:rsidRPr="00BE349A">
              <w:rPr>
                <w:rFonts w:eastAsia="Times New Roman"/>
                <w:sz w:val="24"/>
                <w:szCs w:val="24"/>
              </w:rPr>
              <w:t>6</w:t>
            </w:r>
          </w:p>
        </w:tc>
        <w:tc>
          <w:tcPr>
            <w:tcW w:w="1954" w:type="pct"/>
          </w:tcPr>
          <w:p w14:paraId="6152AE61" w14:textId="77777777" w:rsidR="00FA2C17" w:rsidRPr="00A2676E" w:rsidRDefault="00FA2C17" w:rsidP="00CA25EA">
            <w:pPr>
              <w:pStyle w:val="ac"/>
              <w:spacing w:before="0" w:beforeAutospacing="0" w:after="0" w:afterAutospacing="0"/>
              <w:rPr>
                <w:szCs w:val="28"/>
              </w:rPr>
            </w:pPr>
            <w:proofErr w:type="spellStart"/>
            <w:r w:rsidRPr="00A2676E">
              <w:rPr>
                <w:color w:val="000000" w:themeColor="text1"/>
                <w:szCs w:val="28"/>
                <w:lang w:val="en-US"/>
              </w:rPr>
              <w:t>Дизайнер</w:t>
            </w:r>
            <w:proofErr w:type="spellEnd"/>
          </w:p>
        </w:tc>
        <w:tc>
          <w:tcPr>
            <w:tcW w:w="769" w:type="pct"/>
          </w:tcPr>
          <w:p w14:paraId="3BF8AC09" w14:textId="77777777" w:rsidR="00FA2C17" w:rsidRDefault="00FA2C17" w:rsidP="00CA25EA">
            <w:pPr>
              <w:keepNext/>
              <w:keepLines/>
              <w:spacing w:line="240" w:lineRule="auto"/>
              <w:ind w:firstLine="0"/>
              <w:contextualSpacing/>
              <w:jc w:val="center"/>
              <w:rPr>
                <w:rFonts w:eastAsia="Times New Roman"/>
                <w:sz w:val="24"/>
                <w:szCs w:val="24"/>
              </w:rPr>
            </w:pPr>
            <w:r w:rsidRPr="00797C65">
              <w:rPr>
                <w:rFonts w:eastAsia="Times New Roman"/>
                <w:sz w:val="24"/>
                <w:szCs w:val="24"/>
              </w:rPr>
              <w:t xml:space="preserve">41 </w:t>
            </w:r>
            <w:r>
              <w:rPr>
                <w:rFonts w:eastAsia="Times New Roman"/>
                <w:sz w:val="24"/>
                <w:szCs w:val="24"/>
              </w:rPr>
              <w:t>000</w:t>
            </w:r>
          </w:p>
        </w:tc>
        <w:tc>
          <w:tcPr>
            <w:tcW w:w="948" w:type="pct"/>
          </w:tcPr>
          <w:p w14:paraId="4DECA538" w14:textId="77777777" w:rsidR="00FA2C17" w:rsidRPr="00A2676E" w:rsidRDefault="00FA2C17" w:rsidP="00CA25EA">
            <w:pPr>
              <w:pStyle w:val="ac"/>
              <w:spacing w:before="0" w:beforeAutospacing="0" w:after="0" w:afterAutospacing="0"/>
              <w:jc w:val="center"/>
              <w:rPr>
                <w:szCs w:val="28"/>
              </w:rPr>
            </w:pPr>
            <w:r>
              <w:rPr>
                <w:color w:val="000000" w:themeColor="text1"/>
                <w:szCs w:val="28"/>
                <w:lang w:val="en-US"/>
              </w:rPr>
              <w:t>48</w:t>
            </w:r>
          </w:p>
        </w:tc>
        <w:tc>
          <w:tcPr>
            <w:tcW w:w="910" w:type="pct"/>
          </w:tcPr>
          <w:p w14:paraId="0A8B27EB" w14:textId="77777777" w:rsidR="00FA2C17" w:rsidRDefault="00FA2C17" w:rsidP="00CA25EA">
            <w:pPr>
              <w:keepNext/>
              <w:keepLines/>
              <w:spacing w:line="240" w:lineRule="auto"/>
              <w:ind w:firstLine="0"/>
              <w:contextualSpacing/>
              <w:jc w:val="center"/>
              <w:rPr>
                <w:rFonts w:eastAsia="Times New Roman"/>
                <w:sz w:val="24"/>
                <w:szCs w:val="24"/>
              </w:rPr>
            </w:pPr>
            <w:r>
              <w:rPr>
                <w:rFonts w:eastAsia="Times New Roman"/>
                <w:sz w:val="24"/>
                <w:szCs w:val="24"/>
              </w:rPr>
              <w:t>11 714</w:t>
            </w:r>
          </w:p>
        </w:tc>
      </w:tr>
      <w:tr w:rsidR="00FA2C17" w:rsidRPr="00B70B40" w14:paraId="587A07B8" w14:textId="77777777" w:rsidTr="00CA25EA">
        <w:trPr>
          <w:trHeight w:val="417"/>
        </w:trPr>
        <w:tc>
          <w:tcPr>
            <w:tcW w:w="418" w:type="pct"/>
            <w:vAlign w:val="center"/>
          </w:tcPr>
          <w:p w14:paraId="35552C62" w14:textId="77777777" w:rsidR="00FA2C17" w:rsidRPr="00BE349A" w:rsidRDefault="00FA2C17" w:rsidP="00CA25EA">
            <w:pPr>
              <w:keepNext/>
              <w:keepLines/>
              <w:spacing w:line="240" w:lineRule="auto"/>
              <w:ind w:firstLine="0"/>
              <w:contextualSpacing/>
              <w:jc w:val="center"/>
              <w:rPr>
                <w:rFonts w:eastAsia="Times New Roman"/>
                <w:sz w:val="24"/>
                <w:szCs w:val="24"/>
              </w:rPr>
            </w:pPr>
            <w:r w:rsidRPr="00BE349A">
              <w:rPr>
                <w:rFonts w:eastAsia="Times New Roman"/>
                <w:sz w:val="24"/>
                <w:szCs w:val="24"/>
              </w:rPr>
              <w:t>7</w:t>
            </w:r>
          </w:p>
        </w:tc>
        <w:tc>
          <w:tcPr>
            <w:tcW w:w="1954" w:type="pct"/>
          </w:tcPr>
          <w:p w14:paraId="1F947BDA" w14:textId="77777777" w:rsidR="00FA2C17" w:rsidRPr="00A2676E" w:rsidRDefault="00FA2C17" w:rsidP="00CA25EA">
            <w:pPr>
              <w:pStyle w:val="ac"/>
              <w:spacing w:before="0" w:beforeAutospacing="0" w:after="0" w:afterAutospacing="0"/>
              <w:rPr>
                <w:szCs w:val="28"/>
              </w:rPr>
            </w:pPr>
            <w:r w:rsidRPr="00A2676E">
              <w:rPr>
                <w:color w:val="000000" w:themeColor="text1"/>
                <w:szCs w:val="28"/>
                <w:lang w:val="en-US"/>
              </w:rPr>
              <w:t>Frontend-</w:t>
            </w:r>
            <w:proofErr w:type="spellStart"/>
            <w:r w:rsidRPr="00A2676E">
              <w:rPr>
                <w:color w:val="000000" w:themeColor="text1"/>
                <w:szCs w:val="28"/>
                <w:lang w:val="en-US"/>
              </w:rPr>
              <w:t>разработчик</w:t>
            </w:r>
            <w:proofErr w:type="spellEnd"/>
          </w:p>
        </w:tc>
        <w:tc>
          <w:tcPr>
            <w:tcW w:w="769" w:type="pct"/>
          </w:tcPr>
          <w:p w14:paraId="1E602247" w14:textId="77777777" w:rsidR="00FA2C17" w:rsidRPr="00797C65" w:rsidRDefault="00FA2C17" w:rsidP="00CA25EA">
            <w:pPr>
              <w:keepNext/>
              <w:keepLines/>
              <w:spacing w:line="240" w:lineRule="auto"/>
              <w:ind w:firstLine="0"/>
              <w:contextualSpacing/>
              <w:jc w:val="center"/>
              <w:rPr>
                <w:rFonts w:eastAsia="Times New Roman"/>
                <w:sz w:val="24"/>
                <w:szCs w:val="24"/>
                <w:lang w:val="en-US"/>
              </w:rPr>
            </w:pPr>
            <w:r>
              <w:rPr>
                <w:rFonts w:eastAsia="Times New Roman"/>
                <w:sz w:val="24"/>
                <w:szCs w:val="24"/>
              </w:rPr>
              <w:t>85 000</w:t>
            </w:r>
          </w:p>
        </w:tc>
        <w:tc>
          <w:tcPr>
            <w:tcW w:w="948" w:type="pct"/>
          </w:tcPr>
          <w:p w14:paraId="690FCD97" w14:textId="77777777" w:rsidR="00FA2C17" w:rsidRPr="00A2676E" w:rsidRDefault="00FA2C17" w:rsidP="00CA25EA">
            <w:pPr>
              <w:pStyle w:val="ac"/>
              <w:spacing w:before="0" w:beforeAutospacing="0" w:after="0" w:afterAutospacing="0"/>
              <w:jc w:val="center"/>
              <w:rPr>
                <w:szCs w:val="28"/>
              </w:rPr>
            </w:pPr>
            <w:r>
              <w:rPr>
                <w:color w:val="000000" w:themeColor="text1"/>
                <w:szCs w:val="28"/>
                <w:lang w:val="en-US"/>
              </w:rPr>
              <w:t>348</w:t>
            </w:r>
          </w:p>
        </w:tc>
        <w:tc>
          <w:tcPr>
            <w:tcW w:w="910" w:type="pct"/>
          </w:tcPr>
          <w:p w14:paraId="1E4F04DB" w14:textId="77777777" w:rsidR="00FA2C17" w:rsidRPr="00797C65" w:rsidRDefault="00FA2C17" w:rsidP="00CA25EA">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176 071</w:t>
            </w:r>
          </w:p>
        </w:tc>
      </w:tr>
      <w:tr w:rsidR="00FA2C17" w:rsidRPr="00B70B40" w14:paraId="33A3C88D" w14:textId="77777777" w:rsidTr="00CA25EA">
        <w:trPr>
          <w:trHeight w:val="417"/>
        </w:trPr>
        <w:tc>
          <w:tcPr>
            <w:tcW w:w="418" w:type="pct"/>
            <w:vAlign w:val="center"/>
          </w:tcPr>
          <w:p w14:paraId="5C870698" w14:textId="77777777" w:rsidR="00FA2C17" w:rsidRPr="00A2676E" w:rsidRDefault="00FA2C17" w:rsidP="00CA25EA">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8</w:t>
            </w:r>
          </w:p>
        </w:tc>
        <w:tc>
          <w:tcPr>
            <w:tcW w:w="1954" w:type="pct"/>
          </w:tcPr>
          <w:p w14:paraId="4314CC83" w14:textId="77777777" w:rsidR="00FA2C17" w:rsidRPr="00A2676E" w:rsidRDefault="00FA2C17" w:rsidP="00CA25EA">
            <w:pPr>
              <w:pStyle w:val="ac"/>
              <w:spacing w:before="0" w:beforeAutospacing="0" w:after="0" w:afterAutospacing="0"/>
              <w:rPr>
                <w:color w:val="000000" w:themeColor="text1"/>
                <w:szCs w:val="28"/>
              </w:rPr>
            </w:pPr>
            <w:r>
              <w:rPr>
                <w:color w:val="000000" w:themeColor="text1"/>
                <w:szCs w:val="28"/>
                <w:lang w:val="en-US"/>
              </w:rPr>
              <w:t>Backend-</w:t>
            </w:r>
            <w:r>
              <w:rPr>
                <w:color w:val="000000" w:themeColor="text1"/>
                <w:szCs w:val="28"/>
              </w:rPr>
              <w:t>разработчик</w:t>
            </w:r>
          </w:p>
        </w:tc>
        <w:tc>
          <w:tcPr>
            <w:tcW w:w="769" w:type="pct"/>
          </w:tcPr>
          <w:p w14:paraId="0FF68885" w14:textId="77777777" w:rsidR="00FA2C17" w:rsidRDefault="00FA2C17" w:rsidP="00CA25EA">
            <w:pPr>
              <w:keepNext/>
              <w:keepLines/>
              <w:spacing w:line="240" w:lineRule="auto"/>
              <w:ind w:firstLine="0"/>
              <w:contextualSpacing/>
              <w:jc w:val="center"/>
              <w:rPr>
                <w:rFonts w:eastAsia="Times New Roman"/>
                <w:sz w:val="24"/>
                <w:szCs w:val="24"/>
              </w:rPr>
            </w:pPr>
            <w:r>
              <w:rPr>
                <w:rFonts w:eastAsia="Times New Roman"/>
                <w:sz w:val="24"/>
                <w:szCs w:val="24"/>
              </w:rPr>
              <w:t>85 000</w:t>
            </w:r>
          </w:p>
        </w:tc>
        <w:tc>
          <w:tcPr>
            <w:tcW w:w="948" w:type="pct"/>
          </w:tcPr>
          <w:p w14:paraId="7FE0225D" w14:textId="77777777" w:rsidR="00FA2C17" w:rsidRDefault="00FA2C17" w:rsidP="00CA25EA">
            <w:pPr>
              <w:keepNext/>
              <w:keepLines/>
              <w:spacing w:line="240" w:lineRule="auto"/>
              <w:ind w:firstLine="0"/>
              <w:contextualSpacing/>
              <w:jc w:val="center"/>
              <w:rPr>
                <w:rFonts w:eastAsia="Times New Roman"/>
                <w:sz w:val="24"/>
                <w:szCs w:val="24"/>
              </w:rPr>
            </w:pPr>
            <w:r>
              <w:rPr>
                <w:rFonts w:eastAsia="Times New Roman"/>
                <w:sz w:val="24"/>
                <w:szCs w:val="24"/>
              </w:rPr>
              <w:t>260</w:t>
            </w:r>
          </w:p>
        </w:tc>
        <w:tc>
          <w:tcPr>
            <w:tcW w:w="910" w:type="pct"/>
          </w:tcPr>
          <w:p w14:paraId="54935800" w14:textId="77777777" w:rsidR="00FA2C17" w:rsidRPr="00797C65" w:rsidRDefault="00FA2C17" w:rsidP="00CA25EA">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131 547</w:t>
            </w:r>
          </w:p>
        </w:tc>
      </w:tr>
    </w:tbl>
    <w:p w14:paraId="2D5186D1" w14:textId="77777777" w:rsidR="00FA2C17" w:rsidRPr="00C12383" w:rsidRDefault="00FA2C17" w:rsidP="00FA2C17">
      <w:pPr>
        <w:contextualSpacing/>
        <w:rPr>
          <w:rFonts w:eastAsia="Times New Roman"/>
        </w:rPr>
      </w:pPr>
    </w:p>
    <w:p w14:paraId="2BADBF3E" w14:textId="77777777" w:rsidR="00FA2C17" w:rsidRDefault="00FA2C17" w:rsidP="00FA2C17">
      <w:pPr>
        <w:widowControl w:val="0"/>
        <w:ind w:firstLine="708"/>
        <w:rPr>
          <w:position w:val="-14"/>
        </w:rPr>
      </w:pPr>
      <w:r>
        <w:t xml:space="preserve">Суммарное значение основной заработной платы проектной команды на период реализации проекта составит </w:t>
      </w:r>
      <w:r w:rsidRPr="00797C65">
        <w:t>68</w:t>
      </w:r>
      <w:r>
        <w:t>3</w:t>
      </w:r>
      <w:r w:rsidRPr="00797C65">
        <w:t xml:space="preserve"> 5</w:t>
      </w:r>
      <w:r>
        <w:t>87 (руб.).</w:t>
      </w:r>
    </w:p>
    <w:p w14:paraId="438E73A8" w14:textId="77777777" w:rsidR="00FA2C17" w:rsidRDefault="00FA2C17" w:rsidP="00FA2C17">
      <w:pPr>
        <w:widowControl w:val="0"/>
        <w:ind w:firstLine="708"/>
      </w:pPr>
      <w:r>
        <w:t xml:space="preserve">Так как дополнительную заработную плату берем за 15% от основной, общая заработная плата составит </w:t>
      </w:r>
      <w:r w:rsidRPr="00976259">
        <w:t xml:space="preserve">786 125 </w:t>
      </w:r>
      <w:r>
        <w:t>(руб.).</w:t>
      </w:r>
    </w:p>
    <w:p w14:paraId="4AF7CE78" w14:textId="77777777" w:rsidR="00FA2C17" w:rsidRPr="00B95FF2" w:rsidRDefault="00FA2C17" w:rsidP="00FA2C17">
      <w:pPr>
        <w:widowControl w:val="0"/>
        <w:ind w:firstLine="708"/>
      </w:pPr>
      <w:r w:rsidRPr="005379FF">
        <w:t>Проект реализуется в небольшой ИТ-компании, где доля вспомогательного и административного персонала по отношению к основному персоналу не велика. Большая часть административного персонала задействована в проектной деятельности в качестве руководителей проекта. Кадровый учет, бухгалтерский и налоговый учет в Компании отдан на аутсорсинг. Затраты на аутсорсинг войдут в прочие расходы. В связи с этим примем заработную плату обслуживающего персонала равной 0 руб.</w:t>
      </w:r>
    </w:p>
    <w:p w14:paraId="1FB8B4A7" w14:textId="77777777" w:rsidR="00FA2C17" w:rsidRPr="00162554" w:rsidRDefault="00FA2C17" w:rsidP="00FA2C17">
      <w:pPr>
        <w:pStyle w:val="3"/>
        <w:numPr>
          <w:ilvl w:val="2"/>
          <w:numId w:val="33"/>
        </w:numPr>
        <w:tabs>
          <w:tab w:val="left" w:pos="709"/>
        </w:tabs>
        <w:spacing w:before="120" w:after="120"/>
        <w:ind w:left="0" w:firstLine="0"/>
      </w:pPr>
      <w:bookmarkStart w:id="114" w:name="_Toc322893644"/>
      <w:bookmarkStart w:id="115" w:name="_Toc359344428"/>
      <w:bookmarkStart w:id="116" w:name="_Toc67700182"/>
      <w:r>
        <w:t xml:space="preserve">Расчёт </w:t>
      </w:r>
      <w:bookmarkEnd w:id="114"/>
      <w:bookmarkEnd w:id="115"/>
      <w:r>
        <w:t>отчислений на социальные нужды (страховые взносы)</w:t>
      </w:r>
      <w:bookmarkEnd w:id="116"/>
    </w:p>
    <w:p w14:paraId="0BF72318" w14:textId="77777777" w:rsidR="00FA2C17" w:rsidRDefault="00FA2C17" w:rsidP="00FA2C17">
      <w:pPr>
        <w:contextualSpacing/>
        <w:rPr>
          <w:rFonts w:eastAsia="Times New Roman" w:cs="Times New Roman"/>
          <w:b/>
          <w:szCs w:val="28"/>
        </w:rPr>
      </w:pPr>
      <w:r w:rsidRPr="00FD77EF">
        <w:rPr>
          <w:rFonts w:eastAsia="Times New Roman"/>
        </w:rPr>
        <w:t xml:space="preserve">Теперь можно </w:t>
      </w:r>
      <w:r>
        <w:rPr>
          <w:rFonts w:eastAsia="Times New Roman"/>
        </w:rPr>
        <w:t>рассчитать величину отчислений на социальные нужды (страховые взносы), которые</w:t>
      </w:r>
      <w:r w:rsidRPr="00FD77EF">
        <w:rPr>
          <w:rFonts w:eastAsia="Times New Roman"/>
        </w:rPr>
        <w:t xml:space="preserve"> начисля</w:t>
      </w:r>
      <w:r>
        <w:rPr>
          <w:rFonts w:eastAsia="Times New Roman"/>
        </w:rPr>
        <w:t>ю</w:t>
      </w:r>
      <w:r w:rsidRPr="00FD77EF">
        <w:rPr>
          <w:rFonts w:eastAsia="Times New Roman"/>
        </w:rPr>
        <w:t>тся на заработную плату и в 20</w:t>
      </w:r>
      <w:r w:rsidRPr="00B875D2">
        <w:rPr>
          <w:rFonts w:eastAsia="Times New Roman"/>
        </w:rPr>
        <w:t>21</w:t>
      </w:r>
      <w:r w:rsidRPr="00FD77EF">
        <w:rPr>
          <w:rFonts w:eastAsia="Times New Roman"/>
        </w:rPr>
        <w:t xml:space="preserve"> г</w:t>
      </w:r>
      <w:r>
        <w:rPr>
          <w:rFonts w:eastAsia="Times New Roman"/>
        </w:rPr>
        <w:t>.</w:t>
      </w:r>
      <w:r w:rsidRPr="00FD77EF">
        <w:rPr>
          <w:rFonts w:eastAsia="Times New Roman"/>
        </w:rPr>
        <w:t xml:space="preserve"> </w:t>
      </w:r>
      <w:r>
        <w:rPr>
          <w:rFonts w:eastAsia="Times New Roman"/>
        </w:rPr>
        <w:t>д</w:t>
      </w:r>
      <w:r w:rsidRPr="00BB6F4C">
        <w:rPr>
          <w:rFonts w:eastAsia="Times New Roman"/>
        </w:rPr>
        <w:t>ля организаций, осуществляющих деятельность в области информационных технологий</w:t>
      </w:r>
      <w:r>
        <w:rPr>
          <w:rFonts w:eastAsia="Times New Roman"/>
        </w:rPr>
        <w:t xml:space="preserve">, </w:t>
      </w:r>
      <w:r w:rsidRPr="00FD77EF">
        <w:rPr>
          <w:rFonts w:eastAsia="Times New Roman"/>
        </w:rPr>
        <w:t>составля</w:t>
      </w:r>
      <w:r>
        <w:rPr>
          <w:rFonts w:eastAsia="Times New Roman"/>
        </w:rPr>
        <w:t>ю</w:t>
      </w:r>
      <w:r w:rsidRPr="00FD77EF">
        <w:rPr>
          <w:rFonts w:eastAsia="Times New Roman"/>
        </w:rPr>
        <w:t xml:space="preserve">т </w:t>
      </w:r>
      <w:r>
        <w:rPr>
          <w:rFonts w:eastAsia="Times New Roman"/>
        </w:rPr>
        <w:t>14</w:t>
      </w:r>
      <w:r w:rsidRPr="00FD77EF">
        <w:rPr>
          <w:rFonts w:eastAsia="Times New Roman"/>
        </w:rPr>
        <w:t>%</w:t>
      </w:r>
      <w:r w:rsidRPr="00434E14">
        <w:rPr>
          <w:rFonts w:eastAsia="Times New Roman"/>
        </w:rPr>
        <w:t xml:space="preserve"> </w:t>
      </w:r>
      <w:r>
        <w:rPr>
          <w:rFonts w:eastAsia="Times New Roman"/>
        </w:rPr>
        <w:t>по выплатам в пределах 568 тыс. руб</w:t>
      </w:r>
      <w:r w:rsidRPr="00FD77EF">
        <w:rPr>
          <w:rFonts w:eastAsia="Times New Roman"/>
        </w:rPr>
        <w:t xml:space="preserve">. </w:t>
      </w:r>
      <w:r>
        <w:rPr>
          <w:rFonts w:eastAsia="Times New Roman"/>
        </w:rPr>
        <w:t>Структура отчислений на социальные нужды (страховые взносы) приведена в табл. 1.4.</w:t>
      </w:r>
      <w:r>
        <w:rPr>
          <w:b/>
          <w:i/>
        </w:rPr>
        <w:br w:type="page"/>
      </w:r>
    </w:p>
    <w:p w14:paraId="2309FA94" w14:textId="77777777" w:rsidR="00FA2C17" w:rsidRPr="00AB0B20" w:rsidRDefault="00FA2C17" w:rsidP="00FA2C17">
      <w:pPr>
        <w:pStyle w:val="af6"/>
        <w:rPr>
          <w:b/>
          <w:i w:val="0"/>
        </w:rPr>
      </w:pPr>
      <w:r w:rsidRPr="00AB0B20">
        <w:rPr>
          <w:b/>
          <w:i w:val="0"/>
        </w:rPr>
        <w:lastRenderedPageBreak/>
        <w:t xml:space="preserve">Таблица </w:t>
      </w:r>
      <w:r>
        <w:rPr>
          <w:b/>
          <w:i w:val="0"/>
        </w:rPr>
        <w:t>5</w:t>
      </w:r>
      <w:r w:rsidRPr="00AB0B20">
        <w:rPr>
          <w:b/>
          <w:i w:val="0"/>
        </w:rPr>
        <w:t>.4</w:t>
      </w:r>
    </w:p>
    <w:p w14:paraId="50DED5B5" w14:textId="77777777" w:rsidR="00FA2C17" w:rsidRPr="00710B33" w:rsidRDefault="00FA2C17" w:rsidP="00FA2C17">
      <w:pPr>
        <w:pStyle w:val="ad"/>
      </w:pPr>
      <w:r w:rsidRPr="00710B33">
        <w:t xml:space="preserve">Структура </w:t>
      </w:r>
      <w:r>
        <w:t>отчислений на социальные нужды (страховые взносы)</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625"/>
        <w:gridCol w:w="1895"/>
      </w:tblGrid>
      <w:tr w:rsidR="00FA2C17" w:rsidRPr="002C39BA" w14:paraId="77C94915" w14:textId="77777777" w:rsidTr="00CA25EA">
        <w:tc>
          <w:tcPr>
            <w:tcW w:w="7668" w:type="dxa"/>
            <w:tcMar>
              <w:top w:w="0" w:type="dxa"/>
              <w:left w:w="108" w:type="dxa"/>
              <w:bottom w:w="0" w:type="dxa"/>
              <w:right w:w="108" w:type="dxa"/>
            </w:tcMar>
            <w:hideMark/>
          </w:tcPr>
          <w:p w14:paraId="0FB967B5" w14:textId="77777777" w:rsidR="00FA2C17" w:rsidRPr="002C39BA" w:rsidRDefault="00FA2C17" w:rsidP="00CA25EA">
            <w:pPr>
              <w:spacing w:line="240" w:lineRule="auto"/>
              <w:ind w:firstLine="0"/>
              <w:jc w:val="left"/>
              <w:rPr>
                <w:rFonts w:ascii="Calibri" w:hAnsi="Calibri"/>
                <w:bCs/>
                <w:sz w:val="24"/>
                <w:szCs w:val="24"/>
              </w:rPr>
            </w:pPr>
            <w:r w:rsidRPr="002C39BA">
              <w:rPr>
                <w:bCs/>
              </w:rPr>
              <w:t xml:space="preserve">Пенсионный фонд Российской Федерации </w:t>
            </w:r>
          </w:p>
        </w:tc>
        <w:tc>
          <w:tcPr>
            <w:tcW w:w="1903" w:type="dxa"/>
            <w:tcMar>
              <w:top w:w="0" w:type="dxa"/>
              <w:left w:w="108" w:type="dxa"/>
              <w:bottom w:w="0" w:type="dxa"/>
              <w:right w:w="108" w:type="dxa"/>
            </w:tcMar>
            <w:vAlign w:val="center"/>
            <w:hideMark/>
          </w:tcPr>
          <w:p w14:paraId="56CC5442" w14:textId="77777777" w:rsidR="00FA2C17" w:rsidRPr="002C39BA" w:rsidRDefault="00FA2C17" w:rsidP="00CA25EA">
            <w:pPr>
              <w:spacing w:line="240" w:lineRule="auto"/>
              <w:ind w:firstLine="0"/>
              <w:jc w:val="center"/>
              <w:rPr>
                <w:rFonts w:ascii="Calibri" w:hAnsi="Calibri"/>
                <w:sz w:val="24"/>
                <w:szCs w:val="24"/>
              </w:rPr>
            </w:pPr>
            <w:r w:rsidRPr="002C39BA">
              <w:rPr>
                <w:bCs/>
              </w:rPr>
              <w:t>8,0</w:t>
            </w:r>
            <w:r>
              <w:t>%</w:t>
            </w:r>
          </w:p>
        </w:tc>
      </w:tr>
      <w:tr w:rsidR="00FA2C17" w:rsidRPr="002C39BA" w14:paraId="33B71039" w14:textId="77777777" w:rsidTr="00CA25EA">
        <w:tc>
          <w:tcPr>
            <w:tcW w:w="7668" w:type="dxa"/>
            <w:tcMar>
              <w:top w:w="0" w:type="dxa"/>
              <w:left w:w="108" w:type="dxa"/>
              <w:bottom w:w="0" w:type="dxa"/>
              <w:right w:w="108" w:type="dxa"/>
            </w:tcMar>
            <w:hideMark/>
          </w:tcPr>
          <w:p w14:paraId="0005940F" w14:textId="77777777" w:rsidR="00FA2C17" w:rsidRPr="002C39BA" w:rsidRDefault="00FA2C17" w:rsidP="00CA25EA">
            <w:pPr>
              <w:spacing w:line="240" w:lineRule="auto"/>
              <w:ind w:firstLine="0"/>
              <w:rPr>
                <w:rFonts w:ascii="Calibri" w:hAnsi="Calibri"/>
                <w:bCs/>
                <w:i/>
                <w:iCs/>
                <w:sz w:val="24"/>
                <w:szCs w:val="24"/>
              </w:rPr>
            </w:pPr>
            <w:r w:rsidRPr="002C39BA">
              <w:rPr>
                <w:bCs/>
                <w:i/>
                <w:iCs/>
              </w:rPr>
              <w:t>для лиц 1966 года рождения и старше</w:t>
            </w:r>
          </w:p>
        </w:tc>
        <w:tc>
          <w:tcPr>
            <w:tcW w:w="1903" w:type="dxa"/>
            <w:tcMar>
              <w:top w:w="0" w:type="dxa"/>
              <w:left w:w="108" w:type="dxa"/>
              <w:bottom w:w="0" w:type="dxa"/>
              <w:right w:w="108" w:type="dxa"/>
            </w:tcMar>
            <w:vAlign w:val="center"/>
          </w:tcPr>
          <w:p w14:paraId="710DA670" w14:textId="77777777" w:rsidR="00FA2C17" w:rsidRPr="002C39BA" w:rsidRDefault="00FA2C17" w:rsidP="00CA25EA">
            <w:pPr>
              <w:spacing w:line="240" w:lineRule="auto"/>
              <w:jc w:val="center"/>
              <w:rPr>
                <w:rFonts w:ascii="Calibri" w:hAnsi="Calibri"/>
                <w:sz w:val="24"/>
                <w:szCs w:val="24"/>
              </w:rPr>
            </w:pPr>
          </w:p>
        </w:tc>
      </w:tr>
      <w:tr w:rsidR="00FA2C17" w:rsidRPr="002C39BA" w14:paraId="6A2FDBAB" w14:textId="77777777" w:rsidTr="00CA25EA">
        <w:tc>
          <w:tcPr>
            <w:tcW w:w="7668" w:type="dxa"/>
            <w:tcMar>
              <w:top w:w="0" w:type="dxa"/>
              <w:left w:w="108" w:type="dxa"/>
              <w:bottom w:w="0" w:type="dxa"/>
              <w:right w:w="108" w:type="dxa"/>
            </w:tcMar>
            <w:hideMark/>
          </w:tcPr>
          <w:p w14:paraId="10F633F3" w14:textId="77777777" w:rsidR="00FA2C17" w:rsidRPr="002C39BA" w:rsidRDefault="00FA2C17" w:rsidP="00CA25EA">
            <w:pPr>
              <w:spacing w:line="240" w:lineRule="auto"/>
              <w:ind w:firstLine="0"/>
              <w:rPr>
                <w:rFonts w:ascii="Calibri" w:hAnsi="Calibri"/>
                <w:sz w:val="24"/>
                <w:szCs w:val="24"/>
              </w:rPr>
            </w:pPr>
            <w:r w:rsidRPr="002C39BA">
              <w:t>страховые взносы на страховую часть трудовой пенсии</w:t>
            </w:r>
          </w:p>
        </w:tc>
        <w:tc>
          <w:tcPr>
            <w:tcW w:w="1903" w:type="dxa"/>
            <w:tcMar>
              <w:top w:w="0" w:type="dxa"/>
              <w:left w:w="108" w:type="dxa"/>
              <w:bottom w:w="0" w:type="dxa"/>
              <w:right w:w="108" w:type="dxa"/>
            </w:tcMar>
            <w:vAlign w:val="center"/>
            <w:hideMark/>
          </w:tcPr>
          <w:p w14:paraId="5033B191" w14:textId="77777777" w:rsidR="00FA2C17" w:rsidRPr="002C39BA" w:rsidRDefault="00FA2C17" w:rsidP="00CA25EA">
            <w:pPr>
              <w:spacing w:line="240" w:lineRule="auto"/>
              <w:ind w:firstLine="0"/>
              <w:jc w:val="center"/>
              <w:rPr>
                <w:rFonts w:ascii="Calibri" w:hAnsi="Calibri"/>
                <w:sz w:val="24"/>
                <w:szCs w:val="24"/>
              </w:rPr>
            </w:pPr>
            <w:r w:rsidRPr="002C39BA">
              <w:t>8,0</w:t>
            </w:r>
            <w:r>
              <w:t>%</w:t>
            </w:r>
          </w:p>
        </w:tc>
      </w:tr>
      <w:tr w:rsidR="00FA2C17" w:rsidRPr="002C39BA" w14:paraId="5FD7535C" w14:textId="77777777" w:rsidTr="00CA25EA">
        <w:tc>
          <w:tcPr>
            <w:tcW w:w="7668" w:type="dxa"/>
            <w:tcMar>
              <w:top w:w="0" w:type="dxa"/>
              <w:left w:w="108" w:type="dxa"/>
              <w:bottom w:w="0" w:type="dxa"/>
              <w:right w:w="108" w:type="dxa"/>
            </w:tcMar>
            <w:hideMark/>
          </w:tcPr>
          <w:p w14:paraId="490B20B6" w14:textId="77777777" w:rsidR="00FA2C17" w:rsidRPr="002C39BA" w:rsidRDefault="00FA2C17" w:rsidP="00CA25EA">
            <w:pPr>
              <w:spacing w:line="240" w:lineRule="auto"/>
              <w:ind w:firstLine="0"/>
              <w:rPr>
                <w:rFonts w:ascii="Calibri" w:hAnsi="Calibri"/>
                <w:bCs/>
                <w:i/>
                <w:iCs/>
                <w:sz w:val="24"/>
                <w:szCs w:val="24"/>
              </w:rPr>
            </w:pPr>
            <w:r w:rsidRPr="002C39BA">
              <w:rPr>
                <w:bCs/>
                <w:i/>
                <w:iCs/>
              </w:rPr>
              <w:t>для лиц 1967 года рождения и моложе</w:t>
            </w:r>
          </w:p>
        </w:tc>
        <w:tc>
          <w:tcPr>
            <w:tcW w:w="1903" w:type="dxa"/>
            <w:tcMar>
              <w:top w:w="0" w:type="dxa"/>
              <w:left w:w="108" w:type="dxa"/>
              <w:bottom w:w="0" w:type="dxa"/>
              <w:right w:w="108" w:type="dxa"/>
            </w:tcMar>
            <w:vAlign w:val="center"/>
          </w:tcPr>
          <w:p w14:paraId="4AF2CE0B" w14:textId="77777777" w:rsidR="00FA2C17" w:rsidRPr="002C39BA" w:rsidRDefault="00FA2C17" w:rsidP="00CA25EA">
            <w:pPr>
              <w:spacing w:line="240" w:lineRule="auto"/>
              <w:jc w:val="center"/>
              <w:rPr>
                <w:rFonts w:ascii="Calibri" w:hAnsi="Calibri"/>
                <w:sz w:val="24"/>
                <w:szCs w:val="24"/>
              </w:rPr>
            </w:pPr>
          </w:p>
        </w:tc>
      </w:tr>
      <w:tr w:rsidR="00FA2C17" w:rsidRPr="002C39BA" w14:paraId="4AFCC217" w14:textId="77777777" w:rsidTr="00CA25EA">
        <w:tc>
          <w:tcPr>
            <w:tcW w:w="7668" w:type="dxa"/>
            <w:tcMar>
              <w:top w:w="0" w:type="dxa"/>
              <w:left w:w="108" w:type="dxa"/>
              <w:bottom w:w="0" w:type="dxa"/>
              <w:right w:w="108" w:type="dxa"/>
            </w:tcMar>
            <w:hideMark/>
          </w:tcPr>
          <w:p w14:paraId="62A5E8AE" w14:textId="77777777" w:rsidR="00FA2C17" w:rsidRPr="002C39BA" w:rsidRDefault="00FA2C17" w:rsidP="00CA25EA">
            <w:pPr>
              <w:spacing w:line="240" w:lineRule="auto"/>
              <w:ind w:firstLine="0"/>
              <w:rPr>
                <w:rFonts w:ascii="Calibri" w:hAnsi="Calibri"/>
                <w:sz w:val="24"/>
                <w:szCs w:val="24"/>
              </w:rPr>
            </w:pPr>
            <w:r w:rsidRPr="002C39BA">
              <w:t>страховые взносы на страховую часть трудовой пенсии</w:t>
            </w:r>
          </w:p>
        </w:tc>
        <w:tc>
          <w:tcPr>
            <w:tcW w:w="1903" w:type="dxa"/>
            <w:tcMar>
              <w:top w:w="0" w:type="dxa"/>
              <w:left w:w="108" w:type="dxa"/>
              <w:bottom w:w="0" w:type="dxa"/>
              <w:right w:w="108" w:type="dxa"/>
            </w:tcMar>
            <w:vAlign w:val="center"/>
            <w:hideMark/>
          </w:tcPr>
          <w:p w14:paraId="11DC4982" w14:textId="77777777" w:rsidR="00FA2C17" w:rsidRPr="002C39BA" w:rsidRDefault="00FA2C17" w:rsidP="00CA25EA">
            <w:pPr>
              <w:spacing w:line="240" w:lineRule="auto"/>
              <w:ind w:firstLine="0"/>
              <w:jc w:val="center"/>
              <w:rPr>
                <w:rFonts w:ascii="Calibri" w:hAnsi="Calibri"/>
                <w:sz w:val="24"/>
                <w:szCs w:val="24"/>
              </w:rPr>
            </w:pPr>
            <w:r w:rsidRPr="002C39BA">
              <w:t>2,0</w:t>
            </w:r>
            <w:r>
              <w:t>%</w:t>
            </w:r>
          </w:p>
        </w:tc>
      </w:tr>
      <w:tr w:rsidR="00FA2C17" w:rsidRPr="002C39BA" w14:paraId="4019850C" w14:textId="77777777" w:rsidTr="00CA25EA">
        <w:tc>
          <w:tcPr>
            <w:tcW w:w="7668" w:type="dxa"/>
            <w:tcMar>
              <w:top w:w="0" w:type="dxa"/>
              <w:left w:w="108" w:type="dxa"/>
              <w:bottom w:w="0" w:type="dxa"/>
              <w:right w:w="108" w:type="dxa"/>
            </w:tcMar>
            <w:hideMark/>
          </w:tcPr>
          <w:p w14:paraId="5DAEB93B" w14:textId="77777777" w:rsidR="00FA2C17" w:rsidRPr="002C39BA" w:rsidRDefault="00FA2C17" w:rsidP="00CA25EA">
            <w:pPr>
              <w:spacing w:line="240" w:lineRule="auto"/>
              <w:ind w:firstLine="0"/>
              <w:rPr>
                <w:rFonts w:ascii="Calibri" w:hAnsi="Calibri"/>
                <w:sz w:val="24"/>
                <w:szCs w:val="24"/>
              </w:rPr>
            </w:pPr>
            <w:r w:rsidRPr="002C39BA">
              <w:t>страховые взносы на накопительную часть трудовой пенсии</w:t>
            </w:r>
          </w:p>
        </w:tc>
        <w:tc>
          <w:tcPr>
            <w:tcW w:w="1903" w:type="dxa"/>
            <w:tcMar>
              <w:top w:w="0" w:type="dxa"/>
              <w:left w:w="108" w:type="dxa"/>
              <w:bottom w:w="0" w:type="dxa"/>
              <w:right w:w="108" w:type="dxa"/>
            </w:tcMar>
            <w:vAlign w:val="center"/>
            <w:hideMark/>
          </w:tcPr>
          <w:p w14:paraId="1304F436" w14:textId="77777777" w:rsidR="00FA2C17" w:rsidRPr="002C39BA" w:rsidRDefault="00FA2C17" w:rsidP="00CA25EA">
            <w:pPr>
              <w:spacing w:line="240" w:lineRule="auto"/>
              <w:ind w:firstLine="0"/>
              <w:jc w:val="center"/>
              <w:rPr>
                <w:rFonts w:ascii="Calibri" w:hAnsi="Calibri"/>
                <w:sz w:val="24"/>
                <w:szCs w:val="24"/>
              </w:rPr>
            </w:pPr>
            <w:r w:rsidRPr="002C39BA">
              <w:t>6,0</w:t>
            </w:r>
            <w:r>
              <w:t>%</w:t>
            </w:r>
          </w:p>
        </w:tc>
      </w:tr>
      <w:tr w:rsidR="00FA2C17" w:rsidRPr="002C39BA" w14:paraId="6C96F27A" w14:textId="77777777" w:rsidTr="00CA25EA">
        <w:tc>
          <w:tcPr>
            <w:tcW w:w="7668" w:type="dxa"/>
            <w:tcMar>
              <w:top w:w="0" w:type="dxa"/>
              <w:left w:w="108" w:type="dxa"/>
              <w:bottom w:w="0" w:type="dxa"/>
              <w:right w:w="108" w:type="dxa"/>
            </w:tcMar>
            <w:hideMark/>
          </w:tcPr>
          <w:p w14:paraId="2E11F780" w14:textId="77777777" w:rsidR="00FA2C17" w:rsidRPr="002C39BA" w:rsidRDefault="00FA2C17" w:rsidP="00CA25EA">
            <w:pPr>
              <w:spacing w:line="240" w:lineRule="auto"/>
              <w:ind w:firstLine="0"/>
              <w:rPr>
                <w:rFonts w:ascii="Calibri" w:hAnsi="Calibri"/>
                <w:bCs/>
                <w:sz w:val="24"/>
                <w:szCs w:val="24"/>
              </w:rPr>
            </w:pPr>
            <w:r w:rsidRPr="002C39BA">
              <w:rPr>
                <w:bCs/>
              </w:rPr>
              <w:t xml:space="preserve">Фонд социального страхования Российской Федерации </w:t>
            </w:r>
          </w:p>
        </w:tc>
        <w:tc>
          <w:tcPr>
            <w:tcW w:w="1903" w:type="dxa"/>
            <w:tcMar>
              <w:top w:w="0" w:type="dxa"/>
              <w:left w:w="108" w:type="dxa"/>
              <w:bottom w:w="0" w:type="dxa"/>
              <w:right w:w="108" w:type="dxa"/>
            </w:tcMar>
            <w:vAlign w:val="center"/>
            <w:hideMark/>
          </w:tcPr>
          <w:p w14:paraId="0250B0B0" w14:textId="77777777" w:rsidR="00FA2C17" w:rsidRPr="002C39BA" w:rsidRDefault="00FA2C17" w:rsidP="00CA25EA">
            <w:pPr>
              <w:spacing w:line="240" w:lineRule="auto"/>
              <w:ind w:firstLine="0"/>
              <w:jc w:val="center"/>
              <w:rPr>
                <w:rFonts w:ascii="Calibri" w:hAnsi="Calibri"/>
                <w:sz w:val="24"/>
                <w:szCs w:val="24"/>
              </w:rPr>
            </w:pPr>
            <w:r w:rsidRPr="002C39BA">
              <w:rPr>
                <w:bCs/>
              </w:rPr>
              <w:t>2,0</w:t>
            </w:r>
            <w:r>
              <w:rPr>
                <w:bCs/>
              </w:rPr>
              <w:t>%</w:t>
            </w:r>
          </w:p>
        </w:tc>
      </w:tr>
      <w:tr w:rsidR="00FA2C17" w:rsidRPr="002C39BA" w14:paraId="523FA716" w14:textId="77777777" w:rsidTr="00CA25EA">
        <w:tc>
          <w:tcPr>
            <w:tcW w:w="7668" w:type="dxa"/>
            <w:tcMar>
              <w:top w:w="0" w:type="dxa"/>
              <w:left w:w="108" w:type="dxa"/>
              <w:bottom w:w="0" w:type="dxa"/>
              <w:right w:w="108" w:type="dxa"/>
            </w:tcMar>
            <w:hideMark/>
          </w:tcPr>
          <w:p w14:paraId="75E12868" w14:textId="77777777" w:rsidR="00FA2C17" w:rsidRPr="002C39BA" w:rsidRDefault="00FA2C17" w:rsidP="00CA25EA">
            <w:pPr>
              <w:spacing w:line="240" w:lineRule="auto"/>
              <w:ind w:firstLine="0"/>
              <w:rPr>
                <w:rFonts w:ascii="Calibri" w:hAnsi="Calibri"/>
                <w:bCs/>
                <w:sz w:val="24"/>
                <w:szCs w:val="24"/>
              </w:rPr>
            </w:pPr>
            <w:r w:rsidRPr="002C39BA">
              <w:rPr>
                <w:bCs/>
              </w:rPr>
              <w:t>Федеральный фонд обязательного медицинского страхования</w:t>
            </w:r>
          </w:p>
        </w:tc>
        <w:tc>
          <w:tcPr>
            <w:tcW w:w="1903" w:type="dxa"/>
            <w:tcMar>
              <w:top w:w="0" w:type="dxa"/>
              <w:left w:w="108" w:type="dxa"/>
              <w:bottom w:w="0" w:type="dxa"/>
              <w:right w:w="108" w:type="dxa"/>
            </w:tcMar>
            <w:vAlign w:val="center"/>
            <w:hideMark/>
          </w:tcPr>
          <w:p w14:paraId="59D818E3" w14:textId="77777777" w:rsidR="00FA2C17" w:rsidRPr="002C39BA" w:rsidRDefault="00FA2C17" w:rsidP="00CA25EA">
            <w:pPr>
              <w:spacing w:line="240" w:lineRule="auto"/>
              <w:ind w:firstLine="0"/>
              <w:jc w:val="center"/>
              <w:rPr>
                <w:rFonts w:ascii="Calibri" w:hAnsi="Calibri"/>
                <w:sz w:val="24"/>
                <w:szCs w:val="24"/>
              </w:rPr>
            </w:pPr>
            <w:r w:rsidRPr="002C39BA">
              <w:rPr>
                <w:bCs/>
              </w:rPr>
              <w:t>4,0</w:t>
            </w:r>
            <w:r>
              <w:t>%</w:t>
            </w:r>
          </w:p>
        </w:tc>
      </w:tr>
    </w:tbl>
    <w:p w14:paraId="6EF9E309" w14:textId="77777777" w:rsidR="00FA2C17" w:rsidRDefault="00FA2C17" w:rsidP="00FA2C17">
      <w:pPr>
        <w:widowControl w:val="0"/>
        <w:ind w:firstLine="0"/>
      </w:pPr>
    </w:p>
    <w:p w14:paraId="0387CDA1" w14:textId="77777777" w:rsidR="00FA2C17" w:rsidRPr="00E43FBE" w:rsidRDefault="00FA2C17" w:rsidP="00FA2C17">
      <w:r>
        <w:t>Таким образом</w:t>
      </w:r>
      <w:r w:rsidRPr="001D0FE4">
        <w:t>,</w:t>
      </w:r>
      <w:r>
        <w:t xml:space="preserve"> </w:t>
      </w:r>
      <w:proofErr w:type="spellStart"/>
      <w:r>
        <w:rPr>
          <w:i/>
        </w:rPr>
        <w:t>Н</w:t>
      </w:r>
      <w:r w:rsidRPr="00710B33">
        <w:rPr>
          <w:i/>
          <w:vertAlign w:val="subscript"/>
        </w:rPr>
        <w:t>зп</w:t>
      </w:r>
      <w:proofErr w:type="spellEnd"/>
      <w:r>
        <w:rPr>
          <w:i/>
        </w:rPr>
        <w:t>=</w:t>
      </w:r>
      <w:r>
        <w:t xml:space="preserve"> 95 702 </w:t>
      </w:r>
      <w:r w:rsidRPr="001D0FE4">
        <w:t>(</w:t>
      </w:r>
      <w:r>
        <w:rPr>
          <w:i/>
        </w:rPr>
        <w:t>руб.</w:t>
      </w:r>
      <w:r>
        <w:t>).</w:t>
      </w:r>
    </w:p>
    <w:p w14:paraId="0BE8489F" w14:textId="77777777" w:rsidR="00FA2C17" w:rsidRDefault="00FA2C17" w:rsidP="00FA2C17">
      <w:pPr>
        <w:pStyle w:val="3"/>
      </w:pPr>
      <w:bookmarkStart w:id="117" w:name="_Toc322893645"/>
      <w:bookmarkStart w:id="118" w:name="_Toc359344429"/>
      <w:bookmarkStart w:id="119" w:name="_Toc67700183"/>
      <w:r w:rsidRPr="00AB0B20">
        <w:t>Арендные платежи за производственные (офисные) помещения</w:t>
      </w:r>
      <w:bookmarkEnd w:id="117"/>
      <w:bookmarkEnd w:id="118"/>
      <w:bookmarkEnd w:id="119"/>
    </w:p>
    <w:p w14:paraId="6936B8E7" w14:textId="77777777" w:rsidR="00FA2C17" w:rsidRPr="00916B3A" w:rsidRDefault="00FA2C17" w:rsidP="00FA2C17">
      <w:pPr>
        <w:contextualSpacing/>
        <w:rPr>
          <w:rFonts w:eastAsia="Times New Roman"/>
        </w:rPr>
      </w:pPr>
      <w:r>
        <w:rPr>
          <w:rFonts w:eastAsia="Times New Roman"/>
        </w:rPr>
        <w:t>Компания, реализующая проект по разработке и внедрению ПО арендует офисные помещения в г. Брянск.</w:t>
      </w:r>
    </w:p>
    <w:p w14:paraId="73605825" w14:textId="77777777" w:rsidR="00FA2C17" w:rsidRDefault="00FA2C17" w:rsidP="00FA2C17">
      <w:pPr>
        <w:contextualSpacing/>
        <w:rPr>
          <w:rFonts w:eastAsia="Times New Roman"/>
        </w:rPr>
      </w:pPr>
      <w:r>
        <w:rPr>
          <w:rFonts w:eastAsia="Times New Roman"/>
        </w:rPr>
        <w:t xml:space="preserve">Стоимость аренды составляет 500 </w:t>
      </w:r>
      <w:proofErr w:type="spellStart"/>
      <w:r>
        <w:rPr>
          <w:rFonts w:eastAsia="Times New Roman"/>
        </w:rPr>
        <w:t>руб</w:t>
      </w:r>
      <w:proofErr w:type="spellEnd"/>
      <w:r>
        <w:rPr>
          <w:rFonts w:eastAsia="Times New Roman"/>
        </w:rPr>
        <w:t>/м</w:t>
      </w:r>
      <w:r w:rsidRPr="002C39BA">
        <w:rPr>
          <w:rFonts w:eastAsia="Times New Roman"/>
          <w:vertAlign w:val="superscript"/>
        </w:rPr>
        <w:t>2</w:t>
      </w:r>
      <w:r w:rsidRPr="002C39BA">
        <w:rPr>
          <w:rFonts w:eastAsia="Times New Roman"/>
        </w:rPr>
        <w:t xml:space="preserve"> </w:t>
      </w:r>
      <w:r>
        <w:rPr>
          <w:rFonts w:eastAsia="Times New Roman"/>
        </w:rPr>
        <w:t>в месяц.</w:t>
      </w:r>
    </w:p>
    <w:p w14:paraId="522288AA" w14:textId="77777777" w:rsidR="00FA2C17" w:rsidRDefault="00FA2C17" w:rsidP="00FA2C17">
      <w:pPr>
        <w:contextualSpacing/>
        <w:rPr>
          <w:rFonts w:eastAsia="Times New Roman"/>
        </w:rPr>
      </w:pPr>
      <w:r>
        <w:rPr>
          <w:rFonts w:eastAsia="Times New Roman"/>
        </w:rPr>
        <w:t>Арендная плата включает в себя оплату как площади занимаемых Компанией помещений, так и электроэнергии, отопления, водоснабжения, кондиционирования и уборки помещений, вывоза и утилизации технико-бытовых отходов, парковочных мест на автостоянке.</w:t>
      </w:r>
    </w:p>
    <w:p w14:paraId="11E1BA1A" w14:textId="77777777" w:rsidR="00FA2C17" w:rsidRDefault="00FA2C17" w:rsidP="00FA2C17">
      <w:pPr>
        <w:contextualSpacing/>
        <w:rPr>
          <w:rFonts w:eastAsia="Times New Roman"/>
        </w:rPr>
      </w:pPr>
      <w:r>
        <w:rPr>
          <w:rFonts w:eastAsia="Times New Roman"/>
        </w:rPr>
        <w:t xml:space="preserve">На каждого члена проектной команды приходится </w:t>
      </w:r>
      <w:r w:rsidRPr="00537BD5">
        <w:rPr>
          <w:rFonts w:eastAsia="Times New Roman"/>
        </w:rPr>
        <w:t>4,5 м</w:t>
      </w:r>
      <w:r w:rsidRPr="00537BD5">
        <w:rPr>
          <w:rFonts w:eastAsia="Times New Roman"/>
          <w:vertAlign w:val="superscript"/>
        </w:rPr>
        <w:t>2</w:t>
      </w:r>
      <w:r>
        <w:rPr>
          <w:rFonts w:eastAsia="Times New Roman"/>
        </w:rPr>
        <w:t xml:space="preserve"> арендуемого офисного помещения. На период данного проекта члены проектной команды в других проектах не задействованы.</w:t>
      </w:r>
    </w:p>
    <w:p w14:paraId="1BAD30D8" w14:textId="77777777" w:rsidR="00FA2C17" w:rsidRPr="00976259" w:rsidRDefault="00FA2C17" w:rsidP="00FA2C17">
      <w:pPr>
        <w:contextualSpacing/>
        <w:rPr>
          <w:rFonts w:eastAsia="Times New Roman"/>
        </w:rPr>
      </w:pPr>
      <w:r>
        <w:rPr>
          <w:rFonts w:eastAsia="Times New Roman"/>
        </w:rPr>
        <w:t xml:space="preserve">Исходя из изложенного выше, затраты на аренду помещений, отнесенные на проект составят </w:t>
      </w:r>
      <w:proofErr w:type="spellStart"/>
      <w:r w:rsidRPr="009E5292">
        <w:rPr>
          <w:rFonts w:eastAsia="Times New Roman"/>
          <w:i/>
        </w:rPr>
        <w:t>А</w:t>
      </w:r>
      <w:r w:rsidRPr="009E5292">
        <w:rPr>
          <w:rFonts w:eastAsia="Times New Roman"/>
          <w:i/>
          <w:vertAlign w:val="subscript"/>
        </w:rPr>
        <w:t>пм</w:t>
      </w:r>
      <w:proofErr w:type="spellEnd"/>
      <w:r>
        <w:rPr>
          <w:rFonts w:eastAsia="Times New Roman"/>
        </w:rPr>
        <w:t xml:space="preserve"> = </w:t>
      </w:r>
      <m:oMath>
        <m:r>
          <m:rPr>
            <m:nor/>
          </m:rPr>
          <w:rPr>
            <w:rFonts w:ascii="Cambria Math" w:hAnsi="Cambria Math" w:cs="Times New Roman"/>
            <w:i/>
          </w:rPr>
          <m:t>500*8*4,5/21*157=134 572 (руб.)</m:t>
        </m:r>
      </m:oMath>
      <w:r>
        <w:rPr>
          <w:rFonts w:eastAsia="Times New Roman"/>
        </w:rPr>
        <w:t>.</w:t>
      </w:r>
    </w:p>
    <w:p w14:paraId="5E378730" w14:textId="77777777" w:rsidR="00FA2C17" w:rsidRPr="00A87F24" w:rsidRDefault="00FA2C17" w:rsidP="00F255FF">
      <w:pPr>
        <w:pStyle w:val="3"/>
      </w:pPr>
      <w:bookmarkStart w:id="120" w:name="_Toc67700184"/>
      <w:r w:rsidRPr="00EF5D25">
        <w:t>Амортизация</w:t>
      </w:r>
      <w:r w:rsidRPr="00A87F24">
        <w:t xml:space="preserve"> используемых основных средств и нематериальных активов</w:t>
      </w:r>
      <w:bookmarkEnd w:id="120"/>
    </w:p>
    <w:p w14:paraId="134A2989" w14:textId="77777777" w:rsidR="00FA2C17" w:rsidRDefault="00FA2C17" w:rsidP="00FA2C17">
      <w:pPr>
        <w:contextualSpacing/>
        <w:rPr>
          <w:rFonts w:eastAsia="Times New Roman"/>
        </w:rPr>
      </w:pPr>
      <w:r>
        <w:rPr>
          <w:rFonts w:eastAsia="Times New Roman"/>
        </w:rPr>
        <w:t>При реализации проекта по разработке и внедрению ПО для автоматизации внутри складской логистики задействованы следующие основные средства:</w:t>
      </w:r>
    </w:p>
    <w:p w14:paraId="1F28323B" w14:textId="77777777" w:rsidR="00FA2C17" w:rsidRPr="008D1B26" w:rsidRDefault="00FA2C17" w:rsidP="00FA2C17">
      <w:pPr>
        <w:pStyle w:val="a6"/>
        <w:numPr>
          <w:ilvl w:val="0"/>
          <w:numId w:val="47"/>
        </w:numPr>
      </w:pPr>
      <w:r w:rsidRPr="008D1B26">
        <w:lastRenderedPageBreak/>
        <w:t>7</w:t>
      </w:r>
      <w:r>
        <w:t xml:space="preserve"> персональных компьютеров в сборе первоначальной стоимостью </w:t>
      </w:r>
      <w:r w:rsidRPr="00A838B1">
        <w:rPr>
          <w:lang w:val="en-US"/>
        </w:rPr>
        <w:t>45</w:t>
      </w:r>
      <w:r>
        <w:t> 000 (руб.) каждый</w:t>
      </w:r>
      <w:r w:rsidRPr="00A838B1">
        <w:rPr>
          <w:lang w:val="en-US"/>
        </w:rPr>
        <w:t>;</w:t>
      </w:r>
    </w:p>
    <w:p w14:paraId="641BC385" w14:textId="77777777" w:rsidR="00FA2C17" w:rsidRDefault="00FA2C17" w:rsidP="00FA2C17">
      <w:pPr>
        <w:pStyle w:val="a6"/>
        <w:numPr>
          <w:ilvl w:val="0"/>
          <w:numId w:val="47"/>
        </w:numPr>
      </w:pPr>
      <w:r w:rsidRPr="008D1B26">
        <w:t xml:space="preserve">1 </w:t>
      </w:r>
      <w:r>
        <w:t>персональный компьютер в сборе первоначальной стоимостью 60 000 (руб.)</w:t>
      </w:r>
    </w:p>
    <w:p w14:paraId="1828A71A" w14:textId="77777777" w:rsidR="00FA2C17" w:rsidRDefault="00FA2C17" w:rsidP="00FA2C17">
      <w:pPr>
        <w:pStyle w:val="a6"/>
        <w:numPr>
          <w:ilvl w:val="0"/>
          <w:numId w:val="47"/>
        </w:numPr>
      </w:pPr>
      <w:r>
        <w:t>Срок полезного использования для задействованных в проекте основных средств определен в 3 года. Метод начисления амортизации – линейный.</w:t>
      </w:r>
    </w:p>
    <w:p w14:paraId="6A9F457E" w14:textId="77777777" w:rsidR="00FA2C17" w:rsidRDefault="00FA2C17" w:rsidP="00FA2C17">
      <w:pPr>
        <w:contextualSpacing/>
        <w:rPr>
          <w:rFonts w:eastAsia="Times New Roman"/>
        </w:rPr>
      </w:pPr>
      <w:r>
        <w:rPr>
          <w:rFonts w:eastAsia="Times New Roman"/>
        </w:rPr>
        <w:t xml:space="preserve">Амортизационные отчисления для персонального компьютера на 1 месяц составят </w:t>
      </w:r>
    </w:p>
    <w:p w14:paraId="7B39E3B0" w14:textId="77777777" w:rsidR="00FA2C17" w:rsidRDefault="00FA2C17" w:rsidP="00FA2C17">
      <w:pPr>
        <w:ind w:firstLine="0"/>
        <w:contextualSpacing/>
        <w:jc w:val="center"/>
        <w:rPr>
          <w:rFonts w:eastAsia="Times New Roman"/>
        </w:rPr>
      </w:pPr>
      <w:r>
        <w:rPr>
          <w:rFonts w:eastAsia="Times New Roman"/>
        </w:rPr>
        <w:t>45 000 / 36 = 1</w:t>
      </w:r>
      <w:r w:rsidRPr="00916B3A">
        <w:rPr>
          <w:rFonts w:eastAsia="Times New Roman"/>
        </w:rPr>
        <w:t xml:space="preserve"> </w:t>
      </w:r>
      <w:r>
        <w:rPr>
          <w:rFonts w:eastAsia="Times New Roman"/>
        </w:rPr>
        <w:t>250 (руб.)</w:t>
      </w:r>
    </w:p>
    <w:p w14:paraId="76E0CCDF" w14:textId="77777777" w:rsidR="00FA2C17" w:rsidRDefault="00FA2C17" w:rsidP="00FA2C17">
      <w:pPr>
        <w:ind w:firstLine="0"/>
        <w:contextualSpacing/>
        <w:jc w:val="center"/>
        <w:rPr>
          <w:rFonts w:eastAsia="Times New Roman"/>
        </w:rPr>
      </w:pPr>
      <w:r>
        <w:rPr>
          <w:rFonts w:eastAsia="Times New Roman"/>
        </w:rPr>
        <w:t>И</w:t>
      </w:r>
    </w:p>
    <w:p w14:paraId="2920839F" w14:textId="77777777" w:rsidR="00FA2C17" w:rsidRDefault="00FA2C17" w:rsidP="00FA2C17">
      <w:pPr>
        <w:ind w:firstLine="0"/>
        <w:contextualSpacing/>
        <w:jc w:val="center"/>
        <w:rPr>
          <w:rFonts w:eastAsia="Times New Roman"/>
        </w:rPr>
      </w:pPr>
      <w:r>
        <w:rPr>
          <w:rFonts w:eastAsia="Times New Roman"/>
        </w:rPr>
        <w:t xml:space="preserve">60 000 </w:t>
      </w:r>
      <w:r w:rsidRPr="00916B3A">
        <w:rPr>
          <w:rFonts w:eastAsia="Times New Roman"/>
        </w:rPr>
        <w:t>/ 36 = 1</w:t>
      </w:r>
      <w:r>
        <w:rPr>
          <w:rFonts w:eastAsia="Times New Roman"/>
          <w:lang w:val="en-US"/>
        </w:rPr>
        <w:t> </w:t>
      </w:r>
      <w:r w:rsidRPr="00916B3A">
        <w:rPr>
          <w:rFonts w:eastAsia="Times New Roman"/>
        </w:rPr>
        <w:t>667 (</w:t>
      </w:r>
      <w:r>
        <w:rPr>
          <w:rFonts w:eastAsia="Times New Roman"/>
        </w:rPr>
        <w:t>руб.)</w:t>
      </w:r>
    </w:p>
    <w:p w14:paraId="5F6620EF" w14:textId="77777777" w:rsidR="00FA2C17" w:rsidRDefault="00FA2C17" w:rsidP="00FA2C17">
      <w:pPr>
        <w:contextualSpacing/>
        <w:rPr>
          <w:rFonts w:eastAsia="Times New Roman"/>
        </w:rPr>
      </w:pPr>
      <w:r>
        <w:rPr>
          <w:rFonts w:eastAsia="Times New Roman"/>
        </w:rPr>
        <w:t>Амортизационные отчисления по ОС, относящиеся на проект составят:</w:t>
      </w:r>
    </w:p>
    <w:p w14:paraId="6C0A572D" w14:textId="77777777" w:rsidR="00FA2C17" w:rsidRDefault="00633625" w:rsidP="00FA2C17">
      <w:pPr>
        <w:ind w:firstLine="0"/>
        <w:contextualSpacing/>
        <w:jc w:val="center"/>
        <w:rPr>
          <w:rFonts w:eastAsia="Times New Roman"/>
        </w:rPr>
      </w:pPr>
      <m:oMath>
        <m:sSub>
          <m:sSubPr>
            <m:ctrlPr>
              <w:rPr>
                <w:rFonts w:ascii="Cambria Math" w:hAnsi="Cambria Math" w:cs="Times New Roman"/>
                <w:i/>
              </w:rPr>
            </m:ctrlPr>
          </m:sSubPr>
          <m:e>
            <m:r>
              <m:rPr>
                <m:nor/>
              </m:rPr>
              <w:rPr>
                <w:rFonts w:ascii="Cambria Math" w:hAnsi="Cambria Math" w:cs="Times New Roman"/>
                <w:i/>
              </w:rPr>
              <m:t>А</m:t>
            </m:r>
          </m:e>
          <m:sub>
            <m:r>
              <w:rPr>
                <w:rFonts w:ascii="Cambria Math" w:hAnsi="Cambria Math" w:cs="Times New Roman"/>
              </w:rPr>
              <m:t>ос</m:t>
            </m:r>
          </m:sub>
        </m:sSub>
        <m:r>
          <m:rPr>
            <m:nor/>
          </m:rPr>
          <w:rPr>
            <w:rFonts w:ascii="Cambria Math" w:cs="Times New Roman"/>
            <w:i/>
          </w:rPr>
          <m:t xml:space="preserve"> </m:t>
        </m:r>
        <m:r>
          <m:rPr>
            <m:nor/>
          </m:rPr>
          <w:rPr>
            <w:rFonts w:cs="Times New Roman"/>
            <w:i/>
          </w:rPr>
          <m:t>=</m:t>
        </m:r>
        <m:r>
          <m:rPr>
            <m:nor/>
          </m:rPr>
          <w:rPr>
            <w:rFonts w:ascii="Cambria Math" w:hAnsi="Cambria Math" w:cs="Times New Roman"/>
            <w:i/>
          </w:rPr>
          <m:t>7,48∙(7∙1250 +1667)=72 919</m:t>
        </m:r>
      </m:oMath>
      <w:r w:rsidR="00FA2C17">
        <w:rPr>
          <w:i/>
        </w:rPr>
        <w:t xml:space="preserve"> (руб.).</w:t>
      </w:r>
    </w:p>
    <w:p w14:paraId="63BF37D5" w14:textId="77777777" w:rsidR="00FA2C17" w:rsidRPr="0088089F" w:rsidRDefault="00FA2C17" w:rsidP="00FA2C17">
      <w:r w:rsidRPr="0088089F">
        <w:t>Данное ПО принимается Компанией к учету как расходы будущих периодов со сроком списания 3 года. Метод списания – линейный.</w:t>
      </w:r>
    </w:p>
    <w:p w14:paraId="39CDC22B" w14:textId="77777777" w:rsidR="00FA2C17" w:rsidRPr="0088089F" w:rsidRDefault="00FA2C17" w:rsidP="00FA2C17">
      <w:pPr>
        <w:rPr>
          <w:rFonts w:eastAsia="Times New Roman"/>
        </w:rPr>
      </w:pPr>
      <w:r>
        <w:rPr>
          <w:rFonts w:eastAsia="Times New Roman"/>
        </w:rPr>
        <w:t xml:space="preserve">В качестве ОС используется платное ПО </w:t>
      </w:r>
      <w:r>
        <w:rPr>
          <w:rFonts w:eastAsia="Times New Roman"/>
          <w:lang w:val="en-US"/>
        </w:rPr>
        <w:t>Windows</w:t>
      </w:r>
      <w:r w:rsidRPr="0088089F">
        <w:rPr>
          <w:rFonts w:eastAsia="Times New Roman"/>
        </w:rPr>
        <w:t xml:space="preserve"> 10 –</w:t>
      </w:r>
      <w:r>
        <w:rPr>
          <w:rFonts w:eastAsia="Times New Roman"/>
        </w:rPr>
        <w:t xml:space="preserve"> 8 лицензий общей стоимостью 31 200 (руб.). В качестве сервера БД используется платное ПО </w:t>
      </w:r>
      <w:r>
        <w:rPr>
          <w:rFonts w:eastAsia="Times New Roman"/>
          <w:lang w:val="en-US"/>
        </w:rPr>
        <w:t>MS</w:t>
      </w:r>
      <w:r w:rsidRPr="0088089F">
        <w:rPr>
          <w:rFonts w:eastAsia="Times New Roman"/>
        </w:rPr>
        <w:t xml:space="preserve"> </w:t>
      </w:r>
      <w:r>
        <w:rPr>
          <w:rFonts w:eastAsia="Times New Roman"/>
          <w:lang w:val="en-US"/>
        </w:rPr>
        <w:t>SQL</w:t>
      </w:r>
      <w:r>
        <w:rPr>
          <w:rFonts w:eastAsia="Times New Roman"/>
        </w:rPr>
        <w:t xml:space="preserve"> </w:t>
      </w:r>
      <w:r>
        <w:rPr>
          <w:rFonts w:eastAsia="Times New Roman"/>
          <w:lang w:val="en-US"/>
        </w:rPr>
        <w:t>Server</w:t>
      </w:r>
      <w:r w:rsidRPr="0088089F">
        <w:rPr>
          <w:rFonts w:eastAsia="Times New Roman"/>
        </w:rPr>
        <w:t xml:space="preserve">. </w:t>
      </w:r>
      <w:r>
        <w:rPr>
          <w:rFonts w:eastAsia="Times New Roman"/>
        </w:rPr>
        <w:t>Данное ПО уже было приобретено ранее и полностью списано до начала проекта.</w:t>
      </w:r>
    </w:p>
    <w:p w14:paraId="259EB2A8" w14:textId="77777777" w:rsidR="00FA2C17" w:rsidRDefault="00FA2C17" w:rsidP="00FA2C17">
      <w:pPr>
        <w:contextualSpacing/>
        <w:rPr>
          <w:rFonts w:eastAsia="Times New Roman"/>
        </w:rPr>
      </w:pPr>
      <w:r>
        <w:rPr>
          <w:rFonts w:eastAsia="Times New Roman"/>
        </w:rPr>
        <w:t>Амортизационные отчисления по РБП, относящиеся на проект составят:</w:t>
      </w:r>
    </w:p>
    <w:p w14:paraId="54389200" w14:textId="77777777" w:rsidR="00FA2C17" w:rsidRDefault="00633625" w:rsidP="00FA2C17">
      <w:pPr>
        <w:contextualSpacing/>
        <w:jc w:val="center"/>
        <w:rPr>
          <w:i/>
        </w:rPr>
      </w:pPr>
      <m:oMath>
        <m:sSub>
          <m:sSubPr>
            <m:ctrlPr>
              <w:rPr>
                <w:rFonts w:ascii="Cambria Math" w:hAnsi="Cambria Math" w:cs="Times New Roman"/>
                <w:i/>
              </w:rPr>
            </m:ctrlPr>
          </m:sSubPr>
          <m:e>
            <m:r>
              <m:rPr>
                <m:nor/>
              </m:rPr>
              <w:rPr>
                <w:rFonts w:ascii="Cambria Math" w:hAnsi="Cambria Math" w:cs="Times New Roman"/>
                <w:i/>
              </w:rPr>
              <m:t>А</m:t>
            </m:r>
          </m:e>
          <m:sub>
            <m:r>
              <w:rPr>
                <w:rFonts w:ascii="Cambria Math" w:hAnsi="Cambria Math" w:cs="Times New Roman"/>
              </w:rPr>
              <m:t>РБП</m:t>
            </m:r>
          </m:sub>
        </m:sSub>
        <m:r>
          <m:rPr>
            <m:nor/>
          </m:rPr>
          <w:rPr>
            <w:rFonts w:ascii="Cambria Math" w:cs="Times New Roman"/>
            <w:i/>
          </w:rPr>
          <m:t xml:space="preserve"> </m:t>
        </m:r>
        <m:r>
          <m:rPr>
            <m:nor/>
          </m:rPr>
          <w:rPr>
            <w:rFonts w:cs="Times New Roman"/>
            <w:i/>
          </w:rPr>
          <m:t>=</m:t>
        </m:r>
        <m:r>
          <m:rPr>
            <m:nor/>
          </m:rPr>
          <w:rPr>
            <w:rFonts w:ascii="Cambria Math" w:hAnsi="Cambria Math" w:cs="Times New Roman"/>
            <w:i/>
          </w:rPr>
          <m:t>31 200∙7,48/36=6067</m:t>
        </m:r>
      </m:oMath>
      <w:r w:rsidR="00FA2C17">
        <w:rPr>
          <w:i/>
        </w:rPr>
        <w:t xml:space="preserve"> (руб.).</w:t>
      </w:r>
    </w:p>
    <w:p w14:paraId="1945E1F8" w14:textId="77777777" w:rsidR="00FA2C17" w:rsidRDefault="00FA2C17" w:rsidP="00FA2C17">
      <w:pPr>
        <w:rPr>
          <w:rFonts w:eastAsia="Times New Roman"/>
        </w:rPr>
      </w:pPr>
      <w:r>
        <w:rPr>
          <w:rFonts w:eastAsia="Times New Roman"/>
        </w:rPr>
        <w:t>Суммарные амортизационные отчисления составят: А=</w:t>
      </w:r>
      <w:r w:rsidRPr="00D64846">
        <w:t xml:space="preserve"> </w:t>
      </w:r>
      <w:r w:rsidRPr="00D64846">
        <w:rPr>
          <w:rFonts w:eastAsia="Times New Roman"/>
        </w:rPr>
        <w:t>78 986</w:t>
      </w:r>
      <w:r>
        <w:rPr>
          <w:rFonts w:eastAsia="Times New Roman"/>
        </w:rPr>
        <w:t xml:space="preserve"> руб.</w:t>
      </w:r>
    </w:p>
    <w:p w14:paraId="28FAA403" w14:textId="77777777" w:rsidR="00FA2C17" w:rsidRPr="00A87F24" w:rsidRDefault="00FA2C17" w:rsidP="00FA2C17">
      <w:pPr>
        <w:pStyle w:val="3"/>
      </w:pPr>
      <w:bookmarkStart w:id="121" w:name="_Toc67700185"/>
      <w:r w:rsidRPr="00A87F24">
        <w:t xml:space="preserve">Расходы на </w:t>
      </w:r>
      <w:r w:rsidRPr="00EF5D25">
        <w:t>модернизацию</w:t>
      </w:r>
      <w:r w:rsidRPr="00A87F24">
        <w:t xml:space="preserve"> и приобретение основных средств</w:t>
      </w:r>
      <w:bookmarkEnd w:id="121"/>
    </w:p>
    <w:p w14:paraId="3272D46B" w14:textId="77777777" w:rsidR="00FA2C17" w:rsidRDefault="00FA2C17" w:rsidP="00FA2C17">
      <w:pPr>
        <w:contextualSpacing/>
        <w:rPr>
          <w:rFonts w:eastAsia="Times New Roman"/>
        </w:rPr>
      </w:pPr>
      <w:r>
        <w:rPr>
          <w:rFonts w:eastAsia="Times New Roman"/>
        </w:rPr>
        <w:t>При реализации проекта по разработке и внедрению ПО не планируется приобретение новых и модернизация существующих основных средств.</w:t>
      </w:r>
    </w:p>
    <w:p w14:paraId="7A4BD1BA" w14:textId="77777777" w:rsidR="00FA2C17" w:rsidRPr="00A87F24" w:rsidRDefault="00FA2C17" w:rsidP="00FA2C17">
      <w:pPr>
        <w:pStyle w:val="3"/>
      </w:pPr>
      <w:bookmarkStart w:id="122" w:name="_Toc67700186"/>
      <w:r w:rsidRPr="00A87F24">
        <w:lastRenderedPageBreak/>
        <w:t xml:space="preserve">Расходы на </w:t>
      </w:r>
      <w:r w:rsidRPr="00EF5D25">
        <w:t>приобретение</w:t>
      </w:r>
      <w:r w:rsidRPr="00A87F24">
        <w:t xml:space="preserve"> необходимого ПО</w:t>
      </w:r>
      <w:bookmarkEnd w:id="122"/>
    </w:p>
    <w:p w14:paraId="49B9CA00" w14:textId="77777777" w:rsidR="00FA2C17" w:rsidRDefault="00FA2C17" w:rsidP="00FA2C17">
      <w:pPr>
        <w:contextualSpacing/>
        <w:rPr>
          <w:rFonts w:eastAsia="Times New Roman"/>
        </w:rPr>
      </w:pPr>
      <w:r>
        <w:rPr>
          <w:rFonts w:eastAsia="Times New Roman"/>
        </w:rPr>
        <w:t>При реализации проекта не планируется приобретение ПО.</w:t>
      </w:r>
    </w:p>
    <w:p w14:paraId="77873E89" w14:textId="77777777" w:rsidR="00FA2C17" w:rsidRPr="00A87F24" w:rsidRDefault="00FA2C17" w:rsidP="00F255FF">
      <w:pPr>
        <w:pStyle w:val="3"/>
      </w:pPr>
      <w:bookmarkStart w:id="123" w:name="_Toc67700187"/>
      <w:r w:rsidRPr="00A87F24">
        <w:t>Расходы на интернет и связь</w:t>
      </w:r>
      <w:bookmarkEnd w:id="123"/>
    </w:p>
    <w:p w14:paraId="1A76F420" w14:textId="77777777" w:rsidR="00FA2C17" w:rsidRPr="00D60DA1" w:rsidRDefault="00FA2C17" w:rsidP="00FA2C17">
      <w:r>
        <w:t xml:space="preserve">Так как в Компании, реализующей проект не производится </w:t>
      </w:r>
      <w:proofErr w:type="spellStart"/>
      <w:r>
        <w:t>биллинг</w:t>
      </w:r>
      <w:proofErr w:type="spellEnd"/>
      <w:r>
        <w:t xml:space="preserve"> и тарификация телекоммуникационных услуг в разрезе сотрудников, затраты на интернет и связь войдут в прочие затраты, рассчитываемые как процент от прямых затрат.</w:t>
      </w:r>
    </w:p>
    <w:p w14:paraId="608027E5" w14:textId="77777777" w:rsidR="00FA2C17" w:rsidRPr="00A87F24" w:rsidRDefault="00FA2C17" w:rsidP="00FA2C17">
      <w:pPr>
        <w:pStyle w:val="3"/>
      </w:pPr>
      <w:bookmarkStart w:id="124" w:name="_Toc67700188"/>
      <w:r w:rsidRPr="00A87F24">
        <w:t>Расходы на канцелярские товары и расходные материалы</w:t>
      </w:r>
      <w:bookmarkEnd w:id="124"/>
    </w:p>
    <w:p w14:paraId="2F8765D7" w14:textId="77777777" w:rsidR="00FA2C17" w:rsidRPr="0048268B" w:rsidRDefault="00FA2C17" w:rsidP="00FA2C17">
      <w:r>
        <w:t xml:space="preserve">Затраты на расходные материалы берутся по факту и составляют </w:t>
      </w:r>
      <m:oMath>
        <m:sSub>
          <m:sSubPr>
            <m:ctrlPr>
              <w:rPr>
                <w:rFonts w:ascii="Cambria Math" w:hAnsi="Cambria Math" w:cs="Times New Roman"/>
                <w:i/>
              </w:rPr>
            </m:ctrlPr>
          </m:sSubPr>
          <m:e>
            <m:r>
              <m:rPr>
                <m:nor/>
              </m:rPr>
              <w:rPr>
                <w:rFonts w:cs="Times New Roman"/>
                <w:i/>
              </w:rPr>
              <m:t>Р</m:t>
            </m:r>
          </m:e>
          <m:sub>
            <w:proofErr w:type="spellStart"/>
            <m:r>
              <m:rPr>
                <m:nor/>
              </m:rPr>
              <w:rPr>
                <w:rFonts w:ascii="Cambria Math" w:cs="Times New Roman"/>
                <w:i/>
              </w:rPr>
              <m:t>р</m:t>
            </m:r>
            <m:r>
              <m:rPr>
                <m:nor/>
              </m:rPr>
              <w:rPr>
                <w:rFonts w:ascii="Cambria Math" w:cs="Times New Roman"/>
                <w:i/>
              </w:rPr>
              <m:t>.</m:t>
            </m:r>
            <m:r>
              <m:rPr>
                <m:nor/>
              </m:rPr>
              <w:rPr>
                <w:rFonts w:ascii="Cambria Math" w:cs="Times New Roman"/>
                <w:i/>
              </w:rPr>
              <m:t>м</m:t>
            </m:r>
            <w:proofErr w:type="spellEnd"/>
            <m:r>
              <m:rPr>
                <m:nor/>
              </m:rPr>
              <w:rPr>
                <w:rFonts w:ascii="Cambria Math" w:cs="Times New Roman"/>
                <w:i/>
              </w:rPr>
              <m:t>.</m:t>
            </m:r>
          </m:sub>
        </m:sSub>
      </m:oMath>
      <w:r>
        <w:t>= 4 200 (</w:t>
      </w:r>
      <w:r>
        <w:rPr>
          <w:i/>
        </w:rPr>
        <w:t>руб.</w:t>
      </w:r>
      <w:r>
        <w:t>). К данным затратам относятся затраты на канцтовары</w:t>
      </w:r>
      <w:r w:rsidRPr="008A0EE4">
        <w:t>,</w:t>
      </w:r>
      <w:r>
        <w:t xml:space="preserve"> тонер и бумагу для принтера и т.д.</w:t>
      </w:r>
    </w:p>
    <w:p w14:paraId="785AC74A" w14:textId="77777777" w:rsidR="00FA2C17" w:rsidRPr="00A87F24" w:rsidRDefault="00FA2C17" w:rsidP="00FA2C17">
      <w:pPr>
        <w:pStyle w:val="3"/>
      </w:pPr>
      <w:bookmarkStart w:id="125" w:name="_Toc67700189"/>
      <w:r w:rsidRPr="00A87F24">
        <w:t xml:space="preserve">Прочие </w:t>
      </w:r>
      <w:r w:rsidRPr="00EF5D25">
        <w:t>расходы</w:t>
      </w:r>
      <w:bookmarkEnd w:id="125"/>
    </w:p>
    <w:p w14:paraId="4D9C4816" w14:textId="77777777" w:rsidR="00FA2C17" w:rsidRPr="002C54D5" w:rsidRDefault="00FA2C17" w:rsidP="00FA2C17">
      <w:pPr>
        <w:contextualSpacing/>
        <w:rPr>
          <w:rFonts w:eastAsia="Times New Roman"/>
          <w:szCs w:val="24"/>
        </w:rPr>
      </w:pPr>
      <w:r>
        <w:rPr>
          <w:rFonts w:eastAsia="Times New Roman"/>
        </w:rPr>
        <w:t>П</w:t>
      </w:r>
      <w:r w:rsidRPr="00803A87">
        <w:rPr>
          <w:rFonts w:eastAsia="Times New Roman"/>
        </w:rPr>
        <w:t>рочие расходы</w:t>
      </w:r>
      <w:r w:rsidRPr="00A71836">
        <w:rPr>
          <w:rFonts w:eastAsia="Times New Roman"/>
        </w:rPr>
        <w:t xml:space="preserve"> </w:t>
      </w:r>
      <w:r w:rsidRPr="00803A87">
        <w:rPr>
          <w:rFonts w:eastAsia="Times New Roman"/>
        </w:rPr>
        <w:t>составля</w:t>
      </w:r>
      <w:r>
        <w:rPr>
          <w:rFonts w:eastAsia="Times New Roman"/>
        </w:rPr>
        <w:t>ют 3</w:t>
      </w:r>
      <w:r w:rsidRPr="00803A87">
        <w:rPr>
          <w:rFonts w:eastAsia="Times New Roman"/>
        </w:rPr>
        <w:t>0</w:t>
      </w:r>
      <w:r w:rsidRPr="00803A87">
        <w:rPr>
          <w:rFonts w:ascii="Cambria Math" w:eastAsia="Times New Roman" w:hAnsi="Cambria Math"/>
        </w:rPr>
        <w:t>%</w:t>
      </w:r>
      <w:r w:rsidRPr="00803A87">
        <w:rPr>
          <w:rFonts w:eastAsia="Times New Roman"/>
        </w:rPr>
        <w:t xml:space="preserve"> от суммы </w:t>
      </w:r>
      <w:r>
        <w:rPr>
          <w:rFonts w:eastAsia="Times New Roman"/>
        </w:rPr>
        <w:t xml:space="preserve">следующих </w:t>
      </w:r>
      <w:r w:rsidRPr="00803A87">
        <w:rPr>
          <w:rFonts w:eastAsia="Times New Roman"/>
        </w:rPr>
        <w:t>элементов</w:t>
      </w:r>
      <w:r>
        <w:rPr>
          <w:rFonts w:eastAsia="Times New Roman"/>
        </w:rPr>
        <w:t xml:space="preserve"> структуры затрат</w:t>
      </w:r>
      <w:r w:rsidRPr="00586C3B">
        <w:rPr>
          <w:rFonts w:eastAsia="Times New Roman"/>
        </w:rPr>
        <w:t>:</w:t>
      </w:r>
      <w:r>
        <w:rPr>
          <w:rFonts w:eastAsia="Times New Roman"/>
        </w:rPr>
        <w:t xml:space="preserve"> </w:t>
      </w:r>
      <w:proofErr w:type="spellStart"/>
      <w:r w:rsidRPr="00A71836">
        <w:rPr>
          <w:rFonts w:eastAsia="Times New Roman"/>
          <w:i/>
          <w:szCs w:val="24"/>
        </w:rPr>
        <w:t>ЗП</w:t>
      </w:r>
      <w:r w:rsidRPr="00A71836">
        <w:rPr>
          <w:rFonts w:eastAsia="Times New Roman"/>
          <w:i/>
          <w:szCs w:val="24"/>
          <w:vertAlign w:val="subscript"/>
        </w:rPr>
        <w:t>осн</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ЗП</w:t>
      </w:r>
      <w:r w:rsidRPr="00A71836">
        <w:rPr>
          <w:rFonts w:eastAsia="Times New Roman"/>
          <w:i/>
          <w:szCs w:val="24"/>
          <w:vertAlign w:val="subscript"/>
        </w:rPr>
        <w:t>доп</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Н</w:t>
      </w:r>
      <w:r w:rsidRPr="00A71836">
        <w:rPr>
          <w:rFonts w:eastAsia="Times New Roman"/>
          <w:i/>
          <w:szCs w:val="24"/>
          <w:vertAlign w:val="subscript"/>
        </w:rPr>
        <w:t>зп</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А</w:t>
      </w:r>
      <w:r w:rsidRPr="00A71836">
        <w:rPr>
          <w:rFonts w:eastAsia="Times New Roman"/>
          <w:i/>
          <w:szCs w:val="24"/>
          <w:vertAlign w:val="subscript"/>
        </w:rPr>
        <w:t>пм</w:t>
      </w:r>
      <w:proofErr w:type="spellEnd"/>
      <w:r w:rsidRPr="002C54D5">
        <w:rPr>
          <w:rFonts w:eastAsia="Times New Roman"/>
          <w:szCs w:val="24"/>
        </w:rPr>
        <w:t>,</w:t>
      </w:r>
      <w:r>
        <w:rPr>
          <w:rFonts w:eastAsia="Times New Roman"/>
          <w:szCs w:val="24"/>
        </w:rPr>
        <w:t xml:space="preserve"> </w:t>
      </w:r>
      <w:proofErr w:type="gramStart"/>
      <w:r w:rsidRPr="00A71836">
        <w:rPr>
          <w:rFonts w:eastAsia="Times New Roman"/>
          <w:i/>
          <w:szCs w:val="24"/>
        </w:rPr>
        <w:t>А</w:t>
      </w:r>
      <w:proofErr w:type="gram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мод</w:t>
      </w:r>
      <w:proofErr w:type="spellEnd"/>
      <w:r w:rsidRPr="002C54D5">
        <w:rPr>
          <w:rFonts w:eastAsia="Times New Roman"/>
          <w:szCs w:val="24"/>
        </w:rPr>
        <w:t>,</w:t>
      </w:r>
      <w:r>
        <w:rPr>
          <w:rFonts w:eastAsia="Times New Roman"/>
          <w:szCs w:val="24"/>
        </w:rPr>
        <w:t xml:space="preserve"> </w:t>
      </w:r>
      <w:r w:rsidRPr="00A71836">
        <w:rPr>
          <w:rFonts w:eastAsia="Times New Roman"/>
          <w:i/>
          <w:szCs w:val="24"/>
        </w:rPr>
        <w:t>Р</w:t>
      </w:r>
      <w:r w:rsidRPr="00A71836">
        <w:rPr>
          <w:rFonts w:eastAsia="Times New Roman"/>
          <w:i/>
          <w:szCs w:val="24"/>
          <w:vertAlign w:val="subscript"/>
        </w:rPr>
        <w:t>ПО</w:t>
      </w:r>
      <w:r w:rsidRPr="002C54D5">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тел</w:t>
      </w:r>
      <w:proofErr w:type="spellEnd"/>
      <w:r w:rsidRPr="002C54D5">
        <w:rPr>
          <w:rFonts w:eastAsia="Times New Roman"/>
          <w:szCs w:val="24"/>
        </w:rPr>
        <w:t xml:space="preserve"> </w:t>
      </w:r>
      <w:r>
        <w:rPr>
          <w:rFonts w:eastAsia="Times New Roman"/>
          <w:szCs w:val="24"/>
        </w:rPr>
        <w:t>и</w:t>
      </w:r>
      <w:r w:rsidRPr="002C54D5">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р.м</w:t>
      </w:r>
      <w:proofErr w:type="spellEnd"/>
      <w:r w:rsidRPr="00A71836">
        <w:rPr>
          <w:rFonts w:eastAsia="Times New Roman"/>
          <w:i/>
          <w:szCs w:val="24"/>
          <w:vertAlign w:val="subscript"/>
        </w:rPr>
        <w:t>.</w:t>
      </w:r>
      <w:r>
        <w:rPr>
          <w:rFonts w:eastAsia="Times New Roman"/>
        </w:rPr>
        <w:t>.</w:t>
      </w:r>
    </w:p>
    <w:tbl>
      <w:tblPr>
        <w:tblW w:w="9673" w:type="dxa"/>
        <w:tblInd w:w="108" w:type="dxa"/>
        <w:tblLayout w:type="fixed"/>
        <w:tblLook w:val="04A0" w:firstRow="1" w:lastRow="0" w:firstColumn="1" w:lastColumn="0" w:noHBand="0" w:noVBand="1"/>
      </w:tblPr>
      <w:tblGrid>
        <w:gridCol w:w="8539"/>
        <w:gridCol w:w="1134"/>
      </w:tblGrid>
      <w:tr w:rsidR="00FA2C17" w:rsidRPr="00597F0A" w14:paraId="6E8D9FD1" w14:textId="77777777" w:rsidTr="00CA25EA">
        <w:tc>
          <w:tcPr>
            <w:tcW w:w="8539" w:type="dxa"/>
            <w:shd w:val="clear" w:color="auto" w:fill="auto"/>
          </w:tcPr>
          <w:p w14:paraId="7F864489" w14:textId="77777777" w:rsidR="00FA2C17" w:rsidRPr="009E5292" w:rsidRDefault="00633625" w:rsidP="00CA25EA">
            <w:pPr>
              <w:ind w:firstLine="0"/>
              <w:jc w:val="center"/>
            </w:pPr>
            <m:oMathPara>
              <m:oMathParaPr>
                <m:jc m:val="center"/>
              </m:oMathParaPr>
              <m:oMath>
                <m:sSub>
                  <m:sSubPr>
                    <m:ctrlPr>
                      <w:rPr>
                        <w:rFonts w:ascii="Cambria Math" w:hAnsi="Cambria Math" w:cs="Times New Roman"/>
                        <w:i/>
                      </w:rPr>
                    </m:ctrlPr>
                  </m:sSubPr>
                  <m:e>
                    <m:r>
                      <m:rPr>
                        <m:nor/>
                      </m:rPr>
                      <w:rPr>
                        <w:rFonts w:cs="Times New Roman"/>
                        <w:i/>
                      </w:rPr>
                      <m:t>П</m:t>
                    </m:r>
                  </m:e>
                  <m:sub>
                    <w:proofErr w:type="spellStart"/>
                    <m:r>
                      <m:rPr>
                        <m:nor/>
                      </m:rPr>
                      <w:rPr>
                        <w:rFonts w:cs="Times New Roman"/>
                        <w:i/>
                      </w:rPr>
                      <m:t>р.р</m:t>
                    </m:r>
                    <w:proofErr w:type="spellEnd"/>
                    <m:r>
                      <m:rPr>
                        <m:nor/>
                      </m:rPr>
                      <w:rPr>
                        <w:rFonts w:cs="Times New Roman"/>
                        <w:i/>
                      </w:rPr>
                      <m:t>.</m:t>
                    </m:r>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r>
                  <m:rPr>
                    <m:nor/>
                  </m:rPr>
                  <w:rPr>
                    <w:rFonts w:cs="Times New Roman"/>
                  </w:rPr>
                  <m:t>0.</m:t>
                </m:r>
                <m:r>
                  <m:rPr>
                    <m:nor/>
                  </m:rPr>
                  <w:rPr>
                    <w:rFonts w:ascii="Cambria Math" w:cs="Times New Roman"/>
                  </w:rPr>
                  <m:t>3</m:t>
                </m:r>
                <m:r>
                  <m:rPr>
                    <m:nor/>
                  </m:rPr>
                  <w:rPr>
                    <w:rFonts w:cs="Times New Roman"/>
                    <w:i/>
                  </w:rPr>
                  <m:t>(</m:t>
                </m:r>
                <m:sSub>
                  <m:sSubPr>
                    <m:ctrlPr>
                      <w:rPr>
                        <w:rFonts w:ascii="Cambria Math" w:hAnsi="Cambria Math" w:cs="Times New Roman"/>
                        <w:i/>
                      </w:rPr>
                    </m:ctrlPr>
                  </m:sSubPr>
                  <m:e>
                    <m:r>
                      <m:rPr>
                        <m:nor/>
                      </m:rPr>
                      <w:rPr>
                        <w:rFonts w:cs="Times New Roman"/>
                        <w:i/>
                      </w:rPr>
                      <m:t>ЗП</m:t>
                    </m:r>
                  </m:e>
                  <m:sub>
                    <w:proofErr w:type="spellStart"/>
                    <m:r>
                      <m:rPr>
                        <m:nor/>
                      </m:rPr>
                      <w:rPr>
                        <w:rFonts w:cs="Times New Roman"/>
                        <w:i/>
                      </w:rPr>
                      <m:t>осн</m:t>
                    </m:r>
                    <w:proofErr w:type="spellEnd"/>
                  </m:sub>
                </m:sSub>
                <m:r>
                  <m:rPr>
                    <m:nor/>
                  </m:rPr>
                  <w:rPr>
                    <w:rFonts w:ascii="Cambria Math" w:cs="Times New Roman"/>
                    <w:i/>
                  </w:rPr>
                  <m:t xml:space="preserve"> </m:t>
                </m:r>
                <m:r>
                  <m:rPr>
                    <m:nor/>
                  </m:rPr>
                  <w:rPr>
                    <w:rFonts w:cs="Times New Roman"/>
                    <w:i/>
                  </w:rPr>
                  <m:t>+</m:t>
                </m:r>
                <m:sSub>
                  <m:sSubPr>
                    <m:ctrlPr>
                      <w:rPr>
                        <w:rFonts w:ascii="Cambria Math" w:hAnsi="Cambria Math" w:cs="Times New Roman"/>
                        <w:i/>
                      </w:rPr>
                    </m:ctrlPr>
                  </m:sSubPr>
                  <m:e>
                    <m:r>
                      <m:rPr>
                        <m:nor/>
                      </m:rPr>
                      <w:rPr>
                        <w:rFonts w:ascii="Cambria Math" w:cs="Times New Roman"/>
                        <w:i/>
                      </w:rPr>
                      <m:t xml:space="preserve"> </m:t>
                    </m:r>
                    <m:r>
                      <m:rPr>
                        <m:nor/>
                      </m:rPr>
                      <w:rPr>
                        <w:rFonts w:cs="Times New Roman"/>
                        <w:i/>
                      </w:rPr>
                      <m:t>ЗП</m:t>
                    </m:r>
                  </m:e>
                  <m:sub>
                    <w:proofErr w:type="spellStart"/>
                    <m:r>
                      <m:rPr>
                        <m:nor/>
                      </m:rPr>
                      <w:rPr>
                        <w:rFonts w:cs="Times New Roman"/>
                        <w:i/>
                      </w:rPr>
                      <m:t>доп</m:t>
                    </m:r>
                    <w:proofErr w:type="spellEnd"/>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Н</m:t>
                    </m:r>
                  </m:e>
                  <m:sub>
                    <w:proofErr w:type="spellStart"/>
                    <m:r>
                      <m:rPr>
                        <m:nor/>
                      </m:rPr>
                      <w:rPr>
                        <w:rFonts w:cs="Times New Roman"/>
                        <w:i/>
                      </w:rPr>
                      <m:t>зп</m:t>
                    </m:r>
                    <w:proofErr w:type="spellEnd"/>
                  </m:sub>
                </m:sSub>
                <m:r>
                  <m:rPr>
                    <m:nor/>
                  </m:rPr>
                  <w:rPr>
                    <w:rFonts w:ascii="Cambria Math" w:cs="Times New Roman"/>
                    <w:i/>
                  </w:rPr>
                  <m:t xml:space="preserve"> </m:t>
                </m:r>
                <m:r>
                  <m:rPr>
                    <m:nor/>
                  </m:rPr>
                  <w:rPr>
                    <w:rFonts w:cs="Times New Roman"/>
                    <w:i/>
                  </w:rPr>
                  <m:t>+</m:t>
                </m:r>
                <m:sSub>
                  <m:sSubPr>
                    <m:ctrlPr>
                      <w:rPr>
                        <w:rFonts w:ascii="Cambria Math" w:hAnsi="Cambria Math" w:cs="Times New Roman"/>
                        <w:i/>
                      </w:rPr>
                    </m:ctrlPr>
                  </m:sSubPr>
                  <m:e>
                    <m:r>
                      <m:rPr>
                        <m:nor/>
                      </m:rPr>
                      <w:rPr>
                        <w:rFonts w:ascii="Cambria Math" w:cs="Times New Roman"/>
                        <w:i/>
                      </w:rPr>
                      <m:t>А</m:t>
                    </m:r>
                  </m:e>
                  <m:sub>
                    <m:r>
                      <m:rPr>
                        <m:nor/>
                      </m:rPr>
                      <w:rPr>
                        <w:rFonts w:cs="Times New Roman"/>
                        <w:i/>
                      </w:rPr>
                      <m:t>п</m:t>
                    </m:r>
                    <m:r>
                      <m:rPr>
                        <m:nor/>
                      </m:rPr>
                      <w:rPr>
                        <w:rFonts w:ascii="Cambria Math" w:cs="Times New Roman"/>
                        <w:i/>
                      </w:rPr>
                      <m:t>м</m:t>
                    </m:r>
                  </m:sub>
                </m:sSub>
                <m:r>
                  <m:rPr>
                    <m:nor/>
                  </m:rPr>
                  <w:rPr>
                    <w:rFonts w:cs="Times New Roman"/>
                    <w:i/>
                  </w:rPr>
                  <m:t>+</m:t>
                </m:r>
                <m:r>
                  <m:rPr>
                    <m:nor/>
                  </m:rPr>
                  <w:rPr>
                    <w:rFonts w:ascii="Cambria Math" w:cs="Times New Roman"/>
                    <w:i/>
                  </w:rPr>
                  <m:t>А</m:t>
                </m:r>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мод</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ПО</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тел</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w:proofErr w:type="spellStart"/>
                    <m:r>
                      <m:rPr>
                        <m:nor/>
                      </m:rPr>
                      <w:rPr>
                        <w:rFonts w:ascii="Cambria Math" w:cs="Times New Roman"/>
                        <w:i/>
                      </w:rPr>
                      <m:t>р</m:t>
                    </m:r>
                    <m:r>
                      <m:rPr>
                        <m:nor/>
                      </m:rPr>
                      <w:rPr>
                        <w:rFonts w:ascii="Cambria Math" w:cs="Times New Roman"/>
                        <w:i/>
                      </w:rPr>
                      <m:t>.</m:t>
                    </m:r>
                    <m:r>
                      <m:rPr>
                        <m:nor/>
                      </m:rPr>
                      <w:rPr>
                        <w:rFonts w:ascii="Cambria Math" w:cs="Times New Roman"/>
                        <w:i/>
                      </w:rPr>
                      <m:t>м</m:t>
                    </m:r>
                    <w:proofErr w:type="spellEnd"/>
                    <m:r>
                      <m:rPr>
                        <m:nor/>
                      </m:rPr>
                      <w:rPr>
                        <w:rFonts w:ascii="Cambria Math" w:cs="Times New Roman"/>
                        <w:i/>
                      </w:rPr>
                      <m:t>.</m:t>
                    </m:r>
                  </m:sub>
                </m:sSub>
                <m:r>
                  <m:rPr>
                    <m:nor/>
                  </m:rPr>
                  <w:rPr>
                    <w:rFonts w:cs="Times New Roman"/>
                    <w:i/>
                  </w:rPr>
                  <m:t>)</m:t>
                </m:r>
              </m:oMath>
            </m:oMathPara>
          </w:p>
        </w:tc>
        <w:tc>
          <w:tcPr>
            <w:tcW w:w="1134" w:type="dxa"/>
            <w:shd w:val="clear" w:color="auto" w:fill="auto"/>
          </w:tcPr>
          <w:p w14:paraId="5D004616" w14:textId="77777777" w:rsidR="00FA2C17" w:rsidRPr="00DC5D62" w:rsidRDefault="00FA2C17" w:rsidP="00CA25EA">
            <w:pPr>
              <w:tabs>
                <w:tab w:val="left" w:pos="884"/>
              </w:tabs>
              <w:ind w:right="34" w:firstLine="0"/>
              <w:jc w:val="right"/>
            </w:pPr>
          </w:p>
        </w:tc>
      </w:tr>
    </w:tbl>
    <w:p w14:paraId="4A390F5C" w14:textId="77777777" w:rsidR="00FA2C17" w:rsidRPr="00803A87" w:rsidRDefault="00FA2C17" w:rsidP="00FA2C17">
      <w:pPr>
        <w:contextualSpacing/>
        <w:rPr>
          <w:rFonts w:eastAsia="Times New Roman"/>
        </w:rPr>
      </w:pPr>
      <w:r>
        <w:rPr>
          <w:rFonts w:eastAsia="Times New Roman"/>
        </w:rPr>
        <w:t>Таким образом</w:t>
      </w:r>
      <w:r w:rsidRPr="00586C3B">
        <w:rPr>
          <w:rFonts w:eastAsia="Times New Roman"/>
        </w:rPr>
        <w:t>,</w:t>
      </w:r>
      <w:r>
        <w:rPr>
          <w:rFonts w:eastAsia="Times New Roman"/>
        </w:rPr>
        <w:t xml:space="preserve"> </w:t>
      </w:r>
      <w:proofErr w:type="spellStart"/>
      <w:r>
        <w:rPr>
          <w:rFonts w:eastAsia="Times New Roman"/>
          <w:i/>
        </w:rPr>
        <w:t>П</w:t>
      </w:r>
      <w:r w:rsidRPr="00710B33">
        <w:rPr>
          <w:rFonts w:eastAsia="Times New Roman"/>
          <w:i/>
          <w:vertAlign w:val="subscript"/>
        </w:rPr>
        <w:t>р.р</w:t>
      </w:r>
      <w:proofErr w:type="spellEnd"/>
      <w:r w:rsidRPr="00710B33">
        <w:rPr>
          <w:rFonts w:eastAsia="Times New Roman"/>
          <w:i/>
          <w:vertAlign w:val="subscript"/>
        </w:rPr>
        <w:t>.</w:t>
      </w:r>
      <w:r>
        <w:rPr>
          <w:rFonts w:eastAsia="Times New Roman"/>
          <w:i/>
        </w:rPr>
        <w:t xml:space="preserve">= </w:t>
      </w:r>
      <w:r>
        <w:rPr>
          <w:rFonts w:eastAsia="Times New Roman"/>
        </w:rPr>
        <w:t>299 114 (</w:t>
      </w:r>
      <w:r>
        <w:rPr>
          <w:rFonts w:eastAsia="Times New Roman"/>
          <w:i/>
        </w:rPr>
        <w:t>руб.</w:t>
      </w:r>
      <w:r>
        <w:rPr>
          <w:rFonts w:eastAsia="Times New Roman"/>
        </w:rPr>
        <w:t>).</w:t>
      </w:r>
    </w:p>
    <w:p w14:paraId="0A0F0EC6" w14:textId="77777777" w:rsidR="00FA2C17" w:rsidRDefault="00FA2C17" w:rsidP="00FA2C17">
      <w:pPr>
        <w:pStyle w:val="3"/>
      </w:pPr>
      <w:bookmarkStart w:id="126" w:name="_Toc322893646"/>
      <w:bookmarkStart w:id="127" w:name="_Toc359344430"/>
      <w:bookmarkStart w:id="128" w:name="_Toc67700190"/>
      <w:r>
        <w:t>Расчёт себестоимости программного продукта</w:t>
      </w:r>
      <w:bookmarkEnd w:id="126"/>
      <w:bookmarkEnd w:id="127"/>
      <w:bookmarkEnd w:id="128"/>
    </w:p>
    <w:p w14:paraId="7EB666F1" w14:textId="77777777" w:rsidR="00FA2C17" w:rsidRPr="00803A87" w:rsidRDefault="00FA2C17" w:rsidP="00FA2C17">
      <w:pPr>
        <w:contextualSpacing/>
        <w:rPr>
          <w:rFonts w:eastAsia="Times New Roman"/>
        </w:rPr>
      </w:pPr>
      <w:r w:rsidRPr="00803A87">
        <w:rPr>
          <w:rFonts w:eastAsia="Times New Roman"/>
        </w:rPr>
        <w:t>В</w:t>
      </w:r>
      <w:r>
        <w:rPr>
          <w:rFonts w:eastAsia="Times New Roman"/>
        </w:rPr>
        <w:t xml:space="preserve"> </w:t>
      </w:r>
      <w:r w:rsidRPr="00803A87">
        <w:rPr>
          <w:rFonts w:eastAsia="Times New Roman"/>
        </w:rPr>
        <w:t>себестоимость программного продукта входят следующие элементы</w:t>
      </w:r>
      <w:r>
        <w:rPr>
          <w:rFonts w:eastAsia="Times New Roman"/>
        </w:rPr>
        <w:t xml:space="preserve">: </w:t>
      </w:r>
      <w:proofErr w:type="spellStart"/>
      <w:r w:rsidRPr="00A71836">
        <w:rPr>
          <w:rFonts w:eastAsia="Times New Roman"/>
          <w:i/>
          <w:szCs w:val="24"/>
        </w:rPr>
        <w:t>ЗП</w:t>
      </w:r>
      <w:r w:rsidRPr="00A71836">
        <w:rPr>
          <w:rFonts w:eastAsia="Times New Roman"/>
          <w:i/>
          <w:szCs w:val="24"/>
          <w:vertAlign w:val="subscript"/>
        </w:rPr>
        <w:t>осн</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ЗП</w:t>
      </w:r>
      <w:r w:rsidRPr="00A71836">
        <w:rPr>
          <w:rFonts w:eastAsia="Times New Roman"/>
          <w:i/>
          <w:szCs w:val="24"/>
          <w:vertAlign w:val="subscript"/>
        </w:rPr>
        <w:t>доп</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Н</w:t>
      </w:r>
      <w:r w:rsidRPr="00A71836">
        <w:rPr>
          <w:rFonts w:eastAsia="Times New Roman"/>
          <w:i/>
          <w:szCs w:val="24"/>
          <w:vertAlign w:val="subscript"/>
        </w:rPr>
        <w:t>зп</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А</w:t>
      </w:r>
      <w:r w:rsidRPr="00A71836">
        <w:rPr>
          <w:rFonts w:eastAsia="Times New Roman"/>
          <w:i/>
          <w:szCs w:val="24"/>
          <w:vertAlign w:val="subscript"/>
        </w:rPr>
        <w:t>пм</w:t>
      </w:r>
      <w:proofErr w:type="spellEnd"/>
      <w:r w:rsidRPr="002C54D5">
        <w:rPr>
          <w:rFonts w:eastAsia="Times New Roman"/>
          <w:szCs w:val="24"/>
        </w:rPr>
        <w:t>,</w:t>
      </w:r>
      <w:r>
        <w:rPr>
          <w:rFonts w:eastAsia="Times New Roman"/>
          <w:szCs w:val="24"/>
        </w:rPr>
        <w:t xml:space="preserve"> </w:t>
      </w:r>
      <w:proofErr w:type="gramStart"/>
      <w:r w:rsidRPr="00A71836">
        <w:rPr>
          <w:rFonts w:eastAsia="Times New Roman"/>
          <w:i/>
          <w:szCs w:val="24"/>
        </w:rPr>
        <w:t>А</w:t>
      </w:r>
      <w:proofErr w:type="gram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мод</w:t>
      </w:r>
      <w:proofErr w:type="spellEnd"/>
      <w:r w:rsidRPr="002C54D5">
        <w:rPr>
          <w:rFonts w:eastAsia="Times New Roman"/>
          <w:szCs w:val="24"/>
        </w:rPr>
        <w:t>,</w:t>
      </w:r>
      <w:r>
        <w:rPr>
          <w:rFonts w:eastAsia="Times New Roman"/>
          <w:szCs w:val="24"/>
        </w:rPr>
        <w:t xml:space="preserve"> </w:t>
      </w:r>
      <w:r w:rsidRPr="00A71836">
        <w:rPr>
          <w:rFonts w:eastAsia="Times New Roman"/>
          <w:i/>
          <w:szCs w:val="24"/>
        </w:rPr>
        <w:t>Р</w:t>
      </w:r>
      <w:r w:rsidRPr="00A71836">
        <w:rPr>
          <w:rFonts w:eastAsia="Times New Roman"/>
          <w:i/>
          <w:szCs w:val="24"/>
          <w:vertAlign w:val="subscript"/>
        </w:rPr>
        <w:t>ПО</w:t>
      </w:r>
      <w:r w:rsidRPr="002C54D5">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тел</w:t>
      </w:r>
      <w:proofErr w:type="spellEnd"/>
      <w:r w:rsidRPr="002C54D5">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р.м</w:t>
      </w:r>
      <w:proofErr w:type="spellEnd"/>
      <w:r w:rsidRPr="00A71836">
        <w:rPr>
          <w:rFonts w:eastAsia="Times New Roman"/>
          <w:i/>
          <w:szCs w:val="24"/>
          <w:vertAlign w:val="subscript"/>
        </w:rPr>
        <w:t>.</w:t>
      </w:r>
      <w:r>
        <w:rPr>
          <w:rFonts w:eastAsia="Times New Roman"/>
          <w:i/>
          <w:szCs w:val="24"/>
          <w:vertAlign w:val="subscript"/>
        </w:rPr>
        <w:t xml:space="preserve"> </w:t>
      </w:r>
      <w:r>
        <w:rPr>
          <w:rFonts w:eastAsia="Times New Roman"/>
          <w:szCs w:val="24"/>
        </w:rPr>
        <w:t>и</w:t>
      </w:r>
      <w:r w:rsidRPr="002C54D5">
        <w:rPr>
          <w:rFonts w:eastAsia="Times New Roman"/>
          <w:szCs w:val="24"/>
        </w:rPr>
        <w:t xml:space="preserve"> </w:t>
      </w:r>
      <w:proofErr w:type="spellStart"/>
      <w:r w:rsidRPr="00A71836">
        <w:rPr>
          <w:rFonts w:eastAsia="Times New Roman"/>
          <w:i/>
        </w:rPr>
        <w:t>П</w:t>
      </w:r>
      <w:r w:rsidRPr="00A71836">
        <w:rPr>
          <w:rFonts w:eastAsia="Times New Roman"/>
          <w:i/>
          <w:vertAlign w:val="subscript"/>
        </w:rPr>
        <w:t>р.р</w:t>
      </w:r>
      <w:proofErr w:type="spellEnd"/>
      <w:r w:rsidRPr="00A71836">
        <w:rPr>
          <w:rFonts w:eastAsia="Times New Roman"/>
          <w:i/>
          <w:vertAlign w:val="subscript"/>
        </w:rPr>
        <w:t>.</w:t>
      </w:r>
      <w:r>
        <w:rPr>
          <w:rFonts w:eastAsia="Times New Roman"/>
          <w:szCs w:val="24"/>
        </w:rPr>
        <w:t>.</w:t>
      </w:r>
    </w:p>
    <w:p w14:paraId="3698216A" w14:textId="77777777" w:rsidR="00FA2C17" w:rsidRDefault="00FA2C17" w:rsidP="00FA2C17">
      <w:pPr>
        <w:contextualSpacing/>
        <w:rPr>
          <w:rFonts w:eastAsia="Times New Roman"/>
        </w:rPr>
      </w:pPr>
      <w:r w:rsidRPr="00F41E06">
        <w:rPr>
          <w:rFonts w:eastAsia="Times New Roman"/>
        </w:rPr>
        <w:t>Сложив все элементы, можно определить себестоимость про</w:t>
      </w:r>
      <w:r>
        <w:rPr>
          <w:rFonts w:eastAsia="Times New Roman"/>
        </w:rPr>
        <w:t>граммного продукта и услуг по его внедрению</w:t>
      </w:r>
      <w:r w:rsidRPr="00586C3B">
        <w:rPr>
          <w:rFonts w:eastAsia="Times New Roman"/>
        </w:rPr>
        <w:t>:</w:t>
      </w:r>
      <w:r>
        <w:rPr>
          <w:rFonts w:eastAsia="Times New Roman"/>
        </w:rPr>
        <w:t xml:space="preserve"> </w:t>
      </w:r>
      <w:proofErr w:type="spellStart"/>
      <w:r>
        <w:rPr>
          <w:rFonts w:eastAsia="Times New Roman"/>
          <w:i/>
        </w:rPr>
        <w:t>С</w:t>
      </w:r>
      <w:r w:rsidRPr="000B2D7E">
        <w:rPr>
          <w:rFonts w:eastAsia="Times New Roman"/>
          <w:i/>
          <w:vertAlign w:val="subscript"/>
        </w:rPr>
        <w:t>п.п</w:t>
      </w:r>
      <w:proofErr w:type="spellEnd"/>
      <w:r w:rsidRPr="000B2D7E">
        <w:rPr>
          <w:rFonts w:eastAsia="Times New Roman"/>
          <w:i/>
          <w:vertAlign w:val="subscript"/>
        </w:rPr>
        <w:t>.</w:t>
      </w:r>
      <w:r>
        <w:rPr>
          <w:rFonts w:eastAsia="Times New Roman"/>
        </w:rPr>
        <w:t xml:space="preserve">= </w:t>
      </w:r>
      <w:r w:rsidRPr="00976259">
        <w:t xml:space="preserve">1 398 699 </w:t>
      </w:r>
      <w:r>
        <w:rPr>
          <w:rFonts w:eastAsia="Times New Roman"/>
        </w:rPr>
        <w:t>(</w:t>
      </w:r>
      <w:r>
        <w:rPr>
          <w:rFonts w:eastAsia="Times New Roman"/>
          <w:i/>
        </w:rPr>
        <w:t>руб.</w:t>
      </w:r>
      <w:r>
        <w:rPr>
          <w:rFonts w:eastAsia="Times New Roman"/>
        </w:rPr>
        <w:t xml:space="preserve">). </w:t>
      </w:r>
    </w:p>
    <w:p w14:paraId="0546AEB6" w14:textId="77777777" w:rsidR="00FA2C17" w:rsidRPr="00F41E06" w:rsidRDefault="00FA2C17" w:rsidP="00FA2C17">
      <w:pPr>
        <w:contextualSpacing/>
        <w:rPr>
          <w:rFonts w:eastAsia="Times New Roman"/>
        </w:rPr>
      </w:pPr>
      <w:r w:rsidRPr="00F41E06">
        <w:rPr>
          <w:rFonts w:eastAsia="Times New Roman"/>
        </w:rPr>
        <w:t xml:space="preserve">Структура себестоимости программного продукта отражена в табл. </w:t>
      </w:r>
      <w:r>
        <w:rPr>
          <w:rFonts w:eastAsia="Times New Roman"/>
        </w:rPr>
        <w:t>5</w:t>
      </w:r>
      <w:r w:rsidRPr="00DD229F">
        <w:rPr>
          <w:rFonts w:eastAsia="Times New Roman"/>
        </w:rPr>
        <w:t>.</w:t>
      </w:r>
      <w:r>
        <w:rPr>
          <w:rFonts w:eastAsia="Times New Roman"/>
        </w:rPr>
        <w:t>5</w:t>
      </w:r>
      <w:r w:rsidRPr="00F41E06">
        <w:rPr>
          <w:rFonts w:eastAsia="Times New Roman"/>
        </w:rPr>
        <w:t xml:space="preserve"> и представлена на </w:t>
      </w:r>
      <w:r>
        <w:rPr>
          <w:rFonts w:eastAsia="Times New Roman"/>
        </w:rPr>
        <w:t>рис. 5.4</w:t>
      </w:r>
      <w:r w:rsidRPr="00F41E06">
        <w:rPr>
          <w:rFonts w:eastAsia="Times New Roman"/>
        </w:rPr>
        <w:t>.</w:t>
      </w:r>
    </w:p>
    <w:p w14:paraId="03A92F5F" w14:textId="77777777" w:rsidR="00FA2C17" w:rsidRPr="00990DF1" w:rsidRDefault="00FA2C17" w:rsidP="00FA2C17">
      <w:pPr>
        <w:ind w:firstLine="0"/>
        <w:jc w:val="right"/>
        <w:rPr>
          <w:rFonts w:eastAsia="Times New Roman"/>
          <w:b/>
        </w:rPr>
      </w:pPr>
      <w:bookmarkStart w:id="129" w:name="_Ref291088159"/>
      <w:r w:rsidRPr="00990DF1">
        <w:rPr>
          <w:rFonts w:eastAsia="Times New Roman"/>
          <w:b/>
        </w:rPr>
        <w:t xml:space="preserve">Таблица </w:t>
      </w:r>
      <w:r>
        <w:rPr>
          <w:rFonts w:eastAsia="Times New Roman"/>
          <w:b/>
        </w:rPr>
        <w:t>5</w:t>
      </w:r>
      <w:r w:rsidRPr="00990DF1">
        <w:rPr>
          <w:rFonts w:eastAsia="Times New Roman"/>
          <w:b/>
        </w:rPr>
        <w:t>.</w:t>
      </w:r>
      <w:bookmarkEnd w:id="129"/>
      <w:r w:rsidRPr="00990DF1">
        <w:rPr>
          <w:rFonts w:eastAsia="Times New Roman"/>
          <w:b/>
        </w:rPr>
        <w:t>5</w:t>
      </w:r>
    </w:p>
    <w:p w14:paraId="0C8B0C48" w14:textId="77777777" w:rsidR="00FA2C17" w:rsidRPr="00F41E06" w:rsidRDefault="00FA2C17" w:rsidP="00FA2C17">
      <w:pPr>
        <w:pStyle w:val="ad"/>
      </w:pPr>
      <w:r w:rsidRPr="00F41E06">
        <w:lastRenderedPageBreak/>
        <w:t>Структура себестоимости программного продукта</w:t>
      </w:r>
    </w:p>
    <w:tbl>
      <w:tblPr>
        <w:tblW w:w="4918"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22"/>
        <w:gridCol w:w="4915"/>
        <w:gridCol w:w="1739"/>
        <w:gridCol w:w="2188"/>
      </w:tblGrid>
      <w:tr w:rsidR="00FA2C17" w:rsidRPr="00F41E06" w14:paraId="66BDEDA0" w14:textId="77777777" w:rsidTr="00CA25EA">
        <w:trPr>
          <w:trHeight w:val="1007"/>
          <w:jc w:val="center"/>
        </w:trPr>
        <w:tc>
          <w:tcPr>
            <w:tcW w:w="622" w:type="dxa"/>
            <w:vAlign w:val="center"/>
          </w:tcPr>
          <w:p w14:paraId="4D62E58C" w14:textId="77777777" w:rsidR="00FA2C17" w:rsidRPr="004D6782" w:rsidRDefault="00FA2C17" w:rsidP="00CA25EA">
            <w:pPr>
              <w:spacing w:line="240" w:lineRule="auto"/>
              <w:ind w:firstLine="0"/>
              <w:contextualSpacing/>
              <w:jc w:val="center"/>
              <w:rPr>
                <w:rFonts w:eastAsia="Times New Roman"/>
                <w:b/>
                <w:sz w:val="24"/>
                <w:szCs w:val="24"/>
              </w:rPr>
            </w:pPr>
            <w:r w:rsidRPr="004D6782">
              <w:rPr>
                <w:rFonts w:eastAsia="Times New Roman"/>
                <w:b/>
                <w:sz w:val="24"/>
                <w:szCs w:val="24"/>
              </w:rPr>
              <w:t>№</w:t>
            </w:r>
          </w:p>
        </w:tc>
        <w:tc>
          <w:tcPr>
            <w:tcW w:w="4915" w:type="dxa"/>
            <w:vAlign w:val="center"/>
          </w:tcPr>
          <w:p w14:paraId="660CF8F5" w14:textId="77777777" w:rsidR="00FA2C17" w:rsidRPr="004D6782" w:rsidRDefault="00FA2C17" w:rsidP="00CA25EA">
            <w:pPr>
              <w:spacing w:line="240" w:lineRule="auto"/>
              <w:ind w:firstLine="0"/>
              <w:contextualSpacing/>
              <w:jc w:val="center"/>
              <w:rPr>
                <w:rFonts w:eastAsia="Times New Roman"/>
                <w:b/>
                <w:sz w:val="24"/>
                <w:szCs w:val="24"/>
              </w:rPr>
            </w:pPr>
            <w:r w:rsidRPr="004D6782">
              <w:rPr>
                <w:rFonts w:eastAsia="Times New Roman"/>
                <w:b/>
                <w:sz w:val="24"/>
                <w:szCs w:val="24"/>
              </w:rPr>
              <w:t>Элементы</w:t>
            </w:r>
            <w:r>
              <w:rPr>
                <w:rFonts w:eastAsia="Times New Roman"/>
                <w:b/>
                <w:sz w:val="24"/>
                <w:szCs w:val="24"/>
              </w:rPr>
              <w:t xml:space="preserve"> </w:t>
            </w:r>
            <w:r w:rsidRPr="004D6782">
              <w:rPr>
                <w:rFonts w:eastAsia="Times New Roman"/>
                <w:b/>
                <w:sz w:val="24"/>
                <w:szCs w:val="24"/>
              </w:rPr>
              <w:t>себестоимости</w:t>
            </w:r>
          </w:p>
        </w:tc>
        <w:tc>
          <w:tcPr>
            <w:tcW w:w="1739" w:type="dxa"/>
            <w:vAlign w:val="center"/>
          </w:tcPr>
          <w:p w14:paraId="1AB7CBB0" w14:textId="77777777" w:rsidR="00FA2C17" w:rsidRPr="004D6782" w:rsidRDefault="00FA2C17" w:rsidP="00CA25EA">
            <w:pPr>
              <w:spacing w:line="240" w:lineRule="auto"/>
              <w:ind w:firstLine="0"/>
              <w:contextualSpacing/>
              <w:jc w:val="center"/>
              <w:rPr>
                <w:rFonts w:eastAsia="Times New Roman"/>
                <w:b/>
                <w:sz w:val="24"/>
                <w:szCs w:val="24"/>
              </w:rPr>
            </w:pPr>
            <w:r w:rsidRPr="004D6782">
              <w:rPr>
                <w:rFonts w:eastAsia="Times New Roman"/>
                <w:b/>
                <w:sz w:val="24"/>
                <w:szCs w:val="24"/>
              </w:rPr>
              <w:t>Сумма (руб.)</w:t>
            </w:r>
          </w:p>
        </w:tc>
        <w:tc>
          <w:tcPr>
            <w:tcW w:w="2188" w:type="dxa"/>
          </w:tcPr>
          <w:p w14:paraId="180DDC02" w14:textId="77777777" w:rsidR="00FA2C17" w:rsidRPr="004D6782" w:rsidRDefault="00FA2C17" w:rsidP="00CA25EA">
            <w:pPr>
              <w:spacing w:line="240" w:lineRule="auto"/>
              <w:ind w:firstLine="0"/>
              <w:contextualSpacing/>
              <w:jc w:val="center"/>
              <w:rPr>
                <w:rFonts w:eastAsia="Times New Roman"/>
                <w:b/>
                <w:sz w:val="24"/>
                <w:szCs w:val="24"/>
              </w:rPr>
            </w:pPr>
            <w:r w:rsidRPr="004D6782">
              <w:rPr>
                <w:rFonts w:eastAsia="Times New Roman"/>
                <w:b/>
                <w:sz w:val="24"/>
                <w:szCs w:val="24"/>
              </w:rPr>
              <w:t>% в общ. сумме себестоимости</w:t>
            </w:r>
          </w:p>
        </w:tc>
      </w:tr>
      <w:tr w:rsidR="00FA2C17" w:rsidRPr="00F41E06" w14:paraId="1394C85F" w14:textId="77777777" w:rsidTr="00CA25EA">
        <w:trPr>
          <w:trHeight w:val="271"/>
          <w:jc w:val="center"/>
        </w:trPr>
        <w:tc>
          <w:tcPr>
            <w:tcW w:w="622" w:type="dxa"/>
          </w:tcPr>
          <w:p w14:paraId="1F51F61C" w14:textId="77777777" w:rsidR="00FA2C17" w:rsidRPr="004D6782" w:rsidRDefault="00FA2C17" w:rsidP="00CA25EA">
            <w:pPr>
              <w:spacing w:line="240" w:lineRule="auto"/>
              <w:ind w:firstLine="0"/>
              <w:contextualSpacing/>
              <w:jc w:val="center"/>
              <w:rPr>
                <w:rFonts w:eastAsia="Times New Roman"/>
                <w:sz w:val="24"/>
                <w:szCs w:val="24"/>
              </w:rPr>
            </w:pPr>
            <w:r w:rsidRPr="004D6782">
              <w:rPr>
                <w:rFonts w:eastAsia="Times New Roman"/>
                <w:sz w:val="24"/>
                <w:szCs w:val="24"/>
              </w:rPr>
              <w:t>1</w:t>
            </w:r>
          </w:p>
        </w:tc>
        <w:tc>
          <w:tcPr>
            <w:tcW w:w="4915" w:type="dxa"/>
          </w:tcPr>
          <w:p w14:paraId="265B41A0" w14:textId="77777777" w:rsidR="00FA2C17" w:rsidRPr="004D6782" w:rsidRDefault="00FA2C17" w:rsidP="00CA25EA">
            <w:pPr>
              <w:spacing w:line="240" w:lineRule="auto"/>
              <w:ind w:firstLine="0"/>
              <w:contextualSpacing/>
              <w:jc w:val="left"/>
              <w:rPr>
                <w:rFonts w:eastAsia="Times New Roman"/>
                <w:sz w:val="24"/>
                <w:szCs w:val="24"/>
              </w:rPr>
            </w:pPr>
            <w:r>
              <w:rPr>
                <w:rFonts w:eastAsia="Times New Roman"/>
                <w:sz w:val="24"/>
                <w:szCs w:val="24"/>
              </w:rPr>
              <w:t>Общая</w:t>
            </w:r>
            <w:r w:rsidRPr="004D6782">
              <w:rPr>
                <w:rFonts w:eastAsia="Times New Roman"/>
                <w:sz w:val="24"/>
                <w:szCs w:val="24"/>
              </w:rPr>
              <w:t xml:space="preserve"> заработная плата исполнителя</w:t>
            </w:r>
          </w:p>
        </w:tc>
        <w:tc>
          <w:tcPr>
            <w:tcW w:w="1739" w:type="dxa"/>
            <w:vAlign w:val="center"/>
          </w:tcPr>
          <w:p w14:paraId="15F16C79" w14:textId="77777777" w:rsidR="00FA2C17" w:rsidRPr="004D6782" w:rsidRDefault="00FA2C17" w:rsidP="00CA25EA">
            <w:pPr>
              <w:ind w:firstLine="10"/>
              <w:jc w:val="center"/>
              <w:rPr>
                <w:rFonts w:eastAsia="Times New Roman"/>
                <w:sz w:val="24"/>
                <w:szCs w:val="24"/>
              </w:rPr>
            </w:pPr>
            <w:r w:rsidRPr="00976259">
              <w:t>786 125</w:t>
            </w:r>
          </w:p>
        </w:tc>
        <w:tc>
          <w:tcPr>
            <w:tcW w:w="2188" w:type="dxa"/>
            <w:vAlign w:val="center"/>
          </w:tcPr>
          <w:p w14:paraId="69DB0D29" w14:textId="77777777" w:rsidR="00FA2C17" w:rsidRPr="00A56CA4" w:rsidRDefault="00FA2C17" w:rsidP="00CA25EA">
            <w:pPr>
              <w:ind w:firstLine="0"/>
              <w:jc w:val="center"/>
              <w:rPr>
                <w:rFonts w:eastAsia="Times New Roman"/>
              </w:rPr>
            </w:pPr>
            <w:r w:rsidRPr="00A56CA4">
              <w:t>56,20</w:t>
            </w:r>
          </w:p>
        </w:tc>
      </w:tr>
      <w:tr w:rsidR="00FA2C17" w:rsidRPr="00F41E06" w14:paraId="1B6E2349" w14:textId="77777777" w:rsidTr="00CA25EA">
        <w:trPr>
          <w:jc w:val="center"/>
        </w:trPr>
        <w:tc>
          <w:tcPr>
            <w:tcW w:w="622" w:type="dxa"/>
          </w:tcPr>
          <w:p w14:paraId="4DD79C42" w14:textId="77777777" w:rsidR="00FA2C17" w:rsidRPr="004D6782" w:rsidRDefault="00FA2C17" w:rsidP="00CA25EA">
            <w:pPr>
              <w:spacing w:line="240" w:lineRule="auto"/>
              <w:ind w:firstLine="0"/>
              <w:contextualSpacing/>
              <w:jc w:val="center"/>
              <w:rPr>
                <w:rFonts w:eastAsia="Times New Roman"/>
                <w:sz w:val="24"/>
                <w:szCs w:val="24"/>
              </w:rPr>
            </w:pPr>
            <w:r w:rsidRPr="004D6782">
              <w:rPr>
                <w:rFonts w:eastAsia="Times New Roman"/>
                <w:sz w:val="24"/>
                <w:szCs w:val="24"/>
              </w:rPr>
              <w:t>3</w:t>
            </w:r>
          </w:p>
        </w:tc>
        <w:tc>
          <w:tcPr>
            <w:tcW w:w="4915" w:type="dxa"/>
          </w:tcPr>
          <w:p w14:paraId="63926F35" w14:textId="77777777" w:rsidR="00FA2C17" w:rsidRPr="004D6782" w:rsidRDefault="00FA2C17" w:rsidP="00CA25EA">
            <w:pPr>
              <w:spacing w:line="240" w:lineRule="auto"/>
              <w:ind w:firstLine="0"/>
              <w:contextualSpacing/>
              <w:jc w:val="left"/>
              <w:rPr>
                <w:rFonts w:eastAsia="Times New Roman"/>
                <w:sz w:val="24"/>
                <w:szCs w:val="24"/>
              </w:rPr>
            </w:pPr>
            <w:r w:rsidRPr="00154087">
              <w:rPr>
                <w:rFonts w:eastAsia="Times New Roman"/>
                <w:sz w:val="24"/>
                <w:szCs w:val="24"/>
              </w:rPr>
              <w:t>Отчисления на социальные нужды (страховые взносы)</w:t>
            </w:r>
          </w:p>
        </w:tc>
        <w:tc>
          <w:tcPr>
            <w:tcW w:w="1739" w:type="dxa"/>
            <w:vAlign w:val="center"/>
          </w:tcPr>
          <w:p w14:paraId="03C13F4A" w14:textId="77777777" w:rsidR="00FA2C17" w:rsidRPr="004D6782" w:rsidRDefault="00FA2C17" w:rsidP="00CA25EA">
            <w:pPr>
              <w:ind w:firstLine="10"/>
              <w:jc w:val="center"/>
            </w:pPr>
            <w:r>
              <w:t>95 702</w:t>
            </w:r>
          </w:p>
        </w:tc>
        <w:tc>
          <w:tcPr>
            <w:tcW w:w="2188" w:type="dxa"/>
            <w:vAlign w:val="center"/>
          </w:tcPr>
          <w:p w14:paraId="27A5B71A" w14:textId="77777777" w:rsidR="00FA2C17" w:rsidRPr="00A56CA4" w:rsidRDefault="00FA2C17" w:rsidP="00CA25EA">
            <w:pPr>
              <w:ind w:firstLine="0"/>
              <w:jc w:val="center"/>
            </w:pPr>
            <w:r w:rsidRPr="00A56CA4">
              <w:t>6,84</w:t>
            </w:r>
          </w:p>
        </w:tc>
      </w:tr>
      <w:tr w:rsidR="00FA2C17" w:rsidRPr="00F41E06" w14:paraId="65C0FE09" w14:textId="77777777" w:rsidTr="00CA25EA">
        <w:trPr>
          <w:jc w:val="center"/>
        </w:trPr>
        <w:tc>
          <w:tcPr>
            <w:tcW w:w="622" w:type="dxa"/>
          </w:tcPr>
          <w:p w14:paraId="6B4C5BE4" w14:textId="77777777" w:rsidR="00FA2C17" w:rsidRPr="004D6782" w:rsidRDefault="00FA2C17" w:rsidP="00CA25EA">
            <w:pPr>
              <w:spacing w:line="240" w:lineRule="auto"/>
              <w:ind w:firstLine="0"/>
              <w:contextualSpacing/>
              <w:jc w:val="center"/>
              <w:rPr>
                <w:rFonts w:eastAsia="Times New Roman"/>
                <w:sz w:val="24"/>
                <w:szCs w:val="24"/>
              </w:rPr>
            </w:pPr>
            <w:r w:rsidRPr="004D6782">
              <w:rPr>
                <w:rFonts w:eastAsia="Times New Roman"/>
                <w:sz w:val="24"/>
                <w:szCs w:val="24"/>
              </w:rPr>
              <w:t>4</w:t>
            </w:r>
          </w:p>
        </w:tc>
        <w:tc>
          <w:tcPr>
            <w:tcW w:w="4915" w:type="dxa"/>
          </w:tcPr>
          <w:p w14:paraId="6B6E38C1" w14:textId="77777777" w:rsidR="00FA2C17" w:rsidRPr="004D6782" w:rsidRDefault="00FA2C17" w:rsidP="00CA25EA">
            <w:pPr>
              <w:spacing w:line="240" w:lineRule="auto"/>
              <w:ind w:firstLine="0"/>
              <w:contextualSpacing/>
              <w:jc w:val="left"/>
              <w:rPr>
                <w:rFonts w:eastAsia="Times New Roman"/>
                <w:sz w:val="24"/>
                <w:szCs w:val="24"/>
              </w:rPr>
            </w:pPr>
            <w:r w:rsidRPr="00154087">
              <w:rPr>
                <w:rFonts w:eastAsia="Times New Roman"/>
                <w:sz w:val="24"/>
                <w:szCs w:val="24"/>
              </w:rPr>
              <w:t>Арендные платежи за производственные (офисные) помещения</w:t>
            </w:r>
          </w:p>
        </w:tc>
        <w:tc>
          <w:tcPr>
            <w:tcW w:w="1739" w:type="dxa"/>
            <w:vAlign w:val="center"/>
          </w:tcPr>
          <w:p w14:paraId="7E8438EC" w14:textId="77777777" w:rsidR="00FA2C17" w:rsidRPr="004D6782" w:rsidRDefault="00FA2C17" w:rsidP="00CA25EA">
            <w:pPr>
              <w:ind w:firstLine="10"/>
              <w:jc w:val="center"/>
            </w:pPr>
            <w:r>
              <w:t>134 572</w:t>
            </w:r>
          </w:p>
        </w:tc>
        <w:tc>
          <w:tcPr>
            <w:tcW w:w="2188" w:type="dxa"/>
            <w:vAlign w:val="center"/>
          </w:tcPr>
          <w:p w14:paraId="3188BCD5" w14:textId="77777777" w:rsidR="00FA2C17" w:rsidRPr="00A56CA4" w:rsidRDefault="00FA2C17" w:rsidP="00CA25EA">
            <w:pPr>
              <w:ind w:firstLine="0"/>
              <w:jc w:val="center"/>
            </w:pPr>
            <w:r w:rsidRPr="00A56CA4">
              <w:t>9,62</w:t>
            </w:r>
          </w:p>
        </w:tc>
      </w:tr>
      <w:tr w:rsidR="00FA2C17" w:rsidRPr="00F41E06" w14:paraId="5F8B1DCC" w14:textId="77777777" w:rsidTr="00CA25EA">
        <w:trPr>
          <w:jc w:val="center"/>
        </w:trPr>
        <w:tc>
          <w:tcPr>
            <w:tcW w:w="622" w:type="dxa"/>
          </w:tcPr>
          <w:p w14:paraId="37DE8420" w14:textId="77777777" w:rsidR="00FA2C17" w:rsidRPr="004D6782" w:rsidRDefault="00FA2C17" w:rsidP="00CA25EA">
            <w:pPr>
              <w:spacing w:line="240" w:lineRule="auto"/>
              <w:ind w:firstLine="0"/>
              <w:contextualSpacing/>
              <w:jc w:val="center"/>
              <w:rPr>
                <w:rFonts w:eastAsia="Times New Roman"/>
                <w:sz w:val="24"/>
                <w:szCs w:val="24"/>
              </w:rPr>
            </w:pPr>
            <w:r>
              <w:rPr>
                <w:rFonts w:eastAsia="Times New Roman"/>
                <w:sz w:val="24"/>
                <w:szCs w:val="24"/>
              </w:rPr>
              <w:t>5</w:t>
            </w:r>
          </w:p>
        </w:tc>
        <w:tc>
          <w:tcPr>
            <w:tcW w:w="4915" w:type="dxa"/>
          </w:tcPr>
          <w:p w14:paraId="6E7F85D5" w14:textId="77777777" w:rsidR="00FA2C17" w:rsidRPr="004D6782" w:rsidRDefault="00FA2C17" w:rsidP="00CA25EA">
            <w:pPr>
              <w:spacing w:line="240" w:lineRule="auto"/>
              <w:ind w:firstLine="0"/>
              <w:contextualSpacing/>
              <w:jc w:val="left"/>
              <w:rPr>
                <w:rFonts w:eastAsia="Times New Roman"/>
                <w:sz w:val="24"/>
                <w:szCs w:val="24"/>
              </w:rPr>
            </w:pPr>
            <w:r w:rsidRPr="00154087">
              <w:rPr>
                <w:rFonts w:eastAsia="Times New Roman"/>
                <w:sz w:val="24"/>
                <w:szCs w:val="24"/>
              </w:rPr>
              <w:t>Амортизация используемых основных средств и нематериальных активов</w:t>
            </w:r>
          </w:p>
        </w:tc>
        <w:tc>
          <w:tcPr>
            <w:tcW w:w="1739" w:type="dxa"/>
            <w:vAlign w:val="center"/>
          </w:tcPr>
          <w:p w14:paraId="2D3E1DCA" w14:textId="77777777" w:rsidR="00FA2C17" w:rsidRPr="00B105A9" w:rsidRDefault="00FA2C17" w:rsidP="00CA25EA">
            <w:pPr>
              <w:ind w:firstLine="10"/>
              <w:jc w:val="center"/>
            </w:pPr>
            <w:r>
              <w:t>78 986</w:t>
            </w:r>
          </w:p>
        </w:tc>
        <w:tc>
          <w:tcPr>
            <w:tcW w:w="2188" w:type="dxa"/>
            <w:vAlign w:val="center"/>
          </w:tcPr>
          <w:p w14:paraId="430986F4" w14:textId="77777777" w:rsidR="00FA2C17" w:rsidRPr="00A56CA4" w:rsidRDefault="00FA2C17" w:rsidP="00CA25EA">
            <w:pPr>
              <w:ind w:firstLine="0"/>
              <w:jc w:val="center"/>
            </w:pPr>
            <w:r w:rsidRPr="00A56CA4">
              <w:t>5,65</w:t>
            </w:r>
          </w:p>
        </w:tc>
      </w:tr>
      <w:tr w:rsidR="00FA2C17" w:rsidRPr="00F41E06" w14:paraId="6A12813B" w14:textId="77777777" w:rsidTr="00CA25EA">
        <w:trPr>
          <w:jc w:val="center"/>
        </w:trPr>
        <w:tc>
          <w:tcPr>
            <w:tcW w:w="622" w:type="dxa"/>
          </w:tcPr>
          <w:p w14:paraId="77030F2C" w14:textId="77777777" w:rsidR="00FA2C17" w:rsidRPr="004D6782" w:rsidRDefault="00FA2C17" w:rsidP="00CA25EA">
            <w:pPr>
              <w:spacing w:line="240" w:lineRule="auto"/>
              <w:ind w:firstLine="0"/>
              <w:contextualSpacing/>
              <w:jc w:val="center"/>
              <w:rPr>
                <w:rFonts w:eastAsia="Times New Roman"/>
                <w:sz w:val="24"/>
                <w:szCs w:val="24"/>
              </w:rPr>
            </w:pPr>
            <w:r>
              <w:rPr>
                <w:rFonts w:eastAsia="Times New Roman"/>
                <w:sz w:val="24"/>
                <w:szCs w:val="24"/>
              </w:rPr>
              <w:t>6</w:t>
            </w:r>
          </w:p>
        </w:tc>
        <w:tc>
          <w:tcPr>
            <w:tcW w:w="4915" w:type="dxa"/>
          </w:tcPr>
          <w:p w14:paraId="4B69F2AF" w14:textId="77777777" w:rsidR="00FA2C17" w:rsidRPr="004D6782" w:rsidRDefault="00FA2C17" w:rsidP="00CA25EA">
            <w:pPr>
              <w:spacing w:line="240" w:lineRule="auto"/>
              <w:ind w:firstLine="0"/>
              <w:contextualSpacing/>
              <w:jc w:val="left"/>
              <w:rPr>
                <w:rFonts w:eastAsia="Times New Roman"/>
                <w:sz w:val="24"/>
                <w:szCs w:val="24"/>
              </w:rPr>
            </w:pPr>
            <w:r w:rsidRPr="006711C7">
              <w:rPr>
                <w:rFonts w:eastAsia="Times New Roman"/>
                <w:sz w:val="24"/>
                <w:szCs w:val="24"/>
              </w:rPr>
              <w:t>Расходы на модернизацию и приобретение основных средств</w:t>
            </w:r>
          </w:p>
        </w:tc>
        <w:tc>
          <w:tcPr>
            <w:tcW w:w="1739" w:type="dxa"/>
            <w:vAlign w:val="center"/>
          </w:tcPr>
          <w:p w14:paraId="3A900C66" w14:textId="77777777" w:rsidR="00FA2C17" w:rsidRPr="00B105A9" w:rsidRDefault="00FA2C17" w:rsidP="00CA25EA">
            <w:pPr>
              <w:ind w:firstLine="10"/>
              <w:jc w:val="center"/>
            </w:pPr>
            <w:r>
              <w:t>-</w:t>
            </w:r>
          </w:p>
        </w:tc>
        <w:tc>
          <w:tcPr>
            <w:tcW w:w="2188" w:type="dxa"/>
            <w:vAlign w:val="center"/>
          </w:tcPr>
          <w:p w14:paraId="43388351" w14:textId="77777777" w:rsidR="00FA2C17" w:rsidRPr="00B105A9" w:rsidRDefault="00FA2C17" w:rsidP="00CA25EA">
            <w:pPr>
              <w:ind w:firstLine="0"/>
              <w:jc w:val="center"/>
            </w:pPr>
            <w:r>
              <w:t>-</w:t>
            </w:r>
          </w:p>
        </w:tc>
      </w:tr>
      <w:tr w:rsidR="00FA2C17" w:rsidRPr="00F41E06" w14:paraId="6A32C5B8" w14:textId="77777777" w:rsidTr="00CA25EA">
        <w:trPr>
          <w:jc w:val="center"/>
        </w:trPr>
        <w:tc>
          <w:tcPr>
            <w:tcW w:w="622" w:type="dxa"/>
          </w:tcPr>
          <w:p w14:paraId="62F4A739" w14:textId="77777777" w:rsidR="00FA2C17" w:rsidRPr="004D6782" w:rsidRDefault="00FA2C17" w:rsidP="00CA25EA">
            <w:pPr>
              <w:spacing w:line="240" w:lineRule="auto"/>
              <w:ind w:firstLine="0"/>
              <w:contextualSpacing/>
              <w:jc w:val="center"/>
              <w:rPr>
                <w:rFonts w:eastAsia="Times New Roman"/>
                <w:sz w:val="24"/>
                <w:szCs w:val="24"/>
              </w:rPr>
            </w:pPr>
            <w:r>
              <w:rPr>
                <w:rFonts w:eastAsia="Times New Roman"/>
                <w:sz w:val="24"/>
                <w:szCs w:val="24"/>
              </w:rPr>
              <w:t>7</w:t>
            </w:r>
          </w:p>
        </w:tc>
        <w:tc>
          <w:tcPr>
            <w:tcW w:w="4915" w:type="dxa"/>
          </w:tcPr>
          <w:p w14:paraId="5EC01A09" w14:textId="77777777" w:rsidR="00FA2C17" w:rsidRPr="004D6782" w:rsidRDefault="00FA2C17" w:rsidP="00CA25EA">
            <w:pPr>
              <w:spacing w:line="240" w:lineRule="auto"/>
              <w:ind w:firstLine="0"/>
              <w:contextualSpacing/>
              <w:jc w:val="left"/>
              <w:rPr>
                <w:rFonts w:eastAsia="Times New Roman"/>
                <w:sz w:val="24"/>
                <w:szCs w:val="24"/>
              </w:rPr>
            </w:pPr>
            <w:r w:rsidRPr="006711C7">
              <w:rPr>
                <w:rFonts w:eastAsia="Times New Roman"/>
                <w:sz w:val="24"/>
                <w:szCs w:val="24"/>
              </w:rPr>
              <w:t>Расходы на приобретение необходимого ПО</w:t>
            </w:r>
          </w:p>
        </w:tc>
        <w:tc>
          <w:tcPr>
            <w:tcW w:w="1739" w:type="dxa"/>
            <w:vAlign w:val="center"/>
          </w:tcPr>
          <w:p w14:paraId="0AB3AD6E" w14:textId="77777777" w:rsidR="00FA2C17" w:rsidRPr="00B105A9" w:rsidRDefault="00FA2C17" w:rsidP="00CA25EA">
            <w:pPr>
              <w:ind w:firstLine="10"/>
              <w:jc w:val="center"/>
            </w:pPr>
            <w:r>
              <w:t>-</w:t>
            </w:r>
          </w:p>
        </w:tc>
        <w:tc>
          <w:tcPr>
            <w:tcW w:w="2188" w:type="dxa"/>
            <w:vAlign w:val="center"/>
          </w:tcPr>
          <w:p w14:paraId="2A11067D" w14:textId="77777777" w:rsidR="00FA2C17" w:rsidRPr="00B105A9" w:rsidRDefault="00FA2C17" w:rsidP="00CA25EA">
            <w:pPr>
              <w:ind w:firstLine="0"/>
              <w:jc w:val="center"/>
            </w:pPr>
            <w:r>
              <w:t>-</w:t>
            </w:r>
          </w:p>
        </w:tc>
      </w:tr>
      <w:tr w:rsidR="00FA2C17" w:rsidRPr="00F41E06" w14:paraId="406C572B" w14:textId="77777777" w:rsidTr="00CA25EA">
        <w:trPr>
          <w:jc w:val="center"/>
        </w:trPr>
        <w:tc>
          <w:tcPr>
            <w:tcW w:w="622" w:type="dxa"/>
          </w:tcPr>
          <w:p w14:paraId="38D81BA8" w14:textId="77777777" w:rsidR="00FA2C17" w:rsidRPr="004D6782" w:rsidRDefault="00FA2C17" w:rsidP="00CA25EA">
            <w:pPr>
              <w:spacing w:line="240" w:lineRule="auto"/>
              <w:ind w:firstLine="0"/>
              <w:contextualSpacing/>
              <w:jc w:val="center"/>
              <w:rPr>
                <w:rFonts w:eastAsia="Times New Roman"/>
                <w:sz w:val="24"/>
                <w:szCs w:val="24"/>
              </w:rPr>
            </w:pPr>
            <w:r>
              <w:rPr>
                <w:rFonts w:eastAsia="Times New Roman"/>
                <w:sz w:val="24"/>
                <w:szCs w:val="24"/>
              </w:rPr>
              <w:t>8</w:t>
            </w:r>
          </w:p>
        </w:tc>
        <w:tc>
          <w:tcPr>
            <w:tcW w:w="4915" w:type="dxa"/>
          </w:tcPr>
          <w:p w14:paraId="55A9C084" w14:textId="77777777" w:rsidR="00FA2C17" w:rsidRPr="004D6782" w:rsidRDefault="00FA2C17" w:rsidP="00CA25EA">
            <w:pPr>
              <w:spacing w:line="240" w:lineRule="auto"/>
              <w:ind w:firstLine="0"/>
              <w:contextualSpacing/>
              <w:jc w:val="left"/>
              <w:rPr>
                <w:rFonts w:eastAsia="Times New Roman"/>
                <w:sz w:val="24"/>
                <w:szCs w:val="24"/>
              </w:rPr>
            </w:pPr>
            <w:r w:rsidRPr="00193CB5">
              <w:rPr>
                <w:rFonts w:eastAsia="Times New Roman"/>
                <w:sz w:val="24"/>
                <w:szCs w:val="24"/>
              </w:rPr>
              <w:t>Расходы на интернет, связь</w:t>
            </w:r>
          </w:p>
        </w:tc>
        <w:tc>
          <w:tcPr>
            <w:tcW w:w="1739" w:type="dxa"/>
            <w:vAlign w:val="center"/>
          </w:tcPr>
          <w:p w14:paraId="6C4B628A" w14:textId="77777777" w:rsidR="00FA2C17" w:rsidRPr="004D6782" w:rsidRDefault="00FA2C17" w:rsidP="00CA25EA">
            <w:pPr>
              <w:ind w:firstLine="10"/>
              <w:jc w:val="center"/>
            </w:pPr>
            <w:r>
              <w:t>-</w:t>
            </w:r>
          </w:p>
        </w:tc>
        <w:tc>
          <w:tcPr>
            <w:tcW w:w="2188" w:type="dxa"/>
            <w:vAlign w:val="center"/>
          </w:tcPr>
          <w:p w14:paraId="23103920" w14:textId="77777777" w:rsidR="00FA2C17" w:rsidRPr="004D6782" w:rsidRDefault="00FA2C17" w:rsidP="00CA25EA">
            <w:pPr>
              <w:ind w:firstLine="0"/>
              <w:jc w:val="center"/>
            </w:pPr>
            <w:r>
              <w:t>-</w:t>
            </w:r>
          </w:p>
        </w:tc>
      </w:tr>
      <w:tr w:rsidR="00FA2C17" w:rsidRPr="00F41E06" w14:paraId="5669994A" w14:textId="77777777" w:rsidTr="00CA25EA">
        <w:trPr>
          <w:jc w:val="center"/>
        </w:trPr>
        <w:tc>
          <w:tcPr>
            <w:tcW w:w="622" w:type="dxa"/>
          </w:tcPr>
          <w:p w14:paraId="1758DE98" w14:textId="77777777" w:rsidR="00FA2C17" w:rsidRPr="004D6782" w:rsidRDefault="00FA2C17" w:rsidP="00CA25EA">
            <w:pPr>
              <w:spacing w:line="240" w:lineRule="auto"/>
              <w:ind w:firstLine="0"/>
              <w:contextualSpacing/>
              <w:jc w:val="center"/>
              <w:rPr>
                <w:rFonts w:eastAsia="Times New Roman"/>
                <w:sz w:val="24"/>
                <w:szCs w:val="24"/>
              </w:rPr>
            </w:pPr>
            <w:r>
              <w:rPr>
                <w:rFonts w:eastAsia="Times New Roman"/>
                <w:sz w:val="24"/>
                <w:szCs w:val="24"/>
              </w:rPr>
              <w:t>9</w:t>
            </w:r>
          </w:p>
        </w:tc>
        <w:tc>
          <w:tcPr>
            <w:tcW w:w="4915" w:type="dxa"/>
          </w:tcPr>
          <w:p w14:paraId="47603C1E" w14:textId="77777777" w:rsidR="00FA2C17" w:rsidRPr="004D6782" w:rsidRDefault="00FA2C17" w:rsidP="00CA25EA">
            <w:pPr>
              <w:spacing w:line="240" w:lineRule="auto"/>
              <w:ind w:firstLine="0"/>
              <w:contextualSpacing/>
              <w:jc w:val="left"/>
              <w:rPr>
                <w:rFonts w:eastAsia="Times New Roman"/>
                <w:sz w:val="24"/>
                <w:szCs w:val="24"/>
              </w:rPr>
            </w:pPr>
            <w:r w:rsidRPr="00193CB5">
              <w:rPr>
                <w:rFonts w:eastAsia="Times New Roman"/>
                <w:sz w:val="24"/>
                <w:szCs w:val="24"/>
              </w:rPr>
              <w:t>Расходы на канцелярские товары и расходные материалы</w:t>
            </w:r>
          </w:p>
        </w:tc>
        <w:tc>
          <w:tcPr>
            <w:tcW w:w="1739" w:type="dxa"/>
            <w:vAlign w:val="center"/>
          </w:tcPr>
          <w:p w14:paraId="51EF2F00" w14:textId="77777777" w:rsidR="00FA2C17" w:rsidRPr="004D6782" w:rsidRDefault="00FA2C17" w:rsidP="00CA25EA">
            <w:pPr>
              <w:ind w:firstLine="10"/>
              <w:jc w:val="center"/>
            </w:pPr>
            <w:r>
              <w:t>4 200</w:t>
            </w:r>
          </w:p>
        </w:tc>
        <w:tc>
          <w:tcPr>
            <w:tcW w:w="2188" w:type="dxa"/>
            <w:vAlign w:val="center"/>
          </w:tcPr>
          <w:p w14:paraId="5FEB069D" w14:textId="77777777" w:rsidR="00FA2C17" w:rsidRPr="00A56CA4" w:rsidRDefault="00FA2C17" w:rsidP="00CA25EA">
            <w:pPr>
              <w:ind w:firstLine="0"/>
              <w:jc w:val="center"/>
            </w:pPr>
            <w:r w:rsidRPr="00A56CA4">
              <w:t>0,30</w:t>
            </w:r>
          </w:p>
        </w:tc>
      </w:tr>
      <w:tr w:rsidR="00FA2C17" w:rsidRPr="00F41E06" w14:paraId="2DCAEE3F" w14:textId="77777777" w:rsidTr="00CA25EA">
        <w:trPr>
          <w:jc w:val="center"/>
        </w:trPr>
        <w:tc>
          <w:tcPr>
            <w:tcW w:w="622" w:type="dxa"/>
          </w:tcPr>
          <w:p w14:paraId="2C2A8712" w14:textId="77777777" w:rsidR="00FA2C17" w:rsidRPr="004D6782" w:rsidRDefault="00FA2C17" w:rsidP="00CA25EA">
            <w:pPr>
              <w:spacing w:line="240" w:lineRule="auto"/>
              <w:ind w:firstLine="0"/>
              <w:contextualSpacing/>
              <w:jc w:val="center"/>
              <w:rPr>
                <w:rFonts w:eastAsia="Times New Roman"/>
                <w:sz w:val="24"/>
                <w:szCs w:val="24"/>
              </w:rPr>
            </w:pPr>
            <w:r>
              <w:rPr>
                <w:rFonts w:eastAsia="Times New Roman"/>
                <w:sz w:val="24"/>
                <w:szCs w:val="24"/>
              </w:rPr>
              <w:t>10</w:t>
            </w:r>
          </w:p>
        </w:tc>
        <w:tc>
          <w:tcPr>
            <w:tcW w:w="4915" w:type="dxa"/>
          </w:tcPr>
          <w:p w14:paraId="768C998C" w14:textId="77777777" w:rsidR="00FA2C17" w:rsidRPr="004D6782" w:rsidRDefault="00FA2C17" w:rsidP="00CA25EA">
            <w:pPr>
              <w:spacing w:line="240" w:lineRule="auto"/>
              <w:ind w:firstLine="0"/>
              <w:contextualSpacing/>
              <w:jc w:val="left"/>
              <w:rPr>
                <w:rFonts w:eastAsia="Times New Roman"/>
                <w:sz w:val="24"/>
                <w:szCs w:val="24"/>
              </w:rPr>
            </w:pPr>
            <w:r w:rsidRPr="004D6782">
              <w:rPr>
                <w:rFonts w:eastAsia="Times New Roman"/>
                <w:sz w:val="24"/>
                <w:szCs w:val="24"/>
              </w:rPr>
              <w:t>Прочие</w:t>
            </w:r>
            <w:r>
              <w:rPr>
                <w:rFonts w:eastAsia="Times New Roman"/>
                <w:sz w:val="24"/>
                <w:szCs w:val="24"/>
              </w:rPr>
              <w:t xml:space="preserve"> </w:t>
            </w:r>
            <w:r w:rsidRPr="004D6782">
              <w:rPr>
                <w:rFonts w:eastAsia="Times New Roman"/>
                <w:sz w:val="24"/>
                <w:szCs w:val="24"/>
              </w:rPr>
              <w:t>расходы</w:t>
            </w:r>
          </w:p>
        </w:tc>
        <w:tc>
          <w:tcPr>
            <w:tcW w:w="1739" w:type="dxa"/>
            <w:vAlign w:val="center"/>
          </w:tcPr>
          <w:p w14:paraId="0AEB922A" w14:textId="77777777" w:rsidR="00FA2C17" w:rsidRPr="004D6782" w:rsidRDefault="00FA2C17" w:rsidP="00CA25EA">
            <w:pPr>
              <w:spacing w:line="240" w:lineRule="auto"/>
              <w:ind w:firstLine="0"/>
              <w:contextualSpacing/>
              <w:jc w:val="center"/>
              <w:rPr>
                <w:rFonts w:eastAsia="Times New Roman"/>
                <w:sz w:val="24"/>
                <w:szCs w:val="24"/>
              </w:rPr>
            </w:pPr>
            <w:r w:rsidRPr="008B4DEB">
              <w:rPr>
                <w:rFonts w:eastAsia="Times New Roman"/>
                <w:sz w:val="24"/>
                <w:szCs w:val="24"/>
              </w:rPr>
              <w:t>299 114</w:t>
            </w:r>
          </w:p>
        </w:tc>
        <w:tc>
          <w:tcPr>
            <w:tcW w:w="2188" w:type="dxa"/>
            <w:vAlign w:val="center"/>
          </w:tcPr>
          <w:p w14:paraId="0A5303F1" w14:textId="77777777" w:rsidR="00FA2C17" w:rsidRPr="00A56CA4" w:rsidRDefault="00FA2C17" w:rsidP="00CA25EA">
            <w:pPr>
              <w:ind w:firstLine="0"/>
              <w:jc w:val="center"/>
              <w:rPr>
                <w:sz w:val="24"/>
              </w:rPr>
            </w:pPr>
            <w:r w:rsidRPr="00A56CA4">
              <w:rPr>
                <w:sz w:val="24"/>
              </w:rPr>
              <w:t>21,39</w:t>
            </w:r>
          </w:p>
        </w:tc>
      </w:tr>
      <w:tr w:rsidR="00FA2C17" w:rsidRPr="00F41E06" w14:paraId="78DC6109" w14:textId="77777777" w:rsidTr="00CA25EA">
        <w:trPr>
          <w:jc w:val="center"/>
        </w:trPr>
        <w:tc>
          <w:tcPr>
            <w:tcW w:w="5537" w:type="dxa"/>
            <w:gridSpan w:val="2"/>
          </w:tcPr>
          <w:p w14:paraId="5D22BB7B" w14:textId="77777777" w:rsidR="00FA2C17" w:rsidRPr="009E5292" w:rsidRDefault="00FA2C17" w:rsidP="00CA25EA">
            <w:pPr>
              <w:spacing w:line="240" w:lineRule="auto"/>
              <w:ind w:firstLine="0"/>
              <w:contextualSpacing/>
              <w:jc w:val="right"/>
              <w:rPr>
                <w:rFonts w:eastAsia="Times New Roman"/>
                <w:b/>
                <w:sz w:val="24"/>
                <w:szCs w:val="24"/>
              </w:rPr>
            </w:pPr>
            <w:r w:rsidRPr="009E5292">
              <w:rPr>
                <w:rFonts w:eastAsia="Times New Roman"/>
                <w:b/>
                <w:sz w:val="24"/>
                <w:szCs w:val="24"/>
              </w:rPr>
              <w:t>Итого:</w:t>
            </w:r>
          </w:p>
        </w:tc>
        <w:tc>
          <w:tcPr>
            <w:tcW w:w="1739" w:type="dxa"/>
            <w:vAlign w:val="center"/>
          </w:tcPr>
          <w:p w14:paraId="187F3A4C" w14:textId="77777777" w:rsidR="00FA2C17" w:rsidRPr="00976259" w:rsidRDefault="00FA2C17" w:rsidP="00CA25EA">
            <w:pPr>
              <w:spacing w:line="240" w:lineRule="auto"/>
              <w:ind w:firstLine="0"/>
              <w:jc w:val="center"/>
              <w:rPr>
                <w:rFonts w:eastAsia="Times New Roman" w:cs="Times New Roman"/>
                <w:b/>
                <w:bCs/>
                <w:color w:val="000000"/>
                <w:sz w:val="24"/>
              </w:rPr>
            </w:pPr>
            <w:r w:rsidRPr="00976259">
              <w:rPr>
                <w:rFonts w:cs="Times New Roman"/>
                <w:b/>
                <w:bCs/>
                <w:color w:val="000000"/>
                <w:sz w:val="24"/>
              </w:rPr>
              <w:t>1 398 699</w:t>
            </w:r>
          </w:p>
        </w:tc>
        <w:tc>
          <w:tcPr>
            <w:tcW w:w="2188" w:type="dxa"/>
            <w:vAlign w:val="center"/>
          </w:tcPr>
          <w:p w14:paraId="63EC3C91" w14:textId="77777777" w:rsidR="00FA2C17" w:rsidRPr="009E5292" w:rsidRDefault="00FA2C17" w:rsidP="00CA25EA">
            <w:pPr>
              <w:spacing w:line="240" w:lineRule="auto"/>
              <w:ind w:firstLine="0"/>
              <w:contextualSpacing/>
              <w:jc w:val="center"/>
              <w:rPr>
                <w:rFonts w:eastAsia="Times New Roman"/>
                <w:b/>
                <w:sz w:val="24"/>
                <w:szCs w:val="24"/>
                <w:lang w:val="en-US"/>
              </w:rPr>
            </w:pPr>
            <w:r w:rsidRPr="009E5292">
              <w:rPr>
                <w:rFonts w:eastAsia="Times New Roman"/>
                <w:b/>
                <w:sz w:val="24"/>
                <w:szCs w:val="24"/>
              </w:rPr>
              <w:t>100</w:t>
            </w:r>
          </w:p>
        </w:tc>
      </w:tr>
    </w:tbl>
    <w:p w14:paraId="398398B8" w14:textId="77777777" w:rsidR="00FA2C17" w:rsidRPr="00955DA0" w:rsidRDefault="00FA2C17" w:rsidP="00FA2C17"/>
    <w:p w14:paraId="0886ADD4" w14:textId="77777777" w:rsidR="00FA2C17" w:rsidRDefault="00FA2C17" w:rsidP="00FA2C17">
      <w:pPr>
        <w:ind w:firstLine="0"/>
        <w:jc w:val="center"/>
      </w:pPr>
      <w:r w:rsidRPr="006E242E">
        <w:rPr>
          <w:noProof/>
          <w:lang w:eastAsia="ru-RU"/>
        </w:rPr>
        <w:drawing>
          <wp:inline distT="0" distB="0" distL="0" distR="0" wp14:anchorId="396663B1" wp14:editId="280B54F8">
            <wp:extent cx="5534797" cy="3829584"/>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4797" cy="3829584"/>
                    </a:xfrm>
                    <a:prstGeom prst="rect">
                      <a:avLst/>
                    </a:prstGeom>
                  </pic:spPr>
                </pic:pic>
              </a:graphicData>
            </a:graphic>
          </wp:inline>
        </w:drawing>
      </w:r>
    </w:p>
    <w:p w14:paraId="31C74F78" w14:textId="77777777" w:rsidR="00FA2C17" w:rsidRPr="00D0163F" w:rsidRDefault="00FA2C17" w:rsidP="00FA2C17">
      <w:pPr>
        <w:pStyle w:val="ad"/>
      </w:pPr>
      <w:r w:rsidRPr="00D0163F">
        <w:t xml:space="preserve">Рис. </w:t>
      </w:r>
      <w:r>
        <w:t>5</w:t>
      </w:r>
      <w:r w:rsidRPr="00D0163F">
        <w:t>.</w:t>
      </w:r>
      <w:r>
        <w:t>4</w:t>
      </w:r>
      <w:r w:rsidRPr="00D0163F">
        <w:t>. Структура себестоимости программного продукта</w:t>
      </w:r>
    </w:p>
    <w:p w14:paraId="464083F0" w14:textId="77777777" w:rsidR="00FA2C17" w:rsidRDefault="00FA2C17" w:rsidP="00FA2C17"/>
    <w:p w14:paraId="341263C2" w14:textId="77777777" w:rsidR="00FA2C17" w:rsidRPr="00D0163F" w:rsidRDefault="00FA2C17" w:rsidP="00FA2C17">
      <w:pPr>
        <w:ind w:firstLine="0"/>
        <w:jc w:val="center"/>
        <w:rPr>
          <w:b/>
          <w:i/>
          <w:sz w:val="24"/>
          <w:szCs w:val="24"/>
        </w:rPr>
      </w:pPr>
    </w:p>
    <w:p w14:paraId="3DC61962" w14:textId="77777777" w:rsidR="00FA2C17" w:rsidRDefault="00FA2C17" w:rsidP="00FA2C17">
      <w:pPr>
        <w:pStyle w:val="1"/>
      </w:pPr>
      <w:bookmarkStart w:id="130" w:name="_Toc67700191"/>
      <w:r w:rsidRPr="00520CCA">
        <w:lastRenderedPageBreak/>
        <w:t>Экспериментальная</w:t>
      </w:r>
      <w:r>
        <w:t xml:space="preserve"> часть</w:t>
      </w:r>
      <w:bookmarkEnd w:id="130"/>
    </w:p>
    <w:p w14:paraId="73C88D51" w14:textId="168C53FB" w:rsidR="00FA2C17" w:rsidRDefault="00FA2C17" w:rsidP="00FA2C17">
      <w:r>
        <w:t xml:space="preserve">Для проверки корректности </w:t>
      </w:r>
      <w:r w:rsidRPr="00401DD1">
        <w:t xml:space="preserve">разработанного программного комплекса </w:t>
      </w:r>
      <w:r w:rsidR="00426AA2">
        <w:t xml:space="preserve">проводятся следующие виды </w:t>
      </w:r>
      <w:r>
        <w:t>тестирования:</w:t>
      </w:r>
    </w:p>
    <w:p w14:paraId="6FE2544F" w14:textId="77777777" w:rsidR="00FA2C17" w:rsidRDefault="00FA2C17" w:rsidP="00FA2C17">
      <w:pPr>
        <w:pStyle w:val="a6"/>
        <w:numPr>
          <w:ilvl w:val="0"/>
          <w:numId w:val="31"/>
        </w:numPr>
      </w:pPr>
      <w:r>
        <w:t xml:space="preserve">тестирование корректности работы </w:t>
      </w:r>
      <w:r>
        <w:rPr>
          <w:lang w:val="en-US"/>
        </w:rPr>
        <w:t>WEB</w:t>
      </w:r>
      <w:r w:rsidRPr="00A25F99">
        <w:t xml:space="preserve"> </w:t>
      </w:r>
      <w:r>
        <w:rPr>
          <w:lang w:val="en-US"/>
        </w:rPr>
        <w:t>API</w:t>
      </w:r>
      <w:r w:rsidRPr="00A25F99">
        <w:t xml:space="preserve"> </w:t>
      </w:r>
      <w:r>
        <w:t>методом черного ящика;</w:t>
      </w:r>
    </w:p>
    <w:p w14:paraId="58C94C84" w14:textId="77777777" w:rsidR="00FA2C17" w:rsidRDefault="00FA2C17" w:rsidP="00FA2C17">
      <w:pPr>
        <w:pStyle w:val="a6"/>
        <w:numPr>
          <w:ilvl w:val="0"/>
          <w:numId w:val="31"/>
        </w:numPr>
      </w:pPr>
      <w:r>
        <w:t>модульное тестирование;</w:t>
      </w:r>
    </w:p>
    <w:p w14:paraId="3D893A7F" w14:textId="77777777" w:rsidR="00FA2C17" w:rsidRDefault="00FA2C17" w:rsidP="00FA2C17">
      <w:pPr>
        <w:pStyle w:val="a6"/>
        <w:numPr>
          <w:ilvl w:val="0"/>
          <w:numId w:val="31"/>
        </w:numPr>
      </w:pPr>
      <w:proofErr w:type="spellStart"/>
      <w:r>
        <w:t>кроссбраузерное</w:t>
      </w:r>
      <w:proofErr w:type="spellEnd"/>
      <w:r>
        <w:t xml:space="preserve"> тестирование интерфейсов пользовательской части.</w:t>
      </w:r>
    </w:p>
    <w:p w14:paraId="5495EC1B" w14:textId="77777777" w:rsidR="00FA2C17" w:rsidRDefault="00FA2C17" w:rsidP="00FA2C17">
      <w:pPr>
        <w:pStyle w:val="2"/>
        <w:numPr>
          <w:ilvl w:val="1"/>
          <w:numId w:val="32"/>
        </w:numPr>
      </w:pPr>
      <w:bookmarkStart w:id="131" w:name="_Toc67700192"/>
      <w:r>
        <w:t xml:space="preserve">Тестирование корректности работы </w:t>
      </w:r>
      <w:r>
        <w:rPr>
          <w:lang w:val="en-US"/>
        </w:rPr>
        <w:t>WEB</w:t>
      </w:r>
      <w:r w:rsidRPr="00A25F99">
        <w:t xml:space="preserve"> </w:t>
      </w:r>
      <w:r>
        <w:rPr>
          <w:lang w:val="en-US"/>
        </w:rPr>
        <w:t>API</w:t>
      </w:r>
      <w:r w:rsidRPr="00A25F99">
        <w:t xml:space="preserve"> </w:t>
      </w:r>
      <w:r>
        <w:t>методом черного ящика</w:t>
      </w:r>
      <w:bookmarkEnd w:id="131"/>
    </w:p>
    <w:p w14:paraId="168FBD13" w14:textId="5E2878AE" w:rsidR="00FA2C17" w:rsidRDefault="00FA2C17" w:rsidP="00FA2C17">
      <w:r>
        <w:t xml:space="preserve">Тестирование методом черного ящика – это функциональное и нефункциональное тестирование без доступа к внутренней структуре компонентов системы </w:t>
      </w:r>
      <w:r w:rsidR="0000703F">
        <w:t>[8</w:t>
      </w:r>
      <w:r w:rsidRPr="009037D3">
        <w:t>]</w:t>
      </w:r>
      <w:r>
        <w:t>. Метод тестирования «черного ящика» – процедура получения и выбора тестовых случаев на основе анализа спецификации (функциональной или нефункциональной), компонентов или системы без ссылки на их внутреннее устройство.</w:t>
      </w:r>
    </w:p>
    <w:p w14:paraId="23553FA5" w14:textId="7CD2794A" w:rsidR="00FA2C17" w:rsidRDefault="00FA2C17" w:rsidP="00FA2C17">
      <w:r>
        <w:t xml:space="preserve">В рамках данного тестирования проверены следующие контроллеры </w:t>
      </w:r>
      <w:r>
        <w:rPr>
          <w:lang w:val="en-US"/>
        </w:rPr>
        <w:t>WEB</w:t>
      </w:r>
      <w:r w:rsidRPr="00305B80">
        <w:t xml:space="preserve"> </w:t>
      </w:r>
      <w:r>
        <w:rPr>
          <w:lang w:val="en-US"/>
        </w:rPr>
        <w:t>API</w:t>
      </w:r>
      <w:r w:rsidRPr="00305B80">
        <w:t>:</w:t>
      </w:r>
    </w:p>
    <w:p w14:paraId="18776A32" w14:textId="77777777" w:rsidR="00FA2C17" w:rsidRDefault="00FA2C17" w:rsidP="00FA2C17">
      <w:pPr>
        <w:pStyle w:val="a6"/>
        <w:numPr>
          <w:ilvl w:val="0"/>
          <w:numId w:val="41"/>
        </w:numPr>
        <w:ind w:left="1560" w:hanging="426"/>
        <w:rPr>
          <w:lang w:val="en-US"/>
        </w:rPr>
      </w:pPr>
      <w:r>
        <w:rPr>
          <w:lang w:val="en-US"/>
        </w:rPr>
        <w:t>m</w:t>
      </w:r>
      <w:r w:rsidRPr="00305B80">
        <w:rPr>
          <w:lang w:val="en-US"/>
        </w:rPr>
        <w:t>essages;</w:t>
      </w:r>
    </w:p>
    <w:p w14:paraId="3831BE0E" w14:textId="77777777" w:rsidR="00FA2C17" w:rsidRDefault="00FA2C17" w:rsidP="00FA2C17">
      <w:pPr>
        <w:pStyle w:val="a6"/>
        <w:numPr>
          <w:ilvl w:val="0"/>
          <w:numId w:val="41"/>
        </w:numPr>
        <w:ind w:left="1560" w:hanging="426"/>
        <w:rPr>
          <w:lang w:val="en-US"/>
        </w:rPr>
      </w:pPr>
      <w:r>
        <w:rPr>
          <w:lang w:val="en-US"/>
        </w:rPr>
        <w:t>users;</w:t>
      </w:r>
    </w:p>
    <w:p w14:paraId="6754FA46" w14:textId="77777777" w:rsidR="00FA2C17" w:rsidRDefault="00FA2C17" w:rsidP="00FA2C17">
      <w:pPr>
        <w:pStyle w:val="a6"/>
        <w:numPr>
          <w:ilvl w:val="0"/>
          <w:numId w:val="41"/>
        </w:numPr>
        <w:ind w:left="1560" w:hanging="426"/>
        <w:rPr>
          <w:lang w:val="en-US"/>
        </w:rPr>
      </w:pPr>
      <w:r>
        <w:rPr>
          <w:lang w:val="en-US"/>
        </w:rPr>
        <w:t>contacts;</w:t>
      </w:r>
    </w:p>
    <w:p w14:paraId="42122B71" w14:textId="77777777" w:rsidR="00FA2C17" w:rsidRDefault="00FA2C17" w:rsidP="00FA2C17">
      <w:pPr>
        <w:pStyle w:val="a6"/>
        <w:numPr>
          <w:ilvl w:val="0"/>
          <w:numId w:val="41"/>
        </w:numPr>
        <w:ind w:left="1560" w:hanging="426"/>
        <w:rPr>
          <w:lang w:val="en-US"/>
        </w:rPr>
      </w:pPr>
      <w:r>
        <w:rPr>
          <w:lang w:val="en-US"/>
        </w:rPr>
        <w:t>files;</w:t>
      </w:r>
    </w:p>
    <w:p w14:paraId="4E1969FD" w14:textId="77777777" w:rsidR="00FA2C17" w:rsidRDefault="00FA2C17" w:rsidP="00FA2C17">
      <w:pPr>
        <w:pStyle w:val="a6"/>
        <w:numPr>
          <w:ilvl w:val="0"/>
          <w:numId w:val="41"/>
        </w:numPr>
        <w:ind w:left="1560" w:hanging="426"/>
        <w:rPr>
          <w:lang w:val="en-US"/>
        </w:rPr>
      </w:pPr>
      <w:r>
        <w:rPr>
          <w:lang w:val="en-US"/>
        </w:rPr>
        <w:t>delivery-services;</w:t>
      </w:r>
    </w:p>
    <w:p w14:paraId="4003E3E1" w14:textId="77777777" w:rsidR="00FA2C17" w:rsidRDefault="00FA2C17" w:rsidP="00FA2C17">
      <w:pPr>
        <w:pStyle w:val="a6"/>
        <w:numPr>
          <w:ilvl w:val="0"/>
          <w:numId w:val="41"/>
        </w:numPr>
        <w:ind w:left="1560" w:hanging="426"/>
        <w:rPr>
          <w:lang w:val="en-US"/>
        </w:rPr>
      </w:pPr>
      <w:r>
        <w:rPr>
          <w:lang w:val="en-US"/>
        </w:rPr>
        <w:t>delivery-queues;</w:t>
      </w:r>
    </w:p>
    <w:p w14:paraId="704A07D3" w14:textId="77777777" w:rsidR="00FA2C17" w:rsidRDefault="00FA2C17" w:rsidP="00FA2C17">
      <w:pPr>
        <w:pStyle w:val="a6"/>
        <w:numPr>
          <w:ilvl w:val="0"/>
          <w:numId w:val="41"/>
        </w:numPr>
        <w:ind w:left="1560" w:hanging="426"/>
        <w:rPr>
          <w:lang w:val="en-US"/>
        </w:rPr>
      </w:pPr>
      <w:r>
        <w:rPr>
          <w:lang w:val="en-US"/>
        </w:rPr>
        <w:t>accesses;</w:t>
      </w:r>
    </w:p>
    <w:p w14:paraId="631B28BB" w14:textId="77777777" w:rsidR="00FA2C17" w:rsidRPr="00305B80" w:rsidRDefault="00FA2C17" w:rsidP="00FA2C17">
      <w:pPr>
        <w:pStyle w:val="a6"/>
        <w:numPr>
          <w:ilvl w:val="0"/>
          <w:numId w:val="41"/>
        </w:numPr>
        <w:ind w:left="1560" w:hanging="426"/>
      </w:pPr>
      <w:proofErr w:type="gramStart"/>
      <w:r>
        <w:rPr>
          <w:lang w:val="en-US"/>
        </w:rPr>
        <w:t>sales</w:t>
      </w:r>
      <w:proofErr w:type="gramEnd"/>
      <w:r>
        <w:rPr>
          <w:lang w:val="en-US"/>
        </w:rPr>
        <w:t>.</w:t>
      </w:r>
    </w:p>
    <w:p w14:paraId="23F66A2C" w14:textId="364E59FC" w:rsidR="00FA2C17" w:rsidRDefault="00FA2C17" w:rsidP="00FA2C17">
      <w:r>
        <w:t>Пример</w:t>
      </w:r>
      <w:r w:rsidR="003737D2">
        <w:t>ы</w:t>
      </w:r>
      <w:r>
        <w:t xml:space="preserve"> </w:t>
      </w:r>
      <w:r w:rsidR="003737D2">
        <w:t xml:space="preserve">уже выполненных </w:t>
      </w:r>
      <w:r>
        <w:t xml:space="preserve">тестов представлены в таблице </w:t>
      </w:r>
      <w:r w:rsidR="00CE5389">
        <w:t>6</w:t>
      </w:r>
      <w:r>
        <w:t>.1.</w:t>
      </w:r>
      <w:r>
        <w:br w:type="page"/>
      </w:r>
    </w:p>
    <w:p w14:paraId="3F53E477" w14:textId="5F093340" w:rsidR="00FA2C17" w:rsidRDefault="00FA2C17" w:rsidP="00FA2C17">
      <w:pPr>
        <w:jc w:val="right"/>
        <w:rPr>
          <w:b/>
        </w:rPr>
      </w:pPr>
      <w:r w:rsidRPr="00520CCA">
        <w:rPr>
          <w:b/>
        </w:rPr>
        <w:lastRenderedPageBreak/>
        <w:t xml:space="preserve">Таблица </w:t>
      </w:r>
      <w:r w:rsidR="001523AC">
        <w:rPr>
          <w:b/>
        </w:rPr>
        <w:t>6</w:t>
      </w:r>
      <w:r w:rsidRPr="00520CCA">
        <w:rPr>
          <w:b/>
        </w:rPr>
        <w:t>.1.</w:t>
      </w:r>
    </w:p>
    <w:p w14:paraId="107071D7" w14:textId="77777777" w:rsidR="00FA2C17" w:rsidRPr="00520CCA" w:rsidRDefault="00FA2C17" w:rsidP="00FA2C17">
      <w:pPr>
        <w:pStyle w:val="ad"/>
      </w:pPr>
      <w:r w:rsidRPr="00520CCA">
        <w:t>Тесты для тестирования методом черного ящика</w:t>
      </w:r>
    </w:p>
    <w:tbl>
      <w:tblPr>
        <w:tblStyle w:val="af5"/>
        <w:tblW w:w="0" w:type="auto"/>
        <w:tblInd w:w="0" w:type="dxa"/>
        <w:tblLayout w:type="fixed"/>
        <w:tblLook w:val="04A0" w:firstRow="1" w:lastRow="0" w:firstColumn="1" w:lastColumn="0" w:noHBand="0" w:noVBand="1"/>
      </w:tblPr>
      <w:tblGrid>
        <w:gridCol w:w="1008"/>
        <w:gridCol w:w="2389"/>
        <w:gridCol w:w="2977"/>
        <w:gridCol w:w="2971"/>
      </w:tblGrid>
      <w:tr w:rsidR="00FA2C17" w14:paraId="52226843" w14:textId="77777777" w:rsidTr="00CA25EA">
        <w:tc>
          <w:tcPr>
            <w:tcW w:w="1008" w:type="dxa"/>
          </w:tcPr>
          <w:p w14:paraId="44CBF8F5" w14:textId="77777777" w:rsidR="00FA2C17" w:rsidRDefault="00FA2C17" w:rsidP="00CA25EA">
            <w:pPr>
              <w:ind w:firstLine="0"/>
              <w:jc w:val="center"/>
            </w:pPr>
            <w:r>
              <w:t>Номер теста</w:t>
            </w:r>
          </w:p>
        </w:tc>
        <w:tc>
          <w:tcPr>
            <w:tcW w:w="2389" w:type="dxa"/>
          </w:tcPr>
          <w:p w14:paraId="601A9D27" w14:textId="77777777" w:rsidR="00FA2C17" w:rsidRDefault="00FA2C17" w:rsidP="00CA25EA">
            <w:pPr>
              <w:ind w:firstLine="0"/>
              <w:jc w:val="center"/>
            </w:pPr>
            <w:r>
              <w:t>Входные данные</w:t>
            </w:r>
          </w:p>
        </w:tc>
        <w:tc>
          <w:tcPr>
            <w:tcW w:w="2977" w:type="dxa"/>
          </w:tcPr>
          <w:p w14:paraId="780BCC50" w14:textId="77777777" w:rsidR="00FA2C17" w:rsidRDefault="00FA2C17" w:rsidP="00CA25EA">
            <w:pPr>
              <w:ind w:firstLine="0"/>
              <w:jc w:val="center"/>
            </w:pPr>
            <w:r>
              <w:t>Ожидаемый результат</w:t>
            </w:r>
          </w:p>
        </w:tc>
        <w:tc>
          <w:tcPr>
            <w:tcW w:w="2971" w:type="dxa"/>
          </w:tcPr>
          <w:p w14:paraId="77AA0F85" w14:textId="77777777" w:rsidR="00FA2C17" w:rsidRDefault="00FA2C17" w:rsidP="00CA25EA">
            <w:pPr>
              <w:ind w:firstLine="0"/>
              <w:jc w:val="center"/>
            </w:pPr>
            <w:r>
              <w:t>Соответствие полученного результата ожидаемому</w:t>
            </w:r>
          </w:p>
        </w:tc>
      </w:tr>
      <w:tr w:rsidR="00FA2C17" w:rsidRPr="004546A3" w14:paraId="6B8EA919" w14:textId="77777777" w:rsidTr="00CA25EA">
        <w:tc>
          <w:tcPr>
            <w:tcW w:w="1008" w:type="dxa"/>
          </w:tcPr>
          <w:p w14:paraId="0D06B16D" w14:textId="77777777" w:rsidR="00FA2C17" w:rsidRDefault="00FA2C17" w:rsidP="00CA25EA">
            <w:pPr>
              <w:ind w:firstLine="0"/>
              <w:jc w:val="center"/>
            </w:pPr>
            <w:r>
              <w:t>1</w:t>
            </w:r>
          </w:p>
        </w:tc>
        <w:tc>
          <w:tcPr>
            <w:tcW w:w="2389" w:type="dxa"/>
          </w:tcPr>
          <w:p w14:paraId="54D16954" w14:textId="77777777" w:rsidR="00FA2C17" w:rsidRPr="004546A3" w:rsidRDefault="00FA2C17" w:rsidP="00CA25EA">
            <w:pPr>
              <w:ind w:firstLine="0"/>
              <w:jc w:val="center"/>
              <w:rPr>
                <w:lang w:val="en-US"/>
              </w:rPr>
            </w:pPr>
            <w:r>
              <w:t xml:space="preserve">Запрос: </w:t>
            </w:r>
            <w:r w:rsidRPr="004546A3">
              <w:rPr>
                <w:lang w:val="en-US"/>
              </w:rPr>
              <w:t>GET https://localhost:44306/api/messages/list HTTP/1.1</w:t>
            </w:r>
          </w:p>
        </w:tc>
        <w:tc>
          <w:tcPr>
            <w:tcW w:w="2977" w:type="dxa"/>
          </w:tcPr>
          <w:p w14:paraId="00C2A757" w14:textId="77777777" w:rsidR="00FA2C17" w:rsidRPr="002C7A78" w:rsidRDefault="00FA2C17" w:rsidP="00CA25EA">
            <w:pPr>
              <w:spacing w:line="240" w:lineRule="auto"/>
              <w:ind w:firstLine="0"/>
              <w:jc w:val="left"/>
              <w:rPr>
                <w:sz w:val="24"/>
                <w:lang w:val="en-US"/>
              </w:rPr>
            </w:pPr>
            <w:r w:rsidRPr="002C7A78">
              <w:rPr>
                <w:sz w:val="24"/>
                <w:lang w:val="en-US"/>
              </w:rPr>
              <w:t>{</w:t>
            </w:r>
          </w:p>
          <w:p w14:paraId="469A76B1"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attachedFiles</w:t>
            </w:r>
            <w:proofErr w:type="spellEnd"/>
            <w:r w:rsidRPr="002C7A78">
              <w:rPr>
                <w:sz w:val="24"/>
                <w:lang w:val="en-US"/>
              </w:rPr>
              <w:t>": null,</w:t>
            </w:r>
          </w:p>
          <w:p w14:paraId="2EC84616"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deliveryQueue</w:t>
            </w:r>
            <w:proofErr w:type="spellEnd"/>
            <w:r w:rsidRPr="002C7A78">
              <w:rPr>
                <w:sz w:val="24"/>
                <w:lang w:val="en-US"/>
              </w:rPr>
              <w:t>": {</w:t>
            </w:r>
          </w:p>
          <w:p w14:paraId="54357A81"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deliveryQueueId</w:t>
            </w:r>
            <w:proofErr w:type="spellEnd"/>
            <w:r w:rsidRPr="002C7A78">
              <w:rPr>
                <w:sz w:val="24"/>
                <w:lang w:val="en-US"/>
              </w:rPr>
              <w:t>": 2,</w:t>
            </w:r>
          </w:p>
          <w:p w14:paraId="22A98FC4"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sendingIntervalSec</w:t>
            </w:r>
            <w:proofErr w:type="spellEnd"/>
            <w:r w:rsidRPr="002C7A78">
              <w:rPr>
                <w:sz w:val="24"/>
                <w:lang w:val="en-US"/>
              </w:rPr>
              <w:t>": 40</w:t>
            </w:r>
          </w:p>
          <w:p w14:paraId="5DFD1111"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
          <w:p w14:paraId="5084A239"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chosenDeliveryService</w:t>
            </w:r>
            <w:proofErr w:type="spellEnd"/>
            <w:r w:rsidRPr="002C7A78">
              <w:rPr>
                <w:sz w:val="24"/>
                <w:lang w:val="en-US"/>
              </w:rPr>
              <w:t>": {</w:t>
            </w:r>
          </w:p>
          <w:p w14:paraId="0B5057E0"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deliveryServiceId</w:t>
            </w:r>
            <w:proofErr w:type="spellEnd"/>
            <w:r w:rsidRPr="002C7A78">
              <w:rPr>
                <w:sz w:val="24"/>
                <w:lang w:val="en-US"/>
              </w:rPr>
              <w:t>": 3,</w:t>
            </w:r>
          </w:p>
          <w:p w14:paraId="2447E6D2"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deliveryServiceName</w:t>
            </w:r>
            <w:proofErr w:type="spellEnd"/>
            <w:r w:rsidRPr="002C7A78">
              <w:rPr>
                <w:sz w:val="24"/>
                <w:lang w:val="en-US"/>
              </w:rPr>
              <w:t>": "</w:t>
            </w:r>
            <w:proofErr w:type="spellStart"/>
            <w:r w:rsidRPr="002C7A78">
              <w:rPr>
                <w:sz w:val="24"/>
                <w:lang w:val="en-US"/>
              </w:rPr>
              <w:t>SendGrid</w:t>
            </w:r>
            <w:proofErr w:type="spellEnd"/>
            <w:r w:rsidRPr="002C7A78">
              <w:rPr>
                <w:sz w:val="24"/>
                <w:lang w:val="en-US"/>
              </w:rPr>
              <w:t>",</w:t>
            </w:r>
          </w:p>
          <w:p w14:paraId="756ED3D6"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standartPriority</w:t>
            </w:r>
            <w:proofErr w:type="spellEnd"/>
            <w:r w:rsidRPr="002C7A78">
              <w:rPr>
                <w:sz w:val="24"/>
                <w:lang w:val="en-US"/>
              </w:rPr>
              <w:t>": 1,</w:t>
            </w:r>
          </w:p>
          <w:p w14:paraId="37C1B8DF"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connectionString</w:t>
            </w:r>
            <w:proofErr w:type="spellEnd"/>
            <w:r w:rsidRPr="002C7A78">
              <w:rPr>
                <w:sz w:val="24"/>
                <w:lang w:val="en-US"/>
              </w:rPr>
              <w:t>": "'</w:t>
            </w:r>
            <w:proofErr w:type="spellStart"/>
            <w:r w:rsidRPr="002C7A78">
              <w:rPr>
                <w:sz w:val="24"/>
                <w:lang w:val="en-US"/>
              </w:rPr>
              <w:t>sendGrid</w:t>
            </w:r>
            <w:proofErr w:type="spellEnd"/>
            <w:r w:rsidRPr="002C7A78">
              <w:rPr>
                <w:sz w:val="24"/>
                <w:lang w:val="en-US"/>
              </w:rPr>
              <w:t xml:space="preserve"> road'"</w:t>
            </w:r>
          </w:p>
          <w:p w14:paraId="1DDE0DDE"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
          <w:p w14:paraId="6AC6C2BB"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usedDeliveryService</w:t>
            </w:r>
            <w:proofErr w:type="spellEnd"/>
            <w:r w:rsidRPr="002C7A78">
              <w:rPr>
                <w:sz w:val="24"/>
                <w:lang w:val="en-US"/>
              </w:rPr>
              <w:t>": null,</w:t>
            </w:r>
          </w:p>
          <w:p w14:paraId="66296BE7" w14:textId="77777777" w:rsidR="00FA2C17" w:rsidRPr="002C7A78" w:rsidRDefault="00FA2C17" w:rsidP="00CA25EA">
            <w:pPr>
              <w:spacing w:line="240" w:lineRule="auto"/>
              <w:ind w:firstLine="0"/>
              <w:jc w:val="left"/>
              <w:rPr>
                <w:sz w:val="24"/>
                <w:lang w:val="en-US"/>
              </w:rPr>
            </w:pPr>
            <w:r w:rsidRPr="002C7A78">
              <w:rPr>
                <w:sz w:val="24"/>
                <w:lang w:val="en-US"/>
              </w:rPr>
              <w:t xml:space="preserve">      "user": {</w:t>
            </w:r>
          </w:p>
          <w:p w14:paraId="5E1D7361"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2AE030BF"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userName</w:t>
            </w:r>
            <w:proofErr w:type="spellEnd"/>
            <w:r w:rsidRPr="002C7A78">
              <w:rPr>
                <w:sz w:val="24"/>
                <w:lang w:val="en-US"/>
              </w:rPr>
              <w:t>": "Evgeny Sukharev",</w:t>
            </w:r>
          </w:p>
          <w:p w14:paraId="75BAE76D" w14:textId="77777777" w:rsidR="00FA2C17" w:rsidRPr="002C7A78" w:rsidRDefault="00FA2C17" w:rsidP="00CA25EA">
            <w:pPr>
              <w:spacing w:line="240" w:lineRule="auto"/>
              <w:ind w:firstLine="0"/>
              <w:jc w:val="left"/>
              <w:rPr>
                <w:sz w:val="24"/>
                <w:lang w:val="en-US"/>
              </w:rPr>
            </w:pPr>
            <w:r w:rsidRPr="002C7A78">
              <w:rPr>
                <w:sz w:val="24"/>
                <w:lang w:val="en-US"/>
              </w:rPr>
              <w:t xml:space="preserve">        "email": "r0bari@yandex.ru",</w:t>
            </w:r>
          </w:p>
          <w:p w14:paraId="1E4D2AD9"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isActive</w:t>
            </w:r>
            <w:proofErr w:type="spellEnd"/>
            <w:r w:rsidRPr="002C7A78">
              <w:rPr>
                <w:sz w:val="24"/>
                <w:lang w:val="en-US"/>
              </w:rPr>
              <w:t>": true,</w:t>
            </w:r>
          </w:p>
          <w:p w14:paraId="11719031" w14:textId="77777777" w:rsidR="00FA2C17" w:rsidRPr="002C7A78" w:rsidRDefault="00FA2C17" w:rsidP="00CA25EA">
            <w:pPr>
              <w:spacing w:line="240" w:lineRule="auto"/>
              <w:ind w:firstLine="0"/>
              <w:jc w:val="left"/>
              <w:rPr>
                <w:sz w:val="24"/>
                <w:lang w:val="en-US"/>
              </w:rPr>
            </w:pPr>
            <w:r w:rsidRPr="002C7A78">
              <w:rPr>
                <w:sz w:val="24"/>
                <w:lang w:val="en-US"/>
              </w:rPr>
              <w:t xml:space="preserve">        "role": 2</w:t>
            </w:r>
          </w:p>
          <w:p w14:paraId="4CB5549C"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
          <w:p w14:paraId="637BAFF9"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messageId</w:t>
            </w:r>
            <w:proofErr w:type="spellEnd"/>
            <w:r w:rsidRPr="002C7A78">
              <w:rPr>
                <w:sz w:val="24"/>
                <w:lang w:val="en-US"/>
              </w:rPr>
              <w:t>": 7,</w:t>
            </w:r>
          </w:p>
          <w:p w14:paraId="1B1AD25A" w14:textId="77777777" w:rsidR="00FA2C17" w:rsidRPr="002C7A78" w:rsidRDefault="00FA2C17" w:rsidP="00CA25EA">
            <w:pPr>
              <w:spacing w:line="240" w:lineRule="auto"/>
              <w:ind w:firstLine="0"/>
              <w:jc w:val="left"/>
              <w:rPr>
                <w:sz w:val="24"/>
                <w:lang w:val="en-US"/>
              </w:rPr>
            </w:pPr>
            <w:r w:rsidRPr="002C7A78">
              <w:rPr>
                <w:sz w:val="24"/>
                <w:lang w:val="en-US"/>
              </w:rPr>
              <w:t xml:space="preserve">      "theme": "</w:t>
            </w:r>
            <w:proofErr w:type="spellStart"/>
            <w:r w:rsidRPr="002C7A78">
              <w:rPr>
                <w:sz w:val="24"/>
                <w:lang w:val="en-US"/>
              </w:rPr>
              <w:t>Тема</w:t>
            </w:r>
            <w:proofErr w:type="spellEnd"/>
            <w:r w:rsidRPr="002C7A78">
              <w:rPr>
                <w:sz w:val="24"/>
                <w:lang w:val="en-US"/>
              </w:rPr>
              <w:t>",</w:t>
            </w:r>
          </w:p>
          <w:p w14:paraId="6F0499F0" w14:textId="77777777" w:rsidR="00FA2C17" w:rsidRPr="002C7A78" w:rsidRDefault="00FA2C17" w:rsidP="00CA25EA">
            <w:pPr>
              <w:spacing w:line="240" w:lineRule="auto"/>
              <w:ind w:firstLine="0"/>
              <w:jc w:val="left"/>
              <w:rPr>
                <w:sz w:val="24"/>
                <w:lang w:val="en-US"/>
              </w:rPr>
            </w:pPr>
            <w:r w:rsidRPr="002C7A78">
              <w:rPr>
                <w:sz w:val="24"/>
                <w:lang w:val="en-US"/>
              </w:rPr>
              <w:t xml:space="preserve">      "body": "</w:t>
            </w:r>
            <w:proofErr w:type="spellStart"/>
            <w:r w:rsidRPr="002C7A78">
              <w:rPr>
                <w:sz w:val="24"/>
                <w:lang w:val="en-US"/>
              </w:rPr>
              <w:t>Обычный</w:t>
            </w:r>
            <w:proofErr w:type="spellEnd"/>
            <w:r w:rsidRPr="002C7A78">
              <w:rPr>
                <w:sz w:val="24"/>
                <w:lang w:val="en-US"/>
              </w:rPr>
              <w:t xml:space="preserve"> </w:t>
            </w:r>
            <w:proofErr w:type="spellStart"/>
            <w:r w:rsidRPr="002C7A78">
              <w:rPr>
                <w:sz w:val="24"/>
                <w:lang w:val="en-US"/>
              </w:rPr>
              <w:t>текст</w:t>
            </w:r>
            <w:proofErr w:type="spellEnd"/>
            <w:r w:rsidRPr="002C7A78">
              <w:rPr>
                <w:sz w:val="24"/>
                <w:lang w:val="en-US"/>
              </w:rPr>
              <w:t>",</w:t>
            </w:r>
          </w:p>
          <w:p w14:paraId="1E9284D3"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destinationDate</w:t>
            </w:r>
            <w:proofErr w:type="spellEnd"/>
            <w:r w:rsidRPr="002C7A78">
              <w:rPr>
                <w:sz w:val="24"/>
                <w:lang w:val="en-US"/>
              </w:rPr>
              <w:t>": "2021-01-16T21:05:00",</w:t>
            </w:r>
          </w:p>
          <w:p w14:paraId="75FE5735"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destinationEmail</w:t>
            </w:r>
            <w:proofErr w:type="spellEnd"/>
            <w:r w:rsidRPr="002C7A78">
              <w:rPr>
                <w:sz w:val="24"/>
                <w:lang w:val="en-US"/>
              </w:rPr>
              <w:t>": "r.pattinson@planfact.io",</w:t>
            </w:r>
          </w:p>
          <w:p w14:paraId="3964942D" w14:textId="77777777" w:rsidR="00FA2C17" w:rsidRPr="002C7A78" w:rsidRDefault="00FA2C17" w:rsidP="00CA25EA">
            <w:pPr>
              <w:spacing w:line="240" w:lineRule="auto"/>
              <w:ind w:firstLine="0"/>
              <w:jc w:val="left"/>
              <w:rPr>
                <w:sz w:val="24"/>
                <w:lang w:val="en-US"/>
              </w:rPr>
            </w:pPr>
            <w:r w:rsidRPr="002C7A78">
              <w:rPr>
                <w:sz w:val="24"/>
                <w:lang w:val="en-US"/>
              </w:rPr>
              <w:t xml:space="preserve">      "size": 50,</w:t>
            </w:r>
          </w:p>
          <w:p w14:paraId="62954901"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isScheduled</w:t>
            </w:r>
            <w:proofErr w:type="spellEnd"/>
            <w:r w:rsidRPr="002C7A78">
              <w:rPr>
                <w:sz w:val="24"/>
                <w:lang w:val="en-US"/>
              </w:rPr>
              <w:t>": false,</w:t>
            </w:r>
          </w:p>
          <w:p w14:paraId="141E9038"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scheduleDate</w:t>
            </w:r>
            <w:proofErr w:type="spellEnd"/>
            <w:r w:rsidRPr="002C7A78">
              <w:rPr>
                <w:sz w:val="24"/>
                <w:lang w:val="en-US"/>
              </w:rPr>
              <w:t>": null,</w:t>
            </w:r>
          </w:p>
          <w:p w14:paraId="738F7A8C"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isSent</w:t>
            </w:r>
            <w:proofErr w:type="spellEnd"/>
            <w:r w:rsidRPr="002C7A78">
              <w:rPr>
                <w:sz w:val="24"/>
                <w:lang w:val="en-US"/>
              </w:rPr>
              <w:t>": false,</w:t>
            </w:r>
          </w:p>
          <w:p w14:paraId="625D54A1"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deliveryQueueId</w:t>
            </w:r>
            <w:proofErr w:type="spellEnd"/>
            <w:r w:rsidRPr="002C7A78">
              <w:rPr>
                <w:sz w:val="24"/>
                <w:lang w:val="en-US"/>
              </w:rPr>
              <w:t>": 2,</w:t>
            </w:r>
          </w:p>
          <w:p w14:paraId="3184836C" w14:textId="77777777" w:rsidR="00FA2C17" w:rsidRPr="002C7A78" w:rsidRDefault="00FA2C17" w:rsidP="00CA25EA">
            <w:pPr>
              <w:spacing w:line="240" w:lineRule="auto"/>
              <w:ind w:firstLine="0"/>
              <w:jc w:val="left"/>
              <w:rPr>
                <w:sz w:val="24"/>
                <w:lang w:val="en-US"/>
              </w:rPr>
            </w:pPr>
            <w:r w:rsidRPr="002C7A78">
              <w:rPr>
                <w:sz w:val="24"/>
                <w:lang w:val="en-US"/>
              </w:rPr>
              <w:lastRenderedPageBreak/>
              <w:t xml:space="preserve">      "</w:t>
            </w:r>
            <w:proofErr w:type="spellStart"/>
            <w:r w:rsidRPr="002C7A78">
              <w:rPr>
                <w:sz w:val="24"/>
                <w:lang w:val="en-US"/>
              </w:rPr>
              <w:t>chosenDeliveryServiceId</w:t>
            </w:r>
            <w:proofErr w:type="spellEnd"/>
            <w:r w:rsidRPr="002C7A78">
              <w:rPr>
                <w:sz w:val="24"/>
                <w:lang w:val="en-US"/>
              </w:rPr>
              <w:t>": 3,</w:t>
            </w:r>
          </w:p>
          <w:p w14:paraId="43B2A565"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usedDeliveryServiceId</w:t>
            </w:r>
            <w:proofErr w:type="spellEnd"/>
            <w:r w:rsidRPr="002C7A78">
              <w:rPr>
                <w:sz w:val="24"/>
                <w:lang w:val="en-US"/>
              </w:rPr>
              <w:t>": null,</w:t>
            </w:r>
          </w:p>
          <w:p w14:paraId="377FE165"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deliveryStatus</w:t>
            </w:r>
            <w:proofErr w:type="spellEnd"/>
            <w:r w:rsidRPr="002C7A78">
              <w:rPr>
                <w:sz w:val="24"/>
                <w:lang w:val="en-US"/>
              </w:rPr>
              <w:t>": 1,</w:t>
            </w:r>
          </w:p>
          <w:p w14:paraId="3FF6A107"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738C725D" w14:textId="77777777" w:rsidR="00FA2C17" w:rsidRPr="002C7A78" w:rsidRDefault="00FA2C17" w:rsidP="00CA25EA">
            <w:pPr>
              <w:spacing w:line="240" w:lineRule="auto"/>
              <w:ind w:firstLine="0"/>
              <w:jc w:val="left"/>
              <w:rPr>
                <w:sz w:val="24"/>
                <w:lang w:val="en-US"/>
              </w:rPr>
            </w:pPr>
            <w:r w:rsidRPr="002C7A78">
              <w:rPr>
                <w:sz w:val="24"/>
                <w:lang w:val="en-US"/>
              </w:rPr>
              <w:t>}</w:t>
            </w:r>
          </w:p>
        </w:tc>
        <w:tc>
          <w:tcPr>
            <w:tcW w:w="2971" w:type="dxa"/>
          </w:tcPr>
          <w:p w14:paraId="6E0C5E68" w14:textId="77777777" w:rsidR="00FA2C17" w:rsidRPr="002C7A78" w:rsidRDefault="00FA2C17" w:rsidP="00CA25EA">
            <w:pPr>
              <w:spacing w:line="240" w:lineRule="auto"/>
              <w:ind w:firstLine="0"/>
              <w:jc w:val="center"/>
              <w:rPr>
                <w:lang w:val="en-US"/>
              </w:rPr>
            </w:pPr>
            <w:r>
              <w:lastRenderedPageBreak/>
              <w:t>Да</w:t>
            </w:r>
          </w:p>
        </w:tc>
      </w:tr>
      <w:tr w:rsidR="00FA2C17" w:rsidRPr="002C7A78" w14:paraId="311C7ED4" w14:textId="77777777" w:rsidTr="00CA25EA">
        <w:tc>
          <w:tcPr>
            <w:tcW w:w="1008" w:type="dxa"/>
          </w:tcPr>
          <w:p w14:paraId="5AFA24E2" w14:textId="77777777" w:rsidR="00FA2C17" w:rsidRDefault="00FA2C17" w:rsidP="00CA25EA">
            <w:pPr>
              <w:ind w:firstLine="0"/>
              <w:jc w:val="center"/>
            </w:pPr>
            <w:r>
              <w:t>2</w:t>
            </w:r>
          </w:p>
        </w:tc>
        <w:tc>
          <w:tcPr>
            <w:tcW w:w="2389" w:type="dxa"/>
          </w:tcPr>
          <w:p w14:paraId="4965D53B" w14:textId="77777777" w:rsidR="00FA2C17" w:rsidRPr="00F255FF" w:rsidRDefault="00FA2C17" w:rsidP="00CA25EA">
            <w:pPr>
              <w:ind w:firstLine="0"/>
              <w:jc w:val="left"/>
            </w:pPr>
            <w:r w:rsidRPr="00C34277">
              <w:t>Запрос</w:t>
            </w:r>
            <w:r w:rsidRPr="00F255FF">
              <w:t xml:space="preserve">: </w:t>
            </w:r>
            <w:r w:rsidRPr="00C34277">
              <w:rPr>
                <w:lang w:val="en-US"/>
              </w:rPr>
              <w:t>POST</w:t>
            </w:r>
            <w:r w:rsidRPr="00F255FF">
              <w:t xml:space="preserve"> </w:t>
            </w:r>
            <w:hyperlink r:id="rId25" w:history="1">
              <w:r w:rsidRPr="00C34277">
                <w:rPr>
                  <w:rStyle w:val="a8"/>
                  <w:lang w:val="en-US"/>
                </w:rPr>
                <w:t>https</w:t>
              </w:r>
              <w:r w:rsidRPr="00F255FF">
                <w:rPr>
                  <w:rStyle w:val="a8"/>
                </w:rPr>
                <w:t>://</w:t>
              </w:r>
              <w:r w:rsidRPr="00C34277">
                <w:rPr>
                  <w:rStyle w:val="a8"/>
                  <w:lang w:val="en-US"/>
                </w:rPr>
                <w:t>localhost</w:t>
              </w:r>
              <w:r w:rsidRPr="00F255FF">
                <w:rPr>
                  <w:rStyle w:val="a8"/>
                </w:rPr>
                <w:t>:44306/</w:t>
              </w:r>
              <w:proofErr w:type="spellStart"/>
              <w:r w:rsidRPr="00C34277">
                <w:rPr>
                  <w:rStyle w:val="a8"/>
                  <w:lang w:val="en-US"/>
                </w:rPr>
                <w:t>api</w:t>
              </w:r>
              <w:proofErr w:type="spellEnd"/>
              <w:r w:rsidRPr="00F255FF">
                <w:rPr>
                  <w:rStyle w:val="a8"/>
                </w:rPr>
                <w:t>/</w:t>
              </w:r>
              <w:proofErr w:type="spellStart"/>
              <w:r w:rsidRPr="00C34277">
                <w:rPr>
                  <w:rStyle w:val="a8"/>
                  <w:lang w:val="en-US"/>
                </w:rPr>
                <w:t>auth</w:t>
              </w:r>
              <w:proofErr w:type="spellEnd"/>
              <w:r w:rsidRPr="00F255FF">
                <w:rPr>
                  <w:rStyle w:val="a8"/>
                </w:rPr>
                <w:t>/</w:t>
              </w:r>
              <w:r w:rsidRPr="00C34277">
                <w:rPr>
                  <w:rStyle w:val="a8"/>
                  <w:lang w:val="en-US"/>
                </w:rPr>
                <w:t>sign</w:t>
              </w:r>
              <w:r w:rsidRPr="00F255FF">
                <w:rPr>
                  <w:rStyle w:val="a8"/>
                </w:rPr>
                <w:t>-</w:t>
              </w:r>
              <w:r w:rsidRPr="00C34277">
                <w:rPr>
                  <w:rStyle w:val="a8"/>
                  <w:lang w:val="en-US"/>
                </w:rPr>
                <w:t>in</w:t>
              </w:r>
            </w:hyperlink>
          </w:p>
          <w:p w14:paraId="62B21E2F" w14:textId="77777777" w:rsidR="00FA2C17" w:rsidRPr="00C34277" w:rsidRDefault="00FA2C17" w:rsidP="00CA25EA">
            <w:pPr>
              <w:ind w:firstLine="0"/>
              <w:jc w:val="left"/>
              <w:rPr>
                <w:lang w:val="en-US"/>
              </w:rPr>
            </w:pPr>
            <w:r w:rsidRPr="00C34277">
              <w:rPr>
                <w:lang w:val="en-US"/>
              </w:rPr>
              <w:t>Body:</w:t>
            </w:r>
          </w:p>
          <w:p w14:paraId="663CE489" w14:textId="77777777" w:rsidR="00FA2C17" w:rsidRPr="00C34277" w:rsidRDefault="00FA2C17" w:rsidP="00CA25EA">
            <w:pPr>
              <w:spacing w:line="240" w:lineRule="auto"/>
              <w:ind w:firstLine="0"/>
              <w:jc w:val="left"/>
              <w:rPr>
                <w:sz w:val="24"/>
                <w:lang w:val="en-US"/>
              </w:rPr>
            </w:pPr>
            <w:r w:rsidRPr="00C34277">
              <w:rPr>
                <w:sz w:val="24"/>
                <w:lang w:val="en-US"/>
              </w:rPr>
              <w:t>{</w:t>
            </w:r>
          </w:p>
          <w:p w14:paraId="49185873" w14:textId="77777777" w:rsidR="00FA2C17" w:rsidRPr="00C34277" w:rsidRDefault="00FA2C17" w:rsidP="00CA25EA">
            <w:pPr>
              <w:spacing w:line="240" w:lineRule="auto"/>
              <w:ind w:firstLine="0"/>
              <w:jc w:val="left"/>
              <w:rPr>
                <w:sz w:val="24"/>
                <w:lang w:val="en-US"/>
              </w:rPr>
            </w:pPr>
            <w:r w:rsidRPr="00C34277">
              <w:rPr>
                <w:sz w:val="24"/>
                <w:lang w:val="en-US"/>
              </w:rPr>
              <w:t xml:space="preserve">    "email": "r0bari@yandex.ru",</w:t>
            </w:r>
          </w:p>
          <w:p w14:paraId="46061735" w14:textId="77777777" w:rsidR="00FA2C17" w:rsidRPr="00C34277" w:rsidRDefault="00FA2C17" w:rsidP="00CA25EA">
            <w:pPr>
              <w:spacing w:line="240" w:lineRule="auto"/>
              <w:ind w:firstLine="0"/>
              <w:jc w:val="left"/>
              <w:rPr>
                <w:sz w:val="24"/>
                <w:lang w:val="en-US"/>
              </w:rPr>
            </w:pPr>
            <w:r w:rsidRPr="00C34277">
              <w:rPr>
                <w:sz w:val="24"/>
                <w:lang w:val="en-US"/>
              </w:rPr>
              <w:t xml:space="preserve">    "password": "Eviguf@77"</w:t>
            </w:r>
          </w:p>
          <w:p w14:paraId="72B52784" w14:textId="77777777" w:rsidR="00FA2C17" w:rsidRPr="00C34277" w:rsidRDefault="00FA2C17" w:rsidP="00CA25EA">
            <w:pPr>
              <w:spacing w:line="240" w:lineRule="auto"/>
              <w:ind w:firstLine="0"/>
              <w:jc w:val="left"/>
              <w:rPr>
                <w:lang w:val="en-US"/>
              </w:rPr>
            </w:pPr>
            <w:r w:rsidRPr="00C34277">
              <w:rPr>
                <w:sz w:val="24"/>
                <w:lang w:val="en-US"/>
              </w:rPr>
              <w:t>}</w:t>
            </w:r>
          </w:p>
        </w:tc>
        <w:tc>
          <w:tcPr>
            <w:tcW w:w="2977" w:type="dxa"/>
          </w:tcPr>
          <w:p w14:paraId="2AB9D5EF" w14:textId="77777777" w:rsidR="00FA2C17" w:rsidRPr="002C7A78" w:rsidRDefault="00FA2C17" w:rsidP="00CA25EA">
            <w:pPr>
              <w:spacing w:line="240" w:lineRule="auto"/>
              <w:ind w:firstLine="0"/>
              <w:jc w:val="left"/>
              <w:rPr>
                <w:sz w:val="24"/>
                <w:lang w:val="en-US"/>
              </w:rPr>
            </w:pPr>
            <w:r w:rsidRPr="002C7A78">
              <w:rPr>
                <w:sz w:val="24"/>
                <w:lang w:val="en-US"/>
              </w:rPr>
              <w:t>{</w:t>
            </w:r>
          </w:p>
          <w:p w14:paraId="365109B7" w14:textId="77777777" w:rsidR="00FA2C17" w:rsidRPr="002C7A78" w:rsidRDefault="00FA2C17" w:rsidP="00CA25EA">
            <w:pPr>
              <w:spacing w:line="240" w:lineRule="auto"/>
              <w:ind w:firstLine="0"/>
              <w:jc w:val="left"/>
              <w:rPr>
                <w:sz w:val="24"/>
                <w:lang w:val="en-US"/>
              </w:rPr>
            </w:pPr>
            <w:r w:rsidRPr="002C7A78">
              <w:rPr>
                <w:sz w:val="24"/>
                <w:lang w:val="en-US"/>
              </w:rPr>
              <w:t xml:space="preserve">    "data": {</w:t>
            </w:r>
          </w:p>
          <w:p w14:paraId="5DEE8DCA"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23C27632"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userName</w:t>
            </w:r>
            <w:proofErr w:type="spellEnd"/>
            <w:r w:rsidRPr="002C7A78">
              <w:rPr>
                <w:sz w:val="24"/>
                <w:lang w:val="en-US"/>
              </w:rPr>
              <w:t>": "Evgeny Sukharev",</w:t>
            </w:r>
          </w:p>
          <w:p w14:paraId="763D20A5" w14:textId="77777777" w:rsidR="00FA2C17" w:rsidRPr="002C7A78" w:rsidRDefault="00FA2C17" w:rsidP="00CA25EA">
            <w:pPr>
              <w:spacing w:line="240" w:lineRule="auto"/>
              <w:ind w:firstLine="0"/>
              <w:jc w:val="left"/>
              <w:rPr>
                <w:sz w:val="24"/>
                <w:lang w:val="en-US"/>
              </w:rPr>
            </w:pPr>
            <w:r w:rsidRPr="002C7A78">
              <w:rPr>
                <w:sz w:val="24"/>
                <w:lang w:val="en-US"/>
              </w:rPr>
              <w:t xml:space="preserve">        "email": "r0bari@yandex.ru",</w:t>
            </w:r>
          </w:p>
          <w:p w14:paraId="221A5AE5"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isActive</w:t>
            </w:r>
            <w:proofErr w:type="spellEnd"/>
            <w:r w:rsidRPr="002C7A78">
              <w:rPr>
                <w:sz w:val="24"/>
                <w:lang w:val="en-US"/>
              </w:rPr>
              <w:t>": true,</w:t>
            </w:r>
          </w:p>
          <w:p w14:paraId="681DCDE5" w14:textId="77777777" w:rsidR="00FA2C17" w:rsidRPr="002C7A78" w:rsidRDefault="00FA2C17" w:rsidP="00CA25EA">
            <w:pPr>
              <w:spacing w:line="240" w:lineRule="auto"/>
              <w:ind w:firstLine="0"/>
              <w:jc w:val="left"/>
              <w:rPr>
                <w:sz w:val="24"/>
                <w:lang w:val="en-US"/>
              </w:rPr>
            </w:pPr>
            <w:r w:rsidRPr="002C7A78">
              <w:rPr>
                <w:sz w:val="24"/>
                <w:lang w:val="en-US"/>
              </w:rPr>
              <w:t xml:space="preserve">        "role": 2</w:t>
            </w:r>
          </w:p>
          <w:p w14:paraId="5A70A7B3"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
          <w:p w14:paraId="2EDE723E"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isSuccess</w:t>
            </w:r>
            <w:proofErr w:type="spellEnd"/>
            <w:r w:rsidRPr="002C7A78">
              <w:rPr>
                <w:sz w:val="24"/>
                <w:lang w:val="en-US"/>
              </w:rPr>
              <w:t>": true,</w:t>
            </w:r>
          </w:p>
          <w:p w14:paraId="26D183CD"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errorMessage</w:t>
            </w:r>
            <w:proofErr w:type="spellEnd"/>
            <w:r w:rsidRPr="002C7A78">
              <w:rPr>
                <w:sz w:val="24"/>
                <w:lang w:val="en-US"/>
              </w:rPr>
              <w:t>": null</w:t>
            </w:r>
          </w:p>
          <w:p w14:paraId="4EBA09B1" w14:textId="77777777" w:rsidR="00FA2C17" w:rsidRPr="002C7A78" w:rsidRDefault="00FA2C17" w:rsidP="00CA25EA">
            <w:pPr>
              <w:spacing w:line="240" w:lineRule="auto"/>
              <w:ind w:firstLine="0"/>
              <w:jc w:val="left"/>
              <w:rPr>
                <w:sz w:val="24"/>
                <w:lang w:val="en-US"/>
              </w:rPr>
            </w:pPr>
            <w:r w:rsidRPr="002C7A78">
              <w:rPr>
                <w:sz w:val="24"/>
                <w:lang w:val="en-US"/>
              </w:rPr>
              <w:t>}</w:t>
            </w:r>
          </w:p>
        </w:tc>
        <w:tc>
          <w:tcPr>
            <w:tcW w:w="2971" w:type="dxa"/>
          </w:tcPr>
          <w:p w14:paraId="5212AA4F" w14:textId="77777777" w:rsidR="00FA2C17" w:rsidRPr="002C7A78" w:rsidRDefault="00FA2C17" w:rsidP="00CA25EA">
            <w:pPr>
              <w:ind w:firstLine="0"/>
              <w:jc w:val="center"/>
            </w:pPr>
            <w:r>
              <w:t>Да</w:t>
            </w:r>
          </w:p>
        </w:tc>
      </w:tr>
      <w:tr w:rsidR="00FA2C17" w14:paraId="7DE22F86" w14:textId="77777777" w:rsidTr="00CA25EA">
        <w:tc>
          <w:tcPr>
            <w:tcW w:w="1008" w:type="dxa"/>
          </w:tcPr>
          <w:p w14:paraId="2D3A5499" w14:textId="77777777" w:rsidR="00FA2C17" w:rsidRDefault="00FA2C17" w:rsidP="00CA25EA">
            <w:pPr>
              <w:ind w:firstLine="0"/>
              <w:jc w:val="center"/>
            </w:pPr>
            <w:r>
              <w:t>3</w:t>
            </w:r>
          </w:p>
        </w:tc>
        <w:tc>
          <w:tcPr>
            <w:tcW w:w="2389" w:type="dxa"/>
          </w:tcPr>
          <w:p w14:paraId="31CC334C" w14:textId="77777777" w:rsidR="00FA2C17" w:rsidRPr="00C34277" w:rsidRDefault="00FA2C17" w:rsidP="00CA25EA">
            <w:pPr>
              <w:ind w:firstLine="0"/>
              <w:jc w:val="left"/>
            </w:pPr>
            <w:r w:rsidRPr="00C34277">
              <w:t xml:space="preserve">Запрос: </w:t>
            </w:r>
            <w:r w:rsidRPr="00C34277">
              <w:rPr>
                <w:lang w:val="en-US"/>
              </w:rPr>
              <w:t>GET</w:t>
            </w:r>
            <w:r w:rsidRPr="00C34277">
              <w:t xml:space="preserve"> </w:t>
            </w:r>
            <w:hyperlink r:id="rId26" w:history="1">
              <w:r w:rsidRPr="00C34277">
                <w:rPr>
                  <w:rStyle w:val="a8"/>
                </w:rPr>
                <w:t>https://localhost:44306/api/contacts/3</w:t>
              </w:r>
            </w:hyperlink>
          </w:p>
        </w:tc>
        <w:tc>
          <w:tcPr>
            <w:tcW w:w="2977" w:type="dxa"/>
          </w:tcPr>
          <w:p w14:paraId="01D8A98E" w14:textId="77777777" w:rsidR="00FA2C17" w:rsidRPr="002C7A78" w:rsidRDefault="00FA2C17" w:rsidP="00CA25EA">
            <w:pPr>
              <w:spacing w:line="240" w:lineRule="auto"/>
              <w:ind w:firstLine="0"/>
              <w:jc w:val="left"/>
              <w:rPr>
                <w:sz w:val="24"/>
                <w:lang w:val="en-US"/>
              </w:rPr>
            </w:pPr>
            <w:r w:rsidRPr="002C7A78">
              <w:rPr>
                <w:sz w:val="24"/>
                <w:lang w:val="en-US"/>
              </w:rPr>
              <w:t>{</w:t>
            </w:r>
          </w:p>
          <w:p w14:paraId="6FED4FE0" w14:textId="77777777" w:rsidR="00FA2C17" w:rsidRPr="002C7A78" w:rsidRDefault="00FA2C17" w:rsidP="00CA25EA">
            <w:pPr>
              <w:spacing w:line="240" w:lineRule="auto"/>
              <w:ind w:firstLine="0"/>
              <w:jc w:val="left"/>
              <w:rPr>
                <w:sz w:val="24"/>
                <w:lang w:val="en-US"/>
              </w:rPr>
            </w:pPr>
            <w:r w:rsidRPr="002C7A78">
              <w:rPr>
                <w:sz w:val="24"/>
                <w:lang w:val="en-US"/>
              </w:rPr>
              <w:t xml:space="preserve">    "data": {</w:t>
            </w:r>
          </w:p>
          <w:p w14:paraId="7E1E336B" w14:textId="77777777" w:rsidR="00FA2C17" w:rsidRPr="002C7A78" w:rsidRDefault="00FA2C17" w:rsidP="00CA25EA">
            <w:pPr>
              <w:spacing w:line="240" w:lineRule="auto"/>
              <w:ind w:firstLine="0"/>
              <w:jc w:val="left"/>
              <w:rPr>
                <w:sz w:val="24"/>
                <w:lang w:val="en-US"/>
              </w:rPr>
            </w:pPr>
            <w:r w:rsidRPr="002C7A78">
              <w:rPr>
                <w:sz w:val="24"/>
                <w:lang w:val="en-US"/>
              </w:rPr>
              <w:t xml:space="preserve">        "user": {</w:t>
            </w:r>
          </w:p>
          <w:p w14:paraId="67A78821"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211E485C"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userName</w:t>
            </w:r>
            <w:proofErr w:type="spellEnd"/>
            <w:r w:rsidRPr="002C7A78">
              <w:rPr>
                <w:sz w:val="24"/>
                <w:lang w:val="en-US"/>
              </w:rPr>
              <w:t>": "Evgeny Sukharev",</w:t>
            </w:r>
          </w:p>
          <w:p w14:paraId="21CABA41" w14:textId="77777777" w:rsidR="00FA2C17" w:rsidRPr="002C7A78" w:rsidRDefault="00FA2C17" w:rsidP="00CA25EA">
            <w:pPr>
              <w:spacing w:line="240" w:lineRule="auto"/>
              <w:ind w:firstLine="0"/>
              <w:jc w:val="left"/>
              <w:rPr>
                <w:sz w:val="24"/>
                <w:lang w:val="en-US"/>
              </w:rPr>
            </w:pPr>
            <w:r w:rsidRPr="002C7A78">
              <w:rPr>
                <w:sz w:val="24"/>
                <w:lang w:val="en-US"/>
              </w:rPr>
              <w:t xml:space="preserve">            "email": "r0bari@yandex.ru",</w:t>
            </w:r>
          </w:p>
          <w:p w14:paraId="7958185E"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isActive</w:t>
            </w:r>
            <w:proofErr w:type="spellEnd"/>
            <w:r w:rsidRPr="002C7A78">
              <w:rPr>
                <w:sz w:val="24"/>
                <w:lang w:val="en-US"/>
              </w:rPr>
              <w:t>": true,</w:t>
            </w:r>
          </w:p>
          <w:p w14:paraId="43ABB64D" w14:textId="77777777" w:rsidR="00FA2C17" w:rsidRPr="002C7A78" w:rsidRDefault="00FA2C17" w:rsidP="00CA25EA">
            <w:pPr>
              <w:spacing w:line="240" w:lineRule="auto"/>
              <w:ind w:firstLine="0"/>
              <w:jc w:val="left"/>
              <w:rPr>
                <w:sz w:val="24"/>
                <w:lang w:val="en-US"/>
              </w:rPr>
            </w:pPr>
            <w:r w:rsidRPr="002C7A78">
              <w:rPr>
                <w:sz w:val="24"/>
                <w:lang w:val="en-US"/>
              </w:rPr>
              <w:t xml:space="preserve">            "role": 2</w:t>
            </w:r>
          </w:p>
          <w:p w14:paraId="2D7D6E08"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
          <w:p w14:paraId="3FF2FC60"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contactId</w:t>
            </w:r>
            <w:proofErr w:type="spellEnd"/>
            <w:r w:rsidRPr="002C7A78">
              <w:rPr>
                <w:sz w:val="24"/>
                <w:lang w:val="en-US"/>
              </w:rPr>
              <w:t>": 3,</w:t>
            </w:r>
          </w:p>
          <w:p w14:paraId="67C8D60D"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1EC88F22"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contactEmail</w:t>
            </w:r>
            <w:proofErr w:type="spellEnd"/>
            <w:r w:rsidRPr="002C7A78">
              <w:rPr>
                <w:sz w:val="24"/>
                <w:lang w:val="en-US"/>
              </w:rPr>
              <w:t>": "maxonfjvipon@yandex.ru",</w:t>
            </w:r>
          </w:p>
          <w:p w14:paraId="0F27E019"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contactName</w:t>
            </w:r>
            <w:proofErr w:type="spellEnd"/>
            <w:r w:rsidRPr="002C7A78">
              <w:rPr>
                <w:sz w:val="24"/>
                <w:lang w:val="en-US"/>
              </w:rPr>
              <w:t>": "</w:t>
            </w:r>
            <w:r w:rsidRPr="002C7A78">
              <w:rPr>
                <w:sz w:val="24"/>
              </w:rPr>
              <w:t>Максим</w:t>
            </w:r>
            <w:r w:rsidRPr="002C7A78">
              <w:rPr>
                <w:sz w:val="24"/>
                <w:lang w:val="en-US"/>
              </w:rPr>
              <w:t xml:space="preserve"> </w:t>
            </w:r>
            <w:proofErr w:type="spellStart"/>
            <w:r w:rsidRPr="002C7A78">
              <w:rPr>
                <w:sz w:val="24"/>
              </w:rPr>
              <w:t>Трунников</w:t>
            </w:r>
            <w:proofErr w:type="spellEnd"/>
            <w:r w:rsidRPr="002C7A78">
              <w:rPr>
                <w:sz w:val="24"/>
                <w:lang w:val="en-US"/>
              </w:rPr>
              <w:t>"</w:t>
            </w:r>
          </w:p>
          <w:p w14:paraId="07CCE345"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
          <w:p w14:paraId="5A378CC8"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isSuccess</w:t>
            </w:r>
            <w:proofErr w:type="spellEnd"/>
            <w:r w:rsidRPr="002C7A78">
              <w:rPr>
                <w:sz w:val="24"/>
                <w:lang w:val="en-US"/>
              </w:rPr>
              <w:t>": true,</w:t>
            </w:r>
          </w:p>
          <w:p w14:paraId="2020AFC5" w14:textId="77777777" w:rsidR="00FA2C17" w:rsidRPr="002C7A78" w:rsidRDefault="00FA2C17" w:rsidP="00CA25EA">
            <w:pPr>
              <w:spacing w:line="240" w:lineRule="auto"/>
              <w:ind w:firstLine="0"/>
              <w:jc w:val="left"/>
              <w:rPr>
                <w:sz w:val="24"/>
              </w:rPr>
            </w:pPr>
            <w:r w:rsidRPr="002C7A78">
              <w:rPr>
                <w:sz w:val="24"/>
                <w:lang w:val="en-US"/>
              </w:rPr>
              <w:t xml:space="preserve">    </w:t>
            </w:r>
            <w:r w:rsidRPr="002C7A78">
              <w:rPr>
                <w:sz w:val="24"/>
              </w:rPr>
              <w:t>"</w:t>
            </w:r>
            <w:proofErr w:type="spellStart"/>
            <w:r w:rsidRPr="002C7A78">
              <w:rPr>
                <w:sz w:val="24"/>
              </w:rPr>
              <w:t>errorMessage</w:t>
            </w:r>
            <w:proofErr w:type="spellEnd"/>
            <w:r w:rsidRPr="002C7A78">
              <w:rPr>
                <w:sz w:val="24"/>
              </w:rPr>
              <w:t xml:space="preserve">": </w:t>
            </w:r>
            <w:proofErr w:type="spellStart"/>
            <w:r w:rsidRPr="002C7A78">
              <w:rPr>
                <w:sz w:val="24"/>
              </w:rPr>
              <w:t>null</w:t>
            </w:r>
            <w:proofErr w:type="spellEnd"/>
          </w:p>
          <w:p w14:paraId="2103ED9D" w14:textId="77777777" w:rsidR="00FA2C17" w:rsidRPr="002C7A78" w:rsidRDefault="00FA2C17" w:rsidP="00CA25EA">
            <w:pPr>
              <w:spacing w:line="240" w:lineRule="auto"/>
              <w:ind w:firstLine="0"/>
              <w:jc w:val="left"/>
              <w:rPr>
                <w:sz w:val="24"/>
              </w:rPr>
            </w:pPr>
            <w:r w:rsidRPr="002C7A78">
              <w:rPr>
                <w:sz w:val="24"/>
              </w:rPr>
              <w:t>}</w:t>
            </w:r>
          </w:p>
        </w:tc>
        <w:tc>
          <w:tcPr>
            <w:tcW w:w="2971" w:type="dxa"/>
          </w:tcPr>
          <w:p w14:paraId="2EBF59BB" w14:textId="77777777" w:rsidR="00FA2C17" w:rsidRDefault="00FA2C17" w:rsidP="00CA25EA">
            <w:pPr>
              <w:ind w:firstLine="0"/>
              <w:jc w:val="center"/>
            </w:pPr>
            <w:r>
              <w:t>Да</w:t>
            </w:r>
          </w:p>
        </w:tc>
      </w:tr>
    </w:tbl>
    <w:p w14:paraId="69462AA7" w14:textId="77777777" w:rsidR="00FA2C17" w:rsidRPr="00305B80" w:rsidRDefault="00FA2C17" w:rsidP="00FA2C17">
      <w:pPr>
        <w:jc w:val="right"/>
      </w:pPr>
    </w:p>
    <w:p w14:paraId="43DF35FD" w14:textId="77777777" w:rsidR="00FA2C17" w:rsidRDefault="00FA2C17" w:rsidP="00FA2C17">
      <w:pPr>
        <w:pStyle w:val="2"/>
        <w:numPr>
          <w:ilvl w:val="1"/>
          <w:numId w:val="32"/>
        </w:numPr>
      </w:pPr>
      <w:bookmarkStart w:id="132" w:name="_Toc67700193"/>
      <w:r w:rsidRPr="00520CCA">
        <w:lastRenderedPageBreak/>
        <w:t>Модульное</w:t>
      </w:r>
      <w:r>
        <w:t xml:space="preserve"> тестирование</w:t>
      </w:r>
      <w:bookmarkEnd w:id="132"/>
    </w:p>
    <w:p w14:paraId="65270546" w14:textId="3F8747C4" w:rsidR="00FA2C17" w:rsidRDefault="00FA2C17" w:rsidP="00FA2C17">
      <w:r>
        <w:t xml:space="preserve">Модульное тестирование, или юнит-тестирование (англ. </w:t>
      </w:r>
      <w:proofErr w:type="spellStart"/>
      <w:r>
        <w:t>unit</w:t>
      </w:r>
      <w:proofErr w:type="spellEnd"/>
      <w:r>
        <w:t xml:space="preserve"> </w:t>
      </w:r>
      <w:proofErr w:type="spellStart"/>
      <w:r>
        <w:t>testing</w:t>
      </w:r>
      <w:proofErr w:type="spellEnd"/>
      <w:r>
        <w:t>) — процесс в программировании, позволяющий проверить на корректность отдельные модули исходного кода программы</w:t>
      </w:r>
      <w:r w:rsidR="00FE6103">
        <w:t xml:space="preserve"> </w:t>
      </w:r>
      <w:r w:rsidR="0000703F">
        <w:t>[9</w:t>
      </w:r>
      <w:r w:rsidRPr="00A467AC">
        <w:t>]</w:t>
      </w:r>
      <w:r>
        <w:t>.</w:t>
      </w:r>
    </w:p>
    <w:p w14:paraId="25022A85" w14:textId="77777777" w:rsidR="00FA2C17" w:rsidRDefault="00FA2C17" w:rsidP="00FA2C17">
      <w:r>
        <w:t>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оттестированных местах программы, а также облегчает обнаружение и устранение таких ошибок.</w:t>
      </w:r>
    </w:p>
    <w:p w14:paraId="5F25ECDB" w14:textId="0FF905CF" w:rsidR="00FA2C17" w:rsidRDefault="00FA2C17" w:rsidP="00FA2C17">
      <w:r>
        <w:t xml:space="preserve">В рамках модульного тестирования созданы новые проекты </w:t>
      </w:r>
      <w:proofErr w:type="spellStart"/>
      <w:r>
        <w:rPr>
          <w:lang w:val="en-US"/>
        </w:rPr>
        <w:t>DeliveryRely</w:t>
      </w:r>
      <w:proofErr w:type="spellEnd"/>
      <w:r w:rsidRPr="00A25F99">
        <w:t>.</w:t>
      </w:r>
      <w:proofErr w:type="spellStart"/>
      <w:r>
        <w:rPr>
          <w:lang w:val="en-US"/>
        </w:rPr>
        <w:t>ServiceLayer</w:t>
      </w:r>
      <w:proofErr w:type="spellEnd"/>
      <w:r>
        <w:t>.</w:t>
      </w:r>
      <w:r>
        <w:rPr>
          <w:lang w:val="en-US"/>
        </w:rPr>
        <w:t>Tests</w:t>
      </w:r>
      <w:r w:rsidRPr="00A25F99">
        <w:t xml:space="preserve"> </w:t>
      </w:r>
      <w:r>
        <w:t xml:space="preserve">и </w:t>
      </w:r>
      <w:proofErr w:type="spellStart"/>
      <w:r>
        <w:rPr>
          <w:lang w:val="en-US"/>
        </w:rPr>
        <w:t>DeliveryRely</w:t>
      </w:r>
      <w:proofErr w:type="spellEnd"/>
      <w:r w:rsidRPr="00A25F99">
        <w:t>.</w:t>
      </w:r>
      <w:r>
        <w:rPr>
          <w:lang w:val="en-US"/>
        </w:rPr>
        <w:t>Domain</w:t>
      </w:r>
      <w:r>
        <w:t>.</w:t>
      </w:r>
      <w:r>
        <w:rPr>
          <w:lang w:val="en-US"/>
        </w:rPr>
        <w:t>Tests</w:t>
      </w:r>
      <w:r>
        <w:t>.</w:t>
      </w:r>
    </w:p>
    <w:p w14:paraId="4CFC84C5" w14:textId="4E46C718" w:rsidR="00FA2C17" w:rsidRDefault="00FA2C17" w:rsidP="00FA2C17">
      <w:r>
        <w:t>В</w:t>
      </w:r>
      <w:r w:rsidRPr="000D1A57">
        <w:t xml:space="preserve"> </w:t>
      </w:r>
      <w:r>
        <w:t>проекте</w:t>
      </w:r>
      <w:r w:rsidRPr="000D1A57">
        <w:t xml:space="preserve"> </w:t>
      </w:r>
      <w:r>
        <w:rPr>
          <w:lang w:val="en-US"/>
        </w:rPr>
        <w:t>Delivery</w:t>
      </w:r>
      <w:r w:rsidRPr="000D1A57">
        <w:t>.</w:t>
      </w:r>
      <w:r>
        <w:rPr>
          <w:lang w:val="en-US"/>
        </w:rPr>
        <w:t>Domain</w:t>
      </w:r>
      <w:r w:rsidRPr="000D1A57">
        <w:t>.</w:t>
      </w:r>
      <w:proofErr w:type="spellStart"/>
      <w:r>
        <w:rPr>
          <w:lang w:val="en-US"/>
        </w:rPr>
        <w:t>ServiceLayer</w:t>
      </w:r>
      <w:proofErr w:type="spellEnd"/>
      <w:r w:rsidRPr="000D1A57">
        <w:t>.</w:t>
      </w:r>
      <w:r>
        <w:rPr>
          <w:lang w:val="en-US"/>
        </w:rPr>
        <w:t>Tests</w:t>
      </w:r>
      <w:r w:rsidRPr="000D1A57">
        <w:t xml:space="preserve"> </w:t>
      </w:r>
      <w:r>
        <w:t xml:space="preserve">содержатся тесты для методов класса </w:t>
      </w:r>
      <w:r>
        <w:rPr>
          <w:lang w:val="en-US"/>
        </w:rPr>
        <w:t>Hash</w:t>
      </w:r>
      <w:r>
        <w:t xml:space="preserve"> и других вспомогательных классов, таких как </w:t>
      </w:r>
      <w:proofErr w:type="spellStart"/>
      <w:r>
        <w:rPr>
          <w:lang w:val="en-US"/>
        </w:rPr>
        <w:t>AutoMapper</w:t>
      </w:r>
      <w:proofErr w:type="spellEnd"/>
      <w:r w:rsidRPr="000D1A57">
        <w:t>.</w:t>
      </w:r>
      <w:r>
        <w:t xml:space="preserve"> Пример модульного теста из данного проекта представлен в листинге </w:t>
      </w:r>
      <w:r w:rsidR="001523AC">
        <w:t>6.</w:t>
      </w:r>
      <w:r>
        <w:t>1.</w:t>
      </w:r>
    </w:p>
    <w:p w14:paraId="0E7E5309" w14:textId="09D8BDD3" w:rsidR="00FA2C17" w:rsidRDefault="00FA2C17" w:rsidP="00FA2C17">
      <w:pPr>
        <w:jc w:val="right"/>
      </w:pPr>
      <w:r>
        <w:t xml:space="preserve">Листинг </w:t>
      </w:r>
      <w:r w:rsidR="001523AC">
        <w:t>6</w:t>
      </w:r>
      <w:r>
        <w:t xml:space="preserve">.1. Модульный тест механизма </w:t>
      </w:r>
      <w:proofErr w:type="spellStart"/>
      <w:r>
        <w:t>хэширования</w:t>
      </w:r>
      <w:proofErr w:type="spellEnd"/>
    </w:p>
    <w:tbl>
      <w:tblPr>
        <w:tblStyle w:val="af5"/>
        <w:tblW w:w="9634" w:type="dxa"/>
        <w:tblInd w:w="0" w:type="dxa"/>
        <w:tblLook w:val="04A0" w:firstRow="1" w:lastRow="0" w:firstColumn="1" w:lastColumn="0" w:noHBand="0" w:noVBand="1"/>
      </w:tblPr>
      <w:tblGrid>
        <w:gridCol w:w="9634"/>
      </w:tblGrid>
      <w:tr w:rsidR="00FA2C17" w14:paraId="142D67FD" w14:textId="77777777" w:rsidTr="00264C78">
        <w:tc>
          <w:tcPr>
            <w:tcW w:w="9634" w:type="dxa"/>
          </w:tcPr>
          <w:p w14:paraId="1F442F1A"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FF"/>
                <w:sz w:val="19"/>
                <w:szCs w:val="19"/>
                <w:lang w:val="en-US"/>
              </w:rPr>
              <w:t>using</w:t>
            </w: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Microsoft.VisualStudio.TestTools.UnitTesting</w:t>
            </w:r>
            <w:proofErr w:type="spellEnd"/>
            <w:r w:rsidRPr="009B622F">
              <w:rPr>
                <w:rFonts w:ascii="Consolas" w:hAnsi="Consolas" w:cs="Consolas"/>
                <w:color w:val="000000"/>
                <w:sz w:val="19"/>
                <w:szCs w:val="19"/>
                <w:lang w:val="en-US"/>
              </w:rPr>
              <w:t>;</w:t>
            </w:r>
          </w:p>
          <w:p w14:paraId="15CFC014"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p>
          <w:p w14:paraId="5E088B9E"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FF"/>
                <w:sz w:val="19"/>
                <w:szCs w:val="19"/>
                <w:lang w:val="en-US"/>
              </w:rPr>
              <w:t>namespace</w:t>
            </w: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DeliveryRely.ServiceLayer.Tests</w:t>
            </w:r>
            <w:proofErr w:type="spellEnd"/>
          </w:p>
          <w:p w14:paraId="08E109C3"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w:t>
            </w:r>
          </w:p>
          <w:p w14:paraId="3C403DC1"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TestClass</w:t>
            </w:r>
            <w:proofErr w:type="spellEnd"/>
            <w:r w:rsidRPr="009B622F">
              <w:rPr>
                <w:rFonts w:ascii="Consolas" w:hAnsi="Consolas" w:cs="Consolas"/>
                <w:color w:val="000000"/>
                <w:sz w:val="19"/>
                <w:szCs w:val="19"/>
                <w:lang w:val="en-US"/>
              </w:rPr>
              <w:t>]</w:t>
            </w:r>
          </w:p>
          <w:p w14:paraId="078DECA2"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public</w:t>
            </w: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class</w:t>
            </w:r>
            <w:r w:rsidRPr="009B622F">
              <w:rPr>
                <w:rFonts w:ascii="Consolas" w:hAnsi="Consolas" w:cs="Consolas"/>
                <w:color w:val="000000"/>
                <w:sz w:val="19"/>
                <w:szCs w:val="19"/>
                <w:lang w:val="en-US"/>
              </w:rPr>
              <w:t xml:space="preserve"> </w:t>
            </w:r>
            <w:r w:rsidRPr="009B622F">
              <w:rPr>
                <w:rFonts w:ascii="Consolas" w:hAnsi="Consolas" w:cs="Consolas"/>
                <w:color w:val="2B91AF"/>
                <w:sz w:val="19"/>
                <w:szCs w:val="19"/>
                <w:lang w:val="en-US"/>
              </w:rPr>
              <w:t>HashSHA512Tests</w:t>
            </w:r>
          </w:p>
          <w:p w14:paraId="6ABBBC52"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p>
          <w:p w14:paraId="3F347BD7"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TestMethod</w:t>
            </w:r>
            <w:proofErr w:type="spellEnd"/>
            <w:r w:rsidRPr="009B622F">
              <w:rPr>
                <w:rFonts w:ascii="Consolas" w:hAnsi="Consolas" w:cs="Consolas"/>
                <w:color w:val="000000"/>
                <w:sz w:val="19"/>
                <w:szCs w:val="19"/>
                <w:lang w:val="en-US"/>
              </w:rPr>
              <w:t>]</w:t>
            </w:r>
          </w:p>
          <w:p w14:paraId="5B7FD014"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public</w:t>
            </w: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void</w:t>
            </w: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MakeHashTest</w:t>
            </w:r>
            <w:proofErr w:type="spellEnd"/>
            <w:r w:rsidRPr="009B622F">
              <w:rPr>
                <w:rFonts w:ascii="Consolas" w:hAnsi="Consolas" w:cs="Consolas"/>
                <w:color w:val="000000"/>
                <w:sz w:val="19"/>
                <w:szCs w:val="19"/>
                <w:lang w:val="en-US"/>
              </w:rPr>
              <w:t>()</w:t>
            </w:r>
          </w:p>
          <w:p w14:paraId="515E7B76"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p>
          <w:p w14:paraId="30B342CC"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string</w:t>
            </w:r>
            <w:r w:rsidRPr="009B622F">
              <w:rPr>
                <w:rFonts w:ascii="Consolas" w:hAnsi="Consolas" w:cs="Consolas"/>
                <w:color w:val="000000"/>
                <w:sz w:val="19"/>
                <w:szCs w:val="19"/>
                <w:lang w:val="en-US"/>
              </w:rPr>
              <w:t xml:space="preserve"> password = </w:t>
            </w:r>
            <w:r w:rsidRPr="009B622F">
              <w:rPr>
                <w:rFonts w:ascii="Consolas" w:hAnsi="Consolas" w:cs="Consolas"/>
                <w:color w:val="A31515"/>
                <w:sz w:val="19"/>
                <w:szCs w:val="19"/>
                <w:lang w:val="en-US"/>
              </w:rPr>
              <w:t>"Eviguf@77"</w:t>
            </w:r>
            <w:r w:rsidRPr="009B622F">
              <w:rPr>
                <w:rFonts w:ascii="Consolas" w:hAnsi="Consolas" w:cs="Consolas"/>
                <w:color w:val="000000"/>
                <w:sz w:val="19"/>
                <w:szCs w:val="19"/>
                <w:lang w:val="en-US"/>
              </w:rPr>
              <w:t>;</w:t>
            </w:r>
          </w:p>
          <w:p w14:paraId="68165949"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string</w:t>
            </w: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passwordHash</w:t>
            </w:r>
            <w:proofErr w:type="spellEnd"/>
            <w:r w:rsidRPr="009B622F">
              <w:rPr>
                <w:rFonts w:ascii="Consolas" w:hAnsi="Consolas" w:cs="Consolas"/>
                <w:color w:val="000000"/>
                <w:sz w:val="19"/>
                <w:szCs w:val="19"/>
                <w:lang w:val="en-US"/>
              </w:rPr>
              <w:t xml:space="preserve"> = </w:t>
            </w:r>
            <w:r w:rsidRPr="009B622F">
              <w:rPr>
                <w:rFonts w:ascii="Consolas" w:hAnsi="Consolas" w:cs="Consolas"/>
                <w:color w:val="A31515"/>
                <w:sz w:val="19"/>
                <w:szCs w:val="19"/>
                <w:lang w:val="en-US"/>
              </w:rPr>
              <w:t>"dba23bd80b85edfd9ea2f28e4cc4bb953"</w:t>
            </w:r>
            <w:r w:rsidRPr="009B622F">
              <w:rPr>
                <w:rFonts w:ascii="Consolas" w:hAnsi="Consolas" w:cs="Consolas"/>
                <w:color w:val="000000"/>
                <w:sz w:val="19"/>
                <w:szCs w:val="19"/>
                <w:lang w:val="en-US"/>
              </w:rPr>
              <w:t xml:space="preserve"> +</w:t>
            </w:r>
          </w:p>
          <w:p w14:paraId="3C6C22CE"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A31515"/>
                <w:sz w:val="19"/>
                <w:szCs w:val="19"/>
                <w:lang w:val="en-US"/>
              </w:rPr>
              <w:t>"86df6b0183567ca3179cb156120f5c4"</w:t>
            </w:r>
            <w:r w:rsidRPr="009B622F">
              <w:rPr>
                <w:rFonts w:ascii="Consolas" w:hAnsi="Consolas" w:cs="Consolas"/>
                <w:color w:val="000000"/>
                <w:sz w:val="19"/>
                <w:szCs w:val="19"/>
                <w:lang w:val="en-US"/>
              </w:rPr>
              <w:t xml:space="preserve"> +</w:t>
            </w:r>
          </w:p>
          <w:p w14:paraId="1B801826"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A31515"/>
                <w:sz w:val="19"/>
                <w:szCs w:val="19"/>
                <w:lang w:val="en-US"/>
              </w:rPr>
              <w:t>"0312fae40f7ad74431ca921ce4c2c27"</w:t>
            </w:r>
            <w:r w:rsidRPr="009B622F">
              <w:rPr>
                <w:rFonts w:ascii="Consolas" w:hAnsi="Consolas" w:cs="Consolas"/>
                <w:color w:val="000000"/>
                <w:sz w:val="19"/>
                <w:szCs w:val="19"/>
                <w:lang w:val="en-US"/>
              </w:rPr>
              <w:t xml:space="preserve"> +</w:t>
            </w:r>
          </w:p>
          <w:p w14:paraId="1C2B1F15"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A31515"/>
                <w:sz w:val="19"/>
                <w:szCs w:val="19"/>
                <w:lang w:val="en-US"/>
              </w:rPr>
              <w:t>"d4c92b604051bf090947649801dc54e5e"</w:t>
            </w:r>
            <w:r w:rsidRPr="009B622F">
              <w:rPr>
                <w:rFonts w:ascii="Consolas" w:hAnsi="Consolas" w:cs="Consolas"/>
                <w:color w:val="000000"/>
                <w:sz w:val="19"/>
                <w:szCs w:val="19"/>
                <w:lang w:val="en-US"/>
              </w:rPr>
              <w:t>;</w:t>
            </w:r>
          </w:p>
          <w:p w14:paraId="3D5421BA"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string</w:t>
            </w: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actualPasswordHash</w:t>
            </w:r>
            <w:proofErr w:type="spellEnd"/>
            <w:r w:rsidRPr="009B622F">
              <w:rPr>
                <w:rFonts w:ascii="Consolas" w:hAnsi="Consolas" w:cs="Consolas"/>
                <w:color w:val="000000"/>
                <w:sz w:val="19"/>
                <w:szCs w:val="19"/>
                <w:lang w:val="en-US"/>
              </w:rPr>
              <w:t xml:space="preserve"> = </w:t>
            </w:r>
            <w:r w:rsidRPr="009B622F">
              <w:rPr>
                <w:rFonts w:ascii="Consolas" w:hAnsi="Consolas" w:cs="Consolas"/>
                <w:color w:val="0000FF"/>
                <w:sz w:val="19"/>
                <w:szCs w:val="19"/>
                <w:lang w:val="en-US"/>
              </w:rPr>
              <w:t>new</w:t>
            </w:r>
            <w:r w:rsidRPr="009B622F">
              <w:rPr>
                <w:rFonts w:ascii="Consolas" w:hAnsi="Consolas" w:cs="Consolas"/>
                <w:color w:val="000000"/>
                <w:sz w:val="19"/>
                <w:szCs w:val="19"/>
                <w:lang w:val="en-US"/>
              </w:rPr>
              <w:t xml:space="preserve"> HashSHA512().</w:t>
            </w:r>
            <w:proofErr w:type="spellStart"/>
            <w:r w:rsidRPr="009B622F">
              <w:rPr>
                <w:rFonts w:ascii="Consolas" w:hAnsi="Consolas" w:cs="Consolas"/>
                <w:color w:val="000000"/>
                <w:sz w:val="19"/>
                <w:szCs w:val="19"/>
                <w:lang w:val="en-US"/>
              </w:rPr>
              <w:t>MakeHash</w:t>
            </w:r>
            <w:proofErr w:type="spellEnd"/>
            <w:r w:rsidRPr="009B622F">
              <w:rPr>
                <w:rFonts w:ascii="Consolas" w:hAnsi="Consolas" w:cs="Consolas"/>
                <w:color w:val="000000"/>
                <w:sz w:val="19"/>
                <w:szCs w:val="19"/>
                <w:lang w:val="en-US"/>
              </w:rPr>
              <w:t>(password);</w:t>
            </w:r>
          </w:p>
          <w:p w14:paraId="5F9E9FC8" w14:textId="77777777" w:rsidR="00FA2C17" w:rsidRDefault="00FA2C17" w:rsidP="00CA25EA">
            <w:pPr>
              <w:autoSpaceDE w:val="0"/>
              <w:autoSpaceDN w:val="0"/>
              <w:adjustRightInd w:val="0"/>
              <w:spacing w:line="240" w:lineRule="auto"/>
              <w:ind w:firstLine="0"/>
              <w:jc w:val="left"/>
              <w:rPr>
                <w:rFonts w:ascii="Consolas" w:hAnsi="Consolas" w:cs="Consolas"/>
                <w:color w:val="000000"/>
                <w:sz w:val="19"/>
                <w:szCs w:val="19"/>
              </w:rPr>
            </w:pPr>
            <w:r w:rsidRPr="009B622F">
              <w:rPr>
                <w:rFonts w:ascii="Consolas" w:hAnsi="Consolas" w:cs="Consolas"/>
                <w:color w:val="000000"/>
                <w:sz w:val="19"/>
                <w:szCs w:val="19"/>
                <w:lang w:val="en-US"/>
              </w:rPr>
              <w:t xml:space="preserve">            </w:t>
            </w:r>
            <w:proofErr w:type="spellStart"/>
            <w:r>
              <w:rPr>
                <w:rFonts w:ascii="Consolas" w:hAnsi="Consolas" w:cs="Consolas"/>
                <w:color w:val="000000"/>
                <w:sz w:val="19"/>
                <w:szCs w:val="19"/>
              </w:rPr>
              <w:t>Assert.Equals</w:t>
            </w:r>
            <w:proofErr w:type="spellEnd"/>
            <w:r>
              <w:rPr>
                <w:rFonts w:ascii="Consolas" w:hAnsi="Consolas" w:cs="Consolas"/>
                <w:color w:val="000000"/>
                <w:sz w:val="19"/>
                <w:szCs w:val="19"/>
              </w:rPr>
              <w:t>(</w:t>
            </w:r>
            <w:proofErr w:type="spellStart"/>
            <w:r>
              <w:rPr>
                <w:rFonts w:ascii="Consolas" w:hAnsi="Consolas" w:cs="Consolas"/>
                <w:color w:val="000000"/>
                <w:sz w:val="19"/>
                <w:szCs w:val="19"/>
              </w:rPr>
              <w:t>passwordHash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actualPasswordHash</w:t>
            </w:r>
            <w:proofErr w:type="spellEnd"/>
            <w:r>
              <w:rPr>
                <w:rFonts w:ascii="Consolas" w:hAnsi="Consolas" w:cs="Consolas"/>
                <w:color w:val="000000"/>
                <w:sz w:val="19"/>
                <w:szCs w:val="19"/>
              </w:rPr>
              <w:t>);</w:t>
            </w:r>
          </w:p>
          <w:p w14:paraId="636492DF" w14:textId="77777777" w:rsidR="00FA2C17" w:rsidRDefault="00FA2C17" w:rsidP="00CA25E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4635F56" w14:textId="77777777" w:rsidR="00FA2C17" w:rsidRDefault="00FA2C17" w:rsidP="00CA25E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34D366B" w14:textId="77777777" w:rsidR="00FA2C17" w:rsidRDefault="00FA2C17" w:rsidP="00CA25EA">
            <w:pPr>
              <w:autoSpaceDE w:val="0"/>
              <w:autoSpaceDN w:val="0"/>
              <w:adjustRightInd w:val="0"/>
              <w:spacing w:line="240" w:lineRule="auto"/>
              <w:ind w:firstLine="0"/>
              <w:jc w:val="left"/>
            </w:pPr>
            <w:r>
              <w:rPr>
                <w:rFonts w:ascii="Consolas" w:hAnsi="Consolas" w:cs="Consolas"/>
                <w:color w:val="000000"/>
                <w:sz w:val="19"/>
                <w:szCs w:val="19"/>
              </w:rPr>
              <w:t>}</w:t>
            </w:r>
          </w:p>
        </w:tc>
      </w:tr>
    </w:tbl>
    <w:p w14:paraId="2CFB0278" w14:textId="77777777" w:rsidR="00FA2C17" w:rsidRPr="000D1A57" w:rsidRDefault="00FA2C17" w:rsidP="00FA2C17"/>
    <w:p w14:paraId="349A79DB" w14:textId="104B6B36" w:rsidR="00FA2C17" w:rsidRDefault="00FA2C17" w:rsidP="00FA2C17">
      <w:r>
        <w:t xml:space="preserve">В проекте </w:t>
      </w:r>
      <w:proofErr w:type="spellStart"/>
      <w:r>
        <w:rPr>
          <w:lang w:val="en-US"/>
        </w:rPr>
        <w:t>DeliveryRely</w:t>
      </w:r>
      <w:proofErr w:type="spellEnd"/>
      <w:r w:rsidRPr="00305B80">
        <w:t>.</w:t>
      </w:r>
      <w:r>
        <w:rPr>
          <w:lang w:val="en-US"/>
        </w:rPr>
        <w:t>Domain</w:t>
      </w:r>
      <w:r w:rsidRPr="00305B80">
        <w:t>.</w:t>
      </w:r>
      <w:r>
        <w:rPr>
          <w:lang w:val="en-US"/>
        </w:rPr>
        <w:t>Tests</w:t>
      </w:r>
      <w:r w:rsidRPr="00305B80">
        <w:t xml:space="preserve"> </w:t>
      </w:r>
      <w:r>
        <w:t xml:space="preserve">содержатся тесты для методов получения (методы </w:t>
      </w:r>
      <w:r>
        <w:rPr>
          <w:lang w:val="en-US"/>
        </w:rPr>
        <w:t>Get</w:t>
      </w:r>
      <w:r>
        <w:t>…</w:t>
      </w:r>
      <w:r w:rsidRPr="000D1A57">
        <w:t>)</w:t>
      </w:r>
      <w:r>
        <w:t>, добавления</w:t>
      </w:r>
      <w:r w:rsidRPr="000D1A57">
        <w:t xml:space="preserve"> (</w:t>
      </w:r>
      <w:r>
        <w:t xml:space="preserve">методы </w:t>
      </w:r>
      <w:r>
        <w:rPr>
          <w:lang w:val="en-US"/>
        </w:rPr>
        <w:t>Insert</w:t>
      </w:r>
      <w:r>
        <w:t>…</w:t>
      </w:r>
      <w:r w:rsidRPr="000D1A57">
        <w:t>)</w:t>
      </w:r>
      <w:r>
        <w:t xml:space="preserve">, изменения </w:t>
      </w:r>
      <w:r w:rsidRPr="000D1A57">
        <w:t>(</w:t>
      </w:r>
      <w:r>
        <w:t xml:space="preserve">методы </w:t>
      </w:r>
      <w:r>
        <w:rPr>
          <w:lang w:val="en-US"/>
        </w:rPr>
        <w:t>Update</w:t>
      </w:r>
      <w:r>
        <w:t>…</w:t>
      </w:r>
      <w:r w:rsidRPr="000D1A57">
        <w:t xml:space="preserve">) </w:t>
      </w:r>
      <w:r>
        <w:t xml:space="preserve">и удаления </w:t>
      </w:r>
      <w:r w:rsidRPr="000D1A57">
        <w:t>(</w:t>
      </w:r>
      <w:r>
        <w:t xml:space="preserve">методы </w:t>
      </w:r>
      <w:r>
        <w:rPr>
          <w:lang w:val="en-US"/>
        </w:rPr>
        <w:t>Delete</w:t>
      </w:r>
      <w:r>
        <w:t>…</w:t>
      </w:r>
      <w:r w:rsidRPr="000D1A57">
        <w:t xml:space="preserve">) </w:t>
      </w:r>
      <w:r>
        <w:t xml:space="preserve">класса </w:t>
      </w:r>
      <w:proofErr w:type="spellStart"/>
      <w:r>
        <w:rPr>
          <w:lang w:val="en-US"/>
        </w:rPr>
        <w:t>EFRepository</w:t>
      </w:r>
      <w:proofErr w:type="spellEnd"/>
      <w:r w:rsidRPr="00305B80">
        <w:t>.</w:t>
      </w:r>
      <w:r>
        <w:t xml:space="preserve"> Пример теста представлен в листинге </w:t>
      </w:r>
      <w:r w:rsidR="001523AC">
        <w:t>6.</w:t>
      </w:r>
      <w:r w:rsidRPr="000D1A57">
        <w:t>2</w:t>
      </w:r>
      <w:r>
        <w:t>.</w:t>
      </w:r>
    </w:p>
    <w:p w14:paraId="25418C3E" w14:textId="77777777" w:rsidR="00FA2C17" w:rsidRDefault="00FA2C17" w:rsidP="00FA2C17">
      <w:pPr>
        <w:spacing w:after="160" w:line="259" w:lineRule="auto"/>
        <w:ind w:firstLine="0"/>
        <w:jc w:val="left"/>
      </w:pPr>
      <w:r>
        <w:br w:type="page"/>
      </w:r>
    </w:p>
    <w:p w14:paraId="5EADFD83" w14:textId="77777777" w:rsidR="00FA2C17" w:rsidRDefault="00FA2C17" w:rsidP="00FA2C17"/>
    <w:p w14:paraId="53E3865F" w14:textId="408391FF" w:rsidR="00FA2C17" w:rsidRPr="003975A7" w:rsidRDefault="00FA2C17" w:rsidP="00FA2C17">
      <w:pPr>
        <w:jc w:val="right"/>
      </w:pPr>
      <w:r>
        <w:t>Листинг</w:t>
      </w:r>
      <w:r w:rsidRPr="003975A7">
        <w:rPr>
          <w:lang w:val="en-US"/>
        </w:rPr>
        <w:t xml:space="preserve"> </w:t>
      </w:r>
      <w:r w:rsidR="001523AC">
        <w:t>6</w:t>
      </w:r>
      <w:r>
        <w:t>.</w:t>
      </w:r>
      <w:r w:rsidRPr="003975A7">
        <w:rPr>
          <w:lang w:val="en-US"/>
        </w:rPr>
        <w:t xml:space="preserve">2. </w:t>
      </w:r>
      <w:r>
        <w:t>Модульный тест контактов</w:t>
      </w:r>
    </w:p>
    <w:tbl>
      <w:tblPr>
        <w:tblStyle w:val="af5"/>
        <w:tblW w:w="9634" w:type="dxa"/>
        <w:tblInd w:w="0" w:type="dxa"/>
        <w:tblLook w:val="04A0" w:firstRow="1" w:lastRow="0" w:firstColumn="1" w:lastColumn="0" w:noHBand="0" w:noVBand="1"/>
      </w:tblPr>
      <w:tblGrid>
        <w:gridCol w:w="9634"/>
      </w:tblGrid>
      <w:tr w:rsidR="00FA2C17" w14:paraId="39129794" w14:textId="77777777" w:rsidTr="00264C78">
        <w:tc>
          <w:tcPr>
            <w:tcW w:w="9634" w:type="dxa"/>
          </w:tcPr>
          <w:p w14:paraId="5AA6C70C"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using</w:t>
            </w: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Domain.Models.Contacts</w:t>
            </w:r>
            <w:proofErr w:type="spellEnd"/>
            <w:r w:rsidRPr="003975A7">
              <w:rPr>
                <w:rFonts w:ascii="Consolas" w:hAnsi="Consolas" w:cs="Consolas"/>
                <w:color w:val="000000"/>
                <w:sz w:val="19"/>
                <w:szCs w:val="19"/>
                <w:lang w:val="en-US"/>
              </w:rPr>
              <w:t>;</w:t>
            </w:r>
          </w:p>
          <w:p w14:paraId="4B2EFDB6"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using</w:t>
            </w: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Domain.Models.Users</w:t>
            </w:r>
            <w:proofErr w:type="spellEnd"/>
            <w:r w:rsidRPr="003975A7">
              <w:rPr>
                <w:rFonts w:ascii="Consolas" w:hAnsi="Consolas" w:cs="Consolas"/>
                <w:color w:val="000000"/>
                <w:sz w:val="19"/>
                <w:szCs w:val="19"/>
                <w:lang w:val="en-US"/>
              </w:rPr>
              <w:t>;</w:t>
            </w:r>
          </w:p>
          <w:p w14:paraId="64C80D9A"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using</w:t>
            </w: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Microsoft.VisualStudio.TestTools.UnitTesting</w:t>
            </w:r>
            <w:proofErr w:type="spellEnd"/>
            <w:r w:rsidRPr="003975A7">
              <w:rPr>
                <w:rFonts w:ascii="Consolas" w:hAnsi="Consolas" w:cs="Consolas"/>
                <w:color w:val="000000"/>
                <w:sz w:val="19"/>
                <w:szCs w:val="19"/>
                <w:lang w:val="en-US"/>
              </w:rPr>
              <w:t>;</w:t>
            </w:r>
          </w:p>
          <w:p w14:paraId="69BEA8A8"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p>
          <w:p w14:paraId="52591B75"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namespace</w:t>
            </w: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DeliveryRely.Domain.Tests</w:t>
            </w:r>
            <w:proofErr w:type="spellEnd"/>
          </w:p>
          <w:p w14:paraId="3F7F3CF5"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w:t>
            </w:r>
          </w:p>
          <w:p w14:paraId="0F525A99"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TestClass</w:t>
            </w:r>
            <w:proofErr w:type="spellEnd"/>
            <w:r w:rsidRPr="003975A7">
              <w:rPr>
                <w:rFonts w:ascii="Consolas" w:hAnsi="Consolas" w:cs="Consolas"/>
                <w:color w:val="000000"/>
                <w:sz w:val="19"/>
                <w:szCs w:val="19"/>
                <w:lang w:val="en-US"/>
              </w:rPr>
              <w:t>]</w:t>
            </w:r>
          </w:p>
          <w:p w14:paraId="656A6005"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public</w:t>
            </w: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class</w:t>
            </w:r>
            <w:r w:rsidRPr="003975A7">
              <w:rPr>
                <w:rFonts w:ascii="Consolas" w:hAnsi="Consolas" w:cs="Consolas"/>
                <w:color w:val="000000"/>
                <w:sz w:val="19"/>
                <w:szCs w:val="19"/>
                <w:lang w:val="en-US"/>
              </w:rPr>
              <w:t xml:space="preserve"> </w:t>
            </w:r>
            <w:proofErr w:type="spellStart"/>
            <w:r w:rsidRPr="003975A7">
              <w:rPr>
                <w:rFonts w:ascii="Consolas" w:hAnsi="Consolas" w:cs="Consolas"/>
                <w:color w:val="2B91AF"/>
                <w:sz w:val="19"/>
                <w:szCs w:val="19"/>
                <w:lang w:val="en-US"/>
              </w:rPr>
              <w:t>ContactTest</w:t>
            </w:r>
            <w:proofErr w:type="spellEnd"/>
          </w:p>
          <w:p w14:paraId="3CF281C0"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3E6865BC"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TestMethod</w:t>
            </w:r>
            <w:proofErr w:type="spellEnd"/>
            <w:r w:rsidRPr="003975A7">
              <w:rPr>
                <w:rFonts w:ascii="Consolas" w:hAnsi="Consolas" w:cs="Consolas"/>
                <w:color w:val="000000"/>
                <w:sz w:val="19"/>
                <w:szCs w:val="19"/>
                <w:lang w:val="en-US"/>
              </w:rPr>
              <w:t>]</w:t>
            </w:r>
          </w:p>
          <w:p w14:paraId="4613C5F9"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public</w:t>
            </w: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void</w:t>
            </w: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FieldsTest</w:t>
            </w:r>
            <w:proofErr w:type="spellEnd"/>
            <w:r w:rsidRPr="003975A7">
              <w:rPr>
                <w:rFonts w:ascii="Consolas" w:hAnsi="Consolas" w:cs="Consolas"/>
                <w:color w:val="000000"/>
                <w:sz w:val="19"/>
                <w:szCs w:val="19"/>
                <w:lang w:val="en-US"/>
              </w:rPr>
              <w:t>()</w:t>
            </w:r>
          </w:p>
          <w:p w14:paraId="7F9EB1C7"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061714B6"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FF"/>
                <w:sz w:val="19"/>
                <w:szCs w:val="19"/>
                <w:lang w:val="en-US"/>
              </w:rPr>
              <w:t>var</w:t>
            </w:r>
            <w:proofErr w:type="spellEnd"/>
            <w:r w:rsidRPr="003975A7">
              <w:rPr>
                <w:rFonts w:ascii="Consolas" w:hAnsi="Consolas" w:cs="Consolas"/>
                <w:color w:val="000000"/>
                <w:sz w:val="19"/>
                <w:szCs w:val="19"/>
                <w:lang w:val="en-US"/>
              </w:rPr>
              <w:t xml:space="preserve"> contact = </w:t>
            </w:r>
            <w:r w:rsidRPr="003975A7">
              <w:rPr>
                <w:rFonts w:ascii="Consolas" w:hAnsi="Consolas" w:cs="Consolas"/>
                <w:color w:val="0000FF"/>
                <w:sz w:val="19"/>
                <w:szCs w:val="19"/>
                <w:lang w:val="en-US"/>
              </w:rPr>
              <w:t>new</w:t>
            </w:r>
            <w:r w:rsidRPr="003975A7">
              <w:rPr>
                <w:rFonts w:ascii="Consolas" w:hAnsi="Consolas" w:cs="Consolas"/>
                <w:color w:val="000000"/>
                <w:sz w:val="19"/>
                <w:szCs w:val="19"/>
                <w:lang w:val="en-US"/>
              </w:rPr>
              <w:t xml:space="preserve"> Contact</w:t>
            </w:r>
          </w:p>
          <w:p w14:paraId="3E822F82"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23655A35"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ContactId</w:t>
            </w:r>
            <w:proofErr w:type="spellEnd"/>
            <w:r w:rsidRPr="003975A7">
              <w:rPr>
                <w:rFonts w:ascii="Consolas" w:hAnsi="Consolas" w:cs="Consolas"/>
                <w:color w:val="000000"/>
                <w:sz w:val="19"/>
                <w:szCs w:val="19"/>
                <w:lang w:val="en-US"/>
              </w:rPr>
              <w:t xml:space="preserve"> = 1,</w:t>
            </w:r>
          </w:p>
          <w:p w14:paraId="02425DC7"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ContactName</w:t>
            </w:r>
            <w:proofErr w:type="spellEnd"/>
            <w:r w:rsidRPr="003975A7">
              <w:rPr>
                <w:rFonts w:ascii="Consolas" w:hAnsi="Consolas" w:cs="Consolas"/>
                <w:color w:val="000000"/>
                <w:sz w:val="19"/>
                <w:szCs w:val="19"/>
                <w:lang w:val="en-US"/>
              </w:rPr>
              <w:t xml:space="preserve"> = </w:t>
            </w:r>
            <w:r w:rsidRPr="003975A7">
              <w:rPr>
                <w:rFonts w:ascii="Consolas" w:hAnsi="Consolas" w:cs="Consolas"/>
                <w:color w:val="A31515"/>
                <w:sz w:val="19"/>
                <w:szCs w:val="19"/>
                <w:lang w:val="en-US"/>
              </w:rPr>
              <w:t>"contact"</w:t>
            </w:r>
            <w:r w:rsidRPr="003975A7">
              <w:rPr>
                <w:rFonts w:ascii="Consolas" w:hAnsi="Consolas" w:cs="Consolas"/>
                <w:color w:val="000000"/>
                <w:sz w:val="19"/>
                <w:szCs w:val="19"/>
                <w:lang w:val="en-US"/>
              </w:rPr>
              <w:t>,</w:t>
            </w:r>
          </w:p>
          <w:p w14:paraId="47144973"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ContactEmail</w:t>
            </w:r>
            <w:proofErr w:type="spellEnd"/>
            <w:r w:rsidRPr="003975A7">
              <w:rPr>
                <w:rFonts w:ascii="Consolas" w:hAnsi="Consolas" w:cs="Consolas"/>
                <w:color w:val="000000"/>
                <w:sz w:val="19"/>
                <w:szCs w:val="19"/>
                <w:lang w:val="en-US"/>
              </w:rPr>
              <w:t xml:space="preserve"> = </w:t>
            </w:r>
            <w:r w:rsidRPr="003975A7">
              <w:rPr>
                <w:rFonts w:ascii="Consolas" w:hAnsi="Consolas" w:cs="Consolas"/>
                <w:color w:val="A31515"/>
                <w:sz w:val="19"/>
                <w:szCs w:val="19"/>
                <w:lang w:val="en-US"/>
              </w:rPr>
              <w:t>"contact@yandex.ru"</w:t>
            </w:r>
            <w:r w:rsidRPr="003975A7">
              <w:rPr>
                <w:rFonts w:ascii="Consolas" w:hAnsi="Consolas" w:cs="Consolas"/>
                <w:color w:val="000000"/>
                <w:sz w:val="19"/>
                <w:szCs w:val="19"/>
                <w:lang w:val="en-US"/>
              </w:rPr>
              <w:t>,</w:t>
            </w:r>
          </w:p>
          <w:p w14:paraId="7052966C"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UserId</w:t>
            </w:r>
            <w:proofErr w:type="spellEnd"/>
            <w:r w:rsidRPr="003975A7">
              <w:rPr>
                <w:rFonts w:ascii="Consolas" w:hAnsi="Consolas" w:cs="Consolas"/>
                <w:color w:val="000000"/>
                <w:sz w:val="19"/>
                <w:szCs w:val="19"/>
                <w:lang w:val="en-US"/>
              </w:rPr>
              <w:t xml:space="preserve"> = 4,</w:t>
            </w:r>
          </w:p>
          <w:p w14:paraId="2B618F51"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User = </w:t>
            </w:r>
            <w:r w:rsidRPr="003975A7">
              <w:rPr>
                <w:rFonts w:ascii="Consolas" w:hAnsi="Consolas" w:cs="Consolas"/>
                <w:color w:val="0000FF"/>
                <w:sz w:val="19"/>
                <w:szCs w:val="19"/>
                <w:lang w:val="en-US"/>
              </w:rPr>
              <w:t>new</w:t>
            </w:r>
            <w:r w:rsidRPr="003975A7">
              <w:rPr>
                <w:rFonts w:ascii="Consolas" w:hAnsi="Consolas" w:cs="Consolas"/>
                <w:color w:val="000000"/>
                <w:sz w:val="19"/>
                <w:szCs w:val="19"/>
                <w:lang w:val="en-US"/>
              </w:rPr>
              <w:t xml:space="preserve"> User</w:t>
            </w:r>
          </w:p>
          <w:p w14:paraId="58C3E76C"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6E9201A2"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Email = </w:t>
            </w:r>
            <w:r w:rsidRPr="003975A7">
              <w:rPr>
                <w:rFonts w:ascii="Consolas" w:hAnsi="Consolas" w:cs="Consolas"/>
                <w:color w:val="A31515"/>
                <w:sz w:val="19"/>
                <w:szCs w:val="19"/>
                <w:lang w:val="en-US"/>
              </w:rPr>
              <w:t>"user@yandex.ru"</w:t>
            </w:r>
          </w:p>
          <w:p w14:paraId="7255972A"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58951513"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6A566C9E"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Assert.AreEqual</w:t>
            </w:r>
            <w:proofErr w:type="spellEnd"/>
            <w:r w:rsidRPr="003975A7">
              <w:rPr>
                <w:rFonts w:ascii="Consolas" w:hAnsi="Consolas" w:cs="Consolas"/>
                <w:color w:val="000000"/>
                <w:sz w:val="19"/>
                <w:szCs w:val="19"/>
                <w:lang w:val="en-US"/>
              </w:rPr>
              <w:t>(</w:t>
            </w:r>
            <w:r w:rsidRPr="003975A7">
              <w:rPr>
                <w:rFonts w:ascii="Consolas" w:hAnsi="Consolas" w:cs="Consolas"/>
                <w:color w:val="A31515"/>
                <w:sz w:val="19"/>
                <w:szCs w:val="19"/>
                <w:lang w:val="en-US"/>
              </w:rPr>
              <w:t>"contact"</w:t>
            </w: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contact.ContactName</w:t>
            </w:r>
            <w:proofErr w:type="spellEnd"/>
            <w:r w:rsidRPr="003975A7">
              <w:rPr>
                <w:rFonts w:ascii="Consolas" w:hAnsi="Consolas" w:cs="Consolas"/>
                <w:color w:val="000000"/>
                <w:sz w:val="19"/>
                <w:szCs w:val="19"/>
                <w:lang w:val="en-US"/>
              </w:rPr>
              <w:t>);</w:t>
            </w:r>
          </w:p>
          <w:p w14:paraId="1091C6C3"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Assert.AreEqual</w:t>
            </w:r>
            <w:proofErr w:type="spellEnd"/>
            <w:r w:rsidRPr="003975A7">
              <w:rPr>
                <w:rFonts w:ascii="Consolas" w:hAnsi="Consolas" w:cs="Consolas"/>
                <w:color w:val="000000"/>
                <w:sz w:val="19"/>
                <w:szCs w:val="19"/>
                <w:lang w:val="en-US"/>
              </w:rPr>
              <w:t>(</w:t>
            </w:r>
            <w:r w:rsidRPr="003975A7">
              <w:rPr>
                <w:rFonts w:ascii="Consolas" w:hAnsi="Consolas" w:cs="Consolas"/>
                <w:color w:val="A31515"/>
                <w:sz w:val="19"/>
                <w:szCs w:val="19"/>
                <w:lang w:val="en-US"/>
              </w:rPr>
              <w:t>"contact@yandex.ru"</w:t>
            </w: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contact.ContactEmail</w:t>
            </w:r>
            <w:proofErr w:type="spellEnd"/>
            <w:r w:rsidRPr="003975A7">
              <w:rPr>
                <w:rFonts w:ascii="Consolas" w:hAnsi="Consolas" w:cs="Consolas"/>
                <w:color w:val="000000"/>
                <w:sz w:val="19"/>
                <w:szCs w:val="19"/>
                <w:lang w:val="en-US"/>
              </w:rPr>
              <w:t>);</w:t>
            </w:r>
          </w:p>
          <w:p w14:paraId="4382E6C1"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Assert.AreEqual</w:t>
            </w:r>
            <w:proofErr w:type="spellEnd"/>
            <w:r w:rsidRPr="003975A7">
              <w:rPr>
                <w:rFonts w:ascii="Consolas" w:hAnsi="Consolas" w:cs="Consolas"/>
                <w:color w:val="000000"/>
                <w:sz w:val="19"/>
                <w:szCs w:val="19"/>
                <w:lang w:val="en-US"/>
              </w:rPr>
              <w:t xml:space="preserve">(4, </w:t>
            </w:r>
            <w:proofErr w:type="spellStart"/>
            <w:r w:rsidRPr="003975A7">
              <w:rPr>
                <w:rFonts w:ascii="Consolas" w:hAnsi="Consolas" w:cs="Consolas"/>
                <w:color w:val="000000"/>
                <w:sz w:val="19"/>
                <w:szCs w:val="19"/>
                <w:lang w:val="en-US"/>
              </w:rPr>
              <w:t>contact.UserId</w:t>
            </w:r>
            <w:proofErr w:type="spellEnd"/>
            <w:r w:rsidRPr="003975A7">
              <w:rPr>
                <w:rFonts w:ascii="Consolas" w:hAnsi="Consolas" w:cs="Consolas"/>
                <w:color w:val="000000"/>
                <w:sz w:val="19"/>
                <w:szCs w:val="19"/>
                <w:lang w:val="en-US"/>
              </w:rPr>
              <w:t>);</w:t>
            </w:r>
          </w:p>
          <w:p w14:paraId="0FDB51A2"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Assert.AreEqual</w:t>
            </w:r>
            <w:proofErr w:type="spellEnd"/>
            <w:r w:rsidRPr="003975A7">
              <w:rPr>
                <w:rFonts w:ascii="Consolas" w:hAnsi="Consolas" w:cs="Consolas"/>
                <w:color w:val="000000"/>
                <w:sz w:val="19"/>
                <w:szCs w:val="19"/>
                <w:lang w:val="en-US"/>
              </w:rPr>
              <w:t>(</w:t>
            </w:r>
            <w:r w:rsidRPr="003975A7">
              <w:rPr>
                <w:rFonts w:ascii="Consolas" w:hAnsi="Consolas" w:cs="Consolas"/>
                <w:color w:val="A31515"/>
                <w:sz w:val="19"/>
                <w:szCs w:val="19"/>
                <w:lang w:val="en-US"/>
              </w:rPr>
              <w:t>"user@yandex.ru"</w:t>
            </w: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contact.User.Email</w:t>
            </w:r>
            <w:proofErr w:type="spellEnd"/>
            <w:r w:rsidRPr="003975A7">
              <w:rPr>
                <w:rFonts w:ascii="Consolas" w:hAnsi="Consolas" w:cs="Consolas"/>
                <w:color w:val="000000"/>
                <w:sz w:val="19"/>
                <w:szCs w:val="19"/>
                <w:lang w:val="en-US"/>
              </w:rPr>
              <w:t>);</w:t>
            </w:r>
          </w:p>
          <w:p w14:paraId="6BD76D52" w14:textId="77777777" w:rsidR="00FA2C17" w:rsidRDefault="00FA2C17" w:rsidP="00CA25EA">
            <w:pPr>
              <w:autoSpaceDE w:val="0"/>
              <w:autoSpaceDN w:val="0"/>
              <w:adjustRightInd w:val="0"/>
              <w:spacing w:line="240" w:lineRule="auto"/>
              <w:ind w:firstLine="0"/>
              <w:jc w:val="left"/>
              <w:rPr>
                <w:rFonts w:ascii="Consolas" w:hAnsi="Consolas" w:cs="Consolas"/>
                <w:color w:val="000000"/>
                <w:sz w:val="19"/>
                <w:szCs w:val="19"/>
              </w:rPr>
            </w:pPr>
            <w:r w:rsidRPr="003975A7">
              <w:rPr>
                <w:rFonts w:ascii="Consolas" w:hAnsi="Consolas" w:cs="Consolas"/>
                <w:color w:val="000000"/>
                <w:sz w:val="19"/>
                <w:szCs w:val="19"/>
                <w:lang w:val="en-US"/>
              </w:rPr>
              <w:t xml:space="preserve">        </w:t>
            </w:r>
            <w:r>
              <w:rPr>
                <w:rFonts w:ascii="Consolas" w:hAnsi="Consolas" w:cs="Consolas"/>
                <w:color w:val="000000"/>
                <w:sz w:val="19"/>
                <w:szCs w:val="19"/>
              </w:rPr>
              <w:t>}</w:t>
            </w:r>
          </w:p>
          <w:p w14:paraId="4289C8D7" w14:textId="77777777" w:rsidR="00FA2C17" w:rsidRDefault="00FA2C17" w:rsidP="00CA25E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AEAC93B" w14:textId="77777777" w:rsidR="00FA2C17" w:rsidRDefault="00FA2C17" w:rsidP="00CA25E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5C36B034" w14:textId="77777777" w:rsidR="00FA2C17" w:rsidRDefault="00FA2C17" w:rsidP="00CA25EA">
            <w:pPr>
              <w:ind w:firstLine="0"/>
              <w:rPr>
                <w:lang w:val="en-US"/>
              </w:rPr>
            </w:pPr>
          </w:p>
        </w:tc>
      </w:tr>
    </w:tbl>
    <w:p w14:paraId="194DD6B2" w14:textId="77777777" w:rsidR="00FA2C17" w:rsidRPr="009B622F" w:rsidRDefault="00FA2C17" w:rsidP="00FA2C17">
      <w:pPr>
        <w:rPr>
          <w:lang w:val="en-US"/>
        </w:rPr>
      </w:pPr>
    </w:p>
    <w:p w14:paraId="5A321A8B" w14:textId="77777777" w:rsidR="00FA2C17" w:rsidRDefault="00FA2C17" w:rsidP="00FA2C17">
      <w:pPr>
        <w:pStyle w:val="2"/>
        <w:numPr>
          <w:ilvl w:val="1"/>
          <w:numId w:val="32"/>
        </w:numPr>
      </w:pPr>
      <w:bookmarkStart w:id="133" w:name="_Toc67700194"/>
      <w:proofErr w:type="spellStart"/>
      <w:r>
        <w:t>Кроссбраузерное</w:t>
      </w:r>
      <w:proofErr w:type="spellEnd"/>
      <w:r>
        <w:t xml:space="preserve"> </w:t>
      </w:r>
      <w:r w:rsidRPr="00520CCA">
        <w:t>тестирование</w:t>
      </w:r>
      <w:r>
        <w:t xml:space="preserve"> интерфейсов пользовательской части</w:t>
      </w:r>
      <w:bookmarkEnd w:id="133"/>
    </w:p>
    <w:p w14:paraId="4590D7CF" w14:textId="2A09B4E5" w:rsidR="00FB099C" w:rsidRDefault="00FB099C" w:rsidP="00FB099C">
      <w:r w:rsidRPr="00FB099C">
        <w:t>Кросс</w:t>
      </w:r>
      <w:r w:rsidR="00BD3BB9">
        <w:t>-</w:t>
      </w:r>
      <w:proofErr w:type="spellStart"/>
      <w:r w:rsidRPr="00FB099C">
        <w:t>браузерность</w:t>
      </w:r>
      <w:proofErr w:type="spellEnd"/>
      <w:r w:rsidRPr="00FB099C">
        <w:t xml:space="preserve"> – это способность веб-ресурса отображаться одинаково и работать во всех популярных браузерах, без перебоев в функционировании и ошибок в верстке, а также с одинаково корректной читабельностью контента. Из-за стремительного развития технологий, сайт рекомендуется делать кросс</w:t>
      </w:r>
      <w:r w:rsidR="00BD3BB9">
        <w:t>-</w:t>
      </w:r>
      <w:proofErr w:type="spellStart"/>
      <w:r w:rsidRPr="00FB099C">
        <w:t>браузерным</w:t>
      </w:r>
      <w:proofErr w:type="spellEnd"/>
      <w:r w:rsidRPr="00FB099C">
        <w:t xml:space="preserve"> только по отношению к новейшим версиям браузеров</w:t>
      </w:r>
      <w:r w:rsidR="001B095A">
        <w:t xml:space="preserve"> </w:t>
      </w:r>
      <w:r w:rsidR="001B095A" w:rsidRPr="00A467AC">
        <w:t>[</w:t>
      </w:r>
      <w:r w:rsidR="001B095A" w:rsidRPr="0000703F">
        <w:t>10</w:t>
      </w:r>
      <w:r w:rsidR="001B095A" w:rsidRPr="00A467AC">
        <w:t>]</w:t>
      </w:r>
      <w:r w:rsidR="001B095A">
        <w:t>.</w:t>
      </w:r>
    </w:p>
    <w:p w14:paraId="516D8DFB" w14:textId="75957273" w:rsidR="000748E8" w:rsidRDefault="000748E8" w:rsidP="00FB099C">
      <w:r w:rsidRPr="000748E8">
        <w:t xml:space="preserve">В последние годы оптимизаторы все меньше сталкиваются с проблемами </w:t>
      </w:r>
      <w:proofErr w:type="spellStart"/>
      <w:r w:rsidRPr="000748E8">
        <w:t>кроссбраузерности</w:t>
      </w:r>
      <w:proofErr w:type="spellEnd"/>
      <w:r w:rsidRPr="000748E8">
        <w:t xml:space="preserve">, потому что разработчики программного обеспечения перестают поддерживать старые версии своих браузеров. Так, например, компания </w:t>
      </w:r>
      <w:proofErr w:type="spellStart"/>
      <w:r w:rsidRPr="000748E8">
        <w:t>Microsoft</w:t>
      </w:r>
      <w:proofErr w:type="spellEnd"/>
      <w:r w:rsidRPr="000748E8">
        <w:t xml:space="preserve"> уже в открытую заявляет о необходимости использования </w:t>
      </w:r>
      <w:r w:rsidRPr="000748E8">
        <w:lastRenderedPageBreak/>
        <w:t xml:space="preserve">обновленного </w:t>
      </w:r>
      <w:proofErr w:type="spellStart"/>
      <w:r w:rsidRPr="000748E8">
        <w:t>Internet</w:t>
      </w:r>
      <w:proofErr w:type="spellEnd"/>
      <w:r w:rsidRPr="000748E8">
        <w:t xml:space="preserve"> </w:t>
      </w:r>
      <w:proofErr w:type="spellStart"/>
      <w:r w:rsidRPr="000748E8">
        <w:t>Explorer</w:t>
      </w:r>
      <w:proofErr w:type="spellEnd"/>
      <w:r w:rsidRPr="000748E8">
        <w:t>, призывая отказываться от устаревших версий продукта.</w:t>
      </w:r>
    </w:p>
    <w:p w14:paraId="646A2EA1" w14:textId="15FB57C2" w:rsidR="000748E8" w:rsidRDefault="000748E8" w:rsidP="000748E8">
      <w:r>
        <w:t>Стоит отметить, что элементы веб-ресурса не должны быть абсолютно идентичны во всех браузерах, которые только существуют на сегодняшний день. Соответствующим можно считать сайт, если:</w:t>
      </w:r>
    </w:p>
    <w:p w14:paraId="588BB44C" w14:textId="77777777" w:rsidR="000748E8" w:rsidRDefault="000748E8" w:rsidP="000748E8">
      <w:pPr>
        <w:pStyle w:val="a6"/>
        <w:numPr>
          <w:ilvl w:val="0"/>
          <w:numId w:val="49"/>
        </w:numPr>
      </w:pPr>
      <w:r>
        <w:t>информация на странице читабельная;</w:t>
      </w:r>
    </w:p>
    <w:p w14:paraId="0290B156" w14:textId="77777777" w:rsidR="000748E8" w:rsidRDefault="000748E8" w:rsidP="000748E8">
      <w:pPr>
        <w:pStyle w:val="a6"/>
        <w:numPr>
          <w:ilvl w:val="0"/>
          <w:numId w:val="49"/>
        </w:numPr>
      </w:pPr>
      <w:r>
        <w:t>сохранена структура;</w:t>
      </w:r>
    </w:p>
    <w:p w14:paraId="03EFEF09" w14:textId="77777777" w:rsidR="000748E8" w:rsidRDefault="000748E8" w:rsidP="000748E8">
      <w:pPr>
        <w:pStyle w:val="a6"/>
        <w:numPr>
          <w:ilvl w:val="0"/>
          <w:numId w:val="49"/>
        </w:numPr>
      </w:pPr>
      <w:r>
        <w:t>нет ошибок в верстке;</w:t>
      </w:r>
    </w:p>
    <w:p w14:paraId="0154AA2E" w14:textId="26B1E7FE" w:rsidR="000748E8" w:rsidRPr="00FB099C" w:rsidRDefault="000748E8" w:rsidP="000748E8">
      <w:pPr>
        <w:pStyle w:val="a6"/>
        <w:numPr>
          <w:ilvl w:val="0"/>
          <w:numId w:val="49"/>
        </w:numPr>
      </w:pPr>
      <w:r>
        <w:t>текст не «накладывается» поверх другого текста и изображений, если только это не предусмотрено автором контента.</w:t>
      </w:r>
    </w:p>
    <w:p w14:paraId="4F3122F5" w14:textId="7495406C" w:rsidR="00FA2C17" w:rsidRDefault="00FA2C17" w:rsidP="00FA2C17">
      <w:r w:rsidRPr="00A25F99">
        <w:t>Тестирование кросс</w:t>
      </w:r>
      <w:r w:rsidR="00EB443E">
        <w:t>-</w:t>
      </w:r>
      <w:proofErr w:type="spellStart"/>
      <w:r w:rsidRPr="00A25F99">
        <w:t>браузерности</w:t>
      </w:r>
      <w:proofErr w:type="spellEnd"/>
      <w:r w:rsidRPr="00A25F99">
        <w:t xml:space="preserve"> — вид тестирования, направленный на поддержку и правильное полное отображение программного продукта в разных браузерах, мобильных устройствах, планшетах, экранах различного размера</w:t>
      </w:r>
      <w:r w:rsidR="00A33ED3">
        <w:t>.</w:t>
      </w:r>
    </w:p>
    <w:p w14:paraId="2B16F064" w14:textId="77777777" w:rsidR="00FA2C17" w:rsidRDefault="00FA2C17" w:rsidP="00FA2C17">
      <w:r>
        <w:t>В рамках данного тестирования в самых распространенных браузерах были проверены основные интерфейсы клиентской части.</w:t>
      </w:r>
    </w:p>
    <w:p w14:paraId="2A10E892" w14:textId="77777777" w:rsidR="00FA2C17" w:rsidRDefault="00FA2C17" w:rsidP="00FA2C17">
      <w:r>
        <w:t>Список проверяемых браузеров:</w:t>
      </w:r>
    </w:p>
    <w:p w14:paraId="65B70460" w14:textId="77777777" w:rsidR="00FA2C17" w:rsidRPr="00964848" w:rsidRDefault="00FA2C17" w:rsidP="00FA2C17">
      <w:pPr>
        <w:pStyle w:val="a6"/>
        <w:numPr>
          <w:ilvl w:val="0"/>
          <w:numId w:val="39"/>
        </w:numPr>
      </w:pPr>
      <w:r>
        <w:rPr>
          <w:lang w:val="en-US"/>
        </w:rPr>
        <w:t>Google</w:t>
      </w:r>
      <w:r w:rsidRPr="009636CE">
        <w:t xml:space="preserve"> </w:t>
      </w:r>
      <w:r>
        <w:rPr>
          <w:lang w:val="en-US"/>
        </w:rPr>
        <w:t>Chrome</w:t>
      </w:r>
      <w:r w:rsidRPr="009636CE">
        <w:t xml:space="preserve"> 89.0;</w:t>
      </w:r>
    </w:p>
    <w:p w14:paraId="392FC0D3" w14:textId="77777777" w:rsidR="00FA2C17" w:rsidRPr="00964848" w:rsidRDefault="00FA2C17" w:rsidP="00FA2C17">
      <w:pPr>
        <w:pStyle w:val="a6"/>
        <w:numPr>
          <w:ilvl w:val="0"/>
          <w:numId w:val="39"/>
        </w:numPr>
      </w:pPr>
      <w:r>
        <w:rPr>
          <w:lang w:val="en-US"/>
        </w:rPr>
        <w:t>Safari</w:t>
      </w:r>
      <w:r w:rsidRPr="009636CE">
        <w:t xml:space="preserve"> 14;</w:t>
      </w:r>
    </w:p>
    <w:p w14:paraId="78053258" w14:textId="77777777" w:rsidR="00FA2C17" w:rsidRPr="00964848" w:rsidRDefault="00FA2C17" w:rsidP="00FA2C17">
      <w:pPr>
        <w:pStyle w:val="a6"/>
        <w:numPr>
          <w:ilvl w:val="0"/>
          <w:numId w:val="39"/>
        </w:numPr>
      </w:pPr>
      <w:r>
        <w:rPr>
          <w:lang w:val="en-US"/>
        </w:rPr>
        <w:t>Mozilla</w:t>
      </w:r>
      <w:r w:rsidRPr="009636CE">
        <w:t xml:space="preserve"> </w:t>
      </w:r>
      <w:r>
        <w:rPr>
          <w:lang w:val="en-US"/>
        </w:rPr>
        <w:t>Firefox</w:t>
      </w:r>
      <w:r w:rsidRPr="009636CE">
        <w:t xml:space="preserve"> 91.6 </w:t>
      </w:r>
      <w:r>
        <w:rPr>
          <w:lang w:val="en-US"/>
        </w:rPr>
        <w:t>ESR</w:t>
      </w:r>
      <w:r w:rsidRPr="009636CE">
        <w:t>;</w:t>
      </w:r>
    </w:p>
    <w:p w14:paraId="7A69560C" w14:textId="77777777" w:rsidR="00FA2C17" w:rsidRPr="00964848" w:rsidRDefault="00FA2C17" w:rsidP="00FA2C17">
      <w:pPr>
        <w:pStyle w:val="a6"/>
        <w:numPr>
          <w:ilvl w:val="0"/>
          <w:numId w:val="39"/>
        </w:numPr>
      </w:pPr>
      <w:r>
        <w:rPr>
          <w:lang w:val="en-US"/>
        </w:rPr>
        <w:t>Opera</w:t>
      </w:r>
      <w:r w:rsidRPr="009636CE">
        <w:t xml:space="preserve"> 12.</w:t>
      </w:r>
    </w:p>
    <w:p w14:paraId="361702C5" w14:textId="77777777" w:rsidR="00FA2C17" w:rsidRDefault="00FA2C17" w:rsidP="00FA2C17">
      <w:r>
        <w:t>Список сравниваемых интерфейсов:</w:t>
      </w:r>
    </w:p>
    <w:p w14:paraId="2BD21583" w14:textId="77777777" w:rsidR="00FA2C17" w:rsidRDefault="00FA2C17" w:rsidP="00FA2C17">
      <w:pPr>
        <w:pStyle w:val="a6"/>
        <w:numPr>
          <w:ilvl w:val="0"/>
          <w:numId w:val="40"/>
        </w:numPr>
      </w:pPr>
      <w:r>
        <w:t>страница авторизации;</w:t>
      </w:r>
    </w:p>
    <w:p w14:paraId="3590032E" w14:textId="77777777" w:rsidR="00FA2C17" w:rsidRDefault="00FA2C17" w:rsidP="00FA2C17">
      <w:pPr>
        <w:pStyle w:val="a6"/>
        <w:numPr>
          <w:ilvl w:val="0"/>
          <w:numId w:val="40"/>
        </w:numPr>
      </w:pPr>
      <w:r>
        <w:t>главная страница;</w:t>
      </w:r>
    </w:p>
    <w:p w14:paraId="70D6C537" w14:textId="77777777" w:rsidR="00FA2C17" w:rsidRDefault="00FA2C17" w:rsidP="00FA2C17">
      <w:pPr>
        <w:pStyle w:val="a6"/>
        <w:numPr>
          <w:ilvl w:val="0"/>
          <w:numId w:val="40"/>
        </w:numPr>
      </w:pPr>
      <w:r>
        <w:t>список сервисов доставки;</w:t>
      </w:r>
    </w:p>
    <w:p w14:paraId="7A58B016" w14:textId="77777777" w:rsidR="00FA2C17" w:rsidRDefault="00FA2C17" w:rsidP="00FA2C17">
      <w:pPr>
        <w:pStyle w:val="a6"/>
        <w:numPr>
          <w:ilvl w:val="0"/>
          <w:numId w:val="40"/>
        </w:numPr>
      </w:pPr>
      <w:r>
        <w:t>список сообщений;</w:t>
      </w:r>
    </w:p>
    <w:p w14:paraId="3768256B" w14:textId="77777777" w:rsidR="00FA2C17" w:rsidRDefault="00FA2C17" w:rsidP="00FA2C17">
      <w:pPr>
        <w:pStyle w:val="a6"/>
        <w:numPr>
          <w:ilvl w:val="0"/>
          <w:numId w:val="40"/>
        </w:numPr>
      </w:pPr>
      <w:r>
        <w:t>список контактов;</w:t>
      </w:r>
    </w:p>
    <w:p w14:paraId="3170433A" w14:textId="77777777" w:rsidR="00FA2C17" w:rsidRDefault="00FA2C17" w:rsidP="00FA2C17">
      <w:pPr>
        <w:pStyle w:val="a6"/>
        <w:numPr>
          <w:ilvl w:val="0"/>
          <w:numId w:val="40"/>
        </w:numPr>
      </w:pPr>
      <w:r>
        <w:t>страница создания сообщения.</w:t>
      </w:r>
    </w:p>
    <w:p w14:paraId="3ACFDB3E" w14:textId="269A38B0" w:rsidR="00FA2C17" w:rsidRDefault="00FA2C17" w:rsidP="00FA2C17">
      <w:r>
        <w:t xml:space="preserve">В качестве примера приводятся скриншоты интерфейсов страницы сообщений в браузерах </w:t>
      </w:r>
      <w:r>
        <w:rPr>
          <w:lang w:val="en-US"/>
        </w:rPr>
        <w:t>Google</w:t>
      </w:r>
      <w:r>
        <w:t xml:space="preserve"> </w:t>
      </w:r>
      <w:r>
        <w:rPr>
          <w:lang w:val="en-US"/>
        </w:rPr>
        <w:t>Chrome</w:t>
      </w:r>
      <w:r w:rsidRPr="00F0663D">
        <w:t xml:space="preserve"> </w:t>
      </w:r>
      <w:r>
        <w:t xml:space="preserve">(рис. </w:t>
      </w:r>
      <w:r w:rsidR="007D508C">
        <w:t>6</w:t>
      </w:r>
      <w:r>
        <w:t xml:space="preserve">.1) и </w:t>
      </w:r>
      <w:r>
        <w:rPr>
          <w:lang w:val="en-US"/>
        </w:rPr>
        <w:t>Opera</w:t>
      </w:r>
      <w:r>
        <w:t xml:space="preserve"> </w:t>
      </w:r>
      <w:r w:rsidRPr="00F0663D">
        <w:t>(</w:t>
      </w:r>
      <w:r>
        <w:t>рис.</w:t>
      </w:r>
      <w:r w:rsidR="007D508C">
        <w:t xml:space="preserve"> 6</w:t>
      </w:r>
      <w:r>
        <w:t>.2).</w:t>
      </w:r>
    </w:p>
    <w:p w14:paraId="531AA4D3" w14:textId="77777777" w:rsidR="00FA2C17" w:rsidRDefault="00FA2C17" w:rsidP="007D1DBB">
      <w:pPr>
        <w:keepNext/>
        <w:ind w:firstLine="0"/>
        <w:jc w:val="center"/>
      </w:pPr>
      <w:r w:rsidRPr="00F0663D">
        <w:rPr>
          <w:noProof/>
          <w:lang w:eastAsia="ru-RU"/>
        </w:rPr>
        <w:lastRenderedPageBreak/>
        <w:drawing>
          <wp:inline distT="0" distB="0" distL="0" distR="0" wp14:anchorId="55C77580" wp14:editId="044FEC86">
            <wp:extent cx="6072522" cy="3275462"/>
            <wp:effectExtent l="0" t="0" r="4445"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80398" cy="3279710"/>
                    </a:xfrm>
                    <a:prstGeom prst="rect">
                      <a:avLst/>
                    </a:prstGeom>
                  </pic:spPr>
                </pic:pic>
              </a:graphicData>
            </a:graphic>
          </wp:inline>
        </w:drawing>
      </w:r>
    </w:p>
    <w:p w14:paraId="4032218C" w14:textId="1C10E3DA" w:rsidR="00FA2C17" w:rsidRPr="00520CCA" w:rsidRDefault="00FA2C17" w:rsidP="00FA2C17">
      <w:pPr>
        <w:pStyle w:val="ad"/>
        <w:rPr>
          <w:b w:val="0"/>
          <w:i w:val="0"/>
        </w:rPr>
      </w:pPr>
      <w:r w:rsidRPr="00F0663D">
        <w:t>Рис.</w:t>
      </w:r>
      <w:r>
        <w:rPr>
          <w:b w:val="0"/>
          <w:i w:val="0"/>
        </w:rPr>
        <w:t xml:space="preserve"> </w:t>
      </w:r>
      <w:r w:rsidR="001F349F">
        <w:t>6</w:t>
      </w:r>
      <w:r w:rsidRPr="00311EEC">
        <w:t>.1</w:t>
      </w:r>
      <w:r w:rsidRPr="00F0663D">
        <w:t xml:space="preserve">. Список </w:t>
      </w:r>
      <w:r w:rsidRPr="00FC2119">
        <w:t>сообщений</w:t>
      </w:r>
      <w:r w:rsidRPr="00F0663D">
        <w:t xml:space="preserve"> в </w:t>
      </w:r>
      <w:r w:rsidRPr="00F0663D">
        <w:rPr>
          <w:lang w:val="en-US"/>
        </w:rPr>
        <w:t>Google</w:t>
      </w:r>
      <w:r w:rsidRPr="00F0663D">
        <w:t xml:space="preserve"> </w:t>
      </w:r>
      <w:r w:rsidRPr="00F0663D">
        <w:rPr>
          <w:lang w:val="en-US"/>
        </w:rPr>
        <w:t>Chrome</w:t>
      </w:r>
    </w:p>
    <w:p w14:paraId="5E3DCB1A" w14:textId="77777777" w:rsidR="00FA2C17" w:rsidRDefault="00FA2C17" w:rsidP="00FA2C17">
      <w:pPr>
        <w:pStyle w:val="ad"/>
        <w:keepNext/>
      </w:pPr>
      <w:r w:rsidRPr="00F0663D">
        <w:rPr>
          <w:b w:val="0"/>
          <w:i w:val="0"/>
          <w:noProof/>
          <w:lang w:eastAsia="ru-RU"/>
        </w:rPr>
        <w:drawing>
          <wp:inline distT="0" distB="0" distL="0" distR="0" wp14:anchorId="1D80F96D" wp14:editId="6813D9F7">
            <wp:extent cx="5999802" cy="3207385"/>
            <wp:effectExtent l="0" t="0" r="127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01090" cy="3208074"/>
                    </a:xfrm>
                    <a:prstGeom prst="rect">
                      <a:avLst/>
                    </a:prstGeom>
                  </pic:spPr>
                </pic:pic>
              </a:graphicData>
            </a:graphic>
          </wp:inline>
        </w:drawing>
      </w:r>
    </w:p>
    <w:p w14:paraId="03A59D15" w14:textId="35A52C5B" w:rsidR="00FA2C17" w:rsidRPr="007278C5" w:rsidRDefault="00FA2C17" w:rsidP="00FA2C17">
      <w:pPr>
        <w:pStyle w:val="ad"/>
        <w:rPr>
          <w:b w:val="0"/>
          <w:i w:val="0"/>
        </w:rPr>
      </w:pPr>
      <w:r w:rsidRPr="00F0663D">
        <w:t>Рис</w:t>
      </w:r>
      <w:r w:rsidR="001F349F">
        <w:t>.6</w:t>
      </w:r>
      <w:r w:rsidRPr="00311EEC">
        <w:t>.2</w:t>
      </w:r>
      <w:r w:rsidRPr="00F0663D">
        <w:t xml:space="preserve">. Страница </w:t>
      </w:r>
      <w:r w:rsidRPr="00FC2119">
        <w:t>сообщений</w:t>
      </w:r>
      <w:r w:rsidRPr="00F0663D">
        <w:t xml:space="preserve"> в </w:t>
      </w:r>
      <w:r w:rsidRPr="00F0663D">
        <w:rPr>
          <w:lang w:val="en-US"/>
        </w:rPr>
        <w:t>Opera</w:t>
      </w:r>
    </w:p>
    <w:p w14:paraId="0387F30B" w14:textId="77777777" w:rsidR="00FA2C17" w:rsidRDefault="00FA2C17" w:rsidP="00FA2C17"/>
    <w:p w14:paraId="11839A42" w14:textId="4BB91971" w:rsidR="00FA2C17" w:rsidRPr="00994073" w:rsidRDefault="00FA3DBA" w:rsidP="00FA2C17">
      <w:r>
        <w:t xml:space="preserve">В результате проведения описанных выше тестов критических ошибок найдено не было. Все </w:t>
      </w:r>
      <w:r w:rsidR="00A67633">
        <w:t xml:space="preserve">разработанные </w:t>
      </w:r>
      <w:r>
        <w:t xml:space="preserve">испытания в тестировании методом черного ящика и </w:t>
      </w:r>
      <w:bookmarkStart w:id="134" w:name="_GoBack"/>
      <w:bookmarkEnd w:id="134"/>
      <w:r>
        <w:t>тесты в модульном тестировании пройдены успешно, а все разработанные интерфейсы успешно проверены на кросс-</w:t>
      </w:r>
      <w:proofErr w:type="spellStart"/>
      <w:r>
        <w:t>браузерность</w:t>
      </w:r>
      <w:proofErr w:type="spellEnd"/>
      <w:r>
        <w:t xml:space="preserve"> и могут применяться в дальнейшей разработке программного комплекса.</w:t>
      </w:r>
    </w:p>
    <w:p w14:paraId="2C814694" w14:textId="1ED2E411" w:rsidR="0092030C" w:rsidRDefault="000E463A" w:rsidP="000E463A">
      <w:pPr>
        <w:pStyle w:val="1"/>
      </w:pPr>
      <w:bookmarkStart w:id="135" w:name="_Toc67700195"/>
      <w:r w:rsidRPr="000E463A">
        <w:lastRenderedPageBreak/>
        <w:t>Заключение</w:t>
      </w:r>
      <w:bookmarkEnd w:id="135"/>
    </w:p>
    <w:p w14:paraId="044EB685" w14:textId="2ED7C2F5" w:rsidR="00FD2464" w:rsidRDefault="007C2C56" w:rsidP="00FD2464">
      <w:r>
        <w:t>В результате выполнения курсовой работы на тему «П</w:t>
      </w:r>
      <w:r w:rsidRPr="002904F2">
        <w:t>роектирование программного комплекса управления надежностью отправки электронных писем</w:t>
      </w:r>
      <w:r>
        <w:t>» был выполнен ряд работ, связанных с планированием, сбором и анализом требований, проектированием, разработкой тестов и выполнением части из них.</w:t>
      </w:r>
    </w:p>
    <w:p w14:paraId="265F0AD8" w14:textId="1CDA00C2" w:rsidR="00FD2464" w:rsidRDefault="00FD2464" w:rsidP="00FD2464">
      <w:r>
        <w:t>Было разработано техническое задание для разрабатываемого программного комплекса.</w:t>
      </w:r>
    </w:p>
    <w:p w14:paraId="725BCCEB" w14:textId="418E0E98" w:rsidR="00FD2464" w:rsidRDefault="00FD2464" w:rsidP="00FD2464">
      <w:r>
        <w:t xml:space="preserve">В рамках проектирования были рассмотрены основные бизнес-процессы и спроектированы соответствующие </w:t>
      </w:r>
      <w:r>
        <w:rPr>
          <w:lang w:val="en-US"/>
        </w:rPr>
        <w:t>UML</w:t>
      </w:r>
      <w:r w:rsidRPr="00FD2464">
        <w:t>-</w:t>
      </w:r>
      <w:r>
        <w:t xml:space="preserve">диаграммы, а также диаграммы </w:t>
      </w:r>
      <w:r>
        <w:rPr>
          <w:lang w:val="en-US"/>
        </w:rPr>
        <w:t>ER</w:t>
      </w:r>
      <w:r w:rsidRPr="00FD2464">
        <w:t xml:space="preserve">, </w:t>
      </w:r>
      <w:r>
        <w:rPr>
          <w:lang w:val="en-US"/>
        </w:rPr>
        <w:t>DF</w:t>
      </w:r>
      <w:r>
        <w:t xml:space="preserve">, </w:t>
      </w:r>
      <w:r>
        <w:rPr>
          <w:lang w:val="en-US"/>
        </w:rPr>
        <w:t>IDEF</w:t>
      </w:r>
      <w:r w:rsidRPr="00FD2464">
        <w:t xml:space="preserve">-0 </w:t>
      </w:r>
      <w:r>
        <w:t xml:space="preserve">и </w:t>
      </w:r>
      <w:r>
        <w:rPr>
          <w:lang w:val="en-US"/>
        </w:rPr>
        <w:t>DPMN</w:t>
      </w:r>
      <w:r>
        <w:t>.</w:t>
      </w:r>
    </w:p>
    <w:p w14:paraId="01D2BF27" w14:textId="1F17946F" w:rsidR="00392360" w:rsidRDefault="00392360" w:rsidP="00FD2464">
      <w:r>
        <w:t>Также была спроектирована архитектура программного ком</w:t>
      </w:r>
      <w:r w:rsidR="008548EF">
        <w:t>плекса, на которой отмечены основные модули подсистемы.</w:t>
      </w:r>
    </w:p>
    <w:p w14:paraId="66A62F61" w14:textId="6E199038" w:rsidR="00825E87" w:rsidRDefault="00825E87" w:rsidP="00FD2464">
      <w:r>
        <w:t>В технико-экономической части была рассмотре</w:t>
      </w:r>
      <w:r w:rsidR="009E1252">
        <w:t>на экономическая часть вопрос:</w:t>
      </w:r>
      <w:r>
        <w:t xml:space="preserve"> установлен состав команды для выполнения проекта, сформирован ряд работ и их сроки.</w:t>
      </w:r>
      <w:r w:rsidR="009E1252">
        <w:t xml:space="preserve"> Оценена себестоимость проекта.</w:t>
      </w:r>
    </w:p>
    <w:p w14:paraId="65BEA961" w14:textId="33AEFC37" w:rsidR="00130831" w:rsidRPr="00FD2464" w:rsidRDefault="00130831" w:rsidP="00FD2464">
      <w:r>
        <w:t>В экспериментальной части описаны виды тестирований, применяемых для проверки качества спроектированного продукта, а также представлены результаты некоторых уже разработанных тестов.</w:t>
      </w:r>
    </w:p>
    <w:p w14:paraId="1A198BF5" w14:textId="78E60CAD" w:rsidR="00FA2C17" w:rsidRDefault="00FA2C17" w:rsidP="00FA2C17">
      <w:pPr>
        <w:pStyle w:val="1"/>
      </w:pPr>
      <w:bookmarkStart w:id="136" w:name="_Toc67700196"/>
      <w:r w:rsidRPr="00D163D5">
        <w:lastRenderedPageBreak/>
        <w:t>Список</w:t>
      </w:r>
      <w:r>
        <w:t xml:space="preserve"> литературы</w:t>
      </w:r>
      <w:bookmarkEnd w:id="136"/>
    </w:p>
    <w:p w14:paraId="1DC3F166" w14:textId="66F5FF88" w:rsidR="00B02DEB" w:rsidRPr="00B02DEB" w:rsidRDefault="002F42D8" w:rsidP="00B02DEB">
      <w:pPr>
        <w:pStyle w:val="a6"/>
        <w:numPr>
          <w:ilvl w:val="0"/>
          <w:numId w:val="2"/>
        </w:numPr>
        <w:rPr>
          <w:color w:val="auto"/>
        </w:rPr>
      </w:pPr>
      <w:r>
        <w:rPr>
          <w:color w:val="auto"/>
        </w:rPr>
        <w:t xml:space="preserve">Что такое </w:t>
      </w:r>
      <w:r w:rsidR="00DA64AC">
        <w:rPr>
          <w:color w:val="auto"/>
          <w:lang w:val="en-US"/>
        </w:rPr>
        <w:t>Web</w:t>
      </w:r>
      <w:r w:rsidR="00DA64AC" w:rsidRPr="00DA64AC">
        <w:rPr>
          <w:color w:val="auto"/>
        </w:rPr>
        <w:t>-</w:t>
      </w:r>
      <w:r w:rsidR="00DA64AC">
        <w:rPr>
          <w:color w:val="auto"/>
        </w:rPr>
        <w:t xml:space="preserve">интерфейс – режим доступа: </w:t>
      </w:r>
      <w:hyperlink r:id="rId29" w:history="1">
        <w:r w:rsidR="00D31FCB" w:rsidRPr="005B7EB4">
          <w:rPr>
            <w:rStyle w:val="a8"/>
          </w:rPr>
          <w:t>https://semantica.in/blog/veb-interfejs.html/</w:t>
        </w:r>
      </w:hyperlink>
      <w:r w:rsidR="00D31FCB">
        <w:rPr>
          <w:color w:val="auto"/>
        </w:rPr>
        <w:t xml:space="preserve">. </w:t>
      </w:r>
    </w:p>
    <w:p w14:paraId="4094E5DD" w14:textId="1E96F43C" w:rsidR="00BD28AB" w:rsidRDefault="00BD28AB" w:rsidP="00BD28AB">
      <w:pPr>
        <w:pStyle w:val="a6"/>
        <w:numPr>
          <w:ilvl w:val="0"/>
          <w:numId w:val="2"/>
        </w:numPr>
        <w:rPr>
          <w:color w:val="auto"/>
        </w:rPr>
      </w:pPr>
      <w:r>
        <w:rPr>
          <w:color w:val="auto"/>
        </w:rPr>
        <w:t xml:space="preserve">Что такое </w:t>
      </w:r>
      <w:r>
        <w:rPr>
          <w:color w:val="auto"/>
          <w:lang w:val="en-US"/>
        </w:rPr>
        <w:t>API</w:t>
      </w:r>
      <w:r w:rsidRPr="00BD28AB">
        <w:rPr>
          <w:color w:val="auto"/>
        </w:rPr>
        <w:t xml:space="preserve"> – </w:t>
      </w:r>
      <w:r>
        <w:rPr>
          <w:color w:val="auto"/>
        </w:rPr>
        <w:t xml:space="preserve">режим доступа: </w:t>
      </w:r>
      <w:hyperlink r:id="rId30" w:history="1">
        <w:r w:rsidRPr="005B7EB4">
          <w:rPr>
            <w:rStyle w:val="a8"/>
          </w:rPr>
          <w:t>https://skillbox.ru/media/code/chto_takoe_api/</w:t>
        </w:r>
      </w:hyperlink>
      <w:r>
        <w:rPr>
          <w:color w:val="auto"/>
        </w:rPr>
        <w:t>.</w:t>
      </w:r>
    </w:p>
    <w:p w14:paraId="57F85879" w14:textId="22E2A805" w:rsidR="00BD28AB" w:rsidRDefault="00BD28AB" w:rsidP="00BD28AB">
      <w:pPr>
        <w:pStyle w:val="a6"/>
        <w:numPr>
          <w:ilvl w:val="0"/>
          <w:numId w:val="2"/>
        </w:numPr>
        <w:rPr>
          <w:color w:val="auto"/>
        </w:rPr>
      </w:pPr>
      <w:r>
        <w:rPr>
          <w:color w:val="auto"/>
        </w:rPr>
        <w:t xml:space="preserve">Электронная цифровая подпись – режим доступа: </w:t>
      </w:r>
      <w:hyperlink r:id="rId31" w:history="1">
        <w:r w:rsidR="001E1FC2" w:rsidRPr="005B7EB4">
          <w:rPr>
            <w:rStyle w:val="a8"/>
          </w:rPr>
          <w:t>https://ru.wikipedia.org/wiki/Электронная_подпись</w:t>
        </w:r>
      </w:hyperlink>
      <w:r w:rsidR="0056223F">
        <w:rPr>
          <w:color w:val="auto"/>
        </w:rPr>
        <w:t>.</w:t>
      </w:r>
    </w:p>
    <w:p w14:paraId="1EDBBA70" w14:textId="1487DDB5" w:rsidR="001E1FC2" w:rsidRPr="00BD28AB" w:rsidRDefault="001E1FC2" w:rsidP="001E1FC2">
      <w:pPr>
        <w:pStyle w:val="a6"/>
        <w:numPr>
          <w:ilvl w:val="0"/>
          <w:numId w:val="2"/>
        </w:numPr>
        <w:rPr>
          <w:color w:val="auto"/>
        </w:rPr>
      </w:pPr>
      <w:r>
        <w:rPr>
          <w:color w:val="auto"/>
        </w:rPr>
        <w:t xml:space="preserve">Сертификат ключа подписи – режим доступа: </w:t>
      </w:r>
      <w:r w:rsidRPr="001E1FC2">
        <w:rPr>
          <w:color w:val="auto"/>
        </w:rPr>
        <w:t>https://uc.iitrust.ru/articles/chto-takoe-sertifikat-klyucha-proverki-elektronnoy-podpisi/</w:t>
      </w:r>
      <w:r>
        <w:rPr>
          <w:color w:val="auto"/>
        </w:rPr>
        <w:t>.</w:t>
      </w:r>
    </w:p>
    <w:p w14:paraId="611AE522" w14:textId="6B024301" w:rsidR="00FA2C17" w:rsidRPr="004924A2" w:rsidRDefault="00FA2C17" w:rsidP="00FA2C17">
      <w:pPr>
        <w:pStyle w:val="a6"/>
        <w:numPr>
          <w:ilvl w:val="0"/>
          <w:numId w:val="2"/>
        </w:numPr>
        <w:rPr>
          <w:color w:val="auto"/>
        </w:rPr>
      </w:pPr>
      <w:r>
        <w:t xml:space="preserve">Официальный сайт </w:t>
      </w:r>
      <w:r>
        <w:rPr>
          <w:lang w:val="en-US"/>
        </w:rPr>
        <w:t>Amazon</w:t>
      </w:r>
      <w:r w:rsidRPr="00292899">
        <w:t xml:space="preserve"> </w:t>
      </w:r>
      <w:r>
        <w:rPr>
          <w:lang w:val="en-US"/>
        </w:rPr>
        <w:t>SES</w:t>
      </w:r>
      <w:r w:rsidRPr="00292899">
        <w:t xml:space="preserve"> </w:t>
      </w:r>
      <w:r>
        <w:t xml:space="preserve">– режим доступа: </w:t>
      </w:r>
      <w:r w:rsidRPr="00292899">
        <w:rPr>
          <w:szCs w:val="28"/>
          <w:u w:val="single"/>
        </w:rPr>
        <w:t>https://aws.amazon.com/ru/ses/</w:t>
      </w:r>
      <w:r w:rsidR="006D2582">
        <w:rPr>
          <w:color w:val="auto"/>
        </w:rPr>
        <w:t>.</w:t>
      </w:r>
    </w:p>
    <w:p w14:paraId="5FD5385B" w14:textId="4755A4CF" w:rsidR="00FA2C17" w:rsidRPr="004924A2" w:rsidRDefault="00FA2C17" w:rsidP="00FA2C17">
      <w:pPr>
        <w:pStyle w:val="a6"/>
        <w:numPr>
          <w:ilvl w:val="0"/>
          <w:numId w:val="2"/>
        </w:numPr>
        <w:rPr>
          <w:color w:val="auto"/>
        </w:rPr>
      </w:pPr>
      <w:r>
        <w:rPr>
          <w:color w:val="auto"/>
        </w:rPr>
        <w:t xml:space="preserve">Официальный сайт </w:t>
      </w:r>
      <w:proofErr w:type="spellStart"/>
      <w:r>
        <w:rPr>
          <w:color w:val="auto"/>
          <w:lang w:val="en-US"/>
        </w:rPr>
        <w:t>Sendgrid</w:t>
      </w:r>
      <w:proofErr w:type="spellEnd"/>
      <w:r w:rsidRPr="00292899">
        <w:rPr>
          <w:color w:val="auto"/>
        </w:rPr>
        <w:t xml:space="preserve"> – </w:t>
      </w:r>
      <w:r>
        <w:rPr>
          <w:color w:val="auto"/>
        </w:rPr>
        <w:t>режим доступа</w:t>
      </w:r>
      <w:r w:rsidRPr="004924A2">
        <w:rPr>
          <w:color w:val="auto"/>
        </w:rPr>
        <w:t xml:space="preserve">: </w:t>
      </w:r>
      <w:r w:rsidRPr="00292899">
        <w:rPr>
          <w:szCs w:val="28"/>
          <w:u w:val="single"/>
        </w:rPr>
        <w:t>https://sendgrid.com</w:t>
      </w:r>
      <w:r w:rsidR="006D2582">
        <w:rPr>
          <w:color w:val="auto"/>
        </w:rPr>
        <w:t>.</w:t>
      </w:r>
    </w:p>
    <w:p w14:paraId="11DFEBE7" w14:textId="5562B806" w:rsidR="00FA2C17" w:rsidRDefault="00FA2C17" w:rsidP="00FA2C17">
      <w:pPr>
        <w:pStyle w:val="a6"/>
        <w:numPr>
          <w:ilvl w:val="0"/>
          <w:numId w:val="2"/>
        </w:numPr>
      </w:pPr>
      <w:r>
        <w:rPr>
          <w:color w:val="auto"/>
        </w:rPr>
        <w:t xml:space="preserve">Проект </w:t>
      </w:r>
      <w:r>
        <w:rPr>
          <w:color w:val="auto"/>
          <w:lang w:val="en-US"/>
        </w:rPr>
        <w:t>Email</w:t>
      </w:r>
      <w:r w:rsidRPr="00292899">
        <w:rPr>
          <w:color w:val="auto"/>
        </w:rPr>
        <w:t xml:space="preserve"> </w:t>
      </w:r>
      <w:r w:rsidRPr="00292899">
        <w:rPr>
          <w:color w:val="auto"/>
          <w:lang w:val="en-US"/>
        </w:rPr>
        <w:t>queue</w:t>
      </w:r>
      <w:r w:rsidRPr="00292899">
        <w:rPr>
          <w:color w:val="auto"/>
        </w:rPr>
        <w:t xml:space="preserve"> пользователя</w:t>
      </w:r>
      <w:r>
        <w:rPr>
          <w:color w:val="auto"/>
        </w:rPr>
        <w:t xml:space="preserve"> </w:t>
      </w:r>
      <w:r>
        <w:rPr>
          <w:color w:val="auto"/>
          <w:lang w:val="en-US"/>
        </w:rPr>
        <w:t>tin</w:t>
      </w:r>
      <w:r w:rsidRPr="00292899">
        <w:rPr>
          <w:color w:val="auto"/>
        </w:rPr>
        <w:t>-</w:t>
      </w:r>
      <w:r>
        <w:rPr>
          <w:color w:val="auto"/>
          <w:lang w:val="en-US"/>
        </w:rPr>
        <w:t>cat</w:t>
      </w:r>
      <w:r w:rsidRPr="00292899">
        <w:rPr>
          <w:color w:val="auto"/>
        </w:rPr>
        <w:t xml:space="preserve"> </w:t>
      </w:r>
      <w:r>
        <w:rPr>
          <w:color w:val="auto"/>
        </w:rPr>
        <w:t xml:space="preserve">на </w:t>
      </w:r>
      <w:proofErr w:type="spellStart"/>
      <w:r>
        <w:rPr>
          <w:color w:val="auto"/>
          <w:lang w:val="en-US"/>
        </w:rPr>
        <w:t>Github</w:t>
      </w:r>
      <w:proofErr w:type="spellEnd"/>
      <w:r w:rsidRPr="00292899">
        <w:rPr>
          <w:color w:val="auto"/>
        </w:rPr>
        <w:t xml:space="preserve"> </w:t>
      </w:r>
      <w:r w:rsidRPr="004924A2">
        <w:rPr>
          <w:color w:val="auto"/>
        </w:rPr>
        <w:t xml:space="preserve">– режим доступа: </w:t>
      </w:r>
      <w:hyperlink r:id="rId32" w:history="1">
        <w:r w:rsidRPr="00292899">
          <w:rPr>
            <w:rStyle w:val="a8"/>
            <w:color w:val="000000" w:themeColor="text1"/>
            <w:szCs w:val="28"/>
            <w:lang w:val="en-US"/>
          </w:rPr>
          <w:t>https</w:t>
        </w:r>
        <w:r w:rsidRPr="00292899">
          <w:rPr>
            <w:rStyle w:val="a8"/>
            <w:color w:val="000000" w:themeColor="text1"/>
            <w:szCs w:val="28"/>
          </w:rPr>
          <w:t>://</w:t>
        </w:r>
        <w:proofErr w:type="spellStart"/>
        <w:r w:rsidRPr="00292899">
          <w:rPr>
            <w:rStyle w:val="a8"/>
            <w:color w:val="000000" w:themeColor="text1"/>
            <w:szCs w:val="28"/>
            <w:lang w:val="en-US"/>
          </w:rPr>
          <w:t>github</w:t>
        </w:r>
        <w:proofErr w:type="spellEnd"/>
        <w:r w:rsidRPr="00292899">
          <w:rPr>
            <w:rStyle w:val="a8"/>
            <w:color w:val="000000" w:themeColor="text1"/>
            <w:szCs w:val="28"/>
          </w:rPr>
          <w:t>.</w:t>
        </w:r>
        <w:r w:rsidRPr="00292899">
          <w:rPr>
            <w:rStyle w:val="a8"/>
            <w:color w:val="000000" w:themeColor="text1"/>
            <w:szCs w:val="28"/>
            <w:lang w:val="en-US"/>
          </w:rPr>
          <w:t>com</w:t>
        </w:r>
        <w:r w:rsidRPr="00292899">
          <w:rPr>
            <w:rStyle w:val="a8"/>
            <w:color w:val="000000" w:themeColor="text1"/>
            <w:szCs w:val="28"/>
          </w:rPr>
          <w:t>/</w:t>
        </w:r>
        <w:r w:rsidRPr="00292899">
          <w:rPr>
            <w:rStyle w:val="a8"/>
            <w:color w:val="000000" w:themeColor="text1"/>
            <w:szCs w:val="28"/>
            <w:lang w:val="en-US"/>
          </w:rPr>
          <w:t>tin</w:t>
        </w:r>
        <w:r w:rsidRPr="00292899">
          <w:rPr>
            <w:rStyle w:val="a8"/>
            <w:color w:val="000000" w:themeColor="text1"/>
            <w:szCs w:val="28"/>
          </w:rPr>
          <w:t>-</w:t>
        </w:r>
        <w:r w:rsidRPr="00292899">
          <w:rPr>
            <w:rStyle w:val="a8"/>
            <w:color w:val="000000" w:themeColor="text1"/>
            <w:szCs w:val="28"/>
            <w:lang w:val="en-US"/>
          </w:rPr>
          <w:t>cat</w:t>
        </w:r>
        <w:r w:rsidRPr="00292899">
          <w:rPr>
            <w:rStyle w:val="a8"/>
            <w:color w:val="000000" w:themeColor="text1"/>
            <w:szCs w:val="28"/>
          </w:rPr>
          <w:t>/</w:t>
        </w:r>
        <w:proofErr w:type="spellStart"/>
        <w:r w:rsidRPr="00292899">
          <w:rPr>
            <w:rStyle w:val="a8"/>
            <w:color w:val="000000" w:themeColor="text1"/>
            <w:szCs w:val="28"/>
            <w:lang w:val="en-US"/>
          </w:rPr>
          <w:t>emailqueue</w:t>
        </w:r>
        <w:proofErr w:type="spellEnd"/>
      </w:hyperlink>
      <w:r w:rsidR="006D2582">
        <w:t>.</w:t>
      </w:r>
    </w:p>
    <w:p w14:paraId="473A9D90" w14:textId="5AD8FAD1" w:rsidR="006D2582" w:rsidRDefault="006D2582" w:rsidP="006D2582">
      <w:pPr>
        <w:pStyle w:val="a6"/>
        <w:numPr>
          <w:ilvl w:val="0"/>
          <w:numId w:val="2"/>
        </w:numPr>
      </w:pPr>
      <w:r>
        <w:rPr>
          <w:color w:val="auto"/>
        </w:rPr>
        <w:t xml:space="preserve">Тестирование методом черного ящика </w:t>
      </w:r>
      <w:r>
        <w:t xml:space="preserve">– режим доступа: </w:t>
      </w:r>
      <w:hyperlink r:id="rId33" w:history="1">
        <w:r w:rsidRPr="005B7EB4">
          <w:rPr>
            <w:rStyle w:val="a8"/>
          </w:rPr>
          <w:t>https://habr.com/ru/post/462837/</w:t>
        </w:r>
      </w:hyperlink>
      <w:r>
        <w:t>.</w:t>
      </w:r>
    </w:p>
    <w:p w14:paraId="7A1A7401" w14:textId="026D4278" w:rsidR="006D2582" w:rsidRDefault="006D2582" w:rsidP="006D2582">
      <w:pPr>
        <w:pStyle w:val="a6"/>
        <w:numPr>
          <w:ilvl w:val="0"/>
          <w:numId w:val="2"/>
        </w:numPr>
      </w:pPr>
      <w:r>
        <w:rPr>
          <w:color w:val="auto"/>
        </w:rPr>
        <w:t>Модульное тестирование или юнит</w:t>
      </w:r>
      <w:r w:rsidRPr="006D2582">
        <w:t>-</w:t>
      </w:r>
      <w:r>
        <w:t xml:space="preserve">тестирование – режим доступа: </w:t>
      </w:r>
      <w:hyperlink r:id="rId34" w:history="1">
        <w:r w:rsidRPr="005B7EB4">
          <w:rPr>
            <w:rStyle w:val="a8"/>
          </w:rPr>
          <w:t>https://habr.com/ru/post/169381/</w:t>
        </w:r>
      </w:hyperlink>
      <w:r>
        <w:t>.</w:t>
      </w:r>
    </w:p>
    <w:p w14:paraId="113C0F07" w14:textId="1D6CB986" w:rsidR="00130709" w:rsidRDefault="006D2582" w:rsidP="00130709">
      <w:pPr>
        <w:pStyle w:val="a6"/>
        <w:numPr>
          <w:ilvl w:val="0"/>
          <w:numId w:val="2"/>
        </w:numPr>
      </w:pPr>
      <w:r>
        <w:rPr>
          <w:color w:val="auto"/>
        </w:rPr>
        <w:t>Кросс</w:t>
      </w:r>
      <w:r w:rsidRPr="006D2582">
        <w:t>-</w:t>
      </w:r>
      <w:r>
        <w:t xml:space="preserve">браузерное тестирование – режим доступа: </w:t>
      </w:r>
      <w:hyperlink r:id="rId35" w:history="1">
        <w:r w:rsidR="00130709" w:rsidRPr="005B7EB4">
          <w:rPr>
            <w:rStyle w:val="a8"/>
          </w:rPr>
          <w:t>https://imajor.ru/razrabotka/verstka/krossbrauzernost-sayta</w:t>
        </w:r>
      </w:hyperlink>
      <w:r>
        <w:t>.</w:t>
      </w:r>
    </w:p>
    <w:p w14:paraId="1D52D761" w14:textId="4E2D3DFA" w:rsidR="00B847BD" w:rsidRPr="00FA2C17" w:rsidRDefault="00B847BD" w:rsidP="00FA2C17"/>
    <w:sectPr w:rsidR="00B847BD" w:rsidRPr="00FA2C17" w:rsidSect="00F33F59">
      <w:pgSz w:w="11906" w:h="16838"/>
      <w:pgMar w:top="1134" w:right="567"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EB30AB" w14:textId="77777777" w:rsidR="00633625" w:rsidRDefault="00633625" w:rsidP="00295EE3">
      <w:pPr>
        <w:spacing w:line="240" w:lineRule="auto"/>
      </w:pPr>
      <w:r>
        <w:separator/>
      </w:r>
    </w:p>
  </w:endnote>
  <w:endnote w:type="continuationSeparator" w:id="0">
    <w:p w14:paraId="0948B365" w14:textId="77777777" w:rsidR="00633625" w:rsidRDefault="00633625" w:rsidP="00295E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Droid Sans">
    <w:altName w:val="Yu Gothic UI"/>
    <w:panose1 w:val="00000000000000000000"/>
    <w:charset w:val="80"/>
    <w:family w:val="auto"/>
    <w:notTrueType/>
    <w:pitch w:val="variable"/>
    <w:sig w:usb0="00000000" w:usb1="08070000" w:usb2="00000010" w:usb3="00000000" w:csb0="00020000" w:csb1="00000000"/>
  </w:font>
  <w:font w:name="Lohit Hindi">
    <w:altName w:val="Yu Gothic UI"/>
    <w:panose1 w:val="00000000000000000000"/>
    <w:charset w:val="80"/>
    <w:family w:val="auto"/>
    <w:notTrueType/>
    <w:pitch w:val="variable"/>
    <w:sig w:usb0="00000000" w:usb1="08070000" w:usb2="00000010" w:usb3="00000000" w:csb0="00020000" w:csb1="00000000"/>
  </w:font>
  <w:font w:name="Segoe UI">
    <w:panose1 w:val="020B0502040204020203"/>
    <w:charset w:val="CC"/>
    <w:family w:val="swiss"/>
    <w:pitch w:val="variable"/>
    <w:sig w:usb0="E4002EFF" w:usb1="C000E47F" w:usb2="00000009" w:usb3="00000000" w:csb0="000001FF" w:csb1="00000000"/>
  </w:font>
  <w:font w:name="Times">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7F02A9" w14:textId="77777777" w:rsidR="00633625" w:rsidRDefault="00633625" w:rsidP="00295EE3">
      <w:pPr>
        <w:spacing w:line="240" w:lineRule="auto"/>
      </w:pPr>
      <w:r>
        <w:separator/>
      </w:r>
    </w:p>
  </w:footnote>
  <w:footnote w:type="continuationSeparator" w:id="0">
    <w:p w14:paraId="1A88F8D9" w14:textId="77777777" w:rsidR="00633625" w:rsidRDefault="00633625" w:rsidP="00295E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7182399"/>
      <w:docPartObj>
        <w:docPartGallery w:val="Page Numbers (Top of Page)"/>
        <w:docPartUnique/>
      </w:docPartObj>
    </w:sdtPr>
    <w:sdtEndPr/>
    <w:sdtContent>
      <w:p w14:paraId="3979ADC2" w14:textId="124CA291" w:rsidR="00CA25EA" w:rsidRDefault="00CA25EA" w:rsidP="00D163D5">
        <w:pPr>
          <w:pStyle w:val="af1"/>
          <w:ind w:firstLine="0"/>
          <w:jc w:val="center"/>
        </w:pPr>
        <w:r>
          <w:fldChar w:fldCharType="begin"/>
        </w:r>
        <w:r>
          <w:instrText>PAGE   \* MERGEFORMAT</w:instrText>
        </w:r>
        <w:r>
          <w:fldChar w:fldCharType="separate"/>
        </w:r>
        <w:r w:rsidR="00A67633">
          <w:rPr>
            <w:noProof/>
          </w:rPr>
          <w:t>54</w:t>
        </w:r>
        <w:r>
          <w:fldChar w:fldCharType="end"/>
        </w:r>
      </w:p>
    </w:sdtContent>
  </w:sdt>
  <w:p w14:paraId="0C0BB19D" w14:textId="77777777" w:rsidR="00CA25EA" w:rsidRDefault="00CA25EA">
    <w:pPr>
      <w:pStyle w:val="af1"/>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5463C"/>
    <w:multiLevelType w:val="hybridMultilevel"/>
    <w:tmpl w:val="7A00F91E"/>
    <w:lvl w:ilvl="0" w:tplc="04190011">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1" w15:restartNumberingAfterBreak="0">
    <w:nsid w:val="048B04B8"/>
    <w:multiLevelType w:val="hybridMultilevel"/>
    <w:tmpl w:val="6E985308"/>
    <w:lvl w:ilvl="0" w:tplc="04190011">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2" w15:restartNumberingAfterBreak="0">
    <w:nsid w:val="0722417E"/>
    <w:multiLevelType w:val="hybridMultilevel"/>
    <w:tmpl w:val="85FCA0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8E72D64"/>
    <w:multiLevelType w:val="hybridMultilevel"/>
    <w:tmpl w:val="9E72F4AC"/>
    <w:lvl w:ilvl="0" w:tplc="8988C07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9C341DF"/>
    <w:multiLevelType w:val="hybridMultilevel"/>
    <w:tmpl w:val="A75E317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0D0C3BDA"/>
    <w:multiLevelType w:val="hybridMultilevel"/>
    <w:tmpl w:val="AEF0B6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31946EB"/>
    <w:multiLevelType w:val="hybridMultilevel"/>
    <w:tmpl w:val="02667D6E"/>
    <w:lvl w:ilvl="0" w:tplc="7F42A4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34E5295"/>
    <w:multiLevelType w:val="hybridMultilevel"/>
    <w:tmpl w:val="C596BB5A"/>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42E5E08"/>
    <w:multiLevelType w:val="hybridMultilevel"/>
    <w:tmpl w:val="25FA4C4A"/>
    <w:lvl w:ilvl="0" w:tplc="0419000F">
      <w:start w:val="1"/>
      <w:numFmt w:val="decimal"/>
      <w:lvlText w:val="%1."/>
      <w:lvlJc w:val="left"/>
      <w:pPr>
        <w:ind w:left="1070" w:hanging="360"/>
      </w:pPr>
    </w:lvl>
    <w:lvl w:ilvl="1" w:tplc="04190001">
      <w:start w:val="1"/>
      <w:numFmt w:val="bullet"/>
      <w:lvlText w:val=""/>
      <w:lvlJc w:val="left"/>
      <w:pPr>
        <w:ind w:left="1788" w:hanging="360"/>
      </w:pPr>
      <w:rPr>
        <w:rFonts w:ascii="Symbol" w:hAnsi="Symbol" w:hint="default"/>
      </w:r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9" w15:restartNumberingAfterBreak="0">
    <w:nsid w:val="158F44E5"/>
    <w:multiLevelType w:val="hybridMultilevel"/>
    <w:tmpl w:val="F42CCAE8"/>
    <w:lvl w:ilvl="0" w:tplc="CE88D1F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0" w15:restartNumberingAfterBreak="0">
    <w:nsid w:val="16C70753"/>
    <w:multiLevelType w:val="hybridMultilevel"/>
    <w:tmpl w:val="679A1328"/>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18704040"/>
    <w:multiLevelType w:val="hybridMultilevel"/>
    <w:tmpl w:val="50E24C42"/>
    <w:lvl w:ilvl="0" w:tplc="CCA8D1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2386F2E"/>
    <w:multiLevelType w:val="hybridMultilevel"/>
    <w:tmpl w:val="F36871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46B4D64"/>
    <w:multiLevelType w:val="hybridMultilevel"/>
    <w:tmpl w:val="62D87F92"/>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27935A01"/>
    <w:multiLevelType w:val="hybridMultilevel"/>
    <w:tmpl w:val="9A0AD938"/>
    <w:lvl w:ilvl="0" w:tplc="B6BC0144">
      <w:start w:val="1"/>
      <w:numFmt w:val="decimal"/>
      <w:lvlText w:val="%1."/>
      <w:lvlJc w:val="left"/>
      <w:pPr>
        <w:ind w:left="1429" w:hanging="360"/>
      </w:pPr>
      <w:rPr>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27EF249E"/>
    <w:multiLevelType w:val="hybridMultilevel"/>
    <w:tmpl w:val="EEACFB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AB93FA8"/>
    <w:multiLevelType w:val="hybridMultilevel"/>
    <w:tmpl w:val="996654BC"/>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2CA26B5D"/>
    <w:multiLevelType w:val="hybridMultilevel"/>
    <w:tmpl w:val="3E5C9D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E3F6B25"/>
    <w:multiLevelType w:val="hybridMultilevel"/>
    <w:tmpl w:val="D7824920"/>
    <w:lvl w:ilvl="0" w:tplc="E4563A4E">
      <w:start w:val="1"/>
      <w:numFmt w:val="decimal"/>
      <w:lvlText w:val="%1)"/>
      <w:lvlJc w:val="left"/>
      <w:pPr>
        <w:ind w:left="1855" w:hanging="360"/>
      </w:pPr>
      <w:rPr>
        <w:b w:val="0"/>
      </w:r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abstractNum w:abstractNumId="19" w15:restartNumberingAfterBreak="0">
    <w:nsid w:val="2F296DEA"/>
    <w:multiLevelType w:val="hybridMultilevel"/>
    <w:tmpl w:val="A23ED378"/>
    <w:lvl w:ilvl="0" w:tplc="5A5E3B3E">
      <w:start w:val="1"/>
      <w:numFmt w:val="lowerLetter"/>
      <w:lvlText w:val="%1)"/>
      <w:lvlJc w:val="left"/>
      <w:pPr>
        <w:ind w:left="1069" w:hanging="360"/>
      </w:pPr>
      <w:rPr>
        <w:rFonts w:ascii="Times New Roman" w:eastAsiaTheme="minorHAnsi" w:hAnsi="Times New Roman" w:cstheme="minorBidi"/>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302D5E48"/>
    <w:multiLevelType w:val="hybridMultilevel"/>
    <w:tmpl w:val="5E8201AA"/>
    <w:lvl w:ilvl="0" w:tplc="04190017">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30740C95"/>
    <w:multiLevelType w:val="hybridMultilevel"/>
    <w:tmpl w:val="4EF6A0D2"/>
    <w:lvl w:ilvl="0" w:tplc="F6802E1C">
      <w:start w:val="1"/>
      <w:numFmt w:val="bullet"/>
      <w:lvlText w:val=""/>
      <w:lvlJc w:val="left"/>
      <w:pPr>
        <w:ind w:left="1068" w:hanging="360"/>
      </w:pPr>
      <w:rPr>
        <w:rFonts w:ascii="Symbol" w:eastAsiaTheme="minorHAnsi" w:hAnsi="Symbol" w:cstheme="minorBid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15:restartNumberingAfterBreak="0">
    <w:nsid w:val="3105392F"/>
    <w:multiLevelType w:val="hybridMultilevel"/>
    <w:tmpl w:val="027456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1FB2435"/>
    <w:multiLevelType w:val="multilevel"/>
    <w:tmpl w:val="967A3206"/>
    <w:lvl w:ilvl="0">
      <w:start w:val="1"/>
      <w:numFmt w:val="decimal"/>
      <w:lvlText w:val="%1)"/>
      <w:lvlJc w:val="left"/>
      <w:pPr>
        <w:ind w:left="360" w:hanging="360"/>
      </w:pPr>
      <w:rPr>
        <w:lang w:val="ru-RU"/>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321466D8"/>
    <w:multiLevelType w:val="hybridMultilevel"/>
    <w:tmpl w:val="7F0E9A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38F427D2"/>
    <w:multiLevelType w:val="hybridMultilevel"/>
    <w:tmpl w:val="B6EC2A6E"/>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26" w15:restartNumberingAfterBreak="0">
    <w:nsid w:val="3B991BA4"/>
    <w:multiLevelType w:val="hybridMultilevel"/>
    <w:tmpl w:val="896EBCE6"/>
    <w:lvl w:ilvl="0" w:tplc="9F527BD8">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7" w15:restartNumberingAfterBreak="0">
    <w:nsid w:val="3CC05783"/>
    <w:multiLevelType w:val="hybridMultilevel"/>
    <w:tmpl w:val="15EA23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F835453"/>
    <w:multiLevelType w:val="hybridMultilevel"/>
    <w:tmpl w:val="95263E0E"/>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40583B93"/>
    <w:multiLevelType w:val="hybridMultilevel"/>
    <w:tmpl w:val="77EE5B1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40803363"/>
    <w:multiLevelType w:val="hybridMultilevel"/>
    <w:tmpl w:val="546E6B56"/>
    <w:lvl w:ilvl="0" w:tplc="04190011">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31" w15:restartNumberingAfterBreak="0">
    <w:nsid w:val="4181342C"/>
    <w:multiLevelType w:val="hybridMultilevel"/>
    <w:tmpl w:val="7A4EA37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2" w15:restartNumberingAfterBreak="0">
    <w:nsid w:val="45476AF1"/>
    <w:multiLevelType w:val="hybridMultilevel"/>
    <w:tmpl w:val="C4A0C1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46DF23EF"/>
    <w:multiLevelType w:val="hybridMultilevel"/>
    <w:tmpl w:val="6338B7F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47567F67"/>
    <w:multiLevelType w:val="hybridMultilevel"/>
    <w:tmpl w:val="E10E746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4AEA3C22"/>
    <w:multiLevelType w:val="hybridMultilevel"/>
    <w:tmpl w:val="3BDA76A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6" w15:restartNumberingAfterBreak="0">
    <w:nsid w:val="4C68689A"/>
    <w:multiLevelType w:val="multilevel"/>
    <w:tmpl w:val="A9EC6AD4"/>
    <w:lvl w:ilvl="0">
      <w:start w:val="1"/>
      <w:numFmt w:val="decimal"/>
      <w:suff w:val="space"/>
      <w:lvlText w:val="%1."/>
      <w:lvlJc w:val="left"/>
      <w:pPr>
        <w:ind w:left="0" w:firstLine="0"/>
      </w:pPr>
      <w:rPr>
        <w:lang w:val="ru-RU"/>
      </w:rPr>
    </w:lvl>
    <w:lvl w:ilvl="1">
      <w:start w:val="1"/>
      <w:numFmt w:val="decimal"/>
      <w:suff w:val="space"/>
      <w:lvlText w:val="%1.%2."/>
      <w:lvlJc w:val="left"/>
      <w:pPr>
        <w:ind w:left="0" w:firstLine="0"/>
      </w:pPr>
      <w:rPr>
        <w:b/>
      </w:rPr>
    </w:lvl>
    <w:lvl w:ilvl="2">
      <w:start w:val="1"/>
      <w:numFmt w:val="decimal"/>
      <w:suff w:val="space"/>
      <w:lvlText w:val="%1.%2.%3."/>
      <w:lvlJc w:val="left"/>
      <w:pPr>
        <w:ind w:left="720" w:firstLine="0"/>
      </w:pPr>
      <w:rPr>
        <w:rFonts w:ascii="Times New Roman" w:hAnsi="Times New Roman" w:cs="Times New Roman" w:hint="default"/>
        <w:b/>
        <w:bCs/>
        <w:i/>
        <w:color w:val="000000" w:themeColor="text1"/>
        <w:sz w:val="28"/>
        <w:szCs w:val="28"/>
      </w:rPr>
    </w:lvl>
    <w:lvl w:ilvl="3">
      <w:start w:val="1"/>
      <w:numFmt w:val="decimal"/>
      <w:isLgl/>
      <w:suff w:val="space"/>
      <w:lvlText w:val="%1.%2.%3.%4."/>
      <w:lvlJc w:val="left"/>
      <w:pPr>
        <w:ind w:left="0" w:firstLine="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37" w15:restartNumberingAfterBreak="0">
    <w:nsid w:val="4F681F30"/>
    <w:multiLevelType w:val="hybridMultilevel"/>
    <w:tmpl w:val="68365646"/>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505104C1"/>
    <w:multiLevelType w:val="multilevel"/>
    <w:tmpl w:val="8D0442E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pStyle w:val="5"/>
      <w:lvlText w:val="%1.%2.%3.%4.%5"/>
      <w:lvlJc w:val="left"/>
      <w:pPr>
        <w:ind w:left="0" w:firstLine="0"/>
      </w:pPr>
      <w:rPr>
        <w:rFonts w:hint="default"/>
      </w:rPr>
    </w:lvl>
    <w:lvl w:ilvl="5">
      <w:start w:val="1"/>
      <w:numFmt w:val="decimal"/>
      <w:pStyle w:val="6"/>
      <w:lvlText w:val="%1.%2.%3.%4.%5.%6"/>
      <w:lvlJc w:val="left"/>
      <w:pPr>
        <w:ind w:left="0" w:firstLine="0"/>
      </w:pPr>
      <w:rPr>
        <w:rFonts w:hint="default"/>
      </w:rPr>
    </w:lvl>
    <w:lvl w:ilvl="6">
      <w:start w:val="1"/>
      <w:numFmt w:val="decimal"/>
      <w:pStyle w:val="7"/>
      <w:lvlText w:val="%1.%2.%3.%4.%5.%6.%7"/>
      <w:lvlJc w:val="left"/>
      <w:pPr>
        <w:ind w:left="0" w:firstLine="0"/>
      </w:pPr>
      <w:rPr>
        <w:rFonts w:hint="default"/>
      </w:rPr>
    </w:lvl>
    <w:lvl w:ilvl="7">
      <w:start w:val="1"/>
      <w:numFmt w:val="decimal"/>
      <w:pStyle w:val="8"/>
      <w:lvlText w:val="%1.%2.%3.%4.%5.%6.%7.%8"/>
      <w:lvlJc w:val="left"/>
      <w:pPr>
        <w:ind w:left="0" w:firstLine="0"/>
      </w:pPr>
      <w:rPr>
        <w:rFonts w:hint="default"/>
      </w:rPr>
    </w:lvl>
    <w:lvl w:ilvl="8">
      <w:start w:val="1"/>
      <w:numFmt w:val="decimal"/>
      <w:pStyle w:val="9"/>
      <w:lvlText w:val="%1.%2.%3.%4.%5.%6.%7.%8.%9"/>
      <w:lvlJc w:val="left"/>
      <w:pPr>
        <w:ind w:left="0" w:firstLine="0"/>
      </w:pPr>
      <w:rPr>
        <w:rFonts w:hint="default"/>
      </w:rPr>
    </w:lvl>
  </w:abstractNum>
  <w:abstractNum w:abstractNumId="39" w15:restartNumberingAfterBreak="0">
    <w:nsid w:val="5BD00805"/>
    <w:multiLevelType w:val="hybridMultilevel"/>
    <w:tmpl w:val="B5C24FB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5DAD7EAC"/>
    <w:multiLevelType w:val="multilevel"/>
    <w:tmpl w:val="A328D5BC"/>
    <w:lvl w:ilvl="0">
      <w:start w:val="1"/>
      <w:numFmt w:val="decimal"/>
      <w:lvlText w:val="%1."/>
      <w:lvlJc w:val="righ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1" w15:restartNumberingAfterBreak="0">
    <w:nsid w:val="5F0330D5"/>
    <w:multiLevelType w:val="hybridMultilevel"/>
    <w:tmpl w:val="10C81DD8"/>
    <w:lvl w:ilvl="0" w:tplc="E4623DC0">
      <w:start w:val="1"/>
      <w:numFmt w:val="bullet"/>
      <w:pStyle w:val="10"/>
      <w:lvlText w:val=""/>
      <w:lvlJc w:val="left"/>
      <w:pPr>
        <w:ind w:left="720" w:hanging="360"/>
      </w:pPr>
      <w:rPr>
        <w:rFonts w:ascii="Symbol" w:hAnsi="Symbol" w:hint="default"/>
        <w:color w:val="000000"/>
      </w:rPr>
    </w:lvl>
    <w:lvl w:ilvl="1" w:tplc="08FACB90">
      <w:numFmt w:val="bullet"/>
      <w:lvlText w:val="•"/>
      <w:lvlJc w:val="left"/>
      <w:pPr>
        <w:ind w:left="1785" w:hanging="705"/>
      </w:pPr>
      <w:rPr>
        <w:rFonts w:ascii="Times New Roman" w:eastAsia="Times New Roman" w:hAnsi="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42" w15:restartNumberingAfterBreak="0">
    <w:nsid w:val="60392BF3"/>
    <w:multiLevelType w:val="hybridMultilevel"/>
    <w:tmpl w:val="8160CEA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43" w15:restartNumberingAfterBreak="0">
    <w:nsid w:val="611E015A"/>
    <w:multiLevelType w:val="hybridMultilevel"/>
    <w:tmpl w:val="9B9E8974"/>
    <w:lvl w:ilvl="0" w:tplc="95B612B8">
      <w:start w:val="1"/>
      <w:numFmt w:val="lowerLetter"/>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44" w15:restartNumberingAfterBreak="0">
    <w:nsid w:val="688F7791"/>
    <w:multiLevelType w:val="hybridMultilevel"/>
    <w:tmpl w:val="697ADC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6AB028A4"/>
    <w:multiLevelType w:val="hybridMultilevel"/>
    <w:tmpl w:val="B0A4275C"/>
    <w:lvl w:ilvl="0" w:tplc="297283C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6" w15:restartNumberingAfterBreak="0">
    <w:nsid w:val="6E463CAE"/>
    <w:multiLevelType w:val="multilevel"/>
    <w:tmpl w:val="CFD0E2AC"/>
    <w:styleLink w:val="a"/>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75325F08"/>
    <w:multiLevelType w:val="hybridMultilevel"/>
    <w:tmpl w:val="EF8C5AD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8" w15:restartNumberingAfterBreak="0">
    <w:nsid w:val="76B30EC9"/>
    <w:multiLevelType w:val="hybridMultilevel"/>
    <w:tmpl w:val="BFCEF1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8"/>
  </w:num>
  <w:num w:numId="2">
    <w:abstractNumId w:val="40"/>
  </w:num>
  <w:num w:numId="3">
    <w:abstractNumId w:val="41"/>
  </w:num>
  <w:num w:numId="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num>
  <w:num w:numId="6">
    <w:abstractNumId w:val="45"/>
  </w:num>
  <w:num w:numId="7">
    <w:abstractNumId w:val="47"/>
  </w:num>
  <w:num w:numId="8">
    <w:abstractNumId w:val="8"/>
  </w:num>
  <w:num w:numId="9">
    <w:abstractNumId w:val="35"/>
  </w:num>
  <w:num w:numId="10">
    <w:abstractNumId w:val="42"/>
  </w:num>
  <w:num w:numId="11">
    <w:abstractNumId w:val="31"/>
  </w:num>
  <w:num w:numId="12">
    <w:abstractNumId w:val="23"/>
  </w:num>
  <w:num w:numId="13">
    <w:abstractNumId w:val="3"/>
  </w:num>
  <w:num w:numId="14">
    <w:abstractNumId w:val="29"/>
  </w:num>
  <w:num w:numId="15">
    <w:abstractNumId w:val="39"/>
  </w:num>
  <w:num w:numId="16">
    <w:abstractNumId w:val="0"/>
  </w:num>
  <w:num w:numId="17">
    <w:abstractNumId w:val="1"/>
  </w:num>
  <w:num w:numId="18">
    <w:abstractNumId w:val="18"/>
  </w:num>
  <w:num w:numId="19">
    <w:abstractNumId w:val="30"/>
  </w:num>
  <w:num w:numId="20">
    <w:abstractNumId w:val="33"/>
  </w:num>
  <w:num w:numId="21">
    <w:abstractNumId w:val="34"/>
  </w:num>
  <w:num w:numId="22">
    <w:abstractNumId w:val="24"/>
  </w:num>
  <w:num w:numId="23">
    <w:abstractNumId w:val="5"/>
  </w:num>
  <w:num w:numId="24">
    <w:abstractNumId w:val="14"/>
  </w:num>
  <w:num w:numId="25">
    <w:abstractNumId w:val="13"/>
  </w:num>
  <w:num w:numId="26">
    <w:abstractNumId w:val="6"/>
  </w:num>
  <w:num w:numId="27">
    <w:abstractNumId w:val="37"/>
  </w:num>
  <w:num w:numId="28">
    <w:abstractNumId w:val="7"/>
  </w:num>
  <w:num w:numId="29">
    <w:abstractNumId w:val="28"/>
  </w:num>
  <w:num w:numId="30">
    <w:abstractNumId w:val="19"/>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6"/>
    <w:lvlOverride w:ilvl="1">
      <w:lvl w:ilvl="1">
        <w:start w:val="1"/>
        <w:numFmt w:val="decimal"/>
        <w:suff w:val="space"/>
        <w:lvlText w:val="%1.%2."/>
        <w:lvlJc w:val="left"/>
        <w:pPr>
          <w:ind w:left="720" w:hanging="360"/>
        </w:pPr>
        <w:rPr>
          <w:rFonts w:hint="default"/>
        </w:rPr>
      </w:lvl>
    </w:lvlOverride>
    <w:lvlOverride w:ilvl="2">
      <w:lvl w:ilvl="2">
        <w:start w:val="1"/>
        <w:numFmt w:val="decimal"/>
        <w:suff w:val="space"/>
        <w:lvlText w:val="%1.%2.%3."/>
        <w:lvlJc w:val="left"/>
        <w:pPr>
          <w:ind w:left="1080" w:hanging="360"/>
        </w:pPr>
        <w:rPr>
          <w:rFonts w:hint="default"/>
        </w:rPr>
      </w:lvl>
    </w:lvlOverride>
  </w:num>
  <w:num w:numId="34">
    <w:abstractNumId w:val="2"/>
  </w:num>
  <w:num w:numId="35">
    <w:abstractNumId w:val="4"/>
  </w:num>
  <w:num w:numId="36">
    <w:abstractNumId w:val="22"/>
  </w:num>
  <w:num w:numId="37">
    <w:abstractNumId w:val="11"/>
  </w:num>
  <w:num w:numId="38">
    <w:abstractNumId w:val="25"/>
  </w:num>
  <w:num w:numId="39">
    <w:abstractNumId w:val="26"/>
  </w:num>
  <w:num w:numId="40">
    <w:abstractNumId w:val="9"/>
  </w:num>
  <w:num w:numId="41">
    <w:abstractNumId w:val="43"/>
  </w:num>
  <w:num w:numId="42">
    <w:abstractNumId w:val="46"/>
  </w:num>
  <w:num w:numId="43">
    <w:abstractNumId w:val="32"/>
  </w:num>
  <w:num w:numId="44">
    <w:abstractNumId w:val="10"/>
  </w:num>
  <w:num w:numId="45">
    <w:abstractNumId w:val="27"/>
  </w:num>
  <w:num w:numId="46">
    <w:abstractNumId w:val="17"/>
  </w:num>
  <w:num w:numId="47">
    <w:abstractNumId w:val="12"/>
  </w:num>
  <w:num w:numId="48">
    <w:abstractNumId w:val="44"/>
  </w:num>
  <w:num w:numId="49">
    <w:abstractNumId w:val="15"/>
  </w:num>
  <w:num w:numId="50">
    <w:abstractNumId w:val="16"/>
  </w:num>
  <w:num w:numId="51">
    <w:abstractNumId w:val="48"/>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vgeny Sukharev">
    <w15:presenceInfo w15:providerId="Windows Live" w15:userId="b63cd2b24a9d50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9B1"/>
    <w:rsid w:val="0000703F"/>
    <w:rsid w:val="000344BC"/>
    <w:rsid w:val="000354E5"/>
    <w:rsid w:val="000379E4"/>
    <w:rsid w:val="000426A4"/>
    <w:rsid w:val="00044712"/>
    <w:rsid w:val="00054332"/>
    <w:rsid w:val="00063EDC"/>
    <w:rsid w:val="00064F66"/>
    <w:rsid w:val="00073A29"/>
    <w:rsid w:val="000748E8"/>
    <w:rsid w:val="00074BF7"/>
    <w:rsid w:val="00077A04"/>
    <w:rsid w:val="0009260E"/>
    <w:rsid w:val="000937BC"/>
    <w:rsid w:val="00094D87"/>
    <w:rsid w:val="000B045B"/>
    <w:rsid w:val="000B2F60"/>
    <w:rsid w:val="000B31A3"/>
    <w:rsid w:val="000B37FC"/>
    <w:rsid w:val="000C45E1"/>
    <w:rsid w:val="000D110D"/>
    <w:rsid w:val="000E463A"/>
    <w:rsid w:val="00101861"/>
    <w:rsid w:val="001031AE"/>
    <w:rsid w:val="001122BD"/>
    <w:rsid w:val="00115972"/>
    <w:rsid w:val="001167B6"/>
    <w:rsid w:val="0012210E"/>
    <w:rsid w:val="00122C8F"/>
    <w:rsid w:val="0012451C"/>
    <w:rsid w:val="00130709"/>
    <w:rsid w:val="00130831"/>
    <w:rsid w:val="001348CE"/>
    <w:rsid w:val="00134BAA"/>
    <w:rsid w:val="0013591C"/>
    <w:rsid w:val="00150E1C"/>
    <w:rsid w:val="001523AC"/>
    <w:rsid w:val="0015350F"/>
    <w:rsid w:val="00154DF5"/>
    <w:rsid w:val="00170137"/>
    <w:rsid w:val="00177623"/>
    <w:rsid w:val="00177AB6"/>
    <w:rsid w:val="001A4E2F"/>
    <w:rsid w:val="001A655A"/>
    <w:rsid w:val="001B0799"/>
    <w:rsid w:val="001B095A"/>
    <w:rsid w:val="001B1D73"/>
    <w:rsid w:val="001B1DEA"/>
    <w:rsid w:val="001B521A"/>
    <w:rsid w:val="001C3C55"/>
    <w:rsid w:val="001D3D4B"/>
    <w:rsid w:val="001E1FC2"/>
    <w:rsid w:val="001E2FF8"/>
    <w:rsid w:val="001F349F"/>
    <w:rsid w:val="001F6E62"/>
    <w:rsid w:val="00204235"/>
    <w:rsid w:val="00207851"/>
    <w:rsid w:val="00236BFC"/>
    <w:rsid w:val="00240F24"/>
    <w:rsid w:val="002415D1"/>
    <w:rsid w:val="0024499E"/>
    <w:rsid w:val="00256DF5"/>
    <w:rsid w:val="00261A98"/>
    <w:rsid w:val="002631F3"/>
    <w:rsid w:val="00264C78"/>
    <w:rsid w:val="00277AD7"/>
    <w:rsid w:val="00282D24"/>
    <w:rsid w:val="00286431"/>
    <w:rsid w:val="002904F2"/>
    <w:rsid w:val="00292899"/>
    <w:rsid w:val="00295EE3"/>
    <w:rsid w:val="002A2B0E"/>
    <w:rsid w:val="002B04D9"/>
    <w:rsid w:val="002B4C32"/>
    <w:rsid w:val="002C2482"/>
    <w:rsid w:val="002D5737"/>
    <w:rsid w:val="002E3C6F"/>
    <w:rsid w:val="002F3535"/>
    <w:rsid w:val="002F42D8"/>
    <w:rsid w:val="003010BB"/>
    <w:rsid w:val="00311EEC"/>
    <w:rsid w:val="003210A3"/>
    <w:rsid w:val="00321D03"/>
    <w:rsid w:val="00327201"/>
    <w:rsid w:val="00343189"/>
    <w:rsid w:val="00343A6F"/>
    <w:rsid w:val="00344354"/>
    <w:rsid w:val="00345894"/>
    <w:rsid w:val="00352DD4"/>
    <w:rsid w:val="00363028"/>
    <w:rsid w:val="00370AB2"/>
    <w:rsid w:val="003711B4"/>
    <w:rsid w:val="003728B1"/>
    <w:rsid w:val="003737D2"/>
    <w:rsid w:val="0037490B"/>
    <w:rsid w:val="0037632D"/>
    <w:rsid w:val="003804BD"/>
    <w:rsid w:val="00381049"/>
    <w:rsid w:val="00392360"/>
    <w:rsid w:val="00396CB0"/>
    <w:rsid w:val="0039735A"/>
    <w:rsid w:val="003A575D"/>
    <w:rsid w:val="003B3841"/>
    <w:rsid w:val="003D02F4"/>
    <w:rsid w:val="003D266B"/>
    <w:rsid w:val="003D2B3F"/>
    <w:rsid w:val="003F24D8"/>
    <w:rsid w:val="004007A8"/>
    <w:rsid w:val="004160AE"/>
    <w:rsid w:val="00420C76"/>
    <w:rsid w:val="0042155B"/>
    <w:rsid w:val="00422B67"/>
    <w:rsid w:val="00426AA2"/>
    <w:rsid w:val="00440E35"/>
    <w:rsid w:val="0044709C"/>
    <w:rsid w:val="0045024C"/>
    <w:rsid w:val="004534B5"/>
    <w:rsid w:val="004629DB"/>
    <w:rsid w:val="004632A7"/>
    <w:rsid w:val="00465A6E"/>
    <w:rsid w:val="004663F2"/>
    <w:rsid w:val="0046731A"/>
    <w:rsid w:val="004728C6"/>
    <w:rsid w:val="00474120"/>
    <w:rsid w:val="00483A35"/>
    <w:rsid w:val="004924A2"/>
    <w:rsid w:val="004A0751"/>
    <w:rsid w:val="004C06A3"/>
    <w:rsid w:val="004C5EB1"/>
    <w:rsid w:val="004E08BD"/>
    <w:rsid w:val="004E1D4D"/>
    <w:rsid w:val="004E37AC"/>
    <w:rsid w:val="004E66E9"/>
    <w:rsid w:val="004F2AFF"/>
    <w:rsid w:val="004F5604"/>
    <w:rsid w:val="004F639D"/>
    <w:rsid w:val="004F6E50"/>
    <w:rsid w:val="00511DA8"/>
    <w:rsid w:val="00513F9F"/>
    <w:rsid w:val="00515A88"/>
    <w:rsid w:val="00520CCA"/>
    <w:rsid w:val="00523404"/>
    <w:rsid w:val="00524A41"/>
    <w:rsid w:val="00545F15"/>
    <w:rsid w:val="0055692B"/>
    <w:rsid w:val="00556A4D"/>
    <w:rsid w:val="00560607"/>
    <w:rsid w:val="0056223F"/>
    <w:rsid w:val="00565629"/>
    <w:rsid w:val="00573821"/>
    <w:rsid w:val="005755FC"/>
    <w:rsid w:val="00583317"/>
    <w:rsid w:val="00587DBF"/>
    <w:rsid w:val="0059444C"/>
    <w:rsid w:val="005A2140"/>
    <w:rsid w:val="005B3D26"/>
    <w:rsid w:val="005B3F01"/>
    <w:rsid w:val="0060063E"/>
    <w:rsid w:val="00612A1C"/>
    <w:rsid w:val="00633539"/>
    <w:rsid w:val="00633625"/>
    <w:rsid w:val="006356D0"/>
    <w:rsid w:val="006400C2"/>
    <w:rsid w:val="00646A2C"/>
    <w:rsid w:val="00647BBF"/>
    <w:rsid w:val="0065083A"/>
    <w:rsid w:val="006508A0"/>
    <w:rsid w:val="006541DE"/>
    <w:rsid w:val="006605C0"/>
    <w:rsid w:val="00667146"/>
    <w:rsid w:val="0067063A"/>
    <w:rsid w:val="0067157D"/>
    <w:rsid w:val="006817CC"/>
    <w:rsid w:val="00682F7B"/>
    <w:rsid w:val="00685954"/>
    <w:rsid w:val="0068748D"/>
    <w:rsid w:val="0069192E"/>
    <w:rsid w:val="006A4450"/>
    <w:rsid w:val="006C34FC"/>
    <w:rsid w:val="006D2582"/>
    <w:rsid w:val="006D7949"/>
    <w:rsid w:val="006E0911"/>
    <w:rsid w:val="00712270"/>
    <w:rsid w:val="00713D90"/>
    <w:rsid w:val="007278C5"/>
    <w:rsid w:val="00736019"/>
    <w:rsid w:val="00736740"/>
    <w:rsid w:val="00740318"/>
    <w:rsid w:val="00754EFF"/>
    <w:rsid w:val="00762E6A"/>
    <w:rsid w:val="00766E9D"/>
    <w:rsid w:val="00772D17"/>
    <w:rsid w:val="0077781E"/>
    <w:rsid w:val="0078105A"/>
    <w:rsid w:val="0078268B"/>
    <w:rsid w:val="00786A14"/>
    <w:rsid w:val="00794724"/>
    <w:rsid w:val="007A1511"/>
    <w:rsid w:val="007B6FDF"/>
    <w:rsid w:val="007C2C56"/>
    <w:rsid w:val="007C68A7"/>
    <w:rsid w:val="007D1DBB"/>
    <w:rsid w:val="007D508C"/>
    <w:rsid w:val="007D6968"/>
    <w:rsid w:val="007E13C6"/>
    <w:rsid w:val="007E212D"/>
    <w:rsid w:val="007F1A92"/>
    <w:rsid w:val="007F1FAE"/>
    <w:rsid w:val="007F3C7B"/>
    <w:rsid w:val="007F62E6"/>
    <w:rsid w:val="008141F3"/>
    <w:rsid w:val="00821A1A"/>
    <w:rsid w:val="0082288A"/>
    <w:rsid w:val="00825E87"/>
    <w:rsid w:val="0082686A"/>
    <w:rsid w:val="008423F1"/>
    <w:rsid w:val="0085083E"/>
    <w:rsid w:val="00850F38"/>
    <w:rsid w:val="00853044"/>
    <w:rsid w:val="008548EF"/>
    <w:rsid w:val="00857DB0"/>
    <w:rsid w:val="00872FB0"/>
    <w:rsid w:val="008838CB"/>
    <w:rsid w:val="008867EE"/>
    <w:rsid w:val="008940B2"/>
    <w:rsid w:val="008B15FF"/>
    <w:rsid w:val="008B67E4"/>
    <w:rsid w:val="008B7786"/>
    <w:rsid w:val="008C08EA"/>
    <w:rsid w:val="008C6496"/>
    <w:rsid w:val="008D65BE"/>
    <w:rsid w:val="008E60ED"/>
    <w:rsid w:val="008F2BD8"/>
    <w:rsid w:val="008F6FFC"/>
    <w:rsid w:val="009013C3"/>
    <w:rsid w:val="0092030C"/>
    <w:rsid w:val="009208D2"/>
    <w:rsid w:val="0092331E"/>
    <w:rsid w:val="00926722"/>
    <w:rsid w:val="00930C90"/>
    <w:rsid w:val="00935486"/>
    <w:rsid w:val="00941DD3"/>
    <w:rsid w:val="00945D51"/>
    <w:rsid w:val="00946CEF"/>
    <w:rsid w:val="009522A1"/>
    <w:rsid w:val="00955553"/>
    <w:rsid w:val="00960E3C"/>
    <w:rsid w:val="00961084"/>
    <w:rsid w:val="0096184D"/>
    <w:rsid w:val="0098108B"/>
    <w:rsid w:val="009854D5"/>
    <w:rsid w:val="00994073"/>
    <w:rsid w:val="009A69B1"/>
    <w:rsid w:val="009B4772"/>
    <w:rsid w:val="009C6701"/>
    <w:rsid w:val="009C6D4A"/>
    <w:rsid w:val="009D114D"/>
    <w:rsid w:val="009D68FD"/>
    <w:rsid w:val="009D6FE5"/>
    <w:rsid w:val="009E1252"/>
    <w:rsid w:val="009E4583"/>
    <w:rsid w:val="009E595E"/>
    <w:rsid w:val="009E691F"/>
    <w:rsid w:val="009F4268"/>
    <w:rsid w:val="009F5BD3"/>
    <w:rsid w:val="00A01237"/>
    <w:rsid w:val="00A122C1"/>
    <w:rsid w:val="00A22D14"/>
    <w:rsid w:val="00A33ED3"/>
    <w:rsid w:val="00A4577C"/>
    <w:rsid w:val="00A57587"/>
    <w:rsid w:val="00A67633"/>
    <w:rsid w:val="00A70EFF"/>
    <w:rsid w:val="00A7244B"/>
    <w:rsid w:val="00A72F82"/>
    <w:rsid w:val="00A748B0"/>
    <w:rsid w:val="00A93159"/>
    <w:rsid w:val="00AA073D"/>
    <w:rsid w:val="00AA5A05"/>
    <w:rsid w:val="00AB1773"/>
    <w:rsid w:val="00AC157E"/>
    <w:rsid w:val="00AD4766"/>
    <w:rsid w:val="00AD765F"/>
    <w:rsid w:val="00AD7F6D"/>
    <w:rsid w:val="00AE2B5D"/>
    <w:rsid w:val="00B0212B"/>
    <w:rsid w:val="00B02DEB"/>
    <w:rsid w:val="00B03F29"/>
    <w:rsid w:val="00B04BCD"/>
    <w:rsid w:val="00B214B1"/>
    <w:rsid w:val="00B32BFA"/>
    <w:rsid w:val="00B34299"/>
    <w:rsid w:val="00B36941"/>
    <w:rsid w:val="00B36E2C"/>
    <w:rsid w:val="00B50DC1"/>
    <w:rsid w:val="00B5288A"/>
    <w:rsid w:val="00B63AE3"/>
    <w:rsid w:val="00B77F3A"/>
    <w:rsid w:val="00B80DA4"/>
    <w:rsid w:val="00B82C6C"/>
    <w:rsid w:val="00B83003"/>
    <w:rsid w:val="00B847BD"/>
    <w:rsid w:val="00B92403"/>
    <w:rsid w:val="00B96465"/>
    <w:rsid w:val="00BA192E"/>
    <w:rsid w:val="00BA202F"/>
    <w:rsid w:val="00BA60A0"/>
    <w:rsid w:val="00BD28AB"/>
    <w:rsid w:val="00BD3BB9"/>
    <w:rsid w:val="00BE1337"/>
    <w:rsid w:val="00BE2669"/>
    <w:rsid w:val="00BE290A"/>
    <w:rsid w:val="00BE4B7B"/>
    <w:rsid w:val="00BE6157"/>
    <w:rsid w:val="00BF10E8"/>
    <w:rsid w:val="00BF6605"/>
    <w:rsid w:val="00C03C0A"/>
    <w:rsid w:val="00C07197"/>
    <w:rsid w:val="00C10E1A"/>
    <w:rsid w:val="00C121CB"/>
    <w:rsid w:val="00C1679C"/>
    <w:rsid w:val="00C1744D"/>
    <w:rsid w:val="00C2161E"/>
    <w:rsid w:val="00C32829"/>
    <w:rsid w:val="00C34042"/>
    <w:rsid w:val="00C377FD"/>
    <w:rsid w:val="00C42F84"/>
    <w:rsid w:val="00C4738B"/>
    <w:rsid w:val="00C509E2"/>
    <w:rsid w:val="00C57F04"/>
    <w:rsid w:val="00C64028"/>
    <w:rsid w:val="00C75A14"/>
    <w:rsid w:val="00C811CF"/>
    <w:rsid w:val="00C91D38"/>
    <w:rsid w:val="00CA25EA"/>
    <w:rsid w:val="00CA32DA"/>
    <w:rsid w:val="00CA6DF1"/>
    <w:rsid w:val="00CB4CD2"/>
    <w:rsid w:val="00CC02A4"/>
    <w:rsid w:val="00CC430E"/>
    <w:rsid w:val="00CD0A6A"/>
    <w:rsid w:val="00CE1FE3"/>
    <w:rsid w:val="00CE5389"/>
    <w:rsid w:val="00CE7E91"/>
    <w:rsid w:val="00D020F0"/>
    <w:rsid w:val="00D06B44"/>
    <w:rsid w:val="00D12573"/>
    <w:rsid w:val="00D13138"/>
    <w:rsid w:val="00D163D5"/>
    <w:rsid w:val="00D25AB6"/>
    <w:rsid w:val="00D27755"/>
    <w:rsid w:val="00D31FCB"/>
    <w:rsid w:val="00D54DC9"/>
    <w:rsid w:val="00D64C45"/>
    <w:rsid w:val="00D714DA"/>
    <w:rsid w:val="00D72327"/>
    <w:rsid w:val="00D75DD0"/>
    <w:rsid w:val="00D769E9"/>
    <w:rsid w:val="00D76D34"/>
    <w:rsid w:val="00D8010D"/>
    <w:rsid w:val="00D80BC8"/>
    <w:rsid w:val="00D83368"/>
    <w:rsid w:val="00D87257"/>
    <w:rsid w:val="00D90585"/>
    <w:rsid w:val="00D90802"/>
    <w:rsid w:val="00D90A2C"/>
    <w:rsid w:val="00D96A27"/>
    <w:rsid w:val="00DA64AC"/>
    <w:rsid w:val="00DA73E0"/>
    <w:rsid w:val="00DB18CD"/>
    <w:rsid w:val="00DB47B0"/>
    <w:rsid w:val="00DB5B15"/>
    <w:rsid w:val="00DB6521"/>
    <w:rsid w:val="00DB70D6"/>
    <w:rsid w:val="00DB7826"/>
    <w:rsid w:val="00DC4774"/>
    <w:rsid w:val="00DC609F"/>
    <w:rsid w:val="00DD036B"/>
    <w:rsid w:val="00DE76A5"/>
    <w:rsid w:val="00DF58D9"/>
    <w:rsid w:val="00DF6EA6"/>
    <w:rsid w:val="00E034A5"/>
    <w:rsid w:val="00E11430"/>
    <w:rsid w:val="00E24B47"/>
    <w:rsid w:val="00E255DA"/>
    <w:rsid w:val="00E26B79"/>
    <w:rsid w:val="00E31EAC"/>
    <w:rsid w:val="00E32452"/>
    <w:rsid w:val="00E7590A"/>
    <w:rsid w:val="00E75BE1"/>
    <w:rsid w:val="00E83C97"/>
    <w:rsid w:val="00E9345C"/>
    <w:rsid w:val="00E94C02"/>
    <w:rsid w:val="00EA01F9"/>
    <w:rsid w:val="00EA3CA1"/>
    <w:rsid w:val="00EA6381"/>
    <w:rsid w:val="00EB409C"/>
    <w:rsid w:val="00EB443E"/>
    <w:rsid w:val="00EC33A1"/>
    <w:rsid w:val="00EC4158"/>
    <w:rsid w:val="00EE06C3"/>
    <w:rsid w:val="00EE1C45"/>
    <w:rsid w:val="00EF5D25"/>
    <w:rsid w:val="00F01BE8"/>
    <w:rsid w:val="00F03722"/>
    <w:rsid w:val="00F07B99"/>
    <w:rsid w:val="00F17C30"/>
    <w:rsid w:val="00F255FF"/>
    <w:rsid w:val="00F33F59"/>
    <w:rsid w:val="00F3688D"/>
    <w:rsid w:val="00F36FB8"/>
    <w:rsid w:val="00F8558C"/>
    <w:rsid w:val="00FA2C17"/>
    <w:rsid w:val="00FA3BDC"/>
    <w:rsid w:val="00FA3DBA"/>
    <w:rsid w:val="00FA5ADA"/>
    <w:rsid w:val="00FB099C"/>
    <w:rsid w:val="00FB3F13"/>
    <w:rsid w:val="00FC1972"/>
    <w:rsid w:val="00FC2119"/>
    <w:rsid w:val="00FC327D"/>
    <w:rsid w:val="00FC6DFE"/>
    <w:rsid w:val="00FD2464"/>
    <w:rsid w:val="00FD7CE2"/>
    <w:rsid w:val="00FE06B9"/>
    <w:rsid w:val="00FE6103"/>
    <w:rsid w:val="00FF43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38C6B"/>
  <w15:chartTrackingRefBased/>
  <w15:docId w15:val="{9D8B4C54-DAD3-4D0B-80F1-8CC9DC9C2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77781E"/>
    <w:pPr>
      <w:spacing w:after="0" w:line="360" w:lineRule="auto"/>
      <w:ind w:firstLine="709"/>
      <w:jc w:val="both"/>
      <w:pPrChange w:id="0" w:author="Evgeny Sukharev" w:date="2021-03-27T00:21:00Z">
        <w:pPr>
          <w:spacing w:line="360" w:lineRule="auto"/>
          <w:ind w:firstLine="709"/>
          <w:jc w:val="both"/>
        </w:pPr>
      </w:pPrChange>
    </w:pPr>
    <w:rPr>
      <w:rFonts w:ascii="Times New Roman" w:hAnsi="Times New Roman"/>
      <w:color w:val="000000" w:themeColor="text1"/>
      <w:sz w:val="28"/>
      <w:rPrChange w:id="0" w:author="Evgeny Sukharev" w:date="2021-03-27T00:21:00Z">
        <w:rPr>
          <w:rFonts w:eastAsiaTheme="minorHAnsi" w:cstheme="minorBidi"/>
          <w:color w:val="000000" w:themeColor="text1"/>
          <w:sz w:val="28"/>
          <w:szCs w:val="22"/>
          <w:lang w:val="ru-RU" w:eastAsia="en-US" w:bidi="ar-SA"/>
        </w:rPr>
      </w:rPrChange>
    </w:rPr>
  </w:style>
  <w:style w:type="paragraph" w:styleId="1">
    <w:name w:val="heading 1"/>
    <w:basedOn w:val="a0"/>
    <w:next w:val="a0"/>
    <w:link w:val="11"/>
    <w:uiPriority w:val="9"/>
    <w:qFormat/>
    <w:rsid w:val="00C4738B"/>
    <w:pPr>
      <w:keepNext/>
      <w:keepLines/>
      <w:pageBreakBefore/>
      <w:numPr>
        <w:numId w:val="1"/>
      </w:numPr>
      <w:spacing w:after="240"/>
      <w:jc w:val="center"/>
      <w:outlineLvl w:val="0"/>
    </w:pPr>
    <w:rPr>
      <w:rFonts w:eastAsiaTheme="majorEastAsia" w:cstheme="majorBidi"/>
      <w:b/>
      <w:caps/>
      <w:sz w:val="32"/>
      <w:szCs w:val="32"/>
    </w:rPr>
  </w:style>
  <w:style w:type="paragraph" w:styleId="2">
    <w:name w:val="heading 2"/>
    <w:basedOn w:val="a0"/>
    <w:next w:val="a0"/>
    <w:link w:val="20"/>
    <w:uiPriority w:val="9"/>
    <w:unhideWhenUsed/>
    <w:qFormat/>
    <w:rsid w:val="00712270"/>
    <w:pPr>
      <w:keepNext/>
      <w:keepLines/>
      <w:numPr>
        <w:ilvl w:val="1"/>
        <w:numId w:val="1"/>
      </w:numPr>
      <w:spacing w:before="360" w:after="240" w:line="240" w:lineRule="auto"/>
      <w:jc w:val="center"/>
      <w:outlineLvl w:val="1"/>
    </w:pPr>
    <w:rPr>
      <w:rFonts w:eastAsiaTheme="majorEastAsia" w:cstheme="majorBidi"/>
      <w:b/>
      <w:szCs w:val="26"/>
    </w:rPr>
  </w:style>
  <w:style w:type="paragraph" w:styleId="3">
    <w:name w:val="heading 3"/>
    <w:basedOn w:val="a0"/>
    <w:next w:val="a0"/>
    <w:link w:val="30"/>
    <w:uiPriority w:val="9"/>
    <w:unhideWhenUsed/>
    <w:qFormat/>
    <w:rsid w:val="00D83368"/>
    <w:pPr>
      <w:keepNext/>
      <w:keepLines/>
      <w:numPr>
        <w:ilvl w:val="2"/>
        <w:numId w:val="1"/>
      </w:numPr>
      <w:spacing w:before="360" w:after="240"/>
      <w:ind w:firstLine="709"/>
      <w:jc w:val="left"/>
      <w:outlineLvl w:val="2"/>
    </w:pPr>
    <w:rPr>
      <w:rFonts w:eastAsiaTheme="majorEastAsia" w:cstheme="majorBidi"/>
      <w:b/>
      <w:i/>
      <w:szCs w:val="24"/>
    </w:rPr>
  </w:style>
  <w:style w:type="paragraph" w:styleId="4">
    <w:name w:val="heading 4"/>
    <w:basedOn w:val="a0"/>
    <w:next w:val="a0"/>
    <w:link w:val="40"/>
    <w:uiPriority w:val="9"/>
    <w:unhideWhenUsed/>
    <w:qFormat/>
    <w:rsid w:val="00941DD3"/>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semiHidden/>
    <w:unhideWhenUsed/>
    <w:qFormat/>
    <w:rsid w:val="00C4738B"/>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0"/>
    <w:next w:val="a0"/>
    <w:link w:val="60"/>
    <w:uiPriority w:val="9"/>
    <w:semiHidden/>
    <w:unhideWhenUsed/>
    <w:qFormat/>
    <w:rsid w:val="00C4738B"/>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0"/>
    <w:next w:val="a0"/>
    <w:link w:val="70"/>
    <w:uiPriority w:val="9"/>
    <w:semiHidden/>
    <w:unhideWhenUsed/>
    <w:qFormat/>
    <w:rsid w:val="00C4738B"/>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0"/>
    <w:next w:val="a0"/>
    <w:link w:val="80"/>
    <w:uiPriority w:val="9"/>
    <w:semiHidden/>
    <w:unhideWhenUsed/>
    <w:qFormat/>
    <w:rsid w:val="00C4738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C4738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
    <w:uiPriority w:val="9"/>
    <w:rsid w:val="00C4738B"/>
    <w:rPr>
      <w:rFonts w:ascii="Times New Roman" w:eastAsiaTheme="majorEastAsia" w:hAnsi="Times New Roman" w:cstheme="majorBidi"/>
      <w:b/>
      <w:caps/>
      <w:color w:val="000000" w:themeColor="text1"/>
      <w:sz w:val="32"/>
      <w:szCs w:val="32"/>
    </w:rPr>
  </w:style>
  <w:style w:type="character" w:customStyle="1" w:styleId="20">
    <w:name w:val="Заголовок 2 Знак"/>
    <w:basedOn w:val="a1"/>
    <w:link w:val="2"/>
    <w:uiPriority w:val="9"/>
    <w:rsid w:val="00712270"/>
    <w:rPr>
      <w:rFonts w:ascii="Times New Roman" w:eastAsiaTheme="majorEastAsia" w:hAnsi="Times New Roman" w:cstheme="majorBidi"/>
      <w:b/>
      <w:color w:val="000000" w:themeColor="text1"/>
      <w:sz w:val="28"/>
      <w:szCs w:val="26"/>
    </w:rPr>
  </w:style>
  <w:style w:type="paragraph" w:styleId="a4">
    <w:name w:val="Title"/>
    <w:basedOn w:val="a0"/>
    <w:next w:val="a0"/>
    <w:link w:val="a5"/>
    <w:uiPriority w:val="10"/>
    <w:qFormat/>
    <w:rsid w:val="00F33F59"/>
    <w:pPr>
      <w:spacing w:before="360" w:after="240"/>
      <w:ind w:firstLine="0"/>
      <w:contextualSpacing/>
      <w:jc w:val="left"/>
    </w:pPr>
    <w:rPr>
      <w:rFonts w:eastAsiaTheme="majorEastAsia" w:cstheme="majorBidi"/>
      <w:b/>
      <w:i/>
      <w:color w:val="auto"/>
      <w:spacing w:val="-10"/>
      <w:kern w:val="28"/>
      <w:szCs w:val="56"/>
    </w:rPr>
  </w:style>
  <w:style w:type="character" w:customStyle="1" w:styleId="a5">
    <w:name w:val="Заголовок Знак"/>
    <w:basedOn w:val="a1"/>
    <w:link w:val="a4"/>
    <w:uiPriority w:val="10"/>
    <w:rsid w:val="00F33F59"/>
    <w:rPr>
      <w:rFonts w:ascii="Times New Roman" w:eastAsiaTheme="majorEastAsia" w:hAnsi="Times New Roman" w:cstheme="majorBidi"/>
      <w:b/>
      <w:i/>
      <w:spacing w:val="-10"/>
      <w:kern w:val="28"/>
      <w:sz w:val="28"/>
      <w:szCs w:val="56"/>
    </w:rPr>
  </w:style>
  <w:style w:type="character" w:customStyle="1" w:styleId="30">
    <w:name w:val="Заголовок 3 Знак"/>
    <w:basedOn w:val="a1"/>
    <w:link w:val="3"/>
    <w:uiPriority w:val="9"/>
    <w:rsid w:val="00D83368"/>
    <w:rPr>
      <w:rFonts w:ascii="Times New Roman" w:eastAsiaTheme="majorEastAsia" w:hAnsi="Times New Roman" w:cstheme="majorBidi"/>
      <w:b/>
      <w:i/>
      <w:color w:val="000000" w:themeColor="text1"/>
      <w:sz w:val="28"/>
      <w:szCs w:val="24"/>
    </w:rPr>
  </w:style>
  <w:style w:type="character" w:customStyle="1" w:styleId="50">
    <w:name w:val="Заголовок 5 Знак"/>
    <w:basedOn w:val="a1"/>
    <w:link w:val="5"/>
    <w:uiPriority w:val="9"/>
    <w:semiHidden/>
    <w:rsid w:val="00C4738B"/>
    <w:rPr>
      <w:rFonts w:asciiTheme="majorHAnsi" w:eastAsiaTheme="majorEastAsia" w:hAnsiTheme="majorHAnsi" w:cstheme="majorBidi"/>
      <w:color w:val="2F5496" w:themeColor="accent1" w:themeShade="BF"/>
      <w:sz w:val="28"/>
    </w:rPr>
  </w:style>
  <w:style w:type="character" w:customStyle="1" w:styleId="60">
    <w:name w:val="Заголовок 6 Знак"/>
    <w:basedOn w:val="a1"/>
    <w:link w:val="6"/>
    <w:uiPriority w:val="9"/>
    <w:semiHidden/>
    <w:rsid w:val="00C4738B"/>
    <w:rPr>
      <w:rFonts w:asciiTheme="majorHAnsi" w:eastAsiaTheme="majorEastAsia" w:hAnsiTheme="majorHAnsi" w:cstheme="majorBidi"/>
      <w:color w:val="1F3763" w:themeColor="accent1" w:themeShade="7F"/>
      <w:sz w:val="28"/>
    </w:rPr>
  </w:style>
  <w:style w:type="character" w:customStyle="1" w:styleId="70">
    <w:name w:val="Заголовок 7 Знак"/>
    <w:basedOn w:val="a1"/>
    <w:link w:val="7"/>
    <w:uiPriority w:val="9"/>
    <w:semiHidden/>
    <w:rsid w:val="00C4738B"/>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1"/>
    <w:link w:val="8"/>
    <w:uiPriority w:val="9"/>
    <w:semiHidden/>
    <w:rsid w:val="00C4738B"/>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C4738B"/>
    <w:rPr>
      <w:rFonts w:asciiTheme="majorHAnsi" w:eastAsiaTheme="majorEastAsia" w:hAnsiTheme="majorHAnsi" w:cstheme="majorBidi"/>
      <w:i/>
      <w:iCs/>
      <w:color w:val="272727" w:themeColor="text1" w:themeTint="D8"/>
      <w:sz w:val="21"/>
      <w:szCs w:val="21"/>
    </w:rPr>
  </w:style>
  <w:style w:type="paragraph" w:styleId="a6">
    <w:name w:val="List Paragraph"/>
    <w:aliases w:val="Таблицы,Список1"/>
    <w:basedOn w:val="a0"/>
    <w:link w:val="a7"/>
    <w:uiPriority w:val="34"/>
    <w:qFormat/>
    <w:rsid w:val="001C3C55"/>
    <w:pPr>
      <w:ind w:left="720"/>
      <w:contextualSpacing/>
    </w:pPr>
  </w:style>
  <w:style w:type="character" w:styleId="a8">
    <w:name w:val="Hyperlink"/>
    <w:basedOn w:val="a1"/>
    <w:uiPriority w:val="99"/>
    <w:unhideWhenUsed/>
    <w:rsid w:val="00762E6A"/>
    <w:rPr>
      <w:color w:val="0563C1" w:themeColor="hyperlink"/>
      <w:u w:val="single"/>
    </w:rPr>
  </w:style>
  <w:style w:type="paragraph" w:styleId="a9">
    <w:name w:val="footnote text"/>
    <w:basedOn w:val="a0"/>
    <w:link w:val="aa"/>
    <w:uiPriority w:val="99"/>
    <w:semiHidden/>
    <w:unhideWhenUsed/>
    <w:rsid w:val="00295EE3"/>
    <w:pPr>
      <w:spacing w:line="240" w:lineRule="auto"/>
    </w:pPr>
    <w:rPr>
      <w:sz w:val="20"/>
      <w:szCs w:val="20"/>
    </w:rPr>
  </w:style>
  <w:style w:type="character" w:customStyle="1" w:styleId="aa">
    <w:name w:val="Текст сноски Знак"/>
    <w:basedOn w:val="a1"/>
    <w:link w:val="a9"/>
    <w:uiPriority w:val="99"/>
    <w:semiHidden/>
    <w:rsid w:val="00295EE3"/>
    <w:rPr>
      <w:rFonts w:ascii="Times New Roman" w:hAnsi="Times New Roman"/>
      <w:color w:val="000000" w:themeColor="text1"/>
      <w:sz w:val="20"/>
      <w:szCs w:val="20"/>
    </w:rPr>
  </w:style>
  <w:style w:type="character" w:styleId="ab">
    <w:name w:val="footnote reference"/>
    <w:basedOn w:val="a1"/>
    <w:uiPriority w:val="99"/>
    <w:semiHidden/>
    <w:unhideWhenUsed/>
    <w:rsid w:val="00295EE3"/>
    <w:rPr>
      <w:vertAlign w:val="superscript"/>
    </w:rPr>
  </w:style>
  <w:style w:type="paragraph" w:styleId="ac">
    <w:name w:val="Normal (Web)"/>
    <w:basedOn w:val="a0"/>
    <w:uiPriority w:val="99"/>
    <w:unhideWhenUsed/>
    <w:rsid w:val="0082288A"/>
    <w:pPr>
      <w:spacing w:before="100" w:beforeAutospacing="1" w:after="100" w:afterAutospacing="1" w:line="240" w:lineRule="auto"/>
      <w:ind w:firstLine="0"/>
      <w:jc w:val="left"/>
    </w:pPr>
    <w:rPr>
      <w:rFonts w:eastAsia="Times New Roman" w:cs="Times New Roman"/>
      <w:color w:val="auto"/>
      <w:sz w:val="24"/>
      <w:szCs w:val="24"/>
      <w:lang w:eastAsia="ru-RU"/>
    </w:rPr>
  </w:style>
  <w:style w:type="character" w:customStyle="1" w:styleId="12">
    <w:name w:val="Диплом Список1 Знак"/>
    <w:link w:val="10"/>
    <w:locked/>
    <w:rsid w:val="0082288A"/>
    <w:rPr>
      <w:rFonts w:ascii="Times New Roman" w:hAnsi="Times New Roman"/>
      <w:sz w:val="28"/>
    </w:rPr>
  </w:style>
  <w:style w:type="paragraph" w:customStyle="1" w:styleId="10">
    <w:name w:val="Диплом Список1"/>
    <w:basedOn w:val="a0"/>
    <w:link w:val="12"/>
    <w:qFormat/>
    <w:rsid w:val="0082288A"/>
    <w:pPr>
      <w:numPr>
        <w:numId w:val="3"/>
      </w:numPr>
    </w:pPr>
    <w:rPr>
      <w:color w:val="auto"/>
    </w:rPr>
  </w:style>
  <w:style w:type="paragraph" w:customStyle="1" w:styleId="ad">
    <w:name w:val="подписи"/>
    <w:link w:val="ae"/>
    <w:qFormat/>
    <w:rsid w:val="00FC2119"/>
    <w:pPr>
      <w:jc w:val="center"/>
    </w:pPr>
    <w:rPr>
      <w:rFonts w:ascii="Times New Roman" w:hAnsi="Times New Roman"/>
      <w:b/>
      <w:i/>
      <w:sz w:val="28"/>
    </w:rPr>
  </w:style>
  <w:style w:type="character" w:customStyle="1" w:styleId="ae">
    <w:name w:val="подписи Знак"/>
    <w:link w:val="ad"/>
    <w:rsid w:val="00FC2119"/>
    <w:rPr>
      <w:rFonts w:ascii="Times New Roman" w:hAnsi="Times New Roman"/>
      <w:b/>
      <w:i/>
      <w:sz w:val="28"/>
    </w:rPr>
  </w:style>
  <w:style w:type="character" w:customStyle="1" w:styleId="a7">
    <w:name w:val="Абзац списка Знак"/>
    <w:aliases w:val="Таблицы Знак,Список1 Знак"/>
    <w:basedOn w:val="a1"/>
    <w:link w:val="a6"/>
    <w:uiPriority w:val="34"/>
    <w:locked/>
    <w:rsid w:val="007F1A92"/>
    <w:rPr>
      <w:rFonts w:ascii="Times New Roman" w:hAnsi="Times New Roman"/>
      <w:color w:val="000000" w:themeColor="text1"/>
      <w:sz w:val="28"/>
    </w:rPr>
  </w:style>
  <w:style w:type="paragraph" w:styleId="af">
    <w:name w:val="Body Text"/>
    <w:basedOn w:val="a0"/>
    <w:link w:val="af0"/>
    <w:uiPriority w:val="99"/>
    <w:semiHidden/>
    <w:unhideWhenUsed/>
    <w:rsid w:val="007F1A92"/>
    <w:pPr>
      <w:spacing w:after="120"/>
      <w:ind w:firstLine="720"/>
    </w:pPr>
    <w:rPr>
      <w:rFonts w:eastAsia="Droid Sans" w:cs="Lohit Hindi"/>
      <w:color w:val="auto"/>
      <w:kern w:val="2"/>
      <w:szCs w:val="24"/>
      <w:lang w:eastAsia="zh-CN" w:bidi="hi-IN"/>
    </w:rPr>
  </w:style>
  <w:style w:type="character" w:customStyle="1" w:styleId="af0">
    <w:name w:val="Основной текст Знак"/>
    <w:basedOn w:val="a1"/>
    <w:link w:val="af"/>
    <w:uiPriority w:val="99"/>
    <w:semiHidden/>
    <w:rsid w:val="007F1A92"/>
    <w:rPr>
      <w:rFonts w:ascii="Times New Roman" w:eastAsia="Droid Sans" w:hAnsi="Times New Roman" w:cs="Lohit Hindi"/>
      <w:kern w:val="2"/>
      <w:sz w:val="28"/>
      <w:szCs w:val="24"/>
      <w:lang w:eastAsia="zh-CN" w:bidi="hi-IN"/>
    </w:rPr>
  </w:style>
  <w:style w:type="character" w:customStyle="1" w:styleId="13">
    <w:name w:val="Неразрешенное упоминание1"/>
    <w:basedOn w:val="a1"/>
    <w:uiPriority w:val="99"/>
    <w:semiHidden/>
    <w:unhideWhenUsed/>
    <w:rsid w:val="00073A29"/>
    <w:rPr>
      <w:color w:val="605E5C"/>
      <w:shd w:val="clear" w:color="auto" w:fill="E1DFDD"/>
    </w:rPr>
  </w:style>
  <w:style w:type="character" w:customStyle="1" w:styleId="40">
    <w:name w:val="Заголовок 4 Знак"/>
    <w:basedOn w:val="a1"/>
    <w:link w:val="4"/>
    <w:uiPriority w:val="9"/>
    <w:rsid w:val="00941DD3"/>
    <w:rPr>
      <w:rFonts w:asciiTheme="majorHAnsi" w:eastAsiaTheme="majorEastAsia" w:hAnsiTheme="majorHAnsi" w:cstheme="majorBidi"/>
      <w:i/>
      <w:iCs/>
      <w:color w:val="2F5496" w:themeColor="accent1" w:themeShade="BF"/>
      <w:sz w:val="28"/>
    </w:rPr>
  </w:style>
  <w:style w:type="paragraph" w:styleId="af1">
    <w:name w:val="header"/>
    <w:basedOn w:val="a0"/>
    <w:link w:val="af2"/>
    <w:uiPriority w:val="99"/>
    <w:unhideWhenUsed/>
    <w:rsid w:val="0078268B"/>
    <w:pPr>
      <w:tabs>
        <w:tab w:val="center" w:pos="4677"/>
        <w:tab w:val="right" w:pos="9355"/>
      </w:tabs>
      <w:spacing w:line="240" w:lineRule="auto"/>
      <w:ind w:firstLine="720"/>
    </w:pPr>
    <w:rPr>
      <w:color w:val="auto"/>
    </w:rPr>
  </w:style>
  <w:style w:type="character" w:customStyle="1" w:styleId="af2">
    <w:name w:val="Верхний колонтитул Знак"/>
    <w:basedOn w:val="a1"/>
    <w:link w:val="af1"/>
    <w:uiPriority w:val="99"/>
    <w:rsid w:val="0078268B"/>
    <w:rPr>
      <w:rFonts w:ascii="Times New Roman" w:hAnsi="Times New Roman"/>
      <w:sz w:val="28"/>
    </w:rPr>
  </w:style>
  <w:style w:type="paragraph" w:styleId="af3">
    <w:name w:val="caption"/>
    <w:basedOn w:val="a0"/>
    <w:next w:val="a0"/>
    <w:uiPriority w:val="35"/>
    <w:unhideWhenUsed/>
    <w:qFormat/>
    <w:rsid w:val="002E3C6F"/>
    <w:pPr>
      <w:spacing w:after="200" w:line="240" w:lineRule="auto"/>
      <w:ind w:firstLine="0"/>
      <w:jc w:val="center"/>
    </w:pPr>
    <w:rPr>
      <w:b/>
      <w:i/>
      <w:iCs/>
      <w:szCs w:val="18"/>
    </w:rPr>
  </w:style>
  <w:style w:type="paragraph" w:styleId="af4">
    <w:name w:val="TOC Heading"/>
    <w:basedOn w:val="1"/>
    <w:next w:val="a0"/>
    <w:uiPriority w:val="39"/>
    <w:unhideWhenUsed/>
    <w:qFormat/>
    <w:rsid w:val="00D163D5"/>
    <w:pPr>
      <w:pageBreakBefore w:val="0"/>
      <w:numPr>
        <w:numId w:val="0"/>
      </w:numPr>
      <w:spacing w:before="240" w:after="0" w:line="259" w:lineRule="auto"/>
      <w:jc w:val="left"/>
      <w:outlineLvl w:val="9"/>
    </w:pPr>
    <w:rPr>
      <w:rFonts w:asciiTheme="majorHAnsi" w:hAnsiTheme="majorHAnsi"/>
      <w:b w:val="0"/>
      <w:caps w:val="0"/>
      <w:color w:val="2F5496" w:themeColor="accent1" w:themeShade="BF"/>
      <w:lang w:eastAsia="ru-RU"/>
    </w:rPr>
  </w:style>
  <w:style w:type="paragraph" w:styleId="14">
    <w:name w:val="toc 1"/>
    <w:basedOn w:val="a0"/>
    <w:next w:val="a0"/>
    <w:autoRedefine/>
    <w:uiPriority w:val="39"/>
    <w:unhideWhenUsed/>
    <w:rsid w:val="00D163D5"/>
    <w:pPr>
      <w:spacing w:after="100"/>
    </w:pPr>
  </w:style>
  <w:style w:type="paragraph" w:styleId="21">
    <w:name w:val="toc 2"/>
    <w:basedOn w:val="a0"/>
    <w:next w:val="a0"/>
    <w:autoRedefine/>
    <w:uiPriority w:val="39"/>
    <w:unhideWhenUsed/>
    <w:rsid w:val="00D163D5"/>
    <w:pPr>
      <w:spacing w:after="100"/>
      <w:ind w:left="280"/>
    </w:pPr>
  </w:style>
  <w:style w:type="paragraph" w:styleId="31">
    <w:name w:val="toc 3"/>
    <w:basedOn w:val="a0"/>
    <w:next w:val="a0"/>
    <w:autoRedefine/>
    <w:uiPriority w:val="39"/>
    <w:unhideWhenUsed/>
    <w:rsid w:val="00D163D5"/>
    <w:pPr>
      <w:spacing w:after="100"/>
      <w:ind w:left="560"/>
    </w:pPr>
  </w:style>
  <w:style w:type="table" w:styleId="af5">
    <w:name w:val="Table Grid"/>
    <w:basedOn w:val="a2"/>
    <w:uiPriority w:val="39"/>
    <w:rsid w:val="00D8336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
    <w:name w:val="Нумерация заголовков"/>
    <w:uiPriority w:val="99"/>
    <w:rsid w:val="001F6E62"/>
    <w:pPr>
      <w:numPr>
        <w:numId w:val="42"/>
      </w:numPr>
    </w:pPr>
  </w:style>
  <w:style w:type="paragraph" w:customStyle="1" w:styleId="af6">
    <w:name w:val="Номер таблицы"/>
    <w:basedOn w:val="a0"/>
    <w:qFormat/>
    <w:rsid w:val="001F6E62"/>
    <w:pPr>
      <w:ind w:firstLine="0"/>
      <w:jc w:val="right"/>
    </w:pPr>
    <w:rPr>
      <w:rFonts w:eastAsia="Times New Roman" w:cs="Times New Roman"/>
      <w:i/>
      <w:color w:val="auto"/>
      <w:szCs w:val="28"/>
    </w:rPr>
  </w:style>
  <w:style w:type="paragraph" w:customStyle="1" w:styleId="af7">
    <w:name w:val="Название таблицы"/>
    <w:basedOn w:val="af6"/>
    <w:qFormat/>
    <w:rsid w:val="001F6E62"/>
    <w:pPr>
      <w:jc w:val="center"/>
    </w:pPr>
    <w:rPr>
      <w:b/>
    </w:rPr>
  </w:style>
  <w:style w:type="paragraph" w:styleId="af8">
    <w:name w:val="footer"/>
    <w:basedOn w:val="a0"/>
    <w:link w:val="af9"/>
    <w:uiPriority w:val="99"/>
    <w:unhideWhenUsed/>
    <w:rsid w:val="00FC1972"/>
    <w:pPr>
      <w:tabs>
        <w:tab w:val="center" w:pos="4677"/>
        <w:tab w:val="right" w:pos="9355"/>
      </w:tabs>
      <w:spacing w:line="240" w:lineRule="auto"/>
    </w:pPr>
  </w:style>
  <w:style w:type="character" w:customStyle="1" w:styleId="af9">
    <w:name w:val="Нижний колонтитул Знак"/>
    <w:basedOn w:val="a1"/>
    <w:link w:val="af8"/>
    <w:uiPriority w:val="99"/>
    <w:rsid w:val="00FC1972"/>
    <w:rPr>
      <w:rFonts w:ascii="Times New Roman" w:hAnsi="Times New Roman"/>
      <w:color w:val="000000" w:themeColor="text1"/>
      <w:sz w:val="28"/>
    </w:rPr>
  </w:style>
  <w:style w:type="paragraph" w:styleId="afa">
    <w:name w:val="Balloon Text"/>
    <w:basedOn w:val="a0"/>
    <w:link w:val="afb"/>
    <w:uiPriority w:val="99"/>
    <w:semiHidden/>
    <w:unhideWhenUsed/>
    <w:rsid w:val="00FB3F13"/>
    <w:pPr>
      <w:spacing w:line="240" w:lineRule="auto"/>
    </w:pPr>
    <w:rPr>
      <w:rFonts w:ascii="Segoe UI" w:hAnsi="Segoe UI" w:cs="Segoe UI"/>
      <w:sz w:val="18"/>
      <w:szCs w:val="18"/>
    </w:rPr>
  </w:style>
  <w:style w:type="character" w:customStyle="1" w:styleId="afb">
    <w:name w:val="Текст выноски Знак"/>
    <w:basedOn w:val="a1"/>
    <w:link w:val="afa"/>
    <w:uiPriority w:val="99"/>
    <w:semiHidden/>
    <w:rsid w:val="00FB3F13"/>
    <w:rPr>
      <w:rFonts w:ascii="Segoe UI" w:hAnsi="Segoe UI" w:cs="Segoe UI"/>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150553">
      <w:bodyDiv w:val="1"/>
      <w:marLeft w:val="0"/>
      <w:marRight w:val="0"/>
      <w:marTop w:val="0"/>
      <w:marBottom w:val="0"/>
      <w:divBdr>
        <w:top w:val="none" w:sz="0" w:space="0" w:color="auto"/>
        <w:left w:val="none" w:sz="0" w:space="0" w:color="auto"/>
        <w:bottom w:val="none" w:sz="0" w:space="0" w:color="auto"/>
        <w:right w:val="none" w:sz="0" w:space="0" w:color="auto"/>
      </w:divBdr>
    </w:div>
    <w:div w:id="313722062">
      <w:bodyDiv w:val="1"/>
      <w:marLeft w:val="0"/>
      <w:marRight w:val="0"/>
      <w:marTop w:val="0"/>
      <w:marBottom w:val="0"/>
      <w:divBdr>
        <w:top w:val="none" w:sz="0" w:space="0" w:color="auto"/>
        <w:left w:val="none" w:sz="0" w:space="0" w:color="auto"/>
        <w:bottom w:val="none" w:sz="0" w:space="0" w:color="auto"/>
        <w:right w:val="none" w:sz="0" w:space="0" w:color="auto"/>
      </w:divBdr>
    </w:div>
    <w:div w:id="578515736">
      <w:bodyDiv w:val="1"/>
      <w:marLeft w:val="0"/>
      <w:marRight w:val="0"/>
      <w:marTop w:val="0"/>
      <w:marBottom w:val="0"/>
      <w:divBdr>
        <w:top w:val="none" w:sz="0" w:space="0" w:color="auto"/>
        <w:left w:val="none" w:sz="0" w:space="0" w:color="auto"/>
        <w:bottom w:val="none" w:sz="0" w:space="0" w:color="auto"/>
        <w:right w:val="none" w:sz="0" w:space="0" w:color="auto"/>
      </w:divBdr>
    </w:div>
    <w:div w:id="626468725">
      <w:bodyDiv w:val="1"/>
      <w:marLeft w:val="0"/>
      <w:marRight w:val="0"/>
      <w:marTop w:val="0"/>
      <w:marBottom w:val="0"/>
      <w:divBdr>
        <w:top w:val="none" w:sz="0" w:space="0" w:color="auto"/>
        <w:left w:val="none" w:sz="0" w:space="0" w:color="auto"/>
        <w:bottom w:val="none" w:sz="0" w:space="0" w:color="auto"/>
        <w:right w:val="none" w:sz="0" w:space="0" w:color="auto"/>
      </w:divBdr>
    </w:div>
    <w:div w:id="1064596893">
      <w:bodyDiv w:val="1"/>
      <w:marLeft w:val="0"/>
      <w:marRight w:val="0"/>
      <w:marTop w:val="0"/>
      <w:marBottom w:val="0"/>
      <w:divBdr>
        <w:top w:val="none" w:sz="0" w:space="0" w:color="auto"/>
        <w:left w:val="none" w:sz="0" w:space="0" w:color="auto"/>
        <w:bottom w:val="none" w:sz="0" w:space="0" w:color="auto"/>
        <w:right w:val="none" w:sz="0" w:space="0" w:color="auto"/>
      </w:divBdr>
    </w:div>
    <w:div w:id="1141456771">
      <w:bodyDiv w:val="1"/>
      <w:marLeft w:val="0"/>
      <w:marRight w:val="0"/>
      <w:marTop w:val="0"/>
      <w:marBottom w:val="0"/>
      <w:divBdr>
        <w:top w:val="none" w:sz="0" w:space="0" w:color="auto"/>
        <w:left w:val="none" w:sz="0" w:space="0" w:color="auto"/>
        <w:bottom w:val="none" w:sz="0" w:space="0" w:color="auto"/>
        <w:right w:val="none" w:sz="0" w:space="0" w:color="auto"/>
      </w:divBdr>
    </w:div>
    <w:div w:id="1230070777">
      <w:bodyDiv w:val="1"/>
      <w:marLeft w:val="0"/>
      <w:marRight w:val="0"/>
      <w:marTop w:val="0"/>
      <w:marBottom w:val="0"/>
      <w:divBdr>
        <w:top w:val="none" w:sz="0" w:space="0" w:color="auto"/>
        <w:left w:val="none" w:sz="0" w:space="0" w:color="auto"/>
        <w:bottom w:val="none" w:sz="0" w:space="0" w:color="auto"/>
        <w:right w:val="none" w:sz="0" w:space="0" w:color="auto"/>
      </w:divBdr>
    </w:div>
    <w:div w:id="1408306693">
      <w:bodyDiv w:val="1"/>
      <w:marLeft w:val="0"/>
      <w:marRight w:val="0"/>
      <w:marTop w:val="0"/>
      <w:marBottom w:val="0"/>
      <w:divBdr>
        <w:top w:val="none" w:sz="0" w:space="0" w:color="auto"/>
        <w:left w:val="none" w:sz="0" w:space="0" w:color="auto"/>
        <w:bottom w:val="none" w:sz="0" w:space="0" w:color="auto"/>
        <w:right w:val="none" w:sz="0" w:space="0" w:color="auto"/>
      </w:divBdr>
    </w:div>
    <w:div w:id="1510438999">
      <w:bodyDiv w:val="1"/>
      <w:marLeft w:val="0"/>
      <w:marRight w:val="0"/>
      <w:marTop w:val="0"/>
      <w:marBottom w:val="0"/>
      <w:divBdr>
        <w:top w:val="none" w:sz="0" w:space="0" w:color="auto"/>
        <w:left w:val="none" w:sz="0" w:space="0" w:color="auto"/>
        <w:bottom w:val="none" w:sz="0" w:space="0" w:color="auto"/>
        <w:right w:val="none" w:sz="0" w:space="0" w:color="auto"/>
      </w:divBdr>
    </w:div>
    <w:div w:id="1669138078">
      <w:bodyDiv w:val="1"/>
      <w:marLeft w:val="0"/>
      <w:marRight w:val="0"/>
      <w:marTop w:val="0"/>
      <w:marBottom w:val="0"/>
      <w:divBdr>
        <w:top w:val="none" w:sz="0" w:space="0" w:color="auto"/>
        <w:left w:val="none" w:sz="0" w:space="0" w:color="auto"/>
        <w:bottom w:val="none" w:sz="0" w:space="0" w:color="auto"/>
        <w:right w:val="none" w:sz="0" w:space="0" w:color="auto"/>
      </w:divBdr>
    </w:div>
    <w:div w:id="2035379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ocalhost:44306/api/contacts/3" TargetMode="External"/><Relationship Id="rId21" Type="http://schemas.openxmlformats.org/officeDocument/2006/relationships/image" Target="media/image13.png"/><Relationship Id="rId34" Type="http://schemas.openxmlformats.org/officeDocument/2006/relationships/hyperlink" Target="https://habr.com/ru/post/169381/"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ocalhost:44306/api/auth/sign-in" TargetMode="External"/><Relationship Id="rId33" Type="http://schemas.openxmlformats.org/officeDocument/2006/relationships/hyperlink" Target="https://habr.com/ru/post/462837/"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semantica.in/blog/veb-interfej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tin-cat/emailqueue"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ru.wikipedia.org/wiki/&#1069;&#1083;&#1077;&#1082;&#1090;&#1088;&#1086;&#1085;&#1085;&#1072;&#1103;_&#1087;&#1086;&#1076;&#1087;&#1080;&#1089;&#1100;"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skillbox.ru/media/code/chto_takoe_api/" TargetMode="External"/><Relationship Id="rId35" Type="http://schemas.openxmlformats.org/officeDocument/2006/relationships/hyperlink" Target="https://imajor.ru/razrabotka/verstka/krossbrauzernost-sayta"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654FE-4393-42B5-B488-1316016C4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2690</TotalTime>
  <Pages>58</Pages>
  <Words>9711</Words>
  <Characters>55353</Characters>
  <Application>Microsoft Office Word</Application>
  <DocSecurity>0</DocSecurity>
  <Lines>461</Lines>
  <Paragraphs>129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Селифонтов</dc:creator>
  <cp:keywords/>
  <dc:description/>
  <cp:lastModifiedBy>Evgeny Sukharev</cp:lastModifiedBy>
  <cp:revision>362</cp:revision>
  <dcterms:created xsi:type="dcterms:W3CDTF">2020-10-17T10:37:00Z</dcterms:created>
  <dcterms:modified xsi:type="dcterms:W3CDTF">2021-03-27T10:46:00Z</dcterms:modified>
</cp:coreProperties>
</file>