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9C7ED" w14:textId="57BA3E7D" w:rsidR="00F73B10" w:rsidRPr="00F73B10" w:rsidRDefault="00F73B10" w:rsidP="00F73B10">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sidR="00C402FA">
        <w:rPr>
          <w:rFonts w:eastAsia="Times New Roman" w:cs="Times New Roman"/>
          <w:b/>
          <w:caps/>
          <w:sz w:val="36"/>
          <w:szCs w:val="20"/>
          <w:lang w:eastAsia="ru-RU"/>
        </w:rPr>
        <w:t xml:space="preserve"> РФ</w:t>
      </w:r>
    </w:p>
    <w:p w14:paraId="6C27AF74" w14:textId="77777777" w:rsidR="00F73B10" w:rsidRPr="00F73B10" w:rsidRDefault="00F73B10" w:rsidP="00F73B10">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4982E59C" w14:textId="77777777" w:rsidR="00F73B10" w:rsidRPr="00F73B10" w:rsidRDefault="00F73B10" w:rsidP="00F73B10">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3DAF5DE0" w14:textId="77777777" w:rsidR="00F73B10" w:rsidRPr="00F73B10" w:rsidRDefault="00F73B10" w:rsidP="00F73B10">
      <w:pPr>
        <w:ind w:firstLine="0"/>
        <w:jc w:val="center"/>
        <w:rPr>
          <w:b/>
          <w:lang w:eastAsia="ru-RU"/>
        </w:rPr>
      </w:pPr>
      <w:r w:rsidRPr="00F73B10">
        <w:rPr>
          <w:b/>
          <w:lang w:eastAsia="ru-RU"/>
        </w:rPr>
        <w:t>Кафедра «Информатика и программное обеспечение»</w:t>
      </w:r>
    </w:p>
    <w:p w14:paraId="0BB129CD" w14:textId="77777777" w:rsidR="00F73B10" w:rsidRPr="00F73B10" w:rsidRDefault="00F73B10" w:rsidP="00F73B10">
      <w:pPr>
        <w:spacing w:line="240" w:lineRule="auto"/>
        <w:ind w:firstLine="0"/>
        <w:jc w:val="left"/>
        <w:rPr>
          <w:rFonts w:eastAsia="Times New Roman" w:cs="Times New Roman"/>
          <w:szCs w:val="20"/>
          <w:lang w:eastAsia="ru-RU"/>
        </w:rPr>
      </w:pPr>
    </w:p>
    <w:p w14:paraId="269D65A1" w14:textId="77777777" w:rsidR="00F73B10" w:rsidRPr="00F73B10" w:rsidRDefault="00F73B10" w:rsidP="00F73B10">
      <w:pPr>
        <w:spacing w:line="240" w:lineRule="auto"/>
        <w:ind w:firstLine="0"/>
        <w:jc w:val="left"/>
        <w:rPr>
          <w:rFonts w:eastAsia="Times New Roman" w:cs="Times New Roman"/>
          <w:szCs w:val="20"/>
          <w:lang w:eastAsia="ru-RU"/>
        </w:rPr>
      </w:pPr>
    </w:p>
    <w:p w14:paraId="7F50A840" w14:textId="77777777" w:rsidR="00F73B10" w:rsidRPr="00F73B10" w:rsidRDefault="00F73B10" w:rsidP="00F73B10">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5453AC7D"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290D2063" w14:textId="77777777"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77A03BCC" w14:textId="5543C87C" w:rsidR="00F73B10" w:rsidRPr="00F73B10" w:rsidRDefault="00F73B10" w:rsidP="00F73B10">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 ______________ 20</w:t>
      </w:r>
      <w:r w:rsidR="00321195">
        <w:rPr>
          <w:rFonts w:eastAsia="Times New Roman" w:cs="Times New Roman"/>
          <w:szCs w:val="20"/>
          <w:lang w:eastAsia="ru-RU"/>
        </w:rPr>
        <w:t>2</w:t>
      </w:r>
      <w:r w:rsidR="00F11E8E">
        <w:rPr>
          <w:rFonts w:eastAsia="Times New Roman" w:cs="Times New Roman"/>
          <w:szCs w:val="20"/>
          <w:lang w:eastAsia="ru-RU"/>
        </w:rPr>
        <w:t>1</w:t>
      </w:r>
      <w:r w:rsidRPr="00F73B10">
        <w:rPr>
          <w:rFonts w:eastAsia="Times New Roman" w:cs="Times New Roman"/>
          <w:szCs w:val="20"/>
          <w:lang w:eastAsia="ru-RU"/>
        </w:rPr>
        <w:t xml:space="preserve"> г.</w:t>
      </w:r>
    </w:p>
    <w:p w14:paraId="5922E609"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2ADFDAE3" w14:textId="77777777" w:rsidR="00F73B10" w:rsidRPr="00F73B10" w:rsidRDefault="00F73B10" w:rsidP="00F73B10">
      <w:pPr>
        <w:spacing w:line="240" w:lineRule="auto"/>
        <w:ind w:firstLine="0"/>
        <w:jc w:val="left"/>
        <w:rPr>
          <w:rFonts w:eastAsia="Times New Roman" w:cs="Times New Roman"/>
          <w:sz w:val="20"/>
          <w:szCs w:val="20"/>
          <w:lang w:eastAsia="ru-RU"/>
        </w:rPr>
      </w:pPr>
    </w:p>
    <w:p w14:paraId="08956998" w14:textId="77777777" w:rsidR="0067012E" w:rsidRDefault="00C91C07" w:rsidP="00F73B10">
      <w:pPr>
        <w:spacing w:line="240" w:lineRule="auto"/>
        <w:ind w:firstLine="0"/>
        <w:jc w:val="center"/>
        <w:rPr>
          <w:b/>
          <w:sz w:val="32"/>
          <w:szCs w:val="32"/>
          <w:lang w:eastAsia="ru-RU"/>
        </w:rPr>
      </w:pPr>
      <w:r w:rsidRPr="00C91C07">
        <w:rPr>
          <w:b/>
          <w:sz w:val="32"/>
          <w:szCs w:val="32"/>
          <w:lang w:eastAsia="ru-RU"/>
        </w:rPr>
        <w:t>ПРОЕКТИРОВАНИЕ ПРОГРАММНОГО КОМПЛЕКСА УПРАВЛЕНИЯ НАДЕЖНОЙ ОТПРАВКОЙ ЭЛЕКТРОННЫХ ПИСЕМ С РЕАЛИЗАЦИЕЙ ОСНОВНОГО МЕХАНИЗМА РАССЫЛКИ</w:t>
      </w:r>
    </w:p>
    <w:p w14:paraId="68DCF45A" w14:textId="5AA860C6" w:rsidR="00F73B10" w:rsidRPr="00F73B10" w:rsidRDefault="00C91C07" w:rsidP="00F73B10">
      <w:pPr>
        <w:spacing w:line="240" w:lineRule="auto"/>
        <w:ind w:firstLine="0"/>
        <w:jc w:val="center"/>
        <w:rPr>
          <w:b/>
          <w:sz w:val="32"/>
          <w:szCs w:val="32"/>
          <w:lang w:eastAsia="ru-RU"/>
        </w:rPr>
      </w:pPr>
      <w:r w:rsidRPr="00C91C07">
        <w:rPr>
          <w:b/>
          <w:sz w:val="32"/>
          <w:szCs w:val="32"/>
          <w:lang w:eastAsia="ru-RU"/>
        </w:rPr>
        <w:t>И ПОЛЬЗОВАТЕЛЬСКОГО ИНТЕРФЕЙСА</w:t>
      </w:r>
    </w:p>
    <w:p w14:paraId="7F97223E" w14:textId="77777777" w:rsidR="00F73B10" w:rsidRPr="00F73B10" w:rsidRDefault="00F73B10" w:rsidP="00D806E0">
      <w:pPr>
        <w:spacing w:line="240" w:lineRule="auto"/>
        <w:ind w:firstLine="0"/>
        <w:rPr>
          <w:lang w:eastAsia="ru-RU"/>
        </w:rPr>
      </w:pPr>
    </w:p>
    <w:p w14:paraId="6409A6E6" w14:textId="77777777" w:rsidR="00F73B10" w:rsidRPr="00FC5A4C" w:rsidRDefault="00F73B10" w:rsidP="00FC5A4C">
      <w:pPr>
        <w:spacing w:line="240" w:lineRule="auto"/>
        <w:ind w:firstLine="0"/>
        <w:jc w:val="center"/>
        <w:rPr>
          <w:b/>
          <w:spacing w:val="100"/>
          <w:lang w:eastAsia="ru-RU"/>
        </w:rPr>
      </w:pPr>
      <w:r w:rsidRPr="00FC5A4C">
        <w:rPr>
          <w:b/>
          <w:spacing w:val="100"/>
          <w:lang w:eastAsia="ru-RU"/>
        </w:rPr>
        <w:t>ДИПЛОМНАЯ РАБОТА</w:t>
      </w:r>
    </w:p>
    <w:p w14:paraId="6154A17D" w14:textId="77777777" w:rsidR="00F73B10" w:rsidRPr="00F73B10" w:rsidRDefault="00F73B10" w:rsidP="00F73B10">
      <w:pPr>
        <w:spacing w:line="240" w:lineRule="auto"/>
        <w:ind w:firstLine="0"/>
        <w:jc w:val="center"/>
        <w:rPr>
          <w:rFonts w:eastAsia="Times New Roman" w:cs="Times New Roman"/>
          <w:b/>
          <w:sz w:val="32"/>
          <w:szCs w:val="20"/>
          <w:lang w:eastAsia="ru-RU"/>
        </w:rPr>
      </w:pPr>
    </w:p>
    <w:p w14:paraId="06C433BF" w14:textId="77777777" w:rsidR="00F73B10" w:rsidRPr="00F73B10" w:rsidRDefault="00F73B10" w:rsidP="00F73B10">
      <w:pPr>
        <w:spacing w:line="240" w:lineRule="auto"/>
        <w:ind w:firstLine="0"/>
        <w:jc w:val="center"/>
        <w:rPr>
          <w:lang w:eastAsia="ru-RU"/>
        </w:rPr>
      </w:pPr>
      <w:r w:rsidRPr="00F73B10">
        <w:rPr>
          <w:lang w:eastAsia="ru-RU"/>
        </w:rPr>
        <w:t>Документы текстовые</w:t>
      </w:r>
    </w:p>
    <w:p w14:paraId="3001D91D" w14:textId="77777777" w:rsidR="00F73B10" w:rsidRPr="00F73B10" w:rsidRDefault="00F73B10" w:rsidP="00F73B10">
      <w:pPr>
        <w:spacing w:line="240" w:lineRule="auto"/>
        <w:ind w:firstLine="0"/>
        <w:jc w:val="center"/>
        <w:rPr>
          <w:rFonts w:eastAsia="Times New Roman" w:cs="Times New Roman"/>
          <w:sz w:val="16"/>
          <w:szCs w:val="20"/>
          <w:lang w:eastAsia="ru-RU"/>
        </w:rPr>
      </w:pPr>
    </w:p>
    <w:p w14:paraId="51F30640" w14:textId="77777777" w:rsidR="00F73B10" w:rsidRPr="00F73B10" w:rsidRDefault="00F73B10" w:rsidP="009E1AB9">
      <w:pPr>
        <w:spacing w:line="240" w:lineRule="auto"/>
        <w:ind w:firstLine="0"/>
        <w:jc w:val="center"/>
        <w:rPr>
          <w:lang w:eastAsia="ru-RU"/>
        </w:rPr>
      </w:pPr>
      <w:r w:rsidRPr="00F73B10">
        <w:rPr>
          <w:lang w:eastAsia="ru-RU"/>
        </w:rPr>
        <w:t>Всего ____ листов в папке</w:t>
      </w:r>
    </w:p>
    <w:p w14:paraId="7343A17C" w14:textId="77777777" w:rsidR="00F73B10" w:rsidRPr="00F73B10" w:rsidRDefault="00F73B10" w:rsidP="00F73B10">
      <w:pPr>
        <w:spacing w:line="240" w:lineRule="auto"/>
        <w:ind w:firstLine="0"/>
        <w:jc w:val="left"/>
        <w:rPr>
          <w:rFonts w:eastAsia="Times New Roman" w:cs="Times New Roman"/>
          <w:szCs w:val="20"/>
          <w:lang w:eastAsia="ru-RU"/>
        </w:rPr>
      </w:pPr>
    </w:p>
    <w:p w14:paraId="049702E5" w14:textId="77777777" w:rsidR="00F73B10" w:rsidRPr="004044EF" w:rsidRDefault="00F73B10" w:rsidP="00F73B10">
      <w:pPr>
        <w:spacing w:line="240" w:lineRule="auto"/>
        <w:ind w:left="5103" w:firstLine="0"/>
        <w:rPr>
          <w:b/>
          <w:lang w:eastAsia="ru-RU"/>
        </w:rPr>
      </w:pPr>
      <w:r w:rsidRPr="004044EF">
        <w:rPr>
          <w:b/>
          <w:lang w:eastAsia="ru-RU"/>
        </w:rPr>
        <w:t>Руководитель</w:t>
      </w:r>
    </w:p>
    <w:p w14:paraId="3056AD96" w14:textId="13C915F0" w:rsidR="00F73B10" w:rsidRPr="004044EF" w:rsidRDefault="00C91C07"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Pr>
          <w:rFonts w:eastAsia="Times New Roman" w:cs="Times New Roman"/>
          <w:szCs w:val="20"/>
          <w:lang w:eastAsia="ru-RU"/>
        </w:rPr>
        <w:t>Трубаков А.О.</w:t>
      </w:r>
    </w:p>
    <w:p w14:paraId="084E1548" w14:textId="7B372FD0"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6933111" w14:textId="77777777" w:rsidR="00F73B10" w:rsidRPr="004044EF" w:rsidRDefault="00F73B10" w:rsidP="00F73B10">
      <w:pPr>
        <w:spacing w:line="240" w:lineRule="auto"/>
        <w:ind w:left="5103" w:firstLine="0"/>
        <w:jc w:val="left"/>
        <w:rPr>
          <w:rFonts w:eastAsia="Times New Roman" w:cs="Times New Roman"/>
          <w:b/>
          <w:szCs w:val="20"/>
          <w:lang w:eastAsia="ru-RU"/>
        </w:rPr>
      </w:pPr>
      <w:r w:rsidRPr="004044EF">
        <w:rPr>
          <w:rFonts w:eastAsia="Times New Roman" w:cs="Times New Roman"/>
          <w:b/>
          <w:szCs w:val="20"/>
          <w:lang w:eastAsia="ru-RU"/>
        </w:rPr>
        <w:t>Консультанты:</w:t>
      </w:r>
    </w:p>
    <w:p w14:paraId="47CE1EB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экономической части </w:t>
      </w:r>
    </w:p>
    <w:p w14:paraId="497CF52C"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 к.т.н., доц. Титарев Д.В.</w:t>
      </w:r>
    </w:p>
    <w:p w14:paraId="59D676A5" w14:textId="3BF332E3"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39273BB"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 xml:space="preserve">по организационной части </w:t>
      </w:r>
    </w:p>
    <w:p w14:paraId="746E93F6" w14:textId="77777777"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____________________ ст. преп. Зяблова Е.С.</w:t>
      </w:r>
    </w:p>
    <w:p w14:paraId="512F4C10" w14:textId="5BF249E1" w:rsidR="00F73B10" w:rsidRPr="004044EF"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1E85D9DB" w14:textId="77777777" w:rsidR="00F73B10" w:rsidRPr="0006413E" w:rsidRDefault="00F73B10" w:rsidP="00F73B10">
      <w:pPr>
        <w:spacing w:line="240" w:lineRule="auto"/>
        <w:ind w:left="5103" w:firstLine="0"/>
        <w:jc w:val="left"/>
        <w:rPr>
          <w:rFonts w:eastAsia="Times New Roman" w:cs="Times New Roman"/>
          <w:szCs w:val="20"/>
          <w:highlight w:val="yellow"/>
          <w:lang w:eastAsia="ru-RU"/>
        </w:rPr>
      </w:pPr>
    </w:p>
    <w:p w14:paraId="10036A72" w14:textId="77777777" w:rsidR="00F73B10" w:rsidRPr="004044EF" w:rsidRDefault="00F73B10" w:rsidP="00F73B10">
      <w:pPr>
        <w:spacing w:line="240" w:lineRule="auto"/>
        <w:ind w:left="5103" w:firstLine="0"/>
        <w:rPr>
          <w:b/>
          <w:lang w:eastAsia="ru-RU"/>
        </w:rPr>
      </w:pPr>
      <w:r w:rsidRPr="004044EF">
        <w:rPr>
          <w:b/>
          <w:lang w:eastAsia="ru-RU"/>
        </w:rPr>
        <w:t>Нормоконтролер</w:t>
      </w:r>
    </w:p>
    <w:p w14:paraId="6E17609E" w14:textId="77777777" w:rsidR="00F73B10" w:rsidRPr="004044EF" w:rsidRDefault="00A13885"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_________________</w:t>
      </w:r>
      <w:r w:rsidR="00F73B10" w:rsidRPr="004044EF">
        <w:rPr>
          <w:rFonts w:eastAsia="Times New Roman" w:cs="Times New Roman"/>
          <w:szCs w:val="20"/>
          <w:lang w:eastAsia="ru-RU"/>
        </w:rPr>
        <w:t xml:space="preserve"> к.т.н., доц. </w:t>
      </w:r>
      <w:r w:rsidRPr="004044EF">
        <w:rPr>
          <w:rFonts w:eastAsia="Times New Roman" w:cs="Times New Roman"/>
          <w:szCs w:val="20"/>
          <w:lang w:eastAsia="ru-RU"/>
        </w:rPr>
        <w:t>Трубаков А</w:t>
      </w:r>
      <w:r w:rsidR="00F73B10" w:rsidRPr="004044EF">
        <w:rPr>
          <w:rFonts w:eastAsia="Times New Roman" w:cs="Times New Roman"/>
          <w:szCs w:val="20"/>
          <w:lang w:eastAsia="ru-RU"/>
        </w:rPr>
        <w:t>.</w:t>
      </w:r>
      <w:r w:rsidRPr="004044EF">
        <w:rPr>
          <w:rFonts w:eastAsia="Times New Roman" w:cs="Times New Roman"/>
          <w:szCs w:val="20"/>
          <w:lang w:eastAsia="ru-RU"/>
        </w:rPr>
        <w:t>О</w:t>
      </w:r>
      <w:r w:rsidR="00F73B10" w:rsidRPr="004044EF">
        <w:rPr>
          <w:rFonts w:eastAsia="Times New Roman" w:cs="Times New Roman"/>
          <w:szCs w:val="20"/>
          <w:lang w:eastAsia="ru-RU"/>
        </w:rPr>
        <w:t>.</w:t>
      </w:r>
    </w:p>
    <w:p w14:paraId="11E27900" w14:textId="6C078532" w:rsidR="00F73B10" w:rsidRPr="00F73B10" w:rsidRDefault="00F73B10" w:rsidP="00F73B10">
      <w:pPr>
        <w:spacing w:line="240" w:lineRule="auto"/>
        <w:ind w:left="5103" w:firstLine="0"/>
        <w:jc w:val="left"/>
        <w:rPr>
          <w:rFonts w:eastAsia="Times New Roman" w:cs="Times New Roman"/>
          <w:szCs w:val="20"/>
          <w:lang w:eastAsia="ru-RU"/>
        </w:rPr>
      </w:pPr>
      <w:r w:rsidRPr="004044EF">
        <w:rPr>
          <w:rFonts w:eastAsia="Times New Roman" w:cs="Times New Roman"/>
          <w:szCs w:val="20"/>
          <w:lang w:eastAsia="ru-RU"/>
        </w:rPr>
        <w:t>«___»____________20</w:t>
      </w:r>
      <w:r w:rsidR="001F2375" w:rsidRPr="004044EF">
        <w:rPr>
          <w:rFonts w:eastAsia="Times New Roman" w:cs="Times New Roman"/>
          <w:szCs w:val="20"/>
          <w:lang w:eastAsia="ru-RU"/>
        </w:rPr>
        <w:t>2</w:t>
      </w:r>
      <w:r w:rsidR="00F11E8E" w:rsidRPr="004044EF">
        <w:rPr>
          <w:rFonts w:eastAsia="Times New Roman" w:cs="Times New Roman"/>
          <w:szCs w:val="20"/>
          <w:lang w:eastAsia="ru-RU"/>
        </w:rPr>
        <w:t>1</w:t>
      </w:r>
      <w:r w:rsidRPr="004044EF">
        <w:rPr>
          <w:rFonts w:eastAsia="Times New Roman" w:cs="Times New Roman"/>
          <w:szCs w:val="20"/>
          <w:lang w:eastAsia="ru-RU"/>
        </w:rPr>
        <w:t xml:space="preserve"> г.</w:t>
      </w:r>
    </w:p>
    <w:p w14:paraId="3848A22F" w14:textId="77777777" w:rsidR="00F73B10" w:rsidRPr="00F73B10" w:rsidRDefault="00F73B10" w:rsidP="00F73B10">
      <w:pPr>
        <w:spacing w:line="240" w:lineRule="auto"/>
        <w:ind w:left="5103" w:firstLine="0"/>
        <w:jc w:val="left"/>
        <w:rPr>
          <w:rFonts w:eastAsia="Times New Roman" w:cs="Times New Roman"/>
          <w:szCs w:val="20"/>
          <w:lang w:eastAsia="ru-RU"/>
        </w:rPr>
      </w:pPr>
    </w:p>
    <w:p w14:paraId="5582ACDB" w14:textId="77777777" w:rsidR="00F73B10" w:rsidRPr="00F73B10" w:rsidRDefault="00F73B10" w:rsidP="00F73B10">
      <w:pPr>
        <w:spacing w:line="240" w:lineRule="auto"/>
        <w:ind w:left="5103" w:firstLine="0"/>
        <w:rPr>
          <w:b/>
          <w:lang w:eastAsia="ru-RU"/>
        </w:rPr>
      </w:pPr>
      <w:r w:rsidRPr="00F73B10">
        <w:rPr>
          <w:b/>
          <w:lang w:eastAsia="ru-RU"/>
        </w:rPr>
        <w:t>Студент</w:t>
      </w:r>
    </w:p>
    <w:p w14:paraId="112E27DA" w14:textId="3910C9E6" w:rsidR="00F73B10" w:rsidRPr="00F73B10" w:rsidRDefault="00F73B10" w:rsidP="00F73B10">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________________________</w:t>
      </w:r>
      <w:r w:rsidR="00C91C07">
        <w:rPr>
          <w:rFonts w:eastAsia="Times New Roman" w:cs="Times New Roman"/>
          <w:szCs w:val="20"/>
          <w:lang w:eastAsia="ru-RU"/>
        </w:rPr>
        <w:t>__</w:t>
      </w:r>
      <w:r w:rsidRPr="00F73B10">
        <w:rPr>
          <w:rFonts w:eastAsia="Times New Roman" w:cs="Times New Roman"/>
          <w:szCs w:val="20"/>
          <w:lang w:eastAsia="ru-RU"/>
        </w:rPr>
        <w:t xml:space="preserve"> </w:t>
      </w:r>
      <w:r w:rsidR="00C91C07">
        <w:rPr>
          <w:rFonts w:eastAsia="Times New Roman" w:cs="Times New Roman"/>
          <w:szCs w:val="20"/>
          <w:lang w:eastAsia="ru-RU"/>
        </w:rPr>
        <w:t>Сухарев Е.А.</w:t>
      </w:r>
    </w:p>
    <w:p w14:paraId="32BB84F4" w14:textId="131D4025" w:rsidR="00F73B10" w:rsidRPr="00F73B10" w:rsidRDefault="004963B7" w:rsidP="004963B7">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w:t>
      </w:r>
      <w:r w:rsidR="001F2375">
        <w:rPr>
          <w:rFonts w:eastAsia="Times New Roman" w:cs="Times New Roman"/>
          <w:szCs w:val="20"/>
          <w:lang w:eastAsia="ru-RU"/>
        </w:rPr>
        <w:t>2</w:t>
      </w:r>
      <w:r w:rsidR="00F11E8E">
        <w:rPr>
          <w:rFonts w:eastAsia="Times New Roman" w:cs="Times New Roman"/>
          <w:szCs w:val="20"/>
          <w:lang w:eastAsia="ru-RU"/>
        </w:rPr>
        <w:t>1</w:t>
      </w:r>
      <w:r>
        <w:rPr>
          <w:rFonts w:eastAsia="Times New Roman" w:cs="Times New Roman"/>
          <w:szCs w:val="20"/>
          <w:lang w:eastAsia="ru-RU"/>
        </w:rPr>
        <w:t xml:space="preserve"> г.</w:t>
      </w:r>
    </w:p>
    <w:p w14:paraId="5EE8454D" w14:textId="77777777" w:rsidR="00F73B10" w:rsidRPr="00F73B10" w:rsidRDefault="00F73B10" w:rsidP="00F73B10">
      <w:pPr>
        <w:keepNext/>
        <w:spacing w:line="240" w:lineRule="auto"/>
        <w:ind w:firstLine="0"/>
        <w:jc w:val="left"/>
        <w:outlineLvl w:val="2"/>
        <w:rPr>
          <w:rFonts w:eastAsia="Times New Roman" w:cs="Times New Roman"/>
          <w:szCs w:val="28"/>
          <w:lang w:eastAsia="ru-RU"/>
        </w:rPr>
      </w:pPr>
    </w:p>
    <w:p w14:paraId="0FB791D0" w14:textId="374F9FA7" w:rsidR="00E626C9" w:rsidRPr="00E626C9" w:rsidRDefault="00F73B10" w:rsidP="00F73B10">
      <w:pPr>
        <w:spacing w:line="240" w:lineRule="auto"/>
        <w:jc w:val="center"/>
        <w:rPr>
          <w:b/>
          <w:lang w:eastAsia="ru-RU"/>
        </w:rPr>
        <w:sectPr w:rsidR="00E626C9" w:rsidRPr="00E626C9" w:rsidSect="00D01ECD">
          <w:headerReference w:type="default" r:id="rId8"/>
          <w:pgSz w:w="11906" w:h="16838"/>
          <w:pgMar w:top="709" w:right="284" w:bottom="425" w:left="964" w:header="709" w:footer="709" w:gutter="0"/>
          <w:cols w:space="708"/>
          <w:titlePg/>
          <w:docGrid w:linePitch="381"/>
        </w:sectPr>
      </w:pPr>
      <w:r w:rsidRPr="00F73B10">
        <w:rPr>
          <w:b/>
          <w:lang w:eastAsia="ru-RU"/>
        </w:rPr>
        <w:t>БРЯНСК 20</w:t>
      </w:r>
      <w:r w:rsidR="00F11E8E">
        <w:rPr>
          <w:b/>
          <w:lang w:eastAsia="ru-RU"/>
        </w:rPr>
        <w:t>21</w:t>
      </w:r>
    </w:p>
    <w:p w14:paraId="10618F30" w14:textId="1636F8F2" w:rsidR="006B65C3" w:rsidRPr="00717A4D" w:rsidRDefault="006B65C3">
      <w:pPr>
        <w:pStyle w:val="aff0"/>
        <w:ind w:firstLine="0"/>
        <w:jc w:val="center"/>
        <w:pPrChange w:id="0" w:author="Evgeny Sukharev" w:date="2021-06-17T21:48:00Z">
          <w:pPr>
            <w:pStyle w:val="MyHeading1"/>
          </w:pPr>
        </w:pPrChange>
      </w:pPr>
      <w:bookmarkStart w:id="1" w:name="_Toc11938253"/>
      <w:r w:rsidRPr="0070418C">
        <w:rPr>
          <w:b/>
          <w:sz w:val="32"/>
          <w:rPrChange w:id="2" w:author="Evgeny Sukharev" w:date="2021-06-17T21:47:00Z">
            <w:rPr>
              <w:b w:val="0"/>
              <w:caps w:val="0"/>
            </w:rPr>
          </w:rPrChange>
        </w:rPr>
        <w:lastRenderedPageBreak/>
        <w:t>АННОТАЦИЯ</w:t>
      </w:r>
      <w:bookmarkEnd w:id="1"/>
    </w:p>
    <w:p w14:paraId="6590C988" w14:textId="6FFAD73F" w:rsidR="00362C38" w:rsidRDefault="00362C38" w:rsidP="00362C38">
      <w:r>
        <w:t xml:space="preserve">Данная дипломная работа посвящена вопросам проектирования и разработки программного комплекса, служащего для </w:t>
      </w:r>
      <w:r w:rsidR="005258C7">
        <w:t>управления и контроля надежной</w:t>
      </w:r>
      <w:r>
        <w:t xml:space="preserve"> отправки электронных писем.</w:t>
      </w:r>
    </w:p>
    <w:p w14:paraId="7E90427D" w14:textId="39321211" w:rsidR="00362C38" w:rsidRDefault="00362C38" w:rsidP="00362C38">
      <w:pPr>
        <w:rPr>
          <w:color w:val="000000" w:themeColor="text1"/>
        </w:rPr>
      </w:pPr>
      <w:del w:id="3" w:author="Andrey T" w:date="2021-06-06T12:09:00Z">
        <w:r w:rsidDel="00403CC1">
          <w:delText xml:space="preserve">Из </w:delText>
        </w:r>
      </w:del>
      <w:del w:id="4" w:author="Andrey T" w:date="2021-06-06T12:08:00Z">
        <w:r w:rsidDel="00403CC1">
          <w:delText xml:space="preserve">всего </w:delText>
        </w:r>
      </w:del>
      <w:ins w:id="5" w:author="Andrey T" w:date="2021-06-06T12:09:00Z">
        <w:r w:rsidR="00403CC1">
          <w:t xml:space="preserve">На данный момент в </w:t>
        </w:r>
      </w:ins>
      <w:r>
        <w:t>спроектированно</w:t>
      </w:r>
      <w:del w:id="6" w:author="Andrey T" w:date="2021-06-06T12:09:00Z">
        <w:r w:rsidDel="00403CC1">
          <w:delText>го</w:delText>
        </w:r>
      </w:del>
      <w:ins w:id="7" w:author="Andrey T" w:date="2021-06-06T12:09:00Z">
        <w:r w:rsidR="00403CC1">
          <w:t>м</w:t>
        </w:r>
      </w:ins>
      <w:r>
        <w:t xml:space="preserve"> комплекс</w:t>
      </w:r>
      <w:ins w:id="8" w:author="Andrey T" w:date="2021-06-06T12:09:00Z">
        <w:r w:rsidR="00403CC1">
          <w:t>е</w:t>
        </w:r>
      </w:ins>
      <w:del w:id="9" w:author="Andrey T" w:date="2021-06-06T12:09:00Z">
        <w:r w:rsidDel="00403CC1">
          <w:delText>а</w:delText>
        </w:r>
      </w:del>
      <w:r>
        <w:t xml:space="preserve"> выполн</w:t>
      </w:r>
      <w:del w:id="10" w:author="Andrey T" w:date="2021-06-06T12:09:00Z">
        <w:r w:rsidDel="00403CC1">
          <w:delText>яется</w:delText>
        </w:r>
      </w:del>
      <w:ins w:id="11" w:author="Andrey T" w:date="2021-06-06T12:09:00Z">
        <w:r w:rsidR="00403CC1">
          <w:t>ена</w:t>
        </w:r>
      </w:ins>
      <w:r>
        <w:t xml:space="preserve"> </w:t>
      </w:r>
      <w:del w:id="12" w:author="Andrey T" w:date="2021-06-06T12:10:00Z">
        <w:r w:rsidR="005F7E37" w:rsidDel="00403CC1">
          <w:delText xml:space="preserve">частичная </w:delText>
        </w:r>
      </w:del>
      <w:r>
        <w:t>реализация</w:t>
      </w:r>
      <w:r w:rsidR="00274A04">
        <w:t xml:space="preserve"> следующих модулей</w:t>
      </w:r>
      <w:r>
        <w:t>:</w:t>
      </w:r>
    </w:p>
    <w:p w14:paraId="7F53BEAD" w14:textId="389EB5C3" w:rsidR="00362C38" w:rsidRDefault="00274A04" w:rsidP="00E87833">
      <w:pPr>
        <w:pStyle w:val="a0"/>
        <w:numPr>
          <w:ilvl w:val="0"/>
          <w:numId w:val="11"/>
        </w:numPr>
      </w:pPr>
      <w:r>
        <w:t>интерфейсы</w:t>
      </w:r>
      <w:r w:rsidR="00362C38">
        <w:t xml:space="preserve"> пользовательской части для просмотра доступной информации;</w:t>
      </w:r>
    </w:p>
    <w:p w14:paraId="4AC6EA0F" w14:textId="47DF7B82" w:rsidR="00362C38" w:rsidRDefault="00274A04" w:rsidP="00E87833">
      <w:pPr>
        <w:pStyle w:val="a0"/>
        <w:numPr>
          <w:ilvl w:val="0"/>
          <w:numId w:val="11"/>
        </w:numPr>
      </w:pPr>
      <w:r>
        <w:t xml:space="preserve">компоненты </w:t>
      </w:r>
      <w:r w:rsidR="00362C38">
        <w:t>пользовательской части</w:t>
      </w:r>
      <w:r>
        <w:t>, отвечающие за обработку</w:t>
      </w:r>
      <w:r w:rsidR="00362C38">
        <w:t xml:space="preserve"> действий пользователя</w:t>
      </w:r>
      <w:r>
        <w:t xml:space="preserve"> и отправку запросов на сервер</w:t>
      </w:r>
      <w:r w:rsidR="00362C38">
        <w:t>;</w:t>
      </w:r>
    </w:p>
    <w:p w14:paraId="4C0E1AFD" w14:textId="429631E0" w:rsidR="00362C38" w:rsidRDefault="00F51652" w:rsidP="00E87833">
      <w:pPr>
        <w:pStyle w:val="a0"/>
        <w:numPr>
          <w:ilvl w:val="0"/>
          <w:numId w:val="11"/>
        </w:numPr>
      </w:pPr>
      <w:r>
        <w:rPr>
          <w:lang w:val="en-US"/>
        </w:rPr>
        <w:t>web</w:t>
      </w:r>
      <w:r w:rsidRPr="00F51652">
        <w:t>-</w:t>
      </w:r>
      <w:r w:rsidR="00362C38">
        <w:rPr>
          <w:lang w:val="en-US"/>
        </w:rPr>
        <w:t>API</w:t>
      </w:r>
      <w:r w:rsidR="0098779D">
        <w:t xml:space="preserve"> </w:t>
      </w:r>
      <w:r w:rsidR="0098779D" w:rsidRPr="0098779D">
        <w:t>[</w:t>
      </w:r>
      <w:r w:rsidR="0097430E">
        <w:fldChar w:fldCharType="begin"/>
      </w:r>
      <w:r w:rsidR="0097430E">
        <w:instrText xml:space="preserve"> REF _Ref73978602 \r \h </w:instrText>
      </w:r>
      <w:r w:rsidR="0097430E">
        <w:fldChar w:fldCharType="separate"/>
      </w:r>
      <w:r w:rsidR="00247CA3">
        <w:t>2</w:t>
      </w:r>
      <w:r w:rsidR="0097430E">
        <w:fldChar w:fldCharType="end"/>
      </w:r>
      <w:r w:rsidR="0098779D" w:rsidRPr="0098779D">
        <w:t>]</w:t>
      </w:r>
      <w:r w:rsidR="00362C38">
        <w:t xml:space="preserve"> д</w:t>
      </w:r>
      <w:r w:rsidR="00274A04">
        <w:t>ля обработки получаемых сервером</w:t>
      </w:r>
      <w:r w:rsidR="00362C38">
        <w:t xml:space="preserve"> запросов;</w:t>
      </w:r>
    </w:p>
    <w:p w14:paraId="542E3812" w14:textId="5250BE39" w:rsidR="00362C38" w:rsidRDefault="00274A04" w:rsidP="00E87833">
      <w:pPr>
        <w:pStyle w:val="a0"/>
        <w:numPr>
          <w:ilvl w:val="0"/>
          <w:numId w:val="11"/>
        </w:numPr>
      </w:pPr>
      <w:r>
        <w:t>фоновая служба</w:t>
      </w:r>
      <w:r w:rsidR="00362C38">
        <w:t xml:space="preserve"> для</w:t>
      </w:r>
      <w:r>
        <w:t xml:space="preserve"> асинхронной отправки сообщений;</w:t>
      </w:r>
    </w:p>
    <w:p w14:paraId="7E9E848B" w14:textId="63D2CBFA" w:rsidR="00274A04" w:rsidRDefault="00274A04" w:rsidP="00E87833">
      <w:pPr>
        <w:pStyle w:val="a0"/>
        <w:numPr>
          <w:ilvl w:val="0"/>
          <w:numId w:val="11"/>
        </w:numPr>
      </w:pPr>
      <w:r>
        <w:t>база данных для хранения основных сущностей.</w:t>
      </w:r>
    </w:p>
    <w:p w14:paraId="4092533C" w14:textId="2782C2E8" w:rsidR="00362C38" w:rsidRDefault="00463FE0" w:rsidP="00C6433C">
      <w:r>
        <w:t xml:space="preserve">В </w:t>
      </w:r>
      <w:r w:rsidR="0067012E">
        <w:t xml:space="preserve">разделе </w:t>
      </w:r>
      <w:del w:id="13" w:author="Evgeny Sukharev" w:date="2021-06-14T19:48:00Z">
        <w:r w:rsidR="0067012E" w:rsidDel="00692574">
          <w:delText>анализ</w:delText>
        </w:r>
        <w:r w:rsidDel="00692574">
          <w:delText xml:space="preserve"> </w:delText>
        </w:r>
      </w:del>
      <w:ins w:id="14" w:author="Evgeny Sukharev" w:date="2021-06-14T19:48:00Z">
        <w:r w:rsidR="00692574">
          <w:t xml:space="preserve">«Анализ </w:t>
        </w:r>
      </w:ins>
      <w:r>
        <w:t>требований</w:t>
      </w:r>
      <w:ins w:id="15" w:author="Evgeny Sukharev" w:date="2021-06-14T19:48:00Z">
        <w:r w:rsidR="00692574">
          <w:t>»</w:t>
        </w:r>
      </w:ins>
      <w:r>
        <w:t xml:space="preserve"> представлен</w:t>
      </w:r>
      <w:r w:rsidR="00362C38">
        <w:t xml:space="preserve"> обзор процесс</w:t>
      </w:r>
      <w:ins w:id="16" w:author="Evgeny Sukharev" w:date="2021-06-18T14:40:00Z">
        <w:r w:rsidR="004476DC">
          <w:t>ов</w:t>
        </w:r>
      </w:ins>
      <w:del w:id="17" w:author="Evgeny Sukharev" w:date="2021-06-18T14:40:00Z">
        <w:r w:rsidR="00362C38" w:rsidDel="004476DC">
          <w:delText>а</w:delText>
        </w:r>
      </w:del>
      <w:r w:rsidR="00362C38">
        <w:t xml:space="preserve"> отправки </w:t>
      </w:r>
      <w:ins w:id="18" w:author="Evgeny Sukharev" w:date="2021-06-18T14:40:00Z">
        <w:r w:rsidR="004476DC">
          <w:t xml:space="preserve">и доставки </w:t>
        </w:r>
      </w:ins>
      <w:r w:rsidR="00362C38">
        <w:t>электронного сообщения, программ-аналогов, диаграмм</w:t>
      </w:r>
      <w:r>
        <w:t>ы</w:t>
      </w:r>
      <w:r w:rsidR="00362C38">
        <w:t xml:space="preserve"> вариантов использования, </w:t>
      </w:r>
      <w:r w:rsidR="00362C38">
        <w:rPr>
          <w:lang w:val="en-US"/>
        </w:rPr>
        <w:t>IDEF</w:t>
      </w:r>
      <w:r w:rsidR="00274A04">
        <w:t>0-диаграмм</w:t>
      </w:r>
      <w:r>
        <w:t>ы</w:t>
      </w:r>
      <w:r w:rsidR="00274A04">
        <w:t xml:space="preserve">. </w:t>
      </w:r>
      <w:r>
        <w:t>О</w:t>
      </w:r>
      <w:r w:rsidR="00274A04">
        <w:t>писана</w:t>
      </w:r>
      <w:r w:rsidR="00362C38">
        <w:t xml:space="preserve"> </w:t>
      </w:r>
      <w:r w:rsidR="00274A04">
        <w:t>диаграмма</w:t>
      </w:r>
      <w:r w:rsidR="00362C38">
        <w:t xml:space="preserve"> </w:t>
      </w:r>
      <w:r w:rsidR="00362C38">
        <w:rPr>
          <w:lang w:val="en-US"/>
        </w:rPr>
        <w:t>BPMN</w:t>
      </w:r>
      <w:r w:rsidR="00274A04">
        <w:t>,</w:t>
      </w:r>
      <w:r w:rsidR="00362C38" w:rsidRPr="00362C38">
        <w:t xml:space="preserve"> </w:t>
      </w:r>
      <w:r w:rsidR="00362C38">
        <w:t>рассмотрен бизнес-процесс от создания сообщения пользователем до отправки этого сообщения получателям.</w:t>
      </w:r>
    </w:p>
    <w:p w14:paraId="488FFEA3" w14:textId="76290F90" w:rsidR="00362C38" w:rsidRPr="00274A04" w:rsidRDefault="00362C38" w:rsidP="00362C38">
      <w:pPr>
        <w:rPr>
          <w:highlight w:val="yellow"/>
        </w:rPr>
      </w:pPr>
      <w:r>
        <w:t>Экономический анализ представляет собой определение организационной структуры, необходимой для создани</w:t>
      </w:r>
      <w:r w:rsidR="00274A04">
        <w:t>я</w:t>
      </w:r>
      <w:r>
        <w:t xml:space="preserve"> программного комплекса, составление календарного плана и расчёт себестоимости проекта.</w:t>
      </w:r>
    </w:p>
    <w:p w14:paraId="3B36C6C6" w14:textId="661E3999" w:rsidR="00362C38" w:rsidRDefault="00362C38" w:rsidP="00463FE0">
      <w:r>
        <w:t xml:space="preserve">В рамках проектирования </w:t>
      </w:r>
      <w:r w:rsidR="00216C09">
        <w:t xml:space="preserve">и разработки </w:t>
      </w:r>
      <w:r>
        <w:t>программного комплекса были выбраны основные инструменты разработки, разработана архитектура программного комплекса</w:t>
      </w:r>
      <w:r w:rsidR="00216C09">
        <w:t xml:space="preserve">, спроектированы и </w:t>
      </w:r>
      <w:r w:rsidR="00E50985">
        <w:t xml:space="preserve">разработаны основные интерфейсы. Спроектирована база данных, а особенности основных ее сущностей отражены на </w:t>
      </w:r>
      <w:r w:rsidR="00E50985">
        <w:rPr>
          <w:lang w:val="en-US"/>
        </w:rPr>
        <w:t>ER</w:t>
      </w:r>
      <w:r w:rsidR="00E50985" w:rsidRPr="00E50985">
        <w:t>-</w:t>
      </w:r>
      <w:r w:rsidR="00E50985">
        <w:t>диаграмме.</w:t>
      </w:r>
      <w:r>
        <w:t xml:space="preserve"> Также разработаны </w:t>
      </w:r>
      <w:r w:rsidR="00463FE0">
        <w:t>диаграмма потоков данных и диаграмма классов для службы отправки сообщений.</w:t>
      </w:r>
    </w:p>
    <w:p w14:paraId="3F7465E8" w14:textId="77777777" w:rsidR="00362C38" w:rsidRDefault="00362C38" w:rsidP="00362C38">
      <w:r>
        <w:t>Тестирование программного комплекса содержит перечень видов испытаний, их краткое описание, а также результаты проведенных испытаний.</w:t>
      </w:r>
    </w:p>
    <w:p w14:paraId="79443BF9" w14:textId="44A2ED05" w:rsidR="00FE432F" w:rsidRDefault="009A2785" w:rsidP="009A2785">
      <w:pPr>
        <w:spacing w:after="160" w:line="259" w:lineRule="auto"/>
        <w:ind w:firstLine="0"/>
        <w:jc w:val="left"/>
        <w:rPr>
          <w:ins w:id="19" w:author="Evgeny Sukharev" w:date="2021-06-14T17:22:00Z"/>
        </w:rPr>
      </w:pPr>
      <w:r>
        <w:br w:type="page"/>
      </w:r>
    </w:p>
    <w:p w14:paraId="0BE55CCB" w14:textId="77777777" w:rsidR="00FE346B" w:rsidRDefault="00FE346B" w:rsidP="00FE346B">
      <w:pPr>
        <w:ind w:left="-567" w:firstLine="0"/>
        <w:jc w:val="center"/>
        <w:rPr>
          <w:ins w:id="20" w:author="Evgeny Sukharev" w:date="2021-06-14T17:22:00Z"/>
          <w:rFonts w:cs="Times New Roman"/>
          <w:b/>
          <w:szCs w:val="28"/>
        </w:rPr>
      </w:pPr>
      <w:ins w:id="21" w:author="Evgeny Sukharev" w:date="2021-06-14T17:22:00Z">
        <w:r>
          <w:rPr>
            <w:rFonts w:cs="Times New Roman"/>
            <w:b/>
            <w:szCs w:val="28"/>
          </w:rPr>
          <w:lastRenderedPageBreak/>
          <w:t>БРЯНСКИЙ ГОСУДАРСТВЕННЫЙ ТЕХНИЧЕСКИЙ УНИВЕРСИТЕТ</w:t>
        </w:r>
      </w:ins>
    </w:p>
    <w:p w14:paraId="7925897F" w14:textId="77777777" w:rsidR="00FE346B" w:rsidRDefault="00FE346B" w:rsidP="00FE346B">
      <w:pPr>
        <w:ind w:left="-567" w:firstLine="0"/>
        <w:rPr>
          <w:ins w:id="22" w:author="Evgeny Sukharev" w:date="2021-06-14T17:22:00Z"/>
          <w:rFonts w:cs="Times New Roman"/>
          <w:sz w:val="16"/>
          <w:szCs w:val="16"/>
        </w:rPr>
      </w:pPr>
    </w:p>
    <w:p w14:paraId="4406B813" w14:textId="1475342D" w:rsidR="00FE346B" w:rsidRPr="00FE346B" w:rsidRDefault="00FE346B">
      <w:pPr>
        <w:ind w:left="-567" w:firstLine="0"/>
        <w:jc w:val="center"/>
        <w:rPr>
          <w:ins w:id="23" w:author="Evgeny Sukharev" w:date="2021-06-14T17:30:00Z"/>
          <w:rFonts w:cs="Times New Roman"/>
          <w:b/>
          <w:szCs w:val="28"/>
        </w:rPr>
      </w:pPr>
      <w:ins w:id="24" w:author="Evgeny Sukharev" w:date="2021-06-14T17:30:00Z">
        <w:r w:rsidRPr="00FE346B">
          <w:rPr>
            <w:rFonts w:cs="Times New Roman"/>
            <w:b/>
            <w:szCs w:val="28"/>
          </w:rPr>
          <w:t>Направление 09.</w:t>
        </w:r>
        <w:r>
          <w:rPr>
            <w:rFonts w:cs="Times New Roman"/>
            <w:b/>
            <w:szCs w:val="28"/>
          </w:rPr>
          <w:t>03.04 – «Программная инженерия»</w:t>
        </w:r>
      </w:ins>
    </w:p>
    <w:p w14:paraId="49D2DBEB" w14:textId="3693D6FF" w:rsidR="00FE346B" w:rsidRDefault="00FE346B" w:rsidP="00FE346B">
      <w:pPr>
        <w:ind w:left="-567" w:firstLine="0"/>
        <w:jc w:val="center"/>
        <w:rPr>
          <w:ins w:id="25" w:author="Evgeny Sukharev" w:date="2021-06-14T17:30:00Z"/>
          <w:rFonts w:cs="Times New Roman"/>
          <w:b/>
          <w:szCs w:val="28"/>
        </w:rPr>
      </w:pPr>
      <w:ins w:id="26" w:author="Evgeny Sukharev" w:date="2021-06-14T17:30:00Z">
        <w:r w:rsidRPr="00FE346B">
          <w:rPr>
            <w:rFonts w:cs="Times New Roman"/>
            <w:b/>
            <w:szCs w:val="28"/>
          </w:rPr>
          <w:t>профиль «Разработка программно-информационных систем»</w:t>
        </w:r>
      </w:ins>
    </w:p>
    <w:p w14:paraId="60ABBF7D" w14:textId="77777777" w:rsidR="00FE346B" w:rsidRDefault="00FE346B" w:rsidP="00FE346B">
      <w:pPr>
        <w:ind w:left="-567" w:firstLine="0"/>
        <w:jc w:val="center"/>
        <w:rPr>
          <w:ins w:id="27" w:author="Evgeny Sukharev" w:date="2021-06-14T17:30:00Z"/>
          <w:rFonts w:cs="Times New Roman"/>
          <w:b/>
          <w:spacing w:val="100"/>
          <w:szCs w:val="28"/>
        </w:rPr>
      </w:pPr>
    </w:p>
    <w:p w14:paraId="5471F7A3" w14:textId="3CA2BA53" w:rsidR="00FE346B" w:rsidRDefault="00FE346B" w:rsidP="00FE346B">
      <w:pPr>
        <w:ind w:left="-567" w:firstLine="0"/>
        <w:jc w:val="center"/>
        <w:rPr>
          <w:ins w:id="28" w:author="Evgeny Sukharev" w:date="2021-06-14T17:22:00Z"/>
          <w:rFonts w:cs="Times New Roman"/>
          <w:b/>
          <w:spacing w:val="100"/>
          <w:szCs w:val="28"/>
        </w:rPr>
      </w:pPr>
      <w:ins w:id="29" w:author="Evgeny Sukharev" w:date="2021-06-14T17:22:00Z">
        <w:r>
          <w:rPr>
            <w:rFonts w:cs="Times New Roman"/>
            <w:b/>
            <w:spacing w:val="100"/>
            <w:szCs w:val="28"/>
          </w:rPr>
          <w:t>ЗАДАНИЕ</w:t>
        </w:r>
      </w:ins>
    </w:p>
    <w:p w14:paraId="33360221" w14:textId="77777777" w:rsidR="00FE346B" w:rsidRDefault="00FE346B" w:rsidP="00FE346B">
      <w:pPr>
        <w:ind w:left="-567" w:firstLine="0"/>
        <w:jc w:val="center"/>
        <w:rPr>
          <w:ins w:id="30" w:author="Evgeny Sukharev" w:date="2021-06-14T17:22:00Z"/>
          <w:rFonts w:cs="Times New Roman"/>
          <w:b/>
          <w:szCs w:val="28"/>
        </w:rPr>
      </w:pPr>
      <w:ins w:id="31" w:author="Evgeny Sukharev" w:date="2021-06-14T17:22:00Z">
        <w:r>
          <w:rPr>
            <w:rFonts w:cs="Times New Roman"/>
            <w:b/>
            <w:szCs w:val="28"/>
          </w:rPr>
          <w:t>на дипломную работу</w:t>
        </w:r>
      </w:ins>
    </w:p>
    <w:p w14:paraId="39FC84A1" w14:textId="005D6EA2" w:rsidR="00FE346B" w:rsidRDefault="00FE346B" w:rsidP="00FE346B">
      <w:pPr>
        <w:ind w:left="-567" w:firstLine="0"/>
        <w:jc w:val="center"/>
        <w:rPr>
          <w:ins w:id="32" w:author="Evgeny Sukharev" w:date="2021-06-14T17:22:00Z"/>
          <w:rFonts w:cs="Times New Roman"/>
          <w:szCs w:val="28"/>
        </w:rPr>
      </w:pPr>
      <w:ins w:id="33" w:author="Evgeny Sukharev" w:date="2021-06-14T17:22:00Z">
        <w:r>
          <w:rPr>
            <w:rFonts w:cs="Times New Roman"/>
            <w:szCs w:val="28"/>
          </w:rPr>
          <w:t>студенту группы О-17-ПРИ-рпс-б</w:t>
        </w:r>
      </w:ins>
    </w:p>
    <w:p w14:paraId="2778E9C2" w14:textId="6D5113BE" w:rsidR="00FE346B" w:rsidRDefault="00FE346B" w:rsidP="00FE346B">
      <w:pPr>
        <w:ind w:left="-567" w:firstLine="0"/>
        <w:jc w:val="center"/>
        <w:rPr>
          <w:ins w:id="34" w:author="Evgeny Sukharev" w:date="2021-06-14T17:22:00Z"/>
          <w:rFonts w:cs="Times New Roman"/>
          <w:b/>
          <w:i/>
          <w:szCs w:val="28"/>
        </w:rPr>
      </w:pPr>
      <w:ins w:id="35" w:author="Evgeny Sukharev" w:date="2021-06-14T17:22:00Z">
        <w:r>
          <w:rPr>
            <w:rFonts w:cs="Times New Roman"/>
            <w:b/>
            <w:i/>
            <w:szCs w:val="28"/>
          </w:rPr>
          <w:t xml:space="preserve">Сухареву Евгению </w:t>
        </w:r>
      </w:ins>
      <w:ins w:id="36" w:author="Evgeny Sukharev" w:date="2021-06-14T17:30:00Z">
        <w:r>
          <w:rPr>
            <w:rFonts w:cs="Times New Roman"/>
            <w:b/>
            <w:i/>
            <w:szCs w:val="28"/>
          </w:rPr>
          <w:t>Александровичу</w:t>
        </w:r>
      </w:ins>
    </w:p>
    <w:p w14:paraId="57E694B5" w14:textId="46541569" w:rsidR="00FE346B" w:rsidRPr="00FE346B" w:rsidRDefault="00FE346B">
      <w:pPr>
        <w:pStyle w:val="a7"/>
        <w:numPr>
          <w:ilvl w:val="0"/>
          <w:numId w:val="46"/>
        </w:numPr>
        <w:spacing w:line="264" w:lineRule="auto"/>
        <w:ind w:left="-567" w:firstLine="0"/>
        <w:rPr>
          <w:ins w:id="37" w:author="Evgeny Sukharev" w:date="2021-06-14T17:23:00Z"/>
          <w:rFonts w:cs="Times New Roman"/>
          <w:i/>
          <w:szCs w:val="28"/>
          <w:u w:val="single"/>
          <w:rPrChange w:id="38" w:author="Evgeny Sukharev" w:date="2021-06-14T17:25:00Z">
            <w:rPr>
              <w:ins w:id="39" w:author="Evgeny Sukharev" w:date="2021-06-14T17:23:00Z"/>
            </w:rPr>
          </w:rPrChange>
        </w:rPr>
        <w:pPrChange w:id="40" w:author="Evgeny Sukharev" w:date="2021-06-14T17:25:00Z">
          <w:pPr>
            <w:pStyle w:val="a7"/>
            <w:numPr>
              <w:numId w:val="46"/>
            </w:numPr>
            <w:spacing w:line="264" w:lineRule="auto"/>
            <w:ind w:hanging="360"/>
          </w:pPr>
        </w:pPrChange>
      </w:pPr>
      <w:ins w:id="41" w:author="Evgeny Sukharev" w:date="2021-06-14T17:23:00Z">
        <w:r>
          <w:rPr>
            <w:rFonts w:cs="Times New Roman"/>
            <w:szCs w:val="28"/>
          </w:rPr>
          <w:t xml:space="preserve">Тема работы </w:t>
        </w:r>
        <w:r>
          <w:rPr>
            <w:rFonts w:cs="Times New Roman"/>
            <w:i/>
            <w:szCs w:val="28"/>
            <w:u w:val="single"/>
          </w:rPr>
          <w:tab/>
        </w:r>
      </w:ins>
      <w:ins w:id="42" w:author="Evgeny Sukharev" w:date="2021-06-14T17:25:00Z">
        <w:r>
          <w:rPr>
            <w:rFonts w:cs="Times New Roman"/>
            <w:i/>
            <w:szCs w:val="28"/>
            <w:u w:val="single"/>
          </w:rPr>
          <w:t>П</w:t>
        </w:r>
        <w:r w:rsidRPr="00FE346B">
          <w:rPr>
            <w:rFonts w:cs="Times New Roman"/>
            <w:i/>
            <w:szCs w:val="28"/>
            <w:u w:val="single"/>
          </w:rPr>
          <w:t>роектирование программного комплекса управления надежной отправкой электронных писем с реализацией основного механизма рассылки</w:t>
        </w:r>
        <w:r>
          <w:rPr>
            <w:rFonts w:cs="Times New Roman"/>
            <w:i/>
            <w:szCs w:val="28"/>
            <w:u w:val="single"/>
          </w:rPr>
          <w:t xml:space="preserve"> </w:t>
        </w:r>
        <w:r w:rsidRPr="00FE346B">
          <w:rPr>
            <w:rFonts w:cs="Times New Roman"/>
            <w:i/>
            <w:szCs w:val="28"/>
            <w:u w:val="single"/>
            <w:rPrChange w:id="43" w:author="Evgeny Sukharev" w:date="2021-06-14T17:25:00Z">
              <w:rPr/>
            </w:rPrChange>
          </w:rPr>
          <w:t>и пользовательского интерфейса</w:t>
        </w:r>
      </w:ins>
      <w:ins w:id="44" w:author="Evgeny Sukharev" w:date="2021-06-14T17:23:00Z">
        <w:r w:rsidRPr="00FE346B">
          <w:rPr>
            <w:rFonts w:cs="Times New Roman"/>
            <w:i/>
            <w:szCs w:val="28"/>
            <w:u w:val="single"/>
            <w:rPrChange w:id="45" w:author="Evgeny Sukharev" w:date="2021-06-14T17:25:00Z">
              <w:rPr/>
            </w:rPrChange>
          </w:rPr>
          <w:tab/>
        </w:r>
        <w:r w:rsidRPr="00FE346B">
          <w:rPr>
            <w:rFonts w:cs="Times New Roman"/>
            <w:i/>
            <w:szCs w:val="28"/>
            <w:u w:val="single"/>
            <w:rPrChange w:id="46" w:author="Evgeny Sukharev" w:date="2021-06-14T17:25:00Z">
              <w:rPr/>
            </w:rPrChange>
          </w:rPr>
          <w:tab/>
        </w:r>
        <w:r w:rsidRPr="00FE346B">
          <w:rPr>
            <w:rFonts w:cs="Times New Roman"/>
            <w:i/>
            <w:szCs w:val="28"/>
            <w:u w:val="single"/>
            <w:rPrChange w:id="47" w:author="Evgeny Sukharev" w:date="2021-06-14T17:25:00Z">
              <w:rPr/>
            </w:rPrChange>
          </w:rPr>
          <w:tab/>
        </w:r>
        <w:r w:rsidRPr="00FE346B">
          <w:rPr>
            <w:rFonts w:cs="Times New Roman"/>
            <w:i/>
            <w:szCs w:val="28"/>
            <w:u w:val="single"/>
            <w:rPrChange w:id="48" w:author="Evgeny Sukharev" w:date="2021-06-14T17:25:00Z">
              <w:rPr/>
            </w:rPrChange>
          </w:rPr>
          <w:tab/>
        </w:r>
      </w:ins>
      <w:ins w:id="49" w:author="Evgeny Sukharev" w:date="2021-06-14T17:25:00Z">
        <w:r w:rsidRPr="008E38CA">
          <w:rPr>
            <w:rFonts w:cs="Times New Roman"/>
            <w:i/>
            <w:szCs w:val="28"/>
            <w:u w:val="single"/>
          </w:rPr>
          <w:tab/>
        </w:r>
      </w:ins>
      <w:ins w:id="50" w:author="Evgeny Sukharev" w:date="2021-06-14T17:26: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43E3C8FB" w14:textId="10A9F081" w:rsidR="00FE346B" w:rsidRDefault="00FE346B" w:rsidP="00FE346B">
      <w:pPr>
        <w:ind w:left="-567" w:firstLine="0"/>
        <w:rPr>
          <w:ins w:id="51" w:author="Evgeny Sukharev" w:date="2021-06-14T17:23:00Z"/>
          <w:rFonts w:cs="Times New Roman"/>
          <w:i/>
          <w:szCs w:val="28"/>
          <w:u w:val="single"/>
        </w:rPr>
      </w:pPr>
      <w:ins w:id="52" w:author="Evgeny Sukharev" w:date="2021-06-14T17:23:00Z">
        <w:r>
          <w:rPr>
            <w:rFonts w:cs="Times New Roman"/>
            <w:szCs w:val="28"/>
          </w:rPr>
          <w:t xml:space="preserve">Утверждена приказом по БГТУ </w:t>
        </w:r>
      </w:ins>
      <w:ins w:id="53" w:author="Evgeny Sukharev" w:date="2021-06-17T21:50:00Z">
        <w:r w:rsidR="00C20043" w:rsidRPr="00AE7989">
          <w:t>№</w:t>
        </w:r>
      </w:ins>
      <w:ins w:id="54" w:author="Evgeny Sukharev" w:date="2021-06-18T00:04:00Z">
        <w:r w:rsidR="00717A4D">
          <w:t xml:space="preserve"> </w:t>
        </w:r>
        <w:r w:rsidR="00717A4D" w:rsidRPr="00717A4D">
          <w:rPr>
            <w:u w:val="single"/>
            <w:rPrChange w:id="55" w:author="Evgeny Sukharev" w:date="2021-06-18T00:04:00Z">
              <w:rPr/>
            </w:rPrChange>
          </w:rPr>
          <w:tab/>
        </w:r>
        <w:r w:rsidR="00717A4D">
          <w:rPr>
            <w:i/>
            <w:u w:val="single"/>
          </w:rPr>
          <w:tab/>
        </w:r>
      </w:ins>
      <w:ins w:id="56" w:author="Evgeny Sukharev" w:date="2021-06-17T21:50:00Z">
        <w:r w:rsidR="00670BF8">
          <w:rPr>
            <w:i/>
            <w:u w:val="single"/>
          </w:rPr>
          <w:t>508-3</w:t>
        </w:r>
      </w:ins>
      <w:ins w:id="57" w:author="Evgeny Sukharev" w:date="2021-06-18T00:04:00Z">
        <w:r w:rsidR="00717A4D">
          <w:rPr>
            <w:i/>
            <w:u w:val="single"/>
          </w:rPr>
          <w:tab/>
        </w:r>
        <w:r w:rsidR="00717A4D">
          <w:rPr>
            <w:i/>
            <w:u w:val="single"/>
          </w:rPr>
          <w:tab/>
        </w:r>
        <w:r w:rsidR="00717A4D">
          <w:rPr>
            <w:i/>
            <w:u w:val="single"/>
          </w:rPr>
          <w:tab/>
        </w:r>
      </w:ins>
      <w:ins w:id="58" w:author="Evgeny Sukharev" w:date="2021-06-17T21:50:00Z">
        <w:r w:rsidR="00C20043">
          <w:rPr>
            <w:szCs w:val="28"/>
          </w:rPr>
          <w:t>о</w:t>
        </w:r>
        <w:r w:rsidR="00C20043" w:rsidRPr="005E60F4">
          <w:rPr>
            <w:szCs w:val="28"/>
          </w:rPr>
          <w:t>т</w:t>
        </w:r>
      </w:ins>
      <w:ins w:id="59" w:author="Evgeny Sukharev" w:date="2021-06-18T00:03:00Z">
        <w:r w:rsidR="00717A4D" w:rsidRPr="00717A4D">
          <w:rPr>
            <w:szCs w:val="28"/>
            <w:u w:val="single"/>
            <w:rPrChange w:id="60" w:author="Evgeny Sukharev" w:date="2021-06-18T00:03:00Z">
              <w:rPr>
                <w:szCs w:val="28"/>
              </w:rPr>
            </w:rPrChange>
          </w:rPr>
          <w:tab/>
        </w:r>
      </w:ins>
      <w:ins w:id="61" w:author="Evgeny Sukharev" w:date="2021-06-17T21:50:00Z">
        <w:r w:rsidR="00C20043">
          <w:rPr>
            <w:i/>
            <w:u w:val="single"/>
          </w:rPr>
          <w:t>14 мая 2021 г.</w:t>
        </w:r>
      </w:ins>
      <w:ins w:id="62" w:author="Evgeny Sukharev" w:date="2021-06-18T00:03:00Z">
        <w:r w:rsidR="00717A4D">
          <w:rPr>
            <w:i/>
            <w:u w:val="single"/>
          </w:rPr>
          <w:tab/>
        </w:r>
      </w:ins>
    </w:p>
    <w:p w14:paraId="14A22E3C" w14:textId="3D4C7B41" w:rsidR="00FE346B" w:rsidRDefault="00FE346B" w:rsidP="00FE346B">
      <w:pPr>
        <w:pStyle w:val="a7"/>
        <w:numPr>
          <w:ilvl w:val="0"/>
          <w:numId w:val="46"/>
        </w:numPr>
        <w:ind w:left="-567" w:firstLine="0"/>
        <w:rPr>
          <w:ins w:id="63" w:author="Evgeny Sukharev" w:date="2021-06-14T17:23:00Z"/>
          <w:rFonts w:cs="Times New Roman"/>
          <w:i/>
          <w:szCs w:val="28"/>
          <w:u w:val="single"/>
        </w:rPr>
      </w:pPr>
      <w:ins w:id="64" w:author="Evgeny Sukharev" w:date="2021-06-14T17:23:00Z">
        <w:r>
          <w:rPr>
            <w:rFonts w:cs="Times New Roman"/>
            <w:szCs w:val="28"/>
          </w:rPr>
          <w:t xml:space="preserve">Срок предоставления законченной работы </w:t>
        </w:r>
        <w:r>
          <w:rPr>
            <w:rFonts w:cs="Times New Roman"/>
            <w:i/>
            <w:szCs w:val="28"/>
            <w:u w:val="single"/>
          </w:rPr>
          <w:tab/>
        </w:r>
        <w:r>
          <w:rPr>
            <w:rFonts w:cs="Times New Roman"/>
            <w:i/>
            <w:szCs w:val="28"/>
            <w:u w:val="single"/>
          </w:rPr>
          <w:tab/>
        </w:r>
      </w:ins>
      <w:ins w:id="65" w:author="Evgeny Sukharev" w:date="2021-06-18T00:04:00Z">
        <w:r w:rsidR="00717A4D">
          <w:rPr>
            <w:rFonts w:cs="Times New Roman"/>
            <w:i/>
            <w:szCs w:val="28"/>
            <w:u w:val="single"/>
          </w:rPr>
          <w:tab/>
        </w:r>
      </w:ins>
      <w:ins w:id="66" w:author="Evgeny Sukharev" w:date="2021-06-17T21:51:00Z">
        <w:r w:rsidR="00670BF8">
          <w:rPr>
            <w:rFonts w:cs="Times New Roman"/>
            <w:i/>
            <w:szCs w:val="28"/>
            <w:u w:val="single"/>
          </w:rPr>
          <w:t>июнь</w:t>
        </w:r>
      </w:ins>
      <w:ins w:id="67" w:author="Evgeny Sukharev" w:date="2021-06-14T17:23:00Z">
        <w:r w:rsidR="00717A4D">
          <w:rPr>
            <w:rFonts w:cs="Times New Roman"/>
            <w:i/>
            <w:szCs w:val="28"/>
            <w:u w:val="single"/>
          </w:rPr>
          <w:t xml:space="preserve"> 2021 г.</w:t>
        </w:r>
        <w:r w:rsidR="00717A4D">
          <w:rPr>
            <w:rFonts w:cs="Times New Roman"/>
            <w:i/>
            <w:szCs w:val="28"/>
            <w:u w:val="single"/>
          </w:rPr>
          <w:tab/>
        </w:r>
        <w:r w:rsidR="00717A4D">
          <w:rPr>
            <w:rFonts w:cs="Times New Roman"/>
            <w:i/>
            <w:szCs w:val="28"/>
            <w:u w:val="single"/>
          </w:rPr>
          <w:tab/>
        </w:r>
      </w:ins>
    </w:p>
    <w:p w14:paraId="2CD4809A" w14:textId="77777777" w:rsidR="00FE346B" w:rsidRDefault="00FE346B" w:rsidP="00FE346B">
      <w:pPr>
        <w:pStyle w:val="a7"/>
        <w:numPr>
          <w:ilvl w:val="0"/>
          <w:numId w:val="46"/>
        </w:numPr>
        <w:ind w:left="-567" w:firstLine="0"/>
        <w:rPr>
          <w:ins w:id="68" w:author="Evgeny Sukharev" w:date="2021-06-14T17:23:00Z"/>
          <w:rFonts w:cs="Times New Roman"/>
          <w:szCs w:val="28"/>
        </w:rPr>
      </w:pPr>
      <w:ins w:id="69" w:author="Evgeny Sukharev" w:date="2021-06-14T17:23:00Z">
        <w:r>
          <w:rPr>
            <w:rFonts w:cs="Times New Roman"/>
            <w:szCs w:val="28"/>
          </w:rPr>
          <w:t>Исходные данные</w:t>
        </w:r>
      </w:ins>
    </w:p>
    <w:p w14:paraId="6F564E63" w14:textId="4EA26A2F" w:rsidR="00FE346B" w:rsidRDefault="00FE346B" w:rsidP="00FE346B">
      <w:pPr>
        <w:spacing w:line="264" w:lineRule="auto"/>
        <w:ind w:left="-567" w:firstLine="567"/>
        <w:rPr>
          <w:ins w:id="70" w:author="Evgeny Sukharev" w:date="2021-06-14T17:23:00Z"/>
          <w:rFonts w:cs="Times New Roman"/>
          <w:i/>
          <w:szCs w:val="28"/>
          <w:u w:val="single"/>
        </w:rPr>
      </w:pPr>
      <w:ins w:id="71" w:author="Evgeny Sukharev" w:date="2021-06-14T17:23:00Z">
        <w:r>
          <w:rPr>
            <w:rFonts w:cs="Times New Roman"/>
            <w:szCs w:val="28"/>
          </w:rPr>
          <w:t xml:space="preserve">Цель работы </w:t>
        </w:r>
        <w:r>
          <w:rPr>
            <w:rFonts w:cs="Times New Roman"/>
            <w:i/>
            <w:szCs w:val="28"/>
            <w:u w:val="single"/>
          </w:rPr>
          <w:tab/>
        </w:r>
      </w:ins>
      <w:ins w:id="72" w:author="Evgeny Sukharev" w:date="2021-06-14T17:28:00Z">
        <w:r w:rsidRPr="00FE346B">
          <w:rPr>
            <w:i/>
            <w:u w:val="single"/>
            <w:rPrChange w:id="73" w:author="Evgeny Sukharev" w:date="2021-06-14T17:31:00Z">
              <w:rPr/>
            </w:rPrChange>
          </w:rPr>
          <w:t>проектирование программного комплекса управления рассылкой электронных сообщений с возможностью последующей интеграции в системы, требующие высокой надежности отправки</w:t>
        </w:r>
      </w:ins>
      <w:ins w:id="74" w:author="Evgeny Sukharev" w:date="2021-06-14T17:23:00Z">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ins>
    </w:p>
    <w:p w14:paraId="5D0A1FE1" w14:textId="21D3F338" w:rsidR="00FE346B" w:rsidRPr="00FE346B" w:rsidRDefault="00FE346B" w:rsidP="00FE346B">
      <w:pPr>
        <w:spacing w:line="264" w:lineRule="auto"/>
        <w:ind w:left="-567" w:firstLine="567"/>
        <w:rPr>
          <w:ins w:id="75" w:author="Evgeny Sukharev" w:date="2021-06-14T17:23:00Z"/>
          <w:rFonts w:cs="Times New Roman"/>
          <w:szCs w:val="28"/>
          <w:lang w:val="en-US"/>
          <w:rPrChange w:id="76" w:author="Evgeny Sukharev" w:date="2021-06-14T17:31:00Z">
            <w:rPr>
              <w:ins w:id="77" w:author="Evgeny Sukharev" w:date="2021-06-14T17:23:00Z"/>
              <w:rFonts w:cs="Times New Roman"/>
              <w:szCs w:val="28"/>
            </w:rPr>
          </w:rPrChange>
        </w:rPr>
      </w:pPr>
      <w:ins w:id="78" w:author="Evgeny Sukharev" w:date="2021-06-14T17:23:00Z">
        <w:r>
          <w:rPr>
            <w:rFonts w:cs="Times New Roman"/>
            <w:szCs w:val="28"/>
          </w:rPr>
          <w:t>Инструментальные</w:t>
        </w:r>
        <w:r w:rsidRPr="00FE346B">
          <w:rPr>
            <w:rFonts w:cs="Times New Roman"/>
            <w:szCs w:val="28"/>
            <w:lang w:val="en-US"/>
            <w:rPrChange w:id="79" w:author="Evgeny Sukharev" w:date="2021-06-14T17:31:00Z">
              <w:rPr>
                <w:rFonts w:cs="Times New Roman"/>
                <w:szCs w:val="28"/>
              </w:rPr>
            </w:rPrChange>
          </w:rPr>
          <w:t xml:space="preserve"> </w:t>
        </w:r>
        <w:r>
          <w:rPr>
            <w:rFonts w:cs="Times New Roman"/>
            <w:szCs w:val="28"/>
          </w:rPr>
          <w:t>средства</w:t>
        </w:r>
        <w:r w:rsidRPr="00FE346B">
          <w:rPr>
            <w:rFonts w:cs="Times New Roman"/>
            <w:szCs w:val="28"/>
            <w:lang w:val="en-US"/>
            <w:rPrChange w:id="80" w:author="Evgeny Sukharev" w:date="2021-06-14T17:31:00Z">
              <w:rPr>
                <w:rFonts w:cs="Times New Roman"/>
                <w:szCs w:val="28"/>
              </w:rPr>
            </w:rPrChange>
          </w:rPr>
          <w:t xml:space="preserve"> </w:t>
        </w:r>
        <w:r w:rsidRPr="00FE346B">
          <w:rPr>
            <w:rFonts w:cs="Times New Roman"/>
            <w:i/>
            <w:szCs w:val="28"/>
            <w:u w:val="single"/>
            <w:lang w:val="en-US"/>
            <w:rPrChange w:id="81" w:author="Evgeny Sukharev" w:date="2021-06-14T17:31:00Z">
              <w:rPr>
                <w:rFonts w:cs="Times New Roman"/>
                <w:i/>
                <w:szCs w:val="28"/>
                <w:u w:val="single"/>
              </w:rPr>
            </w:rPrChange>
          </w:rPr>
          <w:tab/>
        </w:r>
      </w:ins>
      <w:ins w:id="82" w:author="Evgeny Sukharev" w:date="2021-06-14T17:31:00Z">
        <w:r w:rsidRPr="00FE346B">
          <w:rPr>
            <w:rFonts w:cs="Times New Roman"/>
            <w:i/>
            <w:szCs w:val="28"/>
            <w:u w:val="single"/>
            <w:lang w:val="en-US"/>
          </w:rPr>
          <w:t>Microsoft Visual Studio 2019 Community, MS SQL Server 2019 (Express Edit</w:t>
        </w:r>
      </w:ins>
      <w:ins w:id="83" w:author="Evgeny Sukharev" w:date="2021-06-15T00:59:00Z">
        <w:r w:rsidR="00E10CD6">
          <w:rPr>
            <w:rFonts w:cs="Times New Roman"/>
            <w:i/>
            <w:szCs w:val="28"/>
            <w:u w:val="single"/>
            <w:lang w:val="en-US"/>
          </w:rPr>
          <w:t>i</w:t>
        </w:r>
      </w:ins>
      <w:ins w:id="84" w:author="Evgeny Sukharev" w:date="2021-06-14T17:31:00Z">
        <w:r w:rsidRPr="00FE346B">
          <w:rPr>
            <w:rFonts w:cs="Times New Roman"/>
            <w:i/>
            <w:szCs w:val="28"/>
            <w:u w:val="single"/>
            <w:lang w:val="en-US"/>
          </w:rPr>
          <w:t>on), Java 8, Android Studio 4.2., C#,</w:t>
        </w:r>
      </w:ins>
      <w:ins w:id="85" w:author="Evgeny Sukharev" w:date="2021-06-15T00:59:00Z">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r w:rsidR="00E10CD6">
          <w:rPr>
            <w:rFonts w:cs="Times New Roman"/>
            <w:i/>
            <w:szCs w:val="28"/>
            <w:u w:val="single"/>
            <w:lang w:val="en-US"/>
          </w:rPr>
          <w:tab/>
        </w:r>
      </w:ins>
    </w:p>
    <w:p w14:paraId="6C929966" w14:textId="757D29DC" w:rsidR="00D27020" w:rsidRPr="00E10CD6" w:rsidRDefault="00D27020">
      <w:pPr>
        <w:spacing w:line="264" w:lineRule="auto"/>
        <w:ind w:left="-567" w:right="-24" w:firstLine="567"/>
        <w:rPr>
          <w:ins w:id="86" w:author="Evgeny Sukharev" w:date="2021-06-14T17:23:00Z"/>
          <w:rFonts w:eastAsia="Calibri" w:cs="Times New Roman"/>
          <w:i/>
          <w:color w:val="000000"/>
          <w:szCs w:val="28"/>
          <w:u w:val="single"/>
          <w:rPrChange w:id="87" w:author="Evgeny Sukharev" w:date="2021-06-15T01:05:00Z">
            <w:rPr>
              <w:ins w:id="88" w:author="Evgeny Sukharev" w:date="2021-06-14T17:23:00Z"/>
              <w:rFonts w:cs="Times New Roman"/>
              <w:szCs w:val="28"/>
            </w:rPr>
          </w:rPrChange>
        </w:rPr>
      </w:pPr>
      <w:ins w:id="89" w:author="Evgeny Sukharev" w:date="2021-06-14T17:33:00Z">
        <w:r w:rsidRPr="003948FA">
          <w:rPr>
            <w:rFonts w:eastAsia="Calibri" w:cs="Times New Roman"/>
            <w:color w:val="000000"/>
            <w:szCs w:val="28"/>
          </w:rPr>
          <w:t xml:space="preserve">Основные требования </w:t>
        </w:r>
        <w:r>
          <w:rPr>
            <w:rFonts w:eastAsia="Calibri" w:cs="Times New Roman"/>
            <w:i/>
            <w:color w:val="000000"/>
            <w:szCs w:val="28"/>
            <w:u w:val="single"/>
          </w:rPr>
          <w:t xml:space="preserve">  </w:t>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Pr>
            <w:rFonts w:eastAsia="Calibri" w:cs="Times New Roman"/>
            <w:i/>
            <w:color w:val="000000"/>
            <w:szCs w:val="28"/>
            <w:u w:val="single"/>
          </w:rPr>
          <w:tab/>
        </w:r>
        <w:r w:rsidRPr="003948FA">
          <w:rPr>
            <w:rFonts w:eastAsia="Calibri" w:cs="Times New Roman"/>
            <w:i/>
            <w:color w:val="000000"/>
            <w:szCs w:val="28"/>
            <w:u w:val="single"/>
          </w:rPr>
          <w:tab/>
        </w:r>
        <w:r w:rsidR="00E10CD6">
          <w:rPr>
            <w:rFonts w:eastAsia="Calibri" w:cs="Times New Roman"/>
            <w:i/>
            <w:color w:val="000000"/>
            <w:szCs w:val="28"/>
            <w:u w:val="single"/>
          </w:rPr>
          <w:t>а)</w:t>
        </w:r>
      </w:ins>
      <w:ins w:id="90" w:author="Evgeny Sukharev" w:date="2021-06-15T01:04:00Z">
        <w:r w:rsidR="00E10CD6">
          <w:rPr>
            <w:rFonts w:eastAsia="Calibri" w:cs="Times New Roman"/>
            <w:i/>
            <w:color w:val="000000"/>
            <w:szCs w:val="28"/>
            <w:u w:val="single"/>
          </w:rPr>
          <w:tab/>
        </w:r>
        <w:r w:rsidR="00E10CD6" w:rsidRPr="00E10CD6">
          <w:rPr>
            <w:rFonts w:eastAsia="Calibri" w:cs="Times New Roman"/>
            <w:i/>
            <w:color w:val="000000"/>
            <w:szCs w:val="28"/>
            <w:u w:val="single"/>
          </w:rPr>
          <w:t>асинхронная рассылка сообщений выбранным адресам с помощ</w:t>
        </w:r>
        <w:r w:rsidR="00E10CD6">
          <w:rPr>
            <w:rFonts w:eastAsia="Calibri" w:cs="Times New Roman"/>
            <w:i/>
            <w:color w:val="000000"/>
            <w:szCs w:val="28"/>
            <w:u w:val="single"/>
          </w:rPr>
          <w:t>ью выбранных сервисов доставки;</w:t>
        </w:r>
      </w:ins>
      <w:ins w:id="91"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2" w:author="Evgeny Sukharev" w:date="2021-06-15T01:04:00Z">
        <w:r w:rsidR="00E10CD6">
          <w:rPr>
            <w:rFonts w:eastAsia="Calibri" w:cs="Times New Roman"/>
            <w:i/>
            <w:color w:val="000000"/>
            <w:szCs w:val="28"/>
            <w:u w:val="single"/>
          </w:rPr>
          <w:t>б)</w:t>
        </w:r>
        <w:r w:rsidR="00E10CD6">
          <w:rPr>
            <w:rFonts w:eastAsia="Calibri" w:cs="Times New Roman"/>
            <w:i/>
            <w:color w:val="000000"/>
            <w:szCs w:val="28"/>
            <w:u w:val="single"/>
          </w:rPr>
          <w:tab/>
        </w:r>
        <w:r w:rsidR="00E10CD6" w:rsidRPr="00E10CD6">
          <w:rPr>
            <w:rFonts w:eastAsia="Calibri" w:cs="Times New Roman"/>
            <w:i/>
            <w:color w:val="000000"/>
            <w:szCs w:val="28"/>
            <w:u w:val="single"/>
          </w:rPr>
          <w:t>обеспечение повышенной надежности доставки;</w:t>
        </w:r>
      </w:ins>
      <w:ins w:id="93"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ins w:id="94" w:author="Evgeny Sukharev" w:date="2021-06-15T01:04:00Z">
        <w:r w:rsidR="00E10CD6">
          <w:rPr>
            <w:rFonts w:eastAsia="Calibri" w:cs="Times New Roman"/>
            <w:i/>
            <w:color w:val="000000"/>
            <w:szCs w:val="28"/>
            <w:u w:val="single"/>
          </w:rPr>
          <w:t>в)</w:t>
        </w:r>
      </w:ins>
      <w:ins w:id="95" w:author="Evgeny Sukharev" w:date="2021-06-15T01:05:00Z">
        <w:r w:rsidR="00E10CD6">
          <w:rPr>
            <w:rFonts w:eastAsia="Calibri" w:cs="Times New Roman"/>
            <w:i/>
            <w:color w:val="000000"/>
            <w:szCs w:val="28"/>
            <w:u w:val="single"/>
          </w:rPr>
          <w:tab/>
        </w:r>
      </w:ins>
      <w:ins w:id="96" w:author="Evgeny Sukharev" w:date="2021-06-15T01:04:00Z">
        <w:r w:rsidR="00E10CD6" w:rsidRPr="00E10CD6">
          <w:rPr>
            <w:rFonts w:eastAsia="Calibri" w:cs="Times New Roman"/>
            <w:i/>
            <w:color w:val="000000"/>
            <w:szCs w:val="28"/>
            <w:u w:val="single"/>
          </w:rPr>
          <w:t>возможность получения и просмотра подробной информации о статусе доставки сообщения</w:t>
        </w:r>
      </w:ins>
      <w:ins w:id="97" w:author="Evgeny Sukharev" w:date="2021-06-15T01:05:00Z">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r w:rsidR="00E10CD6">
          <w:rPr>
            <w:rFonts w:eastAsia="Calibri" w:cs="Times New Roman"/>
            <w:i/>
            <w:color w:val="000000"/>
            <w:szCs w:val="28"/>
            <w:u w:val="single"/>
          </w:rPr>
          <w:tab/>
        </w:r>
      </w:ins>
    </w:p>
    <w:p w14:paraId="3E6BCECC" w14:textId="77777777" w:rsidR="00FE346B" w:rsidRDefault="00FE346B" w:rsidP="00FE346B">
      <w:pPr>
        <w:ind w:firstLine="567"/>
        <w:rPr>
          <w:ins w:id="98" w:author="Evgeny Sukharev" w:date="2021-06-14T17:23:00Z"/>
          <w:rFonts w:cs="Times New Roman"/>
          <w:szCs w:val="28"/>
        </w:rPr>
      </w:pPr>
    </w:p>
    <w:p w14:paraId="48E94339" w14:textId="77777777" w:rsidR="00FE346B" w:rsidRDefault="00FE346B" w:rsidP="00FE346B">
      <w:pPr>
        <w:rPr>
          <w:ins w:id="99" w:author="Evgeny Sukharev" w:date="2021-06-14T17:23:00Z"/>
          <w:rFonts w:cs="Times New Roman"/>
          <w:szCs w:val="28"/>
        </w:rPr>
      </w:pPr>
    </w:p>
    <w:p w14:paraId="37C4B6C0" w14:textId="77777777" w:rsidR="00FE346B" w:rsidRDefault="00FE346B" w:rsidP="00FE346B">
      <w:pPr>
        <w:ind w:firstLine="709"/>
        <w:rPr>
          <w:ins w:id="100" w:author="Evgeny Sukharev" w:date="2021-06-14T17:23:00Z"/>
          <w:rFonts w:cs="Times New Roman"/>
          <w:szCs w:val="28"/>
        </w:rPr>
      </w:pPr>
      <w:ins w:id="101" w:author="Evgeny Sukharev" w:date="2021-06-14T17:23:00Z">
        <w:r>
          <w:rPr>
            <w:rFonts w:cs="Times New Roman"/>
            <w:szCs w:val="28"/>
          </w:rPr>
          <w:t xml:space="preserve">Дата выдачи задания </w:t>
        </w:r>
        <w:r>
          <w:rPr>
            <w:rFonts w:cs="Times New Roman"/>
            <w:i/>
            <w:szCs w:val="28"/>
            <w:u w:val="single"/>
          </w:rPr>
          <w:tab/>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2021г.</w:t>
        </w:r>
      </w:ins>
    </w:p>
    <w:p w14:paraId="10A3C3D0" w14:textId="77777777" w:rsidR="00FE346B" w:rsidRDefault="00FE346B" w:rsidP="00FE346B">
      <w:pPr>
        <w:ind w:firstLine="709"/>
        <w:rPr>
          <w:ins w:id="102" w:author="Evgeny Sukharev" w:date="2021-06-14T17:23:00Z"/>
          <w:rFonts w:cs="Times New Roman"/>
          <w:szCs w:val="28"/>
        </w:rPr>
      </w:pPr>
      <w:ins w:id="103" w:author="Evgeny Sukharev" w:date="2021-06-14T17:23:00Z">
        <w:r>
          <w:rPr>
            <w:rFonts w:cs="Times New Roman"/>
            <w:szCs w:val="28"/>
          </w:rPr>
          <w:t xml:space="preserve">Заведующий кафедрой </w:t>
        </w:r>
        <w:r>
          <w:rPr>
            <w:rFonts w:cs="Times New Roman"/>
            <w:szCs w:val="28"/>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Подвесовский А.Г.</w:t>
        </w:r>
      </w:ins>
    </w:p>
    <w:p w14:paraId="759BB0CA" w14:textId="77777777" w:rsidR="00FE346B" w:rsidRDefault="00FE346B" w:rsidP="00FE346B">
      <w:pPr>
        <w:ind w:firstLine="709"/>
        <w:rPr>
          <w:ins w:id="104" w:author="Evgeny Sukharev" w:date="2021-06-14T17:23:00Z"/>
          <w:rFonts w:cs="Times New Roman"/>
          <w:color w:val="000000"/>
          <w:szCs w:val="28"/>
        </w:rPr>
      </w:pPr>
      <w:ins w:id="105" w:author="Evgeny Sukharev" w:date="2021-06-14T17:23:00Z">
        <w:r>
          <w:rPr>
            <w:rFonts w:cs="Times New Roman"/>
            <w:szCs w:val="28"/>
          </w:rPr>
          <w:t xml:space="preserve">Руководитель работы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r>
          <w:rPr>
            <w:rFonts w:cs="Times New Roman"/>
            <w:color w:val="000000"/>
            <w:szCs w:val="28"/>
          </w:rPr>
          <w:t>Трубаков А.О.</w:t>
        </w:r>
      </w:ins>
    </w:p>
    <w:p w14:paraId="70DA385B" w14:textId="77777777" w:rsidR="00FE346B" w:rsidRDefault="00FE346B" w:rsidP="00FE346B">
      <w:pPr>
        <w:ind w:firstLine="709"/>
        <w:rPr>
          <w:ins w:id="106" w:author="Evgeny Sukharev" w:date="2021-06-14T17:23:00Z"/>
          <w:rFonts w:cs="Times New Roman"/>
          <w:szCs w:val="28"/>
        </w:rPr>
      </w:pPr>
      <w:ins w:id="107" w:author="Evgeny Sukharev" w:date="2021-06-14T17:23:00Z">
        <w:r>
          <w:rPr>
            <w:rFonts w:cs="Times New Roman"/>
            <w:szCs w:val="28"/>
          </w:rPr>
          <w:t xml:space="preserve">Задание принял к исполнению </w:t>
        </w:r>
        <w:r>
          <w:rPr>
            <w:rFonts w:cs="Times New Roman"/>
            <w:i/>
            <w:szCs w:val="28"/>
            <w:u w:val="single"/>
          </w:rPr>
          <w:tab/>
          <w:t>25 марта</w:t>
        </w:r>
        <w:r>
          <w:rPr>
            <w:rFonts w:cs="Times New Roman"/>
            <w:i/>
            <w:szCs w:val="28"/>
            <w:u w:val="single"/>
          </w:rPr>
          <w:tab/>
        </w:r>
        <w:r>
          <w:rPr>
            <w:rFonts w:cs="Times New Roman"/>
            <w:i/>
            <w:szCs w:val="28"/>
            <w:u w:val="single"/>
          </w:rPr>
          <w:tab/>
        </w:r>
        <w:r>
          <w:rPr>
            <w:rFonts w:cs="Times New Roman"/>
            <w:szCs w:val="28"/>
          </w:rPr>
          <w:t xml:space="preserve"> 2021г.</w:t>
        </w:r>
      </w:ins>
    </w:p>
    <w:p w14:paraId="7EB0E860" w14:textId="260D82EF" w:rsidR="00FE346B" w:rsidRDefault="00FE346B" w:rsidP="00FE346B">
      <w:pPr>
        <w:ind w:firstLine="709"/>
        <w:rPr>
          <w:ins w:id="108" w:author="Evgeny Sukharev" w:date="2021-06-14T17:23:00Z"/>
          <w:rFonts w:cs="Times New Roman"/>
          <w:szCs w:val="28"/>
        </w:rPr>
      </w:pPr>
      <w:ins w:id="109" w:author="Evgeny Sukharev" w:date="2021-06-14T17:23:00Z">
        <w:r>
          <w:rPr>
            <w:rFonts w:cs="Times New Roman"/>
            <w:szCs w:val="28"/>
          </w:rPr>
          <w:t xml:space="preserve">Студент </w:t>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i/>
            <w:szCs w:val="28"/>
            <w:u w:val="single"/>
          </w:rPr>
          <w:tab/>
        </w:r>
        <w:r>
          <w:rPr>
            <w:rFonts w:cs="Times New Roman"/>
            <w:szCs w:val="28"/>
          </w:rPr>
          <w:t xml:space="preserve"> </w:t>
        </w:r>
      </w:ins>
      <w:ins w:id="110" w:author="Evgeny Sukharev" w:date="2021-06-14T17:29:00Z">
        <w:r>
          <w:rPr>
            <w:rFonts w:cs="Times New Roman"/>
            <w:szCs w:val="28"/>
          </w:rPr>
          <w:t>Сухарев Е.А.</w:t>
        </w:r>
      </w:ins>
    </w:p>
    <w:p w14:paraId="396BBBA6" w14:textId="633F587D" w:rsidR="00FE346B" w:rsidRPr="00FE346B" w:rsidRDefault="00FE346B" w:rsidP="00FE346B">
      <w:pPr>
        <w:spacing w:after="160" w:line="259" w:lineRule="auto"/>
        <w:ind w:firstLine="0"/>
        <w:jc w:val="left"/>
        <w:rPr>
          <w:rFonts w:cs="Times New Roman"/>
          <w:b/>
          <w:i/>
          <w:szCs w:val="28"/>
          <w:rPrChange w:id="111" w:author="Evgeny Sukharev" w:date="2021-06-14T17:22:00Z">
            <w:rPr/>
          </w:rPrChange>
        </w:rPr>
      </w:pPr>
      <w:ins w:id="112" w:author="Evgeny Sukharev" w:date="2021-06-14T17:22:00Z">
        <w:r>
          <w:rPr>
            <w:rFonts w:cs="Times New Roman"/>
            <w:b/>
            <w:i/>
            <w:szCs w:val="28"/>
          </w:rPr>
          <w:br w:type="page"/>
        </w:r>
      </w:ins>
    </w:p>
    <w:sdt>
      <w:sdtPr>
        <w:id w:val="-738633588"/>
        <w:docPartObj>
          <w:docPartGallery w:val="Table of Contents"/>
          <w:docPartUnique/>
        </w:docPartObj>
      </w:sdtPr>
      <w:sdtEndPr/>
      <w:sdtContent>
        <w:p w14:paraId="4B71D22D" w14:textId="716E57F4" w:rsidR="00B37101" w:rsidRPr="00B37101" w:rsidRDefault="00B37101" w:rsidP="00B37101">
          <w:pPr>
            <w:pStyle w:val="af8"/>
            <w:jc w:val="center"/>
            <w:rPr>
              <w:rStyle w:val="11"/>
            </w:rPr>
          </w:pPr>
          <w:r w:rsidRPr="00B37101">
            <w:rPr>
              <w:rStyle w:val="11"/>
            </w:rPr>
            <w:t>СОДЕРЖАНИЕ</w:t>
          </w:r>
        </w:p>
        <w:p w14:paraId="30DA9678" w14:textId="163E3B0E" w:rsidR="00717A4D" w:rsidRDefault="00B37101">
          <w:pPr>
            <w:pStyle w:val="12"/>
            <w:rPr>
              <w:ins w:id="113" w:author="Evgeny Sukharev" w:date="2021-06-18T00:03:00Z"/>
              <w:rFonts w:asciiTheme="minorHAnsi" w:eastAsiaTheme="minorEastAsia" w:hAnsiTheme="minorHAnsi"/>
              <w:noProof/>
              <w:sz w:val="22"/>
              <w:lang w:eastAsia="ru-RU"/>
            </w:rPr>
          </w:pPr>
          <w:r w:rsidRPr="00B7172F">
            <w:rPr>
              <w:rFonts w:cs="Times New Roman"/>
              <w:szCs w:val="28"/>
            </w:rPr>
            <w:fldChar w:fldCharType="begin"/>
          </w:r>
          <w:r w:rsidRPr="00B7172F">
            <w:rPr>
              <w:rFonts w:cs="Times New Roman"/>
              <w:szCs w:val="28"/>
            </w:rPr>
            <w:instrText xml:space="preserve"> TOC \o "1-3" \h \z \u </w:instrText>
          </w:r>
          <w:r w:rsidRPr="00B7172F">
            <w:rPr>
              <w:rFonts w:cs="Times New Roman"/>
              <w:szCs w:val="28"/>
            </w:rPr>
            <w:fldChar w:fldCharType="separate"/>
          </w:r>
          <w:ins w:id="114" w:author="Evgeny Sukharev" w:date="2021-06-18T00:03:00Z">
            <w:r w:rsidR="00717A4D" w:rsidRPr="003914F5">
              <w:rPr>
                <w:rStyle w:val="af"/>
                <w:noProof/>
              </w:rPr>
              <w:fldChar w:fldCharType="begin"/>
            </w:r>
            <w:r w:rsidR="00717A4D" w:rsidRPr="003914F5">
              <w:rPr>
                <w:rStyle w:val="af"/>
                <w:noProof/>
              </w:rPr>
              <w:instrText xml:space="preserve"> </w:instrText>
            </w:r>
            <w:r w:rsidR="00717A4D">
              <w:rPr>
                <w:noProof/>
              </w:rPr>
              <w:instrText>HYPERLINK \l "_Toc74867027"</w:instrText>
            </w:r>
            <w:r w:rsidR="00717A4D" w:rsidRPr="003914F5">
              <w:rPr>
                <w:rStyle w:val="af"/>
                <w:noProof/>
              </w:rPr>
              <w:instrText xml:space="preserve"> </w:instrText>
            </w:r>
            <w:r w:rsidR="00717A4D" w:rsidRPr="003914F5">
              <w:rPr>
                <w:rStyle w:val="af"/>
                <w:noProof/>
              </w:rPr>
              <w:fldChar w:fldCharType="separate"/>
            </w:r>
            <w:r w:rsidR="00717A4D" w:rsidRPr="003914F5">
              <w:rPr>
                <w:rStyle w:val="af"/>
                <w:noProof/>
              </w:rPr>
              <w:t>ВВЕДЕНИЕ</w:t>
            </w:r>
            <w:r w:rsidR="00717A4D">
              <w:rPr>
                <w:noProof/>
                <w:webHidden/>
              </w:rPr>
              <w:tab/>
            </w:r>
            <w:r w:rsidR="00717A4D">
              <w:rPr>
                <w:noProof/>
                <w:webHidden/>
              </w:rPr>
              <w:fldChar w:fldCharType="begin"/>
            </w:r>
            <w:r w:rsidR="00717A4D">
              <w:rPr>
                <w:noProof/>
                <w:webHidden/>
              </w:rPr>
              <w:instrText xml:space="preserve"> PAGEREF _Toc74867027 \h </w:instrText>
            </w:r>
          </w:ins>
          <w:r w:rsidR="00717A4D">
            <w:rPr>
              <w:noProof/>
              <w:webHidden/>
            </w:rPr>
          </w:r>
          <w:r w:rsidR="00717A4D">
            <w:rPr>
              <w:noProof/>
              <w:webHidden/>
            </w:rPr>
            <w:fldChar w:fldCharType="separate"/>
          </w:r>
          <w:ins w:id="115" w:author="Evgeny Sukharev" w:date="2021-06-18T15:43:00Z">
            <w:r w:rsidR="00247CA3">
              <w:rPr>
                <w:noProof/>
                <w:webHidden/>
              </w:rPr>
              <w:t>6</w:t>
            </w:r>
          </w:ins>
          <w:ins w:id="116" w:author="Evgeny Sukharev" w:date="2021-06-18T00:03:00Z">
            <w:r w:rsidR="00717A4D">
              <w:rPr>
                <w:noProof/>
                <w:webHidden/>
              </w:rPr>
              <w:fldChar w:fldCharType="end"/>
            </w:r>
            <w:r w:rsidR="00717A4D" w:rsidRPr="003914F5">
              <w:rPr>
                <w:rStyle w:val="af"/>
                <w:noProof/>
              </w:rPr>
              <w:fldChar w:fldCharType="end"/>
            </w:r>
          </w:ins>
        </w:p>
        <w:p w14:paraId="4CCB49FE" w14:textId="0FCB4E43" w:rsidR="00717A4D" w:rsidRDefault="00717A4D">
          <w:pPr>
            <w:pStyle w:val="12"/>
            <w:rPr>
              <w:ins w:id="117" w:author="Evgeny Sukharev" w:date="2021-06-18T00:03:00Z"/>
              <w:rFonts w:asciiTheme="minorHAnsi" w:eastAsiaTheme="minorEastAsia" w:hAnsiTheme="minorHAnsi"/>
              <w:noProof/>
              <w:sz w:val="22"/>
              <w:lang w:eastAsia="ru-RU"/>
            </w:rPr>
          </w:pPr>
          <w:ins w:id="1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"_Toc74867028"</w:instrText>
            </w:r>
            <w:r w:rsidRPr="003914F5">
              <w:rPr>
                <w:rStyle w:val="af"/>
                <w:noProof/>
              </w:rPr>
              <w:instrText xml:space="preserve"> </w:instrText>
            </w:r>
            <w:r w:rsidRPr="003914F5">
              <w:rPr>
                <w:rStyle w:val="af"/>
                <w:noProof/>
              </w:rPr>
              <w:fldChar w:fldCharType="separate"/>
            </w:r>
            <w:r w:rsidRPr="003914F5">
              <w:rPr>
                <w:rStyle w:val="af"/>
                <w:noProof/>
              </w:rPr>
              <w:t>1. АНАЛИЗ ТРЕБОВАНИЙ</w:t>
            </w:r>
            <w:r>
              <w:rPr>
                <w:noProof/>
                <w:webHidden/>
              </w:rPr>
              <w:tab/>
            </w:r>
            <w:r>
              <w:rPr>
                <w:noProof/>
                <w:webHidden/>
              </w:rPr>
              <w:fldChar w:fldCharType="begin"/>
            </w:r>
            <w:r>
              <w:rPr>
                <w:noProof/>
                <w:webHidden/>
              </w:rPr>
              <w:instrText xml:space="preserve"> PAGEREF _Toc74867028 \h </w:instrText>
            </w:r>
          </w:ins>
          <w:r>
            <w:rPr>
              <w:noProof/>
              <w:webHidden/>
            </w:rPr>
          </w:r>
          <w:r>
            <w:rPr>
              <w:noProof/>
              <w:webHidden/>
            </w:rPr>
            <w:fldChar w:fldCharType="separate"/>
          </w:r>
          <w:ins w:id="119" w:author="Evgeny Sukharev" w:date="2021-06-18T15:43:00Z">
            <w:r w:rsidR="00247CA3">
              <w:rPr>
                <w:noProof/>
                <w:webHidden/>
              </w:rPr>
              <w:t>8</w:t>
            </w:r>
          </w:ins>
          <w:ins w:id="120" w:author="Evgeny Sukharev" w:date="2021-06-18T00:03:00Z">
            <w:r>
              <w:rPr>
                <w:noProof/>
                <w:webHidden/>
              </w:rPr>
              <w:fldChar w:fldCharType="end"/>
            </w:r>
            <w:r w:rsidRPr="003914F5">
              <w:rPr>
                <w:rStyle w:val="af"/>
                <w:noProof/>
              </w:rPr>
              <w:fldChar w:fldCharType="end"/>
            </w:r>
          </w:ins>
        </w:p>
        <w:p w14:paraId="2DE26B4B" w14:textId="0608EFB4" w:rsidR="00717A4D" w:rsidRDefault="00717A4D">
          <w:pPr>
            <w:pStyle w:val="21"/>
            <w:rPr>
              <w:ins w:id="121" w:author="Evgeny Sukharev" w:date="2021-06-18T00:03:00Z"/>
              <w:rFonts w:asciiTheme="minorHAnsi" w:eastAsiaTheme="minorEastAsia" w:hAnsiTheme="minorHAnsi"/>
              <w:noProof/>
              <w:sz w:val="22"/>
              <w:lang w:eastAsia="ru-RU"/>
            </w:rPr>
          </w:pPr>
          <w:ins w:id="1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"_Toc74867029"</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1.1.</w:t>
            </w:r>
            <w:r w:rsidRPr="003914F5">
              <w:rPr>
                <w:rStyle w:val="af"/>
                <w:noProof/>
              </w:rPr>
              <w:t xml:space="preserve"> Обзор процессов отправки и доставки сообщения</w:t>
            </w:r>
            <w:r>
              <w:rPr>
                <w:noProof/>
                <w:webHidden/>
              </w:rPr>
              <w:tab/>
            </w:r>
            <w:r>
              <w:rPr>
                <w:noProof/>
                <w:webHidden/>
              </w:rPr>
              <w:fldChar w:fldCharType="begin"/>
            </w:r>
            <w:r>
              <w:rPr>
                <w:noProof/>
                <w:webHidden/>
              </w:rPr>
              <w:instrText xml:space="preserve"> PAGEREF _Toc74867029 \h </w:instrText>
            </w:r>
          </w:ins>
          <w:r>
            <w:rPr>
              <w:noProof/>
              <w:webHidden/>
            </w:rPr>
          </w:r>
          <w:r>
            <w:rPr>
              <w:noProof/>
              <w:webHidden/>
            </w:rPr>
            <w:fldChar w:fldCharType="separate"/>
          </w:r>
          <w:ins w:id="123" w:author="Evgeny Sukharev" w:date="2021-06-18T15:43:00Z">
            <w:r w:rsidR="00247CA3">
              <w:rPr>
                <w:noProof/>
                <w:webHidden/>
              </w:rPr>
              <w:t>8</w:t>
            </w:r>
          </w:ins>
          <w:ins w:id="124" w:author="Evgeny Sukharev" w:date="2021-06-18T00:03:00Z">
            <w:r>
              <w:rPr>
                <w:noProof/>
                <w:webHidden/>
              </w:rPr>
              <w:fldChar w:fldCharType="end"/>
            </w:r>
            <w:r w:rsidRPr="003914F5">
              <w:rPr>
                <w:rStyle w:val="af"/>
                <w:noProof/>
              </w:rPr>
              <w:fldChar w:fldCharType="end"/>
            </w:r>
          </w:ins>
        </w:p>
        <w:p w14:paraId="623AE3CD" w14:textId="008B10DD" w:rsidR="00717A4D" w:rsidRDefault="00717A4D">
          <w:pPr>
            <w:pStyle w:val="32"/>
            <w:rPr>
              <w:ins w:id="125" w:author="Evgeny Sukharev" w:date="2021-06-18T00:03:00Z"/>
              <w:rFonts w:asciiTheme="minorHAnsi" w:eastAsiaTheme="minorEastAsia" w:hAnsiTheme="minorHAnsi"/>
              <w:noProof/>
              <w:sz w:val="22"/>
              <w:lang w:eastAsia="ru-RU"/>
            </w:rPr>
          </w:pPr>
          <w:ins w:id="1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"_Toc74867030"</w:instrText>
            </w:r>
            <w:r w:rsidRPr="003914F5">
              <w:rPr>
                <w:rStyle w:val="af"/>
                <w:noProof/>
              </w:rPr>
              <w:instrText xml:space="preserve"> </w:instrText>
            </w:r>
            <w:r w:rsidRPr="003914F5">
              <w:rPr>
                <w:rStyle w:val="af"/>
                <w:noProof/>
              </w:rPr>
              <w:fldChar w:fldCharType="separate"/>
            </w:r>
            <w:r w:rsidRPr="003914F5">
              <w:rPr>
                <w:rStyle w:val="af"/>
                <w:noProof/>
                <w:lang w:bidi="x-none"/>
              </w:rPr>
              <w:t>1.1.1.</w:t>
            </w:r>
            <w:r>
              <w:rPr>
                <w:rFonts w:asciiTheme="minorHAnsi" w:eastAsiaTheme="minorEastAsia" w:hAnsiTheme="minorHAnsi"/>
                <w:noProof/>
                <w:sz w:val="22"/>
                <w:lang w:eastAsia="ru-RU"/>
              </w:rPr>
              <w:tab/>
            </w:r>
            <w:r w:rsidRPr="003914F5">
              <w:rPr>
                <w:rStyle w:val="af"/>
                <w:noProof/>
              </w:rPr>
              <w:t>Общие сведения</w:t>
            </w:r>
            <w:r>
              <w:rPr>
                <w:noProof/>
                <w:webHidden/>
              </w:rPr>
              <w:tab/>
            </w:r>
            <w:r>
              <w:rPr>
                <w:noProof/>
                <w:webHidden/>
              </w:rPr>
              <w:fldChar w:fldCharType="begin"/>
            </w:r>
            <w:r>
              <w:rPr>
                <w:noProof/>
                <w:webHidden/>
              </w:rPr>
              <w:instrText xml:space="preserve"> PAGEREF _Toc74867030 \h </w:instrText>
            </w:r>
          </w:ins>
          <w:r>
            <w:rPr>
              <w:noProof/>
              <w:webHidden/>
            </w:rPr>
          </w:r>
          <w:r>
            <w:rPr>
              <w:noProof/>
              <w:webHidden/>
            </w:rPr>
            <w:fldChar w:fldCharType="separate"/>
          </w:r>
          <w:ins w:id="127" w:author="Evgeny Sukharev" w:date="2021-06-18T15:43:00Z">
            <w:r w:rsidR="00247CA3">
              <w:rPr>
                <w:noProof/>
                <w:webHidden/>
              </w:rPr>
              <w:t>8</w:t>
            </w:r>
          </w:ins>
          <w:ins w:id="128" w:author="Evgeny Sukharev" w:date="2021-06-18T00:03:00Z">
            <w:r>
              <w:rPr>
                <w:noProof/>
                <w:webHidden/>
              </w:rPr>
              <w:fldChar w:fldCharType="end"/>
            </w:r>
            <w:r w:rsidRPr="003914F5">
              <w:rPr>
                <w:rStyle w:val="af"/>
                <w:noProof/>
              </w:rPr>
              <w:fldChar w:fldCharType="end"/>
            </w:r>
          </w:ins>
        </w:p>
        <w:p w14:paraId="08421B39" w14:textId="4D2E2609" w:rsidR="00717A4D" w:rsidRDefault="00717A4D">
          <w:pPr>
            <w:pStyle w:val="32"/>
            <w:rPr>
              <w:ins w:id="129" w:author="Evgeny Sukharev" w:date="2021-06-18T00:03:00Z"/>
              <w:rFonts w:asciiTheme="minorHAnsi" w:eastAsiaTheme="minorEastAsia" w:hAnsiTheme="minorHAnsi"/>
              <w:noProof/>
              <w:sz w:val="22"/>
              <w:lang w:eastAsia="ru-RU"/>
            </w:rPr>
          </w:pPr>
          <w:ins w:id="1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"_Toc74867031"</w:instrText>
            </w:r>
            <w:r w:rsidRPr="003914F5">
              <w:rPr>
                <w:rStyle w:val="af"/>
                <w:noProof/>
              </w:rPr>
              <w:instrText xml:space="preserve"> </w:instrText>
            </w:r>
            <w:r w:rsidRPr="003914F5">
              <w:rPr>
                <w:rStyle w:val="af"/>
                <w:noProof/>
              </w:rPr>
              <w:fldChar w:fldCharType="separate"/>
            </w:r>
            <w:r w:rsidRPr="003914F5">
              <w:rPr>
                <w:rStyle w:val="af"/>
                <w:noProof/>
                <w:lang w:bidi="x-none"/>
              </w:rPr>
              <w:t>1.1.2.</w:t>
            </w:r>
            <w:r>
              <w:rPr>
                <w:rFonts w:asciiTheme="minorHAnsi" w:eastAsiaTheme="minorEastAsia" w:hAnsiTheme="minorHAnsi"/>
                <w:noProof/>
                <w:sz w:val="22"/>
                <w:lang w:eastAsia="ru-RU"/>
              </w:rPr>
              <w:tab/>
            </w:r>
            <w:r w:rsidRPr="003914F5">
              <w:rPr>
                <w:rStyle w:val="af"/>
                <w:noProof/>
              </w:rPr>
              <w:t>Основные понятия</w:t>
            </w:r>
            <w:r>
              <w:rPr>
                <w:noProof/>
                <w:webHidden/>
              </w:rPr>
              <w:tab/>
            </w:r>
            <w:r>
              <w:rPr>
                <w:noProof/>
                <w:webHidden/>
              </w:rPr>
              <w:fldChar w:fldCharType="begin"/>
            </w:r>
            <w:r>
              <w:rPr>
                <w:noProof/>
                <w:webHidden/>
              </w:rPr>
              <w:instrText xml:space="preserve"> PAGEREF _Toc74867031 \h </w:instrText>
            </w:r>
          </w:ins>
          <w:r>
            <w:rPr>
              <w:noProof/>
              <w:webHidden/>
            </w:rPr>
          </w:r>
          <w:r>
            <w:rPr>
              <w:noProof/>
              <w:webHidden/>
            </w:rPr>
            <w:fldChar w:fldCharType="separate"/>
          </w:r>
          <w:ins w:id="131" w:author="Evgeny Sukharev" w:date="2021-06-18T15:43:00Z">
            <w:r w:rsidR="00247CA3">
              <w:rPr>
                <w:noProof/>
                <w:webHidden/>
              </w:rPr>
              <w:t>8</w:t>
            </w:r>
          </w:ins>
          <w:ins w:id="132" w:author="Evgeny Sukharev" w:date="2021-06-18T00:03:00Z">
            <w:r>
              <w:rPr>
                <w:noProof/>
                <w:webHidden/>
              </w:rPr>
              <w:fldChar w:fldCharType="end"/>
            </w:r>
            <w:r w:rsidRPr="003914F5">
              <w:rPr>
                <w:rStyle w:val="af"/>
                <w:noProof/>
              </w:rPr>
              <w:fldChar w:fldCharType="end"/>
            </w:r>
          </w:ins>
        </w:p>
        <w:p w14:paraId="6B1B14D3" w14:textId="0E0478A5" w:rsidR="00717A4D" w:rsidRDefault="00717A4D">
          <w:pPr>
            <w:pStyle w:val="32"/>
            <w:rPr>
              <w:ins w:id="133" w:author="Evgeny Sukharev" w:date="2021-06-18T00:03:00Z"/>
              <w:rFonts w:asciiTheme="minorHAnsi" w:eastAsiaTheme="minorEastAsia" w:hAnsiTheme="minorHAnsi"/>
              <w:noProof/>
              <w:sz w:val="22"/>
              <w:lang w:eastAsia="ru-RU"/>
            </w:rPr>
          </w:pPr>
          <w:ins w:id="1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"_Toc74867032"</w:instrText>
            </w:r>
            <w:r w:rsidRPr="003914F5">
              <w:rPr>
                <w:rStyle w:val="af"/>
                <w:noProof/>
              </w:rPr>
              <w:instrText xml:space="preserve"> </w:instrText>
            </w:r>
            <w:r w:rsidRPr="003914F5">
              <w:rPr>
                <w:rStyle w:val="af"/>
                <w:noProof/>
              </w:rPr>
              <w:fldChar w:fldCharType="separate"/>
            </w:r>
            <w:r w:rsidRPr="003914F5">
              <w:rPr>
                <w:rStyle w:val="af"/>
                <w:noProof/>
                <w:lang w:bidi="x-none"/>
              </w:rPr>
              <w:t>1.1.3.</w:t>
            </w:r>
            <w:r>
              <w:rPr>
                <w:rFonts w:asciiTheme="minorHAnsi" w:eastAsiaTheme="minorEastAsia" w:hAnsiTheme="minorHAnsi"/>
                <w:noProof/>
                <w:sz w:val="22"/>
                <w:lang w:eastAsia="ru-RU"/>
              </w:rPr>
              <w:tab/>
            </w:r>
            <w:r w:rsidRPr="003914F5">
              <w:rPr>
                <w:rStyle w:val="af"/>
                <w:noProof/>
              </w:rPr>
              <w:t>Процесс отправки сообщения</w:t>
            </w:r>
            <w:r>
              <w:rPr>
                <w:noProof/>
                <w:webHidden/>
              </w:rPr>
              <w:tab/>
            </w:r>
            <w:r>
              <w:rPr>
                <w:noProof/>
                <w:webHidden/>
              </w:rPr>
              <w:fldChar w:fldCharType="begin"/>
            </w:r>
            <w:r>
              <w:rPr>
                <w:noProof/>
                <w:webHidden/>
              </w:rPr>
              <w:instrText xml:space="preserve"> PAGEREF _Toc74867032 \h </w:instrText>
            </w:r>
          </w:ins>
          <w:r>
            <w:rPr>
              <w:noProof/>
              <w:webHidden/>
            </w:rPr>
          </w:r>
          <w:r>
            <w:rPr>
              <w:noProof/>
              <w:webHidden/>
            </w:rPr>
            <w:fldChar w:fldCharType="separate"/>
          </w:r>
          <w:ins w:id="135" w:author="Evgeny Sukharev" w:date="2021-06-18T15:43:00Z">
            <w:r w:rsidR="00247CA3">
              <w:rPr>
                <w:noProof/>
                <w:webHidden/>
              </w:rPr>
              <w:t>10</w:t>
            </w:r>
          </w:ins>
          <w:ins w:id="136" w:author="Evgeny Sukharev" w:date="2021-06-18T00:03:00Z">
            <w:r>
              <w:rPr>
                <w:noProof/>
                <w:webHidden/>
              </w:rPr>
              <w:fldChar w:fldCharType="end"/>
            </w:r>
            <w:r w:rsidRPr="003914F5">
              <w:rPr>
                <w:rStyle w:val="af"/>
                <w:noProof/>
              </w:rPr>
              <w:fldChar w:fldCharType="end"/>
            </w:r>
          </w:ins>
        </w:p>
        <w:p w14:paraId="08FAC88F" w14:textId="5A993B94" w:rsidR="00717A4D" w:rsidRDefault="00717A4D">
          <w:pPr>
            <w:pStyle w:val="21"/>
            <w:rPr>
              <w:ins w:id="137" w:author="Evgeny Sukharev" w:date="2021-06-18T00:03:00Z"/>
              <w:rFonts w:asciiTheme="minorHAnsi" w:eastAsiaTheme="minorEastAsia" w:hAnsiTheme="minorHAnsi"/>
              <w:noProof/>
              <w:sz w:val="22"/>
              <w:lang w:eastAsia="ru-RU"/>
            </w:rPr>
          </w:pPr>
          <w:ins w:id="1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1.2.</w:t>
            </w:r>
            <w:r w:rsidRPr="003914F5">
              <w:rPr>
                <w:rStyle w:val="af"/>
                <w:noProof/>
              </w:rPr>
              <w:t xml:space="preserve"> Обзор программ-аналогов</w:t>
            </w:r>
            <w:r>
              <w:rPr>
                <w:noProof/>
                <w:webHidden/>
              </w:rPr>
              <w:tab/>
            </w:r>
            <w:r>
              <w:rPr>
                <w:noProof/>
                <w:webHidden/>
              </w:rPr>
              <w:fldChar w:fldCharType="begin"/>
            </w:r>
            <w:r>
              <w:rPr>
                <w:noProof/>
                <w:webHidden/>
              </w:rPr>
              <w:instrText xml:space="preserve"> PAGEREF _Toc74867033 \h </w:instrText>
            </w:r>
          </w:ins>
          <w:r>
            <w:rPr>
              <w:noProof/>
              <w:webHidden/>
            </w:rPr>
          </w:r>
          <w:r>
            <w:rPr>
              <w:noProof/>
              <w:webHidden/>
            </w:rPr>
            <w:fldChar w:fldCharType="separate"/>
          </w:r>
          <w:ins w:id="139" w:author="Evgeny Sukharev" w:date="2021-06-18T15:43:00Z">
            <w:r w:rsidR="00247CA3">
              <w:rPr>
                <w:noProof/>
                <w:webHidden/>
              </w:rPr>
              <w:t>12</w:t>
            </w:r>
          </w:ins>
          <w:ins w:id="140" w:author="Evgeny Sukharev" w:date="2021-06-18T00:03:00Z">
            <w:r>
              <w:rPr>
                <w:noProof/>
                <w:webHidden/>
              </w:rPr>
              <w:fldChar w:fldCharType="end"/>
            </w:r>
            <w:r w:rsidRPr="003914F5">
              <w:rPr>
                <w:rStyle w:val="af"/>
                <w:noProof/>
              </w:rPr>
              <w:fldChar w:fldCharType="end"/>
            </w:r>
          </w:ins>
        </w:p>
        <w:p w14:paraId="17ECCAA0" w14:textId="738C158B" w:rsidR="00717A4D" w:rsidRDefault="00717A4D">
          <w:pPr>
            <w:pStyle w:val="32"/>
            <w:rPr>
              <w:ins w:id="141" w:author="Evgeny Sukharev" w:date="2021-06-18T00:03:00Z"/>
              <w:rFonts w:asciiTheme="minorHAnsi" w:eastAsiaTheme="minorEastAsia" w:hAnsiTheme="minorHAnsi"/>
              <w:noProof/>
              <w:sz w:val="22"/>
              <w:lang w:eastAsia="ru-RU"/>
            </w:rPr>
          </w:pPr>
          <w:ins w:id="1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"_Toc74867034"</w:instrText>
            </w:r>
            <w:r w:rsidRPr="003914F5">
              <w:rPr>
                <w:rStyle w:val="af"/>
                <w:noProof/>
              </w:rPr>
              <w:instrText xml:space="preserve"> </w:instrText>
            </w:r>
            <w:r w:rsidRPr="003914F5">
              <w:rPr>
                <w:rStyle w:val="af"/>
                <w:noProof/>
              </w:rPr>
              <w:fldChar w:fldCharType="separate"/>
            </w:r>
            <w:r w:rsidRPr="003914F5">
              <w:rPr>
                <w:rStyle w:val="af"/>
                <w:noProof/>
                <w:lang w:bidi="x-none"/>
              </w:rPr>
              <w:t>1.2.1.</w:t>
            </w:r>
            <w:r>
              <w:rPr>
                <w:rFonts w:asciiTheme="minorHAnsi" w:eastAsiaTheme="minorEastAsia" w:hAnsiTheme="minorHAnsi"/>
                <w:noProof/>
                <w:sz w:val="22"/>
                <w:lang w:eastAsia="ru-RU"/>
              </w:rPr>
              <w:tab/>
            </w:r>
            <w:r w:rsidRPr="003914F5">
              <w:rPr>
                <w:rStyle w:val="af"/>
                <w:noProof/>
              </w:rPr>
              <w:t>Amazon SES</w:t>
            </w:r>
            <w:r>
              <w:rPr>
                <w:noProof/>
                <w:webHidden/>
              </w:rPr>
              <w:tab/>
            </w:r>
            <w:r>
              <w:rPr>
                <w:noProof/>
                <w:webHidden/>
              </w:rPr>
              <w:fldChar w:fldCharType="begin"/>
            </w:r>
            <w:r>
              <w:rPr>
                <w:noProof/>
                <w:webHidden/>
              </w:rPr>
              <w:instrText xml:space="preserve"> PAGEREF _Toc74867034 \h </w:instrText>
            </w:r>
          </w:ins>
          <w:r>
            <w:rPr>
              <w:noProof/>
              <w:webHidden/>
            </w:rPr>
          </w:r>
          <w:r>
            <w:rPr>
              <w:noProof/>
              <w:webHidden/>
            </w:rPr>
            <w:fldChar w:fldCharType="separate"/>
          </w:r>
          <w:ins w:id="143" w:author="Evgeny Sukharev" w:date="2021-06-18T15:43:00Z">
            <w:r w:rsidR="00247CA3">
              <w:rPr>
                <w:noProof/>
                <w:webHidden/>
              </w:rPr>
              <w:t>12</w:t>
            </w:r>
          </w:ins>
          <w:ins w:id="144" w:author="Evgeny Sukharev" w:date="2021-06-18T00:03:00Z">
            <w:r>
              <w:rPr>
                <w:noProof/>
                <w:webHidden/>
              </w:rPr>
              <w:fldChar w:fldCharType="end"/>
            </w:r>
            <w:r w:rsidRPr="003914F5">
              <w:rPr>
                <w:rStyle w:val="af"/>
                <w:noProof/>
              </w:rPr>
              <w:fldChar w:fldCharType="end"/>
            </w:r>
          </w:ins>
        </w:p>
        <w:p w14:paraId="72262A33" w14:textId="4B7E24BD" w:rsidR="00717A4D" w:rsidRDefault="00717A4D">
          <w:pPr>
            <w:pStyle w:val="32"/>
            <w:rPr>
              <w:ins w:id="145" w:author="Evgeny Sukharev" w:date="2021-06-18T00:03:00Z"/>
              <w:rFonts w:asciiTheme="minorHAnsi" w:eastAsiaTheme="minorEastAsia" w:hAnsiTheme="minorHAnsi"/>
              <w:noProof/>
              <w:sz w:val="22"/>
              <w:lang w:eastAsia="ru-RU"/>
            </w:rPr>
          </w:pPr>
          <w:ins w:id="1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"_Toc74867035"</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1.2.2.</w:t>
            </w:r>
            <w:r>
              <w:rPr>
                <w:rFonts w:asciiTheme="minorHAnsi" w:eastAsiaTheme="minorEastAsia" w:hAnsiTheme="minorHAnsi"/>
                <w:noProof/>
                <w:sz w:val="22"/>
                <w:lang w:eastAsia="ru-RU"/>
              </w:rPr>
              <w:tab/>
            </w:r>
            <w:r w:rsidRPr="003914F5">
              <w:rPr>
                <w:rStyle w:val="af"/>
                <w:noProof/>
              </w:rPr>
              <w:t>Send</w:t>
            </w:r>
            <w:r w:rsidRPr="003914F5">
              <w:rPr>
                <w:rStyle w:val="af"/>
                <w:noProof/>
                <w:lang w:val="en-US"/>
              </w:rPr>
              <w:t>pulse</w:t>
            </w:r>
            <w:r>
              <w:rPr>
                <w:noProof/>
                <w:webHidden/>
              </w:rPr>
              <w:tab/>
            </w:r>
            <w:r>
              <w:rPr>
                <w:noProof/>
                <w:webHidden/>
              </w:rPr>
              <w:fldChar w:fldCharType="begin"/>
            </w:r>
            <w:r>
              <w:rPr>
                <w:noProof/>
                <w:webHidden/>
              </w:rPr>
              <w:instrText xml:space="preserve"> PAGEREF _Toc74867035 \h </w:instrText>
            </w:r>
          </w:ins>
          <w:r>
            <w:rPr>
              <w:noProof/>
              <w:webHidden/>
            </w:rPr>
          </w:r>
          <w:r>
            <w:rPr>
              <w:noProof/>
              <w:webHidden/>
            </w:rPr>
            <w:fldChar w:fldCharType="separate"/>
          </w:r>
          <w:ins w:id="147" w:author="Evgeny Sukharev" w:date="2021-06-18T15:43:00Z">
            <w:r w:rsidR="00247CA3">
              <w:rPr>
                <w:noProof/>
                <w:webHidden/>
              </w:rPr>
              <w:t>13</w:t>
            </w:r>
          </w:ins>
          <w:ins w:id="148" w:author="Evgeny Sukharev" w:date="2021-06-18T00:03:00Z">
            <w:r>
              <w:rPr>
                <w:noProof/>
                <w:webHidden/>
              </w:rPr>
              <w:fldChar w:fldCharType="end"/>
            </w:r>
            <w:r w:rsidRPr="003914F5">
              <w:rPr>
                <w:rStyle w:val="af"/>
                <w:noProof/>
              </w:rPr>
              <w:fldChar w:fldCharType="end"/>
            </w:r>
          </w:ins>
        </w:p>
        <w:p w14:paraId="3D2DCAB5" w14:textId="5A044B9C" w:rsidR="00717A4D" w:rsidRDefault="00717A4D">
          <w:pPr>
            <w:pStyle w:val="32"/>
            <w:rPr>
              <w:ins w:id="149" w:author="Evgeny Sukharev" w:date="2021-06-18T00:03:00Z"/>
              <w:rFonts w:asciiTheme="minorHAnsi" w:eastAsiaTheme="minorEastAsia" w:hAnsiTheme="minorHAnsi"/>
              <w:noProof/>
              <w:sz w:val="22"/>
              <w:lang w:eastAsia="ru-RU"/>
            </w:rPr>
          </w:pPr>
          <w:ins w:id="1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"_Toc74867036"</w:instrText>
            </w:r>
            <w:r w:rsidRPr="003914F5">
              <w:rPr>
                <w:rStyle w:val="af"/>
                <w:noProof/>
              </w:rPr>
              <w:instrText xml:space="preserve"> </w:instrText>
            </w:r>
            <w:r w:rsidRPr="003914F5">
              <w:rPr>
                <w:rStyle w:val="af"/>
                <w:noProof/>
              </w:rPr>
              <w:fldChar w:fldCharType="separate"/>
            </w:r>
            <w:r w:rsidRPr="003914F5">
              <w:rPr>
                <w:rStyle w:val="af"/>
                <w:noProof/>
                <w:lang w:val="en-US" w:bidi="x-none"/>
              </w:rPr>
              <w:t>1.2.3.</w:t>
            </w:r>
            <w:r>
              <w:rPr>
                <w:rFonts w:asciiTheme="minorHAnsi" w:eastAsiaTheme="minorEastAsia" w:hAnsiTheme="minorHAnsi"/>
                <w:noProof/>
                <w:sz w:val="22"/>
                <w:lang w:eastAsia="ru-RU"/>
              </w:rPr>
              <w:tab/>
            </w:r>
            <w:r w:rsidRPr="003914F5">
              <w:rPr>
                <w:rStyle w:val="af"/>
                <w:noProof/>
                <w:lang w:val="en-US"/>
              </w:rPr>
              <w:t>Tin-cat email queue</w:t>
            </w:r>
            <w:r>
              <w:rPr>
                <w:noProof/>
                <w:webHidden/>
              </w:rPr>
              <w:tab/>
            </w:r>
            <w:r>
              <w:rPr>
                <w:noProof/>
                <w:webHidden/>
              </w:rPr>
              <w:fldChar w:fldCharType="begin"/>
            </w:r>
            <w:r>
              <w:rPr>
                <w:noProof/>
                <w:webHidden/>
              </w:rPr>
              <w:instrText xml:space="preserve"> PAGEREF _Toc74867036 \h </w:instrText>
            </w:r>
          </w:ins>
          <w:r>
            <w:rPr>
              <w:noProof/>
              <w:webHidden/>
            </w:rPr>
          </w:r>
          <w:r>
            <w:rPr>
              <w:noProof/>
              <w:webHidden/>
            </w:rPr>
            <w:fldChar w:fldCharType="separate"/>
          </w:r>
          <w:ins w:id="151" w:author="Evgeny Sukharev" w:date="2021-06-18T15:43:00Z">
            <w:r w:rsidR="00247CA3">
              <w:rPr>
                <w:noProof/>
                <w:webHidden/>
              </w:rPr>
              <w:t>14</w:t>
            </w:r>
          </w:ins>
          <w:ins w:id="152" w:author="Evgeny Sukharev" w:date="2021-06-18T00:03:00Z">
            <w:r>
              <w:rPr>
                <w:noProof/>
                <w:webHidden/>
              </w:rPr>
              <w:fldChar w:fldCharType="end"/>
            </w:r>
            <w:r w:rsidRPr="003914F5">
              <w:rPr>
                <w:rStyle w:val="af"/>
                <w:noProof/>
              </w:rPr>
              <w:fldChar w:fldCharType="end"/>
            </w:r>
          </w:ins>
        </w:p>
        <w:p w14:paraId="20C6560D" w14:textId="251C4E58" w:rsidR="00717A4D" w:rsidRDefault="00717A4D">
          <w:pPr>
            <w:pStyle w:val="32"/>
            <w:rPr>
              <w:ins w:id="153" w:author="Evgeny Sukharev" w:date="2021-06-18T00:03:00Z"/>
              <w:rFonts w:asciiTheme="minorHAnsi" w:eastAsiaTheme="minorEastAsia" w:hAnsiTheme="minorHAnsi"/>
              <w:noProof/>
              <w:sz w:val="22"/>
              <w:lang w:eastAsia="ru-RU"/>
            </w:rPr>
          </w:pPr>
          <w:ins w:id="1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"_Toc74867037"</w:instrText>
            </w:r>
            <w:r w:rsidRPr="003914F5">
              <w:rPr>
                <w:rStyle w:val="af"/>
                <w:noProof/>
              </w:rPr>
              <w:instrText xml:space="preserve"> </w:instrText>
            </w:r>
            <w:r w:rsidRPr="003914F5">
              <w:rPr>
                <w:rStyle w:val="af"/>
                <w:noProof/>
              </w:rPr>
              <w:fldChar w:fldCharType="separate"/>
            </w:r>
            <w:r w:rsidRPr="003914F5">
              <w:rPr>
                <w:rStyle w:val="af"/>
                <w:noProof/>
                <w:lang w:bidi="x-none"/>
              </w:rPr>
              <w:t>1.2.4.</w:t>
            </w:r>
            <w:r>
              <w:rPr>
                <w:rFonts w:asciiTheme="minorHAnsi" w:eastAsiaTheme="minorEastAsia" w:hAnsiTheme="minorHAnsi"/>
                <w:noProof/>
                <w:sz w:val="22"/>
                <w:lang w:eastAsia="ru-RU"/>
              </w:rPr>
              <w:tab/>
            </w:r>
            <w:r w:rsidRPr="003914F5">
              <w:rPr>
                <w:rStyle w:val="af"/>
                <w:noProof/>
              </w:rPr>
              <w:t>Сравнение</w:t>
            </w:r>
            <w:r>
              <w:rPr>
                <w:noProof/>
                <w:webHidden/>
              </w:rPr>
              <w:tab/>
            </w:r>
            <w:r>
              <w:rPr>
                <w:noProof/>
                <w:webHidden/>
              </w:rPr>
              <w:fldChar w:fldCharType="begin"/>
            </w:r>
            <w:r>
              <w:rPr>
                <w:noProof/>
                <w:webHidden/>
              </w:rPr>
              <w:instrText xml:space="preserve"> PAGEREF _Toc74867037 \h </w:instrText>
            </w:r>
          </w:ins>
          <w:r>
            <w:rPr>
              <w:noProof/>
              <w:webHidden/>
            </w:rPr>
          </w:r>
          <w:r>
            <w:rPr>
              <w:noProof/>
              <w:webHidden/>
            </w:rPr>
            <w:fldChar w:fldCharType="separate"/>
          </w:r>
          <w:ins w:id="155" w:author="Evgeny Sukharev" w:date="2021-06-18T15:43:00Z">
            <w:r w:rsidR="00247CA3">
              <w:rPr>
                <w:noProof/>
                <w:webHidden/>
              </w:rPr>
              <w:t>14</w:t>
            </w:r>
          </w:ins>
          <w:ins w:id="156" w:author="Evgeny Sukharev" w:date="2021-06-18T00:03:00Z">
            <w:r>
              <w:rPr>
                <w:noProof/>
                <w:webHidden/>
              </w:rPr>
              <w:fldChar w:fldCharType="end"/>
            </w:r>
            <w:r w:rsidRPr="003914F5">
              <w:rPr>
                <w:rStyle w:val="af"/>
                <w:noProof/>
              </w:rPr>
              <w:fldChar w:fldCharType="end"/>
            </w:r>
          </w:ins>
        </w:p>
        <w:p w14:paraId="73DFF175" w14:textId="06401981" w:rsidR="00717A4D" w:rsidRDefault="00717A4D">
          <w:pPr>
            <w:pStyle w:val="21"/>
            <w:rPr>
              <w:ins w:id="157" w:author="Evgeny Sukharev" w:date="2021-06-18T00:03:00Z"/>
              <w:rFonts w:asciiTheme="minorHAnsi" w:eastAsiaTheme="minorEastAsia" w:hAnsiTheme="minorHAnsi"/>
              <w:noProof/>
              <w:sz w:val="22"/>
              <w:lang w:eastAsia="ru-RU"/>
            </w:rPr>
          </w:pPr>
          <w:ins w:id="1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"_Toc74867038"</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1.3.</w:t>
            </w:r>
            <w:r w:rsidRPr="003914F5">
              <w:rPr>
                <w:rStyle w:val="af"/>
                <w:noProof/>
              </w:rPr>
              <w:t xml:space="preserve"> Диаграмма вариантов использования</w:t>
            </w:r>
            <w:r>
              <w:rPr>
                <w:noProof/>
                <w:webHidden/>
              </w:rPr>
              <w:tab/>
            </w:r>
            <w:r>
              <w:rPr>
                <w:noProof/>
                <w:webHidden/>
              </w:rPr>
              <w:fldChar w:fldCharType="begin"/>
            </w:r>
            <w:r>
              <w:rPr>
                <w:noProof/>
                <w:webHidden/>
              </w:rPr>
              <w:instrText xml:space="preserve"> PAGEREF _Toc74867038 \h </w:instrText>
            </w:r>
          </w:ins>
          <w:r>
            <w:rPr>
              <w:noProof/>
              <w:webHidden/>
            </w:rPr>
          </w:r>
          <w:r>
            <w:rPr>
              <w:noProof/>
              <w:webHidden/>
            </w:rPr>
            <w:fldChar w:fldCharType="separate"/>
          </w:r>
          <w:ins w:id="159" w:author="Evgeny Sukharev" w:date="2021-06-18T15:43:00Z">
            <w:r w:rsidR="00247CA3">
              <w:rPr>
                <w:noProof/>
                <w:webHidden/>
              </w:rPr>
              <w:t>15</w:t>
            </w:r>
          </w:ins>
          <w:ins w:id="160" w:author="Evgeny Sukharev" w:date="2021-06-18T00:03:00Z">
            <w:r>
              <w:rPr>
                <w:noProof/>
                <w:webHidden/>
              </w:rPr>
              <w:fldChar w:fldCharType="end"/>
            </w:r>
            <w:r w:rsidRPr="003914F5">
              <w:rPr>
                <w:rStyle w:val="af"/>
                <w:noProof/>
              </w:rPr>
              <w:fldChar w:fldCharType="end"/>
            </w:r>
          </w:ins>
        </w:p>
        <w:p w14:paraId="713F134E" w14:textId="17C9AEE3" w:rsidR="00717A4D" w:rsidRDefault="00717A4D">
          <w:pPr>
            <w:pStyle w:val="32"/>
            <w:rPr>
              <w:ins w:id="161" w:author="Evgeny Sukharev" w:date="2021-06-18T00:03:00Z"/>
              <w:rFonts w:asciiTheme="minorHAnsi" w:eastAsiaTheme="minorEastAsia" w:hAnsiTheme="minorHAnsi"/>
              <w:noProof/>
              <w:sz w:val="22"/>
              <w:lang w:eastAsia="ru-RU"/>
            </w:rPr>
          </w:pPr>
          <w:ins w:id="1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"_Toc74867039"</w:instrText>
            </w:r>
            <w:r w:rsidRPr="003914F5">
              <w:rPr>
                <w:rStyle w:val="af"/>
                <w:noProof/>
              </w:rPr>
              <w:instrText xml:space="preserve"> </w:instrText>
            </w:r>
            <w:r w:rsidRPr="003914F5">
              <w:rPr>
                <w:rStyle w:val="af"/>
                <w:noProof/>
              </w:rPr>
              <w:fldChar w:fldCharType="separate"/>
            </w:r>
            <w:r w:rsidRPr="003914F5">
              <w:rPr>
                <w:rStyle w:val="af"/>
                <w:noProof/>
                <w:lang w:bidi="x-none"/>
              </w:rPr>
              <w:t>1.3.1.</w:t>
            </w:r>
            <w:r>
              <w:rPr>
                <w:rFonts w:asciiTheme="minorHAnsi" w:eastAsiaTheme="minorEastAsia" w:hAnsiTheme="minorHAnsi"/>
                <w:noProof/>
                <w:sz w:val="22"/>
                <w:lang w:eastAsia="ru-RU"/>
              </w:rPr>
              <w:tab/>
            </w:r>
            <w:r w:rsidRPr="003914F5">
              <w:rPr>
                <w:rStyle w:val="af"/>
                <w:noProof/>
              </w:rPr>
              <w:t>Оператор</w:t>
            </w:r>
            <w:r>
              <w:rPr>
                <w:noProof/>
                <w:webHidden/>
              </w:rPr>
              <w:tab/>
            </w:r>
            <w:r>
              <w:rPr>
                <w:noProof/>
                <w:webHidden/>
              </w:rPr>
              <w:fldChar w:fldCharType="begin"/>
            </w:r>
            <w:r>
              <w:rPr>
                <w:noProof/>
                <w:webHidden/>
              </w:rPr>
              <w:instrText xml:space="preserve"> PAGEREF _Toc74867039 \h </w:instrText>
            </w:r>
          </w:ins>
          <w:r>
            <w:rPr>
              <w:noProof/>
              <w:webHidden/>
            </w:rPr>
          </w:r>
          <w:r>
            <w:rPr>
              <w:noProof/>
              <w:webHidden/>
            </w:rPr>
            <w:fldChar w:fldCharType="separate"/>
          </w:r>
          <w:ins w:id="163" w:author="Evgeny Sukharev" w:date="2021-06-18T15:43:00Z">
            <w:r w:rsidR="00247CA3">
              <w:rPr>
                <w:noProof/>
                <w:webHidden/>
              </w:rPr>
              <w:t>15</w:t>
            </w:r>
          </w:ins>
          <w:ins w:id="164" w:author="Evgeny Sukharev" w:date="2021-06-18T00:03:00Z">
            <w:r>
              <w:rPr>
                <w:noProof/>
                <w:webHidden/>
              </w:rPr>
              <w:fldChar w:fldCharType="end"/>
            </w:r>
            <w:r w:rsidRPr="003914F5">
              <w:rPr>
                <w:rStyle w:val="af"/>
                <w:noProof/>
              </w:rPr>
              <w:fldChar w:fldCharType="end"/>
            </w:r>
          </w:ins>
        </w:p>
        <w:p w14:paraId="1BD496A4" w14:textId="4DF815AC" w:rsidR="00717A4D" w:rsidRDefault="00717A4D">
          <w:pPr>
            <w:pStyle w:val="32"/>
            <w:rPr>
              <w:ins w:id="165" w:author="Evgeny Sukharev" w:date="2021-06-18T00:03:00Z"/>
              <w:rFonts w:asciiTheme="minorHAnsi" w:eastAsiaTheme="minorEastAsia" w:hAnsiTheme="minorHAnsi"/>
              <w:noProof/>
              <w:sz w:val="22"/>
              <w:lang w:eastAsia="ru-RU"/>
            </w:rPr>
          </w:pPr>
          <w:ins w:id="1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"_Toc74867040"</w:instrText>
            </w:r>
            <w:r w:rsidRPr="003914F5">
              <w:rPr>
                <w:rStyle w:val="af"/>
                <w:noProof/>
              </w:rPr>
              <w:instrText xml:space="preserve"> </w:instrText>
            </w:r>
            <w:r w:rsidRPr="003914F5">
              <w:rPr>
                <w:rStyle w:val="af"/>
                <w:noProof/>
              </w:rPr>
              <w:fldChar w:fldCharType="separate"/>
            </w:r>
            <w:r w:rsidRPr="003914F5">
              <w:rPr>
                <w:rStyle w:val="af"/>
                <w:noProof/>
                <w:lang w:bidi="x-none"/>
              </w:rPr>
              <w:t>1.3.2.</w:t>
            </w:r>
            <w:r>
              <w:rPr>
                <w:rFonts w:asciiTheme="minorHAnsi" w:eastAsiaTheme="minorEastAsia" w:hAnsiTheme="minorHAnsi"/>
                <w:noProof/>
                <w:sz w:val="22"/>
                <w:lang w:eastAsia="ru-RU"/>
              </w:rPr>
              <w:tab/>
            </w:r>
            <w:r w:rsidRPr="003914F5">
              <w:rPr>
                <w:rStyle w:val="af"/>
                <w:noProof/>
              </w:rPr>
              <w:t>Администратор</w:t>
            </w:r>
            <w:r>
              <w:rPr>
                <w:noProof/>
                <w:webHidden/>
              </w:rPr>
              <w:tab/>
            </w:r>
            <w:r>
              <w:rPr>
                <w:noProof/>
                <w:webHidden/>
              </w:rPr>
              <w:fldChar w:fldCharType="begin"/>
            </w:r>
            <w:r>
              <w:rPr>
                <w:noProof/>
                <w:webHidden/>
              </w:rPr>
              <w:instrText xml:space="preserve"> PAGEREF _Toc74867040 \h </w:instrText>
            </w:r>
          </w:ins>
          <w:r>
            <w:rPr>
              <w:noProof/>
              <w:webHidden/>
            </w:rPr>
          </w:r>
          <w:r>
            <w:rPr>
              <w:noProof/>
              <w:webHidden/>
            </w:rPr>
            <w:fldChar w:fldCharType="separate"/>
          </w:r>
          <w:ins w:id="167" w:author="Evgeny Sukharev" w:date="2021-06-18T15:43:00Z">
            <w:r w:rsidR="00247CA3">
              <w:rPr>
                <w:noProof/>
                <w:webHidden/>
              </w:rPr>
              <w:t>16</w:t>
            </w:r>
          </w:ins>
          <w:ins w:id="168" w:author="Evgeny Sukharev" w:date="2021-06-18T00:03:00Z">
            <w:r>
              <w:rPr>
                <w:noProof/>
                <w:webHidden/>
              </w:rPr>
              <w:fldChar w:fldCharType="end"/>
            </w:r>
            <w:r w:rsidRPr="003914F5">
              <w:rPr>
                <w:rStyle w:val="af"/>
                <w:noProof/>
              </w:rPr>
              <w:fldChar w:fldCharType="end"/>
            </w:r>
          </w:ins>
        </w:p>
        <w:p w14:paraId="45A3DC6E" w14:textId="3F169438" w:rsidR="00717A4D" w:rsidRDefault="00717A4D">
          <w:pPr>
            <w:pStyle w:val="21"/>
            <w:rPr>
              <w:ins w:id="169" w:author="Evgeny Sukharev" w:date="2021-06-18T00:03:00Z"/>
              <w:rFonts w:asciiTheme="minorHAnsi" w:eastAsiaTheme="minorEastAsia" w:hAnsiTheme="minorHAnsi"/>
              <w:noProof/>
              <w:sz w:val="22"/>
              <w:lang w:eastAsia="ru-RU"/>
            </w:rPr>
          </w:pPr>
          <w:ins w:id="1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"_Toc74867041"</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1.4.</w:t>
            </w:r>
            <w:r w:rsidRPr="003914F5">
              <w:rPr>
                <w:rStyle w:val="af"/>
                <w:noProof/>
                <w:lang w:val="en-US"/>
              </w:rPr>
              <w:t xml:space="preserve"> IDEF0-</w:t>
            </w:r>
            <w:r w:rsidRPr="003914F5">
              <w:rPr>
                <w:rStyle w:val="af"/>
                <w:noProof/>
              </w:rPr>
              <w:t>Диаграмма</w:t>
            </w:r>
            <w:r>
              <w:rPr>
                <w:noProof/>
                <w:webHidden/>
              </w:rPr>
              <w:tab/>
            </w:r>
            <w:r>
              <w:rPr>
                <w:noProof/>
                <w:webHidden/>
              </w:rPr>
              <w:fldChar w:fldCharType="begin"/>
            </w:r>
            <w:r>
              <w:rPr>
                <w:noProof/>
                <w:webHidden/>
              </w:rPr>
              <w:instrText xml:space="preserve"> PAGEREF _Toc74867041 \h </w:instrText>
            </w:r>
          </w:ins>
          <w:r>
            <w:rPr>
              <w:noProof/>
              <w:webHidden/>
            </w:rPr>
          </w:r>
          <w:r>
            <w:rPr>
              <w:noProof/>
              <w:webHidden/>
            </w:rPr>
            <w:fldChar w:fldCharType="separate"/>
          </w:r>
          <w:ins w:id="171" w:author="Evgeny Sukharev" w:date="2021-06-18T15:43:00Z">
            <w:r w:rsidR="00247CA3">
              <w:rPr>
                <w:noProof/>
                <w:webHidden/>
              </w:rPr>
              <w:t>16</w:t>
            </w:r>
          </w:ins>
          <w:ins w:id="172" w:author="Evgeny Sukharev" w:date="2021-06-18T00:03:00Z">
            <w:r>
              <w:rPr>
                <w:noProof/>
                <w:webHidden/>
              </w:rPr>
              <w:fldChar w:fldCharType="end"/>
            </w:r>
            <w:r w:rsidRPr="003914F5">
              <w:rPr>
                <w:rStyle w:val="af"/>
                <w:noProof/>
              </w:rPr>
              <w:fldChar w:fldCharType="end"/>
            </w:r>
          </w:ins>
        </w:p>
        <w:p w14:paraId="3A4C5369" w14:textId="3A060AD9" w:rsidR="00717A4D" w:rsidRDefault="00717A4D">
          <w:pPr>
            <w:pStyle w:val="21"/>
            <w:rPr>
              <w:ins w:id="173" w:author="Evgeny Sukharev" w:date="2021-06-18T00:03:00Z"/>
              <w:rFonts w:asciiTheme="minorHAnsi" w:eastAsiaTheme="minorEastAsia" w:hAnsiTheme="minorHAnsi"/>
              <w:noProof/>
              <w:sz w:val="22"/>
              <w:lang w:eastAsia="ru-RU"/>
            </w:rPr>
          </w:pPr>
          <w:ins w:id="1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"_Toc74867042"</w:instrText>
            </w:r>
            <w:r w:rsidRPr="003914F5">
              <w:rPr>
                <w:rStyle w:val="af"/>
                <w:noProof/>
              </w:rPr>
              <w:instrText xml:space="preserve"> </w:instrText>
            </w:r>
            <w:r w:rsidRPr="003914F5">
              <w:rPr>
                <w:rStyle w:val="af"/>
                <w:noProof/>
              </w:rPr>
              <w:fldChar w:fldCharType="separate"/>
            </w:r>
            <w:r w:rsidRPr="003914F5">
              <w:rPr>
                <w:rStyle w:val="af"/>
                <w:noProof/>
                <w:lang w:val="en-US" w:bidi="x-none"/>
                <w14:scene3d>
                  <w14:camera w14:prst="orthographicFront"/>
                  <w14:lightRig w14:rig="threePt" w14:dir="t">
                    <w14:rot w14:lat="0" w14:lon="0" w14:rev="0"/>
                  </w14:lightRig>
                </w14:scene3d>
              </w:rPr>
              <w:t>1.5.</w:t>
            </w:r>
            <w:r w:rsidRPr="003914F5">
              <w:rPr>
                <w:rStyle w:val="af"/>
                <w:noProof/>
              </w:rPr>
              <w:t xml:space="preserve"> Модель бизнес-процесса отправки сообщения</w:t>
            </w:r>
            <w:r>
              <w:rPr>
                <w:noProof/>
                <w:webHidden/>
              </w:rPr>
              <w:tab/>
            </w:r>
            <w:r>
              <w:rPr>
                <w:noProof/>
                <w:webHidden/>
              </w:rPr>
              <w:fldChar w:fldCharType="begin"/>
            </w:r>
            <w:r>
              <w:rPr>
                <w:noProof/>
                <w:webHidden/>
              </w:rPr>
              <w:instrText xml:space="preserve"> PAGEREF _Toc74867042 \h </w:instrText>
            </w:r>
          </w:ins>
          <w:r>
            <w:rPr>
              <w:noProof/>
              <w:webHidden/>
            </w:rPr>
          </w:r>
          <w:r>
            <w:rPr>
              <w:noProof/>
              <w:webHidden/>
            </w:rPr>
            <w:fldChar w:fldCharType="separate"/>
          </w:r>
          <w:ins w:id="175" w:author="Evgeny Sukharev" w:date="2021-06-18T15:43:00Z">
            <w:r w:rsidR="00247CA3">
              <w:rPr>
                <w:noProof/>
                <w:webHidden/>
              </w:rPr>
              <w:t>20</w:t>
            </w:r>
          </w:ins>
          <w:ins w:id="176" w:author="Evgeny Sukharev" w:date="2021-06-18T00:03:00Z">
            <w:r>
              <w:rPr>
                <w:noProof/>
                <w:webHidden/>
              </w:rPr>
              <w:fldChar w:fldCharType="end"/>
            </w:r>
            <w:r w:rsidRPr="003914F5">
              <w:rPr>
                <w:rStyle w:val="af"/>
                <w:noProof/>
              </w:rPr>
              <w:fldChar w:fldCharType="end"/>
            </w:r>
          </w:ins>
        </w:p>
        <w:p w14:paraId="1D28A8C1" w14:textId="3150D12D" w:rsidR="00717A4D" w:rsidRDefault="00717A4D">
          <w:pPr>
            <w:pStyle w:val="21"/>
            <w:rPr>
              <w:ins w:id="177" w:author="Evgeny Sukharev" w:date="2021-06-18T00:03:00Z"/>
              <w:rFonts w:asciiTheme="minorHAnsi" w:eastAsiaTheme="minorEastAsia" w:hAnsiTheme="minorHAnsi"/>
              <w:noProof/>
              <w:sz w:val="22"/>
              <w:lang w:eastAsia="ru-RU"/>
            </w:rPr>
          </w:pPr>
          <w:ins w:id="1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"_Toc74867043"</w:instrText>
            </w:r>
            <w:r w:rsidRPr="003914F5">
              <w:rPr>
                <w:rStyle w:val="af"/>
                <w:noProof/>
              </w:rPr>
              <w:instrText xml:space="preserve"> </w:instrText>
            </w:r>
            <w:r w:rsidRPr="003914F5">
              <w:rPr>
                <w:rStyle w:val="af"/>
                <w:noProof/>
              </w:rPr>
              <w:fldChar w:fldCharType="separate"/>
            </w:r>
            <w:r w:rsidRPr="003914F5">
              <w:rPr>
                <w:rStyle w:val="af"/>
                <w:noProof/>
                <w:lang w:bidi="x-none"/>
                <w14:scene3d>
                  <w14:camera w14:prst="orthographicFront"/>
                  <w14:lightRig w14:rig="threePt" w14:dir="t">
                    <w14:rot w14:lat="0" w14:lon="0" w14:rev="0"/>
                  </w14:lightRig>
                </w14:scene3d>
              </w:rPr>
              <w:t>1.6.</w:t>
            </w:r>
            <w:r w:rsidRPr="003914F5">
              <w:rPr>
                <w:rStyle w:val="af"/>
                <w:noProof/>
              </w:rPr>
              <w:t xml:space="preserve"> Выводы</w:t>
            </w:r>
            <w:r>
              <w:rPr>
                <w:noProof/>
                <w:webHidden/>
              </w:rPr>
              <w:tab/>
            </w:r>
            <w:r>
              <w:rPr>
                <w:noProof/>
                <w:webHidden/>
              </w:rPr>
              <w:fldChar w:fldCharType="begin"/>
            </w:r>
            <w:r>
              <w:rPr>
                <w:noProof/>
                <w:webHidden/>
              </w:rPr>
              <w:instrText xml:space="preserve"> PAGEREF _Toc74867043 \h </w:instrText>
            </w:r>
          </w:ins>
          <w:r>
            <w:rPr>
              <w:noProof/>
              <w:webHidden/>
            </w:rPr>
          </w:r>
          <w:r>
            <w:rPr>
              <w:noProof/>
              <w:webHidden/>
            </w:rPr>
            <w:fldChar w:fldCharType="separate"/>
          </w:r>
          <w:ins w:id="179" w:author="Evgeny Sukharev" w:date="2021-06-18T15:43:00Z">
            <w:r w:rsidR="00247CA3">
              <w:rPr>
                <w:noProof/>
                <w:webHidden/>
              </w:rPr>
              <w:t>21</w:t>
            </w:r>
          </w:ins>
          <w:ins w:id="180" w:author="Evgeny Sukharev" w:date="2021-06-18T00:03:00Z">
            <w:r>
              <w:rPr>
                <w:noProof/>
                <w:webHidden/>
              </w:rPr>
              <w:fldChar w:fldCharType="end"/>
            </w:r>
            <w:r w:rsidRPr="003914F5">
              <w:rPr>
                <w:rStyle w:val="af"/>
                <w:noProof/>
              </w:rPr>
              <w:fldChar w:fldCharType="end"/>
            </w:r>
          </w:ins>
        </w:p>
        <w:p w14:paraId="3BDEC423" w14:textId="26D789E9" w:rsidR="00717A4D" w:rsidRDefault="00717A4D">
          <w:pPr>
            <w:pStyle w:val="12"/>
            <w:rPr>
              <w:ins w:id="181" w:author="Evgeny Sukharev" w:date="2021-06-18T00:03:00Z"/>
              <w:rFonts w:asciiTheme="minorHAnsi" w:eastAsiaTheme="minorEastAsia" w:hAnsiTheme="minorHAnsi"/>
              <w:noProof/>
              <w:sz w:val="22"/>
              <w:lang w:eastAsia="ru-RU"/>
            </w:rPr>
          </w:pPr>
          <w:ins w:id="1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"_Toc74867044"</w:instrText>
            </w:r>
            <w:r w:rsidRPr="003914F5">
              <w:rPr>
                <w:rStyle w:val="af"/>
                <w:noProof/>
              </w:rPr>
              <w:instrText xml:space="preserve"> </w:instrText>
            </w:r>
            <w:r w:rsidRPr="003914F5">
              <w:rPr>
                <w:rStyle w:val="af"/>
                <w:noProof/>
              </w:rPr>
              <w:fldChar w:fldCharType="separate"/>
            </w:r>
            <w:r w:rsidRPr="003914F5">
              <w:rPr>
                <w:rStyle w:val="af"/>
                <w:noProof/>
              </w:rPr>
              <w:t>2. ТЕХНИЧЕСКОЕ ЗАДАНИЕ</w:t>
            </w:r>
            <w:r>
              <w:rPr>
                <w:noProof/>
                <w:webHidden/>
              </w:rPr>
              <w:tab/>
            </w:r>
            <w:r>
              <w:rPr>
                <w:noProof/>
                <w:webHidden/>
              </w:rPr>
              <w:fldChar w:fldCharType="begin"/>
            </w:r>
            <w:r>
              <w:rPr>
                <w:noProof/>
                <w:webHidden/>
              </w:rPr>
              <w:instrText xml:space="preserve"> PAGEREF _Toc74867044 \h </w:instrText>
            </w:r>
          </w:ins>
          <w:r>
            <w:rPr>
              <w:noProof/>
              <w:webHidden/>
            </w:rPr>
          </w:r>
          <w:r>
            <w:rPr>
              <w:noProof/>
              <w:webHidden/>
            </w:rPr>
            <w:fldChar w:fldCharType="separate"/>
          </w:r>
          <w:ins w:id="183" w:author="Evgeny Sukharev" w:date="2021-06-18T15:43:00Z">
            <w:r w:rsidR="00247CA3">
              <w:rPr>
                <w:noProof/>
                <w:webHidden/>
              </w:rPr>
              <w:t>23</w:t>
            </w:r>
          </w:ins>
          <w:ins w:id="184" w:author="Evgeny Sukharev" w:date="2021-06-18T00:03:00Z">
            <w:r>
              <w:rPr>
                <w:noProof/>
                <w:webHidden/>
              </w:rPr>
              <w:fldChar w:fldCharType="end"/>
            </w:r>
            <w:r w:rsidRPr="003914F5">
              <w:rPr>
                <w:rStyle w:val="af"/>
                <w:noProof/>
              </w:rPr>
              <w:fldChar w:fldCharType="end"/>
            </w:r>
          </w:ins>
        </w:p>
        <w:p w14:paraId="6C174C40" w14:textId="6714012F" w:rsidR="00717A4D" w:rsidRDefault="00717A4D">
          <w:pPr>
            <w:pStyle w:val="21"/>
            <w:rPr>
              <w:ins w:id="185" w:author="Evgeny Sukharev" w:date="2021-06-18T00:03:00Z"/>
              <w:rFonts w:asciiTheme="minorHAnsi" w:eastAsiaTheme="minorEastAsia" w:hAnsiTheme="minorHAnsi"/>
              <w:noProof/>
              <w:sz w:val="22"/>
              <w:lang w:eastAsia="ru-RU"/>
            </w:rPr>
          </w:pPr>
          <w:ins w:id="1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2.1.</w:t>
            </w:r>
            <w:r w:rsidRPr="003914F5">
              <w:rPr>
                <w:rStyle w:val="af"/>
                <w:noProof/>
              </w:rPr>
              <w:t xml:space="preserve"> Основание для разработки</w:t>
            </w:r>
            <w:r>
              <w:rPr>
                <w:noProof/>
                <w:webHidden/>
              </w:rPr>
              <w:tab/>
            </w:r>
            <w:r>
              <w:rPr>
                <w:noProof/>
                <w:webHidden/>
              </w:rPr>
              <w:fldChar w:fldCharType="begin"/>
            </w:r>
            <w:r>
              <w:rPr>
                <w:noProof/>
                <w:webHidden/>
              </w:rPr>
              <w:instrText xml:space="preserve"> PAGEREF _Toc74867045 \h </w:instrText>
            </w:r>
          </w:ins>
          <w:r>
            <w:rPr>
              <w:noProof/>
              <w:webHidden/>
            </w:rPr>
          </w:r>
          <w:r>
            <w:rPr>
              <w:noProof/>
              <w:webHidden/>
            </w:rPr>
            <w:fldChar w:fldCharType="separate"/>
          </w:r>
          <w:ins w:id="187" w:author="Evgeny Sukharev" w:date="2021-06-18T15:43:00Z">
            <w:r w:rsidR="00247CA3">
              <w:rPr>
                <w:noProof/>
                <w:webHidden/>
              </w:rPr>
              <w:t>23</w:t>
            </w:r>
          </w:ins>
          <w:ins w:id="188" w:author="Evgeny Sukharev" w:date="2021-06-18T00:03:00Z">
            <w:r>
              <w:rPr>
                <w:noProof/>
                <w:webHidden/>
              </w:rPr>
              <w:fldChar w:fldCharType="end"/>
            </w:r>
            <w:r w:rsidRPr="003914F5">
              <w:rPr>
                <w:rStyle w:val="af"/>
                <w:noProof/>
              </w:rPr>
              <w:fldChar w:fldCharType="end"/>
            </w:r>
          </w:ins>
        </w:p>
        <w:p w14:paraId="54D535C6" w14:textId="5C6AC95D" w:rsidR="00717A4D" w:rsidRDefault="00717A4D">
          <w:pPr>
            <w:pStyle w:val="21"/>
            <w:rPr>
              <w:ins w:id="189" w:author="Evgeny Sukharev" w:date="2021-06-18T00:03:00Z"/>
              <w:rFonts w:asciiTheme="minorHAnsi" w:eastAsiaTheme="minorEastAsia" w:hAnsiTheme="minorHAnsi"/>
              <w:noProof/>
              <w:sz w:val="22"/>
              <w:lang w:eastAsia="ru-RU"/>
            </w:rPr>
          </w:pPr>
          <w:ins w:id="1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2.2.</w:t>
            </w:r>
            <w:r w:rsidRPr="003914F5">
              <w:rPr>
                <w:rStyle w:val="af"/>
                <w:noProof/>
              </w:rPr>
              <w:t xml:space="preserve"> Назначение и область применения</w:t>
            </w:r>
            <w:r>
              <w:rPr>
                <w:noProof/>
                <w:webHidden/>
              </w:rPr>
              <w:tab/>
            </w:r>
            <w:r>
              <w:rPr>
                <w:noProof/>
                <w:webHidden/>
              </w:rPr>
              <w:fldChar w:fldCharType="begin"/>
            </w:r>
            <w:r>
              <w:rPr>
                <w:noProof/>
                <w:webHidden/>
              </w:rPr>
              <w:instrText xml:space="preserve"> PAGEREF _Toc74867046 \h </w:instrText>
            </w:r>
          </w:ins>
          <w:r>
            <w:rPr>
              <w:noProof/>
              <w:webHidden/>
            </w:rPr>
          </w:r>
          <w:r>
            <w:rPr>
              <w:noProof/>
              <w:webHidden/>
            </w:rPr>
            <w:fldChar w:fldCharType="separate"/>
          </w:r>
          <w:ins w:id="191" w:author="Evgeny Sukharev" w:date="2021-06-18T15:43:00Z">
            <w:r w:rsidR="00247CA3">
              <w:rPr>
                <w:noProof/>
                <w:webHidden/>
              </w:rPr>
              <w:t>23</w:t>
            </w:r>
          </w:ins>
          <w:ins w:id="192" w:author="Evgeny Sukharev" w:date="2021-06-18T00:03:00Z">
            <w:r>
              <w:rPr>
                <w:noProof/>
                <w:webHidden/>
              </w:rPr>
              <w:fldChar w:fldCharType="end"/>
            </w:r>
            <w:r w:rsidRPr="003914F5">
              <w:rPr>
                <w:rStyle w:val="af"/>
                <w:noProof/>
              </w:rPr>
              <w:fldChar w:fldCharType="end"/>
            </w:r>
          </w:ins>
        </w:p>
        <w:p w14:paraId="127CD6F5" w14:textId="4A34EA55" w:rsidR="00717A4D" w:rsidRDefault="00717A4D">
          <w:pPr>
            <w:pStyle w:val="21"/>
            <w:rPr>
              <w:ins w:id="193" w:author="Evgeny Sukharev" w:date="2021-06-18T00:03:00Z"/>
              <w:rFonts w:asciiTheme="minorHAnsi" w:eastAsiaTheme="minorEastAsia" w:hAnsiTheme="minorHAnsi"/>
              <w:noProof/>
              <w:sz w:val="22"/>
              <w:lang w:eastAsia="ru-RU"/>
            </w:rPr>
          </w:pPr>
          <w:ins w:id="1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2.3.</w:t>
            </w:r>
            <w:r w:rsidRPr="003914F5">
              <w:rPr>
                <w:rStyle w:val="af"/>
                <w:noProof/>
              </w:rPr>
              <w:t xml:space="preserve"> Требования к программному комплексу</w:t>
            </w:r>
            <w:r>
              <w:rPr>
                <w:noProof/>
                <w:webHidden/>
              </w:rPr>
              <w:tab/>
            </w:r>
            <w:r>
              <w:rPr>
                <w:noProof/>
                <w:webHidden/>
              </w:rPr>
              <w:fldChar w:fldCharType="begin"/>
            </w:r>
            <w:r>
              <w:rPr>
                <w:noProof/>
                <w:webHidden/>
              </w:rPr>
              <w:instrText xml:space="preserve"> PAGEREF _Toc74867047 \h </w:instrText>
            </w:r>
          </w:ins>
          <w:r>
            <w:rPr>
              <w:noProof/>
              <w:webHidden/>
            </w:rPr>
          </w:r>
          <w:r>
            <w:rPr>
              <w:noProof/>
              <w:webHidden/>
            </w:rPr>
            <w:fldChar w:fldCharType="separate"/>
          </w:r>
          <w:ins w:id="195" w:author="Evgeny Sukharev" w:date="2021-06-18T15:43:00Z">
            <w:r w:rsidR="00247CA3">
              <w:rPr>
                <w:noProof/>
                <w:webHidden/>
              </w:rPr>
              <w:t>23</w:t>
            </w:r>
          </w:ins>
          <w:ins w:id="196" w:author="Evgeny Sukharev" w:date="2021-06-18T00:03:00Z">
            <w:r>
              <w:rPr>
                <w:noProof/>
                <w:webHidden/>
              </w:rPr>
              <w:fldChar w:fldCharType="end"/>
            </w:r>
            <w:r w:rsidRPr="003914F5">
              <w:rPr>
                <w:rStyle w:val="af"/>
                <w:noProof/>
              </w:rPr>
              <w:fldChar w:fldCharType="end"/>
            </w:r>
          </w:ins>
        </w:p>
        <w:p w14:paraId="5A4F294D" w14:textId="2A789758" w:rsidR="00717A4D" w:rsidRDefault="00717A4D">
          <w:pPr>
            <w:pStyle w:val="32"/>
            <w:rPr>
              <w:ins w:id="197" w:author="Evgeny Sukharev" w:date="2021-06-18T00:03:00Z"/>
              <w:rFonts w:asciiTheme="minorHAnsi" w:eastAsiaTheme="minorEastAsia" w:hAnsiTheme="minorHAnsi"/>
              <w:noProof/>
              <w:sz w:val="22"/>
              <w:lang w:eastAsia="ru-RU"/>
            </w:rPr>
          </w:pPr>
          <w:ins w:id="1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"_Toc74867048"</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2.3.1. </w:t>
            </w:r>
            <w:r w:rsidRPr="003914F5">
              <w:rPr>
                <w:rStyle w:val="af"/>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_Toc74867048 \h </w:instrText>
            </w:r>
          </w:ins>
          <w:r>
            <w:rPr>
              <w:noProof/>
              <w:webHidden/>
            </w:rPr>
          </w:r>
          <w:r>
            <w:rPr>
              <w:noProof/>
              <w:webHidden/>
            </w:rPr>
            <w:fldChar w:fldCharType="separate"/>
          </w:r>
          <w:ins w:id="199" w:author="Evgeny Sukharev" w:date="2021-06-18T15:43:00Z">
            <w:r w:rsidR="00247CA3">
              <w:rPr>
                <w:noProof/>
                <w:webHidden/>
              </w:rPr>
              <w:t>23</w:t>
            </w:r>
          </w:ins>
          <w:ins w:id="200" w:author="Evgeny Sukharev" w:date="2021-06-18T00:03:00Z">
            <w:r>
              <w:rPr>
                <w:noProof/>
                <w:webHidden/>
              </w:rPr>
              <w:fldChar w:fldCharType="end"/>
            </w:r>
            <w:r w:rsidRPr="003914F5">
              <w:rPr>
                <w:rStyle w:val="af"/>
                <w:noProof/>
              </w:rPr>
              <w:fldChar w:fldCharType="end"/>
            </w:r>
          </w:ins>
        </w:p>
        <w:p w14:paraId="29F066EF" w14:textId="58603F0B" w:rsidR="00717A4D" w:rsidRDefault="00717A4D">
          <w:pPr>
            <w:pStyle w:val="32"/>
            <w:rPr>
              <w:ins w:id="201" w:author="Evgeny Sukharev" w:date="2021-06-18T00:03:00Z"/>
              <w:rFonts w:asciiTheme="minorHAnsi" w:eastAsiaTheme="minorEastAsia" w:hAnsiTheme="minorHAnsi"/>
              <w:noProof/>
              <w:sz w:val="22"/>
              <w:lang w:eastAsia="ru-RU"/>
            </w:rPr>
          </w:pPr>
          <w:ins w:id="2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"_Toc74867049"</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2.3.2. </w:t>
            </w:r>
            <w:r w:rsidRPr="003914F5">
              <w:rPr>
                <w:rStyle w:val="af"/>
                <w:noProof/>
              </w:rPr>
              <w:t>Требования к надежности</w:t>
            </w:r>
            <w:r>
              <w:rPr>
                <w:noProof/>
                <w:webHidden/>
              </w:rPr>
              <w:tab/>
            </w:r>
            <w:r>
              <w:rPr>
                <w:noProof/>
                <w:webHidden/>
              </w:rPr>
              <w:fldChar w:fldCharType="begin"/>
            </w:r>
            <w:r>
              <w:rPr>
                <w:noProof/>
                <w:webHidden/>
              </w:rPr>
              <w:instrText xml:space="preserve"> PAGEREF _Toc74867049 \h </w:instrText>
            </w:r>
          </w:ins>
          <w:r>
            <w:rPr>
              <w:noProof/>
              <w:webHidden/>
            </w:rPr>
          </w:r>
          <w:r>
            <w:rPr>
              <w:noProof/>
              <w:webHidden/>
            </w:rPr>
            <w:fldChar w:fldCharType="separate"/>
          </w:r>
          <w:ins w:id="203" w:author="Evgeny Sukharev" w:date="2021-06-18T15:43:00Z">
            <w:r w:rsidR="00247CA3">
              <w:rPr>
                <w:noProof/>
                <w:webHidden/>
              </w:rPr>
              <w:t>26</w:t>
            </w:r>
          </w:ins>
          <w:ins w:id="204" w:author="Evgeny Sukharev" w:date="2021-06-18T00:03:00Z">
            <w:r>
              <w:rPr>
                <w:noProof/>
                <w:webHidden/>
              </w:rPr>
              <w:fldChar w:fldCharType="end"/>
            </w:r>
            <w:r w:rsidRPr="003914F5">
              <w:rPr>
                <w:rStyle w:val="af"/>
                <w:noProof/>
              </w:rPr>
              <w:fldChar w:fldCharType="end"/>
            </w:r>
          </w:ins>
        </w:p>
        <w:p w14:paraId="06A9B140" w14:textId="0DAF4BC2" w:rsidR="00717A4D" w:rsidRDefault="00717A4D">
          <w:pPr>
            <w:pStyle w:val="21"/>
            <w:rPr>
              <w:ins w:id="205" w:author="Evgeny Sukharev" w:date="2021-06-18T00:03:00Z"/>
              <w:rFonts w:asciiTheme="minorHAnsi" w:eastAsiaTheme="minorEastAsia" w:hAnsiTheme="minorHAnsi"/>
              <w:noProof/>
              <w:sz w:val="22"/>
              <w:lang w:eastAsia="ru-RU"/>
            </w:rPr>
          </w:pPr>
          <w:ins w:id="2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2.4.</w:t>
            </w:r>
            <w:r w:rsidRPr="003914F5">
              <w:rPr>
                <w:rStyle w:val="af"/>
                <w:noProof/>
              </w:rPr>
              <w:t xml:space="preserve"> Условия эксплуатации</w:t>
            </w:r>
            <w:r>
              <w:rPr>
                <w:noProof/>
                <w:webHidden/>
              </w:rPr>
              <w:tab/>
            </w:r>
            <w:r>
              <w:rPr>
                <w:noProof/>
                <w:webHidden/>
              </w:rPr>
              <w:fldChar w:fldCharType="begin"/>
            </w:r>
            <w:r>
              <w:rPr>
                <w:noProof/>
                <w:webHidden/>
              </w:rPr>
              <w:instrText xml:space="preserve"> PAGEREF _Toc74867050 \h </w:instrText>
            </w:r>
          </w:ins>
          <w:r>
            <w:rPr>
              <w:noProof/>
              <w:webHidden/>
            </w:rPr>
          </w:r>
          <w:r>
            <w:rPr>
              <w:noProof/>
              <w:webHidden/>
            </w:rPr>
            <w:fldChar w:fldCharType="separate"/>
          </w:r>
          <w:ins w:id="207" w:author="Evgeny Sukharev" w:date="2021-06-18T15:43:00Z">
            <w:r w:rsidR="00247CA3">
              <w:rPr>
                <w:noProof/>
                <w:webHidden/>
              </w:rPr>
              <w:t>27</w:t>
            </w:r>
          </w:ins>
          <w:ins w:id="208" w:author="Evgeny Sukharev" w:date="2021-06-18T00:03:00Z">
            <w:r>
              <w:rPr>
                <w:noProof/>
                <w:webHidden/>
              </w:rPr>
              <w:fldChar w:fldCharType="end"/>
            </w:r>
            <w:r w:rsidRPr="003914F5">
              <w:rPr>
                <w:rStyle w:val="af"/>
                <w:noProof/>
              </w:rPr>
              <w:fldChar w:fldCharType="end"/>
            </w:r>
          </w:ins>
        </w:p>
        <w:p w14:paraId="3701903C" w14:textId="49216762" w:rsidR="00717A4D" w:rsidRDefault="00717A4D">
          <w:pPr>
            <w:pStyle w:val="32"/>
            <w:rPr>
              <w:ins w:id="209" w:author="Evgeny Sukharev" w:date="2021-06-18T00:03:00Z"/>
              <w:rFonts w:asciiTheme="minorHAnsi" w:eastAsiaTheme="minorEastAsia" w:hAnsiTheme="minorHAnsi"/>
              <w:noProof/>
              <w:sz w:val="22"/>
              <w:lang w:eastAsia="ru-RU"/>
            </w:rPr>
          </w:pPr>
          <w:ins w:id="2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"_Toc74867051"</w:instrText>
            </w:r>
            <w:r w:rsidRPr="003914F5">
              <w:rPr>
                <w:rStyle w:val="af"/>
                <w:noProof/>
              </w:rPr>
              <w:instrText xml:space="preserve"> </w:instrText>
            </w:r>
            <w:r w:rsidRPr="003914F5">
              <w:rPr>
                <w:rStyle w:val="af"/>
                <w:noProof/>
              </w:rPr>
              <w:fldChar w:fldCharType="separate"/>
            </w:r>
            <w:r w:rsidRPr="003914F5">
              <w:rPr>
                <w:rStyle w:val="af"/>
                <w:noProof/>
                <w:lang w:val="en-US"/>
              </w:rPr>
              <w:t xml:space="preserve">2.4.1. </w:t>
            </w:r>
            <w:r w:rsidRPr="003914F5">
              <w:rPr>
                <w:rStyle w:val="af"/>
                <w:noProof/>
              </w:rPr>
              <w:t>Климатические условия эксплуатации</w:t>
            </w:r>
            <w:r>
              <w:rPr>
                <w:noProof/>
                <w:webHidden/>
              </w:rPr>
              <w:tab/>
            </w:r>
            <w:r>
              <w:rPr>
                <w:noProof/>
                <w:webHidden/>
              </w:rPr>
              <w:fldChar w:fldCharType="begin"/>
            </w:r>
            <w:r>
              <w:rPr>
                <w:noProof/>
                <w:webHidden/>
              </w:rPr>
              <w:instrText xml:space="preserve"> PAGEREF _Toc74867051 \h </w:instrText>
            </w:r>
          </w:ins>
          <w:r>
            <w:rPr>
              <w:noProof/>
              <w:webHidden/>
            </w:rPr>
          </w:r>
          <w:r>
            <w:rPr>
              <w:noProof/>
              <w:webHidden/>
            </w:rPr>
            <w:fldChar w:fldCharType="separate"/>
          </w:r>
          <w:ins w:id="211" w:author="Evgeny Sukharev" w:date="2021-06-18T15:43:00Z">
            <w:r w:rsidR="00247CA3">
              <w:rPr>
                <w:noProof/>
                <w:webHidden/>
              </w:rPr>
              <w:t>27</w:t>
            </w:r>
          </w:ins>
          <w:ins w:id="212" w:author="Evgeny Sukharev" w:date="2021-06-18T00:03:00Z">
            <w:r>
              <w:rPr>
                <w:noProof/>
                <w:webHidden/>
              </w:rPr>
              <w:fldChar w:fldCharType="end"/>
            </w:r>
            <w:r w:rsidRPr="003914F5">
              <w:rPr>
                <w:rStyle w:val="af"/>
                <w:noProof/>
              </w:rPr>
              <w:fldChar w:fldCharType="end"/>
            </w:r>
          </w:ins>
        </w:p>
        <w:p w14:paraId="5207192D" w14:textId="78B09999" w:rsidR="00717A4D" w:rsidRDefault="00717A4D">
          <w:pPr>
            <w:pStyle w:val="32"/>
            <w:rPr>
              <w:ins w:id="213" w:author="Evgeny Sukharev" w:date="2021-06-18T00:03:00Z"/>
              <w:rFonts w:asciiTheme="minorHAnsi" w:eastAsiaTheme="minorEastAsia" w:hAnsiTheme="minorHAnsi"/>
              <w:noProof/>
              <w:sz w:val="22"/>
              <w:lang w:eastAsia="ru-RU"/>
            </w:rPr>
          </w:pPr>
          <w:ins w:id="2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"_Toc74867052"</w:instrText>
            </w:r>
            <w:r w:rsidRPr="003914F5">
              <w:rPr>
                <w:rStyle w:val="af"/>
                <w:noProof/>
              </w:rPr>
              <w:instrText xml:space="preserve"> </w:instrText>
            </w:r>
            <w:r w:rsidRPr="003914F5">
              <w:rPr>
                <w:rStyle w:val="af"/>
                <w:noProof/>
              </w:rPr>
              <w:fldChar w:fldCharType="separate"/>
            </w:r>
            <w:r w:rsidRPr="003914F5">
              <w:rPr>
                <w:rStyle w:val="af"/>
                <w:noProof/>
              </w:rPr>
              <w:t>2.4.2. Требования к квалификации и численности персонала</w:t>
            </w:r>
            <w:r>
              <w:rPr>
                <w:noProof/>
                <w:webHidden/>
              </w:rPr>
              <w:tab/>
            </w:r>
            <w:r>
              <w:rPr>
                <w:noProof/>
                <w:webHidden/>
              </w:rPr>
              <w:fldChar w:fldCharType="begin"/>
            </w:r>
            <w:r>
              <w:rPr>
                <w:noProof/>
                <w:webHidden/>
              </w:rPr>
              <w:instrText xml:space="preserve"> PAGEREF _Toc74867052 \h </w:instrText>
            </w:r>
          </w:ins>
          <w:r>
            <w:rPr>
              <w:noProof/>
              <w:webHidden/>
            </w:rPr>
          </w:r>
          <w:r>
            <w:rPr>
              <w:noProof/>
              <w:webHidden/>
            </w:rPr>
            <w:fldChar w:fldCharType="separate"/>
          </w:r>
          <w:ins w:id="215" w:author="Evgeny Sukharev" w:date="2021-06-18T15:43:00Z">
            <w:r w:rsidR="00247CA3">
              <w:rPr>
                <w:noProof/>
                <w:webHidden/>
              </w:rPr>
              <w:t>27</w:t>
            </w:r>
          </w:ins>
          <w:ins w:id="216" w:author="Evgeny Sukharev" w:date="2021-06-18T00:03:00Z">
            <w:r>
              <w:rPr>
                <w:noProof/>
                <w:webHidden/>
              </w:rPr>
              <w:fldChar w:fldCharType="end"/>
            </w:r>
            <w:r w:rsidRPr="003914F5">
              <w:rPr>
                <w:rStyle w:val="af"/>
                <w:noProof/>
              </w:rPr>
              <w:fldChar w:fldCharType="end"/>
            </w:r>
          </w:ins>
        </w:p>
        <w:p w14:paraId="755DA2D8" w14:textId="15933B53" w:rsidR="00717A4D" w:rsidRDefault="00717A4D">
          <w:pPr>
            <w:pStyle w:val="32"/>
            <w:rPr>
              <w:ins w:id="217" w:author="Evgeny Sukharev" w:date="2021-06-18T00:03:00Z"/>
              <w:rFonts w:asciiTheme="minorHAnsi" w:eastAsiaTheme="minorEastAsia" w:hAnsiTheme="minorHAnsi"/>
              <w:noProof/>
              <w:sz w:val="22"/>
              <w:lang w:eastAsia="ru-RU"/>
            </w:rPr>
          </w:pPr>
          <w:ins w:id="2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"_Toc74867053"</w:instrText>
            </w:r>
            <w:r w:rsidRPr="003914F5">
              <w:rPr>
                <w:rStyle w:val="af"/>
                <w:noProof/>
              </w:rPr>
              <w:instrText xml:space="preserve"> </w:instrText>
            </w:r>
            <w:r w:rsidRPr="003914F5">
              <w:rPr>
                <w:rStyle w:val="af"/>
                <w:noProof/>
              </w:rPr>
              <w:fldChar w:fldCharType="separate"/>
            </w:r>
            <w:r w:rsidRPr="003914F5">
              <w:rPr>
                <w:rStyle w:val="af"/>
                <w:noProof/>
              </w:rPr>
              <w:t>2.4.3. 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_Toc74867053 \h </w:instrText>
            </w:r>
          </w:ins>
          <w:r>
            <w:rPr>
              <w:noProof/>
              <w:webHidden/>
            </w:rPr>
          </w:r>
          <w:r>
            <w:rPr>
              <w:noProof/>
              <w:webHidden/>
            </w:rPr>
            <w:fldChar w:fldCharType="separate"/>
          </w:r>
          <w:ins w:id="219" w:author="Evgeny Sukharev" w:date="2021-06-18T15:43:00Z">
            <w:r w:rsidR="00247CA3">
              <w:rPr>
                <w:noProof/>
                <w:webHidden/>
              </w:rPr>
              <w:t>27</w:t>
            </w:r>
          </w:ins>
          <w:ins w:id="220" w:author="Evgeny Sukharev" w:date="2021-06-18T00:03:00Z">
            <w:r>
              <w:rPr>
                <w:noProof/>
                <w:webHidden/>
              </w:rPr>
              <w:fldChar w:fldCharType="end"/>
            </w:r>
            <w:r w:rsidRPr="003914F5">
              <w:rPr>
                <w:rStyle w:val="af"/>
                <w:noProof/>
              </w:rPr>
              <w:fldChar w:fldCharType="end"/>
            </w:r>
          </w:ins>
        </w:p>
        <w:p w14:paraId="243D2DF5" w14:textId="562B2176" w:rsidR="00717A4D" w:rsidRDefault="00717A4D">
          <w:pPr>
            <w:pStyle w:val="32"/>
            <w:rPr>
              <w:ins w:id="221" w:author="Evgeny Sukharev" w:date="2021-06-18T00:03:00Z"/>
              <w:rFonts w:asciiTheme="minorHAnsi" w:eastAsiaTheme="minorEastAsia" w:hAnsiTheme="minorHAnsi"/>
              <w:noProof/>
              <w:sz w:val="22"/>
              <w:lang w:eastAsia="ru-RU"/>
            </w:rPr>
          </w:pPr>
          <w:ins w:id="2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"_Toc74867054"</w:instrText>
            </w:r>
            <w:r w:rsidRPr="003914F5">
              <w:rPr>
                <w:rStyle w:val="af"/>
                <w:noProof/>
              </w:rPr>
              <w:instrText xml:space="preserve"> </w:instrText>
            </w:r>
            <w:r w:rsidRPr="003914F5">
              <w:rPr>
                <w:rStyle w:val="af"/>
                <w:noProof/>
              </w:rPr>
              <w:fldChar w:fldCharType="separate"/>
            </w:r>
            <w:r w:rsidRPr="003914F5">
              <w:rPr>
                <w:rStyle w:val="af"/>
                <w:noProof/>
              </w:rPr>
              <w:t>2.4.4. Требования к программной совместимости</w:t>
            </w:r>
            <w:r>
              <w:rPr>
                <w:noProof/>
                <w:webHidden/>
              </w:rPr>
              <w:tab/>
            </w:r>
            <w:r>
              <w:rPr>
                <w:noProof/>
                <w:webHidden/>
              </w:rPr>
              <w:fldChar w:fldCharType="begin"/>
            </w:r>
            <w:r>
              <w:rPr>
                <w:noProof/>
                <w:webHidden/>
              </w:rPr>
              <w:instrText xml:space="preserve"> PAGEREF _Toc74867054 \h </w:instrText>
            </w:r>
          </w:ins>
          <w:r>
            <w:rPr>
              <w:noProof/>
              <w:webHidden/>
            </w:rPr>
          </w:r>
          <w:r>
            <w:rPr>
              <w:noProof/>
              <w:webHidden/>
            </w:rPr>
            <w:fldChar w:fldCharType="separate"/>
          </w:r>
          <w:ins w:id="223" w:author="Evgeny Sukharev" w:date="2021-06-18T15:43:00Z">
            <w:r w:rsidR="00247CA3">
              <w:rPr>
                <w:noProof/>
                <w:webHidden/>
              </w:rPr>
              <w:t>28</w:t>
            </w:r>
          </w:ins>
          <w:ins w:id="224" w:author="Evgeny Sukharev" w:date="2021-06-18T00:03:00Z">
            <w:r>
              <w:rPr>
                <w:noProof/>
                <w:webHidden/>
              </w:rPr>
              <w:fldChar w:fldCharType="end"/>
            </w:r>
            <w:r w:rsidRPr="003914F5">
              <w:rPr>
                <w:rStyle w:val="af"/>
                <w:noProof/>
              </w:rPr>
              <w:fldChar w:fldCharType="end"/>
            </w:r>
          </w:ins>
        </w:p>
        <w:p w14:paraId="5A18E2A6" w14:textId="1DEB086F" w:rsidR="00717A4D" w:rsidRDefault="00717A4D">
          <w:pPr>
            <w:pStyle w:val="21"/>
            <w:rPr>
              <w:ins w:id="225" w:author="Evgeny Sukharev" w:date="2021-06-18T00:03:00Z"/>
              <w:rFonts w:asciiTheme="minorHAnsi" w:eastAsiaTheme="minorEastAsia" w:hAnsiTheme="minorHAnsi"/>
              <w:noProof/>
              <w:sz w:val="22"/>
              <w:lang w:eastAsia="ru-RU"/>
            </w:rPr>
          </w:pPr>
          <w:ins w:id="2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2.5.</w:t>
            </w:r>
            <w:r w:rsidRPr="003914F5">
              <w:rPr>
                <w:rStyle w:val="af"/>
                <w:noProof/>
              </w:rPr>
              <w:t xml:space="preserve"> Программная документация</w:t>
            </w:r>
            <w:r>
              <w:rPr>
                <w:noProof/>
                <w:webHidden/>
              </w:rPr>
              <w:tab/>
            </w:r>
            <w:r>
              <w:rPr>
                <w:noProof/>
                <w:webHidden/>
              </w:rPr>
              <w:fldChar w:fldCharType="begin"/>
            </w:r>
            <w:r>
              <w:rPr>
                <w:noProof/>
                <w:webHidden/>
              </w:rPr>
              <w:instrText xml:space="preserve"> PAGEREF _Toc74867055 \h </w:instrText>
            </w:r>
          </w:ins>
          <w:r>
            <w:rPr>
              <w:noProof/>
              <w:webHidden/>
            </w:rPr>
          </w:r>
          <w:r>
            <w:rPr>
              <w:noProof/>
              <w:webHidden/>
            </w:rPr>
            <w:fldChar w:fldCharType="separate"/>
          </w:r>
          <w:ins w:id="227" w:author="Evgeny Sukharev" w:date="2021-06-18T15:43:00Z">
            <w:r w:rsidR="00247CA3">
              <w:rPr>
                <w:noProof/>
                <w:webHidden/>
              </w:rPr>
              <w:t>28</w:t>
            </w:r>
          </w:ins>
          <w:ins w:id="228" w:author="Evgeny Sukharev" w:date="2021-06-18T00:03:00Z">
            <w:r>
              <w:rPr>
                <w:noProof/>
                <w:webHidden/>
              </w:rPr>
              <w:fldChar w:fldCharType="end"/>
            </w:r>
            <w:r w:rsidRPr="003914F5">
              <w:rPr>
                <w:rStyle w:val="af"/>
                <w:noProof/>
              </w:rPr>
              <w:fldChar w:fldCharType="end"/>
            </w:r>
          </w:ins>
        </w:p>
        <w:p w14:paraId="07BBE18F" w14:textId="4C2A38E4" w:rsidR="00717A4D" w:rsidRDefault="00717A4D">
          <w:pPr>
            <w:pStyle w:val="32"/>
            <w:rPr>
              <w:ins w:id="229" w:author="Evgeny Sukharev" w:date="2021-06-18T00:03:00Z"/>
              <w:rFonts w:asciiTheme="minorHAnsi" w:eastAsiaTheme="minorEastAsia" w:hAnsiTheme="minorHAnsi"/>
              <w:noProof/>
              <w:sz w:val="22"/>
              <w:lang w:eastAsia="ru-RU"/>
            </w:rPr>
          </w:pPr>
          <w:ins w:id="2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"_Toc74867056"</w:instrText>
            </w:r>
            <w:r w:rsidRPr="003914F5">
              <w:rPr>
                <w:rStyle w:val="af"/>
                <w:noProof/>
              </w:rPr>
              <w:instrText xml:space="preserve"> </w:instrText>
            </w:r>
            <w:r w:rsidRPr="003914F5">
              <w:rPr>
                <w:rStyle w:val="af"/>
                <w:noProof/>
              </w:rPr>
              <w:fldChar w:fldCharType="separate"/>
            </w:r>
            <w:r w:rsidRPr="003914F5">
              <w:rPr>
                <w:rStyle w:val="af"/>
                <w:noProof/>
              </w:rPr>
              <w:t>2.5.1. Предварительный состав программной документации</w:t>
            </w:r>
            <w:r>
              <w:rPr>
                <w:noProof/>
                <w:webHidden/>
              </w:rPr>
              <w:tab/>
            </w:r>
            <w:r>
              <w:rPr>
                <w:noProof/>
                <w:webHidden/>
              </w:rPr>
              <w:fldChar w:fldCharType="begin"/>
            </w:r>
            <w:r>
              <w:rPr>
                <w:noProof/>
                <w:webHidden/>
              </w:rPr>
              <w:instrText xml:space="preserve"> PAGEREF _Toc74867056 \h </w:instrText>
            </w:r>
          </w:ins>
          <w:r>
            <w:rPr>
              <w:noProof/>
              <w:webHidden/>
            </w:rPr>
          </w:r>
          <w:r>
            <w:rPr>
              <w:noProof/>
              <w:webHidden/>
            </w:rPr>
            <w:fldChar w:fldCharType="separate"/>
          </w:r>
          <w:ins w:id="231" w:author="Evgeny Sukharev" w:date="2021-06-18T15:43:00Z">
            <w:r w:rsidR="00247CA3">
              <w:rPr>
                <w:noProof/>
                <w:webHidden/>
              </w:rPr>
              <w:t>28</w:t>
            </w:r>
          </w:ins>
          <w:ins w:id="232" w:author="Evgeny Sukharev" w:date="2021-06-18T00:03:00Z">
            <w:r>
              <w:rPr>
                <w:noProof/>
                <w:webHidden/>
              </w:rPr>
              <w:fldChar w:fldCharType="end"/>
            </w:r>
            <w:r w:rsidRPr="003914F5">
              <w:rPr>
                <w:rStyle w:val="af"/>
                <w:noProof/>
              </w:rPr>
              <w:fldChar w:fldCharType="end"/>
            </w:r>
          </w:ins>
        </w:p>
        <w:p w14:paraId="4DC8E9F7" w14:textId="375C31C4" w:rsidR="00717A4D" w:rsidRDefault="00717A4D">
          <w:pPr>
            <w:pStyle w:val="21"/>
            <w:rPr>
              <w:ins w:id="233" w:author="Evgeny Sukharev" w:date="2021-06-18T00:03:00Z"/>
              <w:rFonts w:asciiTheme="minorHAnsi" w:eastAsiaTheme="minorEastAsia" w:hAnsiTheme="minorHAnsi"/>
              <w:noProof/>
              <w:sz w:val="22"/>
              <w:lang w:eastAsia="ru-RU"/>
            </w:rPr>
          </w:pPr>
          <w:ins w:id="234" w:author="Evgeny Sukharev" w:date="2021-06-18T00:03:00Z">
            <w:r w:rsidRPr="003914F5">
              <w:rPr>
                <w:rStyle w:val="af"/>
                <w:noProof/>
              </w:rPr>
              <w:lastRenderedPageBreak/>
              <w:fldChar w:fldCharType="begin"/>
            </w:r>
            <w:r w:rsidRPr="003914F5">
              <w:rPr>
                <w:rStyle w:val="af"/>
                <w:noProof/>
              </w:rPr>
              <w:instrText xml:space="preserve"> </w:instrText>
            </w:r>
            <w:r>
              <w:rPr>
                <w:noProof/>
              </w:rPr>
              <w:instrText>HYPERLINK \l "_Toc74867057"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2.6.</w:t>
            </w:r>
            <w:r w:rsidRPr="003914F5">
              <w:rPr>
                <w:rStyle w:val="af"/>
                <w:noProof/>
              </w:rPr>
              <w:t xml:space="preserve"> Стадии и этапы разработки</w:t>
            </w:r>
            <w:r>
              <w:rPr>
                <w:noProof/>
                <w:webHidden/>
              </w:rPr>
              <w:tab/>
            </w:r>
            <w:r>
              <w:rPr>
                <w:noProof/>
                <w:webHidden/>
              </w:rPr>
              <w:fldChar w:fldCharType="begin"/>
            </w:r>
            <w:r>
              <w:rPr>
                <w:noProof/>
                <w:webHidden/>
              </w:rPr>
              <w:instrText xml:space="preserve"> PAGEREF _Toc74867057 \h </w:instrText>
            </w:r>
          </w:ins>
          <w:r>
            <w:rPr>
              <w:noProof/>
              <w:webHidden/>
            </w:rPr>
          </w:r>
          <w:r>
            <w:rPr>
              <w:noProof/>
              <w:webHidden/>
            </w:rPr>
            <w:fldChar w:fldCharType="separate"/>
          </w:r>
          <w:ins w:id="235" w:author="Evgeny Sukharev" w:date="2021-06-18T15:43:00Z">
            <w:r w:rsidR="00247CA3">
              <w:rPr>
                <w:noProof/>
                <w:webHidden/>
              </w:rPr>
              <w:t>29</w:t>
            </w:r>
          </w:ins>
          <w:ins w:id="236" w:author="Evgeny Sukharev" w:date="2021-06-18T00:03:00Z">
            <w:r>
              <w:rPr>
                <w:noProof/>
                <w:webHidden/>
              </w:rPr>
              <w:fldChar w:fldCharType="end"/>
            </w:r>
            <w:r w:rsidRPr="003914F5">
              <w:rPr>
                <w:rStyle w:val="af"/>
                <w:noProof/>
              </w:rPr>
              <w:fldChar w:fldCharType="end"/>
            </w:r>
          </w:ins>
        </w:p>
        <w:p w14:paraId="2FC4795B" w14:textId="5467C5CC" w:rsidR="00717A4D" w:rsidRDefault="00717A4D">
          <w:pPr>
            <w:pStyle w:val="32"/>
            <w:rPr>
              <w:ins w:id="237" w:author="Evgeny Sukharev" w:date="2021-06-18T00:03:00Z"/>
              <w:rFonts w:asciiTheme="minorHAnsi" w:eastAsiaTheme="minorEastAsia" w:hAnsiTheme="minorHAnsi"/>
              <w:noProof/>
              <w:sz w:val="22"/>
              <w:lang w:eastAsia="ru-RU"/>
            </w:rPr>
          </w:pPr>
          <w:ins w:id="2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"_Toc74867058"</w:instrText>
            </w:r>
            <w:r w:rsidRPr="003914F5">
              <w:rPr>
                <w:rStyle w:val="af"/>
                <w:noProof/>
              </w:rPr>
              <w:instrText xml:space="preserve"> </w:instrText>
            </w:r>
            <w:r w:rsidRPr="003914F5">
              <w:rPr>
                <w:rStyle w:val="af"/>
                <w:noProof/>
              </w:rPr>
              <w:fldChar w:fldCharType="separate"/>
            </w:r>
            <w:r w:rsidRPr="003914F5">
              <w:rPr>
                <w:rStyle w:val="af"/>
                <w:noProof/>
              </w:rPr>
              <w:t>2.6.1. Стадии разработки</w:t>
            </w:r>
            <w:r>
              <w:rPr>
                <w:noProof/>
                <w:webHidden/>
              </w:rPr>
              <w:tab/>
            </w:r>
            <w:r>
              <w:rPr>
                <w:noProof/>
                <w:webHidden/>
              </w:rPr>
              <w:fldChar w:fldCharType="begin"/>
            </w:r>
            <w:r>
              <w:rPr>
                <w:noProof/>
                <w:webHidden/>
              </w:rPr>
              <w:instrText xml:space="preserve"> PAGEREF _Toc74867058 \h </w:instrText>
            </w:r>
          </w:ins>
          <w:r>
            <w:rPr>
              <w:noProof/>
              <w:webHidden/>
            </w:rPr>
          </w:r>
          <w:r>
            <w:rPr>
              <w:noProof/>
              <w:webHidden/>
            </w:rPr>
            <w:fldChar w:fldCharType="separate"/>
          </w:r>
          <w:ins w:id="239" w:author="Evgeny Sukharev" w:date="2021-06-18T15:43:00Z">
            <w:r w:rsidR="00247CA3">
              <w:rPr>
                <w:noProof/>
                <w:webHidden/>
              </w:rPr>
              <w:t>29</w:t>
            </w:r>
          </w:ins>
          <w:ins w:id="240" w:author="Evgeny Sukharev" w:date="2021-06-18T00:03:00Z">
            <w:r>
              <w:rPr>
                <w:noProof/>
                <w:webHidden/>
              </w:rPr>
              <w:fldChar w:fldCharType="end"/>
            </w:r>
            <w:r w:rsidRPr="003914F5">
              <w:rPr>
                <w:rStyle w:val="af"/>
                <w:noProof/>
              </w:rPr>
              <w:fldChar w:fldCharType="end"/>
            </w:r>
          </w:ins>
        </w:p>
        <w:p w14:paraId="1F705C9F" w14:textId="4950A19D" w:rsidR="00717A4D" w:rsidRDefault="00717A4D">
          <w:pPr>
            <w:pStyle w:val="32"/>
            <w:rPr>
              <w:ins w:id="241" w:author="Evgeny Sukharev" w:date="2021-06-18T00:03:00Z"/>
              <w:rFonts w:asciiTheme="minorHAnsi" w:eastAsiaTheme="minorEastAsia" w:hAnsiTheme="minorHAnsi"/>
              <w:noProof/>
              <w:sz w:val="22"/>
              <w:lang w:eastAsia="ru-RU"/>
            </w:rPr>
          </w:pPr>
          <w:ins w:id="2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"_Toc74867059"</w:instrText>
            </w:r>
            <w:r w:rsidRPr="003914F5">
              <w:rPr>
                <w:rStyle w:val="af"/>
                <w:noProof/>
              </w:rPr>
              <w:instrText xml:space="preserve"> </w:instrText>
            </w:r>
            <w:r w:rsidRPr="003914F5">
              <w:rPr>
                <w:rStyle w:val="af"/>
                <w:noProof/>
              </w:rPr>
              <w:fldChar w:fldCharType="separate"/>
            </w:r>
            <w:r w:rsidRPr="003914F5">
              <w:rPr>
                <w:rStyle w:val="af"/>
                <w:noProof/>
              </w:rPr>
              <w:t>2.6.2. Содержание работ по этапам</w:t>
            </w:r>
            <w:r>
              <w:rPr>
                <w:noProof/>
                <w:webHidden/>
              </w:rPr>
              <w:tab/>
            </w:r>
            <w:r>
              <w:rPr>
                <w:noProof/>
                <w:webHidden/>
              </w:rPr>
              <w:fldChar w:fldCharType="begin"/>
            </w:r>
            <w:r>
              <w:rPr>
                <w:noProof/>
                <w:webHidden/>
              </w:rPr>
              <w:instrText xml:space="preserve"> PAGEREF _Toc74867059 \h </w:instrText>
            </w:r>
          </w:ins>
          <w:r>
            <w:rPr>
              <w:noProof/>
              <w:webHidden/>
            </w:rPr>
          </w:r>
          <w:r>
            <w:rPr>
              <w:noProof/>
              <w:webHidden/>
            </w:rPr>
            <w:fldChar w:fldCharType="separate"/>
          </w:r>
          <w:ins w:id="243" w:author="Evgeny Sukharev" w:date="2021-06-18T15:43:00Z">
            <w:r w:rsidR="00247CA3">
              <w:rPr>
                <w:noProof/>
                <w:webHidden/>
              </w:rPr>
              <w:t>29</w:t>
            </w:r>
          </w:ins>
          <w:ins w:id="244" w:author="Evgeny Sukharev" w:date="2021-06-18T00:03:00Z">
            <w:r>
              <w:rPr>
                <w:noProof/>
                <w:webHidden/>
              </w:rPr>
              <w:fldChar w:fldCharType="end"/>
            </w:r>
            <w:r w:rsidRPr="003914F5">
              <w:rPr>
                <w:rStyle w:val="af"/>
                <w:noProof/>
              </w:rPr>
              <w:fldChar w:fldCharType="end"/>
            </w:r>
          </w:ins>
        </w:p>
        <w:p w14:paraId="349DFAF5" w14:textId="123B5E49" w:rsidR="00717A4D" w:rsidRDefault="00717A4D">
          <w:pPr>
            <w:pStyle w:val="21"/>
            <w:rPr>
              <w:ins w:id="245" w:author="Evgeny Sukharev" w:date="2021-06-18T00:03:00Z"/>
              <w:rFonts w:asciiTheme="minorHAnsi" w:eastAsiaTheme="minorEastAsia" w:hAnsiTheme="minorHAnsi"/>
              <w:noProof/>
              <w:sz w:val="22"/>
              <w:lang w:eastAsia="ru-RU"/>
            </w:rPr>
          </w:pPr>
          <w:ins w:id="2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"_Toc74867060"</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2.7.</w:t>
            </w:r>
            <w:r w:rsidRPr="003914F5">
              <w:rPr>
                <w:rStyle w:val="af"/>
                <w:noProof/>
              </w:rPr>
              <w:t xml:space="preserve"> Порядок контроля и приемки</w:t>
            </w:r>
            <w:r>
              <w:rPr>
                <w:noProof/>
                <w:webHidden/>
              </w:rPr>
              <w:tab/>
            </w:r>
            <w:r>
              <w:rPr>
                <w:noProof/>
                <w:webHidden/>
              </w:rPr>
              <w:fldChar w:fldCharType="begin"/>
            </w:r>
            <w:r>
              <w:rPr>
                <w:noProof/>
                <w:webHidden/>
              </w:rPr>
              <w:instrText xml:space="preserve"> PAGEREF _Toc74867060 \h </w:instrText>
            </w:r>
          </w:ins>
          <w:r>
            <w:rPr>
              <w:noProof/>
              <w:webHidden/>
            </w:rPr>
          </w:r>
          <w:r>
            <w:rPr>
              <w:noProof/>
              <w:webHidden/>
            </w:rPr>
            <w:fldChar w:fldCharType="separate"/>
          </w:r>
          <w:ins w:id="247" w:author="Evgeny Sukharev" w:date="2021-06-18T15:43:00Z">
            <w:r w:rsidR="00247CA3">
              <w:rPr>
                <w:noProof/>
                <w:webHidden/>
              </w:rPr>
              <w:t>29</w:t>
            </w:r>
          </w:ins>
          <w:ins w:id="248" w:author="Evgeny Sukharev" w:date="2021-06-18T00:03:00Z">
            <w:r>
              <w:rPr>
                <w:noProof/>
                <w:webHidden/>
              </w:rPr>
              <w:fldChar w:fldCharType="end"/>
            </w:r>
            <w:r w:rsidRPr="003914F5">
              <w:rPr>
                <w:rStyle w:val="af"/>
                <w:noProof/>
              </w:rPr>
              <w:fldChar w:fldCharType="end"/>
            </w:r>
          </w:ins>
        </w:p>
        <w:p w14:paraId="2BB14F83" w14:textId="3CC46463" w:rsidR="00717A4D" w:rsidRDefault="00717A4D">
          <w:pPr>
            <w:pStyle w:val="32"/>
            <w:rPr>
              <w:ins w:id="249" w:author="Evgeny Sukharev" w:date="2021-06-18T00:03:00Z"/>
              <w:rFonts w:asciiTheme="minorHAnsi" w:eastAsiaTheme="minorEastAsia" w:hAnsiTheme="minorHAnsi"/>
              <w:noProof/>
              <w:sz w:val="22"/>
              <w:lang w:eastAsia="ru-RU"/>
            </w:rPr>
          </w:pPr>
          <w:ins w:id="25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"_Toc74867061"</w:instrText>
            </w:r>
            <w:r w:rsidRPr="003914F5">
              <w:rPr>
                <w:rStyle w:val="af"/>
                <w:noProof/>
              </w:rPr>
              <w:instrText xml:space="preserve"> </w:instrText>
            </w:r>
            <w:r w:rsidRPr="003914F5">
              <w:rPr>
                <w:rStyle w:val="af"/>
                <w:noProof/>
              </w:rPr>
              <w:fldChar w:fldCharType="separate"/>
            </w:r>
            <w:r w:rsidRPr="003914F5">
              <w:rPr>
                <w:rStyle w:val="af"/>
                <w:noProof/>
              </w:rPr>
              <w:t>2.7.1. Виды</w:t>
            </w:r>
            <w:r w:rsidRPr="003914F5">
              <w:rPr>
                <w:rStyle w:val="af"/>
                <w:noProof/>
                <w:lang w:eastAsia="ru-RU"/>
              </w:rPr>
              <w:t xml:space="preserve"> испытаний</w:t>
            </w:r>
            <w:r>
              <w:rPr>
                <w:noProof/>
                <w:webHidden/>
              </w:rPr>
              <w:tab/>
            </w:r>
            <w:r>
              <w:rPr>
                <w:noProof/>
                <w:webHidden/>
              </w:rPr>
              <w:fldChar w:fldCharType="begin"/>
            </w:r>
            <w:r>
              <w:rPr>
                <w:noProof/>
                <w:webHidden/>
              </w:rPr>
              <w:instrText xml:space="preserve"> PAGEREF _Toc74867061 \h </w:instrText>
            </w:r>
          </w:ins>
          <w:r>
            <w:rPr>
              <w:noProof/>
              <w:webHidden/>
            </w:rPr>
          </w:r>
          <w:r>
            <w:rPr>
              <w:noProof/>
              <w:webHidden/>
            </w:rPr>
            <w:fldChar w:fldCharType="separate"/>
          </w:r>
          <w:ins w:id="251" w:author="Evgeny Sukharev" w:date="2021-06-18T15:43:00Z">
            <w:r w:rsidR="00247CA3">
              <w:rPr>
                <w:noProof/>
                <w:webHidden/>
              </w:rPr>
              <w:t>29</w:t>
            </w:r>
          </w:ins>
          <w:ins w:id="252" w:author="Evgeny Sukharev" w:date="2021-06-18T00:03:00Z">
            <w:r>
              <w:rPr>
                <w:noProof/>
                <w:webHidden/>
              </w:rPr>
              <w:fldChar w:fldCharType="end"/>
            </w:r>
            <w:r w:rsidRPr="003914F5">
              <w:rPr>
                <w:rStyle w:val="af"/>
                <w:noProof/>
              </w:rPr>
              <w:fldChar w:fldCharType="end"/>
            </w:r>
          </w:ins>
        </w:p>
        <w:p w14:paraId="4C442B82" w14:textId="5DCB0392" w:rsidR="00717A4D" w:rsidRDefault="00717A4D">
          <w:pPr>
            <w:pStyle w:val="32"/>
            <w:rPr>
              <w:ins w:id="253" w:author="Evgeny Sukharev" w:date="2021-06-18T00:03:00Z"/>
              <w:rFonts w:asciiTheme="minorHAnsi" w:eastAsiaTheme="minorEastAsia" w:hAnsiTheme="minorHAnsi"/>
              <w:noProof/>
              <w:sz w:val="22"/>
              <w:lang w:eastAsia="ru-RU"/>
            </w:rPr>
          </w:pPr>
          <w:ins w:id="25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"_Toc74867062"</w:instrText>
            </w:r>
            <w:r w:rsidRPr="003914F5">
              <w:rPr>
                <w:rStyle w:val="af"/>
                <w:noProof/>
              </w:rPr>
              <w:instrText xml:space="preserve"> </w:instrText>
            </w:r>
            <w:r w:rsidRPr="003914F5">
              <w:rPr>
                <w:rStyle w:val="af"/>
                <w:noProof/>
              </w:rPr>
              <w:fldChar w:fldCharType="separate"/>
            </w:r>
            <w:r w:rsidRPr="003914F5">
              <w:rPr>
                <w:rStyle w:val="af"/>
                <w:noProof/>
                <w:lang w:eastAsia="ru-RU"/>
              </w:rPr>
              <w:t xml:space="preserve">2.7.2. Общие </w:t>
            </w:r>
            <w:r w:rsidRPr="003914F5">
              <w:rPr>
                <w:rStyle w:val="af"/>
                <w:noProof/>
              </w:rPr>
              <w:t>требования</w:t>
            </w:r>
            <w:r w:rsidRPr="003914F5">
              <w:rPr>
                <w:rStyle w:val="af"/>
                <w:noProof/>
                <w:lang w:eastAsia="ru-RU"/>
              </w:rPr>
              <w:t xml:space="preserve"> к приемке работы</w:t>
            </w:r>
            <w:r>
              <w:rPr>
                <w:noProof/>
                <w:webHidden/>
              </w:rPr>
              <w:tab/>
            </w:r>
            <w:r>
              <w:rPr>
                <w:noProof/>
                <w:webHidden/>
              </w:rPr>
              <w:fldChar w:fldCharType="begin"/>
            </w:r>
            <w:r>
              <w:rPr>
                <w:noProof/>
                <w:webHidden/>
              </w:rPr>
              <w:instrText xml:space="preserve"> PAGEREF _Toc74867062 \h </w:instrText>
            </w:r>
          </w:ins>
          <w:r>
            <w:rPr>
              <w:noProof/>
              <w:webHidden/>
            </w:rPr>
          </w:r>
          <w:r>
            <w:rPr>
              <w:noProof/>
              <w:webHidden/>
            </w:rPr>
            <w:fldChar w:fldCharType="separate"/>
          </w:r>
          <w:ins w:id="255" w:author="Evgeny Sukharev" w:date="2021-06-18T15:43:00Z">
            <w:r w:rsidR="00247CA3">
              <w:rPr>
                <w:noProof/>
                <w:webHidden/>
              </w:rPr>
              <w:t>30</w:t>
            </w:r>
          </w:ins>
          <w:ins w:id="256" w:author="Evgeny Sukharev" w:date="2021-06-18T00:03:00Z">
            <w:r>
              <w:rPr>
                <w:noProof/>
                <w:webHidden/>
              </w:rPr>
              <w:fldChar w:fldCharType="end"/>
            </w:r>
            <w:r w:rsidRPr="003914F5">
              <w:rPr>
                <w:rStyle w:val="af"/>
                <w:noProof/>
              </w:rPr>
              <w:fldChar w:fldCharType="end"/>
            </w:r>
          </w:ins>
        </w:p>
        <w:p w14:paraId="6E45E8AD" w14:textId="62BC429F" w:rsidR="00717A4D" w:rsidRDefault="00717A4D">
          <w:pPr>
            <w:pStyle w:val="12"/>
            <w:rPr>
              <w:ins w:id="257" w:author="Evgeny Sukharev" w:date="2021-06-18T00:03:00Z"/>
              <w:rFonts w:asciiTheme="minorHAnsi" w:eastAsiaTheme="minorEastAsia" w:hAnsiTheme="minorHAnsi"/>
              <w:noProof/>
              <w:sz w:val="22"/>
              <w:lang w:eastAsia="ru-RU"/>
            </w:rPr>
          </w:pPr>
          <w:ins w:id="25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"_Toc74867063"</w:instrText>
            </w:r>
            <w:r w:rsidRPr="003914F5">
              <w:rPr>
                <w:rStyle w:val="af"/>
                <w:noProof/>
              </w:rPr>
              <w:instrText xml:space="preserve"> </w:instrText>
            </w:r>
            <w:r w:rsidRPr="003914F5">
              <w:rPr>
                <w:rStyle w:val="af"/>
                <w:noProof/>
              </w:rPr>
              <w:fldChar w:fldCharType="separate"/>
            </w:r>
            <w:r w:rsidRPr="003914F5">
              <w:rPr>
                <w:rStyle w:val="af"/>
                <w:noProof/>
              </w:rPr>
              <w:t>3. ЭКОНОМИЧЕСКИЙ АНАЛИЗ</w:t>
            </w:r>
            <w:r>
              <w:rPr>
                <w:noProof/>
                <w:webHidden/>
              </w:rPr>
              <w:tab/>
            </w:r>
            <w:r>
              <w:rPr>
                <w:noProof/>
                <w:webHidden/>
              </w:rPr>
              <w:fldChar w:fldCharType="begin"/>
            </w:r>
            <w:r>
              <w:rPr>
                <w:noProof/>
                <w:webHidden/>
              </w:rPr>
              <w:instrText xml:space="preserve"> PAGEREF _Toc74867063 \h </w:instrText>
            </w:r>
          </w:ins>
          <w:r>
            <w:rPr>
              <w:noProof/>
              <w:webHidden/>
            </w:rPr>
          </w:r>
          <w:r>
            <w:rPr>
              <w:noProof/>
              <w:webHidden/>
            </w:rPr>
            <w:fldChar w:fldCharType="separate"/>
          </w:r>
          <w:ins w:id="259" w:author="Evgeny Sukharev" w:date="2021-06-18T15:43:00Z">
            <w:r w:rsidR="00247CA3">
              <w:rPr>
                <w:noProof/>
                <w:webHidden/>
              </w:rPr>
              <w:t>32</w:t>
            </w:r>
          </w:ins>
          <w:ins w:id="260" w:author="Evgeny Sukharev" w:date="2021-06-18T00:03:00Z">
            <w:r>
              <w:rPr>
                <w:noProof/>
                <w:webHidden/>
              </w:rPr>
              <w:fldChar w:fldCharType="end"/>
            </w:r>
            <w:r w:rsidRPr="003914F5">
              <w:rPr>
                <w:rStyle w:val="af"/>
                <w:noProof/>
              </w:rPr>
              <w:fldChar w:fldCharType="end"/>
            </w:r>
          </w:ins>
        </w:p>
        <w:p w14:paraId="0AFC1582" w14:textId="2CDC0C05" w:rsidR="00717A4D" w:rsidRDefault="00717A4D">
          <w:pPr>
            <w:pStyle w:val="12"/>
            <w:rPr>
              <w:ins w:id="261" w:author="Evgeny Sukharev" w:date="2021-06-18T00:03:00Z"/>
              <w:rFonts w:asciiTheme="minorHAnsi" w:eastAsiaTheme="minorEastAsia" w:hAnsiTheme="minorHAnsi"/>
              <w:noProof/>
              <w:sz w:val="22"/>
              <w:lang w:eastAsia="ru-RU"/>
            </w:rPr>
          </w:pPr>
          <w:ins w:id="26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"_Toc74867064"</w:instrText>
            </w:r>
            <w:r w:rsidRPr="003914F5">
              <w:rPr>
                <w:rStyle w:val="af"/>
                <w:noProof/>
              </w:rPr>
              <w:instrText xml:space="preserve"> </w:instrText>
            </w:r>
            <w:r w:rsidRPr="003914F5">
              <w:rPr>
                <w:rStyle w:val="af"/>
                <w:noProof/>
              </w:rPr>
              <w:fldChar w:fldCharType="separate"/>
            </w:r>
            <w:r w:rsidRPr="003914F5">
              <w:rPr>
                <w:rStyle w:val="af"/>
                <w:noProof/>
              </w:rPr>
              <w:t>4. ПРОЕКТИРОВАНИЕ ПРОГРАММНОГО КОМПЛЕКСА</w:t>
            </w:r>
            <w:r>
              <w:rPr>
                <w:noProof/>
                <w:webHidden/>
              </w:rPr>
              <w:tab/>
            </w:r>
            <w:r>
              <w:rPr>
                <w:noProof/>
                <w:webHidden/>
              </w:rPr>
              <w:fldChar w:fldCharType="begin"/>
            </w:r>
            <w:r>
              <w:rPr>
                <w:noProof/>
                <w:webHidden/>
              </w:rPr>
              <w:instrText xml:space="preserve"> PAGEREF _Toc74867064 \h </w:instrText>
            </w:r>
          </w:ins>
          <w:r>
            <w:rPr>
              <w:noProof/>
              <w:webHidden/>
            </w:rPr>
          </w:r>
          <w:r>
            <w:rPr>
              <w:noProof/>
              <w:webHidden/>
            </w:rPr>
            <w:fldChar w:fldCharType="separate"/>
          </w:r>
          <w:ins w:id="263" w:author="Evgeny Sukharev" w:date="2021-06-18T15:43:00Z">
            <w:r w:rsidR="00247CA3">
              <w:rPr>
                <w:noProof/>
                <w:webHidden/>
              </w:rPr>
              <w:t>34</w:t>
            </w:r>
          </w:ins>
          <w:ins w:id="264" w:author="Evgeny Sukharev" w:date="2021-06-18T00:03:00Z">
            <w:r>
              <w:rPr>
                <w:noProof/>
                <w:webHidden/>
              </w:rPr>
              <w:fldChar w:fldCharType="end"/>
            </w:r>
            <w:r w:rsidRPr="003914F5">
              <w:rPr>
                <w:rStyle w:val="af"/>
                <w:noProof/>
              </w:rPr>
              <w:fldChar w:fldCharType="end"/>
            </w:r>
          </w:ins>
        </w:p>
        <w:p w14:paraId="03D1DBFF" w14:textId="13125ADD" w:rsidR="00717A4D" w:rsidRDefault="00717A4D">
          <w:pPr>
            <w:pStyle w:val="21"/>
            <w:rPr>
              <w:ins w:id="265" w:author="Evgeny Sukharev" w:date="2021-06-18T00:03:00Z"/>
              <w:rFonts w:asciiTheme="minorHAnsi" w:eastAsiaTheme="minorEastAsia" w:hAnsiTheme="minorHAnsi"/>
              <w:noProof/>
              <w:sz w:val="22"/>
              <w:lang w:eastAsia="ru-RU"/>
            </w:rPr>
          </w:pPr>
          <w:ins w:id="26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4.1.</w:t>
            </w:r>
            <w:r w:rsidRPr="003914F5">
              <w:rPr>
                <w:rStyle w:val="af"/>
                <w:noProof/>
              </w:rPr>
              <w:t xml:space="preserve"> Клиентская часть</w:t>
            </w:r>
            <w:r>
              <w:rPr>
                <w:noProof/>
                <w:webHidden/>
              </w:rPr>
              <w:tab/>
            </w:r>
            <w:r>
              <w:rPr>
                <w:noProof/>
                <w:webHidden/>
              </w:rPr>
              <w:fldChar w:fldCharType="begin"/>
            </w:r>
            <w:r>
              <w:rPr>
                <w:noProof/>
                <w:webHidden/>
              </w:rPr>
              <w:instrText xml:space="preserve"> PAGEREF _Toc74867065 \h </w:instrText>
            </w:r>
          </w:ins>
          <w:r>
            <w:rPr>
              <w:noProof/>
              <w:webHidden/>
            </w:rPr>
          </w:r>
          <w:r>
            <w:rPr>
              <w:noProof/>
              <w:webHidden/>
            </w:rPr>
            <w:fldChar w:fldCharType="separate"/>
          </w:r>
          <w:ins w:id="267" w:author="Evgeny Sukharev" w:date="2021-06-18T15:43:00Z">
            <w:r w:rsidR="00247CA3">
              <w:rPr>
                <w:noProof/>
                <w:webHidden/>
              </w:rPr>
              <w:t>34</w:t>
            </w:r>
          </w:ins>
          <w:ins w:id="268" w:author="Evgeny Sukharev" w:date="2021-06-18T00:03:00Z">
            <w:r>
              <w:rPr>
                <w:noProof/>
                <w:webHidden/>
              </w:rPr>
              <w:fldChar w:fldCharType="end"/>
            </w:r>
            <w:r w:rsidRPr="003914F5">
              <w:rPr>
                <w:rStyle w:val="af"/>
                <w:noProof/>
              </w:rPr>
              <w:fldChar w:fldCharType="end"/>
            </w:r>
          </w:ins>
        </w:p>
        <w:p w14:paraId="24F168DB" w14:textId="76D47D4C" w:rsidR="00717A4D" w:rsidRDefault="00717A4D">
          <w:pPr>
            <w:pStyle w:val="21"/>
            <w:rPr>
              <w:ins w:id="269" w:author="Evgeny Sukharev" w:date="2021-06-18T00:03:00Z"/>
              <w:rFonts w:asciiTheme="minorHAnsi" w:eastAsiaTheme="minorEastAsia" w:hAnsiTheme="minorHAnsi"/>
              <w:noProof/>
              <w:sz w:val="22"/>
              <w:lang w:eastAsia="ru-RU"/>
            </w:rPr>
          </w:pPr>
          <w:ins w:id="27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4.2.</w:t>
            </w:r>
            <w:r w:rsidRPr="003914F5">
              <w:rPr>
                <w:rStyle w:val="af"/>
                <w:noProof/>
              </w:rPr>
              <w:t xml:space="preserve"> Серверная часть</w:t>
            </w:r>
            <w:r>
              <w:rPr>
                <w:noProof/>
                <w:webHidden/>
              </w:rPr>
              <w:tab/>
            </w:r>
            <w:r>
              <w:rPr>
                <w:noProof/>
                <w:webHidden/>
              </w:rPr>
              <w:fldChar w:fldCharType="begin"/>
            </w:r>
            <w:r>
              <w:rPr>
                <w:noProof/>
                <w:webHidden/>
              </w:rPr>
              <w:instrText xml:space="preserve"> PAGEREF _Toc74867066 \h </w:instrText>
            </w:r>
          </w:ins>
          <w:r>
            <w:rPr>
              <w:noProof/>
              <w:webHidden/>
            </w:rPr>
          </w:r>
          <w:r>
            <w:rPr>
              <w:noProof/>
              <w:webHidden/>
            </w:rPr>
            <w:fldChar w:fldCharType="separate"/>
          </w:r>
          <w:ins w:id="271" w:author="Evgeny Sukharev" w:date="2021-06-18T15:43:00Z">
            <w:r w:rsidR="00247CA3">
              <w:rPr>
                <w:noProof/>
                <w:webHidden/>
              </w:rPr>
              <w:t>34</w:t>
            </w:r>
          </w:ins>
          <w:ins w:id="272" w:author="Evgeny Sukharev" w:date="2021-06-18T00:03:00Z">
            <w:r>
              <w:rPr>
                <w:noProof/>
                <w:webHidden/>
              </w:rPr>
              <w:fldChar w:fldCharType="end"/>
            </w:r>
            <w:r w:rsidRPr="003914F5">
              <w:rPr>
                <w:rStyle w:val="af"/>
                <w:noProof/>
              </w:rPr>
              <w:fldChar w:fldCharType="end"/>
            </w:r>
          </w:ins>
        </w:p>
        <w:p w14:paraId="5C505B45" w14:textId="0154DF43" w:rsidR="00717A4D" w:rsidRDefault="00717A4D">
          <w:pPr>
            <w:pStyle w:val="21"/>
            <w:rPr>
              <w:ins w:id="273" w:author="Evgeny Sukharev" w:date="2021-06-18T00:03:00Z"/>
              <w:rFonts w:asciiTheme="minorHAnsi" w:eastAsiaTheme="minorEastAsia" w:hAnsiTheme="minorHAnsi"/>
              <w:noProof/>
              <w:sz w:val="22"/>
              <w:lang w:eastAsia="ru-RU"/>
            </w:rPr>
          </w:pPr>
          <w:ins w:id="27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4.3.</w:t>
            </w:r>
            <w:r w:rsidRPr="003914F5">
              <w:rPr>
                <w:rStyle w:val="af"/>
                <w:noProof/>
              </w:rPr>
              <w:t xml:space="preserve"> Модель данных</w:t>
            </w:r>
            <w:r>
              <w:rPr>
                <w:noProof/>
                <w:webHidden/>
              </w:rPr>
              <w:tab/>
            </w:r>
            <w:r>
              <w:rPr>
                <w:noProof/>
                <w:webHidden/>
              </w:rPr>
              <w:fldChar w:fldCharType="begin"/>
            </w:r>
            <w:r>
              <w:rPr>
                <w:noProof/>
                <w:webHidden/>
              </w:rPr>
              <w:instrText xml:space="preserve"> PAGEREF _Toc74867067 \h </w:instrText>
            </w:r>
          </w:ins>
          <w:r>
            <w:rPr>
              <w:noProof/>
              <w:webHidden/>
            </w:rPr>
          </w:r>
          <w:r>
            <w:rPr>
              <w:noProof/>
              <w:webHidden/>
            </w:rPr>
            <w:fldChar w:fldCharType="separate"/>
          </w:r>
          <w:ins w:id="275" w:author="Evgeny Sukharev" w:date="2021-06-18T15:43:00Z">
            <w:r w:rsidR="00247CA3">
              <w:rPr>
                <w:noProof/>
                <w:webHidden/>
              </w:rPr>
              <w:t>36</w:t>
            </w:r>
          </w:ins>
          <w:ins w:id="276" w:author="Evgeny Sukharev" w:date="2021-06-18T00:03:00Z">
            <w:r>
              <w:rPr>
                <w:noProof/>
                <w:webHidden/>
              </w:rPr>
              <w:fldChar w:fldCharType="end"/>
            </w:r>
            <w:r w:rsidRPr="003914F5">
              <w:rPr>
                <w:rStyle w:val="af"/>
                <w:noProof/>
              </w:rPr>
              <w:fldChar w:fldCharType="end"/>
            </w:r>
          </w:ins>
        </w:p>
        <w:p w14:paraId="11CA4B5F" w14:textId="6866BC3A" w:rsidR="00717A4D" w:rsidRDefault="00717A4D">
          <w:pPr>
            <w:pStyle w:val="21"/>
            <w:rPr>
              <w:ins w:id="277" w:author="Evgeny Sukharev" w:date="2021-06-18T00:03:00Z"/>
              <w:rFonts w:asciiTheme="minorHAnsi" w:eastAsiaTheme="minorEastAsia" w:hAnsiTheme="minorHAnsi"/>
              <w:noProof/>
              <w:sz w:val="22"/>
              <w:lang w:eastAsia="ru-RU"/>
            </w:rPr>
          </w:pPr>
          <w:ins w:id="27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"_Toc74867068"</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4.4.</w:t>
            </w:r>
            <w:r w:rsidRPr="003914F5">
              <w:rPr>
                <w:rStyle w:val="af"/>
                <w:noProof/>
              </w:rPr>
              <w:t xml:space="preserve"> Низкоуровневое проектирование</w:t>
            </w:r>
            <w:r>
              <w:rPr>
                <w:noProof/>
                <w:webHidden/>
              </w:rPr>
              <w:tab/>
            </w:r>
            <w:r>
              <w:rPr>
                <w:noProof/>
                <w:webHidden/>
              </w:rPr>
              <w:fldChar w:fldCharType="begin"/>
            </w:r>
            <w:r>
              <w:rPr>
                <w:noProof/>
                <w:webHidden/>
              </w:rPr>
              <w:instrText xml:space="preserve"> PAGEREF _Toc74867068 \h </w:instrText>
            </w:r>
          </w:ins>
          <w:r>
            <w:rPr>
              <w:noProof/>
              <w:webHidden/>
            </w:rPr>
          </w:r>
          <w:r>
            <w:rPr>
              <w:noProof/>
              <w:webHidden/>
            </w:rPr>
            <w:fldChar w:fldCharType="separate"/>
          </w:r>
          <w:ins w:id="279" w:author="Evgeny Sukharev" w:date="2021-06-18T15:43:00Z">
            <w:r w:rsidR="00247CA3">
              <w:rPr>
                <w:noProof/>
                <w:webHidden/>
              </w:rPr>
              <w:t>37</w:t>
            </w:r>
          </w:ins>
          <w:ins w:id="280" w:author="Evgeny Sukharev" w:date="2021-06-18T00:03:00Z">
            <w:r>
              <w:rPr>
                <w:noProof/>
                <w:webHidden/>
              </w:rPr>
              <w:fldChar w:fldCharType="end"/>
            </w:r>
            <w:r w:rsidRPr="003914F5">
              <w:rPr>
                <w:rStyle w:val="af"/>
                <w:noProof/>
              </w:rPr>
              <w:fldChar w:fldCharType="end"/>
            </w:r>
          </w:ins>
        </w:p>
        <w:p w14:paraId="18BA452B" w14:textId="3AE75F5A" w:rsidR="00717A4D" w:rsidRDefault="00717A4D">
          <w:pPr>
            <w:pStyle w:val="32"/>
            <w:rPr>
              <w:ins w:id="281" w:author="Evgeny Sukharev" w:date="2021-06-18T00:03:00Z"/>
              <w:rFonts w:asciiTheme="minorHAnsi" w:eastAsiaTheme="minorEastAsia" w:hAnsiTheme="minorHAnsi"/>
              <w:noProof/>
              <w:sz w:val="22"/>
              <w:lang w:eastAsia="ru-RU"/>
            </w:rPr>
          </w:pPr>
          <w:ins w:id="28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"_Toc74867069"</w:instrText>
            </w:r>
            <w:r w:rsidRPr="003914F5">
              <w:rPr>
                <w:rStyle w:val="af"/>
                <w:noProof/>
              </w:rPr>
              <w:instrText xml:space="preserve"> </w:instrText>
            </w:r>
            <w:r w:rsidRPr="003914F5">
              <w:rPr>
                <w:rStyle w:val="af"/>
                <w:noProof/>
              </w:rPr>
              <w:fldChar w:fldCharType="separate"/>
            </w:r>
            <w:r w:rsidRPr="003914F5">
              <w:rPr>
                <w:rStyle w:val="af"/>
                <w:noProof/>
              </w:rPr>
              <w:t xml:space="preserve">4.4.1. </w:t>
            </w:r>
            <w:r w:rsidRPr="003914F5">
              <w:rPr>
                <w:rStyle w:val="af"/>
                <w:noProof/>
                <w:lang w:val="en-US"/>
              </w:rPr>
              <w:t>ER-</w:t>
            </w:r>
            <w:r w:rsidRPr="003914F5">
              <w:rPr>
                <w:rStyle w:val="af"/>
                <w:noProof/>
              </w:rPr>
              <w:t>диаграмма</w:t>
            </w:r>
            <w:r>
              <w:rPr>
                <w:noProof/>
                <w:webHidden/>
              </w:rPr>
              <w:tab/>
            </w:r>
            <w:r>
              <w:rPr>
                <w:noProof/>
                <w:webHidden/>
              </w:rPr>
              <w:fldChar w:fldCharType="begin"/>
            </w:r>
            <w:r>
              <w:rPr>
                <w:noProof/>
                <w:webHidden/>
              </w:rPr>
              <w:instrText xml:space="preserve"> PAGEREF _Toc74867069 \h </w:instrText>
            </w:r>
          </w:ins>
          <w:r>
            <w:rPr>
              <w:noProof/>
              <w:webHidden/>
            </w:rPr>
          </w:r>
          <w:r>
            <w:rPr>
              <w:noProof/>
              <w:webHidden/>
            </w:rPr>
            <w:fldChar w:fldCharType="separate"/>
          </w:r>
          <w:ins w:id="283" w:author="Evgeny Sukharev" w:date="2021-06-18T15:43:00Z">
            <w:r w:rsidR="00247CA3">
              <w:rPr>
                <w:noProof/>
                <w:webHidden/>
              </w:rPr>
              <w:t>37</w:t>
            </w:r>
          </w:ins>
          <w:ins w:id="284" w:author="Evgeny Sukharev" w:date="2021-06-18T00:03:00Z">
            <w:r>
              <w:rPr>
                <w:noProof/>
                <w:webHidden/>
              </w:rPr>
              <w:fldChar w:fldCharType="end"/>
            </w:r>
            <w:r w:rsidRPr="003914F5">
              <w:rPr>
                <w:rStyle w:val="af"/>
                <w:noProof/>
              </w:rPr>
              <w:fldChar w:fldCharType="end"/>
            </w:r>
          </w:ins>
        </w:p>
        <w:p w14:paraId="3CFC4B4D" w14:textId="4D3ABA57" w:rsidR="00717A4D" w:rsidRDefault="00717A4D">
          <w:pPr>
            <w:pStyle w:val="32"/>
            <w:rPr>
              <w:ins w:id="285" w:author="Evgeny Sukharev" w:date="2021-06-18T00:03:00Z"/>
              <w:rFonts w:asciiTheme="minorHAnsi" w:eastAsiaTheme="minorEastAsia" w:hAnsiTheme="minorHAnsi"/>
              <w:noProof/>
              <w:sz w:val="22"/>
              <w:lang w:eastAsia="ru-RU"/>
            </w:rPr>
          </w:pPr>
          <w:ins w:id="28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"_Toc74867070"</w:instrText>
            </w:r>
            <w:r w:rsidRPr="003914F5">
              <w:rPr>
                <w:rStyle w:val="af"/>
                <w:noProof/>
              </w:rPr>
              <w:instrText xml:space="preserve"> </w:instrText>
            </w:r>
            <w:r w:rsidRPr="003914F5">
              <w:rPr>
                <w:rStyle w:val="af"/>
                <w:noProof/>
              </w:rPr>
              <w:fldChar w:fldCharType="separate"/>
            </w:r>
            <w:r w:rsidRPr="003914F5">
              <w:rPr>
                <w:rStyle w:val="af"/>
                <w:noProof/>
              </w:rPr>
              <w:t>4.4.2.</w:t>
            </w:r>
            <w:r>
              <w:rPr>
                <w:rFonts w:asciiTheme="minorHAnsi" w:eastAsiaTheme="minorEastAsia" w:hAnsiTheme="minorHAnsi"/>
                <w:noProof/>
                <w:sz w:val="22"/>
                <w:lang w:eastAsia="ru-RU"/>
              </w:rPr>
              <w:t xml:space="preserve"> </w:t>
            </w:r>
            <w:r w:rsidRPr="003914F5">
              <w:rPr>
                <w:rStyle w:val="af"/>
                <w:noProof/>
              </w:rPr>
              <w:t>Диаграмма потоков данных</w:t>
            </w:r>
            <w:r>
              <w:rPr>
                <w:noProof/>
                <w:webHidden/>
              </w:rPr>
              <w:tab/>
            </w:r>
            <w:r>
              <w:rPr>
                <w:noProof/>
                <w:webHidden/>
              </w:rPr>
              <w:fldChar w:fldCharType="begin"/>
            </w:r>
            <w:r>
              <w:rPr>
                <w:noProof/>
                <w:webHidden/>
              </w:rPr>
              <w:instrText xml:space="preserve"> PAGEREF _Toc74867070 \h </w:instrText>
            </w:r>
          </w:ins>
          <w:r>
            <w:rPr>
              <w:noProof/>
              <w:webHidden/>
            </w:rPr>
          </w:r>
          <w:r>
            <w:rPr>
              <w:noProof/>
              <w:webHidden/>
            </w:rPr>
            <w:fldChar w:fldCharType="separate"/>
          </w:r>
          <w:ins w:id="287" w:author="Evgeny Sukharev" w:date="2021-06-18T15:43:00Z">
            <w:r w:rsidR="00247CA3">
              <w:rPr>
                <w:noProof/>
                <w:webHidden/>
              </w:rPr>
              <w:t>40</w:t>
            </w:r>
          </w:ins>
          <w:ins w:id="288" w:author="Evgeny Sukharev" w:date="2021-06-18T00:03:00Z">
            <w:r>
              <w:rPr>
                <w:noProof/>
                <w:webHidden/>
              </w:rPr>
              <w:fldChar w:fldCharType="end"/>
            </w:r>
            <w:r w:rsidRPr="003914F5">
              <w:rPr>
                <w:rStyle w:val="af"/>
                <w:noProof/>
              </w:rPr>
              <w:fldChar w:fldCharType="end"/>
            </w:r>
          </w:ins>
        </w:p>
        <w:p w14:paraId="35E1AA28" w14:textId="0EE7B0A0" w:rsidR="00717A4D" w:rsidRDefault="00717A4D">
          <w:pPr>
            <w:pStyle w:val="32"/>
            <w:rPr>
              <w:ins w:id="289" w:author="Evgeny Sukharev" w:date="2021-06-18T00:03:00Z"/>
              <w:rFonts w:asciiTheme="minorHAnsi" w:eastAsiaTheme="minorEastAsia" w:hAnsiTheme="minorHAnsi"/>
              <w:noProof/>
              <w:sz w:val="22"/>
              <w:lang w:eastAsia="ru-RU"/>
            </w:rPr>
          </w:pPr>
          <w:ins w:id="29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"_Toc74867071"</w:instrText>
            </w:r>
            <w:r w:rsidRPr="003914F5">
              <w:rPr>
                <w:rStyle w:val="af"/>
                <w:noProof/>
              </w:rPr>
              <w:instrText xml:space="preserve"> </w:instrText>
            </w:r>
            <w:r w:rsidRPr="003914F5">
              <w:rPr>
                <w:rStyle w:val="af"/>
                <w:noProof/>
              </w:rPr>
              <w:fldChar w:fldCharType="separate"/>
            </w:r>
            <w:r w:rsidRPr="003914F5">
              <w:rPr>
                <w:rStyle w:val="af"/>
                <w:noProof/>
              </w:rPr>
              <w:t>4.4.3. Диаграмма классов для службы отправки сообщений</w:t>
            </w:r>
            <w:r>
              <w:rPr>
                <w:noProof/>
                <w:webHidden/>
              </w:rPr>
              <w:tab/>
            </w:r>
            <w:r>
              <w:rPr>
                <w:noProof/>
                <w:webHidden/>
              </w:rPr>
              <w:fldChar w:fldCharType="begin"/>
            </w:r>
            <w:r>
              <w:rPr>
                <w:noProof/>
                <w:webHidden/>
              </w:rPr>
              <w:instrText xml:space="preserve"> PAGEREF _Toc74867071 \h </w:instrText>
            </w:r>
          </w:ins>
          <w:r>
            <w:rPr>
              <w:noProof/>
              <w:webHidden/>
            </w:rPr>
          </w:r>
          <w:r>
            <w:rPr>
              <w:noProof/>
              <w:webHidden/>
            </w:rPr>
            <w:fldChar w:fldCharType="separate"/>
          </w:r>
          <w:ins w:id="291" w:author="Evgeny Sukharev" w:date="2021-06-18T15:43:00Z">
            <w:r w:rsidR="00247CA3">
              <w:rPr>
                <w:noProof/>
                <w:webHidden/>
              </w:rPr>
              <w:t>44</w:t>
            </w:r>
          </w:ins>
          <w:ins w:id="292" w:author="Evgeny Sukharev" w:date="2021-06-18T00:03:00Z">
            <w:r>
              <w:rPr>
                <w:noProof/>
                <w:webHidden/>
              </w:rPr>
              <w:fldChar w:fldCharType="end"/>
            </w:r>
            <w:r w:rsidRPr="003914F5">
              <w:rPr>
                <w:rStyle w:val="af"/>
                <w:noProof/>
              </w:rPr>
              <w:fldChar w:fldCharType="end"/>
            </w:r>
          </w:ins>
        </w:p>
        <w:p w14:paraId="2D498A90" w14:textId="7A70E971" w:rsidR="00717A4D" w:rsidRDefault="00717A4D">
          <w:pPr>
            <w:pStyle w:val="21"/>
            <w:rPr>
              <w:ins w:id="293" w:author="Evgeny Sukharev" w:date="2021-06-18T00:03:00Z"/>
              <w:rFonts w:asciiTheme="minorHAnsi" w:eastAsiaTheme="minorEastAsia" w:hAnsiTheme="minorHAnsi"/>
              <w:noProof/>
              <w:sz w:val="22"/>
              <w:lang w:eastAsia="ru-RU"/>
            </w:rPr>
          </w:pPr>
          <w:ins w:id="29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"_Toc74867072"</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4.5.</w:t>
            </w:r>
            <w:r w:rsidRPr="003914F5">
              <w:rPr>
                <w:rStyle w:val="af"/>
                <w:noProof/>
              </w:rPr>
              <w:t xml:space="preserve"> Проектирование интерфейса</w:t>
            </w:r>
            <w:r>
              <w:rPr>
                <w:noProof/>
                <w:webHidden/>
              </w:rPr>
              <w:tab/>
            </w:r>
            <w:r>
              <w:rPr>
                <w:noProof/>
                <w:webHidden/>
              </w:rPr>
              <w:fldChar w:fldCharType="begin"/>
            </w:r>
            <w:r>
              <w:rPr>
                <w:noProof/>
                <w:webHidden/>
              </w:rPr>
              <w:instrText xml:space="preserve"> PAGEREF _Toc74867072 \h </w:instrText>
            </w:r>
          </w:ins>
          <w:r>
            <w:rPr>
              <w:noProof/>
              <w:webHidden/>
            </w:rPr>
          </w:r>
          <w:r>
            <w:rPr>
              <w:noProof/>
              <w:webHidden/>
            </w:rPr>
            <w:fldChar w:fldCharType="separate"/>
          </w:r>
          <w:ins w:id="295" w:author="Evgeny Sukharev" w:date="2021-06-18T15:43:00Z">
            <w:r w:rsidR="00247CA3">
              <w:rPr>
                <w:noProof/>
                <w:webHidden/>
              </w:rPr>
              <w:t>44</w:t>
            </w:r>
          </w:ins>
          <w:ins w:id="296" w:author="Evgeny Sukharev" w:date="2021-06-18T00:03:00Z">
            <w:r>
              <w:rPr>
                <w:noProof/>
                <w:webHidden/>
              </w:rPr>
              <w:fldChar w:fldCharType="end"/>
            </w:r>
            <w:r w:rsidRPr="003914F5">
              <w:rPr>
                <w:rStyle w:val="af"/>
                <w:noProof/>
              </w:rPr>
              <w:fldChar w:fldCharType="end"/>
            </w:r>
          </w:ins>
        </w:p>
        <w:p w14:paraId="79557B78" w14:textId="3A5627CB" w:rsidR="00717A4D" w:rsidRDefault="00717A4D">
          <w:pPr>
            <w:pStyle w:val="21"/>
            <w:rPr>
              <w:ins w:id="297" w:author="Evgeny Sukharev" w:date="2021-06-18T00:03:00Z"/>
              <w:rFonts w:asciiTheme="minorHAnsi" w:eastAsiaTheme="minorEastAsia" w:hAnsiTheme="minorHAnsi"/>
              <w:noProof/>
              <w:sz w:val="22"/>
              <w:lang w:eastAsia="ru-RU"/>
            </w:rPr>
          </w:pPr>
          <w:ins w:id="29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"_Toc74867073"</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4.6.</w:t>
            </w:r>
            <w:r w:rsidRPr="003914F5">
              <w:rPr>
                <w:rStyle w:val="af"/>
                <w:noProof/>
              </w:rPr>
              <w:t xml:space="preserve"> Проектирование системы балансировки нагрузки</w:t>
            </w:r>
            <w:r>
              <w:rPr>
                <w:noProof/>
                <w:webHidden/>
              </w:rPr>
              <w:tab/>
            </w:r>
            <w:r>
              <w:rPr>
                <w:noProof/>
                <w:webHidden/>
              </w:rPr>
              <w:fldChar w:fldCharType="begin"/>
            </w:r>
            <w:r>
              <w:rPr>
                <w:noProof/>
                <w:webHidden/>
              </w:rPr>
              <w:instrText xml:space="preserve"> PAGEREF _Toc74867073 \h </w:instrText>
            </w:r>
          </w:ins>
          <w:r>
            <w:rPr>
              <w:noProof/>
              <w:webHidden/>
            </w:rPr>
          </w:r>
          <w:r>
            <w:rPr>
              <w:noProof/>
              <w:webHidden/>
            </w:rPr>
            <w:fldChar w:fldCharType="separate"/>
          </w:r>
          <w:ins w:id="299" w:author="Evgeny Sukharev" w:date="2021-06-18T15:43:00Z">
            <w:r w:rsidR="00247CA3">
              <w:rPr>
                <w:noProof/>
                <w:webHidden/>
              </w:rPr>
              <w:t>48</w:t>
            </w:r>
          </w:ins>
          <w:ins w:id="300" w:author="Evgeny Sukharev" w:date="2021-06-18T00:03:00Z">
            <w:r>
              <w:rPr>
                <w:noProof/>
                <w:webHidden/>
              </w:rPr>
              <w:fldChar w:fldCharType="end"/>
            </w:r>
            <w:r w:rsidRPr="003914F5">
              <w:rPr>
                <w:rStyle w:val="af"/>
                <w:noProof/>
              </w:rPr>
              <w:fldChar w:fldCharType="end"/>
            </w:r>
          </w:ins>
        </w:p>
        <w:p w14:paraId="5F6E9D88" w14:textId="685AD2B9" w:rsidR="00717A4D" w:rsidRDefault="00717A4D">
          <w:pPr>
            <w:pStyle w:val="12"/>
            <w:rPr>
              <w:ins w:id="301" w:author="Evgeny Sukharev" w:date="2021-06-18T00:03:00Z"/>
              <w:rFonts w:asciiTheme="minorHAnsi" w:eastAsiaTheme="minorEastAsia" w:hAnsiTheme="minorHAnsi"/>
              <w:noProof/>
              <w:sz w:val="22"/>
              <w:lang w:eastAsia="ru-RU"/>
            </w:rPr>
          </w:pPr>
          <w:ins w:id="30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"_Toc74867074"</w:instrText>
            </w:r>
            <w:r w:rsidRPr="003914F5">
              <w:rPr>
                <w:rStyle w:val="af"/>
                <w:noProof/>
              </w:rPr>
              <w:instrText xml:space="preserve"> </w:instrText>
            </w:r>
            <w:r w:rsidRPr="003914F5">
              <w:rPr>
                <w:rStyle w:val="af"/>
                <w:noProof/>
              </w:rPr>
              <w:fldChar w:fldCharType="separate"/>
            </w:r>
            <w:r w:rsidRPr="003914F5">
              <w:rPr>
                <w:rStyle w:val="af"/>
                <w:noProof/>
              </w:rPr>
              <w:t>5. ТЕСТИРОВАНИЕ ПРОГРАММНОГО КОМПЛЕКСА</w:t>
            </w:r>
            <w:r>
              <w:rPr>
                <w:noProof/>
                <w:webHidden/>
              </w:rPr>
              <w:tab/>
            </w:r>
            <w:r>
              <w:rPr>
                <w:noProof/>
                <w:webHidden/>
              </w:rPr>
              <w:fldChar w:fldCharType="begin"/>
            </w:r>
            <w:r>
              <w:rPr>
                <w:noProof/>
                <w:webHidden/>
              </w:rPr>
              <w:instrText xml:space="preserve"> PAGEREF _Toc74867074 \h </w:instrText>
            </w:r>
          </w:ins>
          <w:r>
            <w:rPr>
              <w:noProof/>
              <w:webHidden/>
            </w:rPr>
          </w:r>
          <w:r>
            <w:rPr>
              <w:noProof/>
              <w:webHidden/>
            </w:rPr>
            <w:fldChar w:fldCharType="separate"/>
          </w:r>
          <w:ins w:id="303" w:author="Evgeny Sukharev" w:date="2021-06-18T15:43:00Z">
            <w:r w:rsidR="00247CA3">
              <w:rPr>
                <w:noProof/>
                <w:webHidden/>
              </w:rPr>
              <w:t>50</w:t>
            </w:r>
          </w:ins>
          <w:ins w:id="304" w:author="Evgeny Sukharev" w:date="2021-06-18T00:03:00Z">
            <w:r>
              <w:rPr>
                <w:noProof/>
                <w:webHidden/>
              </w:rPr>
              <w:fldChar w:fldCharType="end"/>
            </w:r>
            <w:r w:rsidRPr="003914F5">
              <w:rPr>
                <w:rStyle w:val="af"/>
                <w:noProof/>
              </w:rPr>
              <w:fldChar w:fldCharType="end"/>
            </w:r>
          </w:ins>
        </w:p>
        <w:p w14:paraId="319E5CD3" w14:textId="29CE7D55" w:rsidR="00717A4D" w:rsidRDefault="00717A4D">
          <w:pPr>
            <w:pStyle w:val="21"/>
            <w:rPr>
              <w:ins w:id="305" w:author="Evgeny Sukharev" w:date="2021-06-18T00:03:00Z"/>
              <w:rFonts w:asciiTheme="minorHAnsi" w:eastAsiaTheme="minorEastAsia" w:hAnsiTheme="minorHAnsi"/>
              <w:noProof/>
              <w:sz w:val="22"/>
              <w:lang w:eastAsia="ru-RU"/>
            </w:rPr>
          </w:pPr>
          <w:ins w:id="30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"_Toc74867075"</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5.1.</w:t>
            </w:r>
            <w:r w:rsidRPr="003914F5">
              <w:rPr>
                <w:rStyle w:val="af"/>
                <w:noProof/>
              </w:rPr>
              <w:t xml:space="preserve"> Тестирование </w:t>
            </w:r>
            <w:r w:rsidRPr="003914F5">
              <w:rPr>
                <w:rStyle w:val="af"/>
                <w:noProof/>
                <w:lang w:val="en-US"/>
              </w:rPr>
              <w:t>Web</w:t>
            </w:r>
            <w:r w:rsidRPr="003914F5">
              <w:rPr>
                <w:rStyle w:val="af"/>
                <w:noProof/>
              </w:rPr>
              <w:t xml:space="preserve"> </w:t>
            </w:r>
            <w:r w:rsidRPr="003914F5">
              <w:rPr>
                <w:rStyle w:val="af"/>
                <w:noProof/>
                <w:lang w:val="en-US"/>
              </w:rPr>
              <w:t>API</w:t>
            </w:r>
            <w:r w:rsidRPr="003914F5">
              <w:rPr>
                <w:rStyle w:val="af"/>
                <w:noProof/>
              </w:rPr>
              <w:t xml:space="preserve"> методом черного ящика</w:t>
            </w:r>
            <w:r>
              <w:rPr>
                <w:noProof/>
                <w:webHidden/>
              </w:rPr>
              <w:tab/>
            </w:r>
            <w:r>
              <w:rPr>
                <w:noProof/>
                <w:webHidden/>
              </w:rPr>
              <w:fldChar w:fldCharType="begin"/>
            </w:r>
            <w:r>
              <w:rPr>
                <w:noProof/>
                <w:webHidden/>
              </w:rPr>
              <w:instrText xml:space="preserve"> PAGEREF _Toc74867075 \h </w:instrText>
            </w:r>
          </w:ins>
          <w:r>
            <w:rPr>
              <w:noProof/>
              <w:webHidden/>
            </w:rPr>
          </w:r>
          <w:r>
            <w:rPr>
              <w:noProof/>
              <w:webHidden/>
            </w:rPr>
            <w:fldChar w:fldCharType="separate"/>
          </w:r>
          <w:ins w:id="307" w:author="Evgeny Sukharev" w:date="2021-06-18T15:43:00Z">
            <w:r w:rsidR="00247CA3">
              <w:rPr>
                <w:noProof/>
                <w:webHidden/>
              </w:rPr>
              <w:t>50</w:t>
            </w:r>
          </w:ins>
          <w:ins w:id="308" w:author="Evgeny Sukharev" w:date="2021-06-18T00:03:00Z">
            <w:r>
              <w:rPr>
                <w:noProof/>
                <w:webHidden/>
              </w:rPr>
              <w:fldChar w:fldCharType="end"/>
            </w:r>
            <w:r w:rsidRPr="003914F5">
              <w:rPr>
                <w:rStyle w:val="af"/>
                <w:noProof/>
              </w:rPr>
              <w:fldChar w:fldCharType="end"/>
            </w:r>
          </w:ins>
        </w:p>
        <w:p w14:paraId="235BCC24" w14:textId="47BF4BEA" w:rsidR="00717A4D" w:rsidRDefault="00717A4D">
          <w:pPr>
            <w:pStyle w:val="21"/>
            <w:rPr>
              <w:ins w:id="309" w:author="Evgeny Sukharev" w:date="2021-06-18T00:03:00Z"/>
              <w:rFonts w:asciiTheme="minorHAnsi" w:eastAsiaTheme="minorEastAsia" w:hAnsiTheme="minorHAnsi"/>
              <w:noProof/>
              <w:sz w:val="22"/>
              <w:lang w:eastAsia="ru-RU"/>
            </w:rPr>
          </w:pPr>
          <w:ins w:id="31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"_Toc74867076"</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5.2.</w:t>
            </w:r>
            <w:r w:rsidRPr="003914F5">
              <w:rPr>
                <w:rStyle w:val="af"/>
                <w:noProof/>
              </w:rPr>
              <w:t xml:space="preserve"> Модульное тестирование</w:t>
            </w:r>
            <w:r>
              <w:rPr>
                <w:noProof/>
                <w:webHidden/>
              </w:rPr>
              <w:tab/>
            </w:r>
            <w:r>
              <w:rPr>
                <w:noProof/>
                <w:webHidden/>
              </w:rPr>
              <w:fldChar w:fldCharType="begin"/>
            </w:r>
            <w:r>
              <w:rPr>
                <w:noProof/>
                <w:webHidden/>
              </w:rPr>
              <w:instrText xml:space="preserve"> PAGEREF _Toc74867076 \h </w:instrText>
            </w:r>
          </w:ins>
          <w:r>
            <w:rPr>
              <w:noProof/>
              <w:webHidden/>
            </w:rPr>
          </w:r>
          <w:r>
            <w:rPr>
              <w:noProof/>
              <w:webHidden/>
            </w:rPr>
            <w:fldChar w:fldCharType="separate"/>
          </w:r>
          <w:ins w:id="311" w:author="Evgeny Sukharev" w:date="2021-06-18T15:43:00Z">
            <w:r w:rsidR="00247CA3">
              <w:rPr>
                <w:noProof/>
                <w:webHidden/>
              </w:rPr>
              <w:t>53</w:t>
            </w:r>
          </w:ins>
          <w:ins w:id="312" w:author="Evgeny Sukharev" w:date="2021-06-18T00:03:00Z">
            <w:r>
              <w:rPr>
                <w:noProof/>
                <w:webHidden/>
              </w:rPr>
              <w:fldChar w:fldCharType="end"/>
            </w:r>
            <w:r w:rsidRPr="003914F5">
              <w:rPr>
                <w:rStyle w:val="af"/>
                <w:noProof/>
              </w:rPr>
              <w:fldChar w:fldCharType="end"/>
            </w:r>
          </w:ins>
        </w:p>
        <w:p w14:paraId="13B3517B" w14:textId="1AD1534D" w:rsidR="00717A4D" w:rsidRDefault="00717A4D">
          <w:pPr>
            <w:pStyle w:val="21"/>
            <w:rPr>
              <w:ins w:id="313" w:author="Evgeny Sukharev" w:date="2021-06-18T00:03:00Z"/>
              <w:rFonts w:asciiTheme="minorHAnsi" w:eastAsiaTheme="minorEastAsia" w:hAnsiTheme="minorHAnsi"/>
              <w:noProof/>
              <w:sz w:val="22"/>
              <w:lang w:eastAsia="ru-RU"/>
            </w:rPr>
          </w:pPr>
          <w:ins w:id="31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"_Toc74867077"</w:instrText>
            </w:r>
            <w:r w:rsidRPr="003914F5">
              <w:rPr>
                <w:rStyle w:val="af"/>
                <w:noProof/>
              </w:rPr>
              <w:instrText xml:space="preserve"> </w:instrText>
            </w:r>
            <w:r w:rsidRPr="003914F5">
              <w:rPr>
                <w:rStyle w:val="af"/>
                <w:noProof/>
              </w:rPr>
              <w:fldChar w:fldCharType="separate"/>
            </w:r>
            <w:r w:rsidRPr="003914F5">
              <w:rPr>
                <w:rStyle w:val="af"/>
                <w:noProof/>
                <w14:scene3d>
                  <w14:camera w14:prst="orthographicFront"/>
                  <w14:lightRig w14:rig="threePt" w14:dir="t">
                    <w14:rot w14:lat="0" w14:lon="0" w14:rev="0"/>
                  </w14:lightRig>
                </w14:scene3d>
              </w:rPr>
              <w:t>5.3.</w:t>
            </w:r>
            <w:r w:rsidRPr="003914F5">
              <w:rPr>
                <w:rStyle w:val="af"/>
                <w:noProof/>
              </w:rPr>
              <w:t xml:space="preserve"> Кроссбраузерное тестирование интерфейсов</w:t>
            </w:r>
            <w:r>
              <w:rPr>
                <w:noProof/>
                <w:webHidden/>
              </w:rPr>
              <w:tab/>
            </w:r>
            <w:r>
              <w:rPr>
                <w:noProof/>
                <w:webHidden/>
              </w:rPr>
              <w:fldChar w:fldCharType="begin"/>
            </w:r>
            <w:r>
              <w:rPr>
                <w:noProof/>
                <w:webHidden/>
              </w:rPr>
              <w:instrText xml:space="preserve"> PAGEREF _Toc74867077 \h </w:instrText>
            </w:r>
          </w:ins>
          <w:r>
            <w:rPr>
              <w:noProof/>
              <w:webHidden/>
            </w:rPr>
          </w:r>
          <w:r>
            <w:rPr>
              <w:noProof/>
              <w:webHidden/>
            </w:rPr>
            <w:fldChar w:fldCharType="separate"/>
          </w:r>
          <w:ins w:id="315" w:author="Evgeny Sukharev" w:date="2021-06-18T15:43:00Z">
            <w:r w:rsidR="00247CA3">
              <w:rPr>
                <w:noProof/>
                <w:webHidden/>
              </w:rPr>
              <w:t>53</w:t>
            </w:r>
          </w:ins>
          <w:ins w:id="316" w:author="Evgeny Sukharev" w:date="2021-06-18T00:03:00Z">
            <w:r>
              <w:rPr>
                <w:noProof/>
                <w:webHidden/>
              </w:rPr>
              <w:fldChar w:fldCharType="end"/>
            </w:r>
            <w:r w:rsidRPr="003914F5">
              <w:rPr>
                <w:rStyle w:val="af"/>
                <w:noProof/>
              </w:rPr>
              <w:fldChar w:fldCharType="end"/>
            </w:r>
          </w:ins>
        </w:p>
        <w:p w14:paraId="61498B56" w14:textId="15F0EF88" w:rsidR="00717A4D" w:rsidRDefault="00717A4D">
          <w:pPr>
            <w:pStyle w:val="12"/>
            <w:rPr>
              <w:ins w:id="317" w:author="Evgeny Sukharev" w:date="2021-06-18T00:03:00Z"/>
              <w:rFonts w:asciiTheme="minorHAnsi" w:eastAsiaTheme="minorEastAsia" w:hAnsiTheme="minorHAnsi"/>
              <w:noProof/>
              <w:sz w:val="22"/>
              <w:lang w:eastAsia="ru-RU"/>
            </w:rPr>
          </w:pPr>
          <w:ins w:id="31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"_Toc74867078"</w:instrText>
            </w:r>
            <w:r w:rsidRPr="003914F5">
              <w:rPr>
                <w:rStyle w:val="af"/>
                <w:noProof/>
              </w:rPr>
              <w:instrText xml:space="preserve"> </w:instrText>
            </w:r>
            <w:r w:rsidRPr="003914F5">
              <w:rPr>
                <w:rStyle w:val="af"/>
                <w:noProof/>
              </w:rPr>
              <w:fldChar w:fldCharType="separate"/>
            </w:r>
            <w:r w:rsidRPr="003914F5">
              <w:rPr>
                <w:rStyle w:val="af"/>
                <w:noProof/>
              </w:rPr>
              <w:t>6. ОРГАНИЗАЦИОННАЯ ЧАСТЬ</w:t>
            </w:r>
            <w:r>
              <w:rPr>
                <w:noProof/>
                <w:webHidden/>
              </w:rPr>
              <w:tab/>
            </w:r>
            <w:r>
              <w:rPr>
                <w:noProof/>
                <w:webHidden/>
              </w:rPr>
              <w:fldChar w:fldCharType="begin"/>
            </w:r>
            <w:r>
              <w:rPr>
                <w:noProof/>
                <w:webHidden/>
              </w:rPr>
              <w:instrText xml:space="preserve"> PAGEREF _Toc74867078 \h </w:instrText>
            </w:r>
          </w:ins>
          <w:r>
            <w:rPr>
              <w:noProof/>
              <w:webHidden/>
            </w:rPr>
          </w:r>
          <w:r>
            <w:rPr>
              <w:noProof/>
              <w:webHidden/>
            </w:rPr>
            <w:fldChar w:fldCharType="separate"/>
          </w:r>
          <w:ins w:id="319" w:author="Evgeny Sukharev" w:date="2021-06-18T15:43:00Z">
            <w:r w:rsidR="00247CA3">
              <w:rPr>
                <w:noProof/>
                <w:webHidden/>
              </w:rPr>
              <w:t>57</w:t>
            </w:r>
          </w:ins>
          <w:ins w:id="320" w:author="Evgeny Sukharev" w:date="2021-06-18T00:03:00Z">
            <w:r>
              <w:rPr>
                <w:noProof/>
                <w:webHidden/>
              </w:rPr>
              <w:fldChar w:fldCharType="end"/>
            </w:r>
            <w:r w:rsidRPr="003914F5">
              <w:rPr>
                <w:rStyle w:val="af"/>
                <w:noProof/>
              </w:rPr>
              <w:fldChar w:fldCharType="end"/>
            </w:r>
          </w:ins>
        </w:p>
        <w:p w14:paraId="5D735029" w14:textId="4DCBF81D" w:rsidR="00717A4D" w:rsidRDefault="00717A4D">
          <w:pPr>
            <w:pStyle w:val="12"/>
            <w:rPr>
              <w:ins w:id="321" w:author="Evgeny Sukharev" w:date="2021-06-18T00:03:00Z"/>
              <w:rFonts w:asciiTheme="minorHAnsi" w:eastAsiaTheme="minorEastAsia" w:hAnsiTheme="minorHAnsi"/>
              <w:noProof/>
              <w:sz w:val="22"/>
              <w:lang w:eastAsia="ru-RU"/>
            </w:rPr>
          </w:pPr>
          <w:ins w:id="32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"_Toc74867079"</w:instrText>
            </w:r>
            <w:r w:rsidRPr="003914F5">
              <w:rPr>
                <w:rStyle w:val="af"/>
                <w:noProof/>
              </w:rPr>
              <w:instrText xml:space="preserve"> </w:instrText>
            </w:r>
            <w:r w:rsidRPr="003914F5">
              <w:rPr>
                <w:rStyle w:val="af"/>
                <w:noProof/>
              </w:rPr>
              <w:fldChar w:fldCharType="separate"/>
            </w:r>
            <w:r w:rsidRPr="003914F5">
              <w:rPr>
                <w:rStyle w:val="af"/>
                <w:noProof/>
              </w:rPr>
              <w:t>ЗАКЛЮЧЕНИЕ</w:t>
            </w:r>
            <w:r>
              <w:rPr>
                <w:noProof/>
                <w:webHidden/>
              </w:rPr>
              <w:tab/>
            </w:r>
            <w:r>
              <w:rPr>
                <w:noProof/>
                <w:webHidden/>
              </w:rPr>
              <w:fldChar w:fldCharType="begin"/>
            </w:r>
            <w:r>
              <w:rPr>
                <w:noProof/>
                <w:webHidden/>
              </w:rPr>
              <w:instrText xml:space="preserve"> PAGEREF _Toc74867079 \h </w:instrText>
            </w:r>
          </w:ins>
          <w:r>
            <w:rPr>
              <w:noProof/>
              <w:webHidden/>
            </w:rPr>
          </w:r>
          <w:r>
            <w:rPr>
              <w:noProof/>
              <w:webHidden/>
            </w:rPr>
            <w:fldChar w:fldCharType="separate"/>
          </w:r>
          <w:ins w:id="323" w:author="Evgeny Sukharev" w:date="2021-06-18T15:43:00Z">
            <w:r w:rsidR="00247CA3">
              <w:rPr>
                <w:noProof/>
                <w:webHidden/>
              </w:rPr>
              <w:t>59</w:t>
            </w:r>
          </w:ins>
          <w:ins w:id="324" w:author="Evgeny Sukharev" w:date="2021-06-18T00:03:00Z">
            <w:r>
              <w:rPr>
                <w:noProof/>
                <w:webHidden/>
              </w:rPr>
              <w:fldChar w:fldCharType="end"/>
            </w:r>
            <w:r w:rsidRPr="003914F5">
              <w:rPr>
                <w:rStyle w:val="af"/>
                <w:noProof/>
              </w:rPr>
              <w:fldChar w:fldCharType="end"/>
            </w:r>
          </w:ins>
        </w:p>
        <w:p w14:paraId="2BD720A5" w14:textId="3229495B" w:rsidR="00717A4D" w:rsidRDefault="00717A4D">
          <w:pPr>
            <w:pStyle w:val="12"/>
            <w:rPr>
              <w:ins w:id="325" w:author="Evgeny Sukharev" w:date="2021-06-18T00:03:00Z"/>
              <w:rFonts w:asciiTheme="minorHAnsi" w:eastAsiaTheme="minorEastAsia" w:hAnsiTheme="minorHAnsi"/>
              <w:noProof/>
              <w:sz w:val="22"/>
              <w:lang w:eastAsia="ru-RU"/>
            </w:rPr>
          </w:pPr>
          <w:ins w:id="32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"_Toc74867080"</w:instrText>
            </w:r>
            <w:r w:rsidRPr="003914F5">
              <w:rPr>
                <w:rStyle w:val="af"/>
                <w:noProof/>
              </w:rPr>
              <w:instrText xml:space="preserve"> </w:instrText>
            </w:r>
            <w:r w:rsidRPr="003914F5">
              <w:rPr>
                <w:rStyle w:val="af"/>
                <w:noProof/>
              </w:rPr>
              <w:fldChar w:fldCharType="separate"/>
            </w:r>
            <w:r w:rsidRPr="003914F5">
              <w:rPr>
                <w:rStyle w:val="af"/>
                <w:noProof/>
              </w:rPr>
              <w:t>СПИСОК ЛИТЕРАТУРЫ</w:t>
            </w:r>
            <w:r>
              <w:rPr>
                <w:noProof/>
                <w:webHidden/>
              </w:rPr>
              <w:tab/>
            </w:r>
            <w:r>
              <w:rPr>
                <w:noProof/>
                <w:webHidden/>
              </w:rPr>
              <w:fldChar w:fldCharType="begin"/>
            </w:r>
            <w:r>
              <w:rPr>
                <w:noProof/>
                <w:webHidden/>
              </w:rPr>
              <w:instrText xml:space="preserve"> PAGEREF _Toc74867080 \h </w:instrText>
            </w:r>
          </w:ins>
          <w:r>
            <w:rPr>
              <w:noProof/>
              <w:webHidden/>
            </w:rPr>
          </w:r>
          <w:r>
            <w:rPr>
              <w:noProof/>
              <w:webHidden/>
            </w:rPr>
            <w:fldChar w:fldCharType="separate"/>
          </w:r>
          <w:ins w:id="327" w:author="Evgeny Sukharev" w:date="2021-06-18T15:43:00Z">
            <w:r w:rsidR="00247CA3">
              <w:rPr>
                <w:noProof/>
                <w:webHidden/>
              </w:rPr>
              <w:t>60</w:t>
            </w:r>
          </w:ins>
          <w:ins w:id="328" w:author="Evgeny Sukharev" w:date="2021-06-18T00:03:00Z">
            <w:r>
              <w:rPr>
                <w:noProof/>
                <w:webHidden/>
              </w:rPr>
              <w:fldChar w:fldCharType="end"/>
            </w:r>
            <w:r w:rsidRPr="003914F5">
              <w:rPr>
                <w:rStyle w:val="af"/>
                <w:noProof/>
              </w:rPr>
              <w:fldChar w:fldCharType="end"/>
            </w:r>
          </w:ins>
        </w:p>
        <w:p w14:paraId="770C150F" w14:textId="36B3A429" w:rsidR="00717A4D" w:rsidRDefault="00717A4D">
          <w:pPr>
            <w:pStyle w:val="12"/>
            <w:rPr>
              <w:ins w:id="329" w:author="Evgeny Sukharev" w:date="2021-06-18T00:03:00Z"/>
              <w:rFonts w:asciiTheme="minorHAnsi" w:eastAsiaTheme="minorEastAsia" w:hAnsiTheme="minorHAnsi"/>
              <w:noProof/>
              <w:sz w:val="22"/>
              <w:lang w:eastAsia="ru-RU"/>
            </w:rPr>
          </w:pPr>
          <w:ins w:id="330"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"_Toc74867081"</w:instrText>
            </w:r>
            <w:r w:rsidRPr="003914F5">
              <w:rPr>
                <w:rStyle w:val="af"/>
                <w:noProof/>
              </w:rPr>
              <w:instrText xml:space="preserve"> </w:instrText>
            </w:r>
            <w:r w:rsidRPr="003914F5">
              <w:rPr>
                <w:rStyle w:val="af"/>
                <w:noProof/>
              </w:rPr>
              <w:fldChar w:fldCharType="separate"/>
            </w:r>
            <w:r w:rsidRPr="003914F5">
              <w:rPr>
                <w:rStyle w:val="af"/>
                <w:noProof/>
              </w:rPr>
              <w:t>ПРИЛОЖЕНИЯ</w:t>
            </w:r>
            <w:r>
              <w:rPr>
                <w:noProof/>
                <w:webHidden/>
              </w:rPr>
              <w:tab/>
            </w:r>
            <w:r>
              <w:rPr>
                <w:noProof/>
                <w:webHidden/>
              </w:rPr>
              <w:fldChar w:fldCharType="begin"/>
            </w:r>
            <w:r>
              <w:rPr>
                <w:noProof/>
                <w:webHidden/>
              </w:rPr>
              <w:instrText xml:space="preserve"> PAGEREF _Toc74867081 \h </w:instrText>
            </w:r>
          </w:ins>
          <w:r>
            <w:rPr>
              <w:noProof/>
              <w:webHidden/>
            </w:rPr>
          </w:r>
          <w:r>
            <w:rPr>
              <w:noProof/>
              <w:webHidden/>
            </w:rPr>
            <w:fldChar w:fldCharType="separate"/>
          </w:r>
          <w:ins w:id="331" w:author="Evgeny Sukharev" w:date="2021-06-18T15:43:00Z">
            <w:r w:rsidR="00247CA3">
              <w:rPr>
                <w:noProof/>
                <w:webHidden/>
              </w:rPr>
              <w:t>62</w:t>
            </w:r>
          </w:ins>
          <w:ins w:id="332" w:author="Evgeny Sukharev" w:date="2021-06-18T00:03:00Z">
            <w:r>
              <w:rPr>
                <w:noProof/>
                <w:webHidden/>
              </w:rPr>
              <w:fldChar w:fldCharType="end"/>
            </w:r>
            <w:r w:rsidRPr="003914F5">
              <w:rPr>
                <w:rStyle w:val="af"/>
                <w:noProof/>
              </w:rPr>
              <w:fldChar w:fldCharType="end"/>
            </w:r>
          </w:ins>
        </w:p>
        <w:p w14:paraId="2590C65B" w14:textId="2DB5B814" w:rsidR="00717A4D" w:rsidRDefault="00717A4D">
          <w:pPr>
            <w:pStyle w:val="21"/>
            <w:rPr>
              <w:ins w:id="333" w:author="Evgeny Sukharev" w:date="2021-06-18T00:03:00Z"/>
              <w:rFonts w:asciiTheme="minorHAnsi" w:eastAsiaTheme="minorEastAsia" w:hAnsiTheme="minorHAnsi"/>
              <w:noProof/>
              <w:sz w:val="22"/>
              <w:lang w:eastAsia="ru-RU"/>
            </w:rPr>
          </w:pPr>
          <w:ins w:id="334"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"_Toc74867082"</w:instrText>
            </w:r>
            <w:r w:rsidRPr="003914F5">
              <w:rPr>
                <w:rStyle w:val="af"/>
                <w:noProof/>
              </w:rPr>
              <w:instrText xml:space="preserve"> </w:instrText>
            </w:r>
            <w:r w:rsidRPr="003914F5">
              <w:rPr>
                <w:rStyle w:val="af"/>
                <w:noProof/>
              </w:rPr>
              <w:fldChar w:fldCharType="separate"/>
            </w:r>
            <w:r w:rsidRPr="003914F5">
              <w:rPr>
                <w:rStyle w:val="af"/>
                <w:noProof/>
              </w:rPr>
              <w:t>Приложение А</w:t>
            </w:r>
            <w:r>
              <w:rPr>
                <w:noProof/>
                <w:webHidden/>
              </w:rPr>
              <w:tab/>
            </w:r>
            <w:r>
              <w:rPr>
                <w:noProof/>
                <w:webHidden/>
              </w:rPr>
              <w:fldChar w:fldCharType="begin"/>
            </w:r>
            <w:r>
              <w:rPr>
                <w:noProof/>
                <w:webHidden/>
              </w:rPr>
              <w:instrText xml:space="preserve"> PAGEREF _Toc74867082 \h </w:instrText>
            </w:r>
          </w:ins>
          <w:r>
            <w:rPr>
              <w:noProof/>
              <w:webHidden/>
            </w:rPr>
          </w:r>
          <w:r>
            <w:rPr>
              <w:noProof/>
              <w:webHidden/>
            </w:rPr>
            <w:fldChar w:fldCharType="separate"/>
          </w:r>
          <w:ins w:id="335" w:author="Evgeny Sukharev" w:date="2021-06-18T15:43:00Z">
            <w:r w:rsidR="00247CA3">
              <w:rPr>
                <w:noProof/>
                <w:webHidden/>
              </w:rPr>
              <w:t>62</w:t>
            </w:r>
          </w:ins>
          <w:ins w:id="336" w:author="Evgeny Sukharev" w:date="2021-06-18T00:03:00Z">
            <w:r>
              <w:rPr>
                <w:noProof/>
                <w:webHidden/>
              </w:rPr>
              <w:fldChar w:fldCharType="end"/>
            </w:r>
            <w:r w:rsidRPr="003914F5">
              <w:rPr>
                <w:rStyle w:val="af"/>
                <w:noProof/>
              </w:rPr>
              <w:fldChar w:fldCharType="end"/>
            </w:r>
          </w:ins>
        </w:p>
        <w:p w14:paraId="3E1645BC" w14:textId="1E436DD8" w:rsidR="00717A4D" w:rsidRDefault="00717A4D">
          <w:pPr>
            <w:pStyle w:val="21"/>
            <w:rPr>
              <w:ins w:id="337" w:author="Evgeny Sukharev" w:date="2021-06-18T00:03:00Z"/>
              <w:rFonts w:asciiTheme="minorHAnsi" w:eastAsiaTheme="minorEastAsia" w:hAnsiTheme="minorHAnsi"/>
              <w:noProof/>
              <w:sz w:val="22"/>
              <w:lang w:eastAsia="ru-RU"/>
            </w:rPr>
          </w:pPr>
          <w:ins w:id="338"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"_Toc74867083"</w:instrText>
            </w:r>
            <w:r w:rsidRPr="003914F5">
              <w:rPr>
                <w:rStyle w:val="af"/>
                <w:noProof/>
              </w:rPr>
              <w:instrText xml:space="preserve"> </w:instrText>
            </w:r>
            <w:r w:rsidRPr="003914F5">
              <w:rPr>
                <w:rStyle w:val="af"/>
                <w:noProof/>
              </w:rPr>
              <w:fldChar w:fldCharType="separate"/>
            </w:r>
            <w:r w:rsidRPr="003914F5">
              <w:rPr>
                <w:rStyle w:val="af"/>
                <w:noProof/>
              </w:rPr>
              <w:t>Приложение Б</w:t>
            </w:r>
            <w:r>
              <w:rPr>
                <w:noProof/>
                <w:webHidden/>
              </w:rPr>
              <w:tab/>
            </w:r>
            <w:r>
              <w:rPr>
                <w:noProof/>
                <w:webHidden/>
              </w:rPr>
              <w:fldChar w:fldCharType="begin"/>
            </w:r>
            <w:r>
              <w:rPr>
                <w:noProof/>
                <w:webHidden/>
              </w:rPr>
              <w:instrText xml:space="preserve"> PAGEREF _Toc74867083 \h </w:instrText>
            </w:r>
          </w:ins>
          <w:r>
            <w:rPr>
              <w:noProof/>
              <w:webHidden/>
            </w:rPr>
          </w:r>
          <w:r>
            <w:rPr>
              <w:noProof/>
              <w:webHidden/>
            </w:rPr>
            <w:fldChar w:fldCharType="separate"/>
          </w:r>
          <w:ins w:id="339" w:author="Evgeny Sukharev" w:date="2021-06-18T15:43:00Z">
            <w:r w:rsidR="00247CA3">
              <w:rPr>
                <w:noProof/>
                <w:webHidden/>
              </w:rPr>
              <w:t>70</w:t>
            </w:r>
          </w:ins>
          <w:ins w:id="340" w:author="Evgeny Sukharev" w:date="2021-06-18T00:03:00Z">
            <w:r>
              <w:rPr>
                <w:noProof/>
                <w:webHidden/>
              </w:rPr>
              <w:fldChar w:fldCharType="end"/>
            </w:r>
            <w:r w:rsidRPr="003914F5">
              <w:rPr>
                <w:rStyle w:val="af"/>
                <w:noProof/>
              </w:rPr>
              <w:fldChar w:fldCharType="end"/>
            </w:r>
          </w:ins>
        </w:p>
        <w:p w14:paraId="777E0B5E" w14:textId="0CFDA3DC" w:rsidR="00717A4D" w:rsidRDefault="00717A4D">
          <w:pPr>
            <w:pStyle w:val="21"/>
            <w:rPr>
              <w:ins w:id="341" w:author="Evgeny Sukharev" w:date="2021-06-18T00:03:00Z"/>
              <w:rFonts w:asciiTheme="minorHAnsi" w:eastAsiaTheme="minorEastAsia" w:hAnsiTheme="minorHAnsi"/>
              <w:noProof/>
              <w:sz w:val="22"/>
              <w:lang w:eastAsia="ru-RU"/>
            </w:rPr>
          </w:pPr>
          <w:ins w:id="342"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"_Toc74867084"</w:instrText>
            </w:r>
            <w:r w:rsidRPr="003914F5">
              <w:rPr>
                <w:rStyle w:val="af"/>
                <w:noProof/>
              </w:rPr>
              <w:instrText xml:space="preserve"> </w:instrText>
            </w:r>
            <w:r w:rsidRPr="003914F5">
              <w:rPr>
                <w:rStyle w:val="af"/>
                <w:noProof/>
              </w:rPr>
              <w:fldChar w:fldCharType="separate"/>
            </w:r>
            <w:r w:rsidRPr="003914F5">
              <w:rPr>
                <w:rStyle w:val="af"/>
                <w:noProof/>
              </w:rPr>
              <w:t>Приложение В</w:t>
            </w:r>
            <w:r>
              <w:rPr>
                <w:noProof/>
                <w:webHidden/>
              </w:rPr>
              <w:tab/>
            </w:r>
            <w:r>
              <w:rPr>
                <w:noProof/>
                <w:webHidden/>
              </w:rPr>
              <w:fldChar w:fldCharType="begin"/>
            </w:r>
            <w:r>
              <w:rPr>
                <w:noProof/>
                <w:webHidden/>
              </w:rPr>
              <w:instrText xml:space="preserve"> PAGEREF _Toc74867084 \h </w:instrText>
            </w:r>
          </w:ins>
          <w:r>
            <w:rPr>
              <w:noProof/>
              <w:webHidden/>
            </w:rPr>
          </w:r>
          <w:r>
            <w:rPr>
              <w:noProof/>
              <w:webHidden/>
            </w:rPr>
            <w:fldChar w:fldCharType="separate"/>
          </w:r>
          <w:ins w:id="343" w:author="Evgeny Sukharev" w:date="2021-06-18T15:43:00Z">
            <w:r w:rsidR="00247CA3">
              <w:rPr>
                <w:noProof/>
                <w:webHidden/>
              </w:rPr>
              <w:t>80</w:t>
            </w:r>
          </w:ins>
          <w:ins w:id="344" w:author="Evgeny Sukharev" w:date="2021-06-18T00:03:00Z">
            <w:r>
              <w:rPr>
                <w:noProof/>
                <w:webHidden/>
              </w:rPr>
              <w:fldChar w:fldCharType="end"/>
            </w:r>
            <w:r w:rsidRPr="003914F5">
              <w:rPr>
                <w:rStyle w:val="af"/>
                <w:noProof/>
              </w:rPr>
              <w:fldChar w:fldCharType="end"/>
            </w:r>
          </w:ins>
        </w:p>
        <w:p w14:paraId="39871FB1" w14:textId="53ADF36F" w:rsidR="00717A4D" w:rsidRDefault="00717A4D">
          <w:pPr>
            <w:pStyle w:val="21"/>
            <w:rPr>
              <w:ins w:id="345" w:author="Evgeny Sukharev" w:date="2021-06-18T00:03:00Z"/>
              <w:rFonts w:asciiTheme="minorHAnsi" w:eastAsiaTheme="minorEastAsia" w:hAnsiTheme="minorHAnsi"/>
              <w:noProof/>
              <w:sz w:val="22"/>
              <w:lang w:eastAsia="ru-RU"/>
            </w:rPr>
          </w:pPr>
          <w:ins w:id="346" w:author="Evgeny Sukharev" w:date="2021-06-18T00:03:00Z">
            <w:r w:rsidRPr="003914F5">
              <w:rPr>
                <w:rStyle w:val="af"/>
                <w:noProof/>
              </w:rPr>
              <w:fldChar w:fldCharType="begin"/>
            </w:r>
            <w:r w:rsidRPr="003914F5">
              <w:rPr>
                <w:rStyle w:val="af"/>
                <w:noProof/>
              </w:rPr>
              <w:instrText xml:space="preserve"> </w:instrText>
            </w:r>
            <w:r>
              <w:rPr>
                <w:noProof/>
              </w:rPr>
              <w:instrText>HYPERLINK \l "_Toc74867085"</w:instrText>
            </w:r>
            <w:r w:rsidRPr="003914F5">
              <w:rPr>
                <w:rStyle w:val="af"/>
                <w:noProof/>
              </w:rPr>
              <w:instrText xml:space="preserve"> </w:instrText>
            </w:r>
            <w:r w:rsidRPr="003914F5">
              <w:rPr>
                <w:rStyle w:val="af"/>
                <w:noProof/>
              </w:rPr>
              <w:fldChar w:fldCharType="separate"/>
            </w:r>
            <w:r w:rsidRPr="003914F5">
              <w:rPr>
                <w:rStyle w:val="af"/>
                <w:noProof/>
              </w:rPr>
              <w:t>Приложение Г</w:t>
            </w:r>
            <w:r>
              <w:rPr>
                <w:noProof/>
                <w:webHidden/>
              </w:rPr>
              <w:tab/>
            </w:r>
            <w:r>
              <w:rPr>
                <w:noProof/>
                <w:webHidden/>
              </w:rPr>
              <w:fldChar w:fldCharType="begin"/>
            </w:r>
            <w:r>
              <w:rPr>
                <w:noProof/>
                <w:webHidden/>
              </w:rPr>
              <w:instrText xml:space="preserve"> PAGEREF _Toc74867085 \h </w:instrText>
            </w:r>
          </w:ins>
          <w:r>
            <w:rPr>
              <w:noProof/>
              <w:webHidden/>
            </w:rPr>
          </w:r>
          <w:r>
            <w:rPr>
              <w:noProof/>
              <w:webHidden/>
            </w:rPr>
            <w:fldChar w:fldCharType="separate"/>
          </w:r>
          <w:ins w:id="347" w:author="Evgeny Sukharev" w:date="2021-06-18T15:43:00Z">
            <w:r w:rsidR="00247CA3">
              <w:rPr>
                <w:noProof/>
                <w:webHidden/>
              </w:rPr>
              <w:t>91</w:t>
            </w:r>
          </w:ins>
          <w:ins w:id="348" w:author="Evgeny Sukharev" w:date="2021-06-18T00:03:00Z">
            <w:r>
              <w:rPr>
                <w:noProof/>
                <w:webHidden/>
              </w:rPr>
              <w:fldChar w:fldCharType="end"/>
            </w:r>
            <w:r w:rsidRPr="003914F5">
              <w:rPr>
                <w:rStyle w:val="af"/>
                <w:noProof/>
              </w:rPr>
              <w:fldChar w:fldCharType="end"/>
            </w:r>
          </w:ins>
        </w:p>
        <w:p w14:paraId="32C5229E" w14:textId="7D4A9247" w:rsidR="006A4499" w:rsidDel="00501145" w:rsidRDefault="006A4499">
          <w:pPr>
            <w:pStyle w:val="21"/>
            <w:rPr>
              <w:del w:id="349" w:author="Evgeny Sukharev" w:date="2021-06-14T17:36:00Z"/>
              <w:rFonts w:asciiTheme="minorHAnsi" w:eastAsiaTheme="minorEastAsia" w:hAnsiTheme="minorHAnsi"/>
              <w:noProof/>
              <w:sz w:val="22"/>
              <w:lang w:eastAsia="ru-RU"/>
            </w:rPr>
            <w:pPrChange w:id="350" w:author="Evgeny Sukharev" w:date="2021-06-14T19:50:00Z">
              <w:pPr>
                <w:pStyle w:val="12"/>
              </w:pPr>
            </w:pPrChange>
          </w:pPr>
          <w:del w:id="351" w:author="Evgeny Sukharev" w:date="2021-06-14T17:36:00Z">
            <w:r w:rsidRPr="00501145" w:rsidDel="00501145">
              <w:rPr>
                <w:rPrChange w:id="352" w:author="Evgeny Sukharev" w:date="2021-06-14T17:36:00Z">
                  <w:rPr>
                    <w:rStyle w:val="af"/>
                    <w:noProof/>
                  </w:rPr>
                </w:rPrChange>
              </w:rPr>
              <w:delText>АННОТАЦИЯ</w:delText>
            </w:r>
            <w:r w:rsidDel="00501145">
              <w:rPr>
                <w:noProof/>
                <w:webHidden/>
              </w:rPr>
              <w:tab/>
              <w:delText>2</w:delText>
            </w:r>
          </w:del>
        </w:p>
        <w:p w14:paraId="4FCDE429" w14:textId="09F36BB2" w:rsidR="006A4499" w:rsidDel="00501145" w:rsidRDefault="006A4499">
          <w:pPr>
            <w:pStyle w:val="21"/>
            <w:rPr>
              <w:del w:id="353" w:author="Evgeny Sukharev" w:date="2021-06-14T17:36:00Z"/>
              <w:rFonts w:asciiTheme="minorHAnsi" w:eastAsiaTheme="minorEastAsia" w:hAnsiTheme="minorHAnsi"/>
              <w:noProof/>
              <w:sz w:val="22"/>
              <w:lang w:eastAsia="ru-RU"/>
            </w:rPr>
            <w:pPrChange w:id="354" w:author="Evgeny Sukharev" w:date="2021-06-14T19:50:00Z">
              <w:pPr>
                <w:pStyle w:val="12"/>
              </w:pPr>
            </w:pPrChange>
          </w:pPr>
          <w:del w:id="355" w:author="Evgeny Sukharev" w:date="2021-06-14T17:36:00Z">
            <w:r w:rsidRPr="00501145" w:rsidDel="00501145">
              <w:rPr>
                <w:rPrChange w:id="356" w:author="Evgeny Sukharev" w:date="2021-06-14T17:36:00Z">
                  <w:rPr>
                    <w:rStyle w:val="af"/>
                    <w:noProof/>
                  </w:rPr>
                </w:rPrChange>
              </w:rPr>
              <w:delText>ВВЕДЕНИЕ</w:delText>
            </w:r>
            <w:r w:rsidDel="00501145">
              <w:rPr>
                <w:noProof/>
                <w:webHidden/>
              </w:rPr>
              <w:tab/>
              <w:delText>6</w:delText>
            </w:r>
          </w:del>
        </w:p>
        <w:p w14:paraId="28B6CDCA" w14:textId="10738CDF" w:rsidR="006A4499" w:rsidDel="00501145" w:rsidRDefault="006A4499">
          <w:pPr>
            <w:pStyle w:val="21"/>
            <w:rPr>
              <w:del w:id="357" w:author="Evgeny Sukharev" w:date="2021-06-14T17:36:00Z"/>
              <w:rFonts w:asciiTheme="minorHAnsi" w:eastAsiaTheme="minorEastAsia" w:hAnsiTheme="minorHAnsi"/>
              <w:noProof/>
              <w:sz w:val="22"/>
              <w:lang w:eastAsia="ru-RU"/>
            </w:rPr>
            <w:pPrChange w:id="358" w:author="Evgeny Sukharev" w:date="2021-06-14T19:50:00Z">
              <w:pPr>
                <w:pStyle w:val="12"/>
              </w:pPr>
            </w:pPrChange>
          </w:pPr>
          <w:del w:id="359" w:author="Evgeny Sukharev" w:date="2021-06-14T17:36:00Z">
            <w:r w:rsidRPr="00501145" w:rsidDel="00501145">
              <w:rPr>
                <w:rPrChange w:id="360" w:author="Evgeny Sukharev" w:date="2021-06-14T17:36:00Z">
                  <w:rPr>
                    <w:rStyle w:val="af"/>
                    <w:noProof/>
                  </w:rPr>
                </w:rPrChange>
              </w:rPr>
              <w:delText>1. АНАЛИЗ ТРЕБОВАНИЙ</w:delText>
            </w:r>
            <w:r w:rsidDel="00501145">
              <w:rPr>
                <w:noProof/>
                <w:webHidden/>
              </w:rPr>
              <w:tab/>
              <w:delText>8</w:delText>
            </w:r>
          </w:del>
        </w:p>
        <w:p w14:paraId="08019082" w14:textId="5D9FAF60" w:rsidR="006A4499" w:rsidDel="00501145" w:rsidRDefault="006A4499">
          <w:pPr>
            <w:pStyle w:val="21"/>
            <w:rPr>
              <w:del w:id="361" w:author="Evgeny Sukharev" w:date="2021-06-14T17:36:00Z"/>
              <w:rFonts w:asciiTheme="minorHAnsi" w:eastAsiaTheme="minorEastAsia" w:hAnsiTheme="minorHAnsi"/>
              <w:noProof/>
              <w:sz w:val="22"/>
              <w:lang w:eastAsia="ru-RU"/>
            </w:rPr>
          </w:pPr>
          <w:del w:id="362" w:author="Evgeny Sukharev" w:date="2021-06-14T17:36:00Z">
            <w:r w:rsidRPr="00501145" w:rsidDel="00501145">
              <w:rPr>
                <w:rPrChange w:id="363" w:author="Evgeny Sukharev" w:date="2021-06-14T17:36:00Z">
                  <w:rPr>
                    <w:rStyle w:val="af"/>
                    <w:noProof/>
                    <w14:scene3d>
                      <w14:camera w14:prst="orthographicFront"/>
                      <w14:lightRig w14:rig="threePt" w14:dir="t">
                        <w14:rot w14:lat="0" w14:lon="0" w14:rev="0"/>
                      </w14:lightRig>
                    </w14:scene3d>
                  </w:rPr>
                </w:rPrChange>
              </w:rPr>
              <w:delText>1.1.</w:delText>
            </w:r>
            <w:r w:rsidRPr="00501145" w:rsidDel="00501145">
              <w:rPr>
                <w:rPrChange w:id="364" w:author="Evgeny Sukharev" w:date="2021-06-14T17:36:00Z">
                  <w:rPr>
                    <w:rStyle w:val="af"/>
                    <w:noProof/>
                  </w:rPr>
                </w:rPrChange>
              </w:rPr>
              <w:delText xml:space="preserve"> Обзор процессов отправки и доставки сообщения</w:delText>
            </w:r>
            <w:r w:rsidDel="00501145">
              <w:rPr>
                <w:noProof/>
                <w:webHidden/>
              </w:rPr>
              <w:tab/>
              <w:delText>8</w:delText>
            </w:r>
          </w:del>
        </w:p>
        <w:p w14:paraId="3F1181B3" w14:textId="5922D1A5" w:rsidR="006A4499" w:rsidDel="00501145" w:rsidRDefault="006A4499">
          <w:pPr>
            <w:pStyle w:val="21"/>
            <w:rPr>
              <w:del w:id="365" w:author="Evgeny Sukharev" w:date="2021-06-14T17:36:00Z"/>
              <w:rFonts w:asciiTheme="minorHAnsi" w:eastAsiaTheme="minorEastAsia" w:hAnsiTheme="minorHAnsi"/>
              <w:noProof/>
              <w:sz w:val="22"/>
              <w:lang w:eastAsia="ru-RU"/>
            </w:rPr>
            <w:pPrChange w:id="366" w:author="Evgeny Sukharev" w:date="2021-06-14T19:50:00Z">
              <w:pPr>
                <w:pStyle w:val="32"/>
              </w:pPr>
            </w:pPrChange>
          </w:pPr>
          <w:del w:id="367" w:author="Evgeny Sukharev" w:date="2021-06-14T17:36:00Z">
            <w:r w:rsidRPr="00501145" w:rsidDel="00501145">
              <w:rPr>
                <w:rPrChange w:id="368" w:author="Evgeny Sukharev" w:date="2021-06-14T17:36:00Z">
                  <w:rPr>
                    <w:rStyle w:val="af"/>
                    <w:noProof/>
                    <w:lang w:bidi="x-none"/>
                  </w:rPr>
                </w:rPrChange>
              </w:rPr>
              <w:delText>1.1.1.</w:delText>
            </w:r>
            <w:r w:rsidDel="00501145">
              <w:rPr>
                <w:rFonts w:asciiTheme="minorHAnsi" w:eastAsiaTheme="minorEastAsia" w:hAnsiTheme="minorHAnsi"/>
                <w:noProof/>
                <w:sz w:val="22"/>
                <w:lang w:eastAsia="ru-RU"/>
              </w:rPr>
              <w:tab/>
            </w:r>
            <w:r w:rsidRPr="00501145" w:rsidDel="00501145">
              <w:rPr>
                <w:rPrChange w:id="369" w:author="Evgeny Sukharev" w:date="2021-06-14T17:36:00Z">
                  <w:rPr>
                    <w:rStyle w:val="af"/>
                    <w:noProof/>
                  </w:rPr>
                </w:rPrChange>
              </w:rPr>
              <w:delText>Общие сведения</w:delText>
            </w:r>
            <w:r w:rsidDel="00501145">
              <w:rPr>
                <w:noProof/>
                <w:webHidden/>
              </w:rPr>
              <w:tab/>
              <w:delText>8</w:delText>
            </w:r>
          </w:del>
        </w:p>
        <w:p w14:paraId="1DA98BE4" w14:textId="1EDABEBA" w:rsidR="006A4499" w:rsidDel="00501145" w:rsidRDefault="006A4499">
          <w:pPr>
            <w:pStyle w:val="21"/>
            <w:rPr>
              <w:del w:id="370" w:author="Evgeny Sukharev" w:date="2021-06-14T17:36:00Z"/>
              <w:rFonts w:asciiTheme="minorHAnsi" w:eastAsiaTheme="minorEastAsia" w:hAnsiTheme="minorHAnsi"/>
              <w:noProof/>
              <w:sz w:val="22"/>
              <w:lang w:eastAsia="ru-RU"/>
            </w:rPr>
            <w:pPrChange w:id="371" w:author="Evgeny Sukharev" w:date="2021-06-14T19:50:00Z">
              <w:pPr>
                <w:pStyle w:val="32"/>
              </w:pPr>
            </w:pPrChange>
          </w:pPr>
          <w:del w:id="372" w:author="Evgeny Sukharev" w:date="2021-06-14T17:36:00Z">
            <w:r w:rsidRPr="00501145" w:rsidDel="00501145">
              <w:rPr>
                <w:rPrChange w:id="373" w:author="Evgeny Sukharev" w:date="2021-06-14T17:36:00Z">
                  <w:rPr>
                    <w:rStyle w:val="af"/>
                    <w:noProof/>
                    <w:lang w:bidi="x-none"/>
                  </w:rPr>
                </w:rPrChange>
              </w:rPr>
              <w:delText>1.1.2.</w:delText>
            </w:r>
            <w:r w:rsidDel="00501145">
              <w:rPr>
                <w:rFonts w:asciiTheme="minorHAnsi" w:eastAsiaTheme="minorEastAsia" w:hAnsiTheme="minorHAnsi"/>
                <w:noProof/>
                <w:sz w:val="22"/>
                <w:lang w:eastAsia="ru-RU"/>
              </w:rPr>
              <w:tab/>
            </w:r>
            <w:r w:rsidRPr="00501145" w:rsidDel="00501145">
              <w:rPr>
                <w:rPrChange w:id="374" w:author="Evgeny Sukharev" w:date="2021-06-14T17:36:00Z">
                  <w:rPr>
                    <w:rStyle w:val="af"/>
                    <w:noProof/>
                  </w:rPr>
                </w:rPrChange>
              </w:rPr>
              <w:delText>Основные понятия</w:delText>
            </w:r>
            <w:r w:rsidDel="00501145">
              <w:rPr>
                <w:noProof/>
                <w:webHidden/>
              </w:rPr>
              <w:tab/>
              <w:delText>8</w:delText>
            </w:r>
          </w:del>
        </w:p>
        <w:p w14:paraId="0C6877D5" w14:textId="355AD455" w:rsidR="006A4499" w:rsidDel="00501145" w:rsidRDefault="006A4499">
          <w:pPr>
            <w:pStyle w:val="21"/>
            <w:rPr>
              <w:del w:id="375" w:author="Evgeny Sukharev" w:date="2021-06-14T17:36:00Z"/>
              <w:rFonts w:asciiTheme="minorHAnsi" w:eastAsiaTheme="minorEastAsia" w:hAnsiTheme="minorHAnsi"/>
              <w:noProof/>
              <w:sz w:val="22"/>
              <w:lang w:eastAsia="ru-RU"/>
            </w:rPr>
            <w:pPrChange w:id="376" w:author="Evgeny Sukharev" w:date="2021-06-14T19:50:00Z">
              <w:pPr>
                <w:pStyle w:val="32"/>
              </w:pPr>
            </w:pPrChange>
          </w:pPr>
          <w:del w:id="377" w:author="Evgeny Sukharev" w:date="2021-06-14T17:36:00Z">
            <w:r w:rsidRPr="00501145" w:rsidDel="00501145">
              <w:rPr>
                <w:rPrChange w:id="378" w:author="Evgeny Sukharev" w:date="2021-06-14T17:36:00Z">
                  <w:rPr>
                    <w:rStyle w:val="af"/>
                    <w:noProof/>
                    <w:lang w:bidi="x-none"/>
                  </w:rPr>
                </w:rPrChange>
              </w:rPr>
              <w:delText>1.1.3.</w:delText>
            </w:r>
            <w:r w:rsidDel="00501145">
              <w:rPr>
                <w:rFonts w:asciiTheme="minorHAnsi" w:eastAsiaTheme="minorEastAsia" w:hAnsiTheme="minorHAnsi"/>
                <w:noProof/>
                <w:sz w:val="22"/>
                <w:lang w:eastAsia="ru-RU"/>
              </w:rPr>
              <w:tab/>
            </w:r>
            <w:r w:rsidRPr="00501145" w:rsidDel="00501145">
              <w:rPr>
                <w:rPrChange w:id="379" w:author="Evgeny Sukharev" w:date="2021-06-14T17:36:00Z">
                  <w:rPr>
                    <w:rStyle w:val="af"/>
                    <w:noProof/>
                  </w:rPr>
                </w:rPrChange>
              </w:rPr>
              <w:delText>Процесс отправки сообщения</w:delText>
            </w:r>
            <w:r w:rsidDel="00501145">
              <w:rPr>
                <w:noProof/>
                <w:webHidden/>
              </w:rPr>
              <w:tab/>
              <w:delText>10</w:delText>
            </w:r>
          </w:del>
        </w:p>
        <w:p w14:paraId="1EC9DD3B" w14:textId="3A86CC58" w:rsidR="006A4499" w:rsidDel="00501145" w:rsidRDefault="006A4499">
          <w:pPr>
            <w:pStyle w:val="21"/>
            <w:rPr>
              <w:del w:id="380" w:author="Evgeny Sukharev" w:date="2021-06-14T17:36:00Z"/>
              <w:rFonts w:asciiTheme="minorHAnsi" w:eastAsiaTheme="minorEastAsia" w:hAnsiTheme="minorHAnsi"/>
              <w:noProof/>
              <w:sz w:val="22"/>
              <w:lang w:eastAsia="ru-RU"/>
            </w:rPr>
          </w:pPr>
          <w:del w:id="381" w:author="Evgeny Sukharev" w:date="2021-06-14T17:36:00Z">
            <w:r w:rsidRPr="00501145" w:rsidDel="00501145">
              <w:rPr>
                <w:rPrChange w:id="382" w:author="Evgeny Sukharev" w:date="2021-06-14T17:36:00Z">
                  <w:rPr>
                    <w:rStyle w:val="af"/>
                    <w:noProof/>
                    <w:lang w:bidi="x-none"/>
                    <w14:scene3d>
                      <w14:camera w14:prst="orthographicFront"/>
                      <w14:lightRig w14:rig="threePt" w14:dir="t">
                        <w14:rot w14:lat="0" w14:lon="0" w14:rev="0"/>
                      </w14:lightRig>
                    </w14:scene3d>
                  </w:rPr>
                </w:rPrChange>
              </w:rPr>
              <w:delText>1.2.</w:delText>
            </w:r>
            <w:r w:rsidRPr="00501145" w:rsidDel="00501145">
              <w:rPr>
                <w:rPrChange w:id="383" w:author="Evgeny Sukharev" w:date="2021-06-14T17:36:00Z">
                  <w:rPr>
                    <w:rStyle w:val="af"/>
                    <w:noProof/>
                  </w:rPr>
                </w:rPrChange>
              </w:rPr>
              <w:delText xml:space="preserve"> Обзор программ-аналогов</w:delText>
            </w:r>
            <w:r w:rsidDel="00501145">
              <w:rPr>
                <w:noProof/>
                <w:webHidden/>
              </w:rPr>
              <w:tab/>
              <w:delText>12</w:delText>
            </w:r>
          </w:del>
        </w:p>
        <w:p w14:paraId="4138D269" w14:textId="72638DD2" w:rsidR="006A4499" w:rsidDel="00501145" w:rsidRDefault="006A4499">
          <w:pPr>
            <w:pStyle w:val="21"/>
            <w:rPr>
              <w:del w:id="384" w:author="Evgeny Sukharev" w:date="2021-06-14T17:36:00Z"/>
              <w:rFonts w:asciiTheme="minorHAnsi" w:eastAsiaTheme="minorEastAsia" w:hAnsiTheme="minorHAnsi"/>
              <w:noProof/>
              <w:sz w:val="22"/>
              <w:lang w:eastAsia="ru-RU"/>
            </w:rPr>
            <w:pPrChange w:id="385" w:author="Evgeny Sukharev" w:date="2021-06-14T19:50:00Z">
              <w:pPr>
                <w:pStyle w:val="32"/>
              </w:pPr>
            </w:pPrChange>
          </w:pPr>
          <w:del w:id="386" w:author="Evgeny Sukharev" w:date="2021-06-14T17:36:00Z">
            <w:r w:rsidRPr="00501145" w:rsidDel="00501145">
              <w:rPr>
                <w:rPrChange w:id="387" w:author="Evgeny Sukharev" w:date="2021-06-14T17:36:00Z">
                  <w:rPr>
                    <w:rStyle w:val="af"/>
                    <w:noProof/>
                    <w:lang w:bidi="x-none"/>
                  </w:rPr>
                </w:rPrChange>
              </w:rPr>
              <w:delText>1.2.1.</w:delText>
            </w:r>
            <w:r w:rsidDel="00501145">
              <w:rPr>
                <w:rFonts w:asciiTheme="minorHAnsi" w:eastAsiaTheme="minorEastAsia" w:hAnsiTheme="minorHAnsi"/>
                <w:noProof/>
                <w:sz w:val="22"/>
                <w:lang w:eastAsia="ru-RU"/>
              </w:rPr>
              <w:tab/>
            </w:r>
            <w:r w:rsidRPr="00501145" w:rsidDel="00501145">
              <w:rPr>
                <w:rPrChange w:id="388" w:author="Evgeny Sukharev" w:date="2021-06-14T17:36:00Z">
                  <w:rPr>
                    <w:rStyle w:val="af"/>
                    <w:noProof/>
                  </w:rPr>
                </w:rPrChange>
              </w:rPr>
              <w:delText>Amazon SES</w:delText>
            </w:r>
            <w:r w:rsidDel="00501145">
              <w:rPr>
                <w:noProof/>
                <w:webHidden/>
              </w:rPr>
              <w:tab/>
              <w:delText>12</w:delText>
            </w:r>
          </w:del>
        </w:p>
        <w:p w14:paraId="3BECE5E7" w14:textId="76D665F0" w:rsidR="006A4499" w:rsidDel="00501145" w:rsidRDefault="006A4499">
          <w:pPr>
            <w:pStyle w:val="21"/>
            <w:rPr>
              <w:del w:id="389" w:author="Evgeny Sukharev" w:date="2021-06-14T17:36:00Z"/>
              <w:rFonts w:asciiTheme="minorHAnsi" w:eastAsiaTheme="minorEastAsia" w:hAnsiTheme="minorHAnsi"/>
              <w:noProof/>
              <w:sz w:val="22"/>
              <w:lang w:eastAsia="ru-RU"/>
            </w:rPr>
            <w:pPrChange w:id="390" w:author="Evgeny Sukharev" w:date="2021-06-14T19:50:00Z">
              <w:pPr>
                <w:pStyle w:val="32"/>
              </w:pPr>
            </w:pPrChange>
          </w:pPr>
          <w:del w:id="391" w:author="Evgeny Sukharev" w:date="2021-06-14T17:36:00Z">
            <w:r w:rsidRPr="00501145" w:rsidDel="00501145">
              <w:rPr>
                <w:rPrChange w:id="392" w:author="Evgeny Sukharev" w:date="2021-06-14T17:36:00Z">
                  <w:rPr>
                    <w:rStyle w:val="af"/>
                    <w:noProof/>
                    <w:lang w:val="en-US" w:bidi="x-none"/>
                  </w:rPr>
                </w:rPrChange>
              </w:rPr>
              <w:delText>1.2.2.</w:delText>
            </w:r>
            <w:r w:rsidDel="00501145">
              <w:rPr>
                <w:rFonts w:asciiTheme="minorHAnsi" w:eastAsiaTheme="minorEastAsia" w:hAnsiTheme="minorHAnsi"/>
                <w:noProof/>
                <w:sz w:val="22"/>
                <w:lang w:eastAsia="ru-RU"/>
              </w:rPr>
              <w:tab/>
            </w:r>
            <w:r w:rsidRPr="00501145" w:rsidDel="00501145">
              <w:rPr>
                <w:rPrChange w:id="393" w:author="Evgeny Sukharev" w:date="2021-06-14T17:36:00Z">
                  <w:rPr>
                    <w:rStyle w:val="af"/>
                    <w:noProof/>
                  </w:rPr>
                </w:rPrChange>
              </w:rPr>
              <w:delText>Send</w:delText>
            </w:r>
            <w:r w:rsidRPr="00501145" w:rsidDel="00501145">
              <w:rPr>
                <w:rPrChange w:id="394" w:author="Evgeny Sukharev" w:date="2021-06-14T17:36:00Z">
                  <w:rPr>
                    <w:rStyle w:val="af"/>
                    <w:noProof/>
                    <w:lang w:val="en-US"/>
                  </w:rPr>
                </w:rPrChange>
              </w:rPr>
              <w:delText>pulse</w:delText>
            </w:r>
            <w:r w:rsidDel="00501145">
              <w:rPr>
                <w:noProof/>
                <w:webHidden/>
              </w:rPr>
              <w:tab/>
              <w:delText>13</w:delText>
            </w:r>
          </w:del>
        </w:p>
        <w:p w14:paraId="0A3CAE01" w14:textId="67D3B31D" w:rsidR="006A4499" w:rsidDel="00501145" w:rsidRDefault="006A4499">
          <w:pPr>
            <w:pStyle w:val="21"/>
            <w:rPr>
              <w:del w:id="395" w:author="Evgeny Sukharev" w:date="2021-06-14T17:36:00Z"/>
              <w:rFonts w:asciiTheme="minorHAnsi" w:eastAsiaTheme="minorEastAsia" w:hAnsiTheme="minorHAnsi"/>
              <w:noProof/>
              <w:sz w:val="22"/>
              <w:lang w:eastAsia="ru-RU"/>
            </w:rPr>
            <w:pPrChange w:id="396" w:author="Evgeny Sukharev" w:date="2021-06-14T19:50:00Z">
              <w:pPr>
                <w:pStyle w:val="32"/>
              </w:pPr>
            </w:pPrChange>
          </w:pPr>
          <w:del w:id="397" w:author="Evgeny Sukharev" w:date="2021-06-14T17:36:00Z">
            <w:r w:rsidRPr="00501145" w:rsidDel="00501145">
              <w:rPr>
                <w:rPrChange w:id="398" w:author="Evgeny Sukharev" w:date="2021-06-14T17:36:00Z">
                  <w:rPr>
                    <w:rStyle w:val="af"/>
                    <w:noProof/>
                    <w:lang w:val="en-US" w:bidi="x-none"/>
                  </w:rPr>
                </w:rPrChange>
              </w:rPr>
              <w:delText>1.2.3.</w:delText>
            </w:r>
            <w:r w:rsidDel="00501145">
              <w:rPr>
                <w:rFonts w:asciiTheme="minorHAnsi" w:eastAsiaTheme="minorEastAsia" w:hAnsiTheme="minorHAnsi"/>
                <w:noProof/>
                <w:sz w:val="22"/>
                <w:lang w:eastAsia="ru-RU"/>
              </w:rPr>
              <w:tab/>
            </w:r>
            <w:r w:rsidRPr="00501145" w:rsidDel="00501145">
              <w:rPr>
                <w:rPrChange w:id="399" w:author="Evgeny Sukharev" w:date="2021-06-14T17:36:00Z">
                  <w:rPr>
                    <w:rStyle w:val="af"/>
                    <w:noProof/>
                    <w:lang w:val="en-US"/>
                  </w:rPr>
                </w:rPrChange>
              </w:rPr>
              <w:delText>Tin-cat email queue</w:delText>
            </w:r>
            <w:r w:rsidDel="00501145">
              <w:rPr>
                <w:noProof/>
                <w:webHidden/>
              </w:rPr>
              <w:tab/>
              <w:delText>14</w:delText>
            </w:r>
          </w:del>
        </w:p>
        <w:p w14:paraId="54EC2318" w14:textId="6D7B80A5" w:rsidR="006A4499" w:rsidDel="00501145" w:rsidRDefault="006A4499">
          <w:pPr>
            <w:pStyle w:val="21"/>
            <w:rPr>
              <w:del w:id="400" w:author="Evgeny Sukharev" w:date="2021-06-14T17:36:00Z"/>
              <w:rFonts w:asciiTheme="minorHAnsi" w:eastAsiaTheme="minorEastAsia" w:hAnsiTheme="minorHAnsi"/>
              <w:noProof/>
              <w:sz w:val="22"/>
              <w:lang w:eastAsia="ru-RU"/>
            </w:rPr>
            <w:pPrChange w:id="401" w:author="Evgeny Sukharev" w:date="2021-06-14T19:50:00Z">
              <w:pPr>
                <w:pStyle w:val="32"/>
              </w:pPr>
            </w:pPrChange>
          </w:pPr>
          <w:del w:id="402" w:author="Evgeny Sukharev" w:date="2021-06-14T17:36:00Z">
            <w:r w:rsidRPr="00501145" w:rsidDel="00501145">
              <w:rPr>
                <w:rPrChange w:id="403" w:author="Evgeny Sukharev" w:date="2021-06-14T17:36:00Z">
                  <w:rPr>
                    <w:rStyle w:val="af"/>
                    <w:noProof/>
                    <w:lang w:bidi="x-none"/>
                  </w:rPr>
                </w:rPrChange>
              </w:rPr>
              <w:delText>1.2.4.</w:delText>
            </w:r>
            <w:r w:rsidDel="00501145">
              <w:rPr>
                <w:rFonts w:asciiTheme="minorHAnsi" w:eastAsiaTheme="minorEastAsia" w:hAnsiTheme="minorHAnsi"/>
                <w:noProof/>
                <w:sz w:val="22"/>
                <w:lang w:eastAsia="ru-RU"/>
              </w:rPr>
              <w:tab/>
            </w:r>
            <w:r w:rsidRPr="00501145" w:rsidDel="00501145">
              <w:rPr>
                <w:rPrChange w:id="404" w:author="Evgeny Sukharev" w:date="2021-06-14T17:36:00Z">
                  <w:rPr>
                    <w:rStyle w:val="af"/>
                    <w:noProof/>
                  </w:rPr>
                </w:rPrChange>
              </w:rPr>
              <w:delText>Сравнение</w:delText>
            </w:r>
            <w:r w:rsidDel="00501145">
              <w:rPr>
                <w:noProof/>
                <w:webHidden/>
              </w:rPr>
              <w:tab/>
              <w:delText>15</w:delText>
            </w:r>
          </w:del>
        </w:p>
        <w:p w14:paraId="020B3B8B" w14:textId="49ABDDD1" w:rsidR="006A4499" w:rsidDel="00501145" w:rsidRDefault="006A4499">
          <w:pPr>
            <w:pStyle w:val="21"/>
            <w:rPr>
              <w:del w:id="405" w:author="Evgeny Sukharev" w:date="2021-06-14T17:36:00Z"/>
              <w:rFonts w:asciiTheme="minorHAnsi" w:eastAsiaTheme="minorEastAsia" w:hAnsiTheme="minorHAnsi"/>
              <w:noProof/>
              <w:sz w:val="22"/>
              <w:lang w:eastAsia="ru-RU"/>
            </w:rPr>
          </w:pPr>
          <w:del w:id="406" w:author="Evgeny Sukharev" w:date="2021-06-14T17:36:00Z">
            <w:r w:rsidRPr="00501145" w:rsidDel="00501145">
              <w:rPr>
                <w:rPrChange w:id="407" w:author="Evgeny Sukharev" w:date="2021-06-14T17:36:00Z">
                  <w:rPr>
                    <w:rStyle w:val="af"/>
                    <w:noProof/>
                    <w:lang w:bidi="x-none"/>
                    <w14:scene3d>
                      <w14:camera w14:prst="orthographicFront"/>
                      <w14:lightRig w14:rig="threePt" w14:dir="t">
                        <w14:rot w14:lat="0" w14:lon="0" w14:rev="0"/>
                      </w14:lightRig>
                    </w14:scene3d>
                  </w:rPr>
                </w:rPrChange>
              </w:rPr>
              <w:delText>1.3.</w:delText>
            </w:r>
            <w:r w:rsidRPr="00501145" w:rsidDel="00501145">
              <w:rPr>
                <w:rPrChange w:id="408" w:author="Evgeny Sukharev" w:date="2021-06-14T17:36:00Z">
                  <w:rPr>
                    <w:rStyle w:val="af"/>
                    <w:noProof/>
                  </w:rPr>
                </w:rPrChange>
              </w:rPr>
              <w:delText xml:space="preserve"> Диаграмма вариантов использования</w:delText>
            </w:r>
            <w:r w:rsidDel="00501145">
              <w:rPr>
                <w:noProof/>
                <w:webHidden/>
              </w:rPr>
              <w:tab/>
              <w:delText>15</w:delText>
            </w:r>
          </w:del>
        </w:p>
        <w:p w14:paraId="03F80596" w14:textId="56338771" w:rsidR="006A4499" w:rsidDel="00501145" w:rsidRDefault="006A4499">
          <w:pPr>
            <w:pStyle w:val="21"/>
            <w:rPr>
              <w:del w:id="409" w:author="Evgeny Sukharev" w:date="2021-06-14T17:36:00Z"/>
              <w:rFonts w:asciiTheme="minorHAnsi" w:eastAsiaTheme="minorEastAsia" w:hAnsiTheme="minorHAnsi"/>
              <w:noProof/>
              <w:sz w:val="22"/>
              <w:lang w:eastAsia="ru-RU"/>
            </w:rPr>
            <w:pPrChange w:id="410" w:author="Evgeny Sukharev" w:date="2021-06-14T19:50:00Z">
              <w:pPr>
                <w:pStyle w:val="32"/>
              </w:pPr>
            </w:pPrChange>
          </w:pPr>
          <w:del w:id="411" w:author="Evgeny Sukharev" w:date="2021-06-14T17:36:00Z">
            <w:r w:rsidRPr="00501145" w:rsidDel="00501145">
              <w:rPr>
                <w:rPrChange w:id="412" w:author="Evgeny Sukharev" w:date="2021-06-14T17:36:00Z">
                  <w:rPr>
                    <w:rStyle w:val="af"/>
                    <w:noProof/>
                    <w:lang w:bidi="x-none"/>
                  </w:rPr>
                </w:rPrChange>
              </w:rPr>
              <w:delText>1.3.1.</w:delText>
            </w:r>
            <w:r w:rsidDel="00501145">
              <w:rPr>
                <w:rFonts w:asciiTheme="minorHAnsi" w:eastAsiaTheme="minorEastAsia" w:hAnsiTheme="minorHAnsi"/>
                <w:noProof/>
                <w:sz w:val="22"/>
                <w:lang w:eastAsia="ru-RU"/>
              </w:rPr>
              <w:tab/>
            </w:r>
            <w:r w:rsidRPr="00501145" w:rsidDel="00501145">
              <w:rPr>
                <w:rPrChange w:id="413" w:author="Evgeny Sukharev" w:date="2021-06-14T17:36:00Z">
                  <w:rPr>
                    <w:rStyle w:val="af"/>
                    <w:noProof/>
                  </w:rPr>
                </w:rPrChange>
              </w:rPr>
              <w:delText>Оператор</w:delText>
            </w:r>
            <w:r w:rsidDel="00501145">
              <w:rPr>
                <w:noProof/>
                <w:webHidden/>
              </w:rPr>
              <w:tab/>
              <w:delText>15</w:delText>
            </w:r>
          </w:del>
        </w:p>
        <w:p w14:paraId="5CFB06E9" w14:textId="3D2C7F57" w:rsidR="006A4499" w:rsidDel="00501145" w:rsidRDefault="006A4499">
          <w:pPr>
            <w:pStyle w:val="21"/>
            <w:rPr>
              <w:del w:id="414" w:author="Evgeny Sukharev" w:date="2021-06-14T17:36:00Z"/>
              <w:rFonts w:asciiTheme="minorHAnsi" w:eastAsiaTheme="minorEastAsia" w:hAnsiTheme="minorHAnsi"/>
              <w:noProof/>
              <w:sz w:val="22"/>
              <w:lang w:eastAsia="ru-RU"/>
            </w:rPr>
            <w:pPrChange w:id="415" w:author="Evgeny Sukharev" w:date="2021-06-14T19:50:00Z">
              <w:pPr>
                <w:pStyle w:val="32"/>
              </w:pPr>
            </w:pPrChange>
          </w:pPr>
          <w:del w:id="416" w:author="Evgeny Sukharev" w:date="2021-06-14T17:36:00Z">
            <w:r w:rsidRPr="00501145" w:rsidDel="00501145">
              <w:rPr>
                <w:rPrChange w:id="417" w:author="Evgeny Sukharev" w:date="2021-06-14T17:36:00Z">
                  <w:rPr>
                    <w:rStyle w:val="af"/>
                    <w:noProof/>
                    <w:lang w:bidi="x-none"/>
                  </w:rPr>
                </w:rPrChange>
              </w:rPr>
              <w:delText>1.3.2.</w:delText>
            </w:r>
            <w:r w:rsidDel="00501145">
              <w:rPr>
                <w:rFonts w:asciiTheme="minorHAnsi" w:eastAsiaTheme="minorEastAsia" w:hAnsiTheme="minorHAnsi"/>
                <w:noProof/>
                <w:sz w:val="22"/>
                <w:lang w:eastAsia="ru-RU"/>
              </w:rPr>
              <w:tab/>
            </w:r>
            <w:r w:rsidRPr="00501145" w:rsidDel="00501145">
              <w:rPr>
                <w:rPrChange w:id="418" w:author="Evgeny Sukharev" w:date="2021-06-14T17:36:00Z">
                  <w:rPr>
                    <w:rStyle w:val="af"/>
                    <w:noProof/>
                  </w:rPr>
                </w:rPrChange>
              </w:rPr>
              <w:delText>Администратор</w:delText>
            </w:r>
            <w:r w:rsidDel="00501145">
              <w:rPr>
                <w:noProof/>
                <w:webHidden/>
              </w:rPr>
              <w:tab/>
              <w:delText>16</w:delText>
            </w:r>
          </w:del>
        </w:p>
        <w:p w14:paraId="25450B0D" w14:textId="3883C1BD" w:rsidR="006A4499" w:rsidDel="00501145" w:rsidRDefault="006A4499">
          <w:pPr>
            <w:pStyle w:val="21"/>
            <w:rPr>
              <w:del w:id="419" w:author="Evgeny Sukharev" w:date="2021-06-14T17:36:00Z"/>
              <w:rFonts w:asciiTheme="minorHAnsi" w:eastAsiaTheme="minorEastAsia" w:hAnsiTheme="minorHAnsi"/>
              <w:noProof/>
              <w:sz w:val="22"/>
              <w:lang w:eastAsia="ru-RU"/>
            </w:rPr>
          </w:pPr>
          <w:del w:id="420" w:author="Evgeny Sukharev" w:date="2021-06-14T17:36:00Z">
            <w:r w:rsidRPr="00501145" w:rsidDel="00501145">
              <w:rPr>
                <w:rPrChange w:id="421" w:author="Evgeny Sukharev" w:date="2021-06-14T17:36:00Z">
                  <w:rPr>
                    <w:rStyle w:val="af"/>
                    <w:noProof/>
                    <w:lang w:bidi="x-none"/>
                    <w14:scene3d>
                      <w14:camera w14:prst="orthographicFront"/>
                      <w14:lightRig w14:rig="threePt" w14:dir="t">
                        <w14:rot w14:lat="0" w14:lon="0" w14:rev="0"/>
                      </w14:lightRig>
                    </w14:scene3d>
                  </w:rPr>
                </w:rPrChange>
              </w:rPr>
              <w:delText>1.4.</w:delText>
            </w:r>
            <w:r w:rsidRPr="00501145" w:rsidDel="00501145">
              <w:rPr>
                <w:rPrChange w:id="422" w:author="Evgeny Sukharev" w:date="2021-06-14T17:36:00Z">
                  <w:rPr>
                    <w:rStyle w:val="af"/>
                    <w:noProof/>
                    <w:lang w:val="en-US"/>
                  </w:rPr>
                </w:rPrChange>
              </w:rPr>
              <w:delText xml:space="preserve"> IDEF0-</w:delText>
            </w:r>
            <w:r w:rsidRPr="00501145" w:rsidDel="00501145">
              <w:rPr>
                <w:rPrChange w:id="423" w:author="Evgeny Sukharev" w:date="2021-06-14T17:36:00Z">
                  <w:rPr>
                    <w:rStyle w:val="af"/>
                    <w:noProof/>
                  </w:rPr>
                </w:rPrChange>
              </w:rPr>
              <w:delText>Диаграмма</w:delText>
            </w:r>
            <w:r w:rsidDel="00501145">
              <w:rPr>
                <w:noProof/>
                <w:webHidden/>
              </w:rPr>
              <w:tab/>
              <w:delText>18</w:delText>
            </w:r>
          </w:del>
        </w:p>
        <w:p w14:paraId="64C5CA49" w14:textId="5B59818D" w:rsidR="006A4499" w:rsidDel="00501145" w:rsidRDefault="006A4499">
          <w:pPr>
            <w:pStyle w:val="21"/>
            <w:rPr>
              <w:del w:id="424" w:author="Evgeny Sukharev" w:date="2021-06-14T17:36:00Z"/>
              <w:rFonts w:asciiTheme="minorHAnsi" w:eastAsiaTheme="minorEastAsia" w:hAnsiTheme="minorHAnsi"/>
              <w:noProof/>
              <w:sz w:val="22"/>
              <w:lang w:eastAsia="ru-RU"/>
            </w:rPr>
          </w:pPr>
          <w:del w:id="425" w:author="Evgeny Sukharev" w:date="2021-06-14T17:36:00Z">
            <w:r w:rsidRPr="00501145" w:rsidDel="00501145">
              <w:rPr>
                <w:rPrChange w:id="426" w:author="Evgeny Sukharev" w:date="2021-06-14T17:36:00Z">
                  <w:rPr>
                    <w:rStyle w:val="af"/>
                    <w:noProof/>
                    <w:lang w:val="en-US" w:bidi="x-none"/>
                    <w14:scene3d>
                      <w14:camera w14:prst="orthographicFront"/>
                      <w14:lightRig w14:rig="threePt" w14:dir="t">
                        <w14:rot w14:lat="0" w14:lon="0" w14:rev="0"/>
                      </w14:lightRig>
                    </w14:scene3d>
                  </w:rPr>
                </w:rPrChange>
              </w:rPr>
              <w:delText>1.5.</w:delText>
            </w:r>
            <w:r w:rsidRPr="00501145" w:rsidDel="00501145">
              <w:rPr>
                <w:rPrChange w:id="427" w:author="Evgeny Sukharev" w:date="2021-06-14T17:36:00Z">
                  <w:rPr>
                    <w:rStyle w:val="af"/>
                    <w:noProof/>
                    <w:lang w:val="en-US"/>
                  </w:rPr>
                </w:rPrChange>
              </w:rPr>
              <w:delText xml:space="preserve"> BPMN</w:delText>
            </w:r>
            <w:r w:rsidDel="00501145">
              <w:rPr>
                <w:noProof/>
                <w:webHidden/>
              </w:rPr>
              <w:tab/>
              <w:delText>20</w:delText>
            </w:r>
          </w:del>
        </w:p>
        <w:p w14:paraId="12EE4730" w14:textId="29735DBE" w:rsidR="006A4499" w:rsidDel="00501145" w:rsidRDefault="006A4499">
          <w:pPr>
            <w:pStyle w:val="21"/>
            <w:rPr>
              <w:del w:id="428" w:author="Evgeny Sukharev" w:date="2021-06-14T17:36:00Z"/>
              <w:rFonts w:asciiTheme="minorHAnsi" w:eastAsiaTheme="minorEastAsia" w:hAnsiTheme="minorHAnsi"/>
              <w:noProof/>
              <w:sz w:val="22"/>
              <w:lang w:eastAsia="ru-RU"/>
            </w:rPr>
          </w:pPr>
          <w:del w:id="429" w:author="Evgeny Sukharev" w:date="2021-06-14T17:36:00Z">
            <w:r w:rsidRPr="00501145" w:rsidDel="00501145">
              <w:rPr>
                <w:rPrChange w:id="430" w:author="Evgeny Sukharev" w:date="2021-06-14T17:36:00Z">
                  <w:rPr>
                    <w:rStyle w:val="af"/>
                    <w:noProof/>
                    <w:lang w:bidi="x-none"/>
                    <w14:scene3d>
                      <w14:camera w14:prst="orthographicFront"/>
                      <w14:lightRig w14:rig="threePt" w14:dir="t">
                        <w14:rot w14:lat="0" w14:lon="0" w14:rev="0"/>
                      </w14:lightRig>
                    </w14:scene3d>
                  </w:rPr>
                </w:rPrChange>
              </w:rPr>
              <w:delText>1.6.</w:delText>
            </w:r>
            <w:r w:rsidRPr="00501145" w:rsidDel="00501145">
              <w:rPr>
                <w:rPrChange w:id="431" w:author="Evgeny Sukharev" w:date="2021-06-14T17:36:00Z">
                  <w:rPr>
                    <w:rStyle w:val="af"/>
                    <w:noProof/>
                  </w:rPr>
                </w:rPrChange>
              </w:rPr>
              <w:delText xml:space="preserve"> Выводы</w:delText>
            </w:r>
            <w:r w:rsidDel="00501145">
              <w:rPr>
                <w:noProof/>
                <w:webHidden/>
              </w:rPr>
              <w:tab/>
              <w:delText>22</w:delText>
            </w:r>
          </w:del>
        </w:p>
        <w:p w14:paraId="5A2DA8CB" w14:textId="6FE5C2A2" w:rsidR="006A4499" w:rsidDel="00501145" w:rsidRDefault="006A4499">
          <w:pPr>
            <w:pStyle w:val="21"/>
            <w:rPr>
              <w:del w:id="432" w:author="Evgeny Sukharev" w:date="2021-06-14T17:36:00Z"/>
              <w:rFonts w:asciiTheme="minorHAnsi" w:eastAsiaTheme="minorEastAsia" w:hAnsiTheme="minorHAnsi"/>
              <w:noProof/>
              <w:sz w:val="22"/>
              <w:lang w:eastAsia="ru-RU"/>
            </w:rPr>
            <w:pPrChange w:id="433" w:author="Evgeny Sukharev" w:date="2021-06-14T19:50:00Z">
              <w:pPr>
                <w:pStyle w:val="12"/>
              </w:pPr>
            </w:pPrChange>
          </w:pPr>
          <w:del w:id="434" w:author="Evgeny Sukharev" w:date="2021-06-14T17:36:00Z">
            <w:r w:rsidRPr="00501145" w:rsidDel="00501145">
              <w:rPr>
                <w:rPrChange w:id="435" w:author="Evgeny Sukharev" w:date="2021-06-14T17:36:00Z">
                  <w:rPr>
                    <w:rStyle w:val="af"/>
                    <w:noProof/>
                  </w:rPr>
                </w:rPrChange>
              </w:rPr>
              <w:delText>2. ТЕХНИЧЕСКОЕ ЗАДАНИЕ</w:delText>
            </w:r>
            <w:r w:rsidDel="00501145">
              <w:rPr>
                <w:noProof/>
                <w:webHidden/>
              </w:rPr>
              <w:tab/>
              <w:delText>23</w:delText>
            </w:r>
          </w:del>
        </w:p>
        <w:p w14:paraId="24B161F8" w14:textId="107A985C" w:rsidR="006A4499" w:rsidDel="00501145" w:rsidRDefault="006A4499">
          <w:pPr>
            <w:pStyle w:val="21"/>
            <w:rPr>
              <w:del w:id="436" w:author="Evgeny Sukharev" w:date="2021-06-14T17:36:00Z"/>
              <w:rFonts w:asciiTheme="minorHAnsi" w:eastAsiaTheme="minorEastAsia" w:hAnsiTheme="minorHAnsi"/>
              <w:noProof/>
              <w:sz w:val="22"/>
              <w:lang w:eastAsia="ru-RU"/>
            </w:rPr>
          </w:pPr>
          <w:del w:id="437" w:author="Evgeny Sukharev" w:date="2021-06-14T17:36:00Z">
            <w:r w:rsidRPr="00501145" w:rsidDel="00501145">
              <w:rPr>
                <w:rPrChange w:id="438" w:author="Evgeny Sukharev" w:date="2021-06-14T17:36:00Z">
                  <w:rPr>
                    <w:rStyle w:val="af"/>
                    <w:noProof/>
                    <w14:scene3d>
                      <w14:camera w14:prst="orthographicFront"/>
                      <w14:lightRig w14:rig="threePt" w14:dir="t">
                        <w14:rot w14:lat="0" w14:lon="0" w14:rev="0"/>
                      </w14:lightRig>
                    </w14:scene3d>
                  </w:rPr>
                </w:rPrChange>
              </w:rPr>
              <w:delText>2.1.</w:delText>
            </w:r>
            <w:r w:rsidRPr="00501145" w:rsidDel="00501145">
              <w:rPr>
                <w:rPrChange w:id="439" w:author="Evgeny Sukharev" w:date="2021-06-14T17:36:00Z">
                  <w:rPr>
                    <w:rStyle w:val="af"/>
                    <w:noProof/>
                  </w:rPr>
                </w:rPrChange>
              </w:rPr>
              <w:delText xml:space="preserve"> Основание для разработки</w:delText>
            </w:r>
            <w:r w:rsidDel="00501145">
              <w:rPr>
                <w:noProof/>
                <w:webHidden/>
              </w:rPr>
              <w:tab/>
              <w:delText>23</w:delText>
            </w:r>
          </w:del>
        </w:p>
        <w:p w14:paraId="440821FD" w14:textId="13A46254" w:rsidR="006A4499" w:rsidDel="00501145" w:rsidRDefault="006A4499">
          <w:pPr>
            <w:pStyle w:val="21"/>
            <w:rPr>
              <w:del w:id="440" w:author="Evgeny Sukharev" w:date="2021-06-14T17:36:00Z"/>
              <w:rFonts w:asciiTheme="minorHAnsi" w:eastAsiaTheme="minorEastAsia" w:hAnsiTheme="minorHAnsi"/>
              <w:noProof/>
              <w:sz w:val="22"/>
              <w:lang w:eastAsia="ru-RU"/>
            </w:rPr>
          </w:pPr>
          <w:del w:id="441" w:author="Evgeny Sukharev" w:date="2021-06-14T17:36:00Z">
            <w:r w:rsidRPr="00501145" w:rsidDel="00501145">
              <w:rPr>
                <w:rPrChange w:id="442" w:author="Evgeny Sukharev" w:date="2021-06-14T17:36:00Z">
                  <w:rPr>
                    <w:rStyle w:val="af"/>
                    <w:noProof/>
                    <w14:scene3d>
                      <w14:camera w14:prst="orthographicFront"/>
                      <w14:lightRig w14:rig="threePt" w14:dir="t">
                        <w14:rot w14:lat="0" w14:lon="0" w14:rev="0"/>
                      </w14:lightRig>
                    </w14:scene3d>
                  </w:rPr>
                </w:rPrChange>
              </w:rPr>
              <w:delText>2.2.</w:delText>
            </w:r>
            <w:r w:rsidRPr="00501145" w:rsidDel="00501145">
              <w:rPr>
                <w:rPrChange w:id="443" w:author="Evgeny Sukharev" w:date="2021-06-14T17:36:00Z">
                  <w:rPr>
                    <w:rStyle w:val="af"/>
                    <w:noProof/>
                  </w:rPr>
                </w:rPrChange>
              </w:rPr>
              <w:delText xml:space="preserve"> Назначение и область применения</w:delText>
            </w:r>
            <w:r w:rsidDel="00501145">
              <w:rPr>
                <w:noProof/>
                <w:webHidden/>
              </w:rPr>
              <w:tab/>
              <w:delText>23</w:delText>
            </w:r>
          </w:del>
        </w:p>
        <w:p w14:paraId="070CB7E9" w14:textId="4D3186EF" w:rsidR="006A4499" w:rsidDel="00501145" w:rsidRDefault="006A4499">
          <w:pPr>
            <w:pStyle w:val="21"/>
            <w:rPr>
              <w:del w:id="444" w:author="Evgeny Sukharev" w:date="2021-06-14T17:36:00Z"/>
              <w:rFonts w:asciiTheme="minorHAnsi" w:eastAsiaTheme="minorEastAsia" w:hAnsiTheme="minorHAnsi"/>
              <w:noProof/>
              <w:sz w:val="22"/>
              <w:lang w:eastAsia="ru-RU"/>
            </w:rPr>
          </w:pPr>
          <w:del w:id="445" w:author="Evgeny Sukharev" w:date="2021-06-14T17:36:00Z">
            <w:r w:rsidRPr="00501145" w:rsidDel="00501145">
              <w:rPr>
                <w:rPrChange w:id="446" w:author="Evgeny Sukharev" w:date="2021-06-14T17:36:00Z">
                  <w:rPr>
                    <w:rStyle w:val="af"/>
                    <w:noProof/>
                    <w14:scene3d>
                      <w14:camera w14:prst="orthographicFront"/>
                      <w14:lightRig w14:rig="threePt" w14:dir="t">
                        <w14:rot w14:lat="0" w14:lon="0" w14:rev="0"/>
                      </w14:lightRig>
                    </w14:scene3d>
                  </w:rPr>
                </w:rPrChange>
              </w:rPr>
              <w:delText>2.3.</w:delText>
            </w:r>
            <w:r w:rsidRPr="00501145" w:rsidDel="00501145">
              <w:rPr>
                <w:rPrChange w:id="447" w:author="Evgeny Sukharev" w:date="2021-06-14T17:36:00Z">
                  <w:rPr>
                    <w:rStyle w:val="af"/>
                    <w:noProof/>
                  </w:rPr>
                </w:rPrChange>
              </w:rPr>
              <w:delText xml:space="preserve"> Требования к программному комплексу</w:delText>
            </w:r>
            <w:r w:rsidDel="00501145">
              <w:rPr>
                <w:noProof/>
                <w:webHidden/>
              </w:rPr>
              <w:tab/>
              <w:delText>23</w:delText>
            </w:r>
          </w:del>
        </w:p>
        <w:p w14:paraId="0DF826B0" w14:textId="7278012A" w:rsidR="006A4499" w:rsidDel="00501145" w:rsidRDefault="006A4499">
          <w:pPr>
            <w:pStyle w:val="21"/>
            <w:rPr>
              <w:del w:id="448" w:author="Evgeny Sukharev" w:date="2021-06-14T17:36:00Z"/>
              <w:rFonts w:asciiTheme="minorHAnsi" w:eastAsiaTheme="minorEastAsia" w:hAnsiTheme="minorHAnsi"/>
              <w:noProof/>
              <w:sz w:val="22"/>
              <w:lang w:eastAsia="ru-RU"/>
            </w:rPr>
            <w:pPrChange w:id="449" w:author="Evgeny Sukharev" w:date="2021-06-14T19:50:00Z">
              <w:pPr>
                <w:pStyle w:val="32"/>
              </w:pPr>
            </w:pPrChange>
          </w:pPr>
          <w:del w:id="450" w:author="Evgeny Sukharev" w:date="2021-06-14T17:36:00Z">
            <w:r w:rsidRPr="00501145" w:rsidDel="00501145">
              <w:rPr>
                <w:rPrChange w:id="451" w:author="Evgeny Sukharev" w:date="2021-06-14T17:36:00Z">
                  <w:rPr>
                    <w:rStyle w:val="af"/>
                    <w:noProof/>
                    <w:lang w:val="en-US"/>
                  </w:rPr>
                </w:rPrChange>
              </w:rPr>
              <w:delText xml:space="preserve">2.3.1. </w:delText>
            </w:r>
            <w:r w:rsidRPr="00501145" w:rsidDel="00501145">
              <w:rPr>
                <w:rPrChange w:id="452" w:author="Evgeny Sukharev" w:date="2021-06-14T17:36:00Z">
                  <w:rPr>
                    <w:rStyle w:val="af"/>
                    <w:noProof/>
                  </w:rPr>
                </w:rPrChange>
              </w:rPr>
              <w:delText>Требования к функциональным характеристикам</w:delText>
            </w:r>
            <w:r w:rsidDel="00501145">
              <w:rPr>
                <w:noProof/>
                <w:webHidden/>
              </w:rPr>
              <w:tab/>
              <w:delText>23</w:delText>
            </w:r>
          </w:del>
        </w:p>
        <w:p w14:paraId="03F0D488" w14:textId="52581369" w:rsidR="006A4499" w:rsidDel="00501145" w:rsidRDefault="006A4499">
          <w:pPr>
            <w:pStyle w:val="21"/>
            <w:rPr>
              <w:del w:id="453" w:author="Evgeny Sukharev" w:date="2021-06-14T17:36:00Z"/>
              <w:rFonts w:asciiTheme="minorHAnsi" w:eastAsiaTheme="minorEastAsia" w:hAnsiTheme="minorHAnsi"/>
              <w:noProof/>
              <w:sz w:val="22"/>
              <w:lang w:eastAsia="ru-RU"/>
            </w:rPr>
            <w:pPrChange w:id="454" w:author="Evgeny Sukharev" w:date="2021-06-14T19:50:00Z">
              <w:pPr>
                <w:pStyle w:val="32"/>
              </w:pPr>
            </w:pPrChange>
          </w:pPr>
          <w:del w:id="455" w:author="Evgeny Sukharev" w:date="2021-06-14T17:36:00Z">
            <w:r w:rsidRPr="00501145" w:rsidDel="00501145">
              <w:rPr>
                <w:rPrChange w:id="456" w:author="Evgeny Sukharev" w:date="2021-06-14T17:36:00Z">
                  <w:rPr>
                    <w:rStyle w:val="af"/>
                    <w:noProof/>
                    <w:lang w:val="en-US"/>
                  </w:rPr>
                </w:rPrChange>
              </w:rPr>
              <w:delText xml:space="preserve">2.3.2. </w:delText>
            </w:r>
            <w:r w:rsidRPr="00501145" w:rsidDel="00501145">
              <w:rPr>
                <w:rPrChange w:id="457" w:author="Evgeny Sukharev" w:date="2021-06-14T17:36:00Z">
                  <w:rPr>
                    <w:rStyle w:val="af"/>
                    <w:noProof/>
                  </w:rPr>
                </w:rPrChange>
              </w:rPr>
              <w:delText>Требования к надежности</w:delText>
            </w:r>
            <w:r w:rsidDel="00501145">
              <w:rPr>
                <w:noProof/>
                <w:webHidden/>
              </w:rPr>
              <w:tab/>
              <w:delText>26</w:delText>
            </w:r>
          </w:del>
        </w:p>
        <w:p w14:paraId="4916076C" w14:textId="59A3D553" w:rsidR="006A4499" w:rsidDel="00501145" w:rsidRDefault="006A4499">
          <w:pPr>
            <w:pStyle w:val="21"/>
            <w:rPr>
              <w:del w:id="458" w:author="Evgeny Sukharev" w:date="2021-06-14T17:36:00Z"/>
              <w:rFonts w:asciiTheme="minorHAnsi" w:eastAsiaTheme="minorEastAsia" w:hAnsiTheme="minorHAnsi"/>
              <w:noProof/>
              <w:sz w:val="22"/>
              <w:lang w:eastAsia="ru-RU"/>
            </w:rPr>
          </w:pPr>
          <w:del w:id="459" w:author="Evgeny Sukharev" w:date="2021-06-14T17:36:00Z">
            <w:r w:rsidRPr="00501145" w:rsidDel="00501145">
              <w:rPr>
                <w:rPrChange w:id="460" w:author="Evgeny Sukharev" w:date="2021-06-14T17:36:00Z">
                  <w:rPr>
                    <w:rStyle w:val="af"/>
                    <w:noProof/>
                    <w14:scene3d>
                      <w14:camera w14:prst="orthographicFront"/>
                      <w14:lightRig w14:rig="threePt" w14:dir="t">
                        <w14:rot w14:lat="0" w14:lon="0" w14:rev="0"/>
                      </w14:lightRig>
                    </w14:scene3d>
                  </w:rPr>
                </w:rPrChange>
              </w:rPr>
              <w:delText>2.4.</w:delText>
            </w:r>
            <w:r w:rsidRPr="00501145" w:rsidDel="00501145">
              <w:rPr>
                <w:rPrChange w:id="461" w:author="Evgeny Sukharev" w:date="2021-06-14T17:36:00Z">
                  <w:rPr>
                    <w:rStyle w:val="af"/>
                    <w:noProof/>
                  </w:rPr>
                </w:rPrChange>
              </w:rPr>
              <w:delText xml:space="preserve"> Условия эксплуатации</w:delText>
            </w:r>
            <w:r w:rsidDel="00501145">
              <w:rPr>
                <w:noProof/>
                <w:webHidden/>
              </w:rPr>
              <w:tab/>
              <w:delText>27</w:delText>
            </w:r>
          </w:del>
        </w:p>
        <w:p w14:paraId="6D27A5E7" w14:textId="58B9A2C8" w:rsidR="006A4499" w:rsidDel="00501145" w:rsidRDefault="006A4499">
          <w:pPr>
            <w:pStyle w:val="21"/>
            <w:rPr>
              <w:del w:id="462" w:author="Evgeny Sukharev" w:date="2021-06-14T17:36:00Z"/>
              <w:rFonts w:asciiTheme="minorHAnsi" w:eastAsiaTheme="minorEastAsia" w:hAnsiTheme="minorHAnsi"/>
              <w:noProof/>
              <w:sz w:val="22"/>
              <w:lang w:eastAsia="ru-RU"/>
            </w:rPr>
            <w:pPrChange w:id="463" w:author="Evgeny Sukharev" w:date="2021-06-14T19:50:00Z">
              <w:pPr>
                <w:pStyle w:val="32"/>
              </w:pPr>
            </w:pPrChange>
          </w:pPr>
          <w:del w:id="464" w:author="Evgeny Sukharev" w:date="2021-06-14T17:36:00Z">
            <w:r w:rsidRPr="00501145" w:rsidDel="00501145">
              <w:rPr>
                <w:rPrChange w:id="465" w:author="Evgeny Sukharev" w:date="2021-06-14T17:36:00Z">
                  <w:rPr>
                    <w:rStyle w:val="af"/>
                    <w:noProof/>
                    <w:lang w:val="en-US"/>
                  </w:rPr>
                </w:rPrChange>
              </w:rPr>
              <w:delText xml:space="preserve">2.4.1. </w:delText>
            </w:r>
            <w:r w:rsidRPr="00501145" w:rsidDel="00501145">
              <w:rPr>
                <w:rPrChange w:id="466" w:author="Evgeny Sukharev" w:date="2021-06-14T17:36:00Z">
                  <w:rPr>
                    <w:rStyle w:val="af"/>
                    <w:noProof/>
                  </w:rPr>
                </w:rPrChange>
              </w:rPr>
              <w:delText>Климатические условия эксплуатации</w:delText>
            </w:r>
            <w:r w:rsidDel="00501145">
              <w:rPr>
                <w:noProof/>
                <w:webHidden/>
              </w:rPr>
              <w:tab/>
              <w:delText>27</w:delText>
            </w:r>
          </w:del>
        </w:p>
        <w:p w14:paraId="25148FCC" w14:textId="1D248A65" w:rsidR="006A4499" w:rsidDel="00501145" w:rsidRDefault="006A4499">
          <w:pPr>
            <w:pStyle w:val="21"/>
            <w:rPr>
              <w:del w:id="467" w:author="Evgeny Sukharev" w:date="2021-06-14T17:36:00Z"/>
              <w:rFonts w:asciiTheme="minorHAnsi" w:eastAsiaTheme="minorEastAsia" w:hAnsiTheme="minorHAnsi"/>
              <w:noProof/>
              <w:sz w:val="22"/>
              <w:lang w:eastAsia="ru-RU"/>
            </w:rPr>
            <w:pPrChange w:id="468" w:author="Evgeny Sukharev" w:date="2021-06-14T19:50:00Z">
              <w:pPr>
                <w:pStyle w:val="32"/>
              </w:pPr>
            </w:pPrChange>
          </w:pPr>
          <w:del w:id="469" w:author="Evgeny Sukharev" w:date="2021-06-14T17:36:00Z">
            <w:r w:rsidRPr="00501145" w:rsidDel="00501145">
              <w:rPr>
                <w:rPrChange w:id="470" w:author="Evgeny Sukharev" w:date="2021-06-14T17:36:00Z">
                  <w:rPr>
                    <w:rStyle w:val="af"/>
                    <w:noProof/>
                  </w:rPr>
                </w:rPrChange>
              </w:rPr>
              <w:delText>2.4.2. Требования к квалификации и численности персонала</w:delText>
            </w:r>
            <w:r w:rsidDel="00501145">
              <w:rPr>
                <w:noProof/>
                <w:webHidden/>
              </w:rPr>
              <w:tab/>
              <w:delText>27</w:delText>
            </w:r>
          </w:del>
        </w:p>
        <w:p w14:paraId="20DD48C6" w14:textId="2A36DD37" w:rsidR="006A4499" w:rsidDel="00501145" w:rsidRDefault="006A4499">
          <w:pPr>
            <w:pStyle w:val="21"/>
            <w:rPr>
              <w:del w:id="471" w:author="Evgeny Sukharev" w:date="2021-06-14T17:36:00Z"/>
              <w:rFonts w:asciiTheme="minorHAnsi" w:eastAsiaTheme="minorEastAsia" w:hAnsiTheme="minorHAnsi"/>
              <w:noProof/>
              <w:sz w:val="22"/>
              <w:lang w:eastAsia="ru-RU"/>
            </w:rPr>
            <w:pPrChange w:id="472" w:author="Evgeny Sukharev" w:date="2021-06-14T19:50:00Z">
              <w:pPr>
                <w:pStyle w:val="32"/>
              </w:pPr>
            </w:pPrChange>
          </w:pPr>
          <w:del w:id="473" w:author="Evgeny Sukharev" w:date="2021-06-14T17:36:00Z">
            <w:r w:rsidRPr="00501145" w:rsidDel="00501145">
              <w:rPr>
                <w:rPrChange w:id="474" w:author="Evgeny Sukharev" w:date="2021-06-14T17:36:00Z">
                  <w:rPr>
                    <w:rStyle w:val="af"/>
                    <w:noProof/>
                  </w:rPr>
                </w:rPrChange>
              </w:rPr>
              <w:delText>2.4.3. Требования к составу и параметрам технических средств</w:delText>
            </w:r>
            <w:r w:rsidDel="00501145">
              <w:rPr>
                <w:noProof/>
                <w:webHidden/>
              </w:rPr>
              <w:tab/>
              <w:delText>27</w:delText>
            </w:r>
          </w:del>
        </w:p>
        <w:p w14:paraId="643D883A" w14:textId="73F40E86" w:rsidR="006A4499" w:rsidDel="00501145" w:rsidRDefault="006A4499">
          <w:pPr>
            <w:pStyle w:val="21"/>
            <w:rPr>
              <w:del w:id="475" w:author="Evgeny Sukharev" w:date="2021-06-14T17:36:00Z"/>
              <w:rFonts w:asciiTheme="minorHAnsi" w:eastAsiaTheme="minorEastAsia" w:hAnsiTheme="minorHAnsi"/>
              <w:noProof/>
              <w:sz w:val="22"/>
              <w:lang w:eastAsia="ru-RU"/>
            </w:rPr>
            <w:pPrChange w:id="476" w:author="Evgeny Sukharev" w:date="2021-06-14T19:50:00Z">
              <w:pPr>
                <w:pStyle w:val="32"/>
              </w:pPr>
            </w:pPrChange>
          </w:pPr>
          <w:del w:id="477" w:author="Evgeny Sukharev" w:date="2021-06-14T17:36:00Z">
            <w:r w:rsidRPr="00501145" w:rsidDel="00501145">
              <w:rPr>
                <w:rPrChange w:id="478" w:author="Evgeny Sukharev" w:date="2021-06-14T17:36:00Z">
                  <w:rPr>
                    <w:rStyle w:val="af"/>
                    <w:noProof/>
                  </w:rPr>
                </w:rPrChange>
              </w:rPr>
              <w:delText>2.4.4. Требования к программной совместимости</w:delText>
            </w:r>
            <w:r w:rsidDel="00501145">
              <w:rPr>
                <w:noProof/>
                <w:webHidden/>
              </w:rPr>
              <w:tab/>
              <w:delText>28</w:delText>
            </w:r>
          </w:del>
        </w:p>
        <w:p w14:paraId="27A01108" w14:textId="64677F97" w:rsidR="006A4499" w:rsidDel="00501145" w:rsidRDefault="006A4499">
          <w:pPr>
            <w:pStyle w:val="21"/>
            <w:rPr>
              <w:del w:id="479" w:author="Evgeny Sukharev" w:date="2021-06-14T17:36:00Z"/>
              <w:rFonts w:asciiTheme="minorHAnsi" w:eastAsiaTheme="minorEastAsia" w:hAnsiTheme="minorHAnsi"/>
              <w:noProof/>
              <w:sz w:val="22"/>
              <w:lang w:eastAsia="ru-RU"/>
            </w:rPr>
          </w:pPr>
          <w:del w:id="480" w:author="Evgeny Sukharev" w:date="2021-06-14T17:36:00Z">
            <w:r w:rsidRPr="00501145" w:rsidDel="00501145">
              <w:rPr>
                <w:rPrChange w:id="481" w:author="Evgeny Sukharev" w:date="2021-06-14T17:36:00Z">
                  <w:rPr>
                    <w:rStyle w:val="af"/>
                    <w:noProof/>
                    <w14:scene3d>
                      <w14:camera w14:prst="orthographicFront"/>
                      <w14:lightRig w14:rig="threePt" w14:dir="t">
                        <w14:rot w14:lat="0" w14:lon="0" w14:rev="0"/>
                      </w14:lightRig>
                    </w14:scene3d>
                  </w:rPr>
                </w:rPrChange>
              </w:rPr>
              <w:delText>2.5.</w:delText>
            </w:r>
            <w:r w:rsidRPr="00501145" w:rsidDel="00501145">
              <w:rPr>
                <w:rPrChange w:id="482" w:author="Evgeny Sukharev" w:date="2021-06-14T17:36:00Z">
                  <w:rPr>
                    <w:rStyle w:val="af"/>
                    <w:noProof/>
                  </w:rPr>
                </w:rPrChange>
              </w:rPr>
              <w:delText xml:space="preserve"> Программная документация</w:delText>
            </w:r>
            <w:r w:rsidDel="00501145">
              <w:rPr>
                <w:noProof/>
                <w:webHidden/>
              </w:rPr>
              <w:tab/>
              <w:delText>28</w:delText>
            </w:r>
          </w:del>
        </w:p>
        <w:p w14:paraId="42BA3254" w14:textId="480EFF64" w:rsidR="006A4499" w:rsidDel="00501145" w:rsidRDefault="006A4499">
          <w:pPr>
            <w:pStyle w:val="21"/>
            <w:rPr>
              <w:del w:id="483" w:author="Evgeny Sukharev" w:date="2021-06-14T17:36:00Z"/>
              <w:rFonts w:asciiTheme="minorHAnsi" w:eastAsiaTheme="minorEastAsia" w:hAnsiTheme="minorHAnsi"/>
              <w:noProof/>
              <w:sz w:val="22"/>
              <w:lang w:eastAsia="ru-RU"/>
            </w:rPr>
            <w:pPrChange w:id="484" w:author="Evgeny Sukharev" w:date="2021-06-14T19:50:00Z">
              <w:pPr>
                <w:pStyle w:val="32"/>
              </w:pPr>
            </w:pPrChange>
          </w:pPr>
          <w:del w:id="485" w:author="Evgeny Sukharev" w:date="2021-06-14T17:36:00Z">
            <w:r w:rsidRPr="00501145" w:rsidDel="00501145">
              <w:rPr>
                <w:rPrChange w:id="486" w:author="Evgeny Sukharev" w:date="2021-06-14T17:36:00Z">
                  <w:rPr>
                    <w:rStyle w:val="af"/>
                    <w:noProof/>
                  </w:rPr>
                </w:rPrChange>
              </w:rPr>
              <w:delText>2.5.1. Предварительный состав программной документации</w:delText>
            </w:r>
            <w:r w:rsidDel="00501145">
              <w:rPr>
                <w:noProof/>
                <w:webHidden/>
              </w:rPr>
              <w:tab/>
              <w:delText>28</w:delText>
            </w:r>
          </w:del>
        </w:p>
        <w:p w14:paraId="7C2992DC" w14:textId="08BABB64" w:rsidR="006A4499" w:rsidDel="00501145" w:rsidRDefault="006A4499">
          <w:pPr>
            <w:pStyle w:val="21"/>
            <w:rPr>
              <w:del w:id="487" w:author="Evgeny Sukharev" w:date="2021-06-14T17:36:00Z"/>
              <w:rFonts w:asciiTheme="minorHAnsi" w:eastAsiaTheme="minorEastAsia" w:hAnsiTheme="minorHAnsi"/>
              <w:noProof/>
              <w:sz w:val="22"/>
              <w:lang w:eastAsia="ru-RU"/>
            </w:rPr>
          </w:pPr>
          <w:del w:id="488" w:author="Evgeny Sukharev" w:date="2021-06-14T17:36:00Z">
            <w:r w:rsidRPr="00501145" w:rsidDel="00501145">
              <w:rPr>
                <w:rPrChange w:id="489" w:author="Evgeny Sukharev" w:date="2021-06-14T17:36:00Z">
                  <w:rPr>
                    <w:rStyle w:val="af"/>
                    <w:noProof/>
                    <w14:scene3d>
                      <w14:camera w14:prst="orthographicFront"/>
                      <w14:lightRig w14:rig="threePt" w14:dir="t">
                        <w14:rot w14:lat="0" w14:lon="0" w14:rev="0"/>
                      </w14:lightRig>
                    </w14:scene3d>
                  </w:rPr>
                </w:rPrChange>
              </w:rPr>
              <w:delText>2.6.</w:delText>
            </w:r>
            <w:r w:rsidRPr="00501145" w:rsidDel="00501145">
              <w:rPr>
                <w:rPrChange w:id="490" w:author="Evgeny Sukharev" w:date="2021-06-14T17:36:00Z">
                  <w:rPr>
                    <w:rStyle w:val="af"/>
                    <w:noProof/>
                  </w:rPr>
                </w:rPrChange>
              </w:rPr>
              <w:delText xml:space="preserve"> Стадии и этапы разработки</w:delText>
            </w:r>
            <w:r w:rsidDel="00501145">
              <w:rPr>
                <w:noProof/>
                <w:webHidden/>
              </w:rPr>
              <w:tab/>
              <w:delText>28</w:delText>
            </w:r>
          </w:del>
        </w:p>
        <w:p w14:paraId="61F3F3A9" w14:textId="6D0B0ACD" w:rsidR="006A4499" w:rsidDel="00501145" w:rsidRDefault="006A4499">
          <w:pPr>
            <w:pStyle w:val="21"/>
            <w:rPr>
              <w:del w:id="491" w:author="Evgeny Sukharev" w:date="2021-06-14T17:36:00Z"/>
              <w:rFonts w:asciiTheme="minorHAnsi" w:eastAsiaTheme="minorEastAsia" w:hAnsiTheme="minorHAnsi"/>
              <w:noProof/>
              <w:sz w:val="22"/>
              <w:lang w:eastAsia="ru-RU"/>
            </w:rPr>
            <w:pPrChange w:id="492" w:author="Evgeny Sukharev" w:date="2021-06-14T19:50:00Z">
              <w:pPr>
                <w:pStyle w:val="32"/>
              </w:pPr>
            </w:pPrChange>
          </w:pPr>
          <w:del w:id="493" w:author="Evgeny Sukharev" w:date="2021-06-14T17:36:00Z">
            <w:r w:rsidRPr="00501145" w:rsidDel="00501145">
              <w:rPr>
                <w:rPrChange w:id="494" w:author="Evgeny Sukharev" w:date="2021-06-14T17:36:00Z">
                  <w:rPr>
                    <w:rStyle w:val="af"/>
                    <w:noProof/>
                  </w:rPr>
                </w:rPrChange>
              </w:rPr>
              <w:delText>2.6.1. Стадии разработки</w:delText>
            </w:r>
            <w:r w:rsidDel="00501145">
              <w:rPr>
                <w:noProof/>
                <w:webHidden/>
              </w:rPr>
              <w:tab/>
              <w:delText>28</w:delText>
            </w:r>
          </w:del>
        </w:p>
        <w:p w14:paraId="66D79068" w14:textId="05C284AB" w:rsidR="006A4499" w:rsidDel="00501145" w:rsidRDefault="006A4499">
          <w:pPr>
            <w:pStyle w:val="21"/>
            <w:rPr>
              <w:del w:id="495" w:author="Evgeny Sukharev" w:date="2021-06-14T17:36:00Z"/>
              <w:rFonts w:asciiTheme="minorHAnsi" w:eastAsiaTheme="minorEastAsia" w:hAnsiTheme="minorHAnsi"/>
              <w:noProof/>
              <w:sz w:val="22"/>
              <w:lang w:eastAsia="ru-RU"/>
            </w:rPr>
            <w:pPrChange w:id="496" w:author="Evgeny Sukharev" w:date="2021-06-14T19:50:00Z">
              <w:pPr>
                <w:pStyle w:val="32"/>
              </w:pPr>
            </w:pPrChange>
          </w:pPr>
          <w:del w:id="497" w:author="Evgeny Sukharev" w:date="2021-06-14T17:36:00Z">
            <w:r w:rsidRPr="00501145" w:rsidDel="00501145">
              <w:rPr>
                <w:rPrChange w:id="498" w:author="Evgeny Sukharev" w:date="2021-06-14T17:36:00Z">
                  <w:rPr>
                    <w:rStyle w:val="af"/>
                    <w:noProof/>
                  </w:rPr>
                </w:rPrChange>
              </w:rPr>
              <w:delText>2.6.2. Содержание работ по этапам</w:delText>
            </w:r>
            <w:r w:rsidDel="00501145">
              <w:rPr>
                <w:noProof/>
                <w:webHidden/>
              </w:rPr>
              <w:tab/>
              <w:delText>29</w:delText>
            </w:r>
          </w:del>
        </w:p>
        <w:p w14:paraId="76CBC2D7" w14:textId="3D8DAA9A" w:rsidR="006A4499" w:rsidDel="00501145" w:rsidRDefault="006A4499">
          <w:pPr>
            <w:pStyle w:val="21"/>
            <w:rPr>
              <w:del w:id="499" w:author="Evgeny Sukharev" w:date="2021-06-14T17:36:00Z"/>
              <w:rFonts w:asciiTheme="minorHAnsi" w:eastAsiaTheme="minorEastAsia" w:hAnsiTheme="minorHAnsi"/>
              <w:noProof/>
              <w:sz w:val="22"/>
              <w:lang w:eastAsia="ru-RU"/>
            </w:rPr>
          </w:pPr>
          <w:del w:id="500" w:author="Evgeny Sukharev" w:date="2021-06-14T17:36:00Z">
            <w:r w:rsidRPr="00501145" w:rsidDel="00501145">
              <w:rPr>
                <w:rPrChange w:id="501" w:author="Evgeny Sukharev" w:date="2021-06-14T17:36:00Z">
                  <w:rPr>
                    <w:rStyle w:val="af"/>
                    <w:noProof/>
                    <w14:scene3d>
                      <w14:camera w14:prst="orthographicFront"/>
                      <w14:lightRig w14:rig="threePt" w14:dir="t">
                        <w14:rot w14:lat="0" w14:lon="0" w14:rev="0"/>
                      </w14:lightRig>
                    </w14:scene3d>
                  </w:rPr>
                </w:rPrChange>
              </w:rPr>
              <w:delText>2.7.</w:delText>
            </w:r>
            <w:r w:rsidRPr="00501145" w:rsidDel="00501145">
              <w:rPr>
                <w:rPrChange w:id="502" w:author="Evgeny Sukharev" w:date="2021-06-14T17:36:00Z">
                  <w:rPr>
                    <w:rStyle w:val="af"/>
                    <w:noProof/>
                  </w:rPr>
                </w:rPrChange>
              </w:rPr>
              <w:delText xml:space="preserve"> Порядок контроля и приемки</w:delText>
            </w:r>
            <w:r w:rsidDel="00501145">
              <w:rPr>
                <w:noProof/>
                <w:webHidden/>
              </w:rPr>
              <w:tab/>
              <w:delText>29</w:delText>
            </w:r>
          </w:del>
        </w:p>
        <w:p w14:paraId="01FEA2E0" w14:textId="7C23177B" w:rsidR="006A4499" w:rsidDel="00501145" w:rsidRDefault="006A4499">
          <w:pPr>
            <w:pStyle w:val="21"/>
            <w:rPr>
              <w:del w:id="503" w:author="Evgeny Sukharev" w:date="2021-06-14T17:36:00Z"/>
              <w:rFonts w:asciiTheme="minorHAnsi" w:eastAsiaTheme="minorEastAsia" w:hAnsiTheme="minorHAnsi"/>
              <w:noProof/>
              <w:sz w:val="22"/>
              <w:lang w:eastAsia="ru-RU"/>
            </w:rPr>
            <w:pPrChange w:id="504" w:author="Evgeny Sukharev" w:date="2021-06-14T19:50:00Z">
              <w:pPr>
                <w:pStyle w:val="32"/>
              </w:pPr>
            </w:pPrChange>
          </w:pPr>
          <w:del w:id="505" w:author="Evgeny Sukharev" w:date="2021-06-14T17:36:00Z">
            <w:r w:rsidRPr="00501145" w:rsidDel="00501145">
              <w:rPr>
                <w:rPrChange w:id="506" w:author="Evgeny Sukharev" w:date="2021-06-14T17:36:00Z">
                  <w:rPr>
                    <w:rStyle w:val="af"/>
                    <w:noProof/>
                  </w:rPr>
                </w:rPrChange>
              </w:rPr>
              <w:delText>2.7.1. Виды</w:delText>
            </w:r>
            <w:r w:rsidRPr="00501145" w:rsidDel="00501145">
              <w:rPr>
                <w:rPrChange w:id="507" w:author="Evgeny Sukharev" w:date="2021-06-14T17:36:00Z">
                  <w:rPr>
                    <w:rStyle w:val="af"/>
                    <w:noProof/>
                    <w:lang w:eastAsia="ru-RU"/>
                  </w:rPr>
                </w:rPrChange>
              </w:rPr>
              <w:delText xml:space="preserve"> испытаний</w:delText>
            </w:r>
            <w:r w:rsidDel="00501145">
              <w:rPr>
                <w:noProof/>
                <w:webHidden/>
              </w:rPr>
              <w:tab/>
              <w:delText>29</w:delText>
            </w:r>
          </w:del>
        </w:p>
        <w:p w14:paraId="20BB2D17" w14:textId="6589432E" w:rsidR="006A4499" w:rsidDel="00501145" w:rsidRDefault="006A4499">
          <w:pPr>
            <w:pStyle w:val="21"/>
            <w:rPr>
              <w:del w:id="508" w:author="Evgeny Sukharev" w:date="2021-06-14T17:36:00Z"/>
              <w:rFonts w:asciiTheme="minorHAnsi" w:eastAsiaTheme="minorEastAsia" w:hAnsiTheme="minorHAnsi"/>
              <w:noProof/>
              <w:sz w:val="22"/>
              <w:lang w:eastAsia="ru-RU"/>
            </w:rPr>
            <w:pPrChange w:id="509" w:author="Evgeny Sukharev" w:date="2021-06-14T19:50:00Z">
              <w:pPr>
                <w:pStyle w:val="32"/>
              </w:pPr>
            </w:pPrChange>
          </w:pPr>
          <w:del w:id="510" w:author="Evgeny Sukharev" w:date="2021-06-14T17:36:00Z">
            <w:r w:rsidRPr="00501145" w:rsidDel="00501145">
              <w:rPr>
                <w:rPrChange w:id="511" w:author="Evgeny Sukharev" w:date="2021-06-14T17:36:00Z">
                  <w:rPr>
                    <w:rStyle w:val="af"/>
                    <w:noProof/>
                    <w:lang w:eastAsia="ru-RU"/>
                  </w:rPr>
                </w:rPrChange>
              </w:rPr>
              <w:delText xml:space="preserve">2.7.2. Общие </w:delText>
            </w:r>
            <w:r w:rsidRPr="00501145" w:rsidDel="00501145">
              <w:rPr>
                <w:rPrChange w:id="512" w:author="Evgeny Sukharev" w:date="2021-06-14T17:36:00Z">
                  <w:rPr>
                    <w:rStyle w:val="af"/>
                    <w:noProof/>
                  </w:rPr>
                </w:rPrChange>
              </w:rPr>
              <w:delText>требования</w:delText>
            </w:r>
            <w:r w:rsidRPr="00501145" w:rsidDel="00501145">
              <w:rPr>
                <w:rPrChange w:id="513" w:author="Evgeny Sukharev" w:date="2021-06-14T17:36:00Z">
                  <w:rPr>
                    <w:rStyle w:val="af"/>
                    <w:noProof/>
                    <w:lang w:eastAsia="ru-RU"/>
                  </w:rPr>
                </w:rPrChange>
              </w:rPr>
              <w:delText xml:space="preserve"> к приемке работы</w:delText>
            </w:r>
            <w:r w:rsidDel="00501145">
              <w:rPr>
                <w:noProof/>
                <w:webHidden/>
              </w:rPr>
              <w:tab/>
              <w:delText>30</w:delText>
            </w:r>
          </w:del>
        </w:p>
        <w:p w14:paraId="47BD8A4C" w14:textId="6F588B1C" w:rsidR="006A4499" w:rsidDel="00501145" w:rsidRDefault="006A4499">
          <w:pPr>
            <w:pStyle w:val="21"/>
            <w:rPr>
              <w:del w:id="514" w:author="Evgeny Sukharev" w:date="2021-06-14T17:36:00Z"/>
              <w:rFonts w:asciiTheme="minorHAnsi" w:eastAsiaTheme="minorEastAsia" w:hAnsiTheme="minorHAnsi"/>
              <w:noProof/>
              <w:sz w:val="22"/>
              <w:lang w:eastAsia="ru-RU"/>
            </w:rPr>
            <w:pPrChange w:id="515" w:author="Evgeny Sukharev" w:date="2021-06-14T19:50:00Z">
              <w:pPr>
                <w:pStyle w:val="12"/>
              </w:pPr>
            </w:pPrChange>
          </w:pPr>
          <w:del w:id="516" w:author="Evgeny Sukharev" w:date="2021-06-14T17:36:00Z">
            <w:r w:rsidRPr="00501145" w:rsidDel="00501145">
              <w:rPr>
                <w:rPrChange w:id="517" w:author="Evgeny Sukharev" w:date="2021-06-14T17:36:00Z">
                  <w:rPr>
                    <w:rStyle w:val="af"/>
                    <w:noProof/>
                  </w:rPr>
                </w:rPrChange>
              </w:rPr>
              <w:delText>3. ЭКОНОМИЧЕСКИЙ АНАЛИЗ</w:delText>
            </w:r>
            <w:r w:rsidDel="00501145">
              <w:rPr>
                <w:noProof/>
                <w:webHidden/>
              </w:rPr>
              <w:tab/>
              <w:delText>32</w:delText>
            </w:r>
          </w:del>
        </w:p>
        <w:p w14:paraId="4D6F6644" w14:textId="32A8B59E" w:rsidR="006A4499" w:rsidDel="00501145" w:rsidRDefault="006A4499">
          <w:pPr>
            <w:pStyle w:val="21"/>
            <w:rPr>
              <w:del w:id="518" w:author="Evgeny Sukharev" w:date="2021-06-14T17:36:00Z"/>
              <w:rFonts w:asciiTheme="minorHAnsi" w:eastAsiaTheme="minorEastAsia" w:hAnsiTheme="minorHAnsi"/>
              <w:noProof/>
              <w:sz w:val="22"/>
              <w:lang w:eastAsia="ru-RU"/>
            </w:rPr>
            <w:pPrChange w:id="519" w:author="Evgeny Sukharev" w:date="2021-06-14T19:50:00Z">
              <w:pPr>
                <w:pStyle w:val="12"/>
              </w:pPr>
            </w:pPrChange>
          </w:pPr>
          <w:del w:id="520" w:author="Evgeny Sukharev" w:date="2021-06-14T17:36:00Z">
            <w:r w:rsidRPr="00501145" w:rsidDel="00501145">
              <w:rPr>
                <w:rPrChange w:id="521" w:author="Evgeny Sukharev" w:date="2021-06-14T17:36:00Z">
                  <w:rPr>
                    <w:rStyle w:val="af"/>
                    <w:noProof/>
                  </w:rPr>
                </w:rPrChange>
              </w:rPr>
              <w:delText>4. ПРОЕКТИРОВАНИЕ И РАЗРАБОТКА ПРОГРАММНОГО КОМПЛЕКСА</w:delText>
            </w:r>
            <w:r w:rsidDel="00501145">
              <w:rPr>
                <w:noProof/>
                <w:webHidden/>
              </w:rPr>
              <w:tab/>
              <w:delText>34</w:delText>
            </w:r>
          </w:del>
        </w:p>
        <w:p w14:paraId="45B324AE" w14:textId="6C7E68B2" w:rsidR="006A4499" w:rsidDel="00501145" w:rsidRDefault="006A4499">
          <w:pPr>
            <w:pStyle w:val="21"/>
            <w:rPr>
              <w:del w:id="522" w:author="Evgeny Sukharev" w:date="2021-06-14T17:36:00Z"/>
              <w:rFonts w:asciiTheme="minorHAnsi" w:eastAsiaTheme="minorEastAsia" w:hAnsiTheme="minorHAnsi"/>
              <w:noProof/>
              <w:sz w:val="22"/>
              <w:lang w:eastAsia="ru-RU"/>
            </w:rPr>
          </w:pPr>
          <w:del w:id="523" w:author="Evgeny Sukharev" w:date="2021-06-14T17:36:00Z">
            <w:r w:rsidRPr="00501145" w:rsidDel="00501145">
              <w:rPr>
                <w:rPrChange w:id="524" w:author="Evgeny Sukharev" w:date="2021-06-14T17:36:00Z">
                  <w:rPr>
                    <w:rStyle w:val="af"/>
                    <w:noProof/>
                    <w14:scene3d>
                      <w14:camera w14:prst="orthographicFront"/>
                      <w14:lightRig w14:rig="threePt" w14:dir="t">
                        <w14:rot w14:lat="0" w14:lon="0" w14:rev="0"/>
                      </w14:lightRig>
                    </w14:scene3d>
                  </w:rPr>
                </w:rPrChange>
              </w:rPr>
              <w:delText>4.1.</w:delText>
            </w:r>
            <w:r w:rsidRPr="00501145" w:rsidDel="00501145">
              <w:rPr>
                <w:rPrChange w:id="525" w:author="Evgeny Sukharev" w:date="2021-06-14T17:36:00Z">
                  <w:rPr>
                    <w:rStyle w:val="af"/>
                    <w:noProof/>
                  </w:rPr>
                </w:rPrChange>
              </w:rPr>
              <w:delText xml:space="preserve"> Клиентская часть</w:delText>
            </w:r>
            <w:r w:rsidDel="00501145">
              <w:rPr>
                <w:noProof/>
                <w:webHidden/>
              </w:rPr>
              <w:tab/>
              <w:delText>34</w:delText>
            </w:r>
          </w:del>
        </w:p>
        <w:p w14:paraId="04930939" w14:textId="73B8BA08" w:rsidR="006A4499" w:rsidDel="00501145" w:rsidRDefault="006A4499">
          <w:pPr>
            <w:pStyle w:val="21"/>
            <w:rPr>
              <w:del w:id="526" w:author="Evgeny Sukharev" w:date="2021-06-14T17:36:00Z"/>
              <w:rFonts w:asciiTheme="minorHAnsi" w:eastAsiaTheme="minorEastAsia" w:hAnsiTheme="minorHAnsi"/>
              <w:noProof/>
              <w:sz w:val="22"/>
              <w:lang w:eastAsia="ru-RU"/>
            </w:rPr>
          </w:pPr>
          <w:del w:id="527" w:author="Evgeny Sukharev" w:date="2021-06-14T17:36:00Z">
            <w:r w:rsidRPr="00501145" w:rsidDel="00501145">
              <w:rPr>
                <w:rPrChange w:id="528" w:author="Evgeny Sukharev" w:date="2021-06-14T17:36:00Z">
                  <w:rPr>
                    <w:rStyle w:val="af"/>
                    <w:noProof/>
                    <w14:scene3d>
                      <w14:camera w14:prst="orthographicFront"/>
                      <w14:lightRig w14:rig="threePt" w14:dir="t">
                        <w14:rot w14:lat="0" w14:lon="0" w14:rev="0"/>
                      </w14:lightRig>
                    </w14:scene3d>
                  </w:rPr>
                </w:rPrChange>
              </w:rPr>
              <w:delText>4.2.</w:delText>
            </w:r>
            <w:r w:rsidRPr="00501145" w:rsidDel="00501145">
              <w:rPr>
                <w:rPrChange w:id="529" w:author="Evgeny Sukharev" w:date="2021-06-14T17:36:00Z">
                  <w:rPr>
                    <w:rStyle w:val="af"/>
                    <w:noProof/>
                  </w:rPr>
                </w:rPrChange>
              </w:rPr>
              <w:delText xml:space="preserve"> Серверная часть</w:delText>
            </w:r>
            <w:r w:rsidDel="00501145">
              <w:rPr>
                <w:noProof/>
                <w:webHidden/>
              </w:rPr>
              <w:tab/>
              <w:delText>34</w:delText>
            </w:r>
          </w:del>
        </w:p>
        <w:p w14:paraId="17D5734D" w14:textId="0E232A57" w:rsidR="006A4499" w:rsidDel="00501145" w:rsidRDefault="006A4499">
          <w:pPr>
            <w:pStyle w:val="21"/>
            <w:rPr>
              <w:del w:id="530" w:author="Evgeny Sukharev" w:date="2021-06-14T17:36:00Z"/>
              <w:rFonts w:asciiTheme="minorHAnsi" w:eastAsiaTheme="minorEastAsia" w:hAnsiTheme="minorHAnsi"/>
              <w:noProof/>
              <w:sz w:val="22"/>
              <w:lang w:eastAsia="ru-RU"/>
            </w:rPr>
          </w:pPr>
          <w:del w:id="531" w:author="Evgeny Sukharev" w:date="2021-06-14T17:36:00Z">
            <w:r w:rsidRPr="00501145" w:rsidDel="00501145">
              <w:rPr>
                <w:rPrChange w:id="532" w:author="Evgeny Sukharev" w:date="2021-06-14T17:36:00Z">
                  <w:rPr>
                    <w:rStyle w:val="af"/>
                    <w:noProof/>
                    <w14:scene3d>
                      <w14:camera w14:prst="orthographicFront"/>
                      <w14:lightRig w14:rig="threePt" w14:dir="t">
                        <w14:rot w14:lat="0" w14:lon="0" w14:rev="0"/>
                      </w14:lightRig>
                    </w14:scene3d>
                  </w:rPr>
                </w:rPrChange>
              </w:rPr>
              <w:delText>4.3.</w:delText>
            </w:r>
            <w:r w:rsidRPr="00501145" w:rsidDel="00501145">
              <w:rPr>
                <w:rPrChange w:id="533" w:author="Evgeny Sukharev" w:date="2021-06-14T17:36:00Z">
                  <w:rPr>
                    <w:rStyle w:val="af"/>
                    <w:noProof/>
                  </w:rPr>
                </w:rPrChange>
              </w:rPr>
              <w:delText xml:space="preserve"> Модель данных</w:delText>
            </w:r>
            <w:r w:rsidDel="00501145">
              <w:rPr>
                <w:noProof/>
                <w:webHidden/>
              </w:rPr>
              <w:tab/>
              <w:delText>37</w:delText>
            </w:r>
          </w:del>
        </w:p>
        <w:p w14:paraId="72B50F29" w14:textId="66792B41" w:rsidR="006A4499" w:rsidDel="00501145" w:rsidRDefault="006A4499">
          <w:pPr>
            <w:pStyle w:val="21"/>
            <w:rPr>
              <w:del w:id="534" w:author="Evgeny Sukharev" w:date="2021-06-14T17:36:00Z"/>
              <w:rFonts w:asciiTheme="minorHAnsi" w:eastAsiaTheme="minorEastAsia" w:hAnsiTheme="minorHAnsi"/>
              <w:noProof/>
              <w:sz w:val="22"/>
              <w:lang w:eastAsia="ru-RU"/>
            </w:rPr>
          </w:pPr>
          <w:del w:id="535" w:author="Evgeny Sukharev" w:date="2021-06-14T17:36:00Z">
            <w:r w:rsidRPr="00501145" w:rsidDel="00501145">
              <w:rPr>
                <w:rPrChange w:id="536" w:author="Evgeny Sukharev" w:date="2021-06-14T17:36:00Z">
                  <w:rPr>
                    <w:rStyle w:val="af"/>
                    <w:noProof/>
                    <w14:scene3d>
                      <w14:camera w14:prst="orthographicFront"/>
                      <w14:lightRig w14:rig="threePt" w14:dir="t">
                        <w14:rot w14:lat="0" w14:lon="0" w14:rev="0"/>
                      </w14:lightRig>
                    </w14:scene3d>
                  </w:rPr>
                </w:rPrChange>
              </w:rPr>
              <w:delText>4.4.</w:delText>
            </w:r>
            <w:r w:rsidRPr="00501145" w:rsidDel="00501145">
              <w:rPr>
                <w:rPrChange w:id="537" w:author="Evgeny Sukharev" w:date="2021-06-14T17:36:00Z">
                  <w:rPr>
                    <w:rStyle w:val="af"/>
                    <w:noProof/>
                  </w:rPr>
                </w:rPrChange>
              </w:rPr>
              <w:delText xml:space="preserve"> Низкоуровневое проектирование</w:delText>
            </w:r>
            <w:r w:rsidDel="00501145">
              <w:rPr>
                <w:noProof/>
                <w:webHidden/>
              </w:rPr>
              <w:tab/>
              <w:delText>38</w:delText>
            </w:r>
          </w:del>
        </w:p>
        <w:p w14:paraId="27138EF5" w14:textId="29A2D9E3" w:rsidR="006A4499" w:rsidDel="00501145" w:rsidRDefault="006A4499">
          <w:pPr>
            <w:pStyle w:val="21"/>
            <w:rPr>
              <w:del w:id="538" w:author="Evgeny Sukharev" w:date="2021-06-14T17:36:00Z"/>
              <w:rFonts w:asciiTheme="minorHAnsi" w:eastAsiaTheme="minorEastAsia" w:hAnsiTheme="minorHAnsi"/>
              <w:noProof/>
              <w:sz w:val="22"/>
              <w:lang w:eastAsia="ru-RU"/>
            </w:rPr>
            <w:pPrChange w:id="539" w:author="Evgeny Sukharev" w:date="2021-06-14T19:50:00Z">
              <w:pPr>
                <w:pStyle w:val="32"/>
              </w:pPr>
            </w:pPrChange>
          </w:pPr>
          <w:del w:id="540" w:author="Evgeny Sukharev" w:date="2021-06-14T17:36:00Z">
            <w:r w:rsidRPr="00501145" w:rsidDel="00501145">
              <w:rPr>
                <w:rPrChange w:id="541" w:author="Evgeny Sukharev" w:date="2021-06-14T17:36:00Z">
                  <w:rPr>
                    <w:rStyle w:val="af"/>
                    <w:noProof/>
                  </w:rPr>
                </w:rPrChange>
              </w:rPr>
              <w:delText xml:space="preserve">4.4.1. </w:delText>
            </w:r>
            <w:r w:rsidRPr="00501145" w:rsidDel="00501145">
              <w:rPr>
                <w:rPrChange w:id="542" w:author="Evgeny Sukharev" w:date="2021-06-14T17:36:00Z">
                  <w:rPr>
                    <w:rStyle w:val="af"/>
                    <w:noProof/>
                    <w:lang w:val="en-US"/>
                  </w:rPr>
                </w:rPrChange>
              </w:rPr>
              <w:delText>ER-</w:delText>
            </w:r>
            <w:r w:rsidRPr="00501145" w:rsidDel="00501145">
              <w:rPr>
                <w:rPrChange w:id="543" w:author="Evgeny Sukharev" w:date="2021-06-14T17:36:00Z">
                  <w:rPr>
                    <w:rStyle w:val="af"/>
                    <w:noProof/>
                  </w:rPr>
                </w:rPrChange>
              </w:rPr>
              <w:delText>диаграмма</w:delText>
            </w:r>
            <w:r w:rsidDel="00501145">
              <w:rPr>
                <w:noProof/>
                <w:webHidden/>
              </w:rPr>
              <w:tab/>
              <w:delText>38</w:delText>
            </w:r>
          </w:del>
        </w:p>
        <w:p w14:paraId="3460189C" w14:textId="755653AB" w:rsidR="006A4499" w:rsidDel="00501145" w:rsidRDefault="006A4499">
          <w:pPr>
            <w:pStyle w:val="21"/>
            <w:rPr>
              <w:del w:id="544" w:author="Evgeny Sukharev" w:date="2021-06-14T17:36:00Z"/>
              <w:rFonts w:asciiTheme="minorHAnsi" w:eastAsiaTheme="minorEastAsia" w:hAnsiTheme="minorHAnsi"/>
              <w:noProof/>
              <w:sz w:val="22"/>
              <w:lang w:eastAsia="ru-RU"/>
            </w:rPr>
            <w:pPrChange w:id="545" w:author="Evgeny Sukharev" w:date="2021-06-14T19:50:00Z">
              <w:pPr>
                <w:pStyle w:val="32"/>
              </w:pPr>
            </w:pPrChange>
          </w:pPr>
          <w:del w:id="546" w:author="Evgeny Sukharev" w:date="2021-06-14T17:36:00Z">
            <w:r w:rsidRPr="00501145" w:rsidDel="00501145">
              <w:rPr>
                <w:rPrChange w:id="547" w:author="Evgeny Sukharev" w:date="2021-06-14T17:36:00Z">
                  <w:rPr>
                    <w:rStyle w:val="af"/>
                    <w:noProof/>
                  </w:rPr>
                </w:rPrChange>
              </w:rPr>
              <w:delText>4.4.2. Диаграмма потоков данных</w:delText>
            </w:r>
            <w:r w:rsidDel="00501145">
              <w:rPr>
                <w:noProof/>
                <w:webHidden/>
              </w:rPr>
              <w:tab/>
              <w:delText>42</w:delText>
            </w:r>
          </w:del>
        </w:p>
        <w:p w14:paraId="659CD6B6" w14:textId="38E8D733" w:rsidR="006A4499" w:rsidDel="00501145" w:rsidRDefault="006A4499">
          <w:pPr>
            <w:pStyle w:val="21"/>
            <w:rPr>
              <w:del w:id="548" w:author="Evgeny Sukharev" w:date="2021-06-14T17:36:00Z"/>
              <w:rFonts w:asciiTheme="minorHAnsi" w:eastAsiaTheme="minorEastAsia" w:hAnsiTheme="minorHAnsi"/>
              <w:noProof/>
              <w:sz w:val="22"/>
              <w:lang w:eastAsia="ru-RU"/>
            </w:rPr>
            <w:pPrChange w:id="549" w:author="Evgeny Sukharev" w:date="2021-06-14T19:50:00Z">
              <w:pPr>
                <w:pStyle w:val="32"/>
              </w:pPr>
            </w:pPrChange>
          </w:pPr>
          <w:del w:id="550" w:author="Evgeny Sukharev" w:date="2021-06-14T17:36:00Z">
            <w:r w:rsidRPr="00501145" w:rsidDel="00501145">
              <w:rPr>
                <w:rPrChange w:id="551" w:author="Evgeny Sukharev" w:date="2021-06-14T17:36:00Z">
                  <w:rPr>
                    <w:rStyle w:val="af"/>
                    <w:noProof/>
                  </w:rPr>
                </w:rPrChange>
              </w:rPr>
              <w:delText>4.4.3. Диаграмма классов для службы отправки сообщений</w:delText>
            </w:r>
            <w:r w:rsidDel="00501145">
              <w:rPr>
                <w:noProof/>
                <w:webHidden/>
              </w:rPr>
              <w:tab/>
              <w:delText>44</w:delText>
            </w:r>
          </w:del>
        </w:p>
        <w:p w14:paraId="4CE5ED3E" w14:textId="4CDD6F9C" w:rsidR="006A4499" w:rsidDel="00501145" w:rsidRDefault="006A4499">
          <w:pPr>
            <w:pStyle w:val="21"/>
            <w:rPr>
              <w:del w:id="552" w:author="Evgeny Sukharev" w:date="2021-06-14T17:36:00Z"/>
              <w:rFonts w:asciiTheme="minorHAnsi" w:eastAsiaTheme="minorEastAsia" w:hAnsiTheme="minorHAnsi"/>
              <w:noProof/>
              <w:sz w:val="22"/>
              <w:lang w:eastAsia="ru-RU"/>
            </w:rPr>
          </w:pPr>
          <w:del w:id="553" w:author="Evgeny Sukharev" w:date="2021-06-14T17:36:00Z">
            <w:r w:rsidRPr="00501145" w:rsidDel="00501145">
              <w:rPr>
                <w:rPrChange w:id="554" w:author="Evgeny Sukharev" w:date="2021-06-14T17:36:00Z">
                  <w:rPr>
                    <w:rStyle w:val="af"/>
                    <w:noProof/>
                    <w14:scene3d>
                      <w14:camera w14:prst="orthographicFront"/>
                      <w14:lightRig w14:rig="threePt" w14:dir="t">
                        <w14:rot w14:lat="0" w14:lon="0" w14:rev="0"/>
                      </w14:lightRig>
                    </w14:scene3d>
                  </w:rPr>
                </w:rPrChange>
              </w:rPr>
              <w:delText>4.5.</w:delText>
            </w:r>
            <w:r w:rsidRPr="00501145" w:rsidDel="00501145">
              <w:rPr>
                <w:rPrChange w:id="555" w:author="Evgeny Sukharev" w:date="2021-06-14T17:36:00Z">
                  <w:rPr>
                    <w:rStyle w:val="af"/>
                    <w:noProof/>
                  </w:rPr>
                </w:rPrChange>
              </w:rPr>
              <w:delText xml:space="preserve"> Проектирование интерфейса</w:delText>
            </w:r>
            <w:r w:rsidDel="00501145">
              <w:rPr>
                <w:noProof/>
                <w:webHidden/>
              </w:rPr>
              <w:tab/>
              <w:delText>45</w:delText>
            </w:r>
          </w:del>
        </w:p>
        <w:p w14:paraId="2BCB374B" w14:textId="26F1B261" w:rsidR="006A4499" w:rsidDel="00501145" w:rsidRDefault="006A4499">
          <w:pPr>
            <w:pStyle w:val="21"/>
            <w:rPr>
              <w:del w:id="556" w:author="Evgeny Sukharev" w:date="2021-06-14T17:36:00Z"/>
              <w:rFonts w:asciiTheme="minorHAnsi" w:eastAsiaTheme="minorEastAsia" w:hAnsiTheme="minorHAnsi"/>
              <w:noProof/>
              <w:sz w:val="22"/>
              <w:lang w:eastAsia="ru-RU"/>
            </w:rPr>
          </w:pPr>
          <w:del w:id="557" w:author="Evgeny Sukharev" w:date="2021-06-14T17:36:00Z">
            <w:r w:rsidRPr="00501145" w:rsidDel="00501145">
              <w:rPr>
                <w:rPrChange w:id="558" w:author="Evgeny Sukharev" w:date="2021-06-14T17:36:00Z">
                  <w:rPr>
                    <w:rStyle w:val="af"/>
                    <w:noProof/>
                    <w14:scene3d>
                      <w14:camera w14:prst="orthographicFront"/>
                      <w14:lightRig w14:rig="threePt" w14:dir="t">
                        <w14:rot w14:lat="0" w14:lon="0" w14:rev="0"/>
                      </w14:lightRig>
                    </w14:scene3d>
                  </w:rPr>
                </w:rPrChange>
              </w:rPr>
              <w:delText>4.6.</w:delText>
            </w:r>
            <w:r w:rsidRPr="00501145" w:rsidDel="00501145">
              <w:rPr>
                <w:rPrChange w:id="559" w:author="Evgeny Sukharev" w:date="2021-06-14T17:36:00Z">
                  <w:rPr>
                    <w:rStyle w:val="af"/>
                    <w:noProof/>
                  </w:rPr>
                </w:rPrChange>
              </w:rPr>
              <w:delText xml:space="preserve"> Проектирование системы балансировки нагрузки</w:delText>
            </w:r>
            <w:r w:rsidDel="00501145">
              <w:rPr>
                <w:noProof/>
                <w:webHidden/>
              </w:rPr>
              <w:tab/>
              <w:delText>49</w:delText>
            </w:r>
          </w:del>
        </w:p>
        <w:p w14:paraId="2E1514EF" w14:textId="597067AC" w:rsidR="006A4499" w:rsidDel="00501145" w:rsidRDefault="006A4499">
          <w:pPr>
            <w:pStyle w:val="21"/>
            <w:rPr>
              <w:del w:id="560" w:author="Evgeny Sukharev" w:date="2021-06-14T17:36:00Z"/>
              <w:rFonts w:asciiTheme="minorHAnsi" w:eastAsiaTheme="minorEastAsia" w:hAnsiTheme="minorHAnsi"/>
              <w:noProof/>
              <w:sz w:val="22"/>
              <w:lang w:eastAsia="ru-RU"/>
            </w:rPr>
            <w:pPrChange w:id="561" w:author="Evgeny Sukharev" w:date="2021-06-14T19:50:00Z">
              <w:pPr>
                <w:pStyle w:val="12"/>
              </w:pPr>
            </w:pPrChange>
          </w:pPr>
          <w:del w:id="562" w:author="Evgeny Sukharev" w:date="2021-06-14T17:36:00Z">
            <w:r w:rsidRPr="00501145" w:rsidDel="00501145">
              <w:rPr>
                <w:rPrChange w:id="563" w:author="Evgeny Sukharev" w:date="2021-06-14T17:36:00Z">
                  <w:rPr>
                    <w:rStyle w:val="af"/>
                    <w:noProof/>
                  </w:rPr>
                </w:rPrChange>
              </w:rPr>
              <w:delText>5. ТЕСТИРОВАНИЕ ПРОГРАММНОГО КОМПЛЕКСА</w:delText>
            </w:r>
            <w:r w:rsidDel="00501145">
              <w:rPr>
                <w:noProof/>
                <w:webHidden/>
              </w:rPr>
              <w:tab/>
              <w:delText>51</w:delText>
            </w:r>
          </w:del>
        </w:p>
        <w:p w14:paraId="79D0E2BF" w14:textId="24BF815E" w:rsidR="006A4499" w:rsidDel="00501145" w:rsidRDefault="006A4499">
          <w:pPr>
            <w:pStyle w:val="21"/>
            <w:rPr>
              <w:del w:id="564" w:author="Evgeny Sukharev" w:date="2021-06-14T17:36:00Z"/>
              <w:rFonts w:asciiTheme="minorHAnsi" w:eastAsiaTheme="minorEastAsia" w:hAnsiTheme="minorHAnsi"/>
              <w:noProof/>
              <w:sz w:val="22"/>
              <w:lang w:eastAsia="ru-RU"/>
            </w:rPr>
          </w:pPr>
          <w:del w:id="565" w:author="Evgeny Sukharev" w:date="2021-06-14T17:36:00Z">
            <w:r w:rsidRPr="00501145" w:rsidDel="00501145">
              <w:rPr>
                <w:rPrChange w:id="566" w:author="Evgeny Sukharev" w:date="2021-06-14T17:36:00Z">
                  <w:rPr>
                    <w:rStyle w:val="af"/>
                    <w:noProof/>
                    <w14:scene3d>
                      <w14:camera w14:prst="orthographicFront"/>
                      <w14:lightRig w14:rig="threePt" w14:dir="t">
                        <w14:rot w14:lat="0" w14:lon="0" w14:rev="0"/>
                      </w14:lightRig>
                    </w14:scene3d>
                  </w:rPr>
                </w:rPrChange>
              </w:rPr>
              <w:delText>5.1.</w:delText>
            </w:r>
            <w:r w:rsidRPr="00501145" w:rsidDel="00501145">
              <w:rPr>
                <w:rPrChange w:id="567" w:author="Evgeny Sukharev" w:date="2021-06-14T17:36:00Z">
                  <w:rPr>
                    <w:rStyle w:val="af"/>
                    <w:noProof/>
                  </w:rPr>
                </w:rPrChange>
              </w:rPr>
              <w:delText xml:space="preserve"> Тестирование корректности работы </w:delText>
            </w:r>
            <w:r w:rsidRPr="00501145" w:rsidDel="00501145">
              <w:rPr>
                <w:rPrChange w:id="568" w:author="Evgeny Sukharev" w:date="2021-06-14T17:36:00Z">
                  <w:rPr>
                    <w:rStyle w:val="af"/>
                    <w:noProof/>
                    <w:lang w:val="en-US"/>
                  </w:rPr>
                </w:rPrChange>
              </w:rPr>
              <w:delText>Web</w:delText>
            </w:r>
            <w:r w:rsidRPr="00501145" w:rsidDel="00501145">
              <w:rPr>
                <w:rPrChange w:id="569" w:author="Evgeny Sukharev" w:date="2021-06-14T17:36:00Z">
                  <w:rPr>
                    <w:rStyle w:val="af"/>
                    <w:noProof/>
                  </w:rPr>
                </w:rPrChange>
              </w:rPr>
              <w:delText xml:space="preserve"> </w:delText>
            </w:r>
            <w:r w:rsidRPr="00501145" w:rsidDel="00501145">
              <w:rPr>
                <w:rPrChange w:id="570" w:author="Evgeny Sukharev" w:date="2021-06-14T17:36:00Z">
                  <w:rPr>
                    <w:rStyle w:val="af"/>
                    <w:noProof/>
                    <w:lang w:val="en-US"/>
                  </w:rPr>
                </w:rPrChange>
              </w:rPr>
              <w:delText>API</w:delText>
            </w:r>
            <w:r w:rsidRPr="00501145" w:rsidDel="00501145">
              <w:rPr>
                <w:rPrChange w:id="571" w:author="Evgeny Sukharev" w:date="2021-06-14T17:36:00Z">
                  <w:rPr>
                    <w:rStyle w:val="af"/>
                    <w:noProof/>
                  </w:rPr>
                </w:rPrChange>
              </w:rPr>
              <w:delText xml:space="preserve"> методом черного ящика</w:delText>
            </w:r>
            <w:r w:rsidDel="00501145">
              <w:rPr>
                <w:noProof/>
                <w:webHidden/>
              </w:rPr>
              <w:tab/>
              <w:delText>51</w:delText>
            </w:r>
          </w:del>
        </w:p>
        <w:p w14:paraId="5D97B5FE" w14:textId="518388F0" w:rsidR="006A4499" w:rsidDel="00501145" w:rsidRDefault="006A4499">
          <w:pPr>
            <w:pStyle w:val="21"/>
            <w:rPr>
              <w:del w:id="572" w:author="Evgeny Sukharev" w:date="2021-06-14T17:36:00Z"/>
              <w:rFonts w:asciiTheme="minorHAnsi" w:eastAsiaTheme="minorEastAsia" w:hAnsiTheme="minorHAnsi"/>
              <w:noProof/>
              <w:sz w:val="22"/>
              <w:lang w:eastAsia="ru-RU"/>
            </w:rPr>
          </w:pPr>
          <w:del w:id="573" w:author="Evgeny Sukharev" w:date="2021-06-14T17:36:00Z">
            <w:r w:rsidRPr="00501145" w:rsidDel="00501145">
              <w:rPr>
                <w:rPrChange w:id="574" w:author="Evgeny Sukharev" w:date="2021-06-14T17:36:00Z">
                  <w:rPr>
                    <w:rStyle w:val="af"/>
                    <w:noProof/>
                    <w14:scene3d>
                      <w14:camera w14:prst="orthographicFront"/>
                      <w14:lightRig w14:rig="threePt" w14:dir="t">
                        <w14:rot w14:lat="0" w14:lon="0" w14:rev="0"/>
                      </w14:lightRig>
                    </w14:scene3d>
                  </w:rPr>
                </w:rPrChange>
              </w:rPr>
              <w:delText>5.2.</w:delText>
            </w:r>
            <w:r w:rsidRPr="00501145" w:rsidDel="00501145">
              <w:rPr>
                <w:rPrChange w:id="575" w:author="Evgeny Sukharev" w:date="2021-06-14T17:36:00Z">
                  <w:rPr>
                    <w:rStyle w:val="af"/>
                    <w:noProof/>
                  </w:rPr>
                </w:rPrChange>
              </w:rPr>
              <w:delText xml:space="preserve"> Модульное тестирование</w:delText>
            </w:r>
            <w:r w:rsidDel="00501145">
              <w:rPr>
                <w:noProof/>
                <w:webHidden/>
              </w:rPr>
              <w:tab/>
              <w:delText>54</w:delText>
            </w:r>
          </w:del>
        </w:p>
        <w:p w14:paraId="202DADD0" w14:textId="406E9297" w:rsidR="006A4499" w:rsidDel="00501145" w:rsidRDefault="006A4499">
          <w:pPr>
            <w:pStyle w:val="21"/>
            <w:rPr>
              <w:del w:id="576" w:author="Evgeny Sukharev" w:date="2021-06-14T17:36:00Z"/>
              <w:rFonts w:asciiTheme="minorHAnsi" w:eastAsiaTheme="minorEastAsia" w:hAnsiTheme="minorHAnsi"/>
              <w:noProof/>
              <w:sz w:val="22"/>
              <w:lang w:eastAsia="ru-RU"/>
            </w:rPr>
          </w:pPr>
          <w:del w:id="577" w:author="Evgeny Sukharev" w:date="2021-06-14T17:36:00Z">
            <w:r w:rsidRPr="00501145" w:rsidDel="00501145">
              <w:rPr>
                <w:rPrChange w:id="578" w:author="Evgeny Sukharev" w:date="2021-06-14T17:36:00Z">
                  <w:rPr>
                    <w:rStyle w:val="af"/>
                    <w:noProof/>
                    <w14:scene3d>
                      <w14:camera w14:prst="orthographicFront"/>
                      <w14:lightRig w14:rig="threePt" w14:dir="t">
                        <w14:rot w14:lat="0" w14:lon="0" w14:rev="0"/>
                      </w14:lightRig>
                    </w14:scene3d>
                  </w:rPr>
                </w:rPrChange>
              </w:rPr>
              <w:delText>5.3.</w:delText>
            </w:r>
            <w:r w:rsidRPr="00501145" w:rsidDel="00501145">
              <w:rPr>
                <w:rPrChange w:id="579" w:author="Evgeny Sukharev" w:date="2021-06-14T17:36:00Z">
                  <w:rPr>
                    <w:rStyle w:val="af"/>
                    <w:noProof/>
                  </w:rPr>
                </w:rPrChange>
              </w:rPr>
              <w:delText xml:space="preserve"> Кроссбраузерное тестирование интерфейсов пользовательской части</w:delText>
            </w:r>
            <w:r w:rsidDel="00501145">
              <w:rPr>
                <w:noProof/>
                <w:webHidden/>
              </w:rPr>
              <w:tab/>
              <w:delText>54</w:delText>
            </w:r>
          </w:del>
        </w:p>
        <w:p w14:paraId="1371C48E" w14:textId="23077FD4" w:rsidR="006A4499" w:rsidDel="00501145" w:rsidRDefault="006A4499">
          <w:pPr>
            <w:pStyle w:val="21"/>
            <w:rPr>
              <w:del w:id="580" w:author="Evgeny Sukharev" w:date="2021-06-14T17:36:00Z"/>
              <w:rFonts w:asciiTheme="minorHAnsi" w:eastAsiaTheme="minorEastAsia" w:hAnsiTheme="minorHAnsi"/>
              <w:noProof/>
              <w:sz w:val="22"/>
              <w:lang w:eastAsia="ru-RU"/>
            </w:rPr>
            <w:pPrChange w:id="581" w:author="Evgeny Sukharev" w:date="2021-06-14T19:50:00Z">
              <w:pPr>
                <w:pStyle w:val="12"/>
              </w:pPr>
            </w:pPrChange>
          </w:pPr>
          <w:del w:id="582" w:author="Evgeny Sukharev" w:date="2021-06-14T17:36:00Z">
            <w:r w:rsidRPr="00501145" w:rsidDel="00501145">
              <w:rPr>
                <w:rPrChange w:id="583" w:author="Evgeny Sukharev" w:date="2021-06-14T17:36:00Z">
                  <w:rPr>
                    <w:rStyle w:val="af"/>
                    <w:noProof/>
                  </w:rPr>
                </w:rPrChange>
              </w:rPr>
              <w:delText>6. ОРГАНИЗАЦИОННАЯ ЧАСТЬ</w:delText>
            </w:r>
            <w:r w:rsidDel="00501145">
              <w:rPr>
                <w:noProof/>
                <w:webHidden/>
              </w:rPr>
              <w:tab/>
              <w:delText>58</w:delText>
            </w:r>
          </w:del>
        </w:p>
        <w:p w14:paraId="0E8E33B6" w14:textId="27573533" w:rsidR="006A4499" w:rsidDel="00501145" w:rsidRDefault="006A4499">
          <w:pPr>
            <w:pStyle w:val="21"/>
            <w:rPr>
              <w:del w:id="584" w:author="Evgeny Sukharev" w:date="2021-06-14T17:36:00Z"/>
              <w:rFonts w:asciiTheme="minorHAnsi" w:eastAsiaTheme="minorEastAsia" w:hAnsiTheme="minorHAnsi"/>
              <w:noProof/>
              <w:sz w:val="22"/>
              <w:lang w:eastAsia="ru-RU"/>
            </w:rPr>
            <w:pPrChange w:id="585" w:author="Evgeny Sukharev" w:date="2021-06-14T19:50:00Z">
              <w:pPr>
                <w:pStyle w:val="12"/>
              </w:pPr>
            </w:pPrChange>
          </w:pPr>
          <w:del w:id="586" w:author="Evgeny Sukharev" w:date="2021-06-14T17:36:00Z">
            <w:r w:rsidRPr="00501145" w:rsidDel="00501145">
              <w:rPr>
                <w:rPrChange w:id="587" w:author="Evgeny Sukharev" w:date="2021-06-14T17:36:00Z">
                  <w:rPr>
                    <w:rStyle w:val="af"/>
                    <w:noProof/>
                  </w:rPr>
                </w:rPrChange>
              </w:rPr>
              <w:delText>ЗАКЛЮЧЕНИЕ</w:delText>
            </w:r>
            <w:r w:rsidDel="00501145">
              <w:rPr>
                <w:noProof/>
                <w:webHidden/>
              </w:rPr>
              <w:tab/>
              <w:delText>60</w:delText>
            </w:r>
          </w:del>
        </w:p>
        <w:p w14:paraId="00628278" w14:textId="2BA0BAC5" w:rsidR="006A4499" w:rsidDel="00501145" w:rsidRDefault="006A4499">
          <w:pPr>
            <w:pStyle w:val="21"/>
            <w:rPr>
              <w:del w:id="588" w:author="Evgeny Sukharev" w:date="2021-06-14T17:36:00Z"/>
              <w:rFonts w:asciiTheme="minorHAnsi" w:eastAsiaTheme="minorEastAsia" w:hAnsiTheme="minorHAnsi"/>
              <w:noProof/>
              <w:sz w:val="22"/>
              <w:lang w:eastAsia="ru-RU"/>
            </w:rPr>
            <w:pPrChange w:id="589" w:author="Evgeny Sukharev" w:date="2021-06-14T19:50:00Z">
              <w:pPr>
                <w:pStyle w:val="12"/>
              </w:pPr>
            </w:pPrChange>
          </w:pPr>
          <w:del w:id="590" w:author="Evgeny Sukharev" w:date="2021-06-14T17:36:00Z">
            <w:r w:rsidRPr="00501145" w:rsidDel="00501145">
              <w:rPr>
                <w:rPrChange w:id="591" w:author="Evgeny Sukharev" w:date="2021-06-14T17:36:00Z">
                  <w:rPr>
                    <w:rStyle w:val="af"/>
                    <w:noProof/>
                  </w:rPr>
                </w:rPrChange>
              </w:rPr>
              <w:delText>СПИСОК ЛИТЕРАТУРЫ</w:delText>
            </w:r>
            <w:r w:rsidDel="00501145">
              <w:rPr>
                <w:noProof/>
                <w:webHidden/>
              </w:rPr>
              <w:tab/>
              <w:delText>61</w:delText>
            </w:r>
          </w:del>
        </w:p>
        <w:p w14:paraId="5E33F5A8" w14:textId="6AF0434A" w:rsidR="006A4499" w:rsidDel="00501145" w:rsidRDefault="006A4499">
          <w:pPr>
            <w:pStyle w:val="21"/>
            <w:rPr>
              <w:del w:id="592" w:author="Evgeny Sukharev" w:date="2021-06-14T17:36:00Z"/>
              <w:rFonts w:asciiTheme="minorHAnsi" w:eastAsiaTheme="minorEastAsia" w:hAnsiTheme="minorHAnsi"/>
              <w:noProof/>
              <w:sz w:val="22"/>
              <w:lang w:eastAsia="ru-RU"/>
            </w:rPr>
            <w:pPrChange w:id="593" w:author="Evgeny Sukharev" w:date="2021-06-14T19:50:00Z">
              <w:pPr>
                <w:pStyle w:val="12"/>
              </w:pPr>
            </w:pPrChange>
          </w:pPr>
          <w:del w:id="594" w:author="Evgeny Sukharev" w:date="2021-06-14T17:36:00Z">
            <w:r w:rsidRPr="00501145" w:rsidDel="00501145">
              <w:rPr>
                <w:rPrChange w:id="595" w:author="Evgeny Sukharev" w:date="2021-06-14T17:36:00Z">
                  <w:rPr>
                    <w:rStyle w:val="af"/>
                    <w:noProof/>
                  </w:rPr>
                </w:rPrChange>
              </w:rPr>
              <w:delText>ПРИЛОЖЕНИЯ</w:delText>
            </w:r>
            <w:r w:rsidDel="00501145">
              <w:rPr>
                <w:noProof/>
                <w:webHidden/>
              </w:rPr>
              <w:tab/>
              <w:delText>63</w:delText>
            </w:r>
          </w:del>
        </w:p>
        <w:p w14:paraId="0A64137D" w14:textId="3180333B" w:rsidR="006A4499" w:rsidDel="00501145" w:rsidRDefault="006A4499">
          <w:pPr>
            <w:pStyle w:val="21"/>
            <w:rPr>
              <w:del w:id="596" w:author="Evgeny Sukharev" w:date="2021-06-14T17:36:00Z"/>
              <w:rFonts w:asciiTheme="minorHAnsi" w:eastAsiaTheme="minorEastAsia" w:hAnsiTheme="minorHAnsi"/>
              <w:noProof/>
              <w:sz w:val="22"/>
              <w:lang w:eastAsia="ru-RU"/>
            </w:rPr>
          </w:pPr>
          <w:del w:id="597" w:author="Evgeny Sukharev" w:date="2021-06-14T17:36:00Z">
            <w:r w:rsidRPr="00501145" w:rsidDel="00501145">
              <w:rPr>
                <w:rPrChange w:id="598" w:author="Evgeny Sukharev" w:date="2021-06-14T17:36:00Z">
                  <w:rPr>
                    <w:rStyle w:val="af"/>
                    <w:noProof/>
                  </w:rPr>
                </w:rPrChange>
              </w:rPr>
              <w:delText>Приложение А</w:delText>
            </w:r>
            <w:r w:rsidDel="00501145">
              <w:rPr>
                <w:noProof/>
                <w:webHidden/>
              </w:rPr>
              <w:tab/>
              <w:delText>63</w:delText>
            </w:r>
          </w:del>
        </w:p>
        <w:p w14:paraId="3C4C6206" w14:textId="457A26B5" w:rsidR="006A4499" w:rsidDel="00501145" w:rsidRDefault="006A4499">
          <w:pPr>
            <w:pStyle w:val="21"/>
            <w:rPr>
              <w:del w:id="599" w:author="Evgeny Sukharev" w:date="2021-06-14T17:36:00Z"/>
              <w:rFonts w:asciiTheme="minorHAnsi" w:eastAsiaTheme="minorEastAsia" w:hAnsiTheme="minorHAnsi"/>
              <w:noProof/>
              <w:sz w:val="22"/>
              <w:lang w:eastAsia="ru-RU"/>
            </w:rPr>
          </w:pPr>
          <w:del w:id="600" w:author="Evgeny Sukharev" w:date="2021-06-14T17:36:00Z">
            <w:r w:rsidRPr="00501145" w:rsidDel="00501145">
              <w:rPr>
                <w:rPrChange w:id="601" w:author="Evgeny Sukharev" w:date="2021-06-14T17:36:00Z">
                  <w:rPr>
                    <w:rStyle w:val="af"/>
                    <w:noProof/>
                  </w:rPr>
                </w:rPrChange>
              </w:rPr>
              <w:delText>Приложение Б</w:delText>
            </w:r>
            <w:r w:rsidDel="00501145">
              <w:rPr>
                <w:noProof/>
                <w:webHidden/>
              </w:rPr>
              <w:tab/>
              <w:delText>73</w:delText>
            </w:r>
          </w:del>
        </w:p>
        <w:p w14:paraId="5959622F" w14:textId="6826BD83" w:rsidR="006A4499" w:rsidDel="00501145" w:rsidRDefault="006A4499">
          <w:pPr>
            <w:pStyle w:val="21"/>
            <w:rPr>
              <w:del w:id="602" w:author="Evgeny Sukharev" w:date="2021-06-14T17:36:00Z"/>
              <w:rFonts w:asciiTheme="minorHAnsi" w:eastAsiaTheme="minorEastAsia" w:hAnsiTheme="minorHAnsi"/>
              <w:noProof/>
              <w:sz w:val="22"/>
              <w:lang w:eastAsia="ru-RU"/>
            </w:rPr>
          </w:pPr>
          <w:del w:id="603" w:author="Evgeny Sukharev" w:date="2021-06-14T17:36:00Z">
            <w:r w:rsidRPr="00501145" w:rsidDel="00501145">
              <w:rPr>
                <w:rPrChange w:id="604" w:author="Evgeny Sukharev" w:date="2021-06-14T17:36:00Z">
                  <w:rPr>
                    <w:rStyle w:val="af"/>
                    <w:noProof/>
                  </w:rPr>
                </w:rPrChange>
              </w:rPr>
              <w:delText>Приложение В</w:delText>
            </w:r>
            <w:r w:rsidDel="00501145">
              <w:rPr>
                <w:noProof/>
                <w:webHidden/>
              </w:rPr>
              <w:tab/>
              <w:delText>83</w:delText>
            </w:r>
          </w:del>
        </w:p>
        <w:p w14:paraId="55189564" w14:textId="741CADD2" w:rsidR="006A4499" w:rsidDel="00501145" w:rsidRDefault="006A4499">
          <w:pPr>
            <w:pStyle w:val="21"/>
            <w:rPr>
              <w:del w:id="605" w:author="Evgeny Sukharev" w:date="2021-06-14T17:36:00Z"/>
              <w:rFonts w:asciiTheme="minorHAnsi" w:eastAsiaTheme="minorEastAsia" w:hAnsiTheme="minorHAnsi"/>
              <w:noProof/>
              <w:sz w:val="22"/>
              <w:lang w:eastAsia="ru-RU"/>
            </w:rPr>
          </w:pPr>
          <w:del w:id="606" w:author="Evgeny Sukharev" w:date="2021-06-14T17:36:00Z">
            <w:r w:rsidRPr="00501145" w:rsidDel="00501145">
              <w:rPr>
                <w:rPrChange w:id="607" w:author="Evgeny Sukharev" w:date="2021-06-14T17:36:00Z">
                  <w:rPr>
                    <w:rStyle w:val="af"/>
                    <w:noProof/>
                  </w:rPr>
                </w:rPrChange>
              </w:rPr>
              <w:delText>Приложение Г</w:delText>
            </w:r>
            <w:r w:rsidDel="00501145">
              <w:rPr>
                <w:noProof/>
                <w:webHidden/>
              </w:rPr>
              <w:tab/>
              <w:delText>94</w:delText>
            </w:r>
          </w:del>
        </w:p>
        <w:p w14:paraId="6898D4B3" w14:textId="1A57BB9C" w:rsidR="00B37101" w:rsidRPr="00B7172F" w:rsidRDefault="00B37101">
          <w:pPr>
            <w:pStyle w:val="21"/>
            <w:pPrChange w:id="608" w:author="Evgeny Sukharev" w:date="2021-06-14T19:50:00Z">
              <w:pPr/>
            </w:pPrChange>
          </w:pPr>
          <w:r w:rsidRPr="00B7172F">
            <w:fldChar w:fldCharType="end"/>
          </w:r>
        </w:p>
      </w:sdtContent>
    </w:sdt>
    <w:p w14:paraId="16204041" w14:textId="52238677" w:rsidR="006B65C3" w:rsidRPr="004A0142" w:rsidRDefault="006B65C3" w:rsidP="0092282C">
      <w:pPr>
        <w:pStyle w:val="1"/>
        <w:numPr>
          <w:ilvl w:val="0"/>
          <w:numId w:val="0"/>
        </w:numPr>
      </w:pPr>
      <w:bookmarkStart w:id="609" w:name="_Toc74867027"/>
      <w:r w:rsidRPr="004A0142">
        <w:lastRenderedPageBreak/>
        <w:t>ВВЕДЕНИЕ</w:t>
      </w:r>
      <w:bookmarkEnd w:id="609"/>
    </w:p>
    <w:p w14:paraId="01251884" w14:textId="2999F0E1" w:rsidR="00362C38" w:rsidRDefault="00362C38" w:rsidP="00362C38">
      <w:r>
        <w:t xml:space="preserve">Информационные технологии получают всё большее развитие </w:t>
      </w:r>
      <w:del w:id="610" w:author="Evgeny Sukharev" w:date="2021-06-15T16:53:00Z">
        <w:r w:rsidDel="00D06878">
          <w:delText xml:space="preserve">в </w:delText>
        </w:r>
      </w:del>
      <w:ins w:id="611" w:author="Evgeny Sukharev" w:date="2021-06-15T16:53:00Z">
        <w:r w:rsidR="00D06878">
          <w:t>в </w:t>
        </w:r>
      </w:ins>
      <w:r>
        <w:t>современном мире. Для быстрого обмена информацией существует множество различных способов, и электронная почта до сих пор занимает лидирующие позиции в сфере коммуникации.</w:t>
      </w:r>
    </w:p>
    <w:p w14:paraId="072A2C8A" w14:textId="77777777" w:rsidR="00362C38" w:rsidRDefault="00362C38" w:rsidP="00362C38">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7FB6087" w14:textId="47C960BC" w:rsidR="00362C38" w:rsidRDefault="00362C38" w:rsidP="00362C38">
      <w:r>
        <w:t>Многие крупные компании используют электронную почту для обмена документами. В таких ситуациях крайне важно, чтобы сообщение было успешно дост</w:t>
      </w:r>
      <w:r w:rsidR="00AB6819">
        <w:t>авлено и прочитано получателем.</w:t>
      </w:r>
    </w:p>
    <w:p w14:paraId="01B321CE" w14:textId="562DDDCE" w:rsidR="00362C38" w:rsidRDefault="00362C38" w:rsidP="00362C38">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362C38">
        <w:t xml:space="preserve"> </w:t>
      </w:r>
      <w:r>
        <w:t xml:space="preserve">и </w:t>
      </w:r>
      <w:r>
        <w:rPr>
          <w:lang w:val="en-US"/>
        </w:rPr>
        <w:t>SMTP</w:t>
      </w:r>
      <w:r w:rsidR="00AB6819">
        <w:t>.</w:t>
      </w:r>
    </w:p>
    <w:p w14:paraId="5024965B" w14:textId="05B35984" w:rsidR="00362C38" w:rsidRDefault="00362C38" w:rsidP="00362C38">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w:t>
      </w:r>
      <w:r w:rsidR="00AB6819">
        <w:t>необходимый уровень надежности.</w:t>
      </w:r>
    </w:p>
    <w:p w14:paraId="26A8F595" w14:textId="2B53EF0B" w:rsidR="00362C38" w:rsidRDefault="00362C38" w:rsidP="00362C38">
      <w:r>
        <w:t>Тема работы: «</w:t>
      </w:r>
      <w:r w:rsidR="005258C7">
        <w:t>П</w:t>
      </w:r>
      <w:r w:rsidR="005258C7"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p>
    <w:p w14:paraId="3AE21B6A" w14:textId="2A0345B5" w:rsidR="00362C38" w:rsidRDefault="00362C38" w:rsidP="00362C38">
      <w:r>
        <w:t xml:space="preserve">Тема дипломной работы актуальна в виду того, что </w:t>
      </w:r>
      <w:r w:rsidR="003305CF">
        <w:t xml:space="preserve">существующие </w:t>
      </w:r>
      <w:r>
        <w:t>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F427386" w14:textId="1C6EE3E1" w:rsidR="00362C38" w:rsidRDefault="00362C38" w:rsidP="00362C38">
      <w:r w:rsidRPr="006E1AB9">
        <w:rPr>
          <w:b/>
        </w:rPr>
        <w:t>Целью</w:t>
      </w:r>
      <w:r>
        <w:t xml:space="preserve"> дипломной работы является проектирование программного комплекса управления рассылкой электронных сообщ</w:t>
      </w:r>
      <w:r w:rsidR="006E1AB9">
        <w:t>ений с возможностью последующей</w:t>
      </w:r>
      <w:r>
        <w:t xml:space="preserve"> </w:t>
      </w:r>
      <w:r w:rsidR="006E1AB9">
        <w:t>интеграции</w:t>
      </w:r>
      <w:r>
        <w:t xml:space="preserve"> в системы, требующие высокой надежности отправки.</w:t>
      </w:r>
    </w:p>
    <w:p w14:paraId="03569022" w14:textId="77777777" w:rsidR="00362C38" w:rsidRDefault="00362C38" w:rsidP="00362C38">
      <w:r>
        <w:t xml:space="preserve">Поставленная цель достигается путем решения следующих основных </w:t>
      </w:r>
      <w:r w:rsidRPr="00473345">
        <w:rPr>
          <w:b/>
        </w:rPr>
        <w:t>задач</w:t>
      </w:r>
      <w:r>
        <w:t>:</w:t>
      </w:r>
    </w:p>
    <w:p w14:paraId="2AE42186" w14:textId="109CD0A0" w:rsidR="00362C38" w:rsidRDefault="00362C38" w:rsidP="00E87833">
      <w:pPr>
        <w:pStyle w:val="a0"/>
        <w:numPr>
          <w:ilvl w:val="0"/>
          <w:numId w:val="39"/>
        </w:numPr>
      </w:pPr>
      <w:r>
        <w:t xml:space="preserve">анализ </w:t>
      </w:r>
      <w:del w:id="612" w:author="Evgeny Sukharev" w:date="2021-06-15T01:00:00Z">
        <w:r w:rsidDel="00E10CD6">
          <w:delText xml:space="preserve">процесса </w:delText>
        </w:r>
      </w:del>
      <w:ins w:id="613" w:author="Evgeny Sukharev" w:date="2021-06-15T01:00:00Z">
        <w:r w:rsidR="00E10CD6">
          <w:t xml:space="preserve">процессов </w:t>
        </w:r>
      </w:ins>
      <w:r>
        <w:t>отправки</w:t>
      </w:r>
      <w:r w:rsidR="00473345">
        <w:t xml:space="preserve"> и доставки</w:t>
      </w:r>
      <w:r>
        <w:t xml:space="preserve"> электронного письма;</w:t>
      </w:r>
    </w:p>
    <w:p w14:paraId="0CE6DBDD" w14:textId="4DA4CC88" w:rsidR="00362C38" w:rsidRDefault="00362C38" w:rsidP="00AB6819">
      <w:pPr>
        <w:pStyle w:val="a0"/>
      </w:pPr>
      <w:r>
        <w:t xml:space="preserve">сравнительный анализ уже имеющихся систем </w:t>
      </w:r>
      <w:del w:id="614" w:author="Evgeny Sukharev" w:date="2021-06-15T01:00:00Z">
        <w:r w:rsidDel="00E10CD6">
          <w:delText xml:space="preserve">и платформ </w:delText>
        </w:r>
      </w:del>
      <w:r>
        <w:t xml:space="preserve">для </w:t>
      </w:r>
      <w:r w:rsidR="00B7172F">
        <w:t xml:space="preserve">доставки </w:t>
      </w:r>
      <w:r w:rsidR="00473345">
        <w:t>писем</w:t>
      </w:r>
      <w:r>
        <w:t>;</w:t>
      </w:r>
    </w:p>
    <w:p w14:paraId="0F8D5A05" w14:textId="77777777" w:rsidR="00362C38" w:rsidRDefault="00362C38" w:rsidP="00AB6819">
      <w:pPr>
        <w:pStyle w:val="a0"/>
      </w:pPr>
      <w:r>
        <w:lastRenderedPageBreak/>
        <w:t>разработка и анализ требований;</w:t>
      </w:r>
    </w:p>
    <w:p w14:paraId="3CC33627" w14:textId="77777777" w:rsidR="00362C38" w:rsidRDefault="00362C38" w:rsidP="00AB6819">
      <w:pPr>
        <w:pStyle w:val="a0"/>
      </w:pPr>
      <w:r>
        <w:t>проектирование программного комплекса;</w:t>
      </w:r>
    </w:p>
    <w:p w14:paraId="280142D2" w14:textId="77777777" w:rsidR="00362C38" w:rsidRDefault="00362C38" w:rsidP="00AB6819">
      <w:pPr>
        <w:pStyle w:val="a0"/>
      </w:pPr>
      <w:r>
        <w:t xml:space="preserve">программная реализация базы данных, </w:t>
      </w:r>
      <w:r>
        <w:rPr>
          <w:lang w:val="en-US"/>
        </w:rPr>
        <w:t>API</w:t>
      </w:r>
      <w:r>
        <w:t xml:space="preserve">, серверной части, </w:t>
      </w:r>
      <w:r>
        <w:rPr>
          <w:lang w:val="en-US"/>
        </w:rPr>
        <w:t>WEB</w:t>
      </w:r>
      <w:r>
        <w:t>-интерфейса;</w:t>
      </w:r>
    </w:p>
    <w:p w14:paraId="536D4529" w14:textId="679801E8" w:rsidR="00362C38" w:rsidRDefault="00362C38" w:rsidP="00AB6819">
      <w:pPr>
        <w:pStyle w:val="a0"/>
      </w:pPr>
      <w:r>
        <w:t xml:space="preserve">тестирование </w:t>
      </w:r>
      <w:ins w:id="615" w:author="Evgeny Sukharev" w:date="2021-06-17T21:51:00Z">
        <w:r w:rsidR="0039046F">
          <w:t xml:space="preserve">и отладка </w:t>
        </w:r>
      </w:ins>
      <w:r>
        <w:t>разработанного программного комплекса;</w:t>
      </w:r>
    </w:p>
    <w:p w14:paraId="22030BB1" w14:textId="586F128A" w:rsidR="00362C38" w:rsidRDefault="00473345" w:rsidP="00AB6819">
      <w:pPr>
        <w:pStyle w:val="a0"/>
      </w:pPr>
      <w:r>
        <w:t>интеграция</w:t>
      </w:r>
      <w:r w:rsidR="00362C38">
        <w:t xml:space="preserve"> </w:t>
      </w:r>
      <w:r>
        <w:t>с информационной системой</w:t>
      </w:r>
      <w:r w:rsidR="00362C38">
        <w:t xml:space="preserve"> ПланФ</w:t>
      </w:r>
      <w:r w:rsidR="00D526D4">
        <w:t>акт</w:t>
      </w:r>
      <w:r w:rsidR="00861E6B">
        <w:t>.</w:t>
      </w:r>
    </w:p>
    <w:p w14:paraId="69E437F3" w14:textId="77777777" w:rsidR="00362C38" w:rsidRDefault="00362C38" w:rsidP="00362C38">
      <w:r w:rsidRPr="00CA7EF6">
        <w:rPr>
          <w:b/>
        </w:rPr>
        <w:t>Объектом исследования</w:t>
      </w:r>
      <w:r>
        <w:t xml:space="preserve"> является процесс рассылки электронных сообщений.</w:t>
      </w:r>
    </w:p>
    <w:p w14:paraId="3EF8A06B" w14:textId="640A51D8" w:rsidR="00F11E8E" w:rsidRPr="00F11E8E" w:rsidRDefault="00362C38" w:rsidP="00D526D4">
      <w:r w:rsidRPr="00CA7EF6">
        <w:rPr>
          <w:b/>
        </w:rPr>
        <w:t>Предметом исследования</w:t>
      </w:r>
      <w:r>
        <w:t xml:space="preserve"> в диплом</w:t>
      </w:r>
      <w:ins w:id="616" w:author="Evgeny Sukharev" w:date="2021-06-15T01:00:00Z">
        <w:r w:rsidR="00E10CD6">
          <w:t>ной работе</w:t>
        </w:r>
      </w:ins>
      <w:del w:id="617" w:author="Evgeny Sukharev" w:date="2021-06-15T01:00:00Z">
        <w:r w:rsidDel="00E10CD6">
          <w:delText>е</w:delText>
        </w:r>
      </w:del>
      <w:r>
        <w:t xml:space="preserve"> являются методы и средства улучшения надежности и контроля рассылки электронных сообщений.</w:t>
      </w:r>
    </w:p>
    <w:p w14:paraId="7FB6B00F" w14:textId="2612D7CF" w:rsidR="006B65C3" w:rsidRDefault="006B65C3" w:rsidP="00B37101">
      <w:pPr>
        <w:pStyle w:val="1"/>
      </w:pPr>
      <w:bookmarkStart w:id="618" w:name="_Toc74867028"/>
      <w:r w:rsidRPr="00B37101">
        <w:lastRenderedPageBreak/>
        <w:t>АНАЛИЗ</w:t>
      </w:r>
      <w:r>
        <w:t xml:space="preserve"> ТРЕБОВАНИЙ</w:t>
      </w:r>
      <w:bookmarkEnd w:id="618"/>
    </w:p>
    <w:p w14:paraId="11A95CCC" w14:textId="20A0B386" w:rsidR="00362C38" w:rsidRDefault="004A6D16" w:rsidP="00362C38">
      <w:r>
        <w:t xml:space="preserve">Разработка программного комплекса </w:t>
      </w:r>
      <w:r w:rsidR="00362C38">
        <w:t xml:space="preserve">начинается со сбора информации </w:t>
      </w:r>
      <w:del w:id="619" w:author="Evgeny Sukharev" w:date="2021-06-15T16:54:00Z">
        <w:r w:rsidR="00362C38" w:rsidDel="00D06878">
          <w:delText xml:space="preserve">о </w:delText>
        </w:r>
      </w:del>
      <w:ins w:id="620" w:author="Evgeny Sukharev" w:date="2021-06-15T16:54:00Z">
        <w:r w:rsidR="00D06878">
          <w:t>о </w:t>
        </w:r>
      </w:ins>
      <w:r w:rsidR="00362C38">
        <w:t xml:space="preserve">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w:t>
      </w:r>
    </w:p>
    <w:p w14:paraId="3BEDD985" w14:textId="5F0B9D0E" w:rsidR="00362C38" w:rsidRDefault="00362C38" w:rsidP="00362C38">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13686A" w14:textId="26037979" w:rsidR="00362C38" w:rsidRDefault="00362C38" w:rsidP="00E87833">
      <w:pPr>
        <w:pStyle w:val="2"/>
        <w:numPr>
          <w:ilvl w:val="1"/>
          <w:numId w:val="13"/>
        </w:numPr>
      </w:pPr>
      <w:bookmarkStart w:id="621" w:name="_Toc73469523"/>
      <w:bookmarkStart w:id="622" w:name="_Toc68534485"/>
      <w:bookmarkStart w:id="623" w:name="_Toc73879637"/>
      <w:bookmarkStart w:id="624" w:name="_Toc74867029"/>
      <w:r>
        <w:t>Обзор процесс</w:t>
      </w:r>
      <w:r w:rsidR="005F0EFC">
        <w:t>ов</w:t>
      </w:r>
      <w:r>
        <w:t xml:space="preserve"> отправки </w:t>
      </w:r>
      <w:r w:rsidR="00CA7EF6">
        <w:t xml:space="preserve">и доставки </w:t>
      </w:r>
      <w:r>
        <w:t>сообщения</w:t>
      </w:r>
      <w:bookmarkEnd w:id="621"/>
      <w:bookmarkEnd w:id="622"/>
      <w:bookmarkEnd w:id="623"/>
      <w:bookmarkEnd w:id="624"/>
    </w:p>
    <w:p w14:paraId="1A996DF2" w14:textId="77777777" w:rsidR="00362C38" w:rsidRDefault="00362C38" w:rsidP="001E2D53">
      <w:pPr>
        <w:pStyle w:val="3"/>
        <w:ind w:firstLine="0"/>
      </w:pPr>
      <w:bookmarkStart w:id="625" w:name="_Toc73469524"/>
      <w:bookmarkStart w:id="626" w:name="_Toc68534486"/>
      <w:bookmarkStart w:id="627" w:name="_Toc73879638"/>
      <w:bookmarkStart w:id="628" w:name="_Toc74867030"/>
      <w:commentRangeStart w:id="629"/>
      <w:r>
        <w:t>Общие</w:t>
      </w:r>
      <w:commentRangeEnd w:id="629"/>
      <w:r w:rsidR="003868BE">
        <w:rPr>
          <w:rStyle w:val="af1"/>
          <w:rFonts w:eastAsiaTheme="minorHAnsi" w:cstheme="minorBidi"/>
          <w:b w:val="0"/>
          <w:i w:val="0"/>
        </w:rPr>
        <w:commentReference w:id="629"/>
      </w:r>
      <w:r>
        <w:t xml:space="preserve"> сведения</w:t>
      </w:r>
      <w:bookmarkEnd w:id="625"/>
      <w:bookmarkEnd w:id="626"/>
      <w:bookmarkEnd w:id="627"/>
      <w:bookmarkEnd w:id="628"/>
    </w:p>
    <w:p w14:paraId="0B1BA2AE" w14:textId="77777777" w:rsidR="00362C38" w:rsidRDefault="00362C38" w:rsidP="00362C38">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3E3C9573" w14:textId="40F80C7C" w:rsidR="00362C38" w:rsidRDefault="00362C38" w:rsidP="00362C38">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w:t>
      </w:r>
      <w:del w:id="630" w:author="Evgeny Sukharev" w:date="2021-06-15T16:54:00Z">
        <w:r w:rsidDel="00D06878">
          <w:rPr>
            <w:szCs w:val="28"/>
          </w:rPr>
          <w:delText xml:space="preserve">из </w:delText>
        </w:r>
      </w:del>
      <w:ins w:id="631" w:author="Evgeny Sukharev" w:date="2021-06-15T16:54:00Z">
        <w:r w:rsidR="00D06878">
          <w:rPr>
            <w:szCs w:val="28"/>
          </w:rPr>
          <w:t>из </w:t>
        </w:r>
      </w:ins>
      <w:r>
        <w:rPr>
          <w:szCs w:val="28"/>
        </w:rPr>
        <w:t>ключевых параметров. В таких случаях цена недоставленного сообщения может быть крайне высока.</w:t>
      </w:r>
    </w:p>
    <w:p w14:paraId="353E2502" w14:textId="77777777" w:rsidR="00362C38" w:rsidRDefault="00362C38" w:rsidP="00362C38">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2C1E9B77" w14:textId="77777777" w:rsidR="00362C38" w:rsidRDefault="00362C38" w:rsidP="001E2D53">
      <w:pPr>
        <w:pStyle w:val="3"/>
        <w:ind w:firstLine="0"/>
      </w:pPr>
      <w:bookmarkStart w:id="632" w:name="_Toc73469525"/>
      <w:bookmarkStart w:id="633" w:name="_Toc68534487"/>
      <w:bookmarkStart w:id="634" w:name="_Toc44341645"/>
      <w:bookmarkStart w:id="635" w:name="_Toc73879639"/>
      <w:bookmarkStart w:id="636" w:name="_Toc74867031"/>
      <w:r>
        <w:t>Основные понятия</w:t>
      </w:r>
      <w:bookmarkEnd w:id="632"/>
      <w:bookmarkEnd w:id="633"/>
      <w:bookmarkEnd w:id="634"/>
      <w:bookmarkEnd w:id="635"/>
      <w:bookmarkEnd w:id="636"/>
    </w:p>
    <w:p w14:paraId="2D3EE0A0" w14:textId="3713432B" w:rsidR="00362C38" w:rsidRDefault="00362C38" w:rsidP="00362C38">
      <w:pPr>
        <w:ind w:firstLine="708"/>
        <w:rPr>
          <w:szCs w:val="28"/>
        </w:rPr>
      </w:pPr>
      <w:r>
        <w:rPr>
          <w:szCs w:val="28"/>
        </w:rPr>
        <w:t xml:space="preserve">Ниже представлены определения основным понятиям, необходимым </w:t>
      </w:r>
      <w:del w:id="637" w:author="Evgeny Sukharev" w:date="2021-06-15T16:54:00Z">
        <w:r w:rsidDel="00D06878">
          <w:rPr>
            <w:szCs w:val="28"/>
          </w:rPr>
          <w:delText xml:space="preserve">в </w:delText>
        </w:r>
      </w:del>
      <w:ins w:id="638" w:author="Evgeny Sukharev" w:date="2021-06-15T16:54:00Z">
        <w:r w:rsidR="00D06878">
          <w:rPr>
            <w:szCs w:val="28"/>
          </w:rPr>
          <w:t>в </w:t>
        </w:r>
      </w:ins>
      <w:r>
        <w:rPr>
          <w:szCs w:val="28"/>
        </w:rPr>
        <w:t>дальнейшей работе.</w:t>
      </w:r>
    </w:p>
    <w:p w14:paraId="603C1D09" w14:textId="77777777" w:rsidR="00362C38" w:rsidRDefault="00362C38" w:rsidP="00362C38">
      <w:pPr>
        <w:ind w:firstLine="708"/>
        <w:rPr>
          <w:szCs w:val="28"/>
        </w:rPr>
      </w:pPr>
      <w:r>
        <w:rPr>
          <w:i/>
          <w:szCs w:val="28"/>
        </w:rPr>
        <w:t xml:space="preserve">Сообщение – </w:t>
      </w:r>
      <w:r>
        <w:rPr>
          <w:szCs w:val="28"/>
        </w:rPr>
        <w:t xml:space="preserve">определенная информация, которую необходимо передать. </w:t>
      </w:r>
    </w:p>
    <w:p w14:paraId="7D32C3F9" w14:textId="77777777" w:rsidR="00362C38" w:rsidRDefault="00362C38" w:rsidP="00362C38">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1F952244" w14:textId="77777777" w:rsidR="00362C38" w:rsidRDefault="00362C38" w:rsidP="00362C38">
      <w:pPr>
        <w:ind w:firstLine="708"/>
        <w:rPr>
          <w:szCs w:val="28"/>
        </w:rPr>
      </w:pPr>
      <w:r>
        <w:rPr>
          <w:i/>
          <w:szCs w:val="28"/>
        </w:rPr>
        <w:lastRenderedPageBreak/>
        <w:t xml:space="preserve">Отправленное письмо – </w:t>
      </w:r>
      <w:r>
        <w:rPr>
          <w:szCs w:val="28"/>
        </w:rPr>
        <w:t>письмо, переданное сервису доставки.</w:t>
      </w:r>
    </w:p>
    <w:p w14:paraId="37505974" w14:textId="77777777" w:rsidR="00362C38" w:rsidRDefault="00362C38" w:rsidP="00362C38">
      <w:pPr>
        <w:ind w:firstLine="708"/>
        <w:rPr>
          <w:szCs w:val="28"/>
        </w:rPr>
      </w:pPr>
      <w:r>
        <w:rPr>
          <w:i/>
          <w:iCs/>
          <w:szCs w:val="28"/>
        </w:rPr>
        <w:t xml:space="preserve">Получатель </w:t>
      </w:r>
      <w:r>
        <w:rPr>
          <w:szCs w:val="28"/>
        </w:rPr>
        <w:t>– лицо, которому адресовано отправляемое сообщение.</w:t>
      </w:r>
    </w:p>
    <w:p w14:paraId="20848D4F" w14:textId="77777777" w:rsidR="00362C38" w:rsidRDefault="00362C38" w:rsidP="00362C38">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82DE532" w14:textId="5652A532" w:rsidR="00362C38" w:rsidRDefault="00362C38" w:rsidP="00362C38">
      <w:pPr>
        <w:ind w:firstLine="708"/>
        <w:rPr>
          <w:szCs w:val="28"/>
        </w:rPr>
      </w:pPr>
      <w:r>
        <w:rPr>
          <w:i/>
          <w:iCs/>
          <w:szCs w:val="28"/>
        </w:rPr>
        <w:t>Отправитель</w:t>
      </w:r>
      <w:r>
        <w:rPr>
          <w:szCs w:val="28"/>
        </w:rPr>
        <w:t xml:space="preserve"> – лицо, запрашивающее отправку сообщения.</w:t>
      </w:r>
    </w:p>
    <w:p w14:paraId="3B984076" w14:textId="12D3E99B" w:rsidR="004A6D16" w:rsidRDefault="004A6D16" w:rsidP="00362C38">
      <w:pPr>
        <w:ind w:firstLine="708"/>
        <w:rPr>
          <w:szCs w:val="28"/>
        </w:rPr>
      </w:pPr>
      <w:r w:rsidRPr="004A6D16">
        <w:rPr>
          <w:i/>
          <w:szCs w:val="28"/>
        </w:rPr>
        <w:t>Контакт</w:t>
      </w:r>
      <w:r>
        <w:rPr>
          <w:szCs w:val="28"/>
        </w:rPr>
        <w:t xml:space="preserve"> – сохраненный получатель пользователя.</w:t>
      </w:r>
    </w:p>
    <w:p w14:paraId="33BE6C4E" w14:textId="737BC2EB" w:rsidR="00362C38" w:rsidRDefault="00362C38" w:rsidP="00362C38">
      <w:pPr>
        <w:ind w:firstLine="708"/>
        <w:rPr>
          <w:szCs w:val="28"/>
        </w:rPr>
      </w:pPr>
      <w:r>
        <w:rPr>
          <w:i/>
          <w:szCs w:val="28"/>
        </w:rPr>
        <w:t xml:space="preserve">Статус доставки – </w:t>
      </w:r>
      <w:r>
        <w:rPr>
          <w:szCs w:val="28"/>
        </w:rPr>
        <w:t>информация о результате доставки сообщения получателю.</w:t>
      </w:r>
    </w:p>
    <w:p w14:paraId="6DF198C5" w14:textId="410F240D" w:rsidR="00971D68" w:rsidRDefault="00971D68" w:rsidP="00362C38">
      <w:pPr>
        <w:ind w:firstLine="708"/>
        <w:rPr>
          <w:szCs w:val="28"/>
        </w:rPr>
      </w:pPr>
      <w:r w:rsidRPr="00971D68">
        <w:rPr>
          <w:i/>
          <w:szCs w:val="28"/>
        </w:rPr>
        <w:t>Фоновая служба доставки</w:t>
      </w:r>
      <w:r>
        <w:rPr>
          <w:szCs w:val="28"/>
        </w:rPr>
        <w:t xml:space="preserve"> – процесс, запущенный на сервере </w:t>
      </w:r>
      <w:del w:id="639" w:author="Evgeny Sukharev" w:date="2021-06-15T16:54:00Z">
        <w:r w:rsidDel="00D06878">
          <w:rPr>
            <w:szCs w:val="28"/>
          </w:rPr>
          <w:delText xml:space="preserve">и </w:delText>
        </w:r>
      </w:del>
      <w:ins w:id="640" w:author="Evgeny Sukharev" w:date="2021-06-15T16:54:00Z">
        <w:r w:rsidR="00D06878">
          <w:rPr>
            <w:szCs w:val="28"/>
          </w:rPr>
          <w:t>и </w:t>
        </w:r>
      </w:ins>
      <w:r>
        <w:rPr>
          <w:szCs w:val="28"/>
        </w:rPr>
        <w:t>функционирующий на протяжении всего времени работы программного комплекса. Отвечает за получение сообщения из очереди и передачу этого сообщения доступным сервисам доставки.</w:t>
      </w:r>
    </w:p>
    <w:p w14:paraId="07A069EB" w14:textId="5B46D1C8" w:rsidR="00971D68" w:rsidRDefault="00971D68" w:rsidP="00362C38">
      <w:pPr>
        <w:ind w:firstLine="708"/>
        <w:rPr>
          <w:szCs w:val="28"/>
        </w:rPr>
      </w:pPr>
      <w:r w:rsidRPr="00971D68">
        <w:rPr>
          <w:i/>
          <w:szCs w:val="28"/>
        </w:rPr>
        <w:t>Авторизация</w:t>
      </w:r>
      <w:r>
        <w:rPr>
          <w:szCs w:val="28"/>
        </w:rPr>
        <w:t xml:space="preserve"> – предоставление пользователю прав на выполнение определенных действий.</w:t>
      </w:r>
    </w:p>
    <w:p w14:paraId="46EADCB8" w14:textId="5C0671AA" w:rsidR="00971D68" w:rsidRPr="00971D68" w:rsidRDefault="00971D68" w:rsidP="00362C38">
      <w:pPr>
        <w:ind w:firstLine="708"/>
        <w:rPr>
          <w:szCs w:val="28"/>
        </w:rPr>
      </w:pPr>
      <w:r>
        <w:rPr>
          <w:i/>
          <w:szCs w:val="28"/>
        </w:rPr>
        <w:t>Авторизованный пользователь</w:t>
      </w:r>
      <w:r>
        <w:rPr>
          <w:szCs w:val="28"/>
        </w:rPr>
        <w:t xml:space="preserve"> – пользователь, который успешно прошел этап авторизации и получил доступ к программному комплексу.</w:t>
      </w:r>
    </w:p>
    <w:p w14:paraId="2B4DCE92" w14:textId="75686D4E" w:rsidR="00362C38" w:rsidRDefault="00362C38" w:rsidP="00362C38">
      <w:pPr>
        <w:ind w:firstLine="708"/>
        <w:rPr>
          <w:szCs w:val="28"/>
        </w:rPr>
      </w:pPr>
      <w:r>
        <w:rPr>
          <w:i/>
          <w:szCs w:val="28"/>
          <w:lang w:val="en-US"/>
        </w:rPr>
        <w:t>Web</w:t>
      </w:r>
      <w:r>
        <w:rPr>
          <w:i/>
          <w:szCs w:val="28"/>
        </w:rPr>
        <w:t>-интерфейс</w:t>
      </w:r>
      <w:del w:id="641" w:author="Evgeny Sukharev" w:date="2021-06-16T23:48:00Z">
        <w:r w:rsidDel="00FE58F3">
          <w:rPr>
            <w:i/>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_Ref73978588 \r \h </w:delInstrText>
        </w:r>
        <w:r w:rsidR="00564CA4" w:rsidDel="00FE58F3">
          <w:rPr>
            <w:szCs w:val="28"/>
          </w:rPr>
        </w:r>
        <w:r w:rsidR="00564CA4" w:rsidDel="00FE58F3">
          <w:rPr>
            <w:szCs w:val="28"/>
          </w:rPr>
          <w:fldChar w:fldCharType="separate"/>
        </w:r>
        <w:r w:rsidR="006A4499" w:rsidDel="00FE58F3">
          <w:rPr>
            <w:szCs w:val="28"/>
          </w:rPr>
          <w:delText>1</w:delText>
        </w:r>
        <w:r w:rsidR="00564CA4" w:rsidDel="00FE58F3">
          <w:rPr>
            <w:szCs w:val="28"/>
          </w:rPr>
          <w:fldChar w:fldCharType="end"/>
        </w:r>
        <w:r w:rsidR="004A6D16" w:rsidDel="00FE58F3">
          <w:rPr>
            <w:szCs w:val="28"/>
          </w:rPr>
          <w:delText>]</w:delText>
        </w:r>
      </w:del>
      <w:r w:rsidR="004A6D16">
        <w:rPr>
          <w:szCs w:val="28"/>
        </w:rPr>
        <w:t xml:space="preserve"> </w:t>
      </w:r>
      <w:r>
        <w:rPr>
          <w:szCs w:val="28"/>
        </w:rPr>
        <w:t>– веб-страница или несколько веб-страниц, позволяющие взаимодействовать с нужным сайтом, сервисом</w:t>
      </w:r>
      <w:ins w:id="642" w:author="Evgeny Sukharev" w:date="2021-06-16T23:48:00Z">
        <w:r w:rsidR="00FE58F3">
          <w:rPr>
            <w:i/>
            <w:szCs w:val="28"/>
          </w:rPr>
          <w:t xml:space="preserve"> </w:t>
        </w:r>
        <w:r w:rsidR="00FE58F3">
          <w:rPr>
            <w:szCs w:val="28"/>
          </w:rPr>
          <w:t>[</w:t>
        </w:r>
        <w:r w:rsidR="00FE58F3">
          <w:rPr>
            <w:szCs w:val="28"/>
          </w:rPr>
          <w:fldChar w:fldCharType="begin"/>
        </w:r>
        <w:r w:rsidR="00FE58F3">
          <w:rPr>
            <w:szCs w:val="28"/>
          </w:rPr>
          <w:instrText xml:space="preserve"> REF _Ref73978588 \r \h </w:instrText>
        </w:r>
      </w:ins>
      <w:r w:rsidR="00FE58F3">
        <w:rPr>
          <w:szCs w:val="28"/>
        </w:rPr>
      </w:r>
      <w:ins w:id="643" w:author="Evgeny Sukharev" w:date="2021-06-16T23:48:00Z">
        <w:r w:rsidR="00FE58F3">
          <w:rPr>
            <w:szCs w:val="28"/>
          </w:rPr>
          <w:fldChar w:fldCharType="separate"/>
        </w:r>
      </w:ins>
      <w:ins w:id="644" w:author="Evgeny Sukharev" w:date="2021-06-18T15:43:00Z">
        <w:r w:rsidR="00247CA3">
          <w:rPr>
            <w:szCs w:val="28"/>
          </w:rPr>
          <w:t>1</w:t>
        </w:r>
      </w:ins>
      <w:ins w:id="645" w:author="Evgeny Sukharev" w:date="2021-06-16T23:48:00Z">
        <w:r w:rsidR="00FE58F3">
          <w:rPr>
            <w:szCs w:val="28"/>
          </w:rPr>
          <w:fldChar w:fldCharType="end"/>
        </w:r>
        <w:r w:rsidR="00FE58F3">
          <w:rPr>
            <w:szCs w:val="28"/>
          </w:rPr>
          <w:t>]</w:t>
        </w:r>
      </w:ins>
      <w:r>
        <w:rPr>
          <w:szCs w:val="28"/>
        </w:rPr>
        <w:t>.</w:t>
      </w:r>
    </w:p>
    <w:p w14:paraId="62FA6F88" w14:textId="390BD528" w:rsidR="00362C38" w:rsidRDefault="00362C38" w:rsidP="00362C38">
      <w:pPr>
        <w:ind w:firstLine="708"/>
        <w:rPr>
          <w:szCs w:val="28"/>
        </w:rPr>
      </w:pPr>
      <w:r>
        <w:rPr>
          <w:i/>
          <w:szCs w:val="28"/>
          <w:lang w:val="en-US"/>
        </w:rPr>
        <w:t>API</w:t>
      </w:r>
      <w:r w:rsidRPr="00564CA4">
        <w:rPr>
          <w:i/>
          <w:szCs w:val="28"/>
        </w:rPr>
        <w:t xml:space="preserve"> (</w:t>
      </w:r>
      <w:r>
        <w:rPr>
          <w:i/>
          <w:szCs w:val="28"/>
          <w:lang w:val="en-US"/>
        </w:rPr>
        <w:t>Application</w:t>
      </w:r>
      <w:r w:rsidRPr="00564CA4">
        <w:rPr>
          <w:i/>
          <w:szCs w:val="28"/>
        </w:rPr>
        <w:t xml:space="preserve"> </w:t>
      </w:r>
      <w:r>
        <w:rPr>
          <w:i/>
          <w:szCs w:val="28"/>
          <w:lang w:val="en-US"/>
        </w:rPr>
        <w:t>programming</w:t>
      </w:r>
      <w:r w:rsidRPr="00564CA4">
        <w:rPr>
          <w:i/>
          <w:szCs w:val="28"/>
        </w:rPr>
        <w:t xml:space="preserve"> </w:t>
      </w:r>
      <w:r>
        <w:rPr>
          <w:i/>
          <w:szCs w:val="28"/>
          <w:lang w:val="en-US"/>
        </w:rPr>
        <w:t>interface</w:t>
      </w:r>
      <w:del w:id="646" w:author="Evgeny Sukharev" w:date="2021-06-16T23:48:00Z">
        <w:r w:rsidRPr="00564CA4" w:rsidDel="00FE58F3">
          <w:rPr>
            <w:i/>
            <w:szCs w:val="28"/>
          </w:rPr>
          <w:delText>)</w:delText>
        </w:r>
        <w:r w:rsidR="004A6D16" w:rsidRPr="00564CA4" w:rsidDel="00FE58F3">
          <w:rPr>
            <w:szCs w:val="28"/>
          </w:rPr>
          <w:delText xml:space="preserve"> [</w:delText>
        </w:r>
        <w:r w:rsidR="00564CA4" w:rsidDel="00FE58F3">
          <w:rPr>
            <w:szCs w:val="28"/>
            <w:lang w:val="en-US"/>
          </w:rPr>
          <w:fldChar w:fldCharType="begin"/>
        </w:r>
        <w:r w:rsidR="00564CA4" w:rsidRPr="00564CA4" w:rsidDel="00FE58F3">
          <w:rPr>
            <w:szCs w:val="28"/>
          </w:rPr>
          <w:delInstrText xml:space="preserve"> </w:delInstrText>
        </w:r>
        <w:r w:rsidR="00564CA4" w:rsidDel="00FE58F3">
          <w:rPr>
            <w:szCs w:val="28"/>
            <w:lang w:val="en-US"/>
          </w:rPr>
          <w:delInstrText>REF</w:delInstrText>
        </w:r>
        <w:r w:rsidR="00564CA4" w:rsidRPr="00564CA4" w:rsidDel="00FE58F3">
          <w:rPr>
            <w:szCs w:val="28"/>
          </w:rPr>
          <w:delInstrText xml:space="preserve"> _</w:delInstrText>
        </w:r>
        <w:r w:rsidR="00564CA4" w:rsidDel="00FE58F3">
          <w:rPr>
            <w:szCs w:val="28"/>
            <w:lang w:val="en-US"/>
          </w:rPr>
          <w:delInstrText>Ref</w:delInstrText>
        </w:r>
        <w:r w:rsidR="00564CA4" w:rsidRPr="00564CA4" w:rsidDel="00FE58F3">
          <w:rPr>
            <w:szCs w:val="28"/>
          </w:rPr>
          <w:delInstrText>73978602 \</w:delInstrText>
        </w:r>
        <w:r w:rsidR="00564CA4" w:rsidDel="00FE58F3">
          <w:rPr>
            <w:szCs w:val="28"/>
            <w:lang w:val="en-US"/>
          </w:rPr>
          <w:delInstrText>r</w:delInstrText>
        </w:r>
        <w:r w:rsidR="00564CA4" w:rsidRPr="00564CA4" w:rsidDel="00FE58F3">
          <w:rPr>
            <w:szCs w:val="28"/>
          </w:rPr>
          <w:delInstrText xml:space="preserve"> \</w:delInstrText>
        </w:r>
        <w:r w:rsidR="00564CA4" w:rsidDel="00FE58F3">
          <w:rPr>
            <w:szCs w:val="28"/>
            <w:lang w:val="en-US"/>
          </w:rPr>
          <w:delInstrText>h</w:delInstrText>
        </w:r>
        <w:r w:rsidR="00564CA4" w:rsidRPr="00564CA4" w:rsidDel="00FE58F3">
          <w:rPr>
            <w:szCs w:val="28"/>
          </w:rPr>
          <w:delInstrText xml:space="preserve"> </w:delInstrText>
        </w:r>
        <w:r w:rsidR="00564CA4" w:rsidDel="00FE58F3">
          <w:rPr>
            <w:szCs w:val="28"/>
            <w:lang w:val="en-US"/>
          </w:rPr>
        </w:r>
        <w:r w:rsidR="00564CA4" w:rsidDel="00FE58F3">
          <w:rPr>
            <w:szCs w:val="28"/>
            <w:lang w:val="en-US"/>
          </w:rPr>
          <w:fldChar w:fldCharType="separate"/>
        </w:r>
        <w:r w:rsidR="006A4499" w:rsidRPr="006A4499" w:rsidDel="00FE58F3">
          <w:rPr>
            <w:szCs w:val="28"/>
          </w:rPr>
          <w:delText>2</w:delText>
        </w:r>
        <w:r w:rsidR="00564CA4" w:rsidDel="00FE58F3">
          <w:rPr>
            <w:szCs w:val="28"/>
            <w:lang w:val="en-US"/>
          </w:rPr>
          <w:fldChar w:fldCharType="end"/>
        </w:r>
        <w:r w:rsidR="004A6D16" w:rsidDel="00FE58F3">
          <w:rPr>
            <w:szCs w:val="28"/>
          </w:rPr>
          <w:delText>]</w:delText>
        </w:r>
        <w:r w:rsidDel="00FE58F3">
          <w:rPr>
            <w:szCs w:val="28"/>
          </w:rPr>
          <w:delText xml:space="preserve"> </w:delText>
        </w:r>
      </w:del>
      <w:ins w:id="647" w:author="Evgeny Sukharev" w:date="2021-06-16T23:48:00Z">
        <w:r w:rsidR="00FE58F3" w:rsidRPr="00FE58F3">
          <w:rPr>
            <w:szCs w:val="28"/>
            <w:rPrChange w:id="648" w:author="Evgeny Sukharev" w:date="2021-06-16T23:48:00Z">
              <w:rPr>
                <w:szCs w:val="28"/>
                <w:lang w:val="en-US"/>
              </w:rPr>
            </w:rPrChange>
          </w:rPr>
          <w:t xml:space="preserve"> </w:t>
        </w:r>
      </w:ins>
      <w:r>
        <w:rPr>
          <w:szCs w:val="28"/>
        </w:rPr>
        <w:t>– набор функций, описывающих способы взаимодействия с серверной частью разрабатываемого программного комплекса</w:t>
      </w:r>
      <w:ins w:id="649" w:author="Evgeny Sukharev" w:date="2021-06-16T23:48:00Z">
        <w:r w:rsidR="00FE58F3" w:rsidRPr="00564CA4">
          <w:rPr>
            <w:i/>
            <w:szCs w:val="28"/>
          </w:rPr>
          <w:t>)</w:t>
        </w:r>
        <w:r w:rsidR="00FE58F3" w:rsidRPr="00564CA4">
          <w:rPr>
            <w:szCs w:val="28"/>
          </w:rPr>
          <w:t xml:space="preserve"> [</w:t>
        </w:r>
        <w:r w:rsidR="00FE58F3">
          <w:rPr>
            <w:szCs w:val="28"/>
            <w:lang w:val="en-US"/>
          </w:rPr>
          <w:fldChar w:fldCharType="begin"/>
        </w:r>
        <w:r w:rsidR="00FE58F3" w:rsidRPr="00564CA4">
          <w:rPr>
            <w:szCs w:val="28"/>
          </w:rPr>
          <w:instrText xml:space="preserve"> </w:instrText>
        </w:r>
        <w:r w:rsidR="00FE58F3">
          <w:rPr>
            <w:szCs w:val="28"/>
            <w:lang w:val="en-US"/>
          </w:rPr>
          <w:instrText>REF</w:instrText>
        </w:r>
        <w:r w:rsidR="00FE58F3" w:rsidRPr="00564CA4">
          <w:rPr>
            <w:szCs w:val="28"/>
          </w:rPr>
          <w:instrText xml:space="preserve"> _</w:instrText>
        </w:r>
        <w:r w:rsidR="00FE58F3">
          <w:rPr>
            <w:szCs w:val="28"/>
            <w:lang w:val="en-US"/>
          </w:rPr>
          <w:instrText>Ref</w:instrText>
        </w:r>
        <w:r w:rsidR="00FE58F3" w:rsidRPr="00564CA4">
          <w:rPr>
            <w:szCs w:val="28"/>
          </w:rPr>
          <w:instrText>73978602 \</w:instrText>
        </w:r>
        <w:r w:rsidR="00FE58F3">
          <w:rPr>
            <w:szCs w:val="28"/>
            <w:lang w:val="en-US"/>
          </w:rPr>
          <w:instrText>r</w:instrText>
        </w:r>
        <w:r w:rsidR="00FE58F3" w:rsidRPr="00564CA4">
          <w:rPr>
            <w:szCs w:val="28"/>
          </w:rPr>
          <w:instrText xml:space="preserve"> \</w:instrText>
        </w:r>
        <w:r w:rsidR="00FE58F3">
          <w:rPr>
            <w:szCs w:val="28"/>
            <w:lang w:val="en-US"/>
          </w:rPr>
          <w:instrText>h</w:instrText>
        </w:r>
        <w:r w:rsidR="00FE58F3" w:rsidRPr="00564CA4">
          <w:rPr>
            <w:szCs w:val="28"/>
          </w:rPr>
          <w:instrText xml:space="preserve"> </w:instrText>
        </w:r>
      </w:ins>
      <w:r w:rsidR="00FE58F3">
        <w:rPr>
          <w:szCs w:val="28"/>
          <w:lang w:val="en-US"/>
        </w:rPr>
      </w:r>
      <w:ins w:id="650" w:author="Evgeny Sukharev" w:date="2021-06-16T23:48:00Z">
        <w:r w:rsidR="00FE58F3">
          <w:rPr>
            <w:szCs w:val="28"/>
            <w:lang w:val="en-US"/>
          </w:rPr>
          <w:fldChar w:fldCharType="separate"/>
        </w:r>
      </w:ins>
      <w:ins w:id="651" w:author="Evgeny Sukharev" w:date="2021-06-18T15:43:00Z">
        <w:r w:rsidR="00247CA3" w:rsidRPr="00247CA3">
          <w:rPr>
            <w:szCs w:val="28"/>
            <w:rPrChange w:id="652" w:author="Evgeny Sukharev" w:date="2021-06-18T15:44:00Z">
              <w:rPr>
                <w:szCs w:val="28"/>
                <w:lang w:val="en-US"/>
              </w:rPr>
            </w:rPrChange>
          </w:rPr>
          <w:t>2</w:t>
        </w:r>
      </w:ins>
      <w:ins w:id="653" w:author="Evgeny Sukharev" w:date="2021-06-16T23:48:00Z">
        <w:r w:rsidR="00FE58F3">
          <w:rPr>
            <w:szCs w:val="28"/>
            <w:lang w:val="en-US"/>
          </w:rPr>
          <w:fldChar w:fldCharType="end"/>
        </w:r>
        <w:r w:rsidR="00FE58F3">
          <w:rPr>
            <w:szCs w:val="28"/>
          </w:rPr>
          <w:t>]</w:t>
        </w:r>
      </w:ins>
      <w:ins w:id="654" w:author="Evgeny Sukharev" w:date="2021-06-17T21:52:00Z">
        <w:r w:rsidR="0039046F">
          <w:rPr>
            <w:szCs w:val="28"/>
          </w:rPr>
          <w:t>.</w:t>
        </w:r>
      </w:ins>
      <w:del w:id="655" w:author="Evgeny Sukharev" w:date="2021-06-16T23:48:00Z">
        <w:r w:rsidDel="00FE58F3">
          <w:rPr>
            <w:szCs w:val="28"/>
          </w:rPr>
          <w:delText>.</w:delText>
        </w:r>
      </w:del>
    </w:p>
    <w:p w14:paraId="3C95B2F6" w14:textId="2E8063D5" w:rsidR="00362C38" w:rsidRDefault="00362C38" w:rsidP="00362C38">
      <w:pPr>
        <w:ind w:firstLine="708"/>
        <w:rPr>
          <w:szCs w:val="28"/>
        </w:rPr>
      </w:pPr>
      <w:r>
        <w:rPr>
          <w:i/>
          <w:szCs w:val="28"/>
        </w:rPr>
        <w:t>Электронная цифровая подпись (ЭЦП)</w:t>
      </w:r>
      <w:del w:id="656" w:author="Evgeny Sukharev" w:date="2021-06-16T23:48:00Z">
        <w:r w:rsidDel="00FE58F3">
          <w:rPr>
            <w:szCs w:val="28"/>
          </w:rPr>
          <w:delText xml:space="preserve"> </w:delText>
        </w:r>
        <w:r w:rsidR="004A6D16" w:rsidDel="00FE58F3">
          <w:rPr>
            <w:szCs w:val="28"/>
          </w:rPr>
          <w:delText>[</w:delText>
        </w:r>
        <w:r w:rsidR="00564CA4" w:rsidDel="00FE58F3">
          <w:rPr>
            <w:szCs w:val="28"/>
          </w:rPr>
          <w:fldChar w:fldCharType="begin"/>
        </w:r>
        <w:r w:rsidR="00564CA4" w:rsidDel="00FE58F3">
          <w:rPr>
            <w:szCs w:val="28"/>
          </w:rPr>
          <w:delInstrText xml:space="preserve"> REF _Ref73978618 \r \h </w:delInstrText>
        </w:r>
        <w:r w:rsidR="00564CA4" w:rsidDel="00FE58F3">
          <w:rPr>
            <w:szCs w:val="28"/>
          </w:rPr>
        </w:r>
        <w:r w:rsidR="00564CA4" w:rsidDel="00FE58F3">
          <w:rPr>
            <w:szCs w:val="28"/>
          </w:rPr>
          <w:fldChar w:fldCharType="separate"/>
        </w:r>
        <w:r w:rsidR="006A4499" w:rsidDel="00FE58F3">
          <w:rPr>
            <w:szCs w:val="28"/>
          </w:rPr>
          <w:delText>3</w:delText>
        </w:r>
        <w:r w:rsidR="00564CA4" w:rsidDel="00FE58F3">
          <w:rPr>
            <w:szCs w:val="28"/>
          </w:rPr>
          <w:fldChar w:fldCharType="end"/>
        </w:r>
        <w:r w:rsidR="004A6D16" w:rsidDel="00FE58F3">
          <w:rPr>
            <w:szCs w:val="28"/>
          </w:rPr>
          <w:delText xml:space="preserve">] </w:delText>
        </w:r>
      </w:del>
      <w:ins w:id="657" w:author="Evgeny Sukharev" w:date="2021-06-16T23:48:00Z">
        <w:r w:rsidR="00FE58F3" w:rsidRPr="00FE58F3">
          <w:rPr>
            <w:szCs w:val="28"/>
            <w:rPrChange w:id="658" w:author="Evgeny Sukharev" w:date="2021-06-16T23:48:00Z">
              <w:rPr>
                <w:szCs w:val="28"/>
                <w:lang w:val="en-US"/>
              </w:rPr>
            </w:rPrChange>
          </w:rPr>
          <w:t xml:space="preserve"> </w:t>
        </w:r>
      </w:ins>
      <w:r>
        <w:rPr>
          <w:szCs w:val="28"/>
        </w:rPr>
        <w:t xml:space="preserve">– идентификатор документа, полученный в результате криптографического преобразования информации </w:t>
      </w:r>
      <w:del w:id="659" w:author="Evgeny Sukharev" w:date="2021-06-15T16:54:00Z">
        <w:r w:rsidDel="00D06878">
          <w:rPr>
            <w:szCs w:val="28"/>
          </w:rPr>
          <w:delText xml:space="preserve">с </w:delText>
        </w:r>
      </w:del>
      <w:ins w:id="660" w:author="Evgeny Sukharev" w:date="2021-06-15T16:54:00Z">
        <w:r w:rsidR="00D06878">
          <w:rPr>
            <w:szCs w:val="28"/>
          </w:rPr>
          <w:t>с </w:t>
        </w:r>
      </w:ins>
      <w:r>
        <w:rPr>
          <w:szCs w:val="28"/>
        </w:rPr>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ins w:id="661" w:author="Evgeny Sukharev" w:date="2021-06-16T23:48:00Z">
        <w:r w:rsidR="00FE58F3" w:rsidRPr="00FE58F3">
          <w:rPr>
            <w:szCs w:val="28"/>
            <w:rPrChange w:id="662" w:author="Evgeny Sukharev" w:date="2021-06-16T23:48:00Z">
              <w:rPr>
                <w:szCs w:val="28"/>
                <w:lang w:val="en-US"/>
              </w:rPr>
            </w:rPrChange>
          </w:rPr>
          <w:t xml:space="preserve"> </w:t>
        </w:r>
        <w:r w:rsidR="00FE58F3">
          <w:rPr>
            <w:szCs w:val="28"/>
          </w:rPr>
          <w:t>[</w:t>
        </w:r>
        <w:r w:rsidR="00FE58F3">
          <w:rPr>
            <w:szCs w:val="28"/>
          </w:rPr>
          <w:fldChar w:fldCharType="begin"/>
        </w:r>
        <w:r w:rsidR="00FE58F3">
          <w:rPr>
            <w:szCs w:val="28"/>
          </w:rPr>
          <w:instrText xml:space="preserve"> REF _Ref73978618 \r \h </w:instrText>
        </w:r>
      </w:ins>
      <w:r w:rsidR="00FE58F3">
        <w:rPr>
          <w:szCs w:val="28"/>
        </w:rPr>
      </w:r>
      <w:ins w:id="663" w:author="Evgeny Sukharev" w:date="2021-06-16T23:48:00Z">
        <w:r w:rsidR="00FE58F3">
          <w:rPr>
            <w:szCs w:val="28"/>
          </w:rPr>
          <w:fldChar w:fldCharType="separate"/>
        </w:r>
      </w:ins>
      <w:ins w:id="664" w:author="Evgeny Sukharev" w:date="2021-06-18T15:43:00Z">
        <w:r w:rsidR="00247CA3">
          <w:rPr>
            <w:szCs w:val="28"/>
          </w:rPr>
          <w:t>3</w:t>
        </w:r>
      </w:ins>
      <w:ins w:id="665" w:author="Evgeny Sukharev" w:date="2021-06-16T23:48:00Z">
        <w:r w:rsidR="00FE58F3">
          <w:rPr>
            <w:szCs w:val="28"/>
          </w:rPr>
          <w:fldChar w:fldCharType="end"/>
        </w:r>
        <w:r w:rsidR="00FE58F3">
          <w:rPr>
            <w:szCs w:val="28"/>
          </w:rPr>
          <w:t>]</w:t>
        </w:r>
      </w:ins>
      <w:r>
        <w:rPr>
          <w:szCs w:val="28"/>
        </w:rPr>
        <w:t>.</w:t>
      </w:r>
    </w:p>
    <w:p w14:paraId="55FF5930" w14:textId="45C10171" w:rsidR="00362C38" w:rsidRDefault="00362C38" w:rsidP="00362C38">
      <w:pPr>
        <w:ind w:firstLine="708"/>
        <w:rPr>
          <w:szCs w:val="28"/>
        </w:rPr>
      </w:pPr>
      <w:r>
        <w:rPr>
          <w:i/>
          <w:szCs w:val="28"/>
        </w:rPr>
        <w:t>Сертификат ключа подписи</w:t>
      </w:r>
      <w:r>
        <w:rPr>
          <w:szCs w:val="28"/>
        </w:rPr>
        <w:t xml:space="preserve"> </w:t>
      </w:r>
      <w:del w:id="666" w:author="Evgeny Sukharev" w:date="2021-06-16T23:48:00Z">
        <w:r w:rsidR="004A6D16" w:rsidDel="00D67F38">
          <w:rPr>
            <w:szCs w:val="28"/>
          </w:rPr>
          <w:delText>[</w:delText>
        </w:r>
        <w:r w:rsidR="00564CA4" w:rsidDel="00D67F38">
          <w:rPr>
            <w:szCs w:val="28"/>
          </w:rPr>
          <w:fldChar w:fldCharType="begin"/>
        </w:r>
        <w:r w:rsidR="00564CA4" w:rsidDel="00D67F38">
          <w:rPr>
            <w:szCs w:val="28"/>
          </w:rPr>
          <w:delInstrText xml:space="preserve"> REF _Ref73978553 \r \h </w:delInstrText>
        </w:r>
        <w:r w:rsidR="00564CA4" w:rsidDel="00D67F38">
          <w:rPr>
            <w:szCs w:val="28"/>
          </w:rPr>
        </w:r>
        <w:r w:rsidR="00564CA4" w:rsidDel="00D67F38">
          <w:rPr>
            <w:szCs w:val="28"/>
          </w:rPr>
          <w:fldChar w:fldCharType="separate"/>
        </w:r>
        <w:r w:rsidR="006A4499" w:rsidDel="00D67F38">
          <w:rPr>
            <w:szCs w:val="28"/>
          </w:rPr>
          <w:delText>4</w:delText>
        </w:r>
        <w:r w:rsidR="00564CA4" w:rsidDel="00D67F38">
          <w:rPr>
            <w:szCs w:val="28"/>
          </w:rPr>
          <w:fldChar w:fldCharType="end"/>
        </w:r>
        <w:r w:rsidR="004A6D16" w:rsidDel="00D67F38">
          <w:rPr>
            <w:szCs w:val="28"/>
          </w:rPr>
          <w:delText xml:space="preserve">] </w:delText>
        </w:r>
      </w:del>
      <w:r>
        <w:rPr>
          <w:szCs w:val="28"/>
        </w:rPr>
        <w:t>– документ, содержащий открытый ключ, информацию о владельце ключа, подтверждающий принадлежность открытого ключа владельцу</w:t>
      </w:r>
      <w:ins w:id="667" w:author="Evgeny Sukharev" w:date="2021-06-16T23:48:00Z">
        <w:r w:rsidR="00D67F38" w:rsidRPr="00D1507E">
          <w:rPr>
            <w:szCs w:val="28"/>
            <w:rPrChange w:id="668" w:author="Evgeny Sukharev" w:date="2021-06-17T00:23:00Z">
              <w:rPr>
                <w:szCs w:val="28"/>
                <w:lang w:val="en-US"/>
              </w:rPr>
            </w:rPrChange>
          </w:rPr>
          <w:t xml:space="preserve"> </w:t>
        </w:r>
        <w:r w:rsidR="00D67F38">
          <w:rPr>
            <w:szCs w:val="28"/>
          </w:rPr>
          <w:t>[</w:t>
        </w:r>
        <w:r w:rsidR="00D67F38">
          <w:rPr>
            <w:szCs w:val="28"/>
          </w:rPr>
          <w:fldChar w:fldCharType="begin"/>
        </w:r>
        <w:r w:rsidR="00D67F38">
          <w:rPr>
            <w:szCs w:val="28"/>
          </w:rPr>
          <w:instrText xml:space="preserve"> REF _Ref73978553 \r \h </w:instrText>
        </w:r>
      </w:ins>
      <w:r w:rsidR="00D67F38">
        <w:rPr>
          <w:szCs w:val="28"/>
        </w:rPr>
      </w:r>
      <w:ins w:id="669" w:author="Evgeny Sukharev" w:date="2021-06-16T23:48:00Z">
        <w:r w:rsidR="00D67F38">
          <w:rPr>
            <w:szCs w:val="28"/>
          </w:rPr>
          <w:fldChar w:fldCharType="separate"/>
        </w:r>
      </w:ins>
      <w:ins w:id="670" w:author="Evgeny Sukharev" w:date="2021-06-18T15:43:00Z">
        <w:r w:rsidR="00247CA3">
          <w:rPr>
            <w:szCs w:val="28"/>
          </w:rPr>
          <w:t>4</w:t>
        </w:r>
      </w:ins>
      <w:ins w:id="671" w:author="Evgeny Sukharev" w:date="2021-06-16T23:48:00Z">
        <w:r w:rsidR="00D67F38">
          <w:rPr>
            <w:szCs w:val="28"/>
          </w:rPr>
          <w:fldChar w:fldCharType="end"/>
        </w:r>
        <w:r w:rsidR="00D67F38">
          <w:rPr>
            <w:szCs w:val="28"/>
          </w:rPr>
          <w:t>]</w:t>
        </w:r>
      </w:ins>
      <w:r>
        <w:rPr>
          <w:szCs w:val="28"/>
        </w:rPr>
        <w:t>.</w:t>
      </w:r>
    </w:p>
    <w:p w14:paraId="400D6DC4" w14:textId="77777777" w:rsidR="00362C38" w:rsidRDefault="00362C38" w:rsidP="001E2D53">
      <w:pPr>
        <w:pStyle w:val="3"/>
        <w:ind w:firstLine="0"/>
      </w:pPr>
      <w:bookmarkStart w:id="672" w:name="_Toc44341646"/>
      <w:bookmarkStart w:id="673" w:name="_Toc73469526"/>
      <w:bookmarkStart w:id="674" w:name="_Toc68534488"/>
      <w:bookmarkStart w:id="675" w:name="_Toc73879640"/>
      <w:bookmarkStart w:id="676" w:name="_Toc74867032"/>
      <w:r>
        <w:lastRenderedPageBreak/>
        <w:t xml:space="preserve">Процесс </w:t>
      </w:r>
      <w:bookmarkEnd w:id="672"/>
      <w:r>
        <w:t>отправки сообщения</w:t>
      </w:r>
      <w:bookmarkEnd w:id="673"/>
      <w:bookmarkEnd w:id="674"/>
      <w:bookmarkEnd w:id="675"/>
      <w:bookmarkEnd w:id="676"/>
    </w:p>
    <w:p w14:paraId="41E503F1" w14:textId="360F9BC6" w:rsidR="00362C38" w:rsidRDefault="00362C38" w:rsidP="003761E3">
      <w:pPr>
        <w:ind w:firstLine="709"/>
      </w:pPr>
      <w:r>
        <w:t xml:space="preserve">Отправка сообщения происходит асинхронно, т.е. отправитель вовлечен </w:t>
      </w:r>
      <w:del w:id="677" w:author="Evgeny Sukharev" w:date="2021-06-15T16:54:00Z">
        <w:r w:rsidDel="00D06878">
          <w:delText xml:space="preserve">в </w:delText>
        </w:r>
      </w:del>
      <w:ins w:id="678" w:author="Evgeny Sukharev" w:date="2021-06-15T16:54:00Z">
        <w:r w:rsidR="00D06878">
          <w:t>в </w:t>
        </w:r>
      </w:ins>
      <w:r>
        <w:t>процесс только до момента подтверждения отправки.</w:t>
      </w:r>
    </w:p>
    <w:p w14:paraId="09D4F97D" w14:textId="3BDE87D8" w:rsidR="00362C38" w:rsidRDefault="00362C38" w:rsidP="003761E3">
      <w:pPr>
        <w:ind w:firstLine="709"/>
        <w:rPr>
          <w:rFonts w:cs="Times New Roman"/>
        </w:rPr>
      </w:pPr>
      <w:r>
        <w:rPr>
          <w:rFonts w:cs="Times New Roman"/>
        </w:rPr>
        <w:t xml:space="preserve">На первом шаге отправитель составляет сообщение, может прикрепить </w:t>
      </w:r>
      <w:del w:id="679" w:author="Evgeny Sukharev" w:date="2021-06-15T16:54:00Z">
        <w:r w:rsidDel="00D06878">
          <w:rPr>
            <w:rFonts w:cs="Times New Roman"/>
          </w:rPr>
          <w:delText xml:space="preserve">к </w:delText>
        </w:r>
      </w:del>
      <w:ins w:id="680" w:author="Evgeny Sukharev" w:date="2021-06-15T16:54:00Z">
        <w:r w:rsidR="00D06878">
          <w:rPr>
            <w:rFonts w:cs="Times New Roman"/>
          </w:rPr>
          <w:t>к </w:t>
        </w:r>
      </w:ins>
      <w:r>
        <w:rPr>
          <w:rFonts w:cs="Times New Roman"/>
        </w:rPr>
        <w:t xml:space="preserve">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w:t>
      </w:r>
      <w:del w:id="681" w:author="Evgeny Sukharev" w:date="2021-06-15T16:54:00Z">
        <w:r w:rsidDel="00D06878">
          <w:rPr>
            <w:rFonts w:cs="Times New Roman"/>
          </w:rPr>
          <w:delText xml:space="preserve">По </w:delText>
        </w:r>
      </w:del>
      <w:ins w:id="682" w:author="Evgeny Sukharev" w:date="2021-06-15T16:54:00Z">
        <w:r w:rsidR="00D06878">
          <w:rPr>
            <w:rFonts w:cs="Times New Roman"/>
          </w:rPr>
          <w:t>По </w:t>
        </w:r>
      </w:ins>
      <w:r>
        <w:rPr>
          <w:rFonts w:cs="Times New Roman"/>
        </w:rPr>
        <w:t xml:space="preserve">окончании конфигурирования сообщения пользователь нажимает кнопку отправить. </w:t>
      </w:r>
    </w:p>
    <w:p w14:paraId="4A73E815" w14:textId="0A1F5190" w:rsidR="00362C38" w:rsidRDefault="00362C38" w:rsidP="003761E3">
      <w:pPr>
        <w:ind w:firstLine="709"/>
        <w:rPr>
          <w:rFonts w:cs="Times New Roman"/>
        </w:rPr>
      </w:pPr>
      <w:r>
        <w:rPr>
          <w:rFonts w:cs="Times New Roman"/>
        </w:rPr>
        <w:t xml:space="preserve">Далее сервис пытается отправить сообщение получателям посредством выбранных отправителем сервисов или сервисами, выбранными по умолчанию для адресов выбранных получателей. Сервер отдает всю информацию о доставке сервисам доставки и ожидает от них ответ.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w:t>
      </w:r>
      <w:del w:id="683" w:author="Evgeny Sukharev" w:date="2021-06-15T16:54:00Z">
        <w:r w:rsidDel="00D06878">
          <w:rPr>
            <w:rFonts w:cs="Times New Roman"/>
          </w:rPr>
          <w:delText xml:space="preserve">с </w:delText>
        </w:r>
      </w:del>
      <w:ins w:id="684" w:author="Evgeny Sukharev" w:date="2021-06-15T16:54:00Z">
        <w:r w:rsidR="00D06878">
          <w:rPr>
            <w:rFonts w:cs="Times New Roman"/>
          </w:rPr>
          <w:t>с </w:t>
        </w:r>
      </w:ins>
      <w:r>
        <w:rPr>
          <w:rFonts w:cs="Times New Roman"/>
        </w:rPr>
        <w:t>успешным статусом доставки или пока не перепробует все доступные сервисы доставки.</w:t>
      </w:r>
    </w:p>
    <w:p w14:paraId="6ED53AFB" w14:textId="3C7CA0CD" w:rsidR="00362C38" w:rsidRDefault="00362C38" w:rsidP="004966D1">
      <w:pPr>
        <w:ind w:firstLine="709"/>
        <w:rPr>
          <w:rFonts w:cs="Times New Roman"/>
        </w:rPr>
      </w:pPr>
      <w:r>
        <w:rPr>
          <w:rFonts w:cs="Times New Roman"/>
        </w:rPr>
        <w:t>На заключительном этапе формируется подробная информация о доставке. Эта информация заносится в журнал отправителя.</w:t>
      </w:r>
    </w:p>
    <w:p w14:paraId="1431AEA5" w14:textId="451F14DF" w:rsidR="00971D68" w:rsidRDefault="00971D68" w:rsidP="004966D1">
      <w:pPr>
        <w:ind w:firstLine="709"/>
        <w:rPr>
          <w:ins w:id="685" w:author="Evgeny Sukharev" w:date="2021-06-17T00:24:00Z"/>
          <w:rFonts w:cs="Times New Roman"/>
        </w:rPr>
      </w:pPr>
      <w:r>
        <w:rPr>
          <w:rFonts w:cs="Times New Roman"/>
        </w:rPr>
        <w:t>Процесс создания и отправки сообщения схематично изображен на рис. 1.1.</w:t>
      </w:r>
    </w:p>
    <w:p w14:paraId="7FF1594A" w14:textId="77777777" w:rsidR="00D1507E" w:rsidRDefault="00D1507E" w:rsidP="00D1507E">
      <w:pPr>
        <w:ind w:firstLine="708"/>
        <w:rPr>
          <w:moveTo w:id="686" w:author="Evgeny Sukharev" w:date="2021-06-17T00:24:00Z"/>
          <w:szCs w:val="28"/>
        </w:rPr>
      </w:pPr>
      <w:moveToRangeStart w:id="687" w:author="Evgeny Sukharev" w:date="2021-06-17T00:24:00Z" w:name="move74781858"/>
      <w:moveTo w:id="688" w:author="Evgeny Sukharev" w:date="2021-06-17T00:24:00Z">
        <w:r>
          <w:rPr>
            <w:szCs w:val="28"/>
          </w:rPr>
          <w:t>Выделим основные, часто встречаемые проблемы, связанные с процессом отправки сообщений.</w:t>
        </w:r>
      </w:moveTo>
    </w:p>
    <w:p w14:paraId="68FB7287" w14:textId="77777777" w:rsidR="00D1507E" w:rsidRDefault="00D1507E" w:rsidP="00D1507E">
      <w:pPr>
        <w:ind w:firstLine="708"/>
        <w:rPr>
          <w:moveTo w:id="689" w:author="Evgeny Sukharev" w:date="2021-06-17T00:24:00Z"/>
          <w:szCs w:val="28"/>
        </w:rPr>
      </w:pPr>
      <w:moveTo w:id="690" w:author="Evgeny Sukharev" w:date="2021-06-17T00:24:00Z">
        <w:r>
          <w:rPr>
            <w:szCs w:val="28"/>
          </w:rPr>
          <w:t>К техническим проблемам отправки сообщения можно отнести следующие:</w:t>
        </w:r>
      </w:moveTo>
    </w:p>
    <w:p w14:paraId="11658E9F" w14:textId="77777777" w:rsidR="00D1507E" w:rsidRDefault="00D1507E" w:rsidP="00D1507E">
      <w:pPr>
        <w:pStyle w:val="a"/>
        <w:rPr>
          <w:moveTo w:id="691" w:author="Evgeny Sukharev" w:date="2021-06-17T00:24:00Z"/>
        </w:rPr>
      </w:pPr>
      <w:moveTo w:id="692" w:author="Evgeny Sukharev" w:date="2021-06-17T00:24:00Z">
        <w:r>
          <w:t>на стороне сервера отправителя (указаны неверные реквизиты, сервер не настроен);</w:t>
        </w:r>
      </w:moveTo>
    </w:p>
    <w:p w14:paraId="001D1A9F" w14:textId="77777777" w:rsidR="00D1507E" w:rsidRPr="005A5E69" w:rsidRDefault="00D1507E" w:rsidP="00D1507E">
      <w:pPr>
        <w:pStyle w:val="a"/>
        <w:rPr>
          <w:moveTo w:id="693" w:author="Evgeny Sukharev" w:date="2021-06-17T00:24:00Z"/>
        </w:rPr>
      </w:pPr>
      <w:moveTo w:id="694" w:author="Evgeny Sukharev" w:date="2021-06-17T00:24:00Z">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To>
    </w:p>
    <w:moveToRangeEnd w:id="687"/>
    <w:p w14:paraId="54707A50" w14:textId="2BB89697" w:rsidR="00D1507E" w:rsidDel="001F3BAF" w:rsidRDefault="00D1507E" w:rsidP="004966D1">
      <w:pPr>
        <w:ind w:firstLine="709"/>
        <w:rPr>
          <w:del w:id="695" w:author="Evgeny Sukharev" w:date="2021-06-18T00:08:00Z"/>
          <w:rFonts w:cs="Times New Roman"/>
        </w:rPr>
      </w:pPr>
    </w:p>
    <w:p w14:paraId="05449264" w14:textId="25272ABD" w:rsidR="00362C38" w:rsidRDefault="00362C38">
      <w:pPr>
        <w:pStyle w:val="aff0"/>
        <w:pPrChange w:id="696" w:author="Evgeny Sukharev" w:date="2021-06-18T00:10:00Z">
          <w:pPr>
            <w:keepNext/>
            <w:ind w:firstLine="0"/>
            <w:jc w:val="center"/>
          </w:pPr>
        </w:pPrChange>
      </w:pPr>
      <w:r>
        <w:rPr>
          <w:noProof/>
        </w:rPr>
        <w:drawing>
          <wp:inline distT="0" distB="0" distL="0" distR="0" wp14:anchorId="4D620318" wp14:editId="432608AA">
            <wp:extent cx="5150485" cy="8834755"/>
            <wp:effectExtent l="0" t="0" r="0" b="4445"/>
            <wp:docPr id="25" name="Рисунок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Untitle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485" cy="8834755"/>
                    </a:xfrm>
                    <a:prstGeom prst="rect">
                      <a:avLst/>
                    </a:prstGeom>
                    <a:noFill/>
                    <a:ln>
                      <a:noFill/>
                    </a:ln>
                  </pic:spPr>
                </pic:pic>
              </a:graphicData>
            </a:graphic>
          </wp:inline>
        </w:drawing>
      </w:r>
    </w:p>
    <w:p w14:paraId="32B0CCB0" w14:textId="77777777" w:rsidR="00362C38" w:rsidRDefault="00362C38" w:rsidP="00230B21">
      <w:pPr>
        <w:pStyle w:val="affffff4"/>
      </w:pPr>
      <w:r>
        <w:t>Рис. 1.1. Процесс отправки сообщения</w:t>
      </w:r>
    </w:p>
    <w:p w14:paraId="0E829429" w14:textId="18FB84EF" w:rsidR="00362C38" w:rsidDel="00D1507E" w:rsidRDefault="00362C38" w:rsidP="00362C38">
      <w:pPr>
        <w:ind w:firstLine="708"/>
        <w:rPr>
          <w:moveFrom w:id="697" w:author="Evgeny Sukharev" w:date="2021-06-17T00:24:00Z"/>
          <w:szCs w:val="28"/>
        </w:rPr>
      </w:pPr>
      <w:moveFromRangeStart w:id="698" w:author="Evgeny Sukharev" w:date="2021-06-17T00:24:00Z" w:name="move74781858"/>
      <w:moveFrom w:id="699" w:author="Evgeny Sukharev" w:date="2021-06-17T00:24:00Z">
        <w:r w:rsidDel="00D1507E">
          <w:rPr>
            <w:szCs w:val="28"/>
          </w:rPr>
          <w:lastRenderedPageBreak/>
          <w:t>Выделим основные, часто встречаемые проблемы, связанные с процессом отправки сообщений.</w:t>
        </w:r>
      </w:moveFrom>
    </w:p>
    <w:p w14:paraId="0AE6E1E3" w14:textId="34237F8E" w:rsidR="005A5E69" w:rsidDel="00D1507E" w:rsidRDefault="00362C38" w:rsidP="005A5E69">
      <w:pPr>
        <w:ind w:firstLine="708"/>
        <w:rPr>
          <w:moveFrom w:id="700" w:author="Evgeny Sukharev" w:date="2021-06-17T00:24:00Z"/>
          <w:szCs w:val="28"/>
        </w:rPr>
      </w:pPr>
      <w:moveFrom w:id="701" w:author="Evgeny Sukharev" w:date="2021-06-17T00:24:00Z">
        <w:r w:rsidDel="00D1507E">
          <w:rPr>
            <w:szCs w:val="28"/>
          </w:rPr>
          <w:t>К техническим проблемам отправки сообщения можно отнести следующие:</w:t>
        </w:r>
      </w:moveFrom>
    </w:p>
    <w:p w14:paraId="1F62A0EB" w14:textId="690B894F" w:rsidR="005A5E69" w:rsidDel="00D1507E" w:rsidRDefault="005A5E69" w:rsidP="005A5E69">
      <w:pPr>
        <w:pStyle w:val="a"/>
        <w:rPr>
          <w:moveFrom w:id="702" w:author="Evgeny Sukharev" w:date="2021-06-17T00:24:00Z"/>
        </w:rPr>
      </w:pPr>
      <w:moveFrom w:id="703" w:author="Evgeny Sukharev" w:date="2021-06-17T00:24:00Z">
        <w:r w:rsidDel="00D1507E">
          <w:t>на стороне сервера отправителя (указаны неверные реквизиты, сервер не настроен);</w:t>
        </w:r>
      </w:moveFrom>
    </w:p>
    <w:p w14:paraId="25C41C02" w14:textId="0F398754" w:rsidR="005A5E69" w:rsidRPr="005A5E69" w:rsidDel="00D1507E" w:rsidRDefault="005A5E69" w:rsidP="005A5E69">
      <w:pPr>
        <w:pStyle w:val="a"/>
        <w:rPr>
          <w:moveFrom w:id="704" w:author="Evgeny Sukharev" w:date="2021-06-17T00:24:00Z"/>
        </w:rPr>
      </w:pPr>
      <w:moveFrom w:id="705" w:author="Evgeny Sukharev" w:date="2021-06-17T00:24:00Z">
        <w:r w:rsidDel="00D1507E">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moveFrom>
    </w:p>
    <w:moveFromRangeEnd w:id="698"/>
    <w:p w14:paraId="61588B43" w14:textId="178BB8CE" w:rsidR="00362C38" w:rsidRDefault="00362C38">
      <w:pPr>
        <w:pStyle w:val="aff0"/>
        <w:pPrChange w:id="706" w:author="Evgeny Sukharev" w:date="2021-06-18T00:10:00Z">
          <w:pPr>
            <w:ind w:firstLine="708"/>
          </w:pPr>
        </w:pPrChange>
      </w:pPr>
      <w:r>
        <w:t xml:space="preserve">Как </w:t>
      </w:r>
      <w:del w:id="707" w:author="Evgeny Sukharev" w:date="2021-06-18T00:10:00Z">
        <w:r w:rsidDel="00BE1B55">
          <w:delText xml:space="preserve">уже </w:delText>
        </w:r>
      </w:del>
      <w:r>
        <w:t xml:space="preserve">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один </w:t>
      </w:r>
      <w:del w:id="708" w:author="Evgeny Sukharev" w:date="2021-06-15T16:54:00Z">
        <w:r w:rsidDel="00D06878">
          <w:delText xml:space="preserve">из </w:delText>
        </w:r>
      </w:del>
      <w:ins w:id="709" w:author="Evgeny Sukharev" w:date="2021-06-15T16:54:00Z">
        <w:r w:rsidR="00D06878">
          <w:t>из </w:t>
        </w:r>
      </w:ins>
      <w:r>
        <w:t>платных тарифов.</w:t>
      </w:r>
    </w:p>
    <w:p w14:paraId="1CE372D7" w14:textId="77777777" w:rsidR="00362C38" w:rsidRDefault="00362C38" w:rsidP="00E87833">
      <w:pPr>
        <w:pStyle w:val="2"/>
        <w:numPr>
          <w:ilvl w:val="1"/>
          <w:numId w:val="12"/>
        </w:numPr>
        <w:rPr>
          <w:b w:val="0"/>
          <w:szCs w:val="26"/>
        </w:rPr>
      </w:pPr>
      <w:bookmarkStart w:id="710" w:name="_Toc73469532"/>
      <w:bookmarkStart w:id="711" w:name="_Toc68534494"/>
      <w:bookmarkStart w:id="712" w:name="_Toc44341647"/>
      <w:bookmarkStart w:id="713" w:name="_Toc73879641"/>
      <w:bookmarkStart w:id="714" w:name="_Toc74867033"/>
      <w:r>
        <w:t>Обзор программ-аналогов</w:t>
      </w:r>
      <w:bookmarkEnd w:id="710"/>
      <w:bookmarkEnd w:id="711"/>
      <w:bookmarkEnd w:id="712"/>
      <w:bookmarkEnd w:id="713"/>
      <w:bookmarkEnd w:id="714"/>
    </w:p>
    <w:p w14:paraId="5CB9725A" w14:textId="77777777" w:rsidR="00362C38" w:rsidRDefault="00362C38" w:rsidP="00362C38">
      <w:pPr>
        <w:rPr>
          <w:szCs w:val="28"/>
        </w:rPr>
      </w:pPr>
      <w:r>
        <w:rPr>
          <w:szCs w:val="28"/>
        </w:rPr>
        <w:t>В ходе обзора аналогов учитывались следующие функции:</w:t>
      </w:r>
    </w:p>
    <w:p w14:paraId="5164D524" w14:textId="1075A90A" w:rsidR="00362C38" w:rsidRPr="005A5E69" w:rsidRDefault="00362C38" w:rsidP="00E87833">
      <w:pPr>
        <w:pStyle w:val="a0"/>
        <w:numPr>
          <w:ilvl w:val="0"/>
          <w:numId w:val="15"/>
        </w:numPr>
      </w:pPr>
      <w:r w:rsidRPr="005A5E69">
        <w:t>отправка сообщения;</w:t>
      </w:r>
    </w:p>
    <w:p w14:paraId="245195E1" w14:textId="2A2E9867" w:rsidR="00362C38" w:rsidRPr="005A5E69" w:rsidRDefault="00362C38" w:rsidP="00E87833">
      <w:pPr>
        <w:pStyle w:val="a0"/>
        <w:numPr>
          <w:ilvl w:val="0"/>
          <w:numId w:val="15"/>
        </w:numPr>
      </w:pPr>
      <w:r w:rsidRPr="005A5E69">
        <w:t>возможность конфигурирования способа доставки;</w:t>
      </w:r>
    </w:p>
    <w:p w14:paraId="68EF9D5F" w14:textId="77777777" w:rsidR="00362C38" w:rsidRPr="005A5E69" w:rsidRDefault="00362C38" w:rsidP="00E87833">
      <w:pPr>
        <w:pStyle w:val="a0"/>
        <w:numPr>
          <w:ilvl w:val="0"/>
          <w:numId w:val="15"/>
        </w:numPr>
      </w:pPr>
      <w:r w:rsidRPr="005A5E69">
        <w:t>наличие повторной отправки недоставленного сообщения;</w:t>
      </w:r>
    </w:p>
    <w:p w14:paraId="4B752E09" w14:textId="77777777" w:rsidR="00362C38" w:rsidRPr="005A5E69" w:rsidRDefault="00362C38" w:rsidP="00E87833">
      <w:pPr>
        <w:pStyle w:val="a0"/>
        <w:numPr>
          <w:ilvl w:val="0"/>
          <w:numId w:val="15"/>
        </w:numPr>
      </w:pPr>
      <w:r w:rsidRPr="005A5E69">
        <w:t>наличие и объем информации о доставке.</w:t>
      </w:r>
    </w:p>
    <w:p w14:paraId="6973F804" w14:textId="77777777" w:rsidR="00362C38" w:rsidRDefault="00362C38" w:rsidP="00362C38">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p>
    <w:p w14:paraId="20FEAF1C" w14:textId="627E876B" w:rsidR="00362C38" w:rsidRDefault="00362C38" w:rsidP="00E87833">
      <w:pPr>
        <w:pStyle w:val="a0"/>
        <w:numPr>
          <w:ilvl w:val="0"/>
          <w:numId w:val="16"/>
        </w:numPr>
        <w:rPr>
          <w:lang w:val="en-US"/>
        </w:rPr>
      </w:pPr>
      <w:commentRangeStart w:id="715"/>
      <w:r>
        <w:rPr>
          <w:lang w:val="en-US"/>
        </w:rPr>
        <w:t xml:space="preserve">Amazon </w:t>
      </w:r>
      <w:commentRangeEnd w:id="715"/>
      <w:r w:rsidR="00632356">
        <w:rPr>
          <w:rStyle w:val="af1"/>
        </w:rPr>
        <w:commentReference w:id="715"/>
      </w:r>
      <w:r>
        <w:rPr>
          <w:lang w:val="en-US"/>
        </w:rPr>
        <w:t>Simple Email Service [</w:t>
      </w:r>
      <w:r w:rsidR="00564CA4">
        <w:rPr>
          <w:lang w:val="en-US"/>
        </w:rPr>
        <w:fldChar w:fldCharType="begin"/>
      </w:r>
      <w:r w:rsidR="00564CA4">
        <w:rPr>
          <w:lang w:val="en-US"/>
        </w:rPr>
        <w:instrText xml:space="preserve"> REF _Ref73978638 \r \h </w:instrText>
      </w:r>
      <w:r w:rsidR="00564CA4">
        <w:rPr>
          <w:lang w:val="en-US"/>
        </w:rPr>
      </w:r>
      <w:r w:rsidR="00564CA4">
        <w:rPr>
          <w:lang w:val="en-US"/>
        </w:rPr>
        <w:fldChar w:fldCharType="separate"/>
      </w:r>
      <w:r w:rsidR="00247CA3">
        <w:rPr>
          <w:lang w:val="en-US"/>
        </w:rPr>
        <w:t>5</w:t>
      </w:r>
      <w:r w:rsidR="00564CA4">
        <w:rPr>
          <w:lang w:val="en-US"/>
        </w:rPr>
        <w:fldChar w:fldCharType="end"/>
      </w:r>
      <w:r>
        <w:rPr>
          <w:lang w:val="en-US"/>
        </w:rPr>
        <w:t>];</w:t>
      </w:r>
    </w:p>
    <w:p w14:paraId="65909019" w14:textId="3B9BD295" w:rsidR="00362C38" w:rsidRPr="003414FE" w:rsidRDefault="00830825" w:rsidP="00E87833">
      <w:pPr>
        <w:pStyle w:val="a0"/>
        <w:numPr>
          <w:ilvl w:val="0"/>
          <w:numId w:val="16"/>
        </w:numPr>
      </w:pPr>
      <w:r>
        <w:rPr>
          <w:lang w:val="en-US"/>
        </w:rPr>
        <w:t>Sendpulse</w:t>
      </w:r>
      <w:r w:rsidR="00362C38" w:rsidRPr="003414FE">
        <w:t xml:space="preserve"> [</w:t>
      </w:r>
      <w:r w:rsidR="00564CA4">
        <w:fldChar w:fldCharType="begin"/>
      </w:r>
      <w:r w:rsidR="00564CA4">
        <w:instrText xml:space="preserve"> REF _Ref73978652 \r \h </w:instrText>
      </w:r>
      <w:r w:rsidR="00564CA4">
        <w:fldChar w:fldCharType="separate"/>
      </w:r>
      <w:r w:rsidR="00247CA3">
        <w:t>27</w:t>
      </w:r>
      <w:r w:rsidR="00564CA4">
        <w:fldChar w:fldCharType="end"/>
      </w:r>
      <w:r w:rsidR="00362C38" w:rsidRPr="003414FE">
        <w:t>];</w:t>
      </w:r>
    </w:p>
    <w:p w14:paraId="75F5017F" w14:textId="36DDC1B0" w:rsidR="00362C38" w:rsidRPr="003414FE" w:rsidRDefault="00362C38" w:rsidP="00E87833">
      <w:pPr>
        <w:pStyle w:val="a0"/>
        <w:numPr>
          <w:ilvl w:val="0"/>
          <w:numId w:val="16"/>
        </w:numPr>
      </w:pPr>
      <w:r>
        <w:rPr>
          <w:lang w:val="en-US"/>
        </w:rPr>
        <w:t>Tin</w:t>
      </w:r>
      <w:r w:rsidRPr="003414FE">
        <w:t>-</w:t>
      </w:r>
      <w:r>
        <w:rPr>
          <w:lang w:val="en-US"/>
        </w:rPr>
        <w:t>cat</w:t>
      </w:r>
      <w:r w:rsidRPr="003414FE">
        <w:t xml:space="preserve"> [</w:t>
      </w:r>
      <w:r w:rsidR="00564CA4">
        <w:fldChar w:fldCharType="begin"/>
      </w:r>
      <w:r w:rsidR="00564CA4">
        <w:instrText xml:space="preserve"> REF _Ref73978678 \r \h </w:instrText>
      </w:r>
      <w:r w:rsidR="00564CA4">
        <w:fldChar w:fldCharType="separate"/>
      </w:r>
      <w:r w:rsidR="00247CA3">
        <w:t>7</w:t>
      </w:r>
      <w:r w:rsidR="00564CA4">
        <w:fldChar w:fldCharType="end"/>
      </w:r>
      <w:r w:rsidRPr="003414FE">
        <w:t>]</w:t>
      </w:r>
      <w:r>
        <w:t>.</w:t>
      </w:r>
    </w:p>
    <w:p w14:paraId="53474CFD" w14:textId="77777777" w:rsidR="00362C38" w:rsidRDefault="00362C38" w:rsidP="001E2D53">
      <w:pPr>
        <w:pStyle w:val="3"/>
        <w:ind w:firstLine="0"/>
      </w:pPr>
      <w:bookmarkStart w:id="716" w:name="_Toc73469533"/>
      <w:bookmarkStart w:id="717" w:name="_Toc68534495"/>
      <w:bookmarkStart w:id="718" w:name="_Toc73879642"/>
      <w:bookmarkStart w:id="719" w:name="_Toc74867034"/>
      <w:r>
        <w:t>Amazon SES</w:t>
      </w:r>
      <w:bookmarkEnd w:id="716"/>
      <w:bookmarkEnd w:id="717"/>
      <w:bookmarkEnd w:id="718"/>
      <w:bookmarkEnd w:id="719"/>
    </w:p>
    <w:p w14:paraId="71615675" w14:textId="127A647F" w:rsidR="00362C38" w:rsidRDefault="00362C38" w:rsidP="00362C38">
      <w:pPr>
        <w:rPr>
          <w:szCs w:val="28"/>
        </w:rPr>
      </w:pPr>
      <w:r w:rsidRPr="003414FE">
        <w:rPr>
          <w:szCs w:val="28"/>
          <w:lang w:val="en-US"/>
        </w:rPr>
        <w:t>Amazon</w:t>
      </w:r>
      <w:r w:rsidRPr="0058150C">
        <w:rPr>
          <w:szCs w:val="28"/>
        </w:rPr>
        <w:t xml:space="preserve"> </w:t>
      </w:r>
      <w:r w:rsidRPr="003414FE">
        <w:rPr>
          <w:szCs w:val="28"/>
          <w:lang w:val="en-US"/>
        </w:rPr>
        <w:t>Simple</w:t>
      </w:r>
      <w:r w:rsidRPr="0058150C">
        <w:rPr>
          <w:szCs w:val="28"/>
        </w:rPr>
        <w:t xml:space="preserve"> </w:t>
      </w:r>
      <w:r w:rsidRPr="003414FE">
        <w:rPr>
          <w:szCs w:val="28"/>
          <w:lang w:val="en-US"/>
        </w:rPr>
        <w:t>Email</w:t>
      </w:r>
      <w:r w:rsidRPr="0058150C">
        <w:rPr>
          <w:szCs w:val="28"/>
        </w:rPr>
        <w:t xml:space="preserve"> </w:t>
      </w:r>
      <w:r w:rsidRPr="003414FE">
        <w:rPr>
          <w:szCs w:val="28"/>
          <w:lang w:val="en-US"/>
        </w:rPr>
        <w:t>Service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73978638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20" w:author="Evgeny Sukharev" w:date="2021-06-18T15:43:00Z">
        <w:r w:rsidR="00247CA3" w:rsidRPr="00247CA3">
          <w:rPr>
            <w:szCs w:val="28"/>
            <w:rPrChange w:id="721" w:author="Evgeny Sukharev" w:date="2021-06-18T15:44:00Z">
              <w:rPr>
                <w:szCs w:val="28"/>
                <w:lang w:val="en-US"/>
              </w:rPr>
            </w:rPrChange>
          </w:rPr>
          <w:t>5</w:t>
        </w:r>
      </w:ins>
      <w:del w:id="722" w:author="Evgeny Sukharev" w:date="2021-06-18T00:35:00Z">
        <w:r w:rsidR="006A4499" w:rsidRPr="006A4499" w:rsidDel="00524008">
          <w:rPr>
            <w:szCs w:val="28"/>
          </w:rPr>
          <w:delText>5</w:delText>
        </w:r>
      </w:del>
      <w:r w:rsidR="00564CA4">
        <w:rPr>
          <w:szCs w:val="28"/>
          <w:lang w:val="en-US"/>
        </w:rPr>
        <w:fldChar w:fldCharType="end"/>
      </w:r>
      <w:r>
        <w:rPr>
          <w:szCs w:val="28"/>
        </w:rPr>
        <w:t xml:space="preserve">] – это экономичный, гибкий </w:t>
      </w:r>
      <w:del w:id="723" w:author="Evgeny Sukharev" w:date="2021-06-15T16:54:00Z">
        <w:r w:rsidDel="00D06878">
          <w:rPr>
            <w:szCs w:val="28"/>
          </w:rPr>
          <w:delText xml:space="preserve">и </w:delText>
        </w:r>
      </w:del>
      <w:ins w:id="724" w:author="Evgeny Sukharev" w:date="2021-06-15T16:54:00Z">
        <w:r w:rsidR="00D06878">
          <w:rPr>
            <w:szCs w:val="28"/>
          </w:rPr>
          <w:t>и </w:t>
        </w:r>
      </w:ins>
      <w:r>
        <w:rPr>
          <w:szCs w:val="28"/>
        </w:rPr>
        <w:t xml:space="preserve">масштабируемый сервис электронной почты, с помощью которого разработчики могут отправлять электронные письма из любого приложения. </w:t>
      </w:r>
      <w:r>
        <w:rPr>
          <w:szCs w:val="28"/>
          <w:lang w:val="en-US"/>
        </w:rPr>
        <w:t>Amazon</w:t>
      </w:r>
      <w:r w:rsidRPr="00362C38">
        <w:rPr>
          <w:szCs w:val="28"/>
        </w:rPr>
        <w:t xml:space="preserve"> </w:t>
      </w:r>
      <w:r>
        <w:rPr>
          <w:szCs w:val="28"/>
          <w:lang w:val="en-US"/>
        </w:rPr>
        <w:t>SES</w:t>
      </w:r>
      <w:r w:rsidRPr="00362C38">
        <w:rPr>
          <w:szCs w:val="28"/>
        </w:rPr>
        <w:t xml:space="preserve"> </w:t>
      </w:r>
      <w:r>
        <w:rPr>
          <w:szCs w:val="28"/>
        </w:rPr>
        <w:t>предоставляет гибкую конфигурацию, в том числе возможность выбрать несколько вариантов использования электронной почты, включая отправку транзакций, маркетинговых писем или выполнение массовой рассылки.</w:t>
      </w:r>
    </w:p>
    <w:p w14:paraId="3E3EAA75" w14:textId="77777777" w:rsidR="00362C38" w:rsidRDefault="00362C38" w:rsidP="00362C38">
      <w:pPr>
        <w:rPr>
          <w:szCs w:val="28"/>
        </w:rPr>
      </w:pPr>
      <w:r>
        <w:rPr>
          <w:szCs w:val="28"/>
          <w:lang w:val="en-US"/>
        </w:rPr>
        <w:t>Amazon</w:t>
      </w:r>
      <w:r w:rsidRPr="00362C38">
        <w:rPr>
          <w:szCs w:val="28"/>
        </w:rPr>
        <w:t xml:space="preserve"> </w:t>
      </w:r>
      <w:r>
        <w:rPr>
          <w:szCs w:val="28"/>
          <w:lang w:val="en-US"/>
        </w:rPr>
        <w:t>SES</w:t>
      </w:r>
      <w:r>
        <w:rPr>
          <w:szCs w:val="28"/>
        </w:rPr>
        <w:t xml:space="preserve"> обладает целым рядом сильных сторон:</w:t>
      </w:r>
    </w:p>
    <w:p w14:paraId="051E3056" w14:textId="6B04D46F" w:rsidR="00362C38" w:rsidRDefault="00362C38" w:rsidP="00E87833">
      <w:pPr>
        <w:pStyle w:val="a0"/>
        <w:numPr>
          <w:ilvl w:val="0"/>
          <w:numId w:val="17"/>
        </w:numPr>
      </w:pPr>
      <w:r>
        <w:t>быстрая интеграция;</w:t>
      </w:r>
    </w:p>
    <w:p w14:paraId="723100F2" w14:textId="381F7475" w:rsidR="00362C38" w:rsidRDefault="00362C38" w:rsidP="00E87833">
      <w:pPr>
        <w:pStyle w:val="a0"/>
        <w:numPr>
          <w:ilvl w:val="0"/>
          <w:numId w:val="17"/>
        </w:numPr>
      </w:pPr>
      <w:r>
        <w:t>эффективная отправка сообщений;</w:t>
      </w:r>
    </w:p>
    <w:p w14:paraId="5CFE3C79" w14:textId="77777777" w:rsidR="00362C38" w:rsidRDefault="00362C38" w:rsidP="00E87833">
      <w:pPr>
        <w:pStyle w:val="a0"/>
        <w:numPr>
          <w:ilvl w:val="0"/>
          <w:numId w:val="17"/>
        </w:numPr>
      </w:pPr>
      <w:r>
        <w:t>оптимизация доставки;</w:t>
      </w:r>
    </w:p>
    <w:p w14:paraId="2062D1D7" w14:textId="77777777" w:rsidR="00362C38" w:rsidRDefault="00362C38" w:rsidP="00E87833">
      <w:pPr>
        <w:pStyle w:val="a0"/>
        <w:numPr>
          <w:ilvl w:val="0"/>
          <w:numId w:val="17"/>
        </w:numPr>
      </w:pPr>
      <w:r>
        <w:t>безопасное масштабирование.</w:t>
      </w:r>
    </w:p>
    <w:p w14:paraId="0A18DD75" w14:textId="1DC3C9A5" w:rsidR="00362C38" w:rsidRDefault="00362C38" w:rsidP="00362C38">
      <w:pPr>
        <w:rPr>
          <w:szCs w:val="28"/>
        </w:rPr>
      </w:pPr>
      <w:r>
        <w:rPr>
          <w:szCs w:val="28"/>
        </w:rPr>
        <w:lastRenderedPageBreak/>
        <w:t xml:space="preserve">Данный сервис широко применяется для отправки мгновенных сообщений </w:t>
      </w:r>
      <w:del w:id="725" w:author="Evgeny Sukharev" w:date="2021-06-15T16:54:00Z">
        <w:r w:rsidDel="00D06878">
          <w:rPr>
            <w:szCs w:val="28"/>
          </w:rPr>
          <w:delText xml:space="preserve">в </w:delText>
        </w:r>
      </w:del>
      <w:ins w:id="726" w:author="Evgeny Sukharev" w:date="2021-06-15T16:54:00Z">
        <w:r w:rsidR="00D06878">
          <w:rPr>
            <w:szCs w:val="28"/>
          </w:rPr>
          <w:t>в </w:t>
        </w:r>
      </w:ins>
      <w:r>
        <w:rPr>
          <w:szCs w:val="28"/>
        </w:rPr>
        <w:t>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76F47564" w14:textId="77777777" w:rsidR="00362C38" w:rsidRDefault="00362C38" w:rsidP="00362C38">
      <w:pPr>
        <w:rPr>
          <w:szCs w:val="28"/>
        </w:rPr>
      </w:pPr>
      <w:r>
        <w:rPr>
          <w:szCs w:val="28"/>
        </w:rPr>
        <w:t xml:space="preserve">При этом </w:t>
      </w:r>
      <w:r>
        <w:rPr>
          <w:szCs w:val="28"/>
          <w:lang w:val="en-US"/>
        </w:rPr>
        <w:t>Amazon</w:t>
      </w:r>
      <w:r w:rsidRPr="00362C38">
        <w:rPr>
          <w:szCs w:val="28"/>
        </w:rPr>
        <w:t xml:space="preserve"> </w:t>
      </w:r>
      <w:r>
        <w:rPr>
          <w:szCs w:val="28"/>
          <w:lang w:val="en-US"/>
        </w:rPr>
        <w:t>SES</w:t>
      </w:r>
      <w:r>
        <w:rPr>
          <w:szCs w:val="28"/>
        </w:rPr>
        <w:t xml:space="preserve"> не лишен недостатков:</w:t>
      </w:r>
    </w:p>
    <w:p w14:paraId="1B487DC2" w14:textId="452F1B6C" w:rsidR="00362C38" w:rsidRDefault="00362C38" w:rsidP="00E87833">
      <w:pPr>
        <w:pStyle w:val="a0"/>
        <w:numPr>
          <w:ilvl w:val="0"/>
          <w:numId w:val="18"/>
        </w:numPr>
      </w:pPr>
      <w:r>
        <w:t>скорость отправки сообщений снижена из-за сложного алгоритма определения пути доставки;</w:t>
      </w:r>
    </w:p>
    <w:p w14:paraId="460BD9CB" w14:textId="458DAED2" w:rsidR="00830825" w:rsidRDefault="00362C38" w:rsidP="00E87833">
      <w:pPr>
        <w:pStyle w:val="a0"/>
        <w:numPr>
          <w:ilvl w:val="0"/>
          <w:numId w:val="18"/>
        </w:numPr>
      </w:pPr>
      <w:r>
        <w:t>относительная ненадежность (в случае неудачной доставки сервис лишь попытается поменять маршрут доставки).</w:t>
      </w:r>
    </w:p>
    <w:p w14:paraId="19D88FE1" w14:textId="0CB63FAB" w:rsidR="00830825" w:rsidRPr="001E2D53" w:rsidRDefault="00830825" w:rsidP="001E2D53">
      <w:pPr>
        <w:pStyle w:val="3"/>
        <w:ind w:firstLine="0"/>
        <w:rPr>
          <w:lang w:val="en-US"/>
        </w:rPr>
      </w:pPr>
      <w:bookmarkStart w:id="727" w:name="_Toc74867035"/>
      <w:r>
        <w:t>Send</w:t>
      </w:r>
      <w:r w:rsidRPr="001E2D53">
        <w:rPr>
          <w:lang w:val="en-US"/>
        </w:rPr>
        <w:t>pulse</w:t>
      </w:r>
      <w:bookmarkEnd w:id="727"/>
    </w:p>
    <w:p w14:paraId="46B546A2" w14:textId="29369F38" w:rsidR="00830825" w:rsidRDefault="00830825" w:rsidP="00830825">
      <w:r>
        <w:rPr>
          <w:lang w:val="en-US"/>
        </w:rPr>
        <w:t>Sendpulse</w:t>
      </w:r>
      <w:r w:rsidRPr="00830825">
        <w:t xml:space="preserve"> [</w:t>
      </w:r>
      <w:r w:rsidR="00564CA4">
        <w:fldChar w:fldCharType="begin"/>
      </w:r>
      <w:r w:rsidR="00564CA4">
        <w:instrText xml:space="preserve"> REF _Ref73978652 \r \h </w:instrText>
      </w:r>
      <w:r w:rsidR="00564CA4">
        <w:fldChar w:fldCharType="separate"/>
      </w:r>
      <w:r w:rsidR="00247CA3">
        <w:t>27</w:t>
      </w:r>
      <w:r w:rsidR="00564CA4">
        <w:fldChar w:fldCharType="end"/>
      </w:r>
      <w:r>
        <w:t xml:space="preserve">] </w:t>
      </w:r>
      <w:r>
        <w:rPr>
          <w:szCs w:val="28"/>
        </w:rPr>
        <w:t xml:space="preserve">– </w:t>
      </w:r>
      <w:r w:rsidRPr="00830825">
        <w:t>сервис</w:t>
      </w:r>
      <w:r>
        <w:t xml:space="preserve">, с помощью которого можно создавать </w:t>
      </w:r>
      <w:del w:id="728" w:author="Evgeny Sukharev" w:date="2021-06-15T16:54:00Z">
        <w:r w:rsidDel="00D06878">
          <w:delText xml:space="preserve">и </w:delText>
        </w:r>
      </w:del>
      <w:ins w:id="729" w:author="Evgeny Sukharev" w:date="2021-06-15T16:54:00Z">
        <w:r w:rsidR="00D06878">
          <w:t>и </w:t>
        </w:r>
      </w:ins>
      <w:r>
        <w:t>распространять рассылки</w:t>
      </w:r>
      <w:r w:rsidRPr="00830825">
        <w:t xml:space="preserve"> </w:t>
      </w:r>
      <w:r>
        <w:rPr>
          <w:lang w:val="en-US"/>
        </w:rPr>
        <w:t>E</w:t>
      </w:r>
      <w:r w:rsidRPr="00830825">
        <w:t>-</w:t>
      </w:r>
      <w:r>
        <w:rPr>
          <w:lang w:val="en-US"/>
        </w:rPr>
        <w:t>mail</w:t>
      </w:r>
      <w:r w:rsidRPr="00830825">
        <w:t xml:space="preserve"> </w:t>
      </w:r>
      <w:r>
        <w:t xml:space="preserve">и </w:t>
      </w:r>
      <w:r>
        <w:rPr>
          <w:lang w:val="en-US"/>
        </w:rPr>
        <w:t>SMS</w:t>
      </w:r>
      <w:r>
        <w:t>-сообщений</w:t>
      </w:r>
      <w:r w:rsidRPr="00830825">
        <w:t>.</w:t>
      </w:r>
    </w:p>
    <w:p w14:paraId="2BD4504E" w14:textId="49ACFA2A" w:rsidR="00830825" w:rsidRDefault="00830825" w:rsidP="00830825">
      <w:r>
        <w:t>Сервис предлагает следующие возможности:</w:t>
      </w:r>
    </w:p>
    <w:p w14:paraId="65AF3006" w14:textId="77777777" w:rsidR="00830825" w:rsidRDefault="00830825" w:rsidP="00830825">
      <w:pPr>
        <w:pStyle w:val="a"/>
      </w:pPr>
      <w:r>
        <w:t>возможность рассылать различные типы сообщений: по электронной почте, через мессенджеры, в виде смс или Push-сообщений;</w:t>
      </w:r>
    </w:p>
    <w:p w14:paraId="0CD25124" w14:textId="77777777" w:rsidR="00830825" w:rsidRDefault="00830825" w:rsidP="00830825">
      <w:pPr>
        <w:pStyle w:val="a"/>
      </w:pPr>
      <w:r>
        <w:t>интегрирование работы с мессенджерами Facebook и Viber;</w:t>
      </w:r>
    </w:p>
    <w:p w14:paraId="7B7F8853" w14:textId="18DA8094" w:rsidR="00830825" w:rsidRDefault="00830825" w:rsidP="00830825">
      <w:pPr>
        <w:pStyle w:val="a"/>
      </w:pPr>
      <w:r>
        <w:t xml:space="preserve">удобный конструктор, который сочетает богатые возможности </w:t>
      </w:r>
      <w:del w:id="730" w:author="Evgeny Sukharev" w:date="2021-06-15T16:54:00Z">
        <w:r w:rsidDel="00D06878">
          <w:delText xml:space="preserve">с </w:delText>
        </w:r>
      </w:del>
      <w:ins w:id="731" w:author="Evgeny Sukharev" w:date="2021-06-15T16:54:00Z">
        <w:r w:rsidR="00D06878">
          <w:t>с </w:t>
        </w:r>
      </w:ins>
      <w:r>
        <w:t>простотой использования;</w:t>
      </w:r>
    </w:p>
    <w:p w14:paraId="669DC578" w14:textId="77777777" w:rsidR="00830825" w:rsidRDefault="00830825" w:rsidP="00830825">
      <w:pPr>
        <w:pStyle w:val="a"/>
      </w:pPr>
      <w:r>
        <w:t>130 шаблонов для рассылаемых писем;</w:t>
      </w:r>
    </w:p>
    <w:p w14:paraId="4DAD8D65" w14:textId="0759666E" w:rsidR="00830825" w:rsidRDefault="00EA1425" w:rsidP="00830825">
      <w:pPr>
        <w:pStyle w:val="a"/>
      </w:pPr>
      <w:r>
        <w:t>в</w:t>
      </w:r>
      <w:r w:rsidR="00830825">
        <w:t>озможность</w:t>
      </w:r>
      <w:r>
        <w:t xml:space="preserve"> автоматизации </w:t>
      </w:r>
      <w:r w:rsidR="00830825">
        <w:t>сложных процедур;</w:t>
      </w:r>
    </w:p>
    <w:p w14:paraId="16163EC0" w14:textId="77777777" w:rsidR="00830825" w:rsidRDefault="00830825" w:rsidP="00830825">
      <w:pPr>
        <w:pStyle w:val="a"/>
      </w:pPr>
      <w:r>
        <w:t>средства для проведения сегментации и персонализации;</w:t>
      </w:r>
    </w:p>
    <w:p w14:paraId="6E72042B" w14:textId="77777777" w:rsidR="00830825" w:rsidRDefault="00830825" w:rsidP="00830825">
      <w:pPr>
        <w:pStyle w:val="a"/>
      </w:pPr>
      <w:r>
        <w:t>возможность работы с 40 сервисами;</w:t>
      </w:r>
    </w:p>
    <w:p w14:paraId="2716DD35" w14:textId="77777777" w:rsidR="00830825" w:rsidRDefault="00830825" w:rsidP="00830825">
      <w:pPr>
        <w:pStyle w:val="a"/>
      </w:pPr>
      <w:r>
        <w:t>продуманная и удобная админ-панель;</w:t>
      </w:r>
    </w:p>
    <w:p w14:paraId="33311033" w14:textId="77777777" w:rsidR="00830825" w:rsidRDefault="00830825" w:rsidP="00830825">
      <w:pPr>
        <w:pStyle w:val="a"/>
      </w:pPr>
      <w:r>
        <w:t>бесплатный тариф, который подойдет тем, кто делает первые шаги.</w:t>
      </w:r>
    </w:p>
    <w:p w14:paraId="0C05EF3C" w14:textId="254ECA03" w:rsidR="00830825" w:rsidRDefault="00EA1425" w:rsidP="00830825">
      <w:r>
        <w:t>Достоинства сервиса:</w:t>
      </w:r>
    </w:p>
    <w:p w14:paraId="7E4CCD88" w14:textId="77777777" w:rsidR="00EA1425" w:rsidRPr="00EA1425" w:rsidRDefault="00EA1425" w:rsidP="00EA1425">
      <w:pPr>
        <w:pStyle w:val="a"/>
        <w:rPr>
          <w:lang w:eastAsia="ru-RU"/>
        </w:rPr>
      </w:pPr>
      <w:r w:rsidRPr="00EA1425">
        <w:rPr>
          <w:lang w:eastAsia="ru-RU"/>
        </w:rPr>
        <w:t>возможность автоматизации сложных процессов работы;</w:t>
      </w:r>
    </w:p>
    <w:p w14:paraId="6375D284" w14:textId="77777777" w:rsidR="00EA1425" w:rsidRPr="00EA1425" w:rsidRDefault="00EA1425" w:rsidP="00EA1425">
      <w:pPr>
        <w:pStyle w:val="a"/>
        <w:rPr>
          <w:lang w:eastAsia="ru-RU"/>
        </w:rPr>
      </w:pPr>
      <w:r w:rsidRPr="00EA1425">
        <w:rPr>
          <w:lang w:eastAsia="ru-RU"/>
        </w:rPr>
        <w:t>удобный встроенный блочный конструктор;</w:t>
      </w:r>
    </w:p>
    <w:p w14:paraId="3A19F263" w14:textId="77777777" w:rsidR="00EA1425" w:rsidRPr="00EA1425" w:rsidRDefault="00EA1425" w:rsidP="00EA1425">
      <w:pPr>
        <w:pStyle w:val="a"/>
        <w:rPr>
          <w:lang w:eastAsia="ru-RU"/>
        </w:rPr>
      </w:pPr>
      <w:r w:rsidRPr="00EA1425">
        <w:rPr>
          <w:lang w:eastAsia="ru-RU"/>
        </w:rPr>
        <w:t>много встроенных возможностей;</w:t>
      </w:r>
    </w:p>
    <w:p w14:paraId="1074910A" w14:textId="77777777" w:rsidR="00EA1425" w:rsidRPr="00EA1425" w:rsidRDefault="00EA1425" w:rsidP="00EA1425">
      <w:pPr>
        <w:pStyle w:val="a"/>
        <w:rPr>
          <w:lang w:eastAsia="ru-RU"/>
        </w:rPr>
      </w:pPr>
      <w:r w:rsidRPr="00EA1425">
        <w:rPr>
          <w:lang w:eastAsia="ru-RU"/>
        </w:rPr>
        <w:t>работа с различными типами рассылок;</w:t>
      </w:r>
    </w:p>
    <w:p w14:paraId="62ECF4A3" w14:textId="77777777" w:rsidR="00EA1425" w:rsidRPr="00EA1425" w:rsidRDefault="00EA1425" w:rsidP="00EA1425">
      <w:pPr>
        <w:pStyle w:val="a"/>
        <w:rPr>
          <w:lang w:eastAsia="ru-RU"/>
        </w:rPr>
      </w:pPr>
      <w:r w:rsidRPr="00EA1425">
        <w:rPr>
          <w:lang w:eastAsia="ru-RU"/>
        </w:rPr>
        <w:t>гибкие и недорогие тарифы, возможность бесплатной работы.</w:t>
      </w:r>
    </w:p>
    <w:p w14:paraId="297B6686" w14:textId="77777777" w:rsidR="00932CA6" w:rsidRDefault="00932CA6" w:rsidP="00EA1425">
      <w:pPr>
        <w:rPr>
          <w:ins w:id="732" w:author="Evgeny Sukharev" w:date="2021-06-18T15:43:00Z"/>
          <w:rFonts w:ascii="MuseoSansCyrl" w:hAnsi="MuseoSansCyrl"/>
          <w:sz w:val="27"/>
          <w:szCs w:val="27"/>
          <w:shd w:val="clear" w:color="auto" w:fill="FFFFFF"/>
        </w:rPr>
      </w:pPr>
    </w:p>
    <w:p w14:paraId="5E613751" w14:textId="5E70D3D4" w:rsidR="00EA1425" w:rsidRDefault="00EA1425" w:rsidP="00EA1425">
      <w:pPr>
        <w:rPr>
          <w:rFonts w:ascii="MuseoSansCyrl" w:hAnsi="MuseoSansCyrl"/>
          <w:sz w:val="27"/>
          <w:szCs w:val="27"/>
          <w:shd w:val="clear" w:color="auto" w:fill="FFFFFF"/>
        </w:rPr>
      </w:pPr>
      <w:r>
        <w:rPr>
          <w:rFonts w:ascii="MuseoSansCyrl" w:hAnsi="MuseoSansCyrl"/>
          <w:sz w:val="27"/>
          <w:szCs w:val="27"/>
          <w:shd w:val="clear" w:color="auto" w:fill="FFFFFF"/>
        </w:rPr>
        <w:lastRenderedPageBreak/>
        <w:t>Недостатки SendPulse:</w:t>
      </w:r>
    </w:p>
    <w:p w14:paraId="595A04D9" w14:textId="77777777" w:rsidR="00EA1425" w:rsidRPr="00EA1425" w:rsidRDefault="00EA1425" w:rsidP="00EA1425">
      <w:pPr>
        <w:pStyle w:val="a"/>
        <w:rPr>
          <w:lang w:eastAsia="ru-RU"/>
        </w:rPr>
      </w:pPr>
      <w:r w:rsidRPr="00EA1425">
        <w:rPr>
          <w:lang w:eastAsia="ru-RU"/>
        </w:rPr>
        <w:t>мало подписчиков на бесплатном тарифе;</w:t>
      </w:r>
    </w:p>
    <w:p w14:paraId="6D78E7F3" w14:textId="56951450" w:rsidR="00EA1425" w:rsidRDefault="00EA1425" w:rsidP="00EA1425">
      <w:pPr>
        <w:pStyle w:val="a"/>
        <w:rPr>
          <w:lang w:eastAsia="ru-RU"/>
        </w:rPr>
      </w:pPr>
      <w:r w:rsidRPr="00EA1425">
        <w:rPr>
          <w:lang w:eastAsia="ru-RU"/>
        </w:rPr>
        <w:t>медленная работа техподдержки;</w:t>
      </w:r>
    </w:p>
    <w:p w14:paraId="3039289D" w14:textId="1C9232AB" w:rsidR="00EA1425" w:rsidRPr="00EA1425" w:rsidRDefault="00EA1425" w:rsidP="00EA1425">
      <w:pPr>
        <w:pStyle w:val="a"/>
        <w:rPr>
          <w:lang w:eastAsia="ru-RU"/>
        </w:rPr>
      </w:pPr>
      <w:r>
        <w:rPr>
          <w:lang w:eastAsia="ru-RU"/>
        </w:rPr>
        <w:t xml:space="preserve">часто изменяющееся </w:t>
      </w:r>
      <w:r>
        <w:rPr>
          <w:lang w:val="en-US" w:eastAsia="ru-RU"/>
        </w:rPr>
        <w:t>API</w:t>
      </w:r>
      <w:r>
        <w:rPr>
          <w:lang w:eastAsia="ru-RU"/>
        </w:rPr>
        <w:t>, из-за которого может страдать обратная совместимость;</w:t>
      </w:r>
    </w:p>
    <w:p w14:paraId="18A5DB02" w14:textId="50D81405" w:rsidR="00EA1425" w:rsidRDefault="00EA1425" w:rsidP="00EA1425">
      <w:pPr>
        <w:pStyle w:val="a"/>
        <w:rPr>
          <w:lang w:eastAsia="ru-RU"/>
        </w:rPr>
      </w:pPr>
      <w:r w:rsidRPr="00EA1425">
        <w:rPr>
          <w:lang w:eastAsia="ru-RU"/>
        </w:rPr>
        <w:t>мало возможност</w:t>
      </w:r>
      <w:r>
        <w:rPr>
          <w:lang w:eastAsia="ru-RU"/>
        </w:rPr>
        <w:t>ей для создания писем-триггеров;</w:t>
      </w:r>
    </w:p>
    <w:p w14:paraId="0C84D7AA" w14:textId="406D409F" w:rsidR="00EA1425" w:rsidRPr="00830825" w:rsidRDefault="00EA1425" w:rsidP="00EA1425">
      <w:pPr>
        <w:pStyle w:val="a"/>
        <w:rPr>
          <w:lang w:eastAsia="ru-RU"/>
        </w:rPr>
      </w:pPr>
      <w:r>
        <w:rPr>
          <w:lang w:eastAsia="ru-RU"/>
        </w:rPr>
        <w:t>если получатель пометил сообщение как «Спам», то сервис может блокировать аккаунт отправителя и приостанавливать дальнейшую рассылку.</w:t>
      </w:r>
    </w:p>
    <w:p w14:paraId="5018C73A" w14:textId="77777777" w:rsidR="00362C38" w:rsidRPr="001E2D53" w:rsidRDefault="00362C38" w:rsidP="001E2D53">
      <w:pPr>
        <w:pStyle w:val="3"/>
        <w:ind w:firstLine="0"/>
        <w:rPr>
          <w:lang w:val="en-US"/>
        </w:rPr>
      </w:pPr>
      <w:bookmarkStart w:id="733" w:name="_Toc73469535"/>
      <w:bookmarkStart w:id="734" w:name="_Toc68534497"/>
      <w:bookmarkStart w:id="735" w:name="_Toc73879644"/>
      <w:bookmarkStart w:id="736" w:name="_Toc74867036"/>
      <w:r w:rsidRPr="001E2D53">
        <w:rPr>
          <w:lang w:val="en-US"/>
        </w:rPr>
        <w:t>Tin-cat email queue</w:t>
      </w:r>
      <w:bookmarkEnd w:id="733"/>
      <w:bookmarkEnd w:id="734"/>
      <w:bookmarkEnd w:id="735"/>
      <w:bookmarkEnd w:id="736"/>
    </w:p>
    <w:p w14:paraId="619FE139" w14:textId="697EB728" w:rsidR="00362C38" w:rsidRDefault="00362C38" w:rsidP="00362C38">
      <w:pPr>
        <w:ind w:firstLine="708"/>
        <w:rPr>
          <w:szCs w:val="28"/>
        </w:rPr>
      </w:pPr>
      <w:r>
        <w:rPr>
          <w:szCs w:val="28"/>
          <w:lang w:val="en-US"/>
        </w:rPr>
        <w:t>Tin</w:t>
      </w:r>
      <w:r w:rsidRPr="0058150C">
        <w:rPr>
          <w:szCs w:val="28"/>
        </w:rPr>
        <w:t>-</w:t>
      </w:r>
      <w:r>
        <w:rPr>
          <w:szCs w:val="28"/>
          <w:lang w:val="en-US"/>
        </w:rPr>
        <w:t>cat</w:t>
      </w:r>
      <w:r w:rsidRPr="0058150C">
        <w:rPr>
          <w:szCs w:val="28"/>
        </w:rPr>
        <w:t xml:space="preserve"> </w:t>
      </w:r>
      <w:r>
        <w:rPr>
          <w:szCs w:val="28"/>
          <w:lang w:val="en-US"/>
        </w:rPr>
        <w:t>email</w:t>
      </w:r>
      <w:r w:rsidRPr="0058150C">
        <w:rPr>
          <w:szCs w:val="28"/>
        </w:rPr>
        <w:t xml:space="preserve"> </w:t>
      </w:r>
      <w:r>
        <w:rPr>
          <w:szCs w:val="28"/>
          <w:lang w:val="en-US"/>
        </w:rPr>
        <w:t>queue</w:t>
      </w:r>
      <w:r w:rsidRPr="0058150C">
        <w:rPr>
          <w:szCs w:val="28"/>
        </w:rPr>
        <w:t xml:space="preserve"> [</w:t>
      </w:r>
      <w:r w:rsidR="00564CA4">
        <w:rPr>
          <w:szCs w:val="28"/>
          <w:lang w:val="en-US"/>
        </w:rPr>
        <w:fldChar w:fldCharType="begin"/>
      </w:r>
      <w:r w:rsidR="00564CA4" w:rsidRPr="0058150C">
        <w:rPr>
          <w:szCs w:val="28"/>
        </w:rPr>
        <w:instrText xml:space="preserve"> </w:instrText>
      </w:r>
      <w:r w:rsidR="00564CA4">
        <w:rPr>
          <w:szCs w:val="28"/>
          <w:lang w:val="en-US"/>
        </w:rPr>
        <w:instrText>REF</w:instrText>
      </w:r>
      <w:r w:rsidR="00564CA4" w:rsidRPr="0058150C">
        <w:rPr>
          <w:szCs w:val="28"/>
        </w:rPr>
        <w:instrText xml:space="preserve"> _</w:instrText>
      </w:r>
      <w:r w:rsidR="00564CA4">
        <w:rPr>
          <w:szCs w:val="28"/>
          <w:lang w:val="en-US"/>
        </w:rPr>
        <w:instrText>Ref</w:instrText>
      </w:r>
      <w:r w:rsidR="00564CA4" w:rsidRPr="0058150C">
        <w:rPr>
          <w:szCs w:val="28"/>
        </w:rPr>
        <w:instrText>73978678 \</w:instrText>
      </w:r>
      <w:r w:rsidR="00564CA4">
        <w:rPr>
          <w:szCs w:val="28"/>
          <w:lang w:val="en-US"/>
        </w:rPr>
        <w:instrText>r</w:instrText>
      </w:r>
      <w:r w:rsidR="00564CA4" w:rsidRPr="0058150C">
        <w:rPr>
          <w:szCs w:val="28"/>
        </w:rPr>
        <w:instrText xml:space="preserve"> \</w:instrText>
      </w:r>
      <w:r w:rsidR="00564CA4">
        <w:rPr>
          <w:szCs w:val="28"/>
          <w:lang w:val="en-US"/>
        </w:rPr>
        <w:instrText>h</w:instrText>
      </w:r>
      <w:r w:rsidR="00564CA4" w:rsidRPr="0058150C">
        <w:rPr>
          <w:szCs w:val="28"/>
        </w:rPr>
        <w:instrText xml:space="preserve"> </w:instrText>
      </w:r>
      <w:r w:rsidR="00564CA4">
        <w:rPr>
          <w:szCs w:val="28"/>
          <w:lang w:val="en-US"/>
        </w:rPr>
      </w:r>
      <w:r w:rsidR="00564CA4">
        <w:rPr>
          <w:szCs w:val="28"/>
          <w:lang w:val="en-US"/>
        </w:rPr>
        <w:fldChar w:fldCharType="separate"/>
      </w:r>
      <w:ins w:id="737" w:author="Evgeny Sukharev" w:date="2021-06-18T15:43:00Z">
        <w:r w:rsidR="00247CA3" w:rsidRPr="00247CA3">
          <w:rPr>
            <w:szCs w:val="28"/>
            <w:rPrChange w:id="738" w:author="Evgeny Sukharev" w:date="2021-06-18T15:44:00Z">
              <w:rPr>
                <w:szCs w:val="28"/>
                <w:lang w:val="en-US"/>
              </w:rPr>
            </w:rPrChange>
          </w:rPr>
          <w:t>7</w:t>
        </w:r>
      </w:ins>
      <w:del w:id="739" w:author="Evgeny Sukharev" w:date="2021-06-18T00:35:00Z">
        <w:r w:rsidR="006A4499" w:rsidRPr="006A4499" w:rsidDel="00524008">
          <w:rPr>
            <w:szCs w:val="28"/>
          </w:rPr>
          <w:delText>7</w:delText>
        </w:r>
      </w:del>
      <w:r w:rsidR="00564CA4">
        <w:rPr>
          <w:szCs w:val="28"/>
          <w:lang w:val="en-US"/>
        </w:rPr>
        <w:fldChar w:fldCharType="end"/>
      </w:r>
      <w:r>
        <w:rPr>
          <w:szCs w:val="28"/>
        </w:rPr>
        <w:t>] – 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4D9029CA" w14:textId="77777777" w:rsidR="00362C38" w:rsidRDefault="00362C38" w:rsidP="00362C38">
      <w:pPr>
        <w:ind w:firstLine="708"/>
        <w:rPr>
          <w:szCs w:val="28"/>
        </w:rPr>
      </w:pPr>
      <w:r>
        <w:rPr>
          <w:szCs w:val="28"/>
          <w:lang w:val="en-US"/>
        </w:rPr>
        <w:t>Tin</w:t>
      </w:r>
      <w:r>
        <w:rPr>
          <w:szCs w:val="28"/>
        </w:rPr>
        <w:t>-</w:t>
      </w:r>
      <w:r>
        <w:rPr>
          <w:szCs w:val="28"/>
          <w:lang w:val="en-US"/>
        </w:rPr>
        <w:t>cat</w:t>
      </w:r>
      <w:r w:rsidRPr="00362C3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E9FFB4F" w14:textId="77777777" w:rsidR="00362C38" w:rsidRDefault="00362C38" w:rsidP="00362C38">
      <w:pPr>
        <w:ind w:firstLine="708"/>
        <w:rPr>
          <w:szCs w:val="28"/>
        </w:rPr>
      </w:pPr>
      <w:r>
        <w:rPr>
          <w:szCs w:val="28"/>
        </w:rPr>
        <w:t xml:space="preserve">Данная система является примером асинхронной отправки сообщений. </w:t>
      </w:r>
    </w:p>
    <w:p w14:paraId="4A78BFC5" w14:textId="77777777" w:rsidR="00362C38" w:rsidRDefault="00362C38" w:rsidP="00362C38">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1561B9A4" w14:textId="77777777" w:rsidR="00362C38" w:rsidRDefault="00362C38" w:rsidP="001E2D53">
      <w:pPr>
        <w:pStyle w:val="3"/>
        <w:ind w:firstLine="0"/>
      </w:pPr>
      <w:bookmarkStart w:id="740" w:name="_Toc73469536"/>
      <w:bookmarkStart w:id="741" w:name="_Toc68534498"/>
      <w:bookmarkStart w:id="742" w:name="_Toc73879645"/>
      <w:bookmarkStart w:id="743" w:name="_Toc74867037"/>
      <w:r>
        <w:t>Сравнение</w:t>
      </w:r>
      <w:bookmarkEnd w:id="740"/>
      <w:bookmarkEnd w:id="741"/>
      <w:bookmarkEnd w:id="742"/>
      <w:bookmarkEnd w:id="743"/>
    </w:p>
    <w:p w14:paraId="611B9095" w14:textId="77777777" w:rsidR="00362C38" w:rsidRDefault="00362C38" w:rsidP="00362C38">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t xml:space="preserve"> </w:t>
      </w:r>
    </w:p>
    <w:p w14:paraId="79869352" w14:textId="77777777" w:rsidR="00362C38" w:rsidRDefault="00362C38" w:rsidP="00362C38">
      <w:r>
        <w:t>Итоговое сравнение программ-аналогов представлено в таблице 1.1.</w:t>
      </w:r>
    </w:p>
    <w:p w14:paraId="3ACE9FE9" w14:textId="4C14AA73" w:rsidR="00E97207" w:rsidRDefault="00362C38" w:rsidP="00362C38">
      <w:pPr>
        <w:rPr>
          <w:ins w:id="744" w:author="Evgeny Sukharev" w:date="2021-06-18T15:17:00Z"/>
        </w:rPr>
      </w:pPr>
      <w:r>
        <w:t xml:space="preserve">Знаком «+» обозначены преимущества соответствующих программ-аналогов, а знаком «-» недостатки (в рамках темы </w:t>
      </w:r>
      <w:r w:rsidR="005F0EFC">
        <w:t>дипломной</w:t>
      </w:r>
      <w:r>
        <w:t xml:space="preserve"> работы). </w:t>
      </w:r>
    </w:p>
    <w:p w14:paraId="4FDBD24C" w14:textId="77777777" w:rsidR="00E97207" w:rsidRDefault="00E97207">
      <w:pPr>
        <w:spacing w:after="160" w:line="259" w:lineRule="auto"/>
        <w:ind w:firstLine="0"/>
        <w:jc w:val="left"/>
        <w:rPr>
          <w:ins w:id="745" w:author="Evgeny Sukharev" w:date="2021-06-18T15:17:00Z"/>
        </w:rPr>
      </w:pPr>
      <w:ins w:id="746" w:author="Evgeny Sukharev" w:date="2021-06-18T15:17:00Z">
        <w:r>
          <w:br w:type="page"/>
        </w:r>
      </w:ins>
    </w:p>
    <w:p w14:paraId="50E714C5" w14:textId="4E28D481" w:rsidR="00362C38" w:rsidDel="00E97207" w:rsidRDefault="00362C38" w:rsidP="00362C38">
      <w:pPr>
        <w:rPr>
          <w:del w:id="747" w:author="Evgeny Sukharev" w:date="2021-06-18T15:17:00Z"/>
        </w:rPr>
      </w:pPr>
    </w:p>
    <w:p w14:paraId="23D96F82" w14:textId="77777777" w:rsidR="00362C38" w:rsidRPr="00273426" w:rsidRDefault="00362C38" w:rsidP="00362C38">
      <w:pPr>
        <w:jc w:val="right"/>
        <w:rPr>
          <w:b/>
        </w:rPr>
      </w:pPr>
      <w:r w:rsidRPr="00273426">
        <w:rPr>
          <w:b/>
        </w:rPr>
        <w:t>Таблица 1.1.</w:t>
      </w:r>
    </w:p>
    <w:p w14:paraId="67979B1A" w14:textId="77777777" w:rsidR="00362C38" w:rsidRDefault="00362C38" w:rsidP="00230B21">
      <w:pPr>
        <w:pStyle w:val="affffff4"/>
      </w:pPr>
      <w:r>
        <w:t>Сравнение программ-аналогов</w:t>
      </w:r>
    </w:p>
    <w:tbl>
      <w:tblPr>
        <w:tblStyle w:val="af9"/>
        <w:tblW w:w="0" w:type="auto"/>
        <w:jc w:val="center"/>
        <w:tblLook w:val="04A0" w:firstRow="1" w:lastRow="0" w:firstColumn="1" w:lastColumn="0" w:noHBand="0" w:noVBand="1"/>
      </w:tblPr>
      <w:tblGrid>
        <w:gridCol w:w="2407"/>
        <w:gridCol w:w="2407"/>
        <w:gridCol w:w="2407"/>
        <w:gridCol w:w="2407"/>
      </w:tblGrid>
      <w:tr w:rsidR="00362C38" w14:paraId="43A1D21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vAlign w:val="center"/>
            <w:hideMark/>
          </w:tcPr>
          <w:p w14:paraId="3E261C39" w14:textId="77777777" w:rsidR="00362C38" w:rsidRDefault="00362C38">
            <w:pPr>
              <w:ind w:firstLine="0"/>
              <w:jc w:val="center"/>
            </w:pPr>
            <w:r>
              <w:t>Критерий</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7158023" w14:textId="77777777" w:rsidR="00362C38" w:rsidRDefault="00362C38">
            <w:pPr>
              <w:ind w:firstLine="0"/>
              <w:jc w:val="center"/>
              <w:rPr>
                <w:lang w:val="en-US"/>
              </w:rPr>
            </w:pPr>
            <w:r>
              <w:rPr>
                <w:lang w:val="en-US"/>
              </w:rPr>
              <w:t>Amazon SES</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E198DA" w14:textId="7957A204" w:rsidR="00362C38" w:rsidRDefault="00362C38" w:rsidP="007B7408">
            <w:pPr>
              <w:ind w:firstLine="0"/>
              <w:jc w:val="center"/>
              <w:rPr>
                <w:lang w:val="en-US"/>
              </w:rPr>
            </w:pPr>
            <w:r>
              <w:rPr>
                <w:lang w:val="en-US"/>
              </w:rPr>
              <w:t>Send</w:t>
            </w:r>
            <w:r w:rsidR="007B7408">
              <w:rPr>
                <w:lang w:val="en-US"/>
              </w:rPr>
              <w:t>pulse</w:t>
            </w:r>
          </w:p>
        </w:tc>
        <w:tc>
          <w:tcPr>
            <w:tcW w:w="2407" w:type="dxa"/>
            <w:tcBorders>
              <w:top w:val="single" w:sz="4" w:space="0" w:color="auto"/>
              <w:left w:val="single" w:sz="4" w:space="0" w:color="auto"/>
              <w:bottom w:val="single" w:sz="4" w:space="0" w:color="auto"/>
              <w:right w:val="single" w:sz="4" w:space="0" w:color="auto"/>
            </w:tcBorders>
            <w:vAlign w:val="center"/>
            <w:hideMark/>
          </w:tcPr>
          <w:p w14:paraId="5FB1D0BD" w14:textId="77777777" w:rsidR="00362C38" w:rsidRDefault="00362C38">
            <w:pPr>
              <w:ind w:firstLine="0"/>
              <w:jc w:val="center"/>
              <w:rPr>
                <w:lang w:val="en-US"/>
              </w:rPr>
            </w:pPr>
            <w:r>
              <w:rPr>
                <w:lang w:val="en-US"/>
              </w:rPr>
              <w:t>Tin-cat email queue</w:t>
            </w:r>
          </w:p>
        </w:tc>
      </w:tr>
      <w:tr w:rsidR="00362C38" w14:paraId="5290BC8F"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20526ED" w14:textId="77777777" w:rsidR="00362C38" w:rsidRDefault="00362C38">
            <w:pPr>
              <w:ind w:firstLine="0"/>
            </w:pPr>
            <w:r>
              <w:t>Цена</w:t>
            </w:r>
          </w:p>
        </w:tc>
        <w:tc>
          <w:tcPr>
            <w:tcW w:w="2407" w:type="dxa"/>
            <w:tcBorders>
              <w:top w:val="single" w:sz="4" w:space="0" w:color="auto"/>
              <w:left w:val="single" w:sz="4" w:space="0" w:color="auto"/>
              <w:bottom w:val="single" w:sz="4" w:space="0" w:color="auto"/>
              <w:right w:val="single" w:sz="4" w:space="0" w:color="auto"/>
            </w:tcBorders>
            <w:hideMark/>
          </w:tcPr>
          <w:p w14:paraId="0AB32DE3"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6F42480" w14:textId="196D5908"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2F28FD78" w14:textId="77777777" w:rsidR="00362C38" w:rsidRDefault="00362C38">
            <w:pPr>
              <w:ind w:firstLine="0"/>
              <w:jc w:val="center"/>
            </w:pPr>
            <w:r>
              <w:t>+</w:t>
            </w:r>
          </w:p>
        </w:tc>
      </w:tr>
      <w:tr w:rsidR="00362C38" w14:paraId="25AB489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159E9D3B" w14:textId="77777777" w:rsidR="00362C38" w:rsidRDefault="00362C38">
            <w:pPr>
              <w:ind w:firstLine="0"/>
            </w:pPr>
            <w:r>
              <w:t>Асинхронная отправка</w:t>
            </w:r>
          </w:p>
        </w:tc>
        <w:tc>
          <w:tcPr>
            <w:tcW w:w="2407" w:type="dxa"/>
            <w:tcBorders>
              <w:top w:val="single" w:sz="4" w:space="0" w:color="auto"/>
              <w:left w:val="single" w:sz="4" w:space="0" w:color="auto"/>
              <w:bottom w:val="single" w:sz="4" w:space="0" w:color="auto"/>
              <w:right w:val="single" w:sz="4" w:space="0" w:color="auto"/>
            </w:tcBorders>
            <w:hideMark/>
          </w:tcPr>
          <w:p w14:paraId="0102ADC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5ED0D6B3" w14:textId="37175E59" w:rsidR="00362C38" w:rsidRPr="007B7408" w:rsidRDefault="007B7408">
            <w:pPr>
              <w:ind w:firstLine="0"/>
              <w:jc w:val="center"/>
              <w:rPr>
                <w:lang w:val="en-US"/>
              </w:rPr>
            </w:pPr>
            <w:r>
              <w:rPr>
                <w:lang w:val="en-US"/>
              </w:rPr>
              <w:t>+</w:t>
            </w:r>
          </w:p>
        </w:tc>
        <w:tc>
          <w:tcPr>
            <w:tcW w:w="2407" w:type="dxa"/>
            <w:tcBorders>
              <w:top w:val="single" w:sz="4" w:space="0" w:color="auto"/>
              <w:left w:val="single" w:sz="4" w:space="0" w:color="auto"/>
              <w:bottom w:val="single" w:sz="4" w:space="0" w:color="auto"/>
              <w:right w:val="single" w:sz="4" w:space="0" w:color="auto"/>
            </w:tcBorders>
            <w:hideMark/>
          </w:tcPr>
          <w:p w14:paraId="0CC96819" w14:textId="77777777" w:rsidR="00362C38" w:rsidRDefault="00362C38">
            <w:pPr>
              <w:ind w:firstLine="0"/>
              <w:jc w:val="center"/>
            </w:pPr>
            <w:r>
              <w:t>+</w:t>
            </w:r>
          </w:p>
        </w:tc>
      </w:tr>
      <w:tr w:rsidR="00362C38" w14:paraId="7AC70EE4"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370BD970" w14:textId="77777777" w:rsidR="00362C38" w:rsidRDefault="00362C38">
            <w:pPr>
              <w:ind w:firstLine="0"/>
            </w:pPr>
            <w:r>
              <w:t>Гибкость</w:t>
            </w:r>
          </w:p>
        </w:tc>
        <w:tc>
          <w:tcPr>
            <w:tcW w:w="2407" w:type="dxa"/>
            <w:tcBorders>
              <w:top w:val="single" w:sz="4" w:space="0" w:color="auto"/>
              <w:left w:val="single" w:sz="4" w:space="0" w:color="auto"/>
              <w:bottom w:val="single" w:sz="4" w:space="0" w:color="auto"/>
              <w:right w:val="single" w:sz="4" w:space="0" w:color="auto"/>
            </w:tcBorders>
            <w:hideMark/>
          </w:tcPr>
          <w:p w14:paraId="5CA173B4"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8E0AE50" w14:textId="08726B21" w:rsidR="00362C38" w:rsidRPr="005F0EFC" w:rsidRDefault="005F0EFC">
            <w:pPr>
              <w:ind w:firstLine="0"/>
              <w:jc w:val="center"/>
            </w:pPr>
            <w:del w:id="748" w:author="Evgeny Sukharev" w:date="2021-06-15T01:01:00Z">
              <w:r w:rsidDel="00E10CD6">
                <w:delText>-</w:delText>
              </w:r>
            </w:del>
            <w:ins w:id="749" w:author="Evgeny Sukharev" w:date="2021-06-15T01:01:00Z">
              <w:r w:rsidR="00E10CD6">
                <w:t>+</w:t>
              </w:r>
            </w:ins>
          </w:p>
        </w:tc>
        <w:tc>
          <w:tcPr>
            <w:tcW w:w="2407" w:type="dxa"/>
            <w:tcBorders>
              <w:top w:val="single" w:sz="4" w:space="0" w:color="auto"/>
              <w:left w:val="single" w:sz="4" w:space="0" w:color="auto"/>
              <w:bottom w:val="single" w:sz="4" w:space="0" w:color="auto"/>
              <w:right w:val="single" w:sz="4" w:space="0" w:color="auto"/>
            </w:tcBorders>
            <w:hideMark/>
          </w:tcPr>
          <w:p w14:paraId="1E8BF873" w14:textId="77777777" w:rsidR="00362C38" w:rsidRDefault="00362C38">
            <w:pPr>
              <w:ind w:firstLine="0"/>
              <w:jc w:val="center"/>
            </w:pPr>
            <w:r>
              <w:t>-</w:t>
            </w:r>
          </w:p>
        </w:tc>
      </w:tr>
      <w:tr w:rsidR="00362C38" w14:paraId="78DE10A2" w14:textId="77777777" w:rsidTr="007E607E">
        <w:trPr>
          <w:jc w:val="center"/>
        </w:trPr>
        <w:tc>
          <w:tcPr>
            <w:tcW w:w="2407" w:type="dxa"/>
            <w:tcBorders>
              <w:top w:val="single" w:sz="4" w:space="0" w:color="auto"/>
              <w:left w:val="single" w:sz="4" w:space="0" w:color="auto"/>
              <w:bottom w:val="single" w:sz="4" w:space="0" w:color="auto"/>
              <w:right w:val="single" w:sz="4" w:space="0" w:color="auto"/>
            </w:tcBorders>
            <w:hideMark/>
          </w:tcPr>
          <w:p w14:paraId="41934D18" w14:textId="77777777" w:rsidR="00362C38" w:rsidRDefault="00362C38">
            <w:pPr>
              <w:ind w:firstLine="0"/>
            </w:pPr>
            <w:r>
              <w:t>Надежность</w:t>
            </w:r>
          </w:p>
        </w:tc>
        <w:tc>
          <w:tcPr>
            <w:tcW w:w="2407" w:type="dxa"/>
            <w:tcBorders>
              <w:top w:val="single" w:sz="4" w:space="0" w:color="auto"/>
              <w:left w:val="single" w:sz="4" w:space="0" w:color="auto"/>
              <w:bottom w:val="single" w:sz="4" w:space="0" w:color="auto"/>
              <w:right w:val="single" w:sz="4" w:space="0" w:color="auto"/>
            </w:tcBorders>
            <w:hideMark/>
          </w:tcPr>
          <w:p w14:paraId="4B016CC2"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10B61C8E" w14:textId="77777777" w:rsidR="00362C38" w:rsidRDefault="00362C38">
            <w:pPr>
              <w:ind w:firstLine="0"/>
              <w:jc w:val="center"/>
            </w:pPr>
            <w:r>
              <w:t>-</w:t>
            </w:r>
          </w:p>
        </w:tc>
        <w:tc>
          <w:tcPr>
            <w:tcW w:w="2407" w:type="dxa"/>
            <w:tcBorders>
              <w:top w:val="single" w:sz="4" w:space="0" w:color="auto"/>
              <w:left w:val="single" w:sz="4" w:space="0" w:color="auto"/>
              <w:bottom w:val="single" w:sz="4" w:space="0" w:color="auto"/>
              <w:right w:val="single" w:sz="4" w:space="0" w:color="auto"/>
            </w:tcBorders>
            <w:hideMark/>
          </w:tcPr>
          <w:p w14:paraId="35723167" w14:textId="77777777" w:rsidR="00362C38" w:rsidRDefault="00362C38">
            <w:pPr>
              <w:ind w:firstLine="0"/>
              <w:jc w:val="center"/>
            </w:pPr>
            <w:r>
              <w:t>-</w:t>
            </w:r>
          </w:p>
        </w:tc>
      </w:tr>
    </w:tbl>
    <w:p w14:paraId="7A311D58" w14:textId="6FD3D8AF" w:rsidR="00362C38" w:rsidDel="00E10CD6" w:rsidRDefault="00362C38" w:rsidP="00362C38">
      <w:pPr>
        <w:ind w:firstLine="708"/>
        <w:rPr>
          <w:del w:id="750" w:author="Evgeny Sukharev" w:date="2021-06-15T01:01:00Z"/>
          <w:color w:val="000000" w:themeColor="text1"/>
          <w:szCs w:val="28"/>
        </w:rPr>
      </w:pPr>
    </w:p>
    <w:p w14:paraId="493FBAF8" w14:textId="75CB738F" w:rsidR="00362C38" w:rsidRDefault="00362C38">
      <w:pPr>
        <w:spacing w:before="120"/>
        <w:ind w:firstLine="709"/>
        <w:rPr>
          <w:szCs w:val="28"/>
        </w:rPr>
        <w:pPrChange w:id="751" w:author="Evgeny Sukharev" w:date="2021-06-15T01:01:00Z">
          <w:pPr>
            <w:ind w:firstLine="708"/>
          </w:pPr>
        </w:pPrChange>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ненадежность </w:t>
      </w:r>
      <w:r>
        <w:rPr>
          <w:szCs w:val="28"/>
          <w:lang w:val="en-US"/>
        </w:rPr>
        <w:t>API</w:t>
      </w:r>
      <w:r w:rsidR="00A66DE1" w:rsidRPr="00D53720">
        <w:rPr>
          <w:szCs w:val="28"/>
        </w:rPr>
        <w:t xml:space="preserve"> (</w:t>
      </w:r>
      <w:r w:rsidR="00A66DE1">
        <w:rPr>
          <w:szCs w:val="28"/>
          <w:lang w:val="en-US"/>
        </w:rPr>
        <w:t>Sendpulse</w:t>
      </w:r>
      <w:r w:rsidR="00A66DE1" w:rsidRPr="00D53720">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w:t>
      </w:r>
      <w:r w:rsidR="00D53720">
        <w:rPr>
          <w:szCs w:val="28"/>
        </w:rPr>
        <w:t>надежности</w:t>
      </w:r>
      <w:r>
        <w:rPr>
          <w:szCs w:val="28"/>
        </w:rPr>
        <w:t xml:space="preserve"> рассылки.</w:t>
      </w:r>
      <w:bookmarkStart w:id="752" w:name="_GoBack"/>
      <w:bookmarkEnd w:id="752"/>
    </w:p>
    <w:p w14:paraId="2CF49BA1" w14:textId="77777777" w:rsidR="00362C38" w:rsidRDefault="00362C38" w:rsidP="00E87833">
      <w:pPr>
        <w:pStyle w:val="2"/>
        <w:numPr>
          <w:ilvl w:val="1"/>
          <w:numId w:val="12"/>
        </w:numPr>
        <w:rPr>
          <w:szCs w:val="26"/>
        </w:rPr>
      </w:pPr>
      <w:bookmarkStart w:id="753" w:name="_Toc73469537"/>
      <w:bookmarkStart w:id="754" w:name="_Toc68534499"/>
      <w:bookmarkStart w:id="755" w:name="_Toc73879646"/>
      <w:bookmarkStart w:id="756" w:name="_Toc74867038"/>
      <w:r>
        <w:t>Диаграмма вариантов использования</w:t>
      </w:r>
      <w:bookmarkEnd w:id="753"/>
      <w:bookmarkEnd w:id="754"/>
      <w:bookmarkEnd w:id="755"/>
      <w:bookmarkEnd w:id="756"/>
    </w:p>
    <w:p w14:paraId="3F0339AB" w14:textId="77777777" w:rsidR="00362C38" w:rsidRDefault="00362C38" w:rsidP="00362C38">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79C82837" w14:textId="77777777" w:rsidR="00362C38" w:rsidRDefault="00362C38" w:rsidP="001E2D53">
      <w:pPr>
        <w:pStyle w:val="3"/>
        <w:ind w:firstLine="0"/>
      </w:pPr>
      <w:bookmarkStart w:id="757" w:name="_Toc73469538"/>
      <w:bookmarkStart w:id="758" w:name="_Toc68534500"/>
      <w:bookmarkStart w:id="759" w:name="_Toc73879647"/>
      <w:bookmarkStart w:id="760" w:name="_Toc74867039"/>
      <w:r>
        <w:t>Оператор</w:t>
      </w:r>
      <w:bookmarkEnd w:id="757"/>
      <w:bookmarkEnd w:id="758"/>
      <w:bookmarkEnd w:id="759"/>
      <w:bookmarkEnd w:id="760"/>
    </w:p>
    <w:p w14:paraId="0EBBB0AF" w14:textId="77777777" w:rsidR="00362C38" w:rsidRDefault="00362C38" w:rsidP="00362C38">
      <w:pPr>
        <w:rPr>
          <w:rFonts w:cs="Times New Roman"/>
        </w:rPr>
      </w:pPr>
      <w:r>
        <w:rPr>
          <w:rFonts w:cs="Times New Roman"/>
        </w:rPr>
        <w:t>Оператору доступны отправка сообщения и просмотр истории сообщений.</w:t>
      </w:r>
    </w:p>
    <w:p w14:paraId="5175CFDD" w14:textId="7B4DC22C" w:rsidR="00362C38" w:rsidRDefault="00362C38" w:rsidP="00362C38">
      <w:r>
        <w:t>При отправке сообщений оператор должен заполнить поле «</w:t>
      </w:r>
      <w:r w:rsidR="00C6433C">
        <w:t>Кому</w:t>
      </w:r>
      <w:r>
        <w:t xml:space="preserve">». </w:t>
      </w:r>
      <w:commentRangeStart w:id="761"/>
      <w:r w:rsidRPr="004A6D16">
        <w:t>Дополнительно</w:t>
      </w:r>
      <w:r>
        <w:rPr>
          <w:b/>
        </w:rPr>
        <w:t xml:space="preserve"> </w:t>
      </w:r>
      <w:commentRangeEnd w:id="761"/>
      <w:r w:rsidR="00DB1FD9">
        <w:rPr>
          <w:rStyle w:val="af1"/>
        </w:rPr>
        <w:commentReference w:id="761"/>
      </w:r>
      <w:r>
        <w:t>он может</w:t>
      </w:r>
      <w:r w:rsidR="00C6433C">
        <w:t xml:space="preserve"> добавить получателей,</w:t>
      </w:r>
      <w:r>
        <w:t xml:space="preserve">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commentRangeStart w:id="762"/>
      <w:r w:rsidRPr="004A6D16">
        <w:t>опциональны</w:t>
      </w:r>
      <w:commentRangeEnd w:id="762"/>
      <w:r w:rsidR="00DB1FD9" w:rsidRPr="004A6D16">
        <w:rPr>
          <w:rStyle w:val="af1"/>
        </w:rPr>
        <w:commentReference w:id="762"/>
      </w:r>
      <w:r w:rsidR="00EA1425">
        <w:t>, что сделано для упрощения отправки сообщений и повышения гибкости разрабатываемого программного комплекса</w:t>
      </w:r>
      <w:r>
        <w:t>.</w:t>
      </w:r>
    </w:p>
    <w:p w14:paraId="2B65ED1F" w14:textId="611D09F4" w:rsidR="004A6D16" w:rsidRDefault="004A6D16" w:rsidP="00362C38">
      <w:r>
        <w:t xml:space="preserve">Оператор может сохранять контакты. Контакт – запись, представляющая собой пару из имени получателя и его почтового адреса. И затем в дальнейшем </w:t>
      </w:r>
      <w:r>
        <w:lastRenderedPageBreak/>
        <w:t>выбирать получателей из существующих аккаунтов (в форме создания сообщения при вводе получателя появляются контекстные подсказки из списка контактов).</w:t>
      </w:r>
    </w:p>
    <w:p w14:paraId="2FB42428" w14:textId="7EFB2424" w:rsidR="00362C38" w:rsidRDefault="00EA1425" w:rsidP="00362C38">
      <w:r>
        <w:t>О</w:t>
      </w:r>
      <w:r w:rsidR="00362C38">
        <w:t>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03A668CD" w14:textId="42BB0CA2" w:rsidR="00EA1425" w:rsidRDefault="00EA1425" w:rsidP="00362C38">
      <w:r>
        <w:t>Также оператор может просмотреть список доступных на данный момент сервисов доставки и особенности выбранного сервиса доставки.</w:t>
      </w:r>
    </w:p>
    <w:p w14:paraId="2CDBE853" w14:textId="77777777" w:rsidR="00362C38" w:rsidRDefault="00362C38" w:rsidP="001E2D53">
      <w:pPr>
        <w:pStyle w:val="3"/>
        <w:ind w:firstLine="0"/>
      </w:pPr>
      <w:bookmarkStart w:id="763" w:name="_Toc73469539"/>
      <w:bookmarkStart w:id="764" w:name="_Toc68534501"/>
      <w:bookmarkStart w:id="765" w:name="_Toc73879648"/>
      <w:bookmarkStart w:id="766" w:name="_Toc74867040"/>
      <w:r>
        <w:t>Администратор</w:t>
      </w:r>
      <w:bookmarkEnd w:id="763"/>
      <w:bookmarkEnd w:id="764"/>
      <w:bookmarkEnd w:id="765"/>
      <w:bookmarkEnd w:id="766"/>
    </w:p>
    <w:p w14:paraId="0B6C912C" w14:textId="77777777" w:rsidR="00362C38" w:rsidRDefault="00362C38" w:rsidP="00362C38">
      <w:r>
        <w:t>Администратор наследуется от оператора, т.е. ему доступен весь доступный оператору функционал.</w:t>
      </w:r>
    </w:p>
    <w:p w14:paraId="5F09F05E" w14:textId="5A562BFF" w:rsidR="00362C38" w:rsidRDefault="00362C38" w:rsidP="00362C38">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36E2BFA9" w14:textId="4B01426A" w:rsidR="00C6433C" w:rsidRDefault="004A6D16" w:rsidP="00362C38">
      <w:pPr>
        <w:rPr>
          <w:rFonts w:cs="Times New Roman"/>
        </w:rPr>
      </w:pPr>
      <w:r>
        <w:rPr>
          <w:rFonts w:cs="Times New Roman"/>
        </w:rPr>
        <w:t xml:space="preserve">На данный момент </w:t>
      </w:r>
      <w:r w:rsidR="00C6433C">
        <w:rPr>
          <w:rFonts w:cs="Times New Roman"/>
        </w:rPr>
        <w:t xml:space="preserve">разработан модуль авторизации, но все </w:t>
      </w:r>
      <w:del w:id="767" w:author="Evgeny Sukharev" w:date="2021-06-15T01:02:00Z">
        <w:r w:rsidDel="00E10CD6">
          <w:rPr>
            <w:rFonts w:cs="Times New Roman"/>
          </w:rPr>
          <w:delText xml:space="preserve">зарегистрированные </w:delText>
        </w:r>
      </w:del>
      <w:ins w:id="768" w:author="Evgeny Sukharev" w:date="2021-06-15T01:02:00Z">
        <w:r w:rsidR="00E10CD6">
          <w:rPr>
            <w:rFonts w:cs="Times New Roman"/>
          </w:rPr>
          <w:t xml:space="preserve">зарегистрировавшиеся </w:t>
        </w:r>
      </w:ins>
      <w:r>
        <w:rPr>
          <w:rFonts w:cs="Times New Roman"/>
        </w:rPr>
        <w:t xml:space="preserve">и </w:t>
      </w:r>
      <w:r w:rsidR="00C6433C">
        <w:rPr>
          <w:rFonts w:cs="Times New Roman"/>
        </w:rPr>
        <w:t xml:space="preserve">авторизованные пользователи </w:t>
      </w:r>
      <w:del w:id="769" w:author="Evgeny Sukharev" w:date="2021-06-15T01:02:00Z">
        <w:r w:rsidR="00C6433C" w:rsidDel="00E10CD6">
          <w:rPr>
            <w:rFonts w:cs="Times New Roman"/>
          </w:rPr>
          <w:delText xml:space="preserve">будут </w:delText>
        </w:r>
      </w:del>
      <w:r w:rsidR="00C6433C">
        <w:rPr>
          <w:rFonts w:cs="Times New Roman"/>
        </w:rPr>
        <w:t>облада</w:t>
      </w:r>
      <w:ins w:id="770" w:author="Evgeny Sukharev" w:date="2021-06-15T01:02:00Z">
        <w:r w:rsidR="00E10CD6">
          <w:rPr>
            <w:rFonts w:cs="Times New Roman"/>
          </w:rPr>
          <w:t>ют</w:t>
        </w:r>
      </w:ins>
      <w:del w:id="771" w:author="Evgeny Sukharev" w:date="2021-06-15T01:02:00Z">
        <w:r w:rsidR="00C6433C" w:rsidDel="00E10CD6">
          <w:rPr>
            <w:rFonts w:cs="Times New Roman"/>
          </w:rPr>
          <w:delText>ть</w:delText>
        </w:r>
      </w:del>
      <w:r w:rsidR="00C6433C">
        <w:rPr>
          <w:rFonts w:cs="Times New Roman"/>
        </w:rPr>
        <w:t xml:space="preserve"> правами </w:t>
      </w:r>
      <w:r w:rsidR="00C6433C" w:rsidRPr="004A6D16">
        <w:rPr>
          <w:rFonts w:cs="Times New Roman"/>
        </w:rPr>
        <w:t>оператора</w:t>
      </w:r>
      <w:r>
        <w:rPr>
          <w:rFonts w:cs="Times New Roman"/>
        </w:rPr>
        <w:t>.</w:t>
      </w:r>
    </w:p>
    <w:p w14:paraId="1B572682" w14:textId="259B86D5" w:rsidR="00362C38" w:rsidRDefault="004A6D16" w:rsidP="00362C38">
      <w:pPr>
        <w:rPr>
          <w:ins w:id="772" w:author="Evgeny Sukharev" w:date="2021-06-17T22:57:00Z"/>
          <w:rFonts w:cs="Times New Roman"/>
        </w:rPr>
      </w:pPr>
      <w:r>
        <w:rPr>
          <w:rFonts w:cs="Times New Roman"/>
        </w:rPr>
        <w:t>В целях визуализации описанного выше функционала с</w:t>
      </w:r>
      <w:r w:rsidR="00362C38">
        <w:rPr>
          <w:rFonts w:cs="Times New Roman"/>
        </w:rPr>
        <w:t>оставлена ди</w:t>
      </w:r>
      <w:r>
        <w:rPr>
          <w:rFonts w:cs="Times New Roman"/>
        </w:rPr>
        <w:t>аграмма вариантов использования. Она представлена</w:t>
      </w:r>
      <w:r w:rsidR="00362C38">
        <w:rPr>
          <w:rFonts w:cs="Times New Roman"/>
        </w:rPr>
        <w:t xml:space="preserve"> на рис. 1.</w:t>
      </w:r>
      <w:commentRangeStart w:id="773"/>
      <w:r w:rsidR="00362C38">
        <w:rPr>
          <w:rFonts w:cs="Times New Roman"/>
        </w:rPr>
        <w:t>2</w:t>
      </w:r>
      <w:commentRangeEnd w:id="773"/>
      <w:r w:rsidR="00DB1FD9">
        <w:rPr>
          <w:rStyle w:val="af1"/>
        </w:rPr>
        <w:commentReference w:id="773"/>
      </w:r>
      <w:r w:rsidR="00362C38">
        <w:rPr>
          <w:rFonts w:cs="Times New Roman"/>
        </w:rPr>
        <w:t>.</w:t>
      </w:r>
    </w:p>
    <w:p w14:paraId="4FCA54A6" w14:textId="77777777" w:rsidR="00E61995" w:rsidRDefault="00E61995" w:rsidP="00E61995">
      <w:pPr>
        <w:pStyle w:val="2"/>
        <w:numPr>
          <w:ilvl w:val="1"/>
          <w:numId w:val="12"/>
        </w:numPr>
        <w:rPr>
          <w:moveTo w:id="774" w:author="Evgeny Sukharev" w:date="2021-06-17T22:57:00Z"/>
        </w:rPr>
      </w:pPr>
      <w:bookmarkStart w:id="775" w:name="_Toc74867041"/>
      <w:moveToRangeStart w:id="776" w:author="Evgeny Sukharev" w:date="2021-06-17T22:57:00Z" w:name="move74863049"/>
      <w:moveTo w:id="777" w:author="Evgeny Sukharev" w:date="2021-06-17T22:57:00Z">
        <w:r>
          <w:rPr>
            <w:lang w:val="en-US"/>
          </w:rPr>
          <w:t>IDEF0-</w:t>
        </w:r>
        <w:r>
          <w:t>Диаграмма</w:t>
        </w:r>
        <w:bookmarkEnd w:id="775"/>
      </w:moveTo>
    </w:p>
    <w:p w14:paraId="201E451D" w14:textId="77777777" w:rsidR="00E61995" w:rsidRDefault="00E61995" w:rsidP="00E61995">
      <w:pPr>
        <w:rPr>
          <w:moveTo w:id="778" w:author="Evgeny Sukharev" w:date="2021-06-17T22:57:00Z"/>
          <w:sz w:val="32"/>
        </w:rPr>
      </w:pPr>
      <w:moveTo w:id="779" w:author="Evgeny Sukharev" w:date="2021-06-17T22:57:00Z">
        <w:r>
          <w:t xml:space="preserve">Разработана </w:t>
        </w:r>
        <w:r>
          <w:rPr>
            <w:lang w:val="en-US"/>
          </w:rPr>
          <w:t>IDEF</w:t>
        </w:r>
        <w:r>
          <w:t>0-диаграмма для процесса отправки сообщения.</w:t>
        </w:r>
      </w:moveTo>
    </w:p>
    <w:p w14:paraId="444E3716" w14:textId="77777777" w:rsidR="00E61995" w:rsidRDefault="00E61995" w:rsidP="00E61995">
      <w:pPr>
        <w:rPr>
          <w:moveTo w:id="780" w:author="Evgeny Sukharev" w:date="2021-06-17T22:57:00Z"/>
          <w:color w:val="000000" w:themeColor="text1"/>
        </w:rPr>
      </w:pPr>
      <w:moveTo w:id="781" w:author="Evgeny Sukharev" w:date="2021-06-17T22:57:00Z">
        <w:r>
          <w:t>На контекстной диаграмме (рис. 1.3) определен функциональный блок «Отправить сообщение через систему», механизм, предписание, входные и выходные данные.</w:t>
        </w:r>
      </w:moveTo>
    </w:p>
    <w:p w14:paraId="07A420C3" w14:textId="77777777" w:rsidR="00E61995" w:rsidRDefault="00E61995" w:rsidP="00E61995">
      <w:pPr>
        <w:rPr>
          <w:moveTo w:id="782" w:author="Evgeny Sukharev" w:date="2021-06-17T22:57:00Z"/>
          <w:noProof/>
          <w:lang w:eastAsia="ru-RU"/>
        </w:rPr>
      </w:pPr>
      <w:moveTo w:id="783" w:author="Evgeny Sukharev" w:date="2021-06-17T22:57:00Z">
        <w:r>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To>
    </w:p>
    <w:moveToRangeEnd w:id="776"/>
    <w:p w14:paraId="5A90534C" w14:textId="77777777" w:rsidR="00E61995" w:rsidRDefault="00E61995" w:rsidP="00362C38">
      <w:pPr>
        <w:rPr>
          <w:rFonts w:cs="Times New Roman"/>
        </w:rPr>
      </w:pPr>
    </w:p>
    <w:tbl>
      <w:tblPr>
        <w:tblStyle w:val="af9"/>
        <w:tblpPr w:leftFromText="180" w:rightFromText="180" w:vertAnchor="page" w:horzAnchor="margin" w:tblpXSpec="right" w:tblpY="2122"/>
        <w:tblW w:w="0" w:type="auto"/>
        <w:tblLook w:val="04A0" w:firstRow="1" w:lastRow="0" w:firstColumn="1" w:lastColumn="0" w:noHBand="0" w:noVBand="1"/>
      </w:tblPr>
      <w:tblGrid>
        <w:gridCol w:w="1254"/>
      </w:tblGrid>
      <w:tr w:rsidR="00362C38" w:rsidDel="00717A4D" w14:paraId="688B7001" w14:textId="71564F3F" w:rsidTr="00362C38">
        <w:trPr>
          <w:cantSplit/>
          <w:trHeight w:val="14034"/>
          <w:del w:id="784" w:author="Evgeny Sukharev" w:date="2021-06-18T00:00:00Z"/>
        </w:trPr>
        <w:tc>
          <w:tcPr>
            <w:tcW w:w="1254" w:type="dxa"/>
            <w:tcBorders>
              <w:top w:val="nil"/>
              <w:left w:val="nil"/>
              <w:bottom w:val="nil"/>
              <w:right w:val="nil"/>
            </w:tcBorders>
            <w:textDirection w:val="btLr"/>
            <w:hideMark/>
          </w:tcPr>
          <w:p w14:paraId="796D1354" w14:textId="41FF11AF" w:rsidR="00362C38" w:rsidRPr="00E61995" w:rsidDel="00717A4D" w:rsidRDefault="00362C38" w:rsidP="00230B21">
            <w:pPr>
              <w:pStyle w:val="affffff4"/>
              <w:rPr>
                <w:del w:id="785" w:author="Evgeny Sukharev" w:date="2021-06-18T00:00:00Z"/>
                <w:moveFrom w:id="786" w:author="Evgeny Sukharev" w:date="2021-06-17T21:54:00Z"/>
                <w:rPrChange w:id="787" w:author="Evgeny Sukharev" w:date="2021-06-17T22:57:00Z">
                  <w:rPr>
                    <w:del w:id="788" w:author="Evgeny Sukharev" w:date="2021-06-18T00:00:00Z"/>
                    <w:moveFrom w:id="789" w:author="Evgeny Sukharev" w:date="2021-06-17T21:54:00Z"/>
                    <w:lang w:val="en-US"/>
                  </w:rPr>
                </w:rPrChange>
              </w:rPr>
            </w:pPr>
            <w:moveFromRangeStart w:id="790" w:author="Evgeny Sukharev" w:date="2021-06-17T21:54:00Z" w:name="move74859256"/>
            <w:moveFrom w:id="791" w:author="Evgeny Sukharev" w:date="2021-06-17T21:54:00Z">
              <w:del w:id="792" w:author="Evgeny Sukharev" w:date="2021-06-18T00:00:00Z">
                <w:r w:rsidDel="00717A4D">
                  <w:delText>Рис. 1.2. Диаграмма вариантов использования</w:delText>
                </w:r>
              </w:del>
            </w:moveFrom>
          </w:p>
        </w:tc>
      </w:tr>
    </w:tbl>
    <w:tbl>
      <w:tblPr>
        <w:tblStyle w:val="af9"/>
        <w:tblpPr w:leftFromText="180" w:rightFromText="180" w:vertAnchor="page" w:horzAnchor="margin" w:tblpXSpec="right" w:tblpY="841"/>
        <w:tblW w:w="0" w:type="auto"/>
        <w:tblLook w:val="04A0" w:firstRow="1" w:lastRow="0" w:firstColumn="1" w:lastColumn="0" w:noHBand="0" w:noVBand="1"/>
        <w:tblPrChange w:id="793" w:author="Evgeny Sukharev" w:date="2021-06-17T21:54:00Z">
          <w:tblPr>
            <w:tblStyle w:val="af9"/>
            <w:tblpPr w:leftFromText="180" w:rightFromText="180" w:vertAnchor="page" w:horzAnchor="margin" w:tblpXSpec="right" w:tblpY="841"/>
            <w:tblW w:w="0" w:type="auto"/>
            <w:tblLook w:val="04A0" w:firstRow="1" w:lastRow="0" w:firstColumn="1" w:lastColumn="0" w:noHBand="0" w:noVBand="1"/>
          </w:tblPr>
        </w:tblPrChange>
      </w:tblPr>
      <w:tblGrid>
        <w:gridCol w:w="1254"/>
        <w:tblGridChange w:id="794">
          <w:tblGrid>
            <w:gridCol w:w="1254"/>
          </w:tblGrid>
        </w:tblGridChange>
      </w:tblGrid>
      <w:tr w:rsidR="0039046F" w14:paraId="60EB5FC6" w14:textId="77777777" w:rsidTr="0039046F">
        <w:trPr>
          <w:cantSplit/>
          <w:trHeight w:val="15309"/>
          <w:trPrChange w:id="795" w:author="Evgeny Sukharev" w:date="2021-06-17T21:54:00Z">
            <w:trPr>
              <w:cantSplit/>
              <w:trHeight w:val="14034"/>
            </w:trPr>
          </w:trPrChange>
        </w:trPr>
        <w:tc>
          <w:tcPr>
            <w:tcW w:w="1254" w:type="dxa"/>
            <w:tcBorders>
              <w:top w:val="nil"/>
              <w:left w:val="nil"/>
              <w:bottom w:val="nil"/>
              <w:right w:val="nil"/>
            </w:tcBorders>
            <w:textDirection w:val="btLr"/>
            <w:hideMark/>
            <w:tcPrChange w:id="796" w:author="Evgeny Sukharev" w:date="2021-06-17T21:54:00Z">
              <w:tcPr>
                <w:tcW w:w="1254" w:type="dxa"/>
                <w:tcBorders>
                  <w:top w:val="nil"/>
                  <w:left w:val="nil"/>
                  <w:bottom w:val="nil"/>
                  <w:right w:val="nil"/>
                </w:tcBorders>
                <w:textDirection w:val="btLr"/>
                <w:hideMark/>
              </w:tcPr>
            </w:tcPrChange>
          </w:tcPr>
          <w:moveFromRangeEnd w:id="790"/>
          <w:p w14:paraId="2CE8254A" w14:textId="77777777" w:rsidR="0039046F" w:rsidRDefault="0039046F" w:rsidP="0039046F">
            <w:pPr>
              <w:pStyle w:val="affffff4"/>
              <w:rPr>
                <w:moveTo w:id="797" w:author="Evgeny Sukharev" w:date="2021-06-17T21:54:00Z"/>
                <w:lang w:val="en-US"/>
              </w:rPr>
            </w:pPr>
            <w:moveToRangeStart w:id="798" w:author="Evgeny Sukharev" w:date="2021-06-17T21:54:00Z" w:name="move74859256"/>
            <w:moveTo w:id="799" w:author="Evgeny Sukharev" w:date="2021-06-17T21:54:00Z">
              <w:r>
                <w:lastRenderedPageBreak/>
                <w:t>Рис. 1.2. Диаграмма вариантов использования</w:t>
              </w:r>
            </w:moveTo>
          </w:p>
        </w:tc>
      </w:tr>
      <w:moveToRangeEnd w:id="798"/>
    </w:tbl>
    <w:p w14:paraId="32CC61E7" w14:textId="5E75E2DA" w:rsidR="005F0EFC" w:rsidRDefault="005F0EFC" w:rsidP="00362C38">
      <w:pPr>
        <w:ind w:firstLine="0"/>
        <w:jc w:val="left"/>
        <w:rPr>
          <w:ins w:id="800" w:author="Evgeny Sukharev" w:date="2021-06-17T21:53:00Z"/>
          <w:color w:val="000000" w:themeColor="text1"/>
        </w:rPr>
      </w:pPr>
    </w:p>
    <w:p w14:paraId="17A13553" w14:textId="488BA9CE" w:rsidR="0039046F" w:rsidDel="0039046F" w:rsidRDefault="0039046F" w:rsidP="00362C38">
      <w:pPr>
        <w:ind w:firstLine="0"/>
        <w:jc w:val="left"/>
        <w:rPr>
          <w:del w:id="801" w:author="Evgeny Sukharev" w:date="2021-06-17T21:54:00Z"/>
          <w:color w:val="000000" w:themeColor="text1"/>
        </w:rPr>
      </w:pPr>
    </w:p>
    <w:p w14:paraId="757C0DF4" w14:textId="77777777" w:rsidR="0039046F" w:rsidRDefault="0039046F" w:rsidP="00362C38">
      <w:pPr>
        <w:ind w:firstLine="0"/>
        <w:jc w:val="left"/>
        <w:rPr>
          <w:ins w:id="802" w:author="Evgeny Sukharev" w:date="2021-06-17T21:54:00Z"/>
          <w:color w:val="000000" w:themeColor="text1"/>
        </w:rPr>
      </w:pPr>
    </w:p>
    <w:p w14:paraId="4854C52F" w14:textId="3ABD723E" w:rsidR="00362C38" w:rsidRDefault="00362C38" w:rsidP="00362C38">
      <w:pPr>
        <w:ind w:firstLine="0"/>
        <w:jc w:val="left"/>
        <w:rPr>
          <w:color w:val="000000" w:themeColor="text1"/>
        </w:rPr>
      </w:pPr>
      <w:del w:id="803" w:author="Evgeny Sukharev" w:date="2021-06-18T00:41:00Z">
        <w:r w:rsidDel="008749BC">
          <w:rPr>
            <w:rFonts w:cs="Times New Roman"/>
            <w:noProof/>
            <w:lang w:eastAsia="ru-RU"/>
          </w:rPr>
          <w:drawing>
            <wp:inline distT="0" distB="0" distL="0" distR="0" wp14:anchorId="441D8A28" wp14:editId="300D81A3">
              <wp:extent cx="7893685" cy="5163820"/>
              <wp:effectExtent l="0" t="6667" r="5397" b="5398"/>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893685" cy="5163820"/>
                      </a:xfrm>
                      <a:prstGeom prst="rect">
                        <a:avLst/>
                      </a:prstGeom>
                      <a:noFill/>
                      <a:ln>
                        <a:noFill/>
                      </a:ln>
                    </pic:spPr>
                  </pic:pic>
                </a:graphicData>
              </a:graphic>
            </wp:inline>
          </w:drawing>
        </w:r>
      </w:del>
      <w:ins w:id="804" w:author="Evgeny Sukharev" w:date="2021-06-18T00:41:00Z">
        <w:r w:rsidR="008749BC" w:rsidRPr="008749BC">
          <w:rPr>
            <w:noProof/>
            <w:color w:val="000000" w:themeColor="text1"/>
            <w:lang w:eastAsia="ru-RU"/>
          </w:rPr>
          <w:drawing>
            <wp:inline distT="0" distB="0" distL="0" distR="0" wp14:anchorId="10D488F9" wp14:editId="5535BC76">
              <wp:extent cx="8414705" cy="5096481"/>
              <wp:effectExtent l="1905"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432607" cy="5107323"/>
                      </a:xfrm>
                      <a:prstGeom prst="rect">
                        <a:avLst/>
                      </a:prstGeom>
                    </pic:spPr>
                  </pic:pic>
                </a:graphicData>
              </a:graphic>
            </wp:inline>
          </w:drawing>
        </w:r>
      </w:ins>
    </w:p>
    <w:p w14:paraId="771D6859" w14:textId="77777777" w:rsidR="00362C38" w:rsidRDefault="00362C38" w:rsidP="00362C38">
      <w:pPr>
        <w:spacing w:after="160" w:line="256" w:lineRule="auto"/>
        <w:ind w:firstLine="0"/>
        <w:jc w:val="left"/>
      </w:pPr>
      <w:r>
        <w:br w:type="page"/>
      </w:r>
    </w:p>
    <w:p w14:paraId="3E391B17" w14:textId="56D7928C" w:rsidR="00362C38" w:rsidDel="00E61995" w:rsidRDefault="00362C38" w:rsidP="00E87833">
      <w:pPr>
        <w:pStyle w:val="2"/>
        <w:numPr>
          <w:ilvl w:val="1"/>
          <w:numId w:val="12"/>
        </w:numPr>
        <w:rPr>
          <w:moveFrom w:id="805" w:author="Evgeny Sukharev" w:date="2021-06-17T22:57:00Z"/>
        </w:rPr>
      </w:pPr>
      <w:bookmarkStart w:id="806" w:name="_Toc73469540"/>
      <w:bookmarkStart w:id="807" w:name="_Toc68534530"/>
      <w:bookmarkStart w:id="808" w:name="_Toc73879649"/>
      <w:moveFromRangeStart w:id="809" w:author="Evgeny Sukharev" w:date="2021-06-17T22:57:00Z" w:name="move74863049"/>
      <w:moveFrom w:id="810" w:author="Evgeny Sukharev" w:date="2021-06-17T22:57:00Z">
        <w:r w:rsidDel="00E61995">
          <w:rPr>
            <w:lang w:val="en-US"/>
          </w:rPr>
          <w:lastRenderedPageBreak/>
          <w:t>IDEF0-</w:t>
        </w:r>
        <w:r w:rsidDel="00E61995">
          <w:t>Диаграмма</w:t>
        </w:r>
        <w:bookmarkEnd w:id="806"/>
        <w:bookmarkEnd w:id="807"/>
        <w:bookmarkEnd w:id="808"/>
      </w:moveFrom>
    </w:p>
    <w:p w14:paraId="2FD10577" w14:textId="2BAF6161" w:rsidR="00362C38" w:rsidDel="00E61995" w:rsidRDefault="00362C38" w:rsidP="00362C38">
      <w:pPr>
        <w:rPr>
          <w:moveFrom w:id="811" w:author="Evgeny Sukharev" w:date="2021-06-17T22:57:00Z"/>
          <w:sz w:val="32"/>
        </w:rPr>
      </w:pPr>
      <w:moveFrom w:id="812" w:author="Evgeny Sukharev" w:date="2021-06-17T22:57:00Z">
        <w:r w:rsidDel="00E61995">
          <w:t xml:space="preserve">Разработана </w:t>
        </w:r>
        <w:r w:rsidDel="00E61995">
          <w:rPr>
            <w:lang w:val="en-US"/>
          </w:rPr>
          <w:t>IDEF</w:t>
        </w:r>
        <w:r w:rsidDel="00E61995">
          <w:t>0-диаграмма для процесса отправки сообщения.</w:t>
        </w:r>
      </w:moveFrom>
    </w:p>
    <w:p w14:paraId="00CB8458" w14:textId="158A2A63" w:rsidR="00362C38" w:rsidDel="00E61995" w:rsidRDefault="00362C38" w:rsidP="00362C38">
      <w:pPr>
        <w:rPr>
          <w:moveFrom w:id="813" w:author="Evgeny Sukharev" w:date="2021-06-17T22:57:00Z"/>
          <w:color w:val="000000" w:themeColor="text1"/>
        </w:rPr>
      </w:pPr>
      <w:moveFrom w:id="814" w:author="Evgeny Sukharev" w:date="2021-06-17T22:57:00Z">
        <w:r w:rsidDel="00E61995">
          <w:t xml:space="preserve">На контекстной диаграмме (рис. 1.3) определен функциональный блок «Отправить сообщение через систему», механизм, предписание, входные </w:t>
        </w:r>
        <w:r w:rsidDel="00D06878">
          <w:t xml:space="preserve">и </w:t>
        </w:r>
        <w:r w:rsidDel="00E61995">
          <w:t>выходные данные.</w:t>
        </w:r>
      </w:moveFrom>
    </w:p>
    <w:p w14:paraId="1AA0DCD8" w14:textId="420691EF" w:rsidR="00362C38" w:rsidDel="00E61995" w:rsidRDefault="00362C38" w:rsidP="00362C38">
      <w:pPr>
        <w:rPr>
          <w:moveFrom w:id="815" w:author="Evgeny Sukharev" w:date="2021-06-17T22:57:00Z"/>
          <w:noProof/>
          <w:lang w:eastAsia="ru-RU"/>
        </w:rPr>
      </w:pPr>
      <w:moveFrom w:id="816" w:author="Evgeny Sukharev" w:date="2021-06-17T22:57:00Z">
        <w:r w:rsidDel="00E61995">
          <w:t>На диаграмме первого уровня (рис. 1.4)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1.5) и «Инициировать отправку сообщения» (рис. 1.6)</w:t>
        </w:r>
      </w:moveFrom>
    </w:p>
    <w:moveFromRangeEnd w:id="809"/>
    <w:p w14:paraId="2844F8C7" w14:textId="0E330E7F" w:rsidR="00362C38" w:rsidDel="00E61995" w:rsidRDefault="00362C38" w:rsidP="00362C38">
      <w:pPr>
        <w:rPr>
          <w:del w:id="817" w:author="Evgeny Sukharev" w:date="2021-06-17T22:57:00Z"/>
          <w:noProof/>
          <w:lang w:eastAsia="ru-RU"/>
        </w:rPr>
      </w:pPr>
    </w:p>
    <w:p w14:paraId="7908B302" w14:textId="359E8033" w:rsidR="00362C38" w:rsidRDefault="00362C38" w:rsidP="00362C38">
      <w:pPr>
        <w:keepNext/>
        <w:ind w:firstLine="0"/>
        <w:jc w:val="center"/>
      </w:pPr>
      <w:r>
        <w:rPr>
          <w:noProof/>
          <w:lang w:eastAsia="ru-RU"/>
        </w:rPr>
        <w:drawing>
          <wp:inline distT="0" distB="0" distL="0" distR="0" wp14:anchorId="3C4A0396" wp14:editId="1BCAE515">
            <wp:extent cx="5899150" cy="4030454"/>
            <wp:effectExtent l="0" t="0" r="635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733" cy="4042467"/>
                    </a:xfrm>
                    <a:prstGeom prst="rect">
                      <a:avLst/>
                    </a:prstGeom>
                    <a:noFill/>
                    <a:ln>
                      <a:noFill/>
                    </a:ln>
                  </pic:spPr>
                </pic:pic>
              </a:graphicData>
            </a:graphic>
          </wp:inline>
        </w:drawing>
      </w:r>
    </w:p>
    <w:p w14:paraId="5DC84B93" w14:textId="7A5A5530" w:rsidR="00362C38" w:rsidDel="00EA3B8A" w:rsidRDefault="00362C38" w:rsidP="00230B21">
      <w:pPr>
        <w:pStyle w:val="affffff4"/>
        <w:rPr>
          <w:del w:id="818" w:author="Evgeny Sukharev" w:date="2021-06-18T00:34:00Z"/>
        </w:rPr>
      </w:pPr>
      <w:r>
        <w:t xml:space="preserve">Рис. </w:t>
      </w:r>
      <w:r>
        <w:rPr>
          <w:noProof/>
        </w:rPr>
        <w:t>1.3</w:t>
      </w:r>
      <w:r>
        <w:t xml:space="preserve">. Контекстная диаграмма </w:t>
      </w:r>
      <w:del w:id="819" w:author="Evgeny Sukharev" w:date="2021-06-15T01:07:00Z">
        <w:r w:rsidDel="00E10CD6">
          <w:delText xml:space="preserve">функциональной </w:delText>
        </w:r>
      </w:del>
      <w:r>
        <w:t>модели «Поиск объектов»</w:t>
      </w:r>
    </w:p>
    <w:p w14:paraId="68082197" w14:textId="77777777" w:rsidR="00362C38" w:rsidRDefault="00362C38">
      <w:pPr>
        <w:pStyle w:val="affffff4"/>
        <w:pPrChange w:id="820" w:author="Evgeny Sukharev" w:date="2021-06-18T00:34:00Z">
          <w:pPr/>
        </w:pPrChange>
      </w:pPr>
    </w:p>
    <w:p w14:paraId="1AFD79DF" w14:textId="77777777" w:rsidR="00362C38" w:rsidRDefault="00362C38">
      <w:pPr>
        <w:ind w:firstLine="0"/>
        <w:rPr>
          <w:noProof/>
          <w:lang w:eastAsia="ru-RU"/>
        </w:rPr>
        <w:pPrChange w:id="821" w:author="Evgeny Sukharev" w:date="2021-06-18T00:34:00Z">
          <w:pPr/>
        </w:pPrChange>
      </w:pPr>
    </w:p>
    <w:p w14:paraId="09391597" w14:textId="24AB9F7B" w:rsidR="00362C38" w:rsidRDefault="00362C38" w:rsidP="00362C38">
      <w:pPr>
        <w:keepNext/>
        <w:ind w:firstLine="0"/>
        <w:jc w:val="center"/>
      </w:pPr>
      <w:r>
        <w:rPr>
          <w:noProof/>
          <w:lang w:eastAsia="ru-RU"/>
        </w:rPr>
        <w:drawing>
          <wp:inline distT="0" distB="0" distL="0" distR="0" wp14:anchorId="7E787046" wp14:editId="373A997A">
            <wp:extent cx="5884828" cy="4040505"/>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4640" cy="4047242"/>
                    </a:xfrm>
                    <a:prstGeom prst="rect">
                      <a:avLst/>
                    </a:prstGeom>
                    <a:noFill/>
                    <a:ln>
                      <a:noFill/>
                    </a:ln>
                  </pic:spPr>
                </pic:pic>
              </a:graphicData>
            </a:graphic>
          </wp:inline>
        </w:drawing>
      </w:r>
    </w:p>
    <w:p w14:paraId="6DFDF075" w14:textId="77777777" w:rsidR="00362C38" w:rsidRDefault="00362C38" w:rsidP="005F0EFC">
      <w:pPr>
        <w:pStyle w:val="affffff4"/>
      </w:pPr>
      <w:r>
        <w:t xml:space="preserve">Рис. </w:t>
      </w:r>
      <w:r>
        <w:rPr>
          <w:noProof/>
        </w:rPr>
        <w:t>1.4</w:t>
      </w:r>
      <w:r>
        <w:t>. Диаграмма первого уровня функциональной модели</w:t>
      </w:r>
    </w:p>
    <w:p w14:paraId="41FEB7F5" w14:textId="3DBF9B73" w:rsidR="00362C38" w:rsidRDefault="00362C38" w:rsidP="00362C38">
      <w:pPr>
        <w:keepNext/>
        <w:ind w:firstLine="0"/>
        <w:jc w:val="center"/>
      </w:pPr>
      <w:r>
        <w:rPr>
          <w:noProof/>
          <w:lang w:eastAsia="ru-RU"/>
        </w:rPr>
        <w:lastRenderedPageBreak/>
        <w:drawing>
          <wp:inline distT="0" distB="0" distL="0" distR="0" wp14:anchorId="6D782503" wp14:editId="574BE317">
            <wp:extent cx="5829576" cy="3976577"/>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407" cy="3977826"/>
                    </a:xfrm>
                    <a:prstGeom prst="rect">
                      <a:avLst/>
                    </a:prstGeom>
                    <a:noFill/>
                    <a:ln>
                      <a:noFill/>
                    </a:ln>
                  </pic:spPr>
                </pic:pic>
              </a:graphicData>
            </a:graphic>
          </wp:inline>
        </w:drawing>
      </w:r>
    </w:p>
    <w:p w14:paraId="63E40ACB" w14:textId="5E0431AA" w:rsidR="00362C38" w:rsidRDefault="00362C38" w:rsidP="00230B21">
      <w:pPr>
        <w:pStyle w:val="affffff4"/>
      </w:pPr>
      <w:r>
        <w:t xml:space="preserve">Рис. </w:t>
      </w:r>
      <w:r>
        <w:rPr>
          <w:noProof/>
        </w:rPr>
        <w:t>1.5</w:t>
      </w:r>
      <w:r>
        <w:t xml:space="preserve">. </w:t>
      </w:r>
      <w:del w:id="822" w:author="Evgeny Sukharev" w:date="2021-06-15T01:07:00Z">
        <w:r w:rsidDel="00E10CD6">
          <w:rPr>
            <w:noProof/>
          </w:rPr>
          <w:delText>Диаграмма второго уровня для блока</w:delText>
        </w:r>
      </w:del>
      <w:ins w:id="823" w:author="Evgeny Sukharev" w:date="2021-06-15T01:07:00Z">
        <w:r w:rsidR="00E10CD6">
          <w:rPr>
            <w:noProof/>
          </w:rPr>
          <w:t xml:space="preserve">Процесс </w:t>
        </w:r>
      </w:ins>
      <w:r>
        <w:rPr>
          <w:noProof/>
        </w:rPr>
        <w:t xml:space="preserve"> «Сформировать письмо»</w:t>
      </w:r>
    </w:p>
    <w:p w14:paraId="3E7EF0F4" w14:textId="77777777" w:rsidR="00362C38" w:rsidRDefault="00362C38" w:rsidP="00362C38">
      <w:pPr>
        <w:rPr>
          <w:noProof/>
          <w:lang w:eastAsia="ru-RU"/>
        </w:rPr>
      </w:pPr>
    </w:p>
    <w:p w14:paraId="26EE8700" w14:textId="16CEE455" w:rsidR="00362C38" w:rsidRDefault="00362C38" w:rsidP="00362C38">
      <w:pPr>
        <w:keepNext/>
        <w:ind w:firstLine="0"/>
        <w:jc w:val="center"/>
      </w:pPr>
      <w:r>
        <w:rPr>
          <w:noProof/>
          <w:lang w:eastAsia="ru-RU"/>
        </w:rPr>
        <w:drawing>
          <wp:inline distT="0" distB="0" distL="0" distR="0" wp14:anchorId="3530E066" wp14:editId="5DD3862A">
            <wp:extent cx="5795645" cy="39535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5645" cy="3953510"/>
                    </a:xfrm>
                    <a:prstGeom prst="rect">
                      <a:avLst/>
                    </a:prstGeom>
                    <a:noFill/>
                    <a:ln>
                      <a:noFill/>
                    </a:ln>
                  </pic:spPr>
                </pic:pic>
              </a:graphicData>
            </a:graphic>
          </wp:inline>
        </w:drawing>
      </w:r>
    </w:p>
    <w:p w14:paraId="27BDD3FB" w14:textId="2FA5E7E3" w:rsidR="00362C38" w:rsidRDefault="00362C38" w:rsidP="00230B21">
      <w:pPr>
        <w:pStyle w:val="affffff4"/>
        <w:rPr>
          <w:noProof/>
        </w:rPr>
      </w:pPr>
      <w:r>
        <w:t xml:space="preserve">Рис. </w:t>
      </w:r>
      <w:r>
        <w:rPr>
          <w:noProof/>
        </w:rPr>
        <w:t xml:space="preserve">1.6. </w:t>
      </w:r>
      <w:del w:id="824" w:author="Evgeny Sukharev" w:date="2021-06-15T01:07:00Z">
        <w:r w:rsidDel="00E10CD6">
          <w:rPr>
            <w:noProof/>
          </w:rPr>
          <w:delText>Диаграмма второго уровня для блока</w:delText>
        </w:r>
      </w:del>
      <w:ins w:id="825" w:author="Evgeny Sukharev" w:date="2021-06-15T01:07:00Z">
        <w:r w:rsidR="00E10CD6">
          <w:rPr>
            <w:noProof/>
          </w:rPr>
          <w:t xml:space="preserve">Процесс </w:t>
        </w:r>
      </w:ins>
      <w:r>
        <w:rPr>
          <w:noProof/>
        </w:rPr>
        <w:t xml:space="preserve"> «Инициировать отправку сообщения»</w:t>
      </w:r>
    </w:p>
    <w:p w14:paraId="387A1AE0" w14:textId="1B2F20A8" w:rsidR="00362C38" w:rsidRDefault="00362C38" w:rsidP="00E87833">
      <w:pPr>
        <w:pStyle w:val="2"/>
        <w:numPr>
          <w:ilvl w:val="1"/>
          <w:numId w:val="12"/>
        </w:numPr>
        <w:rPr>
          <w:lang w:val="en-US"/>
        </w:rPr>
      </w:pPr>
      <w:bookmarkStart w:id="826" w:name="_Toc73469541"/>
      <w:bookmarkStart w:id="827" w:name="_Toc68534531"/>
      <w:bookmarkStart w:id="828" w:name="_Toc73879650"/>
      <w:del w:id="829" w:author="Evgeny Sukharev" w:date="2021-06-15T01:02:00Z">
        <w:r w:rsidDel="00E10CD6">
          <w:rPr>
            <w:lang w:val="en-US"/>
          </w:rPr>
          <w:lastRenderedPageBreak/>
          <w:delText>BPMN</w:delText>
        </w:r>
      </w:del>
      <w:bookmarkStart w:id="830" w:name="_Toc74867042"/>
      <w:bookmarkEnd w:id="826"/>
      <w:bookmarkEnd w:id="827"/>
      <w:bookmarkEnd w:id="828"/>
      <w:ins w:id="831" w:author="Evgeny Sukharev" w:date="2021-06-15T01:02:00Z">
        <w:r w:rsidR="00E10CD6">
          <w:t>Модель бизнес-процесса отправки</w:t>
        </w:r>
      </w:ins>
      <w:ins w:id="832" w:author="Evgeny Sukharev" w:date="2021-06-15T01:03:00Z">
        <w:r w:rsidR="00E10CD6">
          <w:t xml:space="preserve"> сообщения</w:t>
        </w:r>
      </w:ins>
      <w:bookmarkEnd w:id="830"/>
    </w:p>
    <w:p w14:paraId="42CD2E2D" w14:textId="07E6AE3A" w:rsidR="00362C38" w:rsidRDefault="00362C38" w:rsidP="00EA1425">
      <w:r>
        <w:t>В качестве бизнес-процесса был рассмотрен процесс отправки сообщения.</w:t>
      </w:r>
      <w:r w:rsidR="00EA1425">
        <w:t xml:space="preserve"> </w:t>
      </w:r>
      <w:del w:id="833" w:author="Evgeny Sukharev" w:date="2021-06-15T16:55:00Z">
        <w:r w:rsidDel="00D06878">
          <w:delText xml:space="preserve">В </w:delText>
        </w:r>
      </w:del>
      <w:ins w:id="834" w:author="Evgeny Sukharev" w:date="2021-06-15T16:55:00Z">
        <w:r w:rsidR="00D06878">
          <w:t>В </w:t>
        </w:r>
      </w:ins>
      <w:r>
        <w:t>данном процессе участвуют четыре исполнителя:</w:t>
      </w:r>
    </w:p>
    <w:p w14:paraId="54715933" w14:textId="5276C2F9" w:rsidR="00362C38" w:rsidRDefault="00362C38" w:rsidP="00E87833">
      <w:pPr>
        <w:pStyle w:val="a0"/>
        <w:numPr>
          <w:ilvl w:val="0"/>
          <w:numId w:val="19"/>
        </w:numPr>
      </w:pPr>
      <w:r>
        <w:t>пользователь как инициатор процесса;</w:t>
      </w:r>
    </w:p>
    <w:p w14:paraId="1B77E61A" w14:textId="4560F968" w:rsidR="00362C38" w:rsidRDefault="00362C38" w:rsidP="00E87833">
      <w:pPr>
        <w:pStyle w:val="a0"/>
        <w:numPr>
          <w:ilvl w:val="0"/>
          <w:numId w:val="19"/>
        </w:numPr>
      </w:pPr>
      <w:r>
        <w:t xml:space="preserve">клиентская часть, обрабатывающая введенные пользователем данные </w:t>
      </w:r>
      <w:del w:id="835" w:author="Evgeny Sukharev" w:date="2021-06-15T16:55:00Z">
        <w:r w:rsidDel="00D06878">
          <w:delText xml:space="preserve">и </w:delText>
        </w:r>
      </w:del>
      <w:ins w:id="836" w:author="Evgeny Sukharev" w:date="2021-06-15T16:55:00Z">
        <w:r w:rsidR="00D06878">
          <w:t>и </w:t>
        </w:r>
      </w:ins>
      <w:r>
        <w:t>отправляющая запрос на сервер;</w:t>
      </w:r>
    </w:p>
    <w:p w14:paraId="61C32E7D" w14:textId="77777777" w:rsidR="00362C38" w:rsidRDefault="00362C38" w:rsidP="00E87833">
      <w:pPr>
        <w:pStyle w:val="a0"/>
        <w:numPr>
          <w:ilvl w:val="0"/>
          <w:numId w:val="19"/>
        </w:numPr>
      </w:pPr>
      <w:r>
        <w:t>серверная часть принимает запрос от клиентской части, формирует письмо, заносит его в базу данных и отправляет письмо в очередь;</w:t>
      </w:r>
    </w:p>
    <w:p w14:paraId="17DB5059" w14:textId="77777777" w:rsidR="00362C38" w:rsidRDefault="00362C38" w:rsidP="00E87833">
      <w:pPr>
        <w:pStyle w:val="a0"/>
        <w:numPr>
          <w:ilvl w:val="0"/>
          <w:numId w:val="19"/>
        </w:numPr>
      </w:pPr>
      <w:r>
        <w:t>сторонние сервисы доставки.</w:t>
      </w:r>
    </w:p>
    <w:p w14:paraId="53A61F20" w14:textId="039C5546" w:rsidR="00362C38" w:rsidRDefault="00362C38" w:rsidP="00362C38">
      <w:r>
        <w:t xml:space="preserve">Клиентская часть обрабатывает введенные пользователем данные </w:t>
      </w:r>
      <w:del w:id="837" w:author="Evgeny Sukharev" w:date="2021-06-15T16:55:00Z">
        <w:r w:rsidDel="00D06878">
          <w:delText xml:space="preserve">и </w:delText>
        </w:r>
      </w:del>
      <w:ins w:id="838" w:author="Evgeny Sukharev" w:date="2021-06-15T16:55:00Z">
        <w:r w:rsidR="00D06878">
          <w:t>и </w:t>
        </w:r>
      </w:ins>
      <w:r>
        <w:t xml:space="preserve">отправляет запрос на сервер. Также клиентская часть получает ответ от сервера </w:t>
      </w:r>
      <w:del w:id="839" w:author="Evgeny Sukharev" w:date="2021-06-15T16:55:00Z">
        <w:r w:rsidDel="00D06878">
          <w:delText xml:space="preserve">и </w:delText>
        </w:r>
      </w:del>
      <w:ins w:id="840" w:author="Evgeny Sukharev" w:date="2021-06-15T16:55:00Z">
        <w:r w:rsidR="00D06878">
          <w:t>и </w:t>
        </w:r>
      </w:ins>
      <w:r>
        <w:t>представляет пользователю обратную связь в удобном виде.</w:t>
      </w:r>
    </w:p>
    <w:p w14:paraId="270502B1" w14:textId="77777777" w:rsidR="00362C38" w:rsidRDefault="00362C38" w:rsidP="00362C38">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64501A4" w14:textId="77777777" w:rsidR="00362C38" w:rsidRDefault="00362C38" w:rsidP="00362C38">
      <w:r>
        <w:t>При получении неудовлетворительного ответа предпринимается попытка заново отправить письмо, но посредством других доступных сервисов доставки.</w:t>
      </w:r>
    </w:p>
    <w:p w14:paraId="205CB30B" w14:textId="05EDC9A9" w:rsidR="00362C38" w:rsidRDefault="00362C38" w:rsidP="00362C38">
      <w:pPr>
        <w:rPr>
          <w:ins w:id="841" w:author="Evgeny Sukharev" w:date="2021-06-18T15:19:00Z"/>
        </w:rPr>
      </w:pPr>
      <w:r>
        <w:t>Фрагменты модели бизнес-процесса представлены на рис. 1.7-1.8.</w:t>
      </w:r>
    </w:p>
    <w:p w14:paraId="5F414027" w14:textId="77777777" w:rsidR="00A13D0E" w:rsidRDefault="00A13D0E" w:rsidP="00A13D0E">
      <w:pPr>
        <w:pStyle w:val="2"/>
        <w:numPr>
          <w:ilvl w:val="1"/>
          <w:numId w:val="12"/>
        </w:numPr>
        <w:rPr>
          <w:moveTo w:id="842" w:author="Evgeny Sukharev" w:date="2021-06-18T15:19:00Z"/>
        </w:rPr>
      </w:pPr>
      <w:moveToRangeStart w:id="843" w:author="Evgeny Sukharev" w:date="2021-06-18T15:19:00Z" w:name="move74921987"/>
      <w:moveTo w:id="844" w:author="Evgeny Sukharev" w:date="2021-06-18T15:19:00Z">
        <w:r>
          <w:t>Выводы</w:t>
        </w:r>
      </w:moveTo>
    </w:p>
    <w:p w14:paraId="65470EA1" w14:textId="77777777" w:rsidR="00A13D0E" w:rsidRPr="00EA1425" w:rsidRDefault="00A13D0E" w:rsidP="00A13D0E">
      <w:pPr>
        <w:rPr>
          <w:moveTo w:id="845" w:author="Evgeny Sukharev" w:date="2021-06-18T15:19:00Z"/>
        </w:rPr>
      </w:pPr>
      <w:moveTo w:id="846" w:author="Evgeny Sukharev" w:date="2021-06-18T15:19:00Z">
        <w:r>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Pr>
            <w:lang w:val="en-US"/>
          </w:rPr>
          <w:t>IDEF</w:t>
        </w:r>
        <w:r w:rsidRPr="00EA1425">
          <w:t>0-</w:t>
        </w:r>
        <w:r>
          <w:t xml:space="preserve">диаграмма и </w:t>
        </w:r>
        <w:r>
          <w:rPr>
            <w:lang w:val="en-US"/>
          </w:rPr>
          <w:t>BPMN</w:t>
        </w:r>
        <w:r w:rsidRPr="00EA1425">
          <w:t>.</w:t>
        </w:r>
      </w:moveTo>
    </w:p>
    <w:moveToRangeEnd w:id="843"/>
    <w:p w14:paraId="7DB34FBC" w14:textId="77777777" w:rsidR="00A13D0E" w:rsidRDefault="00A13D0E" w:rsidP="00A13D0E">
      <w:pPr>
        <w:rPr>
          <w:ins w:id="847" w:author="Evgeny Sukharev" w:date="2021-06-18T15:19:00Z"/>
        </w:rPr>
      </w:pPr>
      <w:commentRangeStart w:id="848"/>
      <w:ins w:id="849" w:author="Evgeny Sukharev" w:date="2021-06-18T15:19:00Z">
        <w:r>
          <w:rPr>
            <w:b/>
          </w:rPr>
          <w:t>Тема</w:t>
        </w:r>
        <w:commentRangeEnd w:id="848"/>
        <w:r>
          <w:rPr>
            <w:rStyle w:val="af1"/>
          </w:rPr>
          <w:commentReference w:id="848"/>
        </w:r>
        <w:r>
          <w:rPr>
            <w:b/>
          </w:rPr>
          <w:t xml:space="preserve"> работы</w:t>
        </w:r>
        <w:r>
          <w:t>: «П</w:t>
        </w:r>
        <w:r w:rsidRPr="005258C7">
          <w: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t>
        </w:r>
        <w:r>
          <w:t>».</w:t>
        </w:r>
      </w:ins>
    </w:p>
    <w:p w14:paraId="0E5E171D" w14:textId="77777777" w:rsidR="00A13D0E" w:rsidRDefault="00A13D0E" w:rsidP="00362C38"/>
    <w:p w14:paraId="1F4D64E5" w14:textId="0080FB2D" w:rsidR="00362C38" w:rsidRDefault="00A27AF6" w:rsidP="00362C38">
      <w:pPr>
        <w:ind w:firstLine="0"/>
        <w:jc w:val="center"/>
      </w:pPr>
      <w:r w:rsidRPr="00A27AF6">
        <w:rPr>
          <w:noProof/>
          <w:lang w:eastAsia="ru-RU"/>
        </w:rPr>
        <w:lastRenderedPageBreak/>
        <w:drawing>
          <wp:inline distT="0" distB="0" distL="0" distR="0" wp14:anchorId="6F30968E" wp14:editId="38CF478F">
            <wp:extent cx="5748535" cy="40767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535" cy="4076700"/>
                    </a:xfrm>
                    <a:prstGeom prst="rect">
                      <a:avLst/>
                    </a:prstGeom>
                  </pic:spPr>
                </pic:pic>
              </a:graphicData>
            </a:graphic>
          </wp:inline>
        </w:drawing>
      </w:r>
    </w:p>
    <w:p w14:paraId="40712F5C" w14:textId="6E362209" w:rsidR="004A6E33" w:rsidRDefault="00362C38" w:rsidP="005F0EFC">
      <w:pPr>
        <w:pStyle w:val="affffff4"/>
      </w:pPr>
      <w:r>
        <w:t>Рис. 1.7. Фрагмент д</w:t>
      </w:r>
      <w:r w:rsidR="005F0EFC">
        <w:t>иаграммы модели бизнес-процесса</w:t>
      </w:r>
    </w:p>
    <w:p w14:paraId="4B50086D" w14:textId="3237BB9C" w:rsidR="00362C38" w:rsidRDefault="00A27AF6" w:rsidP="00362C38">
      <w:pPr>
        <w:ind w:firstLine="0"/>
        <w:jc w:val="center"/>
      </w:pPr>
      <w:r w:rsidRPr="00A27AF6">
        <w:rPr>
          <w:noProof/>
          <w:lang w:eastAsia="ru-RU"/>
        </w:rPr>
        <w:drawing>
          <wp:inline distT="0" distB="0" distL="0" distR="0" wp14:anchorId="1F252637" wp14:editId="78687B5D">
            <wp:extent cx="5752214" cy="350993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214" cy="3509936"/>
                    </a:xfrm>
                    <a:prstGeom prst="rect">
                      <a:avLst/>
                    </a:prstGeom>
                  </pic:spPr>
                </pic:pic>
              </a:graphicData>
            </a:graphic>
          </wp:inline>
        </w:drawing>
      </w:r>
    </w:p>
    <w:p w14:paraId="586021ED" w14:textId="77777777" w:rsidR="00362C38" w:rsidRDefault="00362C38" w:rsidP="00230B21">
      <w:pPr>
        <w:pStyle w:val="affffff4"/>
      </w:pPr>
      <w:r>
        <w:t>Рис. 1.8. Фрагмент диаграммы модели бизнес-процесса</w:t>
      </w:r>
    </w:p>
    <w:p w14:paraId="7B026340" w14:textId="105D3480" w:rsidR="00362C38" w:rsidDel="00A13D0E" w:rsidRDefault="00362C38" w:rsidP="00E87833">
      <w:pPr>
        <w:pStyle w:val="2"/>
        <w:numPr>
          <w:ilvl w:val="1"/>
          <w:numId w:val="12"/>
        </w:numPr>
        <w:rPr>
          <w:moveFrom w:id="850" w:author="Evgeny Sukharev" w:date="2021-06-18T15:19:00Z"/>
        </w:rPr>
      </w:pPr>
      <w:bookmarkStart w:id="851" w:name="_Toc73469542"/>
      <w:bookmarkStart w:id="852" w:name="_Toc68534502"/>
      <w:bookmarkStart w:id="853" w:name="_Toc73879651"/>
      <w:bookmarkStart w:id="854" w:name="_Toc74867043"/>
      <w:moveFromRangeStart w:id="855" w:author="Evgeny Sukharev" w:date="2021-06-18T15:19:00Z" w:name="move74921987"/>
      <w:moveFrom w:id="856" w:author="Evgeny Sukharev" w:date="2021-06-18T15:19:00Z">
        <w:r w:rsidDel="00A13D0E">
          <w:t>Выводы</w:t>
        </w:r>
        <w:bookmarkEnd w:id="851"/>
        <w:bookmarkEnd w:id="852"/>
        <w:bookmarkEnd w:id="853"/>
        <w:bookmarkEnd w:id="854"/>
      </w:moveFrom>
    </w:p>
    <w:p w14:paraId="226D8B27" w14:textId="3669D922" w:rsidR="00EA1425" w:rsidRPr="00EA1425" w:rsidDel="00A13D0E" w:rsidRDefault="00EA1425" w:rsidP="00EA1425">
      <w:pPr>
        <w:rPr>
          <w:moveFrom w:id="857" w:author="Evgeny Sukharev" w:date="2021-06-18T15:19:00Z"/>
        </w:rPr>
      </w:pPr>
      <w:moveFrom w:id="858" w:author="Evgeny Sukharev" w:date="2021-06-18T15:19:00Z">
        <w:r w:rsidDel="00A13D0E">
          <w:t xml:space="preserve">В результате проведенного анализа была изучена предметная область (процесс отправки электронных сообщений), проведено сравнение и выявлены ключевые недостатки существующих программ-аналогов, описаны варианты использования программного комплекса, разработаны </w:t>
        </w:r>
        <w:r w:rsidDel="00A13D0E">
          <w:rPr>
            <w:lang w:val="en-US"/>
          </w:rPr>
          <w:t>IDEF</w:t>
        </w:r>
        <w:r w:rsidRPr="00EA1425" w:rsidDel="00A13D0E">
          <w:t>0-</w:t>
        </w:r>
        <w:r w:rsidDel="00A13D0E">
          <w:t xml:space="preserve">диаграмма и </w:t>
        </w:r>
        <w:r w:rsidDel="00A13D0E">
          <w:rPr>
            <w:lang w:val="en-US"/>
          </w:rPr>
          <w:t>BPMN</w:t>
        </w:r>
        <w:r w:rsidRPr="00EA1425" w:rsidDel="00A13D0E">
          <w:t>.</w:t>
        </w:r>
      </w:moveFrom>
    </w:p>
    <w:moveFromRangeEnd w:id="855"/>
    <w:p w14:paraId="25A68C82" w14:textId="28F200A6" w:rsidR="00362C38" w:rsidDel="00A13D0E" w:rsidRDefault="00362C38" w:rsidP="00362C38">
      <w:pPr>
        <w:rPr>
          <w:del w:id="859" w:author="Evgeny Sukharev" w:date="2021-06-18T15:19:00Z"/>
        </w:rPr>
      </w:pPr>
      <w:commentRangeStart w:id="860"/>
      <w:del w:id="861" w:author="Evgeny Sukharev" w:date="2021-06-18T15:19:00Z">
        <w:r w:rsidDel="00A13D0E">
          <w:rPr>
            <w:b/>
          </w:rPr>
          <w:delText>Тема</w:delText>
        </w:r>
        <w:commentRangeEnd w:id="860"/>
        <w:r w:rsidR="00DB1FD9" w:rsidDel="00A13D0E">
          <w:rPr>
            <w:rStyle w:val="af1"/>
          </w:rPr>
          <w:commentReference w:id="860"/>
        </w:r>
        <w:r w:rsidDel="00A13D0E">
          <w:rPr>
            <w:b/>
          </w:rPr>
          <w:delText xml:space="preserve"> работы</w:delText>
        </w:r>
        <w:r w:rsidDel="00A13D0E">
          <w:delText>: «</w:delText>
        </w:r>
        <w:r w:rsidR="005258C7" w:rsidDel="00A13D0E">
          <w:delText>П</w:delText>
        </w:r>
        <w:r w:rsidR="005258C7" w:rsidRPr="005258C7" w:rsidDel="00A13D0E">
          <w:delText>роектирование программного комплекса управления надежной отправкой электронных писем с реализацией основного механизма рассылки и пользовательского интерфейса</w:delText>
        </w:r>
        <w:r w:rsidDel="00A13D0E">
          <w:delText>».</w:delText>
        </w:r>
      </w:del>
    </w:p>
    <w:p w14:paraId="362E28AB" w14:textId="16F637CD" w:rsidR="00362C38" w:rsidRDefault="00362C38" w:rsidP="00362C38">
      <w:pPr>
        <w:ind w:firstLine="708"/>
        <w:rPr>
          <w:szCs w:val="28"/>
        </w:rPr>
      </w:pPr>
      <w:r>
        <w:rPr>
          <w:szCs w:val="28"/>
        </w:rPr>
        <w:t xml:space="preserve">Так как все рассмотренные программы-аналоги не предоставляют требуемый уровень надежности доставки сообщений, можно сделать вывод о необходимости </w:t>
      </w:r>
      <w:r>
        <w:rPr>
          <w:szCs w:val="28"/>
        </w:rPr>
        <w:lastRenderedPageBreak/>
        <w:t>разработки программного продукта, который должен решать все поставленные задачи.</w:t>
      </w:r>
    </w:p>
    <w:p w14:paraId="23DAE87D" w14:textId="474643B9" w:rsidR="00362C38" w:rsidRDefault="00362C38" w:rsidP="00362C38">
      <w:r>
        <w:rPr>
          <w:b/>
        </w:rPr>
        <w:t xml:space="preserve">Целью </w:t>
      </w:r>
      <w:r w:rsidR="007E607E">
        <w:rPr>
          <w:b/>
        </w:rPr>
        <w:t>дипломной</w:t>
      </w:r>
      <w:r>
        <w:rPr>
          <w:b/>
        </w:rPr>
        <w:t xml:space="preserve">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2015C37A" w14:textId="77777777" w:rsidR="00362C38" w:rsidRDefault="00362C38" w:rsidP="00362C38">
      <w:r>
        <w:t xml:space="preserve">Поставленная цель достигается путем решения следующих основных </w:t>
      </w:r>
      <w:r>
        <w:rPr>
          <w:b/>
        </w:rPr>
        <w:t>задач</w:t>
      </w:r>
      <w:r>
        <w:t>:</w:t>
      </w:r>
    </w:p>
    <w:p w14:paraId="7DF8DE68" w14:textId="640FEF7F" w:rsidR="00362C38" w:rsidRPr="005A5E69" w:rsidRDefault="00362C38" w:rsidP="00E87833">
      <w:pPr>
        <w:pStyle w:val="a0"/>
        <w:numPr>
          <w:ilvl w:val="0"/>
          <w:numId w:val="20"/>
        </w:numPr>
      </w:pPr>
      <w:r w:rsidRPr="005A5E69">
        <w:t>анализ процесса отправки электронного письма;</w:t>
      </w:r>
    </w:p>
    <w:p w14:paraId="4F7939BC" w14:textId="1A5ED2CB" w:rsidR="00362C38" w:rsidRPr="005A5E69" w:rsidRDefault="00362C38" w:rsidP="00E87833">
      <w:pPr>
        <w:pStyle w:val="a0"/>
        <w:numPr>
          <w:ilvl w:val="0"/>
          <w:numId w:val="20"/>
        </w:numPr>
      </w:pPr>
      <w:r w:rsidRPr="005A5E69">
        <w:t>сравнительный анализ уже имеющихся систем и платформ для обучения;</w:t>
      </w:r>
    </w:p>
    <w:p w14:paraId="78A8C82C" w14:textId="77777777" w:rsidR="00362C38" w:rsidRPr="005A5E69" w:rsidRDefault="00362C38" w:rsidP="00E87833">
      <w:pPr>
        <w:pStyle w:val="a0"/>
        <w:numPr>
          <w:ilvl w:val="0"/>
          <w:numId w:val="20"/>
        </w:numPr>
      </w:pPr>
      <w:r w:rsidRPr="005A5E69">
        <w:t>разработка и анализ требований;</w:t>
      </w:r>
    </w:p>
    <w:p w14:paraId="7E1428E1" w14:textId="77777777" w:rsidR="00362C38" w:rsidRPr="005A5E69" w:rsidRDefault="00362C38" w:rsidP="00E87833">
      <w:pPr>
        <w:pStyle w:val="a0"/>
        <w:numPr>
          <w:ilvl w:val="0"/>
          <w:numId w:val="20"/>
        </w:numPr>
      </w:pPr>
      <w:r w:rsidRPr="005A5E69">
        <w:t>проектирование программного комплекса;</w:t>
      </w:r>
    </w:p>
    <w:p w14:paraId="66714B54" w14:textId="77777777" w:rsidR="00362C38" w:rsidRPr="005A5E69" w:rsidRDefault="00362C38" w:rsidP="00E87833">
      <w:pPr>
        <w:pStyle w:val="a0"/>
        <w:numPr>
          <w:ilvl w:val="0"/>
          <w:numId w:val="20"/>
        </w:numPr>
      </w:pPr>
      <w:r w:rsidRPr="005A5E69">
        <w:t>программная реализация базы данных, API, серверной части, WEB-интерфейса;</w:t>
      </w:r>
    </w:p>
    <w:p w14:paraId="2363BEA4" w14:textId="29DF11BF" w:rsidR="00362C38" w:rsidRPr="005A5E69" w:rsidRDefault="00362C38" w:rsidP="00E87833">
      <w:pPr>
        <w:pStyle w:val="a0"/>
        <w:numPr>
          <w:ilvl w:val="0"/>
          <w:numId w:val="20"/>
        </w:numPr>
      </w:pPr>
      <w:r w:rsidRPr="005A5E69">
        <w:t>тестирование</w:t>
      </w:r>
      <w:ins w:id="862" w:author="Evgeny Sukharev" w:date="2021-06-17T21:56:00Z">
        <w:r w:rsidR="00DD3157">
          <w:t xml:space="preserve"> и отладка</w:t>
        </w:r>
      </w:ins>
      <w:r w:rsidRPr="005A5E69">
        <w:t xml:space="preserve"> разработанного программного комплекса;</w:t>
      </w:r>
    </w:p>
    <w:p w14:paraId="44956D59" w14:textId="77777777" w:rsidR="00362C38" w:rsidRPr="005A5E69" w:rsidRDefault="00362C38" w:rsidP="00E87833">
      <w:pPr>
        <w:pStyle w:val="a0"/>
        <w:numPr>
          <w:ilvl w:val="0"/>
          <w:numId w:val="20"/>
        </w:numPr>
      </w:pPr>
      <w:r w:rsidRPr="005A5E69">
        <w:t xml:space="preserve">внедрение в существующую информационную систему. </w:t>
      </w:r>
    </w:p>
    <w:p w14:paraId="3390CC05" w14:textId="657772F0" w:rsidR="00362C38" w:rsidRDefault="00362C38" w:rsidP="00362C38">
      <w:r w:rsidRPr="005F0EFC">
        <w:rPr>
          <w:b/>
        </w:rPr>
        <w:t>Объектом исследования</w:t>
      </w:r>
      <w:r>
        <w:t xml:space="preserve"> является процесс </w:t>
      </w:r>
      <w:r w:rsidR="001E30B0">
        <w:t>отправки</w:t>
      </w:r>
      <w:r>
        <w:t xml:space="preserve"> сообщений.</w:t>
      </w:r>
    </w:p>
    <w:p w14:paraId="5B951746" w14:textId="464D85D6" w:rsidR="00362C38" w:rsidRDefault="00362C38" w:rsidP="00362C38">
      <w:r w:rsidRPr="005F0EFC">
        <w:rPr>
          <w:b/>
        </w:rPr>
        <w:t>Предметом исследования</w:t>
      </w:r>
      <w:r>
        <w:t xml:space="preserve"> в </w:t>
      </w:r>
      <w:r w:rsidR="005F0EFC">
        <w:t>дипломной</w:t>
      </w:r>
      <w:r>
        <w:t xml:space="preserve"> работе являются методы и средства улучшения надежности и контроля рассылки электронных сообщений.</w:t>
      </w:r>
    </w:p>
    <w:p w14:paraId="6EBCADC8" w14:textId="77777777" w:rsidR="002C3AE6" w:rsidRDefault="002C3AE6" w:rsidP="004A0142">
      <w:pPr>
        <w:pStyle w:val="1"/>
      </w:pPr>
      <w:bookmarkStart w:id="863" w:name="_Toc74867044"/>
      <w:r>
        <w:lastRenderedPageBreak/>
        <w:t>ТЕХНИЧЕСКОЕ ЗАДАНИЕ</w:t>
      </w:r>
      <w:bookmarkEnd w:id="863"/>
    </w:p>
    <w:p w14:paraId="5763CF63" w14:textId="40B3915F" w:rsidR="00537C13" w:rsidRDefault="00537C13" w:rsidP="00537C13">
      <w:r w:rsidRPr="002F779F">
        <w:t>Наименование программы: «</w:t>
      </w:r>
      <w:r w:rsidR="00EA1425">
        <w:t>Программный</w:t>
      </w:r>
      <w:r w:rsidR="00EA1425" w:rsidRPr="00EA1425">
        <w:t xml:space="preserve"> комплекс управления надежной отправкой электронных писем</w:t>
      </w:r>
      <w:r w:rsidRPr="002F779F">
        <w:t>».</w:t>
      </w:r>
    </w:p>
    <w:p w14:paraId="2B17DB03" w14:textId="77777777" w:rsidR="00537C13" w:rsidRDefault="00537C13" w:rsidP="002F779F">
      <w:pPr>
        <w:pStyle w:val="2"/>
      </w:pPr>
      <w:bookmarkStart w:id="864" w:name="_Toc73879652"/>
      <w:bookmarkStart w:id="865" w:name="_Toc74867045"/>
      <w:r w:rsidRPr="002F779F">
        <w:t>Основание</w:t>
      </w:r>
      <w:r>
        <w:t xml:space="preserve"> для разработки</w:t>
      </w:r>
      <w:bookmarkEnd w:id="864"/>
      <w:bookmarkEnd w:id="865"/>
    </w:p>
    <w:p w14:paraId="4D39D7F5" w14:textId="75628AC8" w:rsidR="00537C13" w:rsidRPr="00F54AAA" w:rsidRDefault="00222AFF" w:rsidP="00222AFF">
      <w:pPr>
        <w:pStyle w:val="aff0"/>
        <w:rPr>
          <w:sz w:val="32"/>
        </w:rPr>
      </w:pPr>
      <w:r w:rsidRPr="00222AFF">
        <w:t xml:space="preserve">Основанием для разработки подсистемы управления надежностью отправки электронных писем является задание на дипломную работу, выданное </w:t>
      </w:r>
      <w:r w:rsidR="007E607E">
        <w:t xml:space="preserve">доцентом Трубаковым А.О, а также заявка на </w:t>
      </w:r>
      <w:r w:rsidR="005F0EFC">
        <w:t>разработку</w:t>
      </w:r>
      <w:ins w:id="866" w:author="Evgeny Sukharev" w:date="2021-06-14T19:58:00Z">
        <w:r w:rsidR="0073316E">
          <w:t xml:space="preserve"> от компании ООО «Максимум Веб»</w:t>
        </w:r>
      </w:ins>
      <w:r w:rsidR="006F4A6B">
        <w:t>, представленная в прилож. Г на рис.</w:t>
      </w:r>
      <w:ins w:id="867" w:author="Evgeny Sukharev" w:date="2021-06-14T19:44:00Z">
        <w:r w:rsidR="00066D02">
          <w:t> </w:t>
        </w:r>
      </w:ins>
      <w:del w:id="868" w:author="Evgeny Sukharev" w:date="2021-06-14T19:44:00Z">
        <w:r w:rsidR="006F4A6B" w:rsidDel="00066D02">
          <w:delText xml:space="preserve"> </w:delText>
        </w:r>
      </w:del>
      <w:r w:rsidR="006F4A6B">
        <w:t>Г.1.</w:t>
      </w:r>
    </w:p>
    <w:p w14:paraId="3F1EB1FD" w14:textId="77777777" w:rsidR="00537C13" w:rsidRDefault="00537C13" w:rsidP="002F779F">
      <w:pPr>
        <w:pStyle w:val="2"/>
      </w:pPr>
      <w:bookmarkStart w:id="869" w:name="_Toc5910833"/>
      <w:bookmarkStart w:id="870" w:name="_Toc73879653"/>
      <w:bookmarkStart w:id="871" w:name="_Toc74867046"/>
      <w:r>
        <w:t xml:space="preserve">Назначение и </w:t>
      </w:r>
      <w:r w:rsidRPr="002F779F">
        <w:t>область</w:t>
      </w:r>
      <w:r>
        <w:t xml:space="preserve"> применения</w:t>
      </w:r>
      <w:bookmarkEnd w:id="869"/>
      <w:bookmarkEnd w:id="870"/>
      <w:bookmarkEnd w:id="871"/>
    </w:p>
    <w:p w14:paraId="278F6EDC" w14:textId="77777777" w:rsidR="00222AFF" w:rsidRDefault="00222AFF" w:rsidP="00222AFF">
      <w:pPr>
        <w:ind w:firstLine="708"/>
        <w:rPr>
          <w:szCs w:val="28"/>
        </w:rPr>
      </w:pPr>
      <w:r>
        <w:rPr>
          <w:szCs w:val="28"/>
        </w:rPr>
        <w:t>Разрабатываемый программный комплекс должен выполнять следующие задачи:</w:t>
      </w:r>
    </w:p>
    <w:p w14:paraId="449CBC99" w14:textId="77777777" w:rsidR="00222AFF" w:rsidRDefault="00222AFF" w:rsidP="00222AFF">
      <w:pPr>
        <w:pStyle w:val="a"/>
      </w:pPr>
      <w:r>
        <w:t>асинхронная рассылка сообщений выбранным адресам с помощью выбранных сервисов доставки;</w:t>
      </w:r>
    </w:p>
    <w:p w14:paraId="5B50C09A" w14:textId="77777777" w:rsidR="00E74C40" w:rsidRDefault="00222AFF" w:rsidP="00E74C40">
      <w:pPr>
        <w:pStyle w:val="a"/>
      </w:pPr>
      <w:r>
        <w:t>обеспечение повышенной надежности доставки;</w:t>
      </w:r>
    </w:p>
    <w:p w14:paraId="28851A4E" w14:textId="687E9616" w:rsidR="00537C13" w:rsidRDefault="00222AFF" w:rsidP="00E74C40">
      <w:pPr>
        <w:pStyle w:val="a"/>
      </w:pPr>
      <w:r w:rsidRPr="00E74C40">
        <w:t>возможность получения и просмотра подробной информации о статусе доставки сообщения.</w:t>
      </w:r>
    </w:p>
    <w:p w14:paraId="154EDD02" w14:textId="344AE951" w:rsidR="00B92A4A" w:rsidRDefault="00B92A4A" w:rsidP="00FC5943">
      <w:pPr>
        <w:pStyle w:val="2"/>
      </w:pPr>
      <w:bookmarkStart w:id="872" w:name="_Toc73879654"/>
      <w:bookmarkStart w:id="873" w:name="_Toc74867047"/>
      <w:r>
        <w:t>Требовани</w:t>
      </w:r>
      <w:r w:rsidR="00222AFF">
        <w:t>я</w:t>
      </w:r>
      <w:r>
        <w:t xml:space="preserve"> к </w:t>
      </w:r>
      <w:r w:rsidR="00222AFF">
        <w:t>программному комплексу</w:t>
      </w:r>
      <w:bookmarkEnd w:id="872"/>
      <w:bookmarkEnd w:id="873"/>
    </w:p>
    <w:p w14:paraId="378A0F82" w14:textId="5C688A7D" w:rsidR="00FC5943" w:rsidRPr="00FC5943" w:rsidRDefault="00FC5943" w:rsidP="00FC5943">
      <w:pPr>
        <w:pStyle w:val="3"/>
        <w:numPr>
          <w:ilvl w:val="0"/>
          <w:numId w:val="0"/>
        </w:numPr>
        <w:rPr>
          <w:b w:val="0"/>
          <w:i w:val="0"/>
        </w:rPr>
      </w:pPr>
      <w:bookmarkStart w:id="874" w:name="_Toc44341658"/>
      <w:bookmarkStart w:id="875" w:name="_Toc73436452"/>
      <w:bookmarkStart w:id="876" w:name="_Toc74867048"/>
      <w:r>
        <w:rPr>
          <w:lang w:val="en-US"/>
        </w:rPr>
        <w:t xml:space="preserve">2.3.1. </w:t>
      </w:r>
      <w:r w:rsidRPr="00D83368">
        <w:t>Требования</w:t>
      </w:r>
      <w:r>
        <w:t xml:space="preserve"> к функциональным характеристикам</w:t>
      </w:r>
      <w:bookmarkEnd w:id="874"/>
      <w:bookmarkEnd w:id="875"/>
      <w:bookmarkEnd w:id="876"/>
    </w:p>
    <w:p w14:paraId="3EC4F501" w14:textId="2460FB01" w:rsidR="00222AFF" w:rsidRDefault="00222AFF" w:rsidP="00222AFF">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04A75697" w14:textId="77777777" w:rsidR="00222AFF" w:rsidRDefault="00222AFF" w:rsidP="00E87833">
      <w:pPr>
        <w:pStyle w:val="a7"/>
        <w:numPr>
          <w:ilvl w:val="0"/>
          <w:numId w:val="21"/>
        </w:numPr>
        <w:ind w:left="1134" w:hanging="424"/>
        <w:rPr>
          <w:szCs w:val="28"/>
        </w:rPr>
      </w:pPr>
      <w:r>
        <w:rPr>
          <w:szCs w:val="28"/>
        </w:rPr>
        <w:t xml:space="preserve">Авторизация пользователей в </w:t>
      </w:r>
      <w:r>
        <w:rPr>
          <w:szCs w:val="28"/>
          <w:lang w:val="en-US"/>
        </w:rPr>
        <w:t>web</w:t>
      </w:r>
      <w:r>
        <w:rPr>
          <w:szCs w:val="28"/>
        </w:rPr>
        <w:t>-интерфейсе для администрирования:</w:t>
      </w:r>
    </w:p>
    <w:p w14:paraId="22B19B66" w14:textId="77777777" w:rsidR="00222AFF" w:rsidRDefault="00222AFF" w:rsidP="00222AFF">
      <w:pPr>
        <w:pStyle w:val="a7"/>
        <w:ind w:left="1134" w:firstLine="0"/>
        <w:rPr>
          <w:szCs w:val="28"/>
        </w:rPr>
      </w:pPr>
      <w:r>
        <w:rPr>
          <w:szCs w:val="28"/>
        </w:rPr>
        <w:t>Роли:</w:t>
      </w:r>
    </w:p>
    <w:p w14:paraId="12A368E8" w14:textId="06BDFEA3" w:rsidR="00222AFF" w:rsidRPr="00222AFF" w:rsidRDefault="00E74C40" w:rsidP="00222AFF">
      <w:pPr>
        <w:pStyle w:val="affffff8"/>
      </w:pPr>
      <w:r>
        <w:t>о</w:t>
      </w:r>
      <w:r w:rsidR="00222AFF" w:rsidRPr="00222AFF">
        <w:t>ператор – может управлять рассылкой сообщений, просматривать соответствующую историю сообщений;</w:t>
      </w:r>
    </w:p>
    <w:p w14:paraId="21FC3F62" w14:textId="73BF7259" w:rsidR="00222AFF" w:rsidRPr="00222AFF" w:rsidRDefault="00E74C40" w:rsidP="00222AFF">
      <w:pPr>
        <w:pStyle w:val="affffff8"/>
      </w:pPr>
      <w:r>
        <w:t>а</w:t>
      </w:r>
      <w:r w:rsidR="00222AFF" w:rsidRPr="00222AFF">
        <w:t xml:space="preserve">дминистратор – имеет все возможности оператора, но также может просматривать список операторов, создавать новых операторов </w:t>
      </w:r>
      <w:del w:id="877" w:author="Evgeny Sukharev" w:date="2021-06-15T16:56:00Z">
        <w:r w:rsidR="00222AFF" w:rsidRPr="00222AFF" w:rsidDel="00D06878">
          <w:delText xml:space="preserve">и </w:delText>
        </w:r>
      </w:del>
      <w:ins w:id="878" w:author="Evgeny Sukharev" w:date="2021-06-15T16:56:00Z">
        <w:r w:rsidR="00D06878" w:rsidRPr="00222AFF">
          <w:t>и</w:t>
        </w:r>
        <w:r w:rsidR="00D06878">
          <w:t> </w:t>
        </w:r>
      </w:ins>
      <w:r w:rsidR="00222AFF" w:rsidRPr="00222AFF">
        <w:t>удалять существующих.</w:t>
      </w:r>
    </w:p>
    <w:p w14:paraId="651867CB" w14:textId="77777777" w:rsidR="00222AFF" w:rsidRDefault="00222AFF" w:rsidP="00E87833">
      <w:pPr>
        <w:pStyle w:val="a7"/>
        <w:numPr>
          <w:ilvl w:val="0"/>
          <w:numId w:val="21"/>
        </w:numPr>
        <w:ind w:left="1134" w:hanging="425"/>
        <w:rPr>
          <w:szCs w:val="28"/>
        </w:rPr>
      </w:pPr>
      <w:r>
        <w:rPr>
          <w:szCs w:val="28"/>
        </w:rPr>
        <w:t>После осуществления входа в программный комплекс пользователь может:</w:t>
      </w:r>
    </w:p>
    <w:p w14:paraId="7452C4BD" w14:textId="12C8411B" w:rsidR="00222AFF" w:rsidRDefault="00222AFF" w:rsidP="00222AFF">
      <w:pPr>
        <w:pStyle w:val="affffff8"/>
      </w:pPr>
      <w:r>
        <w:lastRenderedPageBreak/>
        <w:t xml:space="preserve">отправлять сообщения на </w:t>
      </w:r>
      <w:r w:rsidR="002305CE">
        <w:t xml:space="preserve">существующие </w:t>
      </w:r>
      <w:r>
        <w:t>электронные почтовые</w:t>
      </w:r>
      <w:r w:rsidR="002305CE">
        <w:t xml:space="preserve"> адреса</w:t>
      </w:r>
      <w:r>
        <w:t>;</w:t>
      </w:r>
    </w:p>
    <w:p w14:paraId="45073550" w14:textId="690003ED" w:rsidR="00222AFF" w:rsidRDefault="00222AFF" w:rsidP="00C7688B">
      <w:pPr>
        <w:pStyle w:val="affffff8"/>
      </w:pPr>
      <w:r>
        <w:t>выбирать сервисы доставки из списка доступных на данный момент;</w:t>
      </w:r>
    </w:p>
    <w:p w14:paraId="2FEB8B50" w14:textId="22B913EE" w:rsidR="00222AFF" w:rsidRDefault="00222AFF" w:rsidP="00C7688B">
      <w:pPr>
        <w:pStyle w:val="affffff8"/>
      </w:pPr>
      <w:r>
        <w:t>прикреплять файлы к сообщению;</w:t>
      </w:r>
    </w:p>
    <w:p w14:paraId="04800FF5" w14:textId="0EB9A00B" w:rsidR="002305CE" w:rsidRDefault="002305CE" w:rsidP="00222AFF">
      <w:pPr>
        <w:pStyle w:val="affffff8"/>
      </w:pPr>
      <w:r>
        <w:t>просматривать список доставленных сообщений;</w:t>
      </w:r>
    </w:p>
    <w:p w14:paraId="7A4C35E7" w14:textId="03D63942" w:rsidR="00222AFF" w:rsidRDefault="00222AFF" w:rsidP="00222AFF">
      <w:pPr>
        <w:pStyle w:val="affffff8"/>
      </w:pPr>
      <w:r>
        <w:t>просматривать информацию о доставке сообщений.</w:t>
      </w:r>
    </w:p>
    <w:p w14:paraId="58BCE7D0" w14:textId="77777777" w:rsidR="00222AFF" w:rsidRDefault="00222AFF" w:rsidP="00E87833">
      <w:pPr>
        <w:pStyle w:val="a7"/>
        <w:numPr>
          <w:ilvl w:val="0"/>
          <w:numId w:val="21"/>
        </w:numPr>
        <w:ind w:left="1134" w:hanging="424"/>
        <w:rPr>
          <w:szCs w:val="28"/>
        </w:rPr>
      </w:pPr>
      <w:r>
        <w:rPr>
          <w:szCs w:val="28"/>
        </w:rPr>
        <w:t>Разрабатываемый комплекс должен обладать следующими функциями:</w:t>
      </w:r>
    </w:p>
    <w:p w14:paraId="7DE57A66" w14:textId="4538BB31" w:rsidR="00222AFF" w:rsidRDefault="00222AFF" w:rsidP="00222AFF">
      <w:pPr>
        <w:pStyle w:val="affffff8"/>
        <w:rPr>
          <w:szCs w:val="22"/>
        </w:rPr>
      </w:pPr>
      <w:r>
        <w:t xml:space="preserve">по умолчанию в первую очередь осуществлять попытку отправлять сообщение с помощью </w:t>
      </w:r>
      <w:r>
        <w:rPr>
          <w:lang w:val="en-US"/>
        </w:rPr>
        <w:t>SMTP</w:t>
      </w:r>
      <w:r>
        <w:t>-сервера;</w:t>
      </w:r>
    </w:p>
    <w:p w14:paraId="0BFCA547" w14:textId="50625205" w:rsidR="00222AFF" w:rsidRDefault="00222AFF" w:rsidP="00222AFF">
      <w:pPr>
        <w:pStyle w:val="affffff8"/>
      </w:pPr>
      <w:r>
        <w:t xml:space="preserve">возможность повторной отправки недоставленного сообщения, </w:t>
      </w:r>
      <w:del w:id="879" w:author="Evgeny Sukharev" w:date="2021-06-15T16:56:00Z">
        <w:r w:rsidDel="00D06878">
          <w:delText xml:space="preserve">но </w:delText>
        </w:r>
      </w:del>
      <w:ins w:id="880" w:author="Evgeny Sukharev" w:date="2021-06-15T16:56:00Z">
        <w:r w:rsidR="00D06878">
          <w:t>но </w:t>
        </w:r>
      </w:ins>
      <w:r>
        <w:t xml:space="preserve">уже посредством другого доступного сервиса; </w:t>
      </w:r>
    </w:p>
    <w:p w14:paraId="6FD9D716" w14:textId="4BB48C24" w:rsidR="00222AFF" w:rsidRDefault="00222AFF" w:rsidP="00222AFF">
      <w:pPr>
        <w:pStyle w:val="affffff8"/>
      </w:pPr>
      <w:r>
        <w:t xml:space="preserve">возможность отправлять сообщения посредством </w:t>
      </w:r>
      <w:r w:rsidR="005F0EFC">
        <w:rPr>
          <w:lang w:val="en-US"/>
        </w:rPr>
        <w:t>SMTP</w:t>
      </w:r>
      <w:r w:rsidR="005F0EFC">
        <w:t xml:space="preserve">-сервера </w:t>
      </w:r>
      <w:del w:id="881" w:author="Evgeny Sukharev" w:date="2021-06-15T16:56:00Z">
        <w:r w:rsidR="005F0EFC" w:rsidDel="00D06878">
          <w:delText xml:space="preserve">и </w:delText>
        </w:r>
      </w:del>
      <w:ins w:id="882" w:author="Evgeny Sukharev" w:date="2021-06-15T16:56:00Z">
        <w:r w:rsidR="00D06878">
          <w:t>и </w:t>
        </w:r>
      </w:ins>
      <w:ins w:id="883" w:author="Evgeny Sukharev" w:date="2021-06-17T21:58:00Z">
        <w:r w:rsidR="00DD3157">
          <w:t>четырех</w:t>
        </w:r>
      </w:ins>
      <w:del w:id="884" w:author="Evgeny Sukharev" w:date="2021-06-17T21:58:00Z">
        <w:r w:rsidDel="00DD3157">
          <w:delText>минимум</w:delText>
        </w:r>
      </w:del>
      <w:r>
        <w:t xml:space="preserve"> </w:t>
      </w:r>
      <w:del w:id="885" w:author="Evgeny Sukharev" w:date="2021-06-17T21:58:00Z">
        <w:r w:rsidR="005F0EFC" w:rsidRPr="005F0EFC" w:rsidDel="00DD3157">
          <w:rPr>
            <w:b/>
          </w:rPr>
          <w:delText>трех</w:delText>
        </w:r>
        <w:r w:rsidR="005F0EFC" w:rsidDel="00DD3157">
          <w:delText xml:space="preserve"> </w:delText>
        </w:r>
      </w:del>
      <w:r>
        <w:t>различных сервисов для отправки сообщений;</w:t>
      </w:r>
    </w:p>
    <w:p w14:paraId="55F5F08F" w14:textId="2D432B9A" w:rsidR="001E1CCB" w:rsidRDefault="001E1CCB" w:rsidP="00222AFF">
      <w:pPr>
        <w:pStyle w:val="affffff8"/>
      </w:pPr>
      <w:r>
        <w:t>в случае неудачной попытки отправить сообщение посредством каждого доступного сервера сообщение помещается в конец очереди;</w:t>
      </w:r>
    </w:p>
    <w:p w14:paraId="131D5118" w14:textId="79EB1F19" w:rsidR="00222AFF" w:rsidRDefault="00222AFF" w:rsidP="00222AFF">
      <w:pPr>
        <w:pStyle w:val="affffff8"/>
      </w:pPr>
      <w:r>
        <w:t xml:space="preserve">наличие </w:t>
      </w:r>
      <w:r>
        <w:rPr>
          <w:lang w:val="en-US"/>
        </w:rPr>
        <w:t>API</w:t>
      </w:r>
      <w:r>
        <w:t xml:space="preserve">, с помощью которого </w:t>
      </w:r>
      <w:r w:rsidR="001E1CCB">
        <w:t>разрабатываемый программный комплекс</w:t>
      </w:r>
      <w:r>
        <w:t xml:space="preserve"> можно будет встраивать в различные сервисы, использующие рассылку сообщений;</w:t>
      </w:r>
    </w:p>
    <w:p w14:paraId="30781387" w14:textId="02DDA957" w:rsidR="00222AFF" w:rsidRDefault="00222AFF" w:rsidP="00222AFF">
      <w:pPr>
        <w:pStyle w:val="affffff8"/>
      </w:pPr>
      <w:r>
        <w:t xml:space="preserve">независимость от </w:t>
      </w:r>
      <w:r w:rsidRPr="00222AFF">
        <w:t>пользовательского интерфейса</w:t>
      </w:r>
      <w:r>
        <w:t xml:space="preserve"> – возможность выполнять все функции с помощью методов </w:t>
      </w:r>
      <w:r w:rsidR="00491D01">
        <w:rPr>
          <w:lang w:val="en-US"/>
        </w:rPr>
        <w:t>Web</w:t>
      </w:r>
      <w:r w:rsidRPr="00222AFF">
        <w:t xml:space="preserve"> </w:t>
      </w:r>
      <w:r>
        <w:rPr>
          <w:lang w:val="en-US"/>
        </w:rPr>
        <w:t>API</w:t>
      </w:r>
      <w:r>
        <w:t>;</w:t>
      </w:r>
    </w:p>
    <w:p w14:paraId="48757036" w14:textId="44719451" w:rsidR="001E1CCB" w:rsidRDefault="00222AFF" w:rsidP="001E1CCB">
      <w:pPr>
        <w:pStyle w:val="affffff8"/>
      </w:pPr>
      <w:r>
        <w:t>возможность прикреплять файлы</w:t>
      </w:r>
      <w:r w:rsidRPr="00222AFF">
        <w:t xml:space="preserve"> </w:t>
      </w:r>
      <w:r>
        <w:t xml:space="preserve">к сообщению (до 5 файлов </w:t>
      </w:r>
      <w:del w:id="886" w:author="Evgeny Sukharev" w:date="2021-06-15T16:56:00Z">
        <w:r w:rsidDel="00D06878">
          <w:delText xml:space="preserve">в </w:delText>
        </w:r>
      </w:del>
      <w:ins w:id="887" w:author="Evgeny Sukharev" w:date="2021-06-15T16:56:00Z">
        <w:r w:rsidR="00D06878">
          <w:t>в </w:t>
        </w:r>
      </w:ins>
      <w:r>
        <w:t xml:space="preserve">сообщении общим объемом до 10 Мб). </w:t>
      </w:r>
      <w:r w:rsidRPr="005F0EFC">
        <w:t>Доступные</w:t>
      </w:r>
      <w:r>
        <w:t xml:space="preserve"> расширения: </w:t>
      </w:r>
      <w:r w:rsidRPr="00222AFF">
        <w:t>.</w:t>
      </w:r>
      <w:r>
        <w:rPr>
          <w:lang w:val="en-US"/>
        </w:rPr>
        <w:t>doc</w:t>
      </w:r>
      <w:r w:rsidRPr="00222AFF">
        <w:t>, .</w:t>
      </w:r>
      <w:r>
        <w:rPr>
          <w:lang w:val="en-US"/>
        </w:rPr>
        <w:t>docx</w:t>
      </w:r>
      <w:r w:rsidRPr="00222AFF">
        <w:t>, .</w:t>
      </w:r>
      <w:r>
        <w:rPr>
          <w:lang w:val="en-US"/>
        </w:rPr>
        <w:t>xlsx</w:t>
      </w:r>
      <w:r w:rsidRPr="00222AFF">
        <w:t>, .</w:t>
      </w:r>
      <w:r>
        <w:rPr>
          <w:lang w:val="en-US"/>
        </w:rPr>
        <w:t>csv</w:t>
      </w:r>
      <w:r w:rsidRPr="00222AFF">
        <w:t>, .</w:t>
      </w:r>
      <w:r>
        <w:rPr>
          <w:lang w:val="en-US"/>
        </w:rPr>
        <w:t>png</w:t>
      </w:r>
      <w:r w:rsidRPr="00222AFF">
        <w:t>, .</w:t>
      </w:r>
      <w:r>
        <w:rPr>
          <w:lang w:val="en-US"/>
        </w:rPr>
        <w:t>svg</w:t>
      </w:r>
      <w:r w:rsidRPr="00222AFF">
        <w:t>, .</w:t>
      </w:r>
      <w:r>
        <w:rPr>
          <w:lang w:val="en-US"/>
        </w:rPr>
        <w:t>rar</w:t>
      </w:r>
      <w:r w:rsidRPr="00222AFF">
        <w:t>;</w:t>
      </w:r>
    </w:p>
    <w:p w14:paraId="617D5AA2" w14:textId="3C7A45D6" w:rsidR="001E1CCB" w:rsidRDefault="00222AFF" w:rsidP="001E1CCB">
      <w:pPr>
        <w:pStyle w:val="affffff8"/>
      </w:pPr>
      <w:r>
        <w:t>возможность хранить историю сообщений, т.е. хранить ранее отправленные сообщения и давать доступ к просмотру информации об их доставке;</w:t>
      </w:r>
      <w:r w:rsidR="001E1CCB" w:rsidRPr="001E1CCB">
        <w:t xml:space="preserve"> </w:t>
      </w:r>
    </w:p>
    <w:p w14:paraId="47A4E3C3" w14:textId="028D7E5D" w:rsidR="00222AFF" w:rsidRPr="00C7688B" w:rsidRDefault="001E1CCB" w:rsidP="00C7688B">
      <w:pPr>
        <w:pStyle w:val="affffff8"/>
        <w:rPr>
          <w:b/>
        </w:rPr>
      </w:pPr>
      <w:r>
        <w:t>возможность скачать ранее прикрепленные файлы</w:t>
      </w:r>
      <w:r w:rsidR="00222AFF">
        <w:t>.</w:t>
      </w:r>
    </w:p>
    <w:p w14:paraId="1BC27EBE" w14:textId="532F491A" w:rsidR="00222AFF" w:rsidRDefault="00222AFF" w:rsidP="00E87833">
      <w:pPr>
        <w:pStyle w:val="a7"/>
        <w:numPr>
          <w:ilvl w:val="0"/>
          <w:numId w:val="21"/>
        </w:numPr>
        <w:ind w:left="1134" w:hanging="424"/>
        <w:rPr>
          <w:szCs w:val="28"/>
        </w:rPr>
      </w:pPr>
      <w:r>
        <w:rPr>
          <w:szCs w:val="28"/>
        </w:rPr>
        <w:lastRenderedPageBreak/>
        <w:t xml:space="preserve">Разрабатываемый комплекс предоставляет асинхронную отправку сообщений: когда оператор или администратор отправляет сообщение, сообщение отправляется в очередь на удаленном сервере. Система </w:t>
      </w:r>
      <w:del w:id="888" w:author="Evgeny Sukharev" w:date="2021-06-15T16:56:00Z">
        <w:r w:rsidDel="00D06878">
          <w:rPr>
            <w:szCs w:val="28"/>
          </w:rPr>
          <w:delText xml:space="preserve">с </w:delText>
        </w:r>
      </w:del>
      <w:ins w:id="889" w:author="Evgeny Sukharev" w:date="2021-06-15T16:56:00Z">
        <w:r w:rsidR="00D06878">
          <w:rPr>
            <w:szCs w:val="28"/>
          </w:rPr>
          <w:t>с </w:t>
        </w:r>
      </w:ins>
      <w:r>
        <w:rPr>
          <w:szCs w:val="28"/>
        </w:rPr>
        <w:t>настраиваемой периодичностью проверяет эту очередь и передает сообщения соответствующим сервисам доставки.</w:t>
      </w:r>
    </w:p>
    <w:p w14:paraId="0F84FCC5" w14:textId="77777777" w:rsidR="00222AFF" w:rsidRDefault="00222AFF" w:rsidP="00E87833">
      <w:pPr>
        <w:pStyle w:val="a7"/>
        <w:numPr>
          <w:ilvl w:val="0"/>
          <w:numId w:val="21"/>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BE1B873" w14:textId="5F49B4C3" w:rsidR="00222AFF" w:rsidRDefault="00222AFF" w:rsidP="00E87833">
      <w:pPr>
        <w:pStyle w:val="a7"/>
        <w:numPr>
          <w:ilvl w:val="0"/>
          <w:numId w:val="21"/>
        </w:numPr>
        <w:ind w:left="1134" w:hanging="425"/>
      </w:pPr>
      <w:r>
        <w:t>Требования к интерфейсу</w:t>
      </w:r>
      <w:ins w:id="890" w:author="Evgeny Sukharev" w:date="2021-06-17T21:59:00Z">
        <w:r w:rsidR="00DD3157">
          <w:t>.</w:t>
        </w:r>
      </w:ins>
    </w:p>
    <w:p w14:paraId="1D6E1E66" w14:textId="77777777" w:rsidR="00222AFF" w:rsidRDefault="00222AFF" w:rsidP="00222AFF">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2490E408" w14:textId="0EF1A65A" w:rsidR="00222AFF" w:rsidRDefault="00222AFF" w:rsidP="00491D01">
      <w:pPr>
        <w:pStyle w:val="affffff8"/>
      </w:pPr>
      <w:r>
        <w:t xml:space="preserve">интерфейс для работы с подсистемой (интерфейс администратора) – </w:t>
      </w:r>
      <w:r>
        <w:rPr>
          <w:lang w:val="en-US"/>
        </w:rPr>
        <w:t>web</w:t>
      </w:r>
      <w: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6588CA7D" w14:textId="263C70B2" w:rsidR="00222AFF" w:rsidRDefault="00222AFF" w:rsidP="00491D01">
      <w:pPr>
        <w:pStyle w:val="affffff8"/>
      </w:pPr>
      <w:r>
        <w:t xml:space="preserve">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w:t>
      </w:r>
      <w:del w:id="891" w:author="Evgeny Sukharev" w:date="2021-06-15T16:56:00Z">
        <w:r w:rsidDel="00D06878">
          <w:delText xml:space="preserve">на </w:delText>
        </w:r>
      </w:del>
      <w:ins w:id="892" w:author="Evgeny Sukharev" w:date="2021-06-15T16:56:00Z">
        <w:r w:rsidR="00D06878">
          <w:t>на </w:t>
        </w:r>
      </w:ins>
      <w:r>
        <w:t>минимальное разрешение экрана 1280×720;</w:t>
      </w:r>
    </w:p>
    <w:p w14:paraId="4BCD1778" w14:textId="05903812" w:rsidR="00222AFF" w:rsidRDefault="00222AFF" w:rsidP="00491D01">
      <w:pPr>
        <w:pStyle w:val="affffff8"/>
      </w:pPr>
      <w:r>
        <w:t xml:space="preserve">цветовая гамма приложения не должна быть излишне яркой, </w:t>
      </w:r>
      <w:del w:id="893" w:author="Evgeny Sukharev" w:date="2021-06-15T16:56:00Z">
        <w:r w:rsidDel="00D06878">
          <w:delText xml:space="preserve">но </w:delText>
        </w:r>
      </w:del>
      <w:ins w:id="894" w:author="Evgeny Sukharev" w:date="2021-06-15T16:56:00Z">
        <w:r w:rsidR="00D06878">
          <w:t>но </w:t>
        </w:r>
      </w:ins>
      <w:r>
        <w:t>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160A2C51" w14:textId="444853F2" w:rsidR="00222AFF" w:rsidRDefault="00222AFF" w:rsidP="00491D01">
      <w:pPr>
        <w:pStyle w:val="affffff8"/>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F52CB1C" w14:textId="77777777" w:rsidR="00222AFF" w:rsidRDefault="00222AFF" w:rsidP="00491D01">
      <w:pPr>
        <w:pStyle w:val="affffff8"/>
      </w:pPr>
      <w:r>
        <w:t>на длинных страницах необходимо применять ссылки, возвращающие пользователя в верхнюю часть страницы.</w:t>
      </w:r>
    </w:p>
    <w:p w14:paraId="4646C70A" w14:textId="77777777" w:rsidR="00222AFF" w:rsidRDefault="00222AFF" w:rsidP="00222AFF">
      <w:pPr>
        <w:rPr>
          <w:szCs w:val="28"/>
        </w:rPr>
      </w:pPr>
      <w:r>
        <w:rPr>
          <w:b/>
          <w:szCs w:val="28"/>
        </w:rPr>
        <w:lastRenderedPageBreak/>
        <w:t xml:space="preserve">Получение данных. </w:t>
      </w:r>
      <w:r>
        <w:rPr>
          <w:szCs w:val="28"/>
        </w:rPr>
        <w:t>Система получает на вход:</w:t>
      </w:r>
    </w:p>
    <w:p w14:paraId="244EAA9E" w14:textId="14794FEC" w:rsidR="00222AFF" w:rsidRDefault="00222AFF" w:rsidP="00E87833">
      <w:pPr>
        <w:pStyle w:val="a0"/>
        <w:numPr>
          <w:ilvl w:val="0"/>
          <w:numId w:val="23"/>
        </w:numPr>
      </w:pPr>
      <w:r>
        <w:t xml:space="preserve">тему; </w:t>
      </w:r>
    </w:p>
    <w:p w14:paraId="78F43D05" w14:textId="4D179C31" w:rsidR="00222AFF" w:rsidRDefault="00222AFF" w:rsidP="00E87833">
      <w:pPr>
        <w:pStyle w:val="a0"/>
        <w:numPr>
          <w:ilvl w:val="0"/>
          <w:numId w:val="23"/>
        </w:numPr>
      </w:pPr>
      <w:r>
        <w:t xml:space="preserve">тело сообщения; </w:t>
      </w:r>
    </w:p>
    <w:p w14:paraId="4CD5EFE9" w14:textId="7998D916" w:rsidR="00222AFF" w:rsidRDefault="0083681A" w:rsidP="00E87833">
      <w:pPr>
        <w:pStyle w:val="a0"/>
        <w:numPr>
          <w:ilvl w:val="0"/>
          <w:numId w:val="23"/>
        </w:numPr>
      </w:pPr>
      <w:r>
        <w:t>список прикрепленных файлов</w:t>
      </w:r>
      <w:r w:rsidR="00222AFF">
        <w:t xml:space="preserve">; </w:t>
      </w:r>
    </w:p>
    <w:p w14:paraId="4661AAAA" w14:textId="77777777" w:rsidR="00222AFF" w:rsidRDefault="00222AFF" w:rsidP="00E87833">
      <w:pPr>
        <w:pStyle w:val="a0"/>
        <w:numPr>
          <w:ilvl w:val="0"/>
          <w:numId w:val="23"/>
        </w:numPr>
      </w:pPr>
      <w:r>
        <w:t xml:space="preserve">список адресов, на которые нужно отправить сообщения; </w:t>
      </w:r>
    </w:p>
    <w:p w14:paraId="2BDD209D" w14:textId="2360A78C" w:rsidR="00222AFF" w:rsidRDefault="0083681A" w:rsidP="00E87833">
      <w:pPr>
        <w:pStyle w:val="a0"/>
        <w:numPr>
          <w:ilvl w:val="0"/>
          <w:numId w:val="23"/>
        </w:numPr>
      </w:pPr>
      <w:r>
        <w:t>выбранный сервис доставки, посредством которого</w:t>
      </w:r>
      <w:r w:rsidR="00222AFF">
        <w:t xml:space="preserve"> необходимо доставить сообщение; </w:t>
      </w:r>
    </w:p>
    <w:p w14:paraId="5D38ED3E" w14:textId="6AB5190D" w:rsidR="00222AFF" w:rsidRDefault="0083681A" w:rsidP="0083681A">
      <w:pPr>
        <w:pStyle w:val="a0"/>
        <w:numPr>
          <w:ilvl w:val="0"/>
          <w:numId w:val="0"/>
        </w:numPr>
        <w:ind w:left="720"/>
        <w:rPr>
          <w:b/>
        </w:rPr>
      </w:pPr>
      <w:r w:rsidRPr="0083681A">
        <w:t xml:space="preserve">6) </w:t>
      </w:r>
      <w:r w:rsidR="00222AFF">
        <w:t>запланированное время доставки или диапазоны времени, в пределах которых сообщение должно быть доставлено.</w:t>
      </w:r>
    </w:p>
    <w:p w14:paraId="39FD16CC" w14:textId="14821528" w:rsidR="0083681A" w:rsidRDefault="0083681A" w:rsidP="0083681A">
      <w:pPr>
        <w:rPr>
          <w:b/>
          <w:szCs w:val="28"/>
        </w:rPr>
      </w:pPr>
      <w:r>
        <w:rPr>
          <w:b/>
          <w:szCs w:val="28"/>
        </w:rPr>
        <w:t xml:space="preserve">Выходные данные. </w:t>
      </w:r>
      <w:r>
        <w:rPr>
          <w:szCs w:val="28"/>
        </w:rPr>
        <w:t>Система предоставляет пользователю историю соо</w:t>
      </w:r>
      <w:r w:rsidR="00115F3F">
        <w:rPr>
          <w:szCs w:val="28"/>
        </w:rPr>
        <w:t>бщений с информацией о доставке, список контактов, список доступных сервисов доставки.</w:t>
      </w:r>
    </w:p>
    <w:p w14:paraId="3D605D96" w14:textId="23704132" w:rsidR="0083681A" w:rsidRDefault="0083681A" w:rsidP="0083681A">
      <w:pPr>
        <w:rPr>
          <w:b/>
          <w:szCs w:val="28"/>
        </w:rPr>
      </w:pPr>
      <w:r>
        <w:rPr>
          <w:b/>
          <w:szCs w:val="28"/>
        </w:rPr>
        <w:t xml:space="preserve">Отправка данных. </w:t>
      </w:r>
      <w:r>
        <w:rPr>
          <w:szCs w:val="28"/>
        </w:rPr>
        <w:t xml:space="preserve">Система обрабатывает полученные от пользователя данные через </w:t>
      </w:r>
      <w:r w:rsidR="00115F3F">
        <w:rPr>
          <w:szCs w:val="28"/>
          <w:lang w:val="en-US"/>
        </w:rPr>
        <w:t>W</w:t>
      </w:r>
      <w:r w:rsidR="00491D01">
        <w:rPr>
          <w:szCs w:val="28"/>
          <w:lang w:val="en-US"/>
        </w:rPr>
        <w:t>eb</w:t>
      </w:r>
      <w:r w:rsidRPr="0083681A">
        <w:rPr>
          <w:szCs w:val="28"/>
        </w:rPr>
        <w:t xml:space="preserve"> </w:t>
      </w:r>
      <w:r>
        <w:rPr>
          <w:szCs w:val="28"/>
          <w:lang w:val="en-US"/>
        </w:rPr>
        <w:t>API</w:t>
      </w:r>
      <w:r w:rsidR="00115F3F" w:rsidRPr="00115F3F">
        <w:rPr>
          <w:szCs w:val="28"/>
        </w:rPr>
        <w:t xml:space="preserve"> </w:t>
      </w:r>
      <w:r w:rsidR="00115F3F">
        <w:rPr>
          <w:szCs w:val="28"/>
        </w:rPr>
        <w:t>[2]</w:t>
      </w:r>
      <w:r w:rsidRPr="0083681A">
        <w:rPr>
          <w:szCs w:val="28"/>
        </w:rPr>
        <w:t xml:space="preserve"> </w:t>
      </w:r>
      <w:r>
        <w:rPr>
          <w:szCs w:val="28"/>
        </w:rPr>
        <w:t>и передает их указанным сервисам доставки.</w:t>
      </w:r>
    </w:p>
    <w:p w14:paraId="4F3CF18E" w14:textId="17C5B924" w:rsidR="0083681A" w:rsidRDefault="00FC5943" w:rsidP="00FC5943">
      <w:pPr>
        <w:pStyle w:val="3"/>
        <w:numPr>
          <w:ilvl w:val="0"/>
          <w:numId w:val="0"/>
        </w:numPr>
        <w:rPr>
          <w:ins w:id="895" w:author="Evgeny Sukharev" w:date="2021-06-18T00:39:00Z"/>
        </w:rPr>
      </w:pPr>
      <w:bookmarkStart w:id="896" w:name="_Toc73469548"/>
      <w:bookmarkStart w:id="897" w:name="_Toc73879656"/>
      <w:bookmarkStart w:id="898" w:name="_Toc74867049"/>
      <w:r w:rsidRPr="006122E7">
        <w:rPr>
          <w:rPrChange w:id="899" w:author="Evgeny Sukharev" w:date="2021-06-18T00:40:00Z">
            <w:rPr>
              <w:lang w:val="en-US"/>
            </w:rPr>
          </w:rPrChange>
        </w:rPr>
        <w:t xml:space="preserve">2.3.2. </w:t>
      </w:r>
      <w:r w:rsidR="0083681A">
        <w:t>Требования к надежности</w:t>
      </w:r>
      <w:bookmarkEnd w:id="896"/>
      <w:bookmarkEnd w:id="897"/>
      <w:bookmarkEnd w:id="898"/>
    </w:p>
    <w:p w14:paraId="175C514E" w14:textId="04E3AA11" w:rsidR="006122E7" w:rsidRPr="004476DC" w:rsidRDefault="006122E7">
      <w:pPr>
        <w:pPrChange w:id="900" w:author="Evgeny Sukharev" w:date="2021-06-18T00:39:00Z">
          <w:pPr>
            <w:pStyle w:val="3"/>
            <w:numPr>
              <w:ilvl w:val="0"/>
              <w:numId w:val="0"/>
            </w:numPr>
            <w:ind w:firstLine="0"/>
          </w:pPr>
        </w:pPrChange>
      </w:pPr>
      <w:ins w:id="901" w:author="Evgeny Sukharev" w:date="2021-06-18T00:40:00Z">
        <w:r>
          <w:t xml:space="preserve">Далее представлены </w:t>
        </w:r>
        <w:r w:rsidR="00002E67">
          <w:t>требования</w:t>
        </w:r>
        <w:r w:rsidR="001909B2">
          <w:t xml:space="preserve"> к</w:t>
        </w:r>
        <w:r>
          <w:t xml:space="preserve"> надежности работы программного комплекса.</w:t>
        </w:r>
      </w:ins>
    </w:p>
    <w:p w14:paraId="700BB35E" w14:textId="4177FB12" w:rsidR="0083681A" w:rsidRPr="00C7688B" w:rsidRDefault="0083681A" w:rsidP="00C7688B">
      <w:pPr>
        <w:pStyle w:val="c"/>
        <w:rPr>
          <w:lang w:val="ru-RU"/>
        </w:rPr>
      </w:pPr>
      <w:r w:rsidRPr="00C7688B">
        <w:rPr>
          <w:lang w:val="ru-RU"/>
        </w:rPr>
        <w:t>Требования к обеспечению надежного функционирования программы</w:t>
      </w:r>
      <w:ins w:id="902" w:author="Evgeny Sukharev" w:date="2021-06-17T22:00:00Z">
        <w:r w:rsidR="00AC27AD">
          <w:rPr>
            <w:lang w:val="ru-RU"/>
          </w:rPr>
          <w:t>.</w:t>
        </w:r>
      </w:ins>
    </w:p>
    <w:p w14:paraId="0BED14BD" w14:textId="77777777" w:rsidR="0083681A" w:rsidRDefault="0083681A" w:rsidP="0083681A">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1D723D70" w14:textId="77777777" w:rsidR="0083681A" w:rsidRDefault="0083681A">
      <w:pPr>
        <w:pStyle w:val="affffff8"/>
        <w:rPr>
          <w:lang w:eastAsia="ru-RU"/>
        </w:rPr>
        <w:pPrChange w:id="903" w:author="Evgeny Sukharev" w:date="2021-06-17T21:59:00Z">
          <w:pPr>
            <w:pStyle w:val="a0"/>
            <w:numPr>
              <w:numId w:val="24"/>
            </w:numPr>
          </w:pPr>
        </w:pPrChange>
      </w:pPr>
      <w:r>
        <w:rPr>
          <w:lang w:eastAsia="ru-RU"/>
        </w:rPr>
        <w:t>организацией бесперебойного питания технических средств;</w:t>
      </w:r>
    </w:p>
    <w:p w14:paraId="4DEAEF2C" w14:textId="43DD577D" w:rsidR="0083681A" w:rsidRDefault="0083681A">
      <w:pPr>
        <w:pStyle w:val="affffff8"/>
        <w:rPr>
          <w:lang w:eastAsia="ru-RU"/>
        </w:rPr>
        <w:pPrChange w:id="904" w:author="Evgeny Sukharev" w:date="2021-06-17T21:59:00Z">
          <w:pPr>
            <w:pStyle w:val="a0"/>
            <w:numPr>
              <w:numId w:val="24"/>
            </w:numPr>
          </w:pPr>
        </w:pPrChange>
      </w:pPr>
      <w:r>
        <w:rPr>
          <w:lang w:eastAsia="ru-RU"/>
        </w:rPr>
        <w:t>использованием лицензионного программного обеспечения;</w:t>
      </w:r>
    </w:p>
    <w:p w14:paraId="3EA3170A" w14:textId="180E8ED3" w:rsidR="0083681A" w:rsidRDefault="0083681A">
      <w:pPr>
        <w:pStyle w:val="affffff8"/>
        <w:rPr>
          <w:lang w:eastAsia="ru-RU"/>
        </w:rPr>
        <w:pPrChange w:id="905" w:author="Evgeny Sukharev" w:date="2021-06-17T21:59:00Z">
          <w:pPr>
            <w:pStyle w:val="a0"/>
            <w:numPr>
              <w:numId w:val="18"/>
            </w:numPr>
          </w:pPr>
        </w:pPrChange>
      </w:pPr>
      <w:r>
        <w:rPr>
          <w:lang w:eastAsia="ru-RU"/>
        </w:rPr>
        <w:t xml:space="preserve">регулярным выполнением рекомендаций Министерства труда </w:t>
      </w:r>
      <w:del w:id="906" w:author="Evgeny Sukharev" w:date="2021-06-15T16:56:00Z">
        <w:r w:rsidDel="00D06878">
          <w:rPr>
            <w:lang w:eastAsia="ru-RU"/>
          </w:rPr>
          <w:delText xml:space="preserve">и </w:delText>
        </w:r>
      </w:del>
      <w:ins w:id="907" w:author="Evgeny Sukharev" w:date="2021-06-15T16:56:00Z">
        <w:r w:rsidR="00D06878">
          <w:rPr>
            <w:lang w:eastAsia="ru-RU"/>
          </w:rPr>
          <w:t>и </w:t>
        </w:r>
      </w:ins>
      <w:r>
        <w:rPr>
          <w:lang w:eastAsia="ru-RU"/>
        </w:rPr>
        <w:t xml:space="preserve">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w:t>
      </w:r>
      <w:del w:id="908" w:author="Evgeny Sukharev" w:date="2021-06-15T16:56:00Z">
        <w:r w:rsidDel="00D06878">
          <w:rPr>
            <w:lang w:eastAsia="ru-RU"/>
          </w:rPr>
          <w:delText xml:space="preserve">и </w:delText>
        </w:r>
      </w:del>
      <w:ins w:id="909" w:author="Evgeny Sukharev" w:date="2021-06-15T16:56:00Z">
        <w:r w:rsidR="00D06878">
          <w:rPr>
            <w:lang w:eastAsia="ru-RU"/>
          </w:rPr>
          <w:t>и </w:t>
        </w:r>
      </w:ins>
      <w:r>
        <w:rPr>
          <w:lang w:eastAsia="ru-RU"/>
        </w:rPr>
        <w:t>сопровождению программных средств»;</w:t>
      </w:r>
    </w:p>
    <w:p w14:paraId="11B7BBBE" w14:textId="6C67405A" w:rsidR="0083681A" w:rsidRDefault="0083681A">
      <w:pPr>
        <w:pStyle w:val="affffff8"/>
        <w:rPr>
          <w:lang w:eastAsia="ru-RU"/>
        </w:rPr>
        <w:pPrChange w:id="910" w:author="Evgeny Sukharev" w:date="2021-06-17T21:59:00Z">
          <w:pPr>
            <w:pStyle w:val="a0"/>
            <w:numPr>
              <w:numId w:val="18"/>
            </w:numPr>
          </w:pPr>
        </w:pPrChange>
      </w:pPr>
      <w:r>
        <w:rPr>
          <w:lang w:eastAsia="ru-RU"/>
        </w:rPr>
        <w:lastRenderedPageBreak/>
        <w:t>регулярным выполнением требований ГОСТ 51188-98. Защита информации. Испытания программных средств на наличие компьютерных вирусов.</w:t>
      </w:r>
    </w:p>
    <w:p w14:paraId="50AA2B15" w14:textId="256FCEF7" w:rsidR="0083681A" w:rsidRDefault="0083681A" w:rsidP="00C7688B">
      <w:pPr>
        <w:pStyle w:val="c"/>
      </w:pPr>
      <w:r>
        <w:t xml:space="preserve">Время восстановления после </w:t>
      </w:r>
      <w:commentRangeStart w:id="911"/>
      <w:r>
        <w:t>отказа</w:t>
      </w:r>
      <w:commentRangeEnd w:id="911"/>
      <w:r w:rsidR="007D6ADB">
        <w:rPr>
          <w:rStyle w:val="af1"/>
        </w:rPr>
        <w:commentReference w:id="911"/>
      </w:r>
      <w:r w:rsidR="00EA1425">
        <w:t>.</w:t>
      </w:r>
    </w:p>
    <w:p w14:paraId="2B43B446" w14:textId="3624BA2B" w:rsidR="0083681A" w:rsidRDefault="0083681A" w:rsidP="0083681A">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w:t>
      </w:r>
      <w:del w:id="912" w:author="Evgeny Sukharev" w:date="2021-06-15T16:56:00Z">
        <w:r w:rsidDel="00D06878">
          <w:rPr>
            <w:lang w:eastAsia="ru-RU"/>
          </w:rPr>
          <w:delText xml:space="preserve">не </w:delText>
        </w:r>
      </w:del>
      <w:ins w:id="913" w:author="Evgeny Sukharev" w:date="2021-06-15T16:56:00Z">
        <w:r w:rsidR="00D06878">
          <w:rPr>
            <w:lang w:eastAsia="ru-RU"/>
          </w:rPr>
          <w:t>не </w:t>
        </w:r>
      </w:ins>
      <w:r>
        <w:rPr>
          <w:lang w:eastAsia="ru-RU"/>
        </w:rPr>
        <w:t>крахом) операционной системы, не должно превышать 30-ти минут при условии соблюдения условий эксплуатации технических и программных средств.</w:t>
      </w:r>
    </w:p>
    <w:p w14:paraId="5F67ADA1" w14:textId="77777777" w:rsidR="0083681A" w:rsidRDefault="0083681A" w:rsidP="0083681A">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277CEF47" w14:textId="4C8120AE" w:rsidR="0083681A" w:rsidRPr="00C7688B" w:rsidRDefault="0083681A" w:rsidP="00C7688B">
      <w:pPr>
        <w:pStyle w:val="c"/>
        <w:rPr>
          <w:lang w:val="ru-RU"/>
        </w:rPr>
      </w:pPr>
      <w:r w:rsidRPr="00C7688B">
        <w:rPr>
          <w:lang w:val="ru-RU"/>
        </w:rPr>
        <w:t>Отказы из-за некорректных действий оператора</w:t>
      </w:r>
      <w:ins w:id="914" w:author="Evgeny Sukharev" w:date="2021-06-17T21:59:00Z">
        <w:r w:rsidR="00AC27AD">
          <w:rPr>
            <w:lang w:val="ru-RU"/>
          </w:rPr>
          <w:t>.</w:t>
        </w:r>
      </w:ins>
    </w:p>
    <w:p w14:paraId="7EF43EF2" w14:textId="77777777" w:rsidR="0083681A" w:rsidRDefault="0083681A" w:rsidP="0083681A">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7B1FC70B" w14:textId="77777777" w:rsidR="0083681A" w:rsidRDefault="0083681A" w:rsidP="0083681A">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0D23D807" w14:textId="19FEA930" w:rsidR="0083681A" w:rsidRDefault="0083681A" w:rsidP="00A106AA">
      <w:pPr>
        <w:pStyle w:val="2"/>
      </w:pPr>
      <w:bookmarkStart w:id="915" w:name="_Toc73469549"/>
      <w:bookmarkStart w:id="916" w:name="_Toc8643079"/>
      <w:bookmarkStart w:id="917" w:name="_Toc44341660"/>
      <w:bookmarkStart w:id="918" w:name="_Toc73879657"/>
      <w:bookmarkStart w:id="919" w:name="_Toc74867050"/>
      <w:r>
        <w:t>Условия эксплуатации</w:t>
      </w:r>
      <w:bookmarkEnd w:id="915"/>
      <w:bookmarkEnd w:id="916"/>
      <w:bookmarkEnd w:id="917"/>
      <w:bookmarkEnd w:id="918"/>
      <w:bookmarkEnd w:id="919"/>
    </w:p>
    <w:p w14:paraId="33232EBB" w14:textId="171A22B6" w:rsidR="0083681A" w:rsidRDefault="00FC5943" w:rsidP="00FC5943">
      <w:pPr>
        <w:pStyle w:val="3"/>
        <w:numPr>
          <w:ilvl w:val="0"/>
          <w:numId w:val="0"/>
        </w:numPr>
      </w:pPr>
      <w:bookmarkStart w:id="920" w:name="_Toc73469550"/>
      <w:bookmarkStart w:id="921" w:name="_Toc73879658"/>
      <w:bookmarkStart w:id="922" w:name="_Toc74867051"/>
      <w:r>
        <w:rPr>
          <w:lang w:val="en-US"/>
        </w:rPr>
        <w:t xml:space="preserve">2.4.1. </w:t>
      </w:r>
      <w:r w:rsidR="0083681A">
        <w:t>Климатические условия эксплуатации</w:t>
      </w:r>
      <w:bookmarkEnd w:id="920"/>
      <w:bookmarkEnd w:id="921"/>
      <w:bookmarkEnd w:id="922"/>
    </w:p>
    <w:p w14:paraId="67C47986" w14:textId="5A5BEC83" w:rsidR="0083681A" w:rsidRDefault="0083681A" w:rsidP="0083681A">
      <w:pPr>
        <w:ind w:firstLine="708"/>
        <w:rPr>
          <w:rFonts w:ascii="Times" w:hAnsi="Times" w:cs="Times New Roman"/>
          <w:szCs w:val="28"/>
        </w:rPr>
      </w:pPr>
      <w:r>
        <w:rPr>
          <w:rFonts w:ascii="Times" w:hAnsi="Times"/>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w:t>
      </w:r>
      <w:del w:id="923" w:author="Evgeny Sukharev" w:date="2021-06-15T16:56:00Z">
        <w:r w:rsidDel="00D06878">
          <w:rPr>
            <w:rFonts w:ascii="Times" w:hAnsi="Times"/>
            <w:szCs w:val="28"/>
          </w:rPr>
          <w:delText xml:space="preserve">к </w:delText>
        </w:r>
      </w:del>
      <w:ins w:id="924" w:author="Evgeny Sukharev" w:date="2021-06-15T16:56:00Z">
        <w:r w:rsidR="00D06878">
          <w:rPr>
            <w:rFonts w:ascii="Times" w:hAnsi="Times"/>
            <w:szCs w:val="28"/>
          </w:rPr>
          <w:t>к </w:t>
        </w:r>
      </w:ins>
      <w:r>
        <w:rPr>
          <w:rFonts w:ascii="Times" w:hAnsi="Times"/>
          <w:szCs w:val="28"/>
        </w:rPr>
        <w:t>техническим средствам в части условий их эксплуатации.</w:t>
      </w:r>
    </w:p>
    <w:p w14:paraId="7776EF5B" w14:textId="7FDD6411" w:rsidR="0083681A" w:rsidRDefault="00FC5943" w:rsidP="00FC5943">
      <w:pPr>
        <w:pStyle w:val="3"/>
        <w:numPr>
          <w:ilvl w:val="0"/>
          <w:numId w:val="0"/>
        </w:numPr>
      </w:pPr>
      <w:bookmarkStart w:id="925" w:name="_Toc73469551"/>
      <w:bookmarkStart w:id="926" w:name="_Toc73879659"/>
      <w:bookmarkStart w:id="927" w:name="_Toc74867052"/>
      <w:bookmarkStart w:id="928" w:name="_Toc8643080"/>
      <w:bookmarkStart w:id="929" w:name="_Toc44341661"/>
      <w:r>
        <w:t xml:space="preserve">2.4.2. </w:t>
      </w:r>
      <w:r w:rsidR="0083681A">
        <w:t>Требования к квалификации и численности персонала</w:t>
      </w:r>
      <w:bookmarkEnd w:id="925"/>
      <w:bookmarkEnd w:id="926"/>
      <w:bookmarkEnd w:id="927"/>
    </w:p>
    <w:p w14:paraId="28C9628E" w14:textId="77777777" w:rsidR="0083681A" w:rsidRDefault="0083681A" w:rsidP="0083681A">
      <w:pPr>
        <w:rPr>
          <w:szCs w:val="28"/>
          <w:lang w:eastAsia="ru-RU"/>
        </w:rPr>
      </w:pPr>
      <w:r>
        <w:rPr>
          <w:color w:val="000000"/>
          <w:szCs w:val="28"/>
        </w:rPr>
        <w:t>Минимальное количество персонала, требуемого для работы программного комплекса, должно составлять не менее 1 человека: администратор, управляющий настройкой подсистемы.</w:t>
      </w:r>
    </w:p>
    <w:p w14:paraId="50D6BC06" w14:textId="016A8BE3" w:rsidR="0083681A" w:rsidRDefault="00FC5943" w:rsidP="00FC5943">
      <w:pPr>
        <w:pStyle w:val="3"/>
        <w:numPr>
          <w:ilvl w:val="0"/>
          <w:numId w:val="0"/>
        </w:numPr>
      </w:pPr>
      <w:bookmarkStart w:id="930" w:name="_Toc73469552"/>
      <w:bookmarkStart w:id="931" w:name="_Toc73879660"/>
      <w:bookmarkStart w:id="932" w:name="_Toc74867053"/>
      <w:bookmarkEnd w:id="928"/>
      <w:bookmarkEnd w:id="929"/>
      <w:r>
        <w:t xml:space="preserve">2.4.3. </w:t>
      </w:r>
      <w:r w:rsidR="0083681A">
        <w:t>Требования к составу и параметрам технических средств</w:t>
      </w:r>
      <w:bookmarkEnd w:id="930"/>
      <w:bookmarkEnd w:id="931"/>
      <w:bookmarkEnd w:id="932"/>
    </w:p>
    <w:p w14:paraId="58F8153C" w14:textId="77777777" w:rsidR="0083681A" w:rsidRDefault="0083681A" w:rsidP="00115F3F">
      <w:pPr>
        <w:pStyle w:val="aff0"/>
      </w:pPr>
      <w:r>
        <w:t xml:space="preserve">Программный комплекс функционирует в составе уже имеющегося сервиса и не предъявляет дополнительных требований к составу и параметру технических </w:t>
      </w:r>
      <w:r>
        <w:lastRenderedPageBreak/>
        <w:t>средств. Подсистема должна работать на тех же самых устройствах, что и вся система учета.</w:t>
      </w:r>
    </w:p>
    <w:p w14:paraId="40537D95" w14:textId="77777777" w:rsidR="0083681A" w:rsidRDefault="0083681A" w:rsidP="00115F3F">
      <w:pPr>
        <w:pStyle w:val="aff0"/>
      </w:pPr>
      <w:r>
        <w:t xml:space="preserve">Сервер приложения: </w:t>
      </w:r>
    </w:p>
    <w:p w14:paraId="5E058E5A" w14:textId="22A52F83" w:rsidR="0083681A" w:rsidRDefault="0083681A" w:rsidP="00115F3F">
      <w:pPr>
        <w:pStyle w:val="a"/>
        <w:rPr>
          <w:lang w:val="en-US"/>
        </w:rPr>
      </w:pPr>
      <w:r>
        <w:t>наличие веб-</w:t>
      </w:r>
      <w:r w:rsidRPr="00115F3F">
        <w:t>сервера</w:t>
      </w:r>
      <w:r>
        <w:t xml:space="preserve"> </w:t>
      </w:r>
      <w:r>
        <w:rPr>
          <w:lang w:val="en-US"/>
        </w:rPr>
        <w:t>IIS</w:t>
      </w:r>
      <w:ins w:id="933" w:author="Evgeny Sukharev" w:date="2021-06-17T22:00:00Z">
        <w:r w:rsidR="00AC27AD">
          <w:t>;</w:t>
        </w:r>
      </w:ins>
      <w:del w:id="934" w:author="Evgeny Sukharev" w:date="2021-06-17T22:00:00Z">
        <w:r w:rsidDel="00AC27AD">
          <w:rPr>
            <w:lang w:val="en-US"/>
          </w:rPr>
          <w:delText>.</w:delText>
        </w:r>
      </w:del>
    </w:p>
    <w:p w14:paraId="1632E8A4" w14:textId="77777777" w:rsidR="0083681A" w:rsidRDefault="0083681A" w:rsidP="0083681A">
      <w:pPr>
        <w:pStyle w:val="a"/>
      </w:pPr>
      <w:r>
        <w:t>процессор: 3,1 ГГц и выше;</w:t>
      </w:r>
    </w:p>
    <w:p w14:paraId="3A139C2B" w14:textId="77777777" w:rsidR="0083681A" w:rsidRDefault="0083681A" w:rsidP="0083681A">
      <w:pPr>
        <w:pStyle w:val="a"/>
      </w:pPr>
      <w:r>
        <w:t>ОЗУ</w:t>
      </w:r>
      <w:r>
        <w:rPr>
          <w:lang w:val="en-US"/>
        </w:rPr>
        <w:t xml:space="preserve">: </w:t>
      </w:r>
      <w:r>
        <w:t>16Гб</w:t>
      </w:r>
      <w:r>
        <w:rPr>
          <w:lang w:val="en-US"/>
        </w:rPr>
        <w:t>;</w:t>
      </w:r>
    </w:p>
    <w:p w14:paraId="1D5AE721" w14:textId="77777777" w:rsidR="0083681A" w:rsidRDefault="0083681A" w:rsidP="0083681A">
      <w:pPr>
        <w:pStyle w:val="a"/>
      </w:pPr>
      <w:r>
        <w:rPr>
          <w:lang w:val="en-US"/>
        </w:rPr>
        <w:t xml:space="preserve">SSD </w:t>
      </w:r>
      <w:r>
        <w:t>диск</w:t>
      </w:r>
      <w:r>
        <w:rPr>
          <w:lang w:val="en-US"/>
        </w:rPr>
        <w:t>.</w:t>
      </w:r>
    </w:p>
    <w:p w14:paraId="436197BB" w14:textId="77777777" w:rsidR="0083681A" w:rsidRDefault="0083681A" w:rsidP="00115F3F">
      <w:pPr>
        <w:pStyle w:val="aff0"/>
      </w:pPr>
      <w:r>
        <w:t xml:space="preserve">Сервер баз данных: </w:t>
      </w:r>
    </w:p>
    <w:p w14:paraId="1206CA5C" w14:textId="77777777" w:rsidR="0083681A" w:rsidRDefault="0083681A" w:rsidP="00115F3F">
      <w:pPr>
        <w:pStyle w:val="a"/>
      </w:pPr>
      <w:r>
        <w:t>процессор: 3,1 ГГц и выше;</w:t>
      </w:r>
    </w:p>
    <w:p w14:paraId="298DF4B4" w14:textId="77777777" w:rsidR="0083681A" w:rsidRDefault="0083681A" w:rsidP="0083681A">
      <w:pPr>
        <w:pStyle w:val="a"/>
      </w:pPr>
      <w:r>
        <w:t>ОЗУ</w:t>
      </w:r>
      <w:r>
        <w:rPr>
          <w:lang w:val="en-US"/>
        </w:rPr>
        <w:t xml:space="preserve">: </w:t>
      </w:r>
      <w:r>
        <w:t>16Гб и выше</w:t>
      </w:r>
      <w:r>
        <w:rPr>
          <w:lang w:val="en-US"/>
        </w:rPr>
        <w:t>;</w:t>
      </w:r>
    </w:p>
    <w:p w14:paraId="45F16998" w14:textId="17F509BD" w:rsidR="0083681A" w:rsidRDefault="0083681A" w:rsidP="0083681A">
      <w:pPr>
        <w:pStyle w:val="a"/>
      </w:pPr>
      <w:r>
        <w:rPr>
          <w:lang w:val="en-US"/>
        </w:rPr>
        <w:t xml:space="preserve">SSD </w:t>
      </w:r>
      <w:r>
        <w:t>диск</w:t>
      </w:r>
      <w:r>
        <w:rPr>
          <w:lang w:val="en-US"/>
        </w:rPr>
        <w:t>.</w:t>
      </w:r>
    </w:p>
    <w:p w14:paraId="596CBBA4" w14:textId="4E4565A2" w:rsidR="0083681A" w:rsidRPr="001E2D53" w:rsidRDefault="00FC5943" w:rsidP="00FC5943">
      <w:pPr>
        <w:pStyle w:val="3"/>
        <w:numPr>
          <w:ilvl w:val="0"/>
          <w:numId w:val="0"/>
        </w:numPr>
        <w:rPr>
          <w:color w:val="000000" w:themeColor="text1"/>
        </w:rPr>
      </w:pPr>
      <w:bookmarkStart w:id="935" w:name="_Toc73469553"/>
      <w:bookmarkStart w:id="936" w:name="_Toc8643083"/>
      <w:bookmarkStart w:id="937" w:name="_Toc44341664"/>
      <w:bookmarkStart w:id="938" w:name="_Toc73879661"/>
      <w:bookmarkStart w:id="939" w:name="_Toc74867054"/>
      <w:r>
        <w:t xml:space="preserve">2.4.4. </w:t>
      </w:r>
      <w:r w:rsidR="0083681A">
        <w:t>Требования к программной совместимости</w:t>
      </w:r>
      <w:bookmarkEnd w:id="935"/>
      <w:bookmarkEnd w:id="936"/>
      <w:bookmarkEnd w:id="937"/>
      <w:bookmarkEnd w:id="938"/>
      <w:bookmarkEnd w:id="939"/>
    </w:p>
    <w:p w14:paraId="3B677119" w14:textId="77777777" w:rsidR="0083681A" w:rsidRDefault="0083681A" w:rsidP="0083681A">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0A6AA2DA" w14:textId="77777777" w:rsidR="0083681A" w:rsidRDefault="0083681A" w:rsidP="0083681A">
      <w:pPr>
        <w:pStyle w:val="a"/>
        <w:rPr>
          <w:rFonts w:cstheme="minorBidi"/>
        </w:rPr>
      </w:pPr>
      <w:r>
        <w:t>лицензионная версия операционной системы «</w:t>
      </w:r>
      <w:r>
        <w:rPr>
          <w:lang w:val="en-US"/>
        </w:rPr>
        <w:t>Microsoft</w:t>
      </w:r>
      <w:r w:rsidRPr="0083681A">
        <w:t xml:space="preserve"> </w:t>
      </w:r>
      <w:r>
        <w:rPr>
          <w:lang w:val="en-US"/>
        </w:rPr>
        <w:t>Windows</w:t>
      </w:r>
      <w:r w:rsidRPr="0083681A">
        <w:t xml:space="preserve"> </w:t>
      </w:r>
      <w:r>
        <w:rPr>
          <w:lang w:val="en-US"/>
        </w:rPr>
        <w:t>Server</w:t>
      </w:r>
      <w:r>
        <w:t xml:space="preserve"> 2019»;</w:t>
      </w:r>
    </w:p>
    <w:p w14:paraId="37F645B6" w14:textId="77777777" w:rsidR="0083681A" w:rsidRDefault="0083681A" w:rsidP="0083681A">
      <w:pPr>
        <w:pStyle w:val="a"/>
        <w:rPr>
          <w:lang w:val="en-US"/>
        </w:rPr>
      </w:pPr>
      <w:r>
        <w:t>базы</w:t>
      </w:r>
      <w:r>
        <w:rPr>
          <w:lang w:val="en-US"/>
        </w:rPr>
        <w:t xml:space="preserve"> </w:t>
      </w:r>
      <w:r>
        <w:t>данных</w:t>
      </w:r>
      <w:r>
        <w:rPr>
          <w:lang w:val="en-US"/>
        </w:rPr>
        <w:t xml:space="preserve"> «Microsoft SQL Server 2019»;</w:t>
      </w:r>
    </w:p>
    <w:p w14:paraId="7DDD19A6" w14:textId="77777777" w:rsidR="0083681A" w:rsidRDefault="0083681A" w:rsidP="0083681A">
      <w:pPr>
        <w:pStyle w:val="a"/>
        <w:rPr>
          <w:lang w:val="en-US"/>
        </w:rPr>
      </w:pPr>
      <w:r>
        <w:t>СУБД</w:t>
      </w:r>
      <w:r>
        <w:rPr>
          <w:lang w:val="en-US"/>
        </w:rPr>
        <w:t xml:space="preserve"> «SQL Server Management Studio»;</w:t>
      </w:r>
    </w:p>
    <w:p w14:paraId="262E00E6" w14:textId="5F4B5591" w:rsidR="0083681A" w:rsidRDefault="0083681A" w:rsidP="0083681A">
      <w:pPr>
        <w:pStyle w:val="a"/>
        <w:rPr>
          <w:lang w:val="en-US"/>
        </w:rPr>
      </w:pPr>
      <w:r>
        <w:rPr>
          <w:lang w:val="en-US"/>
        </w:rPr>
        <w:t xml:space="preserve">web-браузер Google Chrome 89.0 </w:t>
      </w:r>
      <w:r>
        <w:t>или</w:t>
      </w:r>
      <w:r>
        <w:rPr>
          <w:lang w:val="en-US"/>
        </w:rPr>
        <w:t xml:space="preserve"> Safari 14, </w:t>
      </w:r>
      <w:r>
        <w:t>или</w:t>
      </w:r>
      <w:r>
        <w:rPr>
          <w:lang w:val="en-US"/>
        </w:rPr>
        <w:t xml:space="preserve"> Mozilla Firefox 91.6, </w:t>
      </w:r>
      <w:r>
        <w:t>или</w:t>
      </w:r>
      <w:r>
        <w:rPr>
          <w:lang w:val="en-US"/>
        </w:rPr>
        <w:t xml:space="preserve"> Opera 12;</w:t>
      </w:r>
    </w:p>
    <w:p w14:paraId="4DE53A51" w14:textId="77777777" w:rsidR="0083681A" w:rsidRDefault="0083681A" w:rsidP="0083681A">
      <w:pPr>
        <w:pStyle w:val="a"/>
        <w:rPr>
          <w:lang w:val="en-US"/>
        </w:rPr>
      </w:pPr>
      <w:r>
        <w:t>антивирусное программное обеспечение.</w:t>
      </w:r>
    </w:p>
    <w:p w14:paraId="6DFB0931" w14:textId="5813EACD" w:rsidR="0083681A" w:rsidRDefault="0083681A" w:rsidP="0083681A">
      <w:pPr>
        <w:ind w:firstLine="708"/>
        <w:rPr>
          <w:szCs w:val="28"/>
        </w:rPr>
      </w:pPr>
      <w:r>
        <w:rPr>
          <w:szCs w:val="28"/>
        </w:rPr>
        <w:t>Дополнительные требования к защите программного обеспечения</w:t>
      </w:r>
      <w:r w:rsidR="00A106AA">
        <w:rPr>
          <w:szCs w:val="28"/>
        </w:rPr>
        <w:t xml:space="preserve"> </w:t>
      </w:r>
      <w:del w:id="940" w:author="Evgeny Sukharev" w:date="2021-06-15T16:56:00Z">
        <w:r w:rsidR="00A106AA" w:rsidDel="00D06878">
          <w:rPr>
            <w:szCs w:val="28"/>
          </w:rPr>
          <w:delText xml:space="preserve">и </w:delText>
        </w:r>
      </w:del>
      <w:ins w:id="941" w:author="Evgeny Sukharev" w:date="2021-06-15T16:56:00Z">
        <w:r w:rsidR="00D06878">
          <w:rPr>
            <w:szCs w:val="28"/>
          </w:rPr>
          <w:t>и </w:t>
        </w:r>
      </w:ins>
      <w:r w:rsidR="00A106AA">
        <w:rPr>
          <w:szCs w:val="28"/>
        </w:rPr>
        <w:t>информации не предъявляются.</w:t>
      </w:r>
    </w:p>
    <w:p w14:paraId="529C9FD9" w14:textId="77777777" w:rsidR="0083681A" w:rsidRDefault="0083681A" w:rsidP="00A106AA">
      <w:pPr>
        <w:pStyle w:val="2"/>
        <w:rPr>
          <w:szCs w:val="26"/>
        </w:rPr>
      </w:pPr>
      <w:bookmarkStart w:id="942" w:name="_Toc73469554"/>
      <w:bookmarkStart w:id="943" w:name="_Toc73879662"/>
      <w:bookmarkStart w:id="944" w:name="_Toc74867055"/>
      <w:r>
        <w:t>Программная документация</w:t>
      </w:r>
      <w:bookmarkEnd w:id="942"/>
      <w:bookmarkEnd w:id="943"/>
      <w:bookmarkEnd w:id="944"/>
    </w:p>
    <w:p w14:paraId="5DAD3C32" w14:textId="3080EEE1" w:rsidR="0083681A" w:rsidRDefault="00FC5943" w:rsidP="00FC5943">
      <w:pPr>
        <w:pStyle w:val="3"/>
        <w:numPr>
          <w:ilvl w:val="0"/>
          <w:numId w:val="0"/>
        </w:numPr>
      </w:pPr>
      <w:bookmarkStart w:id="945" w:name="_Toc73469555"/>
      <w:bookmarkStart w:id="946" w:name="_Toc73879663"/>
      <w:bookmarkStart w:id="947" w:name="_Toc74867056"/>
      <w:r>
        <w:t xml:space="preserve">2.5.1. </w:t>
      </w:r>
      <w:r w:rsidR="0083681A">
        <w:t>Предварительный состав программной документации</w:t>
      </w:r>
      <w:bookmarkEnd w:id="945"/>
      <w:bookmarkEnd w:id="946"/>
      <w:bookmarkEnd w:id="947"/>
    </w:p>
    <w:p w14:paraId="59EB2760" w14:textId="77777777" w:rsidR="0083681A" w:rsidRDefault="0083681A" w:rsidP="0083681A">
      <w:pPr>
        <w:ind w:firstLine="708"/>
        <w:rPr>
          <w:szCs w:val="28"/>
        </w:rPr>
      </w:pPr>
      <w:r>
        <w:rPr>
          <w:szCs w:val="28"/>
        </w:rPr>
        <w:t>Состав программной документации:</w:t>
      </w:r>
    </w:p>
    <w:p w14:paraId="2D526638" w14:textId="77777777" w:rsidR="0083681A" w:rsidRDefault="0083681A" w:rsidP="0083681A">
      <w:pPr>
        <w:pStyle w:val="a"/>
      </w:pPr>
      <w:r>
        <w:t>техническое задание;</w:t>
      </w:r>
    </w:p>
    <w:p w14:paraId="4D282BBD" w14:textId="77777777" w:rsidR="0083681A" w:rsidRDefault="0083681A" w:rsidP="0083681A">
      <w:pPr>
        <w:pStyle w:val="a"/>
      </w:pPr>
      <w:r>
        <w:t>программа и методики испытаний;</w:t>
      </w:r>
    </w:p>
    <w:p w14:paraId="1922D0BF" w14:textId="77777777" w:rsidR="0083681A" w:rsidRDefault="0083681A" w:rsidP="0083681A">
      <w:pPr>
        <w:pStyle w:val="a"/>
      </w:pPr>
      <w:r>
        <w:t>руководство оператора.</w:t>
      </w:r>
    </w:p>
    <w:p w14:paraId="67AEF61E" w14:textId="77777777" w:rsidR="0083681A" w:rsidRDefault="0083681A" w:rsidP="00A106AA">
      <w:pPr>
        <w:pStyle w:val="2"/>
        <w:rPr>
          <w:b w:val="0"/>
          <w:szCs w:val="26"/>
        </w:rPr>
      </w:pPr>
      <w:bookmarkStart w:id="948" w:name="_Toc73469556"/>
      <w:bookmarkStart w:id="949" w:name="_Toc44341665"/>
      <w:bookmarkStart w:id="950" w:name="_Toc73879664"/>
      <w:bookmarkStart w:id="951" w:name="_Toc74867057"/>
      <w:r>
        <w:lastRenderedPageBreak/>
        <w:t>Стадии</w:t>
      </w:r>
      <w:r>
        <w:rPr>
          <w:b w:val="0"/>
        </w:rPr>
        <w:t xml:space="preserve"> </w:t>
      </w:r>
      <w:r>
        <w:t>и этапы разработки</w:t>
      </w:r>
      <w:bookmarkEnd w:id="948"/>
      <w:bookmarkEnd w:id="949"/>
      <w:bookmarkEnd w:id="950"/>
      <w:bookmarkEnd w:id="951"/>
    </w:p>
    <w:p w14:paraId="3E24C8B8" w14:textId="0496F422" w:rsidR="0083681A" w:rsidRDefault="00FC5943" w:rsidP="00FC5943">
      <w:pPr>
        <w:pStyle w:val="3"/>
        <w:numPr>
          <w:ilvl w:val="0"/>
          <w:numId w:val="0"/>
        </w:numPr>
      </w:pPr>
      <w:bookmarkStart w:id="952" w:name="_Toc73469557"/>
      <w:bookmarkStart w:id="953" w:name="_Toc44341666"/>
      <w:bookmarkStart w:id="954" w:name="_Toc73879665"/>
      <w:bookmarkStart w:id="955" w:name="_Toc74867058"/>
      <w:r>
        <w:t xml:space="preserve">2.6.1. </w:t>
      </w:r>
      <w:r w:rsidR="0083681A" w:rsidRPr="00A106AA">
        <w:t>Стадии</w:t>
      </w:r>
      <w:r w:rsidR="0083681A">
        <w:t xml:space="preserve"> разработки</w:t>
      </w:r>
      <w:bookmarkEnd w:id="952"/>
      <w:bookmarkEnd w:id="953"/>
      <w:bookmarkEnd w:id="954"/>
      <w:bookmarkEnd w:id="955"/>
    </w:p>
    <w:p w14:paraId="2435234C" w14:textId="77777777" w:rsidR="0083681A" w:rsidRDefault="0083681A" w:rsidP="0083681A">
      <w:pPr>
        <w:rPr>
          <w:rFonts w:cs="Times New Roman"/>
          <w:szCs w:val="28"/>
        </w:rPr>
      </w:pPr>
      <w:r>
        <w:rPr>
          <w:szCs w:val="28"/>
        </w:rPr>
        <w:t>Разработка подсистемы состоит из следующих этапов:</w:t>
      </w:r>
    </w:p>
    <w:p w14:paraId="2597D608" w14:textId="77777777" w:rsidR="0083681A" w:rsidRDefault="0083681A" w:rsidP="0083681A">
      <w:pPr>
        <w:pStyle w:val="a"/>
        <w:rPr>
          <w:rFonts w:cstheme="minorBidi"/>
        </w:rPr>
      </w:pPr>
      <w:r>
        <w:t>разработка технического задания;</w:t>
      </w:r>
    </w:p>
    <w:p w14:paraId="4CFAA5F4" w14:textId="77777777" w:rsidR="0083681A" w:rsidRDefault="0083681A" w:rsidP="0083681A">
      <w:pPr>
        <w:pStyle w:val="a"/>
      </w:pPr>
      <w:r>
        <w:t>проектирование программного комплекса;</w:t>
      </w:r>
    </w:p>
    <w:p w14:paraId="46BD728F" w14:textId="77777777" w:rsidR="0083681A" w:rsidRDefault="0083681A" w:rsidP="0083681A">
      <w:pPr>
        <w:pStyle w:val="a"/>
      </w:pPr>
      <w:r>
        <w:t>разработка программного комплекса;</w:t>
      </w:r>
    </w:p>
    <w:p w14:paraId="6CE0A785" w14:textId="77777777" w:rsidR="0083681A" w:rsidRDefault="0083681A" w:rsidP="0083681A">
      <w:pPr>
        <w:pStyle w:val="a"/>
      </w:pPr>
      <w:r>
        <w:t>тестирование разработанного программного комплекса;</w:t>
      </w:r>
    </w:p>
    <w:p w14:paraId="018795C7" w14:textId="77777777" w:rsidR="0083681A" w:rsidRDefault="0083681A" w:rsidP="0083681A">
      <w:pPr>
        <w:pStyle w:val="a"/>
      </w:pPr>
      <w:r>
        <w:t>написание программной документации;</w:t>
      </w:r>
    </w:p>
    <w:p w14:paraId="49899B87" w14:textId="77777777" w:rsidR="0083681A" w:rsidRDefault="0083681A" w:rsidP="0083681A">
      <w:pPr>
        <w:pStyle w:val="a"/>
      </w:pPr>
      <w:r>
        <w:t>внедрение разработанного программного комплекса.</w:t>
      </w:r>
    </w:p>
    <w:p w14:paraId="3F2078A3" w14:textId="513D9B9F" w:rsidR="0083681A" w:rsidRDefault="00FC5943" w:rsidP="00FC5943">
      <w:pPr>
        <w:pStyle w:val="3"/>
        <w:numPr>
          <w:ilvl w:val="0"/>
          <w:numId w:val="0"/>
        </w:numPr>
      </w:pPr>
      <w:bookmarkStart w:id="956" w:name="_Toc73469558"/>
      <w:bookmarkStart w:id="957" w:name="_Toc44341668"/>
      <w:bookmarkStart w:id="958" w:name="_Toc73879666"/>
      <w:bookmarkStart w:id="959" w:name="_Toc74867059"/>
      <w:r>
        <w:t xml:space="preserve">2.6.2. </w:t>
      </w:r>
      <w:r w:rsidR="0083681A" w:rsidRPr="00A106AA">
        <w:t>Содержание</w:t>
      </w:r>
      <w:r w:rsidR="0083681A">
        <w:t xml:space="preserve"> работ по этапам</w:t>
      </w:r>
      <w:bookmarkEnd w:id="956"/>
      <w:bookmarkEnd w:id="957"/>
      <w:bookmarkEnd w:id="958"/>
      <w:bookmarkEnd w:id="959"/>
    </w:p>
    <w:p w14:paraId="5BC0EE6A" w14:textId="77777777" w:rsidR="0083681A" w:rsidRDefault="0083681A" w:rsidP="0083681A">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13873340" w14:textId="77777777" w:rsidR="0083681A" w:rsidRDefault="0083681A" w:rsidP="0083681A">
      <w:pPr>
        <w:pStyle w:val="a"/>
        <w:rPr>
          <w:rFonts w:cstheme="minorBidi"/>
        </w:rPr>
      </w:pPr>
      <w:r>
        <w:t>постановка задачи;</w:t>
      </w:r>
    </w:p>
    <w:p w14:paraId="44C5D074" w14:textId="77777777" w:rsidR="0083681A" w:rsidRDefault="0083681A" w:rsidP="0083681A">
      <w:pPr>
        <w:pStyle w:val="a"/>
      </w:pPr>
      <w:r>
        <w:t>определение и уточнение требований к техническим средствам;</w:t>
      </w:r>
    </w:p>
    <w:p w14:paraId="73DAC070" w14:textId="77777777" w:rsidR="0083681A" w:rsidRDefault="0083681A" w:rsidP="0083681A">
      <w:pPr>
        <w:pStyle w:val="a"/>
      </w:pPr>
      <w:r>
        <w:t>определение требований к программе;</w:t>
      </w:r>
    </w:p>
    <w:p w14:paraId="2A1581C6" w14:textId="77777777" w:rsidR="0083681A" w:rsidRDefault="0083681A" w:rsidP="0083681A">
      <w:pPr>
        <w:pStyle w:val="a"/>
      </w:pPr>
      <w:r>
        <w:t>определение стадий, этапов и сроков разработки программы;</w:t>
      </w:r>
    </w:p>
    <w:p w14:paraId="162050CA" w14:textId="77777777" w:rsidR="0083681A" w:rsidRDefault="0083681A" w:rsidP="0083681A">
      <w:pPr>
        <w:pStyle w:val="a"/>
      </w:pPr>
      <w:r>
        <w:t xml:space="preserve">согласование и утверждение технического задания. </w:t>
      </w:r>
    </w:p>
    <w:p w14:paraId="70C81046" w14:textId="2114E88A" w:rsidR="0083681A" w:rsidRDefault="0083681A" w:rsidP="0083681A">
      <w:pPr>
        <w:ind w:firstLine="708"/>
        <w:rPr>
          <w:szCs w:val="28"/>
        </w:rPr>
      </w:pPr>
      <w:r>
        <w:rPr>
          <w:szCs w:val="28"/>
        </w:rPr>
        <w:t xml:space="preserve">На этапе разработки программы должна быть выполнена работа </w:t>
      </w:r>
      <w:del w:id="960" w:author="Evgeny Sukharev" w:date="2021-06-15T16:56:00Z">
        <w:r w:rsidDel="00D06878">
          <w:rPr>
            <w:szCs w:val="28"/>
          </w:rPr>
          <w:delText xml:space="preserve">по </w:delText>
        </w:r>
      </w:del>
      <w:ins w:id="961" w:author="Evgeny Sukharev" w:date="2021-06-15T16:56:00Z">
        <w:r w:rsidR="00D06878">
          <w:rPr>
            <w:szCs w:val="28"/>
          </w:rPr>
          <w:t>по </w:t>
        </w:r>
      </w:ins>
      <w:r>
        <w:rPr>
          <w:szCs w:val="28"/>
        </w:rPr>
        <w:t>программированию (кодированию) и отладке программы.</w:t>
      </w:r>
    </w:p>
    <w:p w14:paraId="462544CA" w14:textId="77777777" w:rsidR="0083681A" w:rsidRDefault="0083681A" w:rsidP="0083681A">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ECCE0DC" w14:textId="04C0E589" w:rsidR="0083681A" w:rsidRDefault="0083681A" w:rsidP="0083681A">
      <w:pPr>
        <w:ind w:firstLine="708"/>
        <w:rPr>
          <w:szCs w:val="28"/>
        </w:rPr>
      </w:pPr>
      <w:r>
        <w:rPr>
          <w:szCs w:val="28"/>
        </w:rPr>
        <w:t xml:space="preserve">Этап внедрения подразумевает развертывание разработанного программного комплекса на выделенном сервере с дальнейшим приведением подсистемы </w:t>
      </w:r>
      <w:del w:id="962" w:author="Evgeny Sukharev" w:date="2021-06-15T16:56:00Z">
        <w:r w:rsidDel="00D06878">
          <w:rPr>
            <w:szCs w:val="28"/>
          </w:rPr>
          <w:delText xml:space="preserve">в </w:delText>
        </w:r>
      </w:del>
      <w:ins w:id="963" w:author="Evgeny Sukharev" w:date="2021-06-15T16:56:00Z">
        <w:r w:rsidR="00D06878">
          <w:rPr>
            <w:szCs w:val="28"/>
          </w:rPr>
          <w:t>в </w:t>
        </w:r>
      </w:ins>
      <w:r>
        <w:rPr>
          <w:szCs w:val="28"/>
        </w:rPr>
        <w:t>стабильно работающее состояние. Результатом данного заключительного этапа является подписанный Заказчиком акт о внедрении.</w:t>
      </w:r>
    </w:p>
    <w:p w14:paraId="34DB2BD8" w14:textId="77777777" w:rsidR="0083681A" w:rsidRDefault="0083681A" w:rsidP="00A106AA">
      <w:pPr>
        <w:pStyle w:val="2"/>
        <w:rPr>
          <w:szCs w:val="26"/>
        </w:rPr>
      </w:pPr>
      <w:bookmarkStart w:id="964" w:name="_Toc73469559"/>
      <w:bookmarkStart w:id="965" w:name="_Toc73879667"/>
      <w:bookmarkStart w:id="966" w:name="_Toc74867060"/>
      <w:r>
        <w:t>Порядок контроля и приемки</w:t>
      </w:r>
      <w:bookmarkEnd w:id="964"/>
      <w:bookmarkEnd w:id="965"/>
      <w:bookmarkEnd w:id="966"/>
    </w:p>
    <w:p w14:paraId="572DC1BA" w14:textId="4C5E1CBE" w:rsidR="0083681A" w:rsidRDefault="00FC5943" w:rsidP="00FC5943">
      <w:pPr>
        <w:pStyle w:val="3"/>
        <w:numPr>
          <w:ilvl w:val="0"/>
          <w:numId w:val="0"/>
        </w:numPr>
        <w:rPr>
          <w:lang w:eastAsia="ru-RU"/>
        </w:rPr>
      </w:pPr>
      <w:bookmarkStart w:id="967" w:name="_Toc73469560"/>
      <w:bookmarkStart w:id="968" w:name="_Toc73879668"/>
      <w:bookmarkStart w:id="969" w:name="_Toc74867061"/>
      <w:r>
        <w:t xml:space="preserve">2.7.1. </w:t>
      </w:r>
      <w:r w:rsidR="0083681A">
        <w:t>Виды</w:t>
      </w:r>
      <w:r w:rsidR="0083681A">
        <w:rPr>
          <w:lang w:eastAsia="ru-RU"/>
        </w:rPr>
        <w:t xml:space="preserve"> испытаний</w:t>
      </w:r>
      <w:bookmarkEnd w:id="967"/>
      <w:bookmarkEnd w:id="968"/>
      <w:bookmarkEnd w:id="969"/>
    </w:p>
    <w:p w14:paraId="116DE89F" w14:textId="77777777" w:rsidR="0083681A" w:rsidRDefault="0083681A" w:rsidP="0083681A">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4081CC64" w14:textId="5C76C7E0" w:rsidR="0083681A" w:rsidRDefault="0083681A" w:rsidP="00E87833">
      <w:pPr>
        <w:pStyle w:val="a0"/>
        <w:numPr>
          <w:ilvl w:val="0"/>
          <w:numId w:val="25"/>
        </w:numPr>
        <w:rPr>
          <w:lang w:eastAsia="ru-RU"/>
        </w:rPr>
      </w:pPr>
      <w:r>
        <w:rPr>
          <w:lang w:eastAsia="ru-RU"/>
        </w:rPr>
        <w:lastRenderedPageBreak/>
        <w:t xml:space="preserve">тестирование </w:t>
      </w:r>
      <w:r>
        <w:rPr>
          <w:lang w:val="en-US" w:eastAsia="ru-RU"/>
        </w:rPr>
        <w:t>W</w:t>
      </w:r>
      <w:r w:rsidR="00491D01">
        <w:rPr>
          <w:lang w:val="en-US" w:eastAsia="ru-RU"/>
        </w:rPr>
        <w:t>eb</w:t>
      </w:r>
      <w:r w:rsidR="00491D01" w:rsidRPr="00491D01">
        <w:rPr>
          <w:lang w:eastAsia="ru-RU"/>
        </w:rPr>
        <w:t xml:space="preserve"> </w:t>
      </w:r>
      <w:r>
        <w:rPr>
          <w:lang w:val="en-US" w:eastAsia="ru-RU"/>
        </w:rPr>
        <w:t>API</w:t>
      </w:r>
      <w:r w:rsidRPr="0083681A">
        <w:rPr>
          <w:lang w:eastAsia="ru-RU"/>
        </w:rPr>
        <w:t xml:space="preserve"> </w:t>
      </w:r>
      <w:r>
        <w:rPr>
          <w:lang w:eastAsia="ru-RU"/>
        </w:rPr>
        <w:t>методом черного ящика;</w:t>
      </w:r>
    </w:p>
    <w:p w14:paraId="4E8AEDBF" w14:textId="414F72BC" w:rsidR="0083681A" w:rsidRDefault="0083681A" w:rsidP="00E87833">
      <w:pPr>
        <w:pStyle w:val="a0"/>
        <w:numPr>
          <w:ilvl w:val="0"/>
          <w:numId w:val="25"/>
        </w:numPr>
        <w:rPr>
          <w:lang w:eastAsia="ru-RU"/>
        </w:rPr>
      </w:pPr>
      <w:r>
        <w:rPr>
          <w:lang w:eastAsia="ru-RU"/>
        </w:rPr>
        <w:t>модульное тестирование;</w:t>
      </w:r>
    </w:p>
    <w:p w14:paraId="42CF94EC" w14:textId="77777777" w:rsidR="0083681A" w:rsidRDefault="0083681A" w:rsidP="00E87833">
      <w:pPr>
        <w:pStyle w:val="a0"/>
        <w:numPr>
          <w:ilvl w:val="0"/>
          <w:numId w:val="25"/>
        </w:numPr>
        <w:rPr>
          <w:lang w:eastAsia="ru-RU"/>
        </w:rPr>
      </w:pPr>
      <w:r>
        <w:rPr>
          <w:lang w:eastAsia="ru-RU"/>
        </w:rPr>
        <w:t>кроссбраузерное тестирование.</w:t>
      </w:r>
    </w:p>
    <w:p w14:paraId="30910816" w14:textId="1CCD444C" w:rsidR="0083681A" w:rsidRDefault="0083681A" w:rsidP="0083681A">
      <w:pPr>
        <w:rPr>
          <w:lang w:eastAsia="ru-RU"/>
        </w:rPr>
      </w:pPr>
      <w:r>
        <w:rPr>
          <w:lang w:eastAsia="ru-RU"/>
        </w:rPr>
        <w:t xml:space="preserve">В результате проведенного тестирования методом черного ящика </w:t>
      </w:r>
      <w:del w:id="970" w:author="Evgeny Sukharev" w:date="2021-06-15T16:56:00Z">
        <w:r w:rsidDel="00D06878">
          <w:rPr>
            <w:lang w:eastAsia="ru-RU"/>
          </w:rPr>
          <w:delText xml:space="preserve">и </w:delText>
        </w:r>
      </w:del>
      <w:ins w:id="971" w:author="Evgeny Sukharev" w:date="2021-06-15T16:56:00Z">
        <w:r w:rsidR="00D06878">
          <w:rPr>
            <w:lang w:eastAsia="ru-RU"/>
          </w:rPr>
          <w:t>и </w:t>
        </w:r>
      </w:ins>
      <w:r>
        <w:rPr>
          <w:lang w:eastAsia="ru-RU"/>
        </w:rPr>
        <w:t>модульного тестирования все установленные заранее тесты должны быть пройдены успешно.</w:t>
      </w:r>
    </w:p>
    <w:p w14:paraId="46F0127A" w14:textId="4A9F93E4" w:rsidR="0083681A" w:rsidRDefault="0083681A" w:rsidP="0083681A">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w:t>
      </w:r>
      <w:del w:id="972" w:author="Evgeny Sukharev" w:date="2021-06-15T16:56:00Z">
        <w:r w:rsidDel="00D06878">
          <w:delText xml:space="preserve">к </w:delText>
        </w:r>
      </w:del>
      <w:ins w:id="973" w:author="Evgeny Sukharev" w:date="2021-06-15T16:56:00Z">
        <w:r w:rsidR="00D06878">
          <w:t>к </w:t>
        </w:r>
      </w:ins>
      <w:r>
        <w:t>информационной и программной совместимости»</w:t>
      </w:r>
      <w:r>
        <w:rPr>
          <w:lang w:eastAsia="ru-RU"/>
        </w:rPr>
        <w:t xml:space="preserve"> браузерах.</w:t>
      </w:r>
    </w:p>
    <w:p w14:paraId="0301AE09" w14:textId="2BA3D30F" w:rsidR="0083681A" w:rsidRDefault="0083681A" w:rsidP="0083681A">
      <w:pPr>
        <w:rPr>
          <w:lang w:eastAsia="ru-RU"/>
        </w:rPr>
      </w:pPr>
      <w:r>
        <w:rPr>
          <w:lang w:eastAsia="ru-RU"/>
        </w:rPr>
        <w:t xml:space="preserve">Приемо-сдаточные испытания должны проводиться на объекте Заказчика </w:t>
      </w:r>
      <w:del w:id="974" w:author="Evgeny Sukharev" w:date="2021-06-15T16:56:00Z">
        <w:r w:rsidDel="00D06878">
          <w:rPr>
            <w:lang w:eastAsia="ru-RU"/>
          </w:rPr>
          <w:delText xml:space="preserve">в </w:delText>
        </w:r>
      </w:del>
      <w:ins w:id="975" w:author="Evgeny Sukharev" w:date="2021-06-15T16:56:00Z">
        <w:r w:rsidR="00D06878">
          <w:rPr>
            <w:lang w:eastAsia="ru-RU"/>
          </w:rPr>
          <w:t>в </w:t>
        </w:r>
      </w:ins>
      <w:r>
        <w:rPr>
          <w:lang w:eastAsia="ru-RU"/>
        </w:rPr>
        <w:t>оговоренные сроки.</w:t>
      </w:r>
    </w:p>
    <w:p w14:paraId="727E4F55" w14:textId="77777777" w:rsidR="0083681A" w:rsidRDefault="0083681A" w:rsidP="0083681A">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72B65555" w14:textId="77777777" w:rsidR="0083681A" w:rsidRDefault="0083681A" w:rsidP="0083681A">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57F48C8C" w14:textId="703D0AAF" w:rsidR="0083681A" w:rsidRDefault="00FC5943" w:rsidP="00FC5943">
      <w:pPr>
        <w:pStyle w:val="3"/>
        <w:numPr>
          <w:ilvl w:val="0"/>
          <w:numId w:val="0"/>
        </w:numPr>
        <w:rPr>
          <w:lang w:eastAsia="ru-RU"/>
        </w:rPr>
      </w:pPr>
      <w:bookmarkStart w:id="976" w:name="_Toc73469561"/>
      <w:bookmarkStart w:id="977" w:name="_Toc73879669"/>
      <w:bookmarkStart w:id="978" w:name="_Toc74867062"/>
      <w:r>
        <w:rPr>
          <w:lang w:eastAsia="ru-RU"/>
        </w:rPr>
        <w:t xml:space="preserve">2.7.2. </w:t>
      </w:r>
      <w:r w:rsidR="0083681A">
        <w:rPr>
          <w:lang w:eastAsia="ru-RU"/>
        </w:rPr>
        <w:t xml:space="preserve">Общие </w:t>
      </w:r>
      <w:r w:rsidR="0083681A">
        <w:t>требования</w:t>
      </w:r>
      <w:r w:rsidR="0083681A">
        <w:rPr>
          <w:lang w:eastAsia="ru-RU"/>
        </w:rPr>
        <w:t xml:space="preserve"> к приемке работы</w:t>
      </w:r>
      <w:bookmarkEnd w:id="976"/>
      <w:bookmarkEnd w:id="977"/>
      <w:bookmarkEnd w:id="978"/>
    </w:p>
    <w:p w14:paraId="39FD503C" w14:textId="7EFC77BF" w:rsidR="00222AFF" w:rsidRPr="00C5178E" w:rsidRDefault="0083681A" w:rsidP="00C5178E">
      <w:pPr>
        <w:rPr>
          <w:szCs w:val="28"/>
        </w:rPr>
      </w:pPr>
      <w:r>
        <w:rPr>
          <w:lang w:eastAsia="ru-RU"/>
        </w:rPr>
        <w:t xml:space="preserve">На основании Протокола проведения испытаний Исполнитель совместно </w:t>
      </w:r>
      <w:del w:id="979" w:author="Evgeny Sukharev" w:date="2021-06-15T16:56:00Z">
        <w:r w:rsidDel="00D06878">
          <w:rPr>
            <w:lang w:eastAsia="ru-RU"/>
          </w:rPr>
          <w:delText xml:space="preserve">с </w:delText>
        </w:r>
      </w:del>
      <w:ins w:id="980" w:author="Evgeny Sukharev" w:date="2021-06-15T16:56:00Z">
        <w:r w:rsidR="00D06878">
          <w:rPr>
            <w:lang w:eastAsia="ru-RU"/>
          </w:rPr>
          <w:t>с </w:t>
        </w:r>
      </w:ins>
      <w:r>
        <w:rPr>
          <w:lang w:eastAsia="ru-RU"/>
        </w:rPr>
        <w:t>Заказчиком подписывает акт о внедрении.</w:t>
      </w:r>
    </w:p>
    <w:p w14:paraId="76F02D77" w14:textId="77777777" w:rsidR="00502B81" w:rsidRDefault="002F779F" w:rsidP="00502B81">
      <w:r w:rsidRPr="00BA7E46">
        <w:t>Программа должна обеспечивать возможность выполнения перечисленных ниже функций:</w:t>
      </w:r>
    </w:p>
    <w:p w14:paraId="3F61B159" w14:textId="7CF731F2" w:rsidR="002F779F" w:rsidRDefault="002F779F" w:rsidP="00E87833">
      <w:pPr>
        <w:pStyle w:val="a7"/>
        <w:numPr>
          <w:ilvl w:val="0"/>
          <w:numId w:val="40"/>
        </w:numPr>
        <w:ind w:left="1066" w:hanging="357"/>
      </w:pPr>
      <w:r w:rsidRPr="00BA7E46">
        <w:t xml:space="preserve">При </w:t>
      </w:r>
      <w:r>
        <w:t>в</w:t>
      </w:r>
      <w:r w:rsidRPr="00BA7E46">
        <w:t xml:space="preserve">ходе в </w:t>
      </w:r>
      <w:r w:rsidRPr="006B6584">
        <w:t>веб-серв</w:t>
      </w:r>
      <w:r>
        <w:t>ис</w:t>
      </w:r>
      <w:r w:rsidRPr="00BA7E46">
        <w:t xml:space="preserve"> под учетной записью</w:t>
      </w:r>
      <w:r w:rsidR="00C5178E">
        <w:t xml:space="preserve"> </w:t>
      </w:r>
      <w:r w:rsidRPr="00BA7E46">
        <w:t>пользователь должен иметь возможность:</w:t>
      </w:r>
    </w:p>
    <w:p w14:paraId="21DD86C4" w14:textId="7EE14A1A" w:rsidR="002F779F" w:rsidRDefault="002F779F" w:rsidP="00F61418">
      <w:pPr>
        <w:pStyle w:val="a7"/>
        <w:numPr>
          <w:ilvl w:val="1"/>
          <w:numId w:val="2"/>
        </w:numPr>
      </w:pPr>
      <w:r>
        <w:t xml:space="preserve">просматривать </w:t>
      </w:r>
      <w:r w:rsidR="00C5178E">
        <w:t>список сообщений</w:t>
      </w:r>
      <w:r>
        <w:t>;</w:t>
      </w:r>
    </w:p>
    <w:p w14:paraId="70916194" w14:textId="34732E10" w:rsidR="00C5178E" w:rsidRDefault="00C5178E" w:rsidP="00F61418">
      <w:pPr>
        <w:pStyle w:val="a7"/>
        <w:numPr>
          <w:ilvl w:val="1"/>
          <w:numId w:val="2"/>
        </w:numPr>
      </w:pPr>
      <w:r>
        <w:t>создавать новые сообщения;</w:t>
      </w:r>
    </w:p>
    <w:p w14:paraId="41BAEFE2" w14:textId="4F216A16" w:rsidR="00C5178E" w:rsidRDefault="00C5178E" w:rsidP="00F61418">
      <w:pPr>
        <w:pStyle w:val="a7"/>
        <w:numPr>
          <w:ilvl w:val="1"/>
          <w:numId w:val="2"/>
        </w:numPr>
      </w:pPr>
      <w:r>
        <w:t>выбирать несколько получателей;</w:t>
      </w:r>
    </w:p>
    <w:p w14:paraId="1D96E7C4" w14:textId="5B2BC0B2" w:rsidR="002F779F" w:rsidRPr="009D4692" w:rsidRDefault="00C5178E" w:rsidP="00F61418">
      <w:pPr>
        <w:pStyle w:val="a7"/>
        <w:numPr>
          <w:ilvl w:val="1"/>
          <w:numId w:val="2"/>
        </w:numPr>
      </w:pPr>
      <w:r>
        <w:t xml:space="preserve">прикреплять до 5 файлов общим объемом до 10 МБ с расширением: </w:t>
      </w:r>
      <w:r w:rsidRPr="00C5178E">
        <w:t>.</w:t>
      </w:r>
      <w:r>
        <w:rPr>
          <w:lang w:val="en-US"/>
        </w:rPr>
        <w:t>doc</w:t>
      </w:r>
      <w:r w:rsidRPr="00C5178E">
        <w:t>, .</w:t>
      </w:r>
      <w:r>
        <w:rPr>
          <w:lang w:val="en-US"/>
        </w:rPr>
        <w:t>docx</w:t>
      </w:r>
      <w:r w:rsidRPr="00C5178E">
        <w:t>, .</w:t>
      </w:r>
      <w:r>
        <w:rPr>
          <w:lang w:val="en-US"/>
        </w:rPr>
        <w:t>xlsx</w:t>
      </w:r>
      <w:r w:rsidRPr="00C5178E">
        <w:t>, .</w:t>
      </w:r>
      <w:r>
        <w:rPr>
          <w:lang w:val="en-US"/>
        </w:rPr>
        <w:t>csv</w:t>
      </w:r>
      <w:r w:rsidRPr="00C5178E">
        <w:t>, .</w:t>
      </w:r>
      <w:r>
        <w:rPr>
          <w:lang w:val="en-US"/>
        </w:rPr>
        <w:t>rar</w:t>
      </w:r>
      <w:r w:rsidRPr="00C5178E">
        <w:t>, .</w:t>
      </w:r>
      <w:r>
        <w:rPr>
          <w:lang w:val="en-US"/>
        </w:rPr>
        <w:t>pdf</w:t>
      </w:r>
      <w:r w:rsidRPr="00C5178E">
        <w:t>, .</w:t>
      </w:r>
      <w:r>
        <w:rPr>
          <w:lang w:val="en-US"/>
        </w:rPr>
        <w:t>txt</w:t>
      </w:r>
      <w:r w:rsidRPr="00C5178E">
        <w:t>.</w:t>
      </w:r>
    </w:p>
    <w:p w14:paraId="360D8347" w14:textId="5A424C48" w:rsidR="002F779F" w:rsidRPr="00C7688B" w:rsidRDefault="002F779F" w:rsidP="00E87833">
      <w:pPr>
        <w:pStyle w:val="c"/>
        <w:numPr>
          <w:ilvl w:val="0"/>
          <w:numId w:val="40"/>
        </w:numPr>
        <w:ind w:left="1066" w:hanging="357"/>
        <w:rPr>
          <w:lang w:val="ru-RU"/>
        </w:rPr>
      </w:pPr>
      <w:r w:rsidRPr="00C7688B">
        <w:rPr>
          <w:lang w:val="ru-RU"/>
        </w:rPr>
        <w:t>Программный комплекс должен хранить сведения о:</w:t>
      </w:r>
    </w:p>
    <w:p w14:paraId="0F00276D" w14:textId="5BDFAD39" w:rsidR="00502B81" w:rsidRDefault="00502B81" w:rsidP="00F61418">
      <w:pPr>
        <w:pStyle w:val="a7"/>
        <w:numPr>
          <w:ilvl w:val="1"/>
          <w:numId w:val="2"/>
        </w:numPr>
      </w:pPr>
      <w:r>
        <w:lastRenderedPageBreak/>
        <w:t xml:space="preserve">сообщениях: дата доставки, тема сообщения, текст сообщения, размер, запланировано ли сообщение, запланированная дата доставки, отправлено ли сообщение, идентификатор очереди, </w:t>
      </w:r>
      <w:del w:id="981" w:author="Evgeny Sukharev" w:date="2021-06-15T16:56:00Z">
        <w:r w:rsidDel="00D06878">
          <w:delText xml:space="preserve">в </w:delText>
        </w:r>
      </w:del>
      <w:ins w:id="982" w:author="Evgeny Sukharev" w:date="2021-06-15T16:56:00Z">
        <w:r w:rsidR="00D06878">
          <w:t>в </w:t>
        </w:r>
      </w:ins>
      <w:r>
        <w:t>которой находится сообщение, выбранный пользователем сервис доставки, сервис доставки, посредством которого сообщение доставлено, идентификатор отправителя, статус доставки, дата создания сообщения, является ли текст сообщения</w:t>
      </w:r>
      <w:r w:rsidRPr="00502B81">
        <w:t xml:space="preserve"> </w:t>
      </w:r>
      <w:r>
        <w:rPr>
          <w:lang w:val="en-US"/>
        </w:rPr>
        <w:t>html</w:t>
      </w:r>
      <w:r>
        <w:t xml:space="preserve">-страницей; </w:t>
      </w:r>
    </w:p>
    <w:p w14:paraId="3F721B87" w14:textId="72119F01" w:rsidR="002F779F" w:rsidRDefault="00502B81" w:rsidP="00F61418">
      <w:pPr>
        <w:pStyle w:val="a7"/>
        <w:numPr>
          <w:ilvl w:val="1"/>
          <w:numId w:val="2"/>
        </w:numPr>
      </w:pPr>
      <w:r>
        <w:t>адресах получателей</w:t>
      </w:r>
      <w:r w:rsidR="002F779F">
        <w:t>:</w:t>
      </w:r>
      <w:r>
        <w:t xml:space="preserve"> электронный адрес получателя, сообщение, отправляемое на этот адрес</w:t>
      </w:r>
      <w:r w:rsidR="002F779F">
        <w:t>;</w:t>
      </w:r>
    </w:p>
    <w:p w14:paraId="190DC6C2" w14:textId="68E3DDD2" w:rsidR="002F779F" w:rsidRDefault="00502B81" w:rsidP="00F61418">
      <w:pPr>
        <w:pStyle w:val="a7"/>
        <w:numPr>
          <w:ilvl w:val="1"/>
          <w:numId w:val="2"/>
        </w:numPr>
      </w:pPr>
      <w:r>
        <w:t>очередях доставки: интервал доставки, дата последней отправки;</w:t>
      </w:r>
    </w:p>
    <w:p w14:paraId="08C1A8FE" w14:textId="4C33D82B" w:rsidR="00502B81" w:rsidRDefault="00502B81" w:rsidP="00F61418">
      <w:pPr>
        <w:pStyle w:val="a7"/>
        <w:numPr>
          <w:ilvl w:val="1"/>
          <w:numId w:val="2"/>
        </w:numPr>
      </w:pPr>
      <w:r>
        <w:t>прикрепленных файлах: название файла, содержание файла, тип файла, сообщение, к которому файл прикреплен;</w:t>
      </w:r>
    </w:p>
    <w:p w14:paraId="7BF8D883" w14:textId="344D65A9" w:rsidR="00502B81" w:rsidRDefault="00502B81" w:rsidP="00F61418">
      <w:pPr>
        <w:pStyle w:val="a7"/>
        <w:numPr>
          <w:ilvl w:val="1"/>
          <w:numId w:val="2"/>
        </w:numPr>
      </w:pPr>
      <w:r>
        <w:t>пользователях: имя и фамилия пользователя, электронный адрес почты пользователя, хэш пароля, статус активности пользователя, роль;</w:t>
      </w:r>
    </w:p>
    <w:p w14:paraId="1841E0DC" w14:textId="1839AB44" w:rsidR="00502B81" w:rsidRDefault="00502B81" w:rsidP="00F61418">
      <w:pPr>
        <w:pStyle w:val="a7"/>
        <w:numPr>
          <w:ilvl w:val="1"/>
          <w:numId w:val="2"/>
        </w:numPr>
      </w:pPr>
      <w:r>
        <w:t>контактах: электронный адрес почты контакта, имя контакта, идентификатор пользователя, которому принадлежит данный контакт;</w:t>
      </w:r>
    </w:p>
    <w:p w14:paraId="776C13F6" w14:textId="21F41074" w:rsidR="00502B81" w:rsidRDefault="00502B81" w:rsidP="00F61418">
      <w:pPr>
        <w:pStyle w:val="a7"/>
        <w:numPr>
          <w:ilvl w:val="1"/>
          <w:numId w:val="2"/>
        </w:numPr>
      </w:pPr>
      <w:r>
        <w:t>доступах: дата начала действия доступа, дата окончания действия доступа, идентификатор действующего тарифа, идентификатор пользователя, которому принадлежит данный доступ;</w:t>
      </w:r>
    </w:p>
    <w:p w14:paraId="2B27FF8B" w14:textId="6C9F22D2" w:rsidR="00502B81" w:rsidRDefault="00502B81" w:rsidP="00F61418">
      <w:pPr>
        <w:pStyle w:val="a7"/>
        <w:numPr>
          <w:ilvl w:val="1"/>
          <w:numId w:val="2"/>
        </w:numPr>
      </w:pPr>
      <w:r>
        <w:t>тарифах: название тарифа, цена;</w:t>
      </w:r>
    </w:p>
    <w:p w14:paraId="3007C169" w14:textId="32B855AF" w:rsidR="00502B81" w:rsidRDefault="00502B81" w:rsidP="00F61418">
      <w:pPr>
        <w:pStyle w:val="a7"/>
        <w:numPr>
          <w:ilvl w:val="1"/>
          <w:numId w:val="2"/>
        </w:numPr>
      </w:pPr>
      <w:r>
        <w:t>скидках: наименование скидки, значение.</w:t>
      </w:r>
    </w:p>
    <w:p w14:paraId="3386DC1C" w14:textId="77777777" w:rsidR="002C3AE6" w:rsidRDefault="002C3AE6" w:rsidP="004A0142">
      <w:pPr>
        <w:pStyle w:val="1"/>
      </w:pPr>
      <w:bookmarkStart w:id="983" w:name="_Toc74867063"/>
      <w:r>
        <w:lastRenderedPageBreak/>
        <w:t>ЭКОНОМИЧЕСКИЙ АНАЛИЗ</w:t>
      </w:r>
      <w:bookmarkEnd w:id="983"/>
    </w:p>
    <w:p w14:paraId="6A34048E" w14:textId="2E203992" w:rsidR="0038098F" w:rsidRPr="0038098F" w:rsidRDefault="0038098F" w:rsidP="0038098F">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984" w:author="Evgeny Sukharev" w:date="2021-06-15T16:57:00Z">
        <w:r w:rsidDel="00D06878">
          <w:rPr>
            <w:rFonts w:eastAsia="Times New Roman"/>
          </w:rPr>
          <w:delText xml:space="preserve">и </w:delText>
        </w:r>
      </w:del>
      <w:ins w:id="985" w:author="Evgeny Sukharev" w:date="2021-06-15T16:57:00Z">
        <w:r w:rsidR="00D06878">
          <w:rPr>
            <w:rFonts w:eastAsia="Times New Roman"/>
          </w:rPr>
          <w:t>и </w:t>
        </w:r>
      </w:ins>
      <w:r>
        <w:rPr>
          <w:rFonts w:eastAsia="Times New Roman"/>
        </w:rPr>
        <w:t>внедрению программной системы, а также приводится расчёт ее себестоимости.</w:t>
      </w:r>
    </w:p>
    <w:p w14:paraId="62E73F5A" w14:textId="1F3B67CC" w:rsidR="00C2268F" w:rsidRDefault="00C2268F" w:rsidP="00C2268F">
      <w:pPr>
        <w:rPr>
          <w:rFonts w:eastAsia="Times New Roman"/>
        </w:rPr>
      </w:pPr>
      <w:r>
        <w:rPr>
          <w:rFonts w:eastAsia="Times New Roman"/>
        </w:rPr>
        <w:t>Структура себестоимости программного продукта отражена в табл. 3.</w:t>
      </w:r>
      <w:r w:rsidR="00875FB1">
        <w:rPr>
          <w:rFonts w:eastAsia="Times New Roman"/>
        </w:rPr>
        <w:t>1</w:t>
      </w:r>
      <w:r>
        <w:rPr>
          <w:rFonts w:eastAsia="Times New Roman"/>
        </w:rPr>
        <w:t xml:space="preserve"> </w:t>
      </w:r>
      <w:del w:id="986" w:author="Evgeny Sukharev" w:date="2021-06-15T16:57:00Z">
        <w:r w:rsidDel="00D06878">
          <w:rPr>
            <w:rFonts w:eastAsia="Times New Roman"/>
          </w:rPr>
          <w:delText xml:space="preserve">и </w:delText>
        </w:r>
      </w:del>
      <w:ins w:id="987" w:author="Evgeny Sukharev" w:date="2021-06-15T16:57:00Z">
        <w:r w:rsidR="00D06878">
          <w:rPr>
            <w:rFonts w:eastAsia="Times New Roman"/>
          </w:rPr>
          <w:t>и </w:t>
        </w:r>
      </w:ins>
      <w:r>
        <w:rPr>
          <w:rFonts w:eastAsia="Times New Roman"/>
        </w:rPr>
        <w:t>представлена на рис. 3.</w:t>
      </w:r>
      <w:r w:rsidR="00875FB1">
        <w:rPr>
          <w:rFonts w:eastAsia="Times New Roman"/>
        </w:rPr>
        <w:t>1</w:t>
      </w:r>
      <w:r>
        <w:rPr>
          <w:rFonts w:eastAsia="Times New Roman"/>
        </w:rPr>
        <w:t>.</w:t>
      </w:r>
      <w:r w:rsidR="009873F2">
        <w:rPr>
          <w:rFonts w:eastAsia="Times New Roman"/>
        </w:rPr>
        <w:t xml:space="preserve"> Расчеты себестоимости приведены в прилож. </w:t>
      </w:r>
      <w:r w:rsidR="006E1AB9">
        <w:rPr>
          <w:rFonts w:eastAsia="Times New Roman"/>
        </w:rPr>
        <w:t>А</w:t>
      </w:r>
      <w:r w:rsidR="009873F2">
        <w:rPr>
          <w:rFonts w:eastAsia="Times New Roman"/>
        </w:rPr>
        <w:t>.</w:t>
      </w:r>
    </w:p>
    <w:p w14:paraId="5C765B8D" w14:textId="6303E59E" w:rsidR="00C2268F" w:rsidRDefault="00C2268F" w:rsidP="00C2268F">
      <w:pPr>
        <w:ind w:firstLine="0"/>
        <w:jc w:val="right"/>
        <w:rPr>
          <w:rFonts w:eastAsia="Times New Roman"/>
          <w:b/>
        </w:rPr>
      </w:pPr>
      <w:bookmarkStart w:id="988" w:name="_Ref291088159"/>
      <w:r>
        <w:rPr>
          <w:rFonts w:eastAsia="Times New Roman"/>
          <w:b/>
        </w:rPr>
        <w:t>Таблица 3.</w:t>
      </w:r>
      <w:bookmarkEnd w:id="988"/>
      <w:r w:rsidR="00875FB1">
        <w:rPr>
          <w:rFonts w:eastAsia="Times New Roman"/>
          <w:b/>
        </w:rPr>
        <w:t>1</w:t>
      </w:r>
    </w:p>
    <w:p w14:paraId="43A313BA" w14:textId="77777777" w:rsidR="00C2268F" w:rsidRDefault="00C2268F" w:rsidP="00C2268F">
      <w:pPr>
        <w:pStyle w:val="affffff4"/>
      </w:pPr>
      <w:r>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40"/>
        <w:gridCol w:w="5041"/>
        <w:gridCol w:w="1784"/>
        <w:gridCol w:w="2244"/>
      </w:tblGrid>
      <w:tr w:rsidR="00C2268F" w14:paraId="1917BCC0" w14:textId="77777777" w:rsidTr="00C2268F">
        <w:trPr>
          <w:trHeight w:val="1007"/>
          <w:jc w:val="center"/>
        </w:trPr>
        <w:tc>
          <w:tcPr>
            <w:tcW w:w="621" w:type="dxa"/>
            <w:tcBorders>
              <w:top w:val="single" w:sz="6" w:space="0" w:color="000000"/>
              <w:left w:val="single" w:sz="6" w:space="0" w:color="000000"/>
              <w:bottom w:val="single" w:sz="6" w:space="0" w:color="000000"/>
              <w:right w:val="single" w:sz="6" w:space="0" w:color="000000"/>
            </w:tcBorders>
            <w:vAlign w:val="center"/>
            <w:hideMark/>
          </w:tcPr>
          <w:p w14:paraId="6238A8CD" w14:textId="77777777" w:rsidR="00C2268F" w:rsidRDefault="00C2268F">
            <w:pPr>
              <w:spacing w:line="240" w:lineRule="auto"/>
              <w:ind w:firstLine="0"/>
              <w:jc w:val="center"/>
              <w:rPr>
                <w:rFonts w:eastAsia="Times New Roman"/>
                <w:b/>
                <w:sz w:val="24"/>
                <w:szCs w:val="24"/>
              </w:rPr>
            </w:pPr>
            <w:r>
              <w:rPr>
                <w:rFonts w:eastAsia="Times New Roman"/>
                <w:b/>
                <w:sz w:val="24"/>
                <w:szCs w:val="24"/>
              </w:rPr>
              <w:t>№</w:t>
            </w:r>
          </w:p>
        </w:tc>
        <w:tc>
          <w:tcPr>
            <w:tcW w:w="4896" w:type="dxa"/>
            <w:tcBorders>
              <w:top w:val="single" w:sz="6" w:space="0" w:color="000000"/>
              <w:left w:val="single" w:sz="6" w:space="0" w:color="000000"/>
              <w:bottom w:val="single" w:sz="6" w:space="0" w:color="000000"/>
              <w:right w:val="single" w:sz="6" w:space="0" w:color="000000"/>
            </w:tcBorders>
            <w:vAlign w:val="center"/>
            <w:hideMark/>
          </w:tcPr>
          <w:p w14:paraId="32B09F55" w14:textId="77777777" w:rsidR="00C2268F" w:rsidRDefault="00C2268F">
            <w:pPr>
              <w:spacing w:line="240" w:lineRule="auto"/>
              <w:ind w:firstLine="0"/>
              <w:jc w:val="center"/>
              <w:rPr>
                <w:rFonts w:eastAsia="Times New Roman"/>
                <w:b/>
                <w:sz w:val="24"/>
                <w:szCs w:val="24"/>
              </w:rPr>
            </w:pPr>
            <w:r>
              <w:rPr>
                <w:rFonts w:eastAsia="Times New Roman"/>
                <w:b/>
                <w:sz w:val="24"/>
                <w:szCs w:val="24"/>
              </w:rPr>
              <w:t>Элементы себестоимости</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CDD5812" w14:textId="77777777" w:rsidR="00C2268F" w:rsidRDefault="00C2268F">
            <w:pPr>
              <w:spacing w:line="240" w:lineRule="auto"/>
              <w:ind w:firstLine="0"/>
              <w:jc w:val="center"/>
              <w:rPr>
                <w:rFonts w:eastAsia="Times New Roman"/>
                <w:b/>
                <w:sz w:val="24"/>
                <w:szCs w:val="24"/>
              </w:rPr>
            </w:pPr>
            <w:r>
              <w:rPr>
                <w:rFonts w:eastAsia="Times New Roman"/>
                <w:b/>
                <w:sz w:val="24"/>
                <w:szCs w:val="24"/>
              </w:rPr>
              <w:t>Сумма (руб.)</w:t>
            </w:r>
          </w:p>
        </w:tc>
        <w:tc>
          <w:tcPr>
            <w:tcW w:w="2180" w:type="dxa"/>
            <w:tcBorders>
              <w:top w:val="single" w:sz="6" w:space="0" w:color="000000"/>
              <w:left w:val="single" w:sz="6" w:space="0" w:color="000000"/>
              <w:bottom w:val="single" w:sz="6" w:space="0" w:color="000000"/>
              <w:right w:val="single" w:sz="6" w:space="0" w:color="000000"/>
            </w:tcBorders>
            <w:hideMark/>
          </w:tcPr>
          <w:p w14:paraId="12887C5D" w14:textId="77777777" w:rsidR="00C2268F" w:rsidRDefault="00C2268F">
            <w:pPr>
              <w:spacing w:line="240" w:lineRule="auto"/>
              <w:ind w:firstLine="0"/>
              <w:jc w:val="center"/>
              <w:rPr>
                <w:rFonts w:eastAsia="Times New Roman"/>
                <w:b/>
                <w:sz w:val="24"/>
                <w:szCs w:val="24"/>
              </w:rPr>
            </w:pPr>
            <w:r>
              <w:rPr>
                <w:rFonts w:eastAsia="Times New Roman"/>
                <w:b/>
                <w:sz w:val="24"/>
                <w:szCs w:val="24"/>
              </w:rPr>
              <w:t>% в общ. сумме себестоимости</w:t>
            </w:r>
          </w:p>
        </w:tc>
      </w:tr>
      <w:tr w:rsidR="00C2268F" w14:paraId="076F7532" w14:textId="77777777" w:rsidTr="00C2268F">
        <w:trPr>
          <w:trHeight w:val="271"/>
          <w:jc w:val="center"/>
        </w:trPr>
        <w:tc>
          <w:tcPr>
            <w:tcW w:w="621" w:type="dxa"/>
            <w:tcBorders>
              <w:top w:val="single" w:sz="6" w:space="0" w:color="000000"/>
              <w:left w:val="single" w:sz="6" w:space="0" w:color="000000"/>
              <w:bottom w:val="single" w:sz="6" w:space="0" w:color="000000"/>
              <w:right w:val="single" w:sz="6" w:space="0" w:color="000000"/>
            </w:tcBorders>
            <w:hideMark/>
          </w:tcPr>
          <w:p w14:paraId="3EB0D7BC" w14:textId="77777777" w:rsidR="00C2268F" w:rsidRDefault="00C2268F">
            <w:pPr>
              <w:spacing w:line="240" w:lineRule="auto"/>
              <w:ind w:firstLine="0"/>
              <w:jc w:val="center"/>
              <w:rPr>
                <w:rFonts w:eastAsia="Times New Roman"/>
                <w:sz w:val="24"/>
                <w:szCs w:val="24"/>
              </w:rPr>
            </w:pPr>
            <w:r>
              <w:rPr>
                <w:rFonts w:eastAsia="Times New Roman"/>
                <w:sz w:val="24"/>
                <w:szCs w:val="24"/>
              </w:rPr>
              <w:t>1</w:t>
            </w:r>
          </w:p>
        </w:tc>
        <w:tc>
          <w:tcPr>
            <w:tcW w:w="4896" w:type="dxa"/>
            <w:tcBorders>
              <w:top w:val="single" w:sz="6" w:space="0" w:color="000000"/>
              <w:left w:val="single" w:sz="6" w:space="0" w:color="000000"/>
              <w:bottom w:val="single" w:sz="6" w:space="0" w:color="000000"/>
              <w:right w:val="single" w:sz="6" w:space="0" w:color="000000"/>
            </w:tcBorders>
            <w:hideMark/>
          </w:tcPr>
          <w:p w14:paraId="215113CD" w14:textId="77777777" w:rsidR="00C2268F" w:rsidRDefault="00C2268F">
            <w:pPr>
              <w:spacing w:line="240" w:lineRule="auto"/>
              <w:ind w:firstLine="0"/>
              <w:jc w:val="left"/>
              <w:rPr>
                <w:rFonts w:eastAsia="Times New Roman"/>
                <w:sz w:val="24"/>
                <w:szCs w:val="24"/>
              </w:rPr>
            </w:pPr>
            <w:r>
              <w:rPr>
                <w:rFonts w:eastAsia="Times New Roman"/>
                <w:sz w:val="24"/>
                <w:szCs w:val="24"/>
              </w:rPr>
              <w:t>Общая заработная плата исполнителя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E716468" w14:textId="77777777" w:rsidR="00C2268F" w:rsidRDefault="00C2268F">
            <w:pPr>
              <w:ind w:firstLine="10"/>
              <w:jc w:val="center"/>
              <w:rPr>
                <w:rFonts w:eastAsia="Times New Roman"/>
                <w:sz w:val="24"/>
                <w:szCs w:val="24"/>
              </w:rPr>
            </w:pPr>
            <w:r>
              <w:t>786 125</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F25C7D2" w14:textId="77777777" w:rsidR="00C2268F" w:rsidRDefault="00C2268F">
            <w:pPr>
              <w:ind w:firstLine="0"/>
              <w:jc w:val="center"/>
              <w:rPr>
                <w:rFonts w:eastAsia="Times New Roman"/>
              </w:rPr>
            </w:pPr>
            <w:r>
              <w:t>56,20</w:t>
            </w:r>
          </w:p>
        </w:tc>
      </w:tr>
      <w:tr w:rsidR="00C2268F" w14:paraId="27995B6D"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9EFB197" w14:textId="77777777" w:rsidR="00C2268F" w:rsidRDefault="00C2268F">
            <w:pPr>
              <w:spacing w:line="240" w:lineRule="auto"/>
              <w:ind w:firstLine="0"/>
              <w:jc w:val="center"/>
              <w:rPr>
                <w:rFonts w:eastAsia="Times New Roman"/>
                <w:sz w:val="24"/>
                <w:szCs w:val="24"/>
              </w:rPr>
            </w:pPr>
            <w:r>
              <w:rPr>
                <w:rFonts w:eastAsia="Times New Roman"/>
                <w:sz w:val="24"/>
                <w:szCs w:val="24"/>
              </w:rPr>
              <w:t>3</w:t>
            </w:r>
          </w:p>
        </w:tc>
        <w:tc>
          <w:tcPr>
            <w:tcW w:w="4896" w:type="dxa"/>
            <w:tcBorders>
              <w:top w:val="single" w:sz="6" w:space="0" w:color="000000"/>
              <w:left w:val="single" w:sz="6" w:space="0" w:color="000000"/>
              <w:bottom w:val="single" w:sz="6" w:space="0" w:color="000000"/>
              <w:right w:val="single" w:sz="6" w:space="0" w:color="000000"/>
            </w:tcBorders>
            <w:hideMark/>
          </w:tcPr>
          <w:p w14:paraId="5B7CD10F" w14:textId="77777777" w:rsidR="00C2268F" w:rsidRDefault="00C2268F">
            <w:pPr>
              <w:spacing w:line="240" w:lineRule="auto"/>
              <w:ind w:firstLine="0"/>
              <w:jc w:val="left"/>
              <w:rPr>
                <w:rFonts w:eastAsia="Times New Roman"/>
                <w:sz w:val="24"/>
                <w:szCs w:val="24"/>
              </w:rPr>
            </w:pPr>
            <w:r>
              <w:rPr>
                <w:rFonts w:eastAsia="Times New Roman"/>
                <w:sz w:val="24"/>
                <w:szCs w:val="24"/>
              </w:rPr>
              <w:t>Отчисления на социальные нужды (страховые взносы)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E6D192B" w14:textId="77777777" w:rsidR="00C2268F" w:rsidRDefault="00C2268F">
            <w:pPr>
              <w:ind w:firstLine="10"/>
              <w:jc w:val="center"/>
            </w:pPr>
            <w:r>
              <w:t>95 702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6B75F8" w14:textId="77777777" w:rsidR="00C2268F" w:rsidRDefault="00C2268F">
            <w:pPr>
              <w:ind w:firstLine="0"/>
              <w:jc w:val="center"/>
            </w:pPr>
            <w:r>
              <w:t>6,84</w:t>
            </w:r>
          </w:p>
        </w:tc>
      </w:tr>
      <w:tr w:rsidR="00C2268F" w14:paraId="20467FD7"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1551E25" w14:textId="77777777" w:rsidR="00C2268F" w:rsidRDefault="00C2268F">
            <w:pPr>
              <w:spacing w:line="240" w:lineRule="auto"/>
              <w:ind w:firstLine="0"/>
              <w:jc w:val="center"/>
              <w:rPr>
                <w:rFonts w:eastAsia="Times New Roman"/>
                <w:sz w:val="24"/>
                <w:szCs w:val="24"/>
              </w:rPr>
            </w:pPr>
            <w:r>
              <w:rPr>
                <w:rFonts w:eastAsia="Times New Roman"/>
                <w:sz w:val="24"/>
                <w:szCs w:val="24"/>
              </w:rPr>
              <w:t>4</w:t>
            </w:r>
          </w:p>
        </w:tc>
        <w:tc>
          <w:tcPr>
            <w:tcW w:w="4896" w:type="dxa"/>
            <w:tcBorders>
              <w:top w:val="single" w:sz="6" w:space="0" w:color="000000"/>
              <w:left w:val="single" w:sz="6" w:space="0" w:color="000000"/>
              <w:bottom w:val="single" w:sz="6" w:space="0" w:color="000000"/>
              <w:right w:val="single" w:sz="6" w:space="0" w:color="000000"/>
            </w:tcBorders>
            <w:hideMark/>
          </w:tcPr>
          <w:p w14:paraId="79723818" w14:textId="77777777" w:rsidR="00C2268F" w:rsidRDefault="00C2268F">
            <w:pPr>
              <w:spacing w:line="240" w:lineRule="auto"/>
              <w:ind w:firstLine="0"/>
              <w:jc w:val="left"/>
              <w:rPr>
                <w:rFonts w:eastAsia="Times New Roman"/>
                <w:sz w:val="24"/>
                <w:szCs w:val="24"/>
              </w:rPr>
            </w:pPr>
            <w:r>
              <w:rPr>
                <w:rFonts w:eastAsia="Times New Roman"/>
                <w:sz w:val="24"/>
                <w:szCs w:val="24"/>
              </w:rPr>
              <w:t>Арендные платежи за производственные (офисные) помещения</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DDEFBF0" w14:textId="77777777" w:rsidR="00C2268F" w:rsidRDefault="00C2268F">
            <w:pPr>
              <w:ind w:firstLine="10"/>
              <w:jc w:val="center"/>
            </w:pPr>
            <w:r>
              <w:t>134 572</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5E73EC8B" w14:textId="77777777" w:rsidR="00C2268F" w:rsidRDefault="00C2268F">
            <w:pPr>
              <w:ind w:firstLine="0"/>
              <w:jc w:val="center"/>
            </w:pPr>
            <w:r>
              <w:t>9,62</w:t>
            </w:r>
          </w:p>
        </w:tc>
      </w:tr>
      <w:tr w:rsidR="00C2268F" w14:paraId="3BBC90C5"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BA331CC" w14:textId="77777777" w:rsidR="00C2268F" w:rsidRDefault="00C2268F">
            <w:pPr>
              <w:spacing w:line="240" w:lineRule="auto"/>
              <w:ind w:firstLine="0"/>
              <w:jc w:val="center"/>
              <w:rPr>
                <w:rFonts w:eastAsia="Times New Roman"/>
                <w:sz w:val="24"/>
                <w:szCs w:val="24"/>
              </w:rPr>
            </w:pPr>
            <w:r>
              <w:rPr>
                <w:rFonts w:eastAsia="Times New Roman"/>
                <w:sz w:val="24"/>
                <w:szCs w:val="24"/>
              </w:rPr>
              <w:t>5</w:t>
            </w:r>
          </w:p>
        </w:tc>
        <w:tc>
          <w:tcPr>
            <w:tcW w:w="4896" w:type="dxa"/>
            <w:tcBorders>
              <w:top w:val="single" w:sz="6" w:space="0" w:color="000000"/>
              <w:left w:val="single" w:sz="6" w:space="0" w:color="000000"/>
              <w:bottom w:val="single" w:sz="6" w:space="0" w:color="000000"/>
              <w:right w:val="single" w:sz="6" w:space="0" w:color="000000"/>
            </w:tcBorders>
            <w:hideMark/>
          </w:tcPr>
          <w:p w14:paraId="4EBA3F04" w14:textId="77777777" w:rsidR="00C2268F" w:rsidRDefault="00C2268F">
            <w:pPr>
              <w:spacing w:line="240" w:lineRule="auto"/>
              <w:ind w:firstLine="0"/>
              <w:jc w:val="left"/>
              <w:rPr>
                <w:rFonts w:eastAsia="Times New Roman"/>
                <w:sz w:val="24"/>
                <w:szCs w:val="24"/>
              </w:rPr>
            </w:pPr>
            <w:r>
              <w:rPr>
                <w:rFonts w:eastAsia="Times New Roman"/>
                <w:sz w:val="24"/>
                <w:szCs w:val="24"/>
              </w:rPr>
              <w:t>Амортизация используемых основных средств и нематериальных активов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A106979" w14:textId="77777777" w:rsidR="00C2268F" w:rsidRDefault="00C2268F">
            <w:pPr>
              <w:ind w:firstLine="10"/>
              <w:jc w:val="center"/>
            </w:pPr>
            <w:r>
              <w:t>78 986</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42AB2BD0" w14:textId="77777777" w:rsidR="00C2268F" w:rsidRDefault="00C2268F">
            <w:pPr>
              <w:ind w:firstLine="0"/>
              <w:jc w:val="center"/>
            </w:pPr>
            <w:r>
              <w:t>5,65</w:t>
            </w:r>
          </w:p>
        </w:tc>
      </w:tr>
      <w:tr w:rsidR="00C2268F" w14:paraId="001552E0"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C0AB6F9" w14:textId="77777777" w:rsidR="00C2268F" w:rsidRDefault="00C2268F">
            <w:pPr>
              <w:spacing w:line="240" w:lineRule="auto"/>
              <w:ind w:firstLine="0"/>
              <w:jc w:val="center"/>
              <w:rPr>
                <w:rFonts w:eastAsia="Times New Roman"/>
                <w:sz w:val="24"/>
                <w:szCs w:val="24"/>
              </w:rPr>
            </w:pPr>
            <w:r>
              <w:rPr>
                <w:rFonts w:eastAsia="Times New Roman"/>
                <w:sz w:val="24"/>
                <w:szCs w:val="24"/>
              </w:rPr>
              <w:t>6</w:t>
            </w:r>
          </w:p>
        </w:tc>
        <w:tc>
          <w:tcPr>
            <w:tcW w:w="4896" w:type="dxa"/>
            <w:tcBorders>
              <w:top w:val="single" w:sz="6" w:space="0" w:color="000000"/>
              <w:left w:val="single" w:sz="6" w:space="0" w:color="000000"/>
              <w:bottom w:val="single" w:sz="6" w:space="0" w:color="000000"/>
              <w:right w:val="single" w:sz="6" w:space="0" w:color="000000"/>
            </w:tcBorders>
            <w:hideMark/>
          </w:tcPr>
          <w:p w14:paraId="521A4D6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модернизацию и приобретение основных средств</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617D47C"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6B3F8D1C" w14:textId="77777777" w:rsidR="00C2268F" w:rsidRDefault="00C2268F">
            <w:pPr>
              <w:ind w:firstLine="0"/>
              <w:jc w:val="center"/>
            </w:pPr>
            <w:r>
              <w:t>-</w:t>
            </w:r>
          </w:p>
        </w:tc>
      </w:tr>
      <w:tr w:rsidR="00C2268F" w14:paraId="72BAAE92"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4D191DD6" w14:textId="77777777" w:rsidR="00C2268F" w:rsidRDefault="00C2268F">
            <w:pPr>
              <w:spacing w:line="240" w:lineRule="auto"/>
              <w:ind w:firstLine="0"/>
              <w:jc w:val="center"/>
              <w:rPr>
                <w:rFonts w:eastAsia="Times New Roman"/>
                <w:sz w:val="24"/>
                <w:szCs w:val="24"/>
              </w:rPr>
            </w:pPr>
            <w:r>
              <w:rPr>
                <w:rFonts w:eastAsia="Times New Roman"/>
                <w:sz w:val="24"/>
                <w:szCs w:val="24"/>
              </w:rPr>
              <w:t>7</w:t>
            </w:r>
          </w:p>
        </w:tc>
        <w:tc>
          <w:tcPr>
            <w:tcW w:w="4896" w:type="dxa"/>
            <w:tcBorders>
              <w:top w:val="single" w:sz="6" w:space="0" w:color="000000"/>
              <w:left w:val="single" w:sz="6" w:space="0" w:color="000000"/>
              <w:bottom w:val="single" w:sz="6" w:space="0" w:color="000000"/>
              <w:right w:val="single" w:sz="6" w:space="0" w:color="000000"/>
            </w:tcBorders>
            <w:hideMark/>
          </w:tcPr>
          <w:p w14:paraId="579A7901"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приобретение необходимого ПО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C20EFCE"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69CA6DF" w14:textId="77777777" w:rsidR="00C2268F" w:rsidRDefault="00C2268F">
            <w:pPr>
              <w:ind w:firstLine="0"/>
              <w:jc w:val="center"/>
            </w:pPr>
            <w:r>
              <w:t>-</w:t>
            </w:r>
          </w:p>
        </w:tc>
      </w:tr>
      <w:tr w:rsidR="00C2268F" w14:paraId="5E1A45A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7EC81717" w14:textId="77777777" w:rsidR="00C2268F" w:rsidRDefault="00C2268F">
            <w:pPr>
              <w:spacing w:line="240" w:lineRule="auto"/>
              <w:ind w:firstLine="0"/>
              <w:jc w:val="center"/>
              <w:rPr>
                <w:rFonts w:eastAsia="Times New Roman"/>
                <w:sz w:val="24"/>
                <w:szCs w:val="24"/>
              </w:rPr>
            </w:pPr>
            <w:r>
              <w:rPr>
                <w:rFonts w:eastAsia="Times New Roman"/>
                <w:sz w:val="24"/>
                <w:szCs w:val="24"/>
              </w:rPr>
              <w:t>8</w:t>
            </w:r>
          </w:p>
        </w:tc>
        <w:tc>
          <w:tcPr>
            <w:tcW w:w="4896" w:type="dxa"/>
            <w:tcBorders>
              <w:top w:val="single" w:sz="6" w:space="0" w:color="000000"/>
              <w:left w:val="single" w:sz="6" w:space="0" w:color="000000"/>
              <w:bottom w:val="single" w:sz="6" w:space="0" w:color="000000"/>
              <w:right w:val="single" w:sz="6" w:space="0" w:color="000000"/>
            </w:tcBorders>
            <w:hideMark/>
          </w:tcPr>
          <w:p w14:paraId="5D2AB787"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интернет, связь</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4ACF9EB8" w14:textId="77777777" w:rsidR="00C2268F" w:rsidRDefault="00C2268F">
            <w:pPr>
              <w:ind w:firstLine="10"/>
              <w:jc w:val="center"/>
            </w:pPr>
            <w:r>
              <w:t>-</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1A08C92B" w14:textId="77777777" w:rsidR="00C2268F" w:rsidRDefault="00C2268F">
            <w:pPr>
              <w:ind w:firstLine="0"/>
              <w:jc w:val="center"/>
            </w:pPr>
            <w:r>
              <w:t>-</w:t>
            </w:r>
          </w:p>
        </w:tc>
      </w:tr>
      <w:tr w:rsidR="00C2268F" w14:paraId="3B7D77B8"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30EFA32A" w14:textId="77777777" w:rsidR="00C2268F" w:rsidRDefault="00C2268F">
            <w:pPr>
              <w:spacing w:line="240" w:lineRule="auto"/>
              <w:ind w:firstLine="0"/>
              <w:jc w:val="center"/>
              <w:rPr>
                <w:rFonts w:eastAsia="Times New Roman"/>
                <w:sz w:val="24"/>
                <w:szCs w:val="24"/>
              </w:rPr>
            </w:pPr>
            <w:r>
              <w:rPr>
                <w:rFonts w:eastAsia="Times New Roman"/>
                <w:sz w:val="24"/>
                <w:szCs w:val="24"/>
              </w:rPr>
              <w:t>9</w:t>
            </w:r>
          </w:p>
        </w:tc>
        <w:tc>
          <w:tcPr>
            <w:tcW w:w="4896" w:type="dxa"/>
            <w:tcBorders>
              <w:top w:val="single" w:sz="6" w:space="0" w:color="000000"/>
              <w:left w:val="single" w:sz="6" w:space="0" w:color="000000"/>
              <w:bottom w:val="single" w:sz="6" w:space="0" w:color="000000"/>
              <w:right w:val="single" w:sz="6" w:space="0" w:color="000000"/>
            </w:tcBorders>
            <w:hideMark/>
          </w:tcPr>
          <w:p w14:paraId="74534744" w14:textId="77777777" w:rsidR="00C2268F" w:rsidRDefault="00C2268F">
            <w:pPr>
              <w:spacing w:line="240" w:lineRule="auto"/>
              <w:ind w:firstLine="0"/>
              <w:jc w:val="left"/>
              <w:rPr>
                <w:rFonts w:eastAsia="Times New Roman"/>
                <w:sz w:val="24"/>
                <w:szCs w:val="24"/>
              </w:rPr>
            </w:pPr>
            <w:r>
              <w:rPr>
                <w:rFonts w:eastAsia="Times New Roman"/>
                <w:sz w:val="24"/>
                <w:szCs w:val="24"/>
              </w:rPr>
              <w:t>Расходы на канцелярские товары и расходные материалы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39E1E0B5" w14:textId="77777777" w:rsidR="00C2268F" w:rsidRDefault="00C2268F">
            <w:pPr>
              <w:ind w:firstLine="10"/>
              <w:jc w:val="center"/>
            </w:pPr>
            <w:r>
              <w:t>4 200</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97653E6" w14:textId="77777777" w:rsidR="00C2268F" w:rsidRDefault="00C2268F">
            <w:pPr>
              <w:ind w:firstLine="0"/>
              <w:jc w:val="center"/>
            </w:pPr>
            <w:r>
              <w:t>0,30</w:t>
            </w:r>
          </w:p>
        </w:tc>
      </w:tr>
      <w:tr w:rsidR="00C2268F" w14:paraId="02FC3C5B" w14:textId="77777777" w:rsidTr="00C2268F">
        <w:trPr>
          <w:jc w:val="center"/>
        </w:trPr>
        <w:tc>
          <w:tcPr>
            <w:tcW w:w="621" w:type="dxa"/>
            <w:tcBorders>
              <w:top w:val="single" w:sz="6" w:space="0" w:color="000000"/>
              <w:left w:val="single" w:sz="6" w:space="0" w:color="000000"/>
              <w:bottom w:val="single" w:sz="6" w:space="0" w:color="000000"/>
              <w:right w:val="single" w:sz="6" w:space="0" w:color="000000"/>
            </w:tcBorders>
            <w:hideMark/>
          </w:tcPr>
          <w:p w14:paraId="5766AD87" w14:textId="77777777" w:rsidR="00C2268F" w:rsidRDefault="00C2268F">
            <w:pPr>
              <w:spacing w:line="240" w:lineRule="auto"/>
              <w:ind w:firstLine="0"/>
              <w:jc w:val="center"/>
              <w:rPr>
                <w:rFonts w:eastAsia="Times New Roman"/>
                <w:sz w:val="24"/>
                <w:szCs w:val="24"/>
              </w:rPr>
            </w:pPr>
            <w:r>
              <w:rPr>
                <w:rFonts w:eastAsia="Times New Roman"/>
                <w:sz w:val="24"/>
                <w:szCs w:val="24"/>
              </w:rPr>
              <w:t>10</w:t>
            </w:r>
          </w:p>
        </w:tc>
        <w:tc>
          <w:tcPr>
            <w:tcW w:w="4896" w:type="dxa"/>
            <w:tcBorders>
              <w:top w:val="single" w:sz="6" w:space="0" w:color="000000"/>
              <w:left w:val="single" w:sz="6" w:space="0" w:color="000000"/>
              <w:bottom w:val="single" w:sz="6" w:space="0" w:color="000000"/>
              <w:right w:val="single" w:sz="6" w:space="0" w:color="000000"/>
            </w:tcBorders>
            <w:hideMark/>
          </w:tcPr>
          <w:p w14:paraId="191BEC29" w14:textId="77777777" w:rsidR="00C2268F" w:rsidRDefault="00C2268F">
            <w:pPr>
              <w:spacing w:line="240" w:lineRule="auto"/>
              <w:ind w:firstLine="0"/>
              <w:jc w:val="left"/>
              <w:rPr>
                <w:rFonts w:eastAsia="Times New Roman"/>
                <w:sz w:val="24"/>
                <w:szCs w:val="24"/>
              </w:rPr>
            </w:pPr>
            <w:r>
              <w:rPr>
                <w:rFonts w:eastAsia="Times New Roman"/>
                <w:sz w:val="24"/>
                <w:szCs w:val="24"/>
              </w:rPr>
              <w:t>Прочие расходы</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5F3FABBF" w14:textId="77777777" w:rsidR="00C2268F" w:rsidRDefault="00C2268F">
            <w:pPr>
              <w:spacing w:line="240" w:lineRule="auto"/>
              <w:ind w:firstLine="0"/>
              <w:jc w:val="center"/>
              <w:rPr>
                <w:rFonts w:eastAsia="Times New Roman"/>
                <w:sz w:val="24"/>
                <w:szCs w:val="24"/>
              </w:rPr>
            </w:pPr>
            <w:r>
              <w:rPr>
                <w:rFonts w:eastAsia="Times New Roman"/>
                <w:sz w:val="24"/>
                <w:szCs w:val="24"/>
              </w:rPr>
              <w:t>299 114</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28ACA9D6" w14:textId="77777777" w:rsidR="00C2268F" w:rsidRDefault="00C2268F">
            <w:pPr>
              <w:ind w:firstLine="0"/>
              <w:jc w:val="center"/>
              <w:rPr>
                <w:sz w:val="24"/>
              </w:rPr>
            </w:pPr>
            <w:r>
              <w:rPr>
                <w:sz w:val="24"/>
              </w:rPr>
              <w:t>21,39</w:t>
            </w:r>
          </w:p>
        </w:tc>
      </w:tr>
      <w:tr w:rsidR="00C2268F" w14:paraId="6FAD5E02" w14:textId="77777777" w:rsidTr="00C2268F">
        <w:trPr>
          <w:jc w:val="center"/>
        </w:trPr>
        <w:tc>
          <w:tcPr>
            <w:tcW w:w="5517" w:type="dxa"/>
            <w:gridSpan w:val="2"/>
            <w:tcBorders>
              <w:top w:val="single" w:sz="6" w:space="0" w:color="000000"/>
              <w:left w:val="single" w:sz="6" w:space="0" w:color="000000"/>
              <w:bottom w:val="single" w:sz="6" w:space="0" w:color="000000"/>
              <w:right w:val="single" w:sz="6" w:space="0" w:color="000000"/>
            </w:tcBorders>
            <w:hideMark/>
          </w:tcPr>
          <w:p w14:paraId="21A418B9" w14:textId="77777777" w:rsidR="00C2268F" w:rsidRDefault="00C2268F">
            <w:pPr>
              <w:spacing w:line="240" w:lineRule="auto"/>
              <w:ind w:firstLine="0"/>
              <w:jc w:val="right"/>
              <w:rPr>
                <w:rFonts w:eastAsia="Times New Roman"/>
                <w:b/>
                <w:sz w:val="24"/>
                <w:szCs w:val="24"/>
              </w:rPr>
            </w:pPr>
            <w:r>
              <w:rPr>
                <w:rFonts w:eastAsia="Times New Roman"/>
                <w:b/>
                <w:sz w:val="24"/>
                <w:szCs w:val="24"/>
              </w:rPr>
              <w:t>Итого:</w:t>
            </w:r>
          </w:p>
        </w:tc>
        <w:tc>
          <w:tcPr>
            <w:tcW w:w="1733" w:type="dxa"/>
            <w:tcBorders>
              <w:top w:val="single" w:sz="6" w:space="0" w:color="000000"/>
              <w:left w:val="single" w:sz="6" w:space="0" w:color="000000"/>
              <w:bottom w:val="single" w:sz="6" w:space="0" w:color="000000"/>
              <w:right w:val="single" w:sz="6" w:space="0" w:color="000000"/>
            </w:tcBorders>
            <w:vAlign w:val="center"/>
            <w:hideMark/>
          </w:tcPr>
          <w:p w14:paraId="2F552463" w14:textId="77777777" w:rsidR="00C2268F" w:rsidRDefault="00C2268F">
            <w:pPr>
              <w:spacing w:line="240" w:lineRule="auto"/>
              <w:ind w:firstLine="0"/>
              <w:jc w:val="center"/>
              <w:rPr>
                <w:rFonts w:eastAsia="Times New Roman" w:cs="Times New Roman"/>
                <w:b/>
                <w:bCs/>
                <w:color w:val="000000"/>
                <w:sz w:val="24"/>
              </w:rPr>
            </w:pPr>
            <w:r>
              <w:rPr>
                <w:rFonts w:cs="Times New Roman"/>
                <w:b/>
                <w:bCs/>
                <w:color w:val="000000"/>
                <w:sz w:val="24"/>
              </w:rPr>
              <w:t>1 398 699</w:t>
            </w:r>
          </w:p>
        </w:tc>
        <w:tc>
          <w:tcPr>
            <w:tcW w:w="2180" w:type="dxa"/>
            <w:tcBorders>
              <w:top w:val="single" w:sz="6" w:space="0" w:color="000000"/>
              <w:left w:val="single" w:sz="6" w:space="0" w:color="000000"/>
              <w:bottom w:val="single" w:sz="6" w:space="0" w:color="000000"/>
              <w:right w:val="single" w:sz="6" w:space="0" w:color="000000"/>
            </w:tcBorders>
            <w:vAlign w:val="center"/>
            <w:hideMark/>
          </w:tcPr>
          <w:p w14:paraId="7061B6C4" w14:textId="77777777" w:rsidR="00C2268F" w:rsidRDefault="00C2268F">
            <w:pPr>
              <w:spacing w:line="240" w:lineRule="auto"/>
              <w:ind w:firstLine="0"/>
              <w:jc w:val="center"/>
              <w:rPr>
                <w:rFonts w:eastAsia="Times New Roman"/>
                <w:b/>
                <w:color w:val="000000" w:themeColor="text1"/>
                <w:sz w:val="24"/>
                <w:szCs w:val="24"/>
                <w:lang w:val="en-US"/>
              </w:rPr>
            </w:pPr>
            <w:r>
              <w:rPr>
                <w:rFonts w:eastAsia="Times New Roman"/>
                <w:b/>
                <w:sz w:val="24"/>
                <w:szCs w:val="24"/>
              </w:rPr>
              <w:t>100</w:t>
            </w:r>
          </w:p>
        </w:tc>
      </w:tr>
    </w:tbl>
    <w:tbl>
      <w:tblPr>
        <w:tblStyle w:val="af9"/>
        <w:tblpPr w:leftFromText="180" w:rightFromText="180" w:vertAnchor="page" w:horzAnchor="page" w:tblpX="10671" w:tblpY="1161"/>
        <w:tblW w:w="0" w:type="auto"/>
        <w:tblLook w:val="04A0" w:firstRow="1" w:lastRow="0" w:firstColumn="1" w:lastColumn="0" w:noHBand="0" w:noVBand="1"/>
      </w:tblPr>
      <w:tblGrid>
        <w:gridCol w:w="1254"/>
      </w:tblGrid>
      <w:tr w:rsidR="00046896" w14:paraId="20ED2AE0" w14:textId="77777777" w:rsidTr="00046896">
        <w:trPr>
          <w:cantSplit/>
          <w:trHeight w:val="14034"/>
        </w:trPr>
        <w:tc>
          <w:tcPr>
            <w:tcW w:w="1254" w:type="dxa"/>
            <w:tcBorders>
              <w:top w:val="nil"/>
              <w:left w:val="nil"/>
              <w:bottom w:val="nil"/>
              <w:right w:val="nil"/>
            </w:tcBorders>
            <w:textDirection w:val="btLr"/>
            <w:hideMark/>
          </w:tcPr>
          <w:p w14:paraId="24A9CB68" w14:textId="6B28BB8C" w:rsidR="00046896" w:rsidRPr="00046896" w:rsidRDefault="00046896" w:rsidP="00875FB1">
            <w:pPr>
              <w:pStyle w:val="affffff4"/>
            </w:pPr>
            <w:r>
              <w:lastRenderedPageBreak/>
              <w:t>Рис. 3.</w:t>
            </w:r>
            <w:r w:rsidR="00875FB1">
              <w:t>1</w:t>
            </w:r>
            <w:r>
              <w:t>. Структура себестоимости программного продукта</w:t>
            </w:r>
          </w:p>
        </w:tc>
      </w:tr>
    </w:tbl>
    <w:p w14:paraId="5A86B4C5" w14:textId="77777777" w:rsidR="00C2268F" w:rsidRDefault="00C2268F" w:rsidP="00C2268F">
      <w:pPr>
        <w:ind w:firstLine="0"/>
        <w:jc w:val="left"/>
        <w:rPr>
          <w:color w:val="000000" w:themeColor="text1"/>
        </w:rPr>
      </w:pPr>
    </w:p>
    <w:p w14:paraId="34A9DB5A" w14:textId="77777777" w:rsidR="00C2268F" w:rsidRDefault="00C2268F" w:rsidP="00C2268F">
      <w:pPr>
        <w:ind w:firstLine="0"/>
        <w:jc w:val="left"/>
        <w:rPr>
          <w:color w:val="000000" w:themeColor="text1"/>
        </w:rPr>
      </w:pPr>
    </w:p>
    <w:p w14:paraId="68FC66A3" w14:textId="2A3D0977" w:rsidR="00C2268F" w:rsidRDefault="00786EF5" w:rsidP="00786EF5">
      <w:pPr>
        <w:ind w:firstLine="0"/>
        <w:jc w:val="left"/>
        <w:rPr>
          <w:color w:val="000000" w:themeColor="text1"/>
        </w:rPr>
      </w:pPr>
      <w:r w:rsidRPr="00786EF5">
        <w:rPr>
          <w:noProof/>
          <w:color w:val="000000" w:themeColor="text1"/>
          <w:lang w:eastAsia="ru-RU"/>
        </w:rPr>
        <w:drawing>
          <wp:inline distT="0" distB="0" distL="0" distR="0" wp14:anchorId="15D470FF" wp14:editId="5550FC06">
            <wp:extent cx="8721145" cy="5214770"/>
            <wp:effectExtent l="635" t="0" r="444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748667" cy="5231226"/>
                    </a:xfrm>
                    <a:prstGeom prst="rect">
                      <a:avLst/>
                    </a:prstGeom>
                  </pic:spPr>
                </pic:pic>
              </a:graphicData>
            </a:graphic>
          </wp:inline>
        </w:drawing>
      </w:r>
    </w:p>
    <w:p w14:paraId="10E9EC06" w14:textId="73AB99D4" w:rsidR="002C3AE6" w:rsidRDefault="002C3AE6" w:rsidP="005F7E37">
      <w:pPr>
        <w:pStyle w:val="1"/>
      </w:pPr>
      <w:bookmarkStart w:id="989" w:name="_Toc74867064"/>
      <w:r>
        <w:lastRenderedPageBreak/>
        <w:t xml:space="preserve">ПРОЕКТИРОВАНИЕ </w:t>
      </w:r>
      <w:del w:id="990" w:author="Evgeny Sukharev" w:date="2021-06-14T19:29:00Z">
        <w:r w:rsidDel="006209DE">
          <w:delText xml:space="preserve">И </w:delText>
        </w:r>
        <w:r w:rsidRPr="004044EF" w:rsidDel="006209DE">
          <w:delText>РАЗРАБОТКА</w:delText>
        </w:r>
        <w:r w:rsidDel="006209DE">
          <w:delText xml:space="preserve"> </w:delText>
        </w:r>
      </w:del>
      <w:r>
        <w:t xml:space="preserve">ПРОГРАММНОГО </w:t>
      </w:r>
      <w:r w:rsidR="003935E2">
        <w:t>КОМПЛЕКСА</w:t>
      </w:r>
      <w:bookmarkEnd w:id="989"/>
    </w:p>
    <w:p w14:paraId="0AB5E1EB" w14:textId="16554861" w:rsidR="005258C7" w:rsidRDefault="005258C7" w:rsidP="005258C7">
      <w:r>
        <w:t xml:space="preserve">В процессе проектирования было принято следующее: система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w:t>
      </w:r>
      <w:del w:id="991" w:author="Evgeny Sukharev" w:date="2021-06-15T16:57:00Z">
        <w:r w:rsidDel="00D06878">
          <w:delText xml:space="preserve">из </w:delText>
        </w:r>
      </w:del>
      <w:ins w:id="992" w:author="Evgeny Sukharev" w:date="2021-06-15T16:57:00Z">
        <w:r w:rsidR="00D06878">
          <w:t>из </w:t>
        </w:r>
      </w:ins>
      <w:r>
        <w:t xml:space="preserve">следующих уровней: первый </w:t>
      </w:r>
      <w:ins w:id="993" w:author="Evgeny Sukharev" w:date="2021-06-17T22:01:00Z">
        <w:r w:rsidR="00AC27AD">
          <w:t>–</w:t>
        </w:r>
      </w:ins>
      <w:del w:id="994" w:author="Evgeny Sukharev" w:date="2021-06-17T22:01:00Z">
        <w:r w:rsidDel="00AC27AD">
          <w:delText>-</w:delText>
        </w:r>
      </w:del>
      <w:r>
        <w:t xml:space="preserve"> клиент, второй </w:t>
      </w:r>
      <w:ins w:id="995" w:author="Evgeny Sukharev" w:date="2021-06-17T22:01:00Z">
        <w:r w:rsidR="00AC27AD">
          <w:t>–</w:t>
        </w:r>
      </w:ins>
      <w:del w:id="996" w:author="Evgeny Sukharev" w:date="2021-06-17T22:01:00Z">
        <w:r w:rsidDel="00AC27AD">
          <w:delText>-</w:delText>
        </w:r>
      </w:del>
      <w:r>
        <w:t xml:space="preserve"> сервер, третий – хранилище </w:t>
      </w:r>
      <w:del w:id="997" w:author="Evgeny Sukharev" w:date="2021-06-15T16:57:00Z">
        <w:r w:rsidDel="00D06878">
          <w:delText xml:space="preserve">в </w:delText>
        </w:r>
      </w:del>
      <w:ins w:id="998" w:author="Evgeny Sukharev" w:date="2021-06-15T16:57:00Z">
        <w:r w:rsidR="00D06878">
          <w:t>в </w:t>
        </w:r>
      </w:ins>
      <w:r>
        <w:t xml:space="preserve">связи с ее масштабируемостью, гибкой настройкой, высокой безопасностью </w:t>
      </w:r>
      <w:del w:id="999" w:author="Evgeny Sukharev" w:date="2021-06-15T16:57:00Z">
        <w:r w:rsidDel="00D06878">
          <w:delText xml:space="preserve">и </w:delText>
        </w:r>
      </w:del>
      <w:ins w:id="1000" w:author="Evgeny Sukharev" w:date="2021-06-15T16:57:00Z">
        <w:r w:rsidR="00D06878">
          <w:t>и </w:t>
        </w:r>
      </w:ins>
      <w:r>
        <w:t>надежностью, а также наличием большого объема документации.</w:t>
      </w:r>
    </w:p>
    <w:p w14:paraId="7EA8B16F" w14:textId="02A33A10" w:rsidR="005258C7" w:rsidRDefault="005258C7" w:rsidP="005258C7">
      <w:r>
        <w:t xml:space="preserve">Схема архитектуры ПС представлена на рис. </w:t>
      </w:r>
      <w:r w:rsidR="004D358A">
        <w:t>4</w:t>
      </w:r>
      <w:r>
        <w:t>.1.</w:t>
      </w:r>
    </w:p>
    <w:p w14:paraId="28ABF0F4" w14:textId="6CB558D3" w:rsidR="005258C7" w:rsidRDefault="005258C7" w:rsidP="005258C7">
      <w:pPr>
        <w:pStyle w:val="2"/>
      </w:pPr>
      <w:bookmarkStart w:id="1001" w:name="_Toc73469564"/>
      <w:bookmarkStart w:id="1002" w:name="_Toc68534525"/>
      <w:bookmarkStart w:id="1003" w:name="_Toc73879670"/>
      <w:bookmarkStart w:id="1004" w:name="_Toc74867065"/>
      <w:r>
        <w:t>Клиентская часть</w:t>
      </w:r>
      <w:bookmarkEnd w:id="1001"/>
      <w:bookmarkEnd w:id="1002"/>
      <w:bookmarkEnd w:id="1003"/>
      <w:bookmarkEnd w:id="1004"/>
    </w:p>
    <w:p w14:paraId="67477D68" w14:textId="77777777" w:rsidR="005258C7" w:rsidRDefault="005258C7" w:rsidP="005258C7">
      <w:r>
        <w:t xml:space="preserve">В процессе анализа было рассмотрено несколько альтернативных инструментов разработки </w:t>
      </w:r>
      <w:r>
        <w:rPr>
          <w:lang w:val="en-US"/>
        </w:rPr>
        <w:t>web</w:t>
      </w:r>
      <w:r>
        <w:t>-интерфейса:</w:t>
      </w:r>
    </w:p>
    <w:p w14:paraId="3A1E3BF1" w14:textId="2C703D93" w:rsidR="005258C7" w:rsidRDefault="005258C7" w:rsidP="00F61418">
      <w:pPr>
        <w:pStyle w:val="a0"/>
        <w:numPr>
          <w:ilvl w:val="2"/>
          <w:numId w:val="3"/>
        </w:numPr>
        <w:ind w:left="1066" w:hanging="357"/>
      </w:pPr>
      <w:r>
        <w:rPr>
          <w:lang w:val="en-US"/>
        </w:rPr>
        <w:t>React [</w:t>
      </w:r>
      <w:r>
        <w:rPr>
          <w:lang w:val="en-US"/>
        </w:rPr>
        <w:fldChar w:fldCharType="begin"/>
      </w:r>
      <w:r>
        <w:rPr>
          <w:lang w:val="en-US"/>
        </w:rPr>
        <w:instrText xml:space="preserve"> REF _Ref72677078 \r \h  \* MERGEFORMAT </w:instrText>
      </w:r>
      <w:r>
        <w:rPr>
          <w:lang w:val="en-US"/>
        </w:rPr>
      </w:r>
      <w:r>
        <w:rPr>
          <w:lang w:val="en-US"/>
        </w:rPr>
        <w:fldChar w:fldCharType="separate"/>
      </w:r>
      <w:r w:rsidR="00247CA3">
        <w:rPr>
          <w:lang w:val="en-US"/>
        </w:rPr>
        <w:t>18</w:t>
      </w:r>
      <w:r>
        <w:rPr>
          <w:lang w:val="en-US"/>
        </w:rPr>
        <w:fldChar w:fldCharType="end"/>
      </w:r>
      <w:r>
        <w:rPr>
          <w:lang w:val="en-US"/>
        </w:rPr>
        <w:t>]</w:t>
      </w:r>
      <w:r>
        <w:t>;</w:t>
      </w:r>
    </w:p>
    <w:p w14:paraId="77636411" w14:textId="6725CBA5" w:rsidR="005258C7" w:rsidRDefault="005258C7" w:rsidP="00F61418">
      <w:pPr>
        <w:pStyle w:val="a0"/>
        <w:numPr>
          <w:ilvl w:val="2"/>
          <w:numId w:val="3"/>
        </w:numPr>
        <w:ind w:left="1066" w:hanging="357"/>
      </w:pPr>
      <w:r w:rsidRPr="005258C7">
        <w:rPr>
          <w:lang w:val="en-US"/>
        </w:rPr>
        <w:t>Angular [</w:t>
      </w:r>
      <w:r w:rsidRPr="005258C7">
        <w:rPr>
          <w:lang w:val="en-US"/>
        </w:rPr>
        <w:fldChar w:fldCharType="begin"/>
      </w:r>
      <w:r w:rsidRPr="005258C7">
        <w:rPr>
          <w:lang w:val="en-US"/>
        </w:rPr>
        <w:instrText xml:space="preserve"> REF _Ref72677091 \r \h  \* MERGEFORMAT </w:instrText>
      </w:r>
      <w:r w:rsidRPr="005258C7">
        <w:rPr>
          <w:lang w:val="en-US"/>
        </w:rPr>
      </w:r>
      <w:r w:rsidRPr="005258C7">
        <w:rPr>
          <w:lang w:val="en-US"/>
        </w:rPr>
        <w:fldChar w:fldCharType="separate"/>
      </w:r>
      <w:r w:rsidR="00247CA3">
        <w:rPr>
          <w:lang w:val="en-US"/>
        </w:rPr>
        <w:t>17</w:t>
      </w:r>
      <w:r w:rsidRPr="005258C7">
        <w:rPr>
          <w:lang w:val="en-US"/>
        </w:rPr>
        <w:fldChar w:fldCharType="end"/>
      </w:r>
      <w:r w:rsidRPr="005258C7">
        <w:rPr>
          <w:lang w:val="en-US"/>
        </w:rPr>
        <w:t>];</w:t>
      </w:r>
    </w:p>
    <w:p w14:paraId="62FAC954" w14:textId="651A49B9" w:rsidR="005258C7" w:rsidRDefault="005258C7" w:rsidP="00F61418">
      <w:pPr>
        <w:pStyle w:val="a0"/>
        <w:numPr>
          <w:ilvl w:val="2"/>
          <w:numId w:val="3"/>
        </w:numPr>
        <w:ind w:left="1066" w:hanging="357"/>
      </w:pPr>
      <w:r w:rsidRPr="005258C7">
        <w:rPr>
          <w:lang w:val="en-US"/>
        </w:rPr>
        <w:t>Vue [</w:t>
      </w:r>
      <w:r w:rsidRPr="005258C7">
        <w:rPr>
          <w:lang w:val="en-US"/>
        </w:rPr>
        <w:fldChar w:fldCharType="begin"/>
      </w:r>
      <w:r w:rsidRPr="005258C7">
        <w:rPr>
          <w:lang w:val="en-US"/>
        </w:rPr>
        <w:instrText xml:space="preserve"> REF _Ref72677425 \r \h  \* MERGEFORMAT </w:instrText>
      </w:r>
      <w:r w:rsidRPr="005258C7">
        <w:rPr>
          <w:lang w:val="en-US"/>
        </w:rPr>
      </w:r>
      <w:r w:rsidRPr="005258C7">
        <w:rPr>
          <w:lang w:val="en-US"/>
        </w:rPr>
        <w:fldChar w:fldCharType="separate"/>
      </w:r>
      <w:r w:rsidR="00247CA3">
        <w:rPr>
          <w:lang w:val="en-US"/>
        </w:rPr>
        <w:t>19</w:t>
      </w:r>
      <w:r w:rsidRPr="005258C7">
        <w:rPr>
          <w:lang w:val="en-US"/>
        </w:rPr>
        <w:fldChar w:fldCharType="end"/>
      </w:r>
      <w:r w:rsidRPr="005258C7">
        <w:rPr>
          <w:lang w:val="en-US"/>
        </w:rPr>
        <w:t>].</w:t>
      </w:r>
    </w:p>
    <w:p w14:paraId="4A0A7EF2" w14:textId="78B21381" w:rsidR="005258C7" w:rsidRDefault="005258C7" w:rsidP="005258C7">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w:t>
      </w:r>
      <w:del w:id="1005" w:author="Evgeny Sukharev" w:date="2021-06-15T16:57:00Z">
        <w:r w:rsidDel="00D06878">
          <w:delText xml:space="preserve">и </w:delText>
        </w:r>
      </w:del>
      <w:ins w:id="1006" w:author="Evgeny Sukharev" w:date="2021-06-15T16:57:00Z">
        <w:r w:rsidR="00D06878">
          <w:t>и </w:t>
        </w:r>
      </w:ins>
      <w:r>
        <w:rPr>
          <w:lang w:val="en-US"/>
        </w:rPr>
        <w:t>MVC</w:t>
      </w:r>
      <w:r w:rsidRPr="005258C7">
        <w:t xml:space="preserve"> </w:t>
      </w:r>
      <w:r>
        <w:t>из коробки [</w:t>
      </w:r>
      <w:r>
        <w:fldChar w:fldCharType="begin"/>
      </w:r>
      <w:r>
        <w:instrText xml:space="preserve"> REF _Ref72677091 \r \h </w:instrText>
      </w:r>
      <w:r>
        <w:fldChar w:fldCharType="separate"/>
      </w:r>
      <w:r w:rsidR="00247CA3">
        <w:t>17</w:t>
      </w:r>
      <w:r>
        <w:fldChar w:fldCharType="end"/>
      </w:r>
      <w:r>
        <w:t xml:space="preserve">]. В качестве скриптового языка из-за ряда преимуществ над </w:t>
      </w:r>
      <w:r>
        <w:rPr>
          <w:lang w:val="en-US"/>
        </w:rPr>
        <w:t>JavaScript</w:t>
      </w:r>
      <w:r w:rsidRPr="005258C7">
        <w:t xml:space="preserve"> </w:t>
      </w:r>
      <w:r>
        <w:t xml:space="preserve">был выбран </w:t>
      </w:r>
      <w:r>
        <w:rPr>
          <w:lang w:val="en-US"/>
        </w:rPr>
        <w:t>TypeScript</w:t>
      </w:r>
      <w:r>
        <w:t xml:space="preserve"> [</w:t>
      </w:r>
      <w:r>
        <w:fldChar w:fldCharType="begin"/>
      </w:r>
      <w:r>
        <w:instrText xml:space="preserve"> REF _Ref72677115 \r \h </w:instrText>
      </w:r>
      <w:r>
        <w:fldChar w:fldCharType="separate"/>
      </w:r>
      <w:r w:rsidR="00247CA3">
        <w:t>21</w:t>
      </w:r>
      <w:r>
        <w:fldChar w:fldCharType="end"/>
      </w:r>
      <w:r>
        <w:t xml:space="preserve">]. Для вёрстки будет применяться следующий набор инструментов: </w:t>
      </w:r>
      <w:r>
        <w:rPr>
          <w:lang w:val="en-US"/>
        </w:rPr>
        <w:t>HTML</w:t>
      </w:r>
      <w:r>
        <w:t xml:space="preserve"> + </w:t>
      </w:r>
      <w:r>
        <w:rPr>
          <w:lang w:val="en-US"/>
        </w:rPr>
        <w:t>CSS</w:t>
      </w:r>
      <w:r>
        <w:t xml:space="preserve"> [</w:t>
      </w:r>
      <w:r>
        <w:fldChar w:fldCharType="begin"/>
      </w:r>
      <w:r>
        <w:instrText xml:space="preserve"> REF _Ref72677065 \r \h </w:instrText>
      </w:r>
      <w:r>
        <w:fldChar w:fldCharType="separate"/>
      </w:r>
      <w:r w:rsidR="00247CA3">
        <w:t>20</w:t>
      </w:r>
      <w:r>
        <w:fldChar w:fldCharType="end"/>
      </w:r>
      <w:r>
        <w:t xml:space="preserve">], а также адаптивные компоненты </w:t>
      </w:r>
      <w:r>
        <w:rPr>
          <w:lang w:val="en-US"/>
        </w:rPr>
        <w:t>Material</w:t>
      </w:r>
      <w:r w:rsidRPr="005258C7">
        <w:t xml:space="preserve"> </w:t>
      </w:r>
      <w:r>
        <w:t xml:space="preserve">и некоторые стили </w:t>
      </w:r>
      <w:r>
        <w:rPr>
          <w:lang w:val="en-US"/>
        </w:rPr>
        <w:t>Bootstrap</w:t>
      </w:r>
      <w:r>
        <w:t xml:space="preserve">. </w:t>
      </w:r>
      <w:r>
        <w:rPr>
          <w:lang w:val="en-US"/>
        </w:rPr>
        <w:t>Bootstrap</w:t>
      </w:r>
      <w:r w:rsidRPr="005258C7">
        <w:t xml:space="preserve"> </w:t>
      </w:r>
      <w:r>
        <w:t xml:space="preserve">и </w:t>
      </w:r>
      <w:r>
        <w:rPr>
          <w:lang w:val="en-US"/>
        </w:rPr>
        <w:t>Material</w:t>
      </w:r>
      <w:r w:rsidRPr="005258C7">
        <w:t xml:space="preserve"> </w:t>
      </w:r>
      <w:r>
        <w:t xml:space="preserve">уже входят в </w:t>
      </w:r>
      <w:r>
        <w:rPr>
          <w:lang w:val="en-US"/>
        </w:rPr>
        <w:t>Angular</w:t>
      </w:r>
      <w:r>
        <w:t>, поэтому отдельно подключать их не требуется</w:t>
      </w:r>
      <w:r w:rsidR="00B213C3">
        <w:t>.</w:t>
      </w:r>
    </w:p>
    <w:p w14:paraId="35AF70A3" w14:textId="77777777" w:rsidR="00DE004F" w:rsidRDefault="00DE004F" w:rsidP="00DE004F">
      <w:pPr>
        <w:pStyle w:val="2"/>
      </w:pPr>
      <w:bookmarkStart w:id="1007" w:name="_Toc73469565"/>
      <w:bookmarkStart w:id="1008" w:name="_Toc68534526"/>
      <w:bookmarkStart w:id="1009" w:name="_Toc73879671"/>
      <w:bookmarkStart w:id="1010" w:name="_Toc74867066"/>
      <w:r>
        <w:t>Серверная часть</w:t>
      </w:r>
      <w:bookmarkEnd w:id="1007"/>
      <w:bookmarkEnd w:id="1008"/>
      <w:bookmarkEnd w:id="1009"/>
      <w:bookmarkEnd w:id="1010"/>
    </w:p>
    <w:p w14:paraId="71CD72A3" w14:textId="654A5EF7" w:rsidR="00DE004F" w:rsidRPr="00A26036" w:rsidRDefault="00DE004F" w:rsidP="005258C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tbl>
      <w:tblPr>
        <w:tblStyle w:val="af9"/>
        <w:tblpPr w:leftFromText="180" w:rightFromText="180" w:vertAnchor="page" w:horzAnchor="margin" w:tblpXSpec="right" w:tblpY="2007"/>
        <w:tblW w:w="0" w:type="auto"/>
        <w:tblLook w:val="04A0" w:firstRow="1" w:lastRow="0" w:firstColumn="1" w:lastColumn="0" w:noHBand="0" w:noVBand="1"/>
      </w:tblPr>
      <w:tblGrid>
        <w:gridCol w:w="1254"/>
      </w:tblGrid>
      <w:tr w:rsidR="005258C7" w14:paraId="29C8D254" w14:textId="77777777" w:rsidTr="005258C7">
        <w:trPr>
          <w:cantSplit/>
          <w:trHeight w:val="14034"/>
        </w:trPr>
        <w:tc>
          <w:tcPr>
            <w:tcW w:w="1254" w:type="dxa"/>
            <w:tcBorders>
              <w:top w:val="nil"/>
              <w:left w:val="nil"/>
              <w:bottom w:val="nil"/>
              <w:right w:val="nil"/>
            </w:tcBorders>
            <w:textDirection w:val="btLr"/>
            <w:hideMark/>
          </w:tcPr>
          <w:p w14:paraId="2D431DF6" w14:textId="77777777" w:rsidR="00C7688B" w:rsidRDefault="00C7688B" w:rsidP="004D358A">
            <w:pPr>
              <w:ind w:left="113" w:right="113" w:firstLine="0"/>
              <w:jc w:val="center"/>
              <w:rPr>
                <w:b/>
                <w:i/>
              </w:rPr>
            </w:pPr>
          </w:p>
          <w:p w14:paraId="0FB4E52E" w14:textId="77777777" w:rsidR="005258C7" w:rsidRDefault="005258C7" w:rsidP="004D358A">
            <w:pPr>
              <w:ind w:left="113" w:right="113" w:firstLine="0"/>
              <w:jc w:val="center"/>
              <w:rPr>
                <w:b/>
                <w:i/>
              </w:rPr>
            </w:pPr>
            <w:r>
              <w:rPr>
                <w:b/>
                <w:i/>
              </w:rPr>
              <w:t xml:space="preserve">Рис. </w:t>
            </w:r>
            <w:r w:rsidR="004D358A">
              <w:rPr>
                <w:b/>
                <w:i/>
              </w:rPr>
              <w:t>4</w:t>
            </w:r>
            <w:r>
              <w:rPr>
                <w:b/>
                <w:i/>
              </w:rPr>
              <w:t>.1. Схема архитектуры ПС</w:t>
            </w:r>
          </w:p>
        </w:tc>
      </w:tr>
    </w:tbl>
    <w:p w14:paraId="1839B856" w14:textId="0A3AB702" w:rsidR="005258C7" w:rsidRDefault="005258C7" w:rsidP="005258C7">
      <w:pPr>
        <w:ind w:firstLine="0"/>
        <w:jc w:val="left"/>
        <w:rPr>
          <w:color w:val="000000" w:themeColor="text1"/>
        </w:rPr>
      </w:pPr>
    </w:p>
    <w:p w14:paraId="098B7942" w14:textId="6502E582" w:rsidR="002522A3" w:rsidRDefault="002522A3" w:rsidP="005258C7">
      <w:pPr>
        <w:ind w:firstLine="0"/>
        <w:jc w:val="left"/>
        <w:rPr>
          <w:color w:val="000000" w:themeColor="text1"/>
        </w:rPr>
      </w:pPr>
    </w:p>
    <w:p w14:paraId="3B2B87CA" w14:textId="081733B9" w:rsidR="002522A3" w:rsidRDefault="00562A98" w:rsidP="005258C7">
      <w:pPr>
        <w:ind w:firstLine="0"/>
        <w:jc w:val="left"/>
        <w:rPr>
          <w:color w:val="000000" w:themeColor="text1"/>
        </w:rPr>
      </w:pPr>
      <w:r w:rsidRPr="00562A98">
        <w:rPr>
          <w:noProof/>
          <w:color w:val="000000" w:themeColor="text1"/>
          <w:lang w:eastAsia="ru-RU"/>
        </w:rPr>
        <w:drawing>
          <wp:inline distT="0" distB="0" distL="0" distR="0" wp14:anchorId="7D2805F6" wp14:editId="15ED9B95">
            <wp:extent cx="8282699" cy="5086667"/>
            <wp:effectExtent l="0" t="2222" r="2222" b="2223"/>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8297562" cy="5095795"/>
                    </a:xfrm>
                    <a:prstGeom prst="rect">
                      <a:avLst/>
                    </a:prstGeom>
                  </pic:spPr>
                </pic:pic>
              </a:graphicData>
            </a:graphic>
          </wp:inline>
        </w:drawing>
      </w:r>
    </w:p>
    <w:p w14:paraId="79616A38" w14:textId="77777777" w:rsidR="005258C7" w:rsidRDefault="005258C7" w:rsidP="005258C7">
      <w:pPr>
        <w:spacing w:after="160" w:line="256" w:lineRule="auto"/>
        <w:ind w:firstLine="0"/>
        <w:jc w:val="left"/>
      </w:pPr>
      <w:r>
        <w:br w:type="page"/>
      </w:r>
    </w:p>
    <w:p w14:paraId="12AFFFB4" w14:textId="77777777" w:rsidR="00DE004F" w:rsidRDefault="00DE004F" w:rsidP="00DE004F">
      <w:r>
        <w:lastRenderedPageBreak/>
        <w:t>Серверная часть условно поделена на ряд модулей:</w:t>
      </w:r>
    </w:p>
    <w:p w14:paraId="04F1551E" w14:textId="0C84D9DB" w:rsidR="00DE004F" w:rsidRDefault="00491D01" w:rsidP="00E87833">
      <w:pPr>
        <w:pStyle w:val="a7"/>
        <w:numPr>
          <w:ilvl w:val="0"/>
          <w:numId w:val="34"/>
        </w:numPr>
        <w:ind w:left="1066" w:hanging="357"/>
        <w:rPr>
          <w:lang w:val="en-US"/>
        </w:rPr>
      </w:pPr>
      <w:r>
        <w:rPr>
          <w:lang w:val="en-US"/>
        </w:rPr>
        <w:t>W</w:t>
      </w:r>
      <w:r w:rsidR="00DE004F">
        <w:rPr>
          <w:lang w:val="en-US"/>
        </w:rPr>
        <w:t>eb API;</w:t>
      </w:r>
    </w:p>
    <w:p w14:paraId="395B0045" w14:textId="77777777" w:rsidR="00DE004F" w:rsidRDefault="00DE004F" w:rsidP="00E87833">
      <w:pPr>
        <w:pStyle w:val="a7"/>
        <w:numPr>
          <w:ilvl w:val="0"/>
          <w:numId w:val="34"/>
        </w:numPr>
        <w:ind w:left="1066" w:hanging="357"/>
        <w:rPr>
          <w:lang w:val="en-US"/>
        </w:rPr>
      </w:pPr>
      <w:r>
        <w:t>модуль авторизации;</w:t>
      </w:r>
    </w:p>
    <w:p w14:paraId="73261C86" w14:textId="77777777" w:rsidR="00DE004F" w:rsidRDefault="00DE004F" w:rsidP="00E87833">
      <w:pPr>
        <w:pStyle w:val="a7"/>
        <w:numPr>
          <w:ilvl w:val="0"/>
          <w:numId w:val="34"/>
        </w:numPr>
        <w:ind w:left="1066" w:hanging="357"/>
        <w:rPr>
          <w:lang w:val="en-US"/>
        </w:rPr>
      </w:pPr>
      <w:r>
        <w:t>модуль балансировки нагрузки;</w:t>
      </w:r>
    </w:p>
    <w:p w14:paraId="18212922" w14:textId="77777777" w:rsidR="00DE004F" w:rsidRDefault="00DE004F" w:rsidP="00E87833">
      <w:pPr>
        <w:pStyle w:val="a7"/>
        <w:numPr>
          <w:ilvl w:val="0"/>
          <w:numId w:val="34"/>
        </w:numPr>
        <w:ind w:left="1066" w:hanging="357"/>
        <w:rPr>
          <w:lang w:val="en-US"/>
        </w:rPr>
      </w:pPr>
      <w:r>
        <w:t>модуль асинхронной отправки писем;</w:t>
      </w:r>
    </w:p>
    <w:p w14:paraId="207CC031" w14:textId="720039CF" w:rsidR="00DE004F" w:rsidRPr="00DE004F" w:rsidRDefault="00DE004F" w:rsidP="00E87833">
      <w:pPr>
        <w:pStyle w:val="a7"/>
        <w:numPr>
          <w:ilvl w:val="0"/>
          <w:numId w:val="34"/>
        </w:numPr>
        <w:ind w:left="1066" w:hanging="357"/>
      </w:pPr>
      <w:r>
        <w:t>модуль взаимодействия с базой данных.</w:t>
      </w:r>
    </w:p>
    <w:p w14:paraId="26330EC0" w14:textId="2966FF64" w:rsidR="005258C7" w:rsidRDefault="005258C7" w:rsidP="00DE004F">
      <w:pPr>
        <w:ind w:firstLine="709"/>
      </w:pPr>
      <w:r>
        <w:rPr>
          <w:lang w:val="en-US"/>
        </w:rPr>
        <w:t>Web</w:t>
      </w:r>
      <w:r w:rsidRPr="005258C7">
        <w:t xml:space="preserve"> </w:t>
      </w:r>
      <w:r>
        <w:rPr>
          <w:lang w:val="en-US"/>
        </w:rPr>
        <w:t>API</w:t>
      </w:r>
      <w:r w:rsidRPr="005258C7">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 [</w:t>
      </w:r>
      <w:r>
        <w:fldChar w:fldCharType="begin"/>
      </w:r>
      <w:r>
        <w:instrText xml:space="preserve"> REF _Ref72677494 \r \h </w:instrText>
      </w:r>
      <w:r>
        <w:fldChar w:fldCharType="separate"/>
      </w:r>
      <w:r w:rsidR="00247CA3">
        <w:t>8</w:t>
      </w:r>
      <w:r>
        <w:fldChar w:fldCharType="end"/>
      </w:r>
      <w:r>
        <w:t>].</w:t>
      </w:r>
    </w:p>
    <w:p w14:paraId="0FC99FDD" w14:textId="77777777" w:rsidR="005258C7" w:rsidRDefault="005258C7" w:rsidP="005258C7">
      <w:r>
        <w:t>Модуль авторизации отвечает за процедуру подтверждения подлинности конкретного человека, блокировку пользователей, а также за управление ролями зарегистрированных в системе пользователей.</w:t>
      </w:r>
    </w:p>
    <w:p w14:paraId="45069908" w14:textId="2DB074E7" w:rsidR="005258C7" w:rsidRDefault="005258C7" w:rsidP="005258C7">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w:t>
      </w:r>
      <w:r w:rsidR="00DE004F">
        <w:t>сть их работы,</w:t>
      </w:r>
      <w:r>
        <w:t xml:space="preserve"> собирает статистику запросов, задавать подходящий метод распределения нагрузки.</w:t>
      </w:r>
      <w:r w:rsidR="00DE004F">
        <w:t xml:space="preserve"> Подробная </w:t>
      </w:r>
    </w:p>
    <w:p w14:paraId="40DF80D5" w14:textId="1A4F609B" w:rsidR="002522A3" w:rsidRDefault="005258C7" w:rsidP="002522A3">
      <w:r>
        <w:t xml:space="preserve">Модуль асинхронной отправки писем </w:t>
      </w:r>
      <w:r w:rsidR="00DE004F">
        <w:t xml:space="preserve">является фоновой службой и </w:t>
      </w:r>
      <w:r>
        <w:t>служит для взаимодействия с доступными сервисами достав</w:t>
      </w:r>
      <w:r w:rsidR="002522A3">
        <w:t>ки и организации отправки писем, а модуль планирования доставки позволяет откладывать отправку сообщения на указанную дату и время.</w:t>
      </w:r>
    </w:p>
    <w:p w14:paraId="3DFDE4BF" w14:textId="09FA262C" w:rsidR="005258C7" w:rsidRDefault="005258C7" w:rsidP="005258C7">
      <w:r>
        <w:t xml:space="preserve">Модуль взаимодействия с базой данных предоставляет интерфейсы </w:t>
      </w:r>
      <w:del w:id="1011" w:author="Evgeny Sukharev" w:date="2021-06-15T16:57:00Z">
        <w:r w:rsidDel="00D06878">
          <w:delText xml:space="preserve">для </w:delText>
        </w:r>
      </w:del>
      <w:ins w:id="1012" w:author="Evgeny Sukharev" w:date="2021-06-15T16:57:00Z">
        <w:r w:rsidR="00D06878">
          <w:t>для </w:t>
        </w:r>
      </w:ins>
      <w:r>
        <w:t xml:space="preserve">взаимодействия с таблицами сущностей. Для разработки данного модуля был выбран </w:t>
      </w:r>
      <w:r>
        <w:rPr>
          <w:lang w:val="en-US"/>
        </w:rPr>
        <w:t>Entity</w:t>
      </w:r>
      <w:r w:rsidRPr="005258C7">
        <w:t xml:space="preserve"> </w:t>
      </w:r>
      <w:r>
        <w:rPr>
          <w:lang w:val="en-US"/>
        </w:rPr>
        <w:t>Framework</w:t>
      </w:r>
      <w:r w:rsidRPr="005258C7">
        <w:t xml:space="preserve"> </w:t>
      </w:r>
      <w:r>
        <w:rPr>
          <w:lang w:val="en-US"/>
        </w:rPr>
        <w:t>Core</w:t>
      </w:r>
      <w:r>
        <w:t>.</w:t>
      </w:r>
    </w:p>
    <w:p w14:paraId="503D56F7" w14:textId="47796183" w:rsidR="005258C7" w:rsidRDefault="005258C7" w:rsidP="005258C7">
      <w:r>
        <w:t>В качестве инструмента разработки серверной части была выбрана технология .</w:t>
      </w:r>
      <w:r>
        <w:rPr>
          <w:lang w:val="en-US"/>
        </w:rPr>
        <w:t>NET</w:t>
      </w:r>
      <w:r w:rsidRPr="005258C7">
        <w:t xml:space="preserve"> </w:t>
      </w:r>
      <w:r>
        <w:rPr>
          <w:lang w:val="en-US"/>
        </w:rPr>
        <w:t>Core</w:t>
      </w:r>
      <w:r>
        <w:t xml:space="preserve">, благодаря ее кроссплатформенности и удобству языка </w:t>
      </w:r>
      <w:r>
        <w:rPr>
          <w:lang w:val="en-US"/>
        </w:rPr>
        <w:t>C</w:t>
      </w:r>
      <w:r>
        <w:t>#</w:t>
      </w:r>
      <w:r>
        <w:rPr>
          <w:lang w:val="en-US"/>
        </w:rPr>
        <w:t> </w:t>
      </w:r>
      <w:r>
        <w:t>[</w:t>
      </w:r>
      <w:r>
        <w:fldChar w:fldCharType="begin"/>
      </w:r>
      <w:r>
        <w:instrText xml:space="preserve"> REF _Ref72677592 \r \h </w:instrText>
      </w:r>
      <w:r>
        <w:fldChar w:fldCharType="separate"/>
      </w:r>
      <w:r w:rsidR="00247CA3">
        <w:t>22</w:t>
      </w:r>
      <w:r>
        <w:fldChar w:fldCharType="end"/>
      </w:r>
      <w:r>
        <w:t>], а также благодаря детальной технической документации от официального разработчика [</w:t>
      </w:r>
      <w:r>
        <w:fldChar w:fldCharType="begin"/>
      </w:r>
      <w:r>
        <w:instrText xml:space="preserve"> REF _Ref72677513 \r \h </w:instrText>
      </w:r>
      <w:r>
        <w:fldChar w:fldCharType="separate"/>
      </w:r>
      <w:r w:rsidR="00247CA3">
        <w:t>9</w:t>
      </w:r>
      <w:r>
        <w:fldChar w:fldCharType="end"/>
      </w:r>
      <w:r>
        <w:t>].</w:t>
      </w:r>
    </w:p>
    <w:p w14:paraId="5C3E2AEE" w14:textId="2EB5686B" w:rsidR="005258C7" w:rsidRDefault="00B51F88" w:rsidP="002353E7">
      <w:pPr>
        <w:pStyle w:val="2"/>
      </w:pPr>
      <w:bookmarkStart w:id="1013" w:name="_Toc73879672"/>
      <w:bookmarkStart w:id="1014" w:name="_Toc74867067"/>
      <w:r>
        <w:t>Модель данных</w:t>
      </w:r>
      <w:bookmarkEnd w:id="1013"/>
      <w:bookmarkEnd w:id="1014"/>
    </w:p>
    <w:p w14:paraId="5801C733" w14:textId="56C96520" w:rsidR="005258C7" w:rsidRPr="00AC27AD" w:rsidDel="00AC27AD" w:rsidRDefault="005258C7">
      <w:pPr>
        <w:rPr>
          <w:del w:id="1015" w:author="Evgeny Sukharev" w:date="2021-06-17T22:03:00Z"/>
        </w:rPr>
      </w:pPr>
      <w:r>
        <w:t xml:space="preserve">В ходе </w:t>
      </w:r>
      <w:r w:rsidR="00DE004F">
        <w:t xml:space="preserve">выполнения </w:t>
      </w:r>
      <w:r>
        <w:t xml:space="preserve">работы был проанализирован ряд различных СУБД, </w:t>
      </w:r>
      <w:del w:id="1016" w:author="Evgeny Sukharev" w:date="2021-06-15T16:57:00Z">
        <w:r w:rsidDel="00D06878">
          <w:delText xml:space="preserve">а </w:delText>
        </w:r>
      </w:del>
      <w:ins w:id="1017" w:author="Evgeny Sukharev" w:date="2021-06-15T16:57:00Z">
        <w:r w:rsidR="00D06878">
          <w:t>а </w:t>
        </w:r>
      </w:ins>
      <w:r>
        <w:t>именно:</w:t>
      </w:r>
      <w:ins w:id="1018" w:author="Evgeny Sukharev" w:date="2021-06-17T22:03:00Z">
        <w:r w:rsidR="00AC27AD" w:rsidRPr="00AC27AD">
          <w:rPr>
            <w:rPrChange w:id="1019" w:author="Evgeny Sukharev" w:date="2021-06-17T22:03:00Z">
              <w:rPr>
                <w:lang w:val="en-US"/>
              </w:rPr>
            </w:rPrChange>
          </w:rPr>
          <w:t xml:space="preserve"> </w:t>
        </w:r>
        <w:r w:rsidR="00AC27AD">
          <w:rPr>
            <w:lang w:val="en-US"/>
          </w:rPr>
          <w:t>MySQL</w:t>
        </w:r>
        <w:r w:rsidR="00AC27AD" w:rsidRPr="00AC27AD">
          <w:rPr>
            <w:rPrChange w:id="1020" w:author="Evgeny Sukharev" w:date="2021-06-17T22:03:00Z">
              <w:rPr>
                <w:lang w:val="en-US"/>
              </w:rPr>
            </w:rPrChange>
          </w:rPr>
          <w:t xml:space="preserve"> [25], </w:t>
        </w:r>
        <w:r w:rsidR="00AC27AD">
          <w:rPr>
            <w:lang w:val="en-US"/>
          </w:rPr>
          <w:t>MS</w:t>
        </w:r>
        <w:r w:rsidR="00AC27AD" w:rsidRPr="00AC27AD">
          <w:rPr>
            <w:rPrChange w:id="1021" w:author="Evgeny Sukharev" w:date="2021-06-17T22:03:00Z">
              <w:rPr>
                <w:lang w:val="en-US"/>
              </w:rPr>
            </w:rPrChange>
          </w:rPr>
          <w:t xml:space="preserve"> </w:t>
        </w:r>
        <w:r w:rsidR="00AC27AD">
          <w:rPr>
            <w:lang w:val="en-US"/>
          </w:rPr>
          <w:t>SQL</w:t>
        </w:r>
        <w:r w:rsidR="00AC27AD">
          <w:t xml:space="preserve"> [24] и </w:t>
        </w:r>
        <w:r w:rsidR="00AC27AD">
          <w:rPr>
            <w:lang w:val="en-US"/>
          </w:rPr>
          <w:t>PostgreSQL</w:t>
        </w:r>
        <w:r w:rsidR="00AC27AD" w:rsidRPr="00AC27AD">
          <w:rPr>
            <w:rPrChange w:id="1022" w:author="Evgeny Sukharev" w:date="2021-06-17T22:03:00Z">
              <w:rPr>
                <w:lang w:val="en-US"/>
              </w:rPr>
            </w:rPrChange>
          </w:rPr>
          <w:t xml:space="preserve"> [26].</w:t>
        </w:r>
      </w:ins>
    </w:p>
    <w:p w14:paraId="5743C817" w14:textId="3D9EC62B" w:rsidR="005258C7" w:rsidRPr="00717A4D" w:rsidDel="00AC27AD" w:rsidRDefault="005258C7">
      <w:pPr>
        <w:rPr>
          <w:del w:id="1023" w:author="Evgeny Sukharev" w:date="2021-06-17T22:03:00Z"/>
          <w:rPrChange w:id="1024" w:author="Evgeny Sukharev" w:date="2021-06-17T23:59:00Z">
            <w:rPr>
              <w:del w:id="1025" w:author="Evgeny Sukharev" w:date="2021-06-17T22:03:00Z"/>
              <w:lang w:val="en-US"/>
            </w:rPr>
          </w:rPrChange>
        </w:rPr>
        <w:pPrChange w:id="1026" w:author="Evgeny Sukharev" w:date="2021-06-17T22:03:00Z">
          <w:pPr>
            <w:pStyle w:val="a7"/>
            <w:numPr>
              <w:numId w:val="35"/>
            </w:numPr>
            <w:ind w:left="1066" w:hanging="357"/>
          </w:pPr>
        </w:pPrChange>
      </w:pPr>
      <w:del w:id="1027" w:author="Evgeny Sukharev" w:date="2021-06-17T22:03:00Z">
        <w:r w:rsidDel="00AC27AD">
          <w:rPr>
            <w:lang w:val="en-US"/>
          </w:rPr>
          <w:delText>MySQL</w:delText>
        </w:r>
        <w:r w:rsidRPr="00717A4D" w:rsidDel="00AC27AD">
          <w:rPr>
            <w:rPrChange w:id="1028" w:author="Evgeny Sukharev" w:date="2021-06-17T23:59:00Z">
              <w:rPr>
                <w:lang w:val="en-US"/>
              </w:rPr>
            </w:rPrChange>
          </w:rPr>
          <w:delText xml:space="preserve"> [</w:delText>
        </w:r>
        <w:r w:rsidDel="00AC27AD">
          <w:rPr>
            <w:lang w:val="en-US"/>
          </w:rPr>
          <w:fldChar w:fldCharType="begin"/>
        </w:r>
        <w:r w:rsidRPr="00717A4D" w:rsidDel="00AC27AD">
          <w:rPr>
            <w:rPrChange w:id="1029" w:author="Evgeny Sukharev" w:date="2021-06-17T23:59:00Z">
              <w:rPr>
                <w:lang w:val="en-US"/>
              </w:rPr>
            </w:rPrChange>
          </w:rPr>
          <w:delInstrText xml:space="preserve"> </w:delInstrText>
        </w:r>
        <w:r w:rsidDel="00AC27AD">
          <w:rPr>
            <w:lang w:val="en-US"/>
          </w:rPr>
          <w:delInstrText>REF</w:delInstrText>
        </w:r>
        <w:r w:rsidRPr="00717A4D" w:rsidDel="00AC27AD">
          <w:rPr>
            <w:rPrChange w:id="1030" w:author="Evgeny Sukharev" w:date="2021-06-17T23:59:00Z">
              <w:rPr>
                <w:lang w:val="en-US"/>
              </w:rPr>
            </w:rPrChange>
          </w:rPr>
          <w:delInstrText xml:space="preserve"> _</w:delInstrText>
        </w:r>
        <w:r w:rsidDel="00AC27AD">
          <w:rPr>
            <w:lang w:val="en-US"/>
          </w:rPr>
          <w:delInstrText>Ref</w:delInstrText>
        </w:r>
        <w:r w:rsidRPr="00717A4D" w:rsidDel="00AC27AD">
          <w:rPr>
            <w:rPrChange w:id="1031" w:author="Evgeny Sukharev" w:date="2021-06-17T23:59:00Z">
              <w:rPr>
                <w:lang w:val="en-US"/>
              </w:rPr>
            </w:rPrChange>
          </w:rPr>
          <w:delInstrText>72677548 \</w:delInstrText>
        </w:r>
        <w:r w:rsidDel="00AC27AD">
          <w:rPr>
            <w:lang w:val="en-US"/>
          </w:rPr>
          <w:delInstrText>r</w:delInstrText>
        </w:r>
        <w:r w:rsidRPr="00717A4D" w:rsidDel="00AC27AD">
          <w:rPr>
            <w:rPrChange w:id="1032" w:author="Evgeny Sukharev" w:date="2021-06-17T23:59:00Z">
              <w:rPr>
                <w:lang w:val="en-US"/>
              </w:rPr>
            </w:rPrChange>
          </w:rPr>
          <w:delInstrText xml:space="preserve"> \</w:delInstrText>
        </w:r>
        <w:r w:rsidDel="00AC27AD">
          <w:rPr>
            <w:lang w:val="en-US"/>
          </w:rPr>
          <w:delInstrText>h</w:delInstrText>
        </w:r>
        <w:r w:rsidRPr="00717A4D" w:rsidDel="00AC27AD">
          <w:rPr>
            <w:rPrChange w:id="1033"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34" w:author="Evgeny Sukharev" w:date="2021-06-17T23:59:00Z">
              <w:rPr>
                <w:lang w:val="en-US"/>
              </w:rPr>
            </w:rPrChange>
          </w:rPr>
          <w:delText>25</w:delText>
        </w:r>
        <w:r w:rsidDel="00AC27AD">
          <w:rPr>
            <w:lang w:val="en-US"/>
          </w:rPr>
          <w:fldChar w:fldCharType="end"/>
        </w:r>
        <w:r w:rsidRPr="00717A4D" w:rsidDel="00AC27AD">
          <w:rPr>
            <w:rPrChange w:id="1035" w:author="Evgeny Sukharev" w:date="2021-06-17T23:59:00Z">
              <w:rPr>
                <w:lang w:val="en-US"/>
              </w:rPr>
            </w:rPrChange>
          </w:rPr>
          <w:delText>];</w:delText>
        </w:r>
      </w:del>
    </w:p>
    <w:p w14:paraId="5E600F04" w14:textId="3562F6BF" w:rsidR="005258C7" w:rsidRPr="00717A4D" w:rsidDel="00AC27AD" w:rsidRDefault="005258C7">
      <w:pPr>
        <w:rPr>
          <w:del w:id="1036" w:author="Evgeny Sukharev" w:date="2021-06-17T22:03:00Z"/>
          <w:rPrChange w:id="1037" w:author="Evgeny Sukharev" w:date="2021-06-17T23:59:00Z">
            <w:rPr>
              <w:del w:id="1038" w:author="Evgeny Sukharev" w:date="2021-06-17T22:03:00Z"/>
              <w:lang w:val="en-US"/>
            </w:rPr>
          </w:rPrChange>
        </w:rPr>
        <w:pPrChange w:id="1039" w:author="Evgeny Sukharev" w:date="2021-06-17T22:03:00Z">
          <w:pPr>
            <w:pStyle w:val="a7"/>
            <w:numPr>
              <w:numId w:val="35"/>
            </w:numPr>
            <w:ind w:left="1066" w:hanging="357"/>
          </w:pPr>
        </w:pPrChange>
      </w:pPr>
      <w:del w:id="1040" w:author="Evgeny Sukharev" w:date="2021-06-17T22:03:00Z">
        <w:r w:rsidDel="00AC27AD">
          <w:rPr>
            <w:lang w:val="en-US"/>
          </w:rPr>
          <w:delText>MS</w:delText>
        </w:r>
        <w:r w:rsidRPr="00717A4D" w:rsidDel="00AC27AD">
          <w:rPr>
            <w:rPrChange w:id="1041" w:author="Evgeny Sukharev" w:date="2021-06-17T23:59:00Z">
              <w:rPr>
                <w:lang w:val="en-US"/>
              </w:rPr>
            </w:rPrChange>
          </w:rPr>
          <w:delText xml:space="preserve"> </w:delText>
        </w:r>
        <w:r w:rsidDel="00AC27AD">
          <w:rPr>
            <w:lang w:val="en-US"/>
          </w:rPr>
          <w:delText>SQL</w:delText>
        </w:r>
        <w:r w:rsidRPr="00717A4D" w:rsidDel="00AC27AD">
          <w:rPr>
            <w:rPrChange w:id="1042" w:author="Evgeny Sukharev" w:date="2021-06-17T23:59:00Z">
              <w:rPr>
                <w:lang w:val="en-US"/>
              </w:rPr>
            </w:rPrChange>
          </w:rPr>
          <w:delText xml:space="preserve"> [</w:delText>
        </w:r>
        <w:r w:rsidDel="00AC27AD">
          <w:rPr>
            <w:lang w:val="en-US"/>
          </w:rPr>
          <w:fldChar w:fldCharType="begin"/>
        </w:r>
        <w:r w:rsidRPr="00717A4D" w:rsidDel="00AC27AD">
          <w:rPr>
            <w:rPrChange w:id="1043" w:author="Evgeny Sukharev" w:date="2021-06-17T23:59:00Z">
              <w:rPr>
                <w:lang w:val="en-US"/>
              </w:rPr>
            </w:rPrChange>
          </w:rPr>
          <w:delInstrText xml:space="preserve"> </w:delInstrText>
        </w:r>
        <w:r w:rsidDel="00AC27AD">
          <w:rPr>
            <w:lang w:val="en-US"/>
          </w:rPr>
          <w:delInstrText>REF</w:delInstrText>
        </w:r>
        <w:r w:rsidRPr="00717A4D" w:rsidDel="00AC27AD">
          <w:rPr>
            <w:rPrChange w:id="1044" w:author="Evgeny Sukharev" w:date="2021-06-17T23:59:00Z">
              <w:rPr>
                <w:lang w:val="en-US"/>
              </w:rPr>
            </w:rPrChange>
          </w:rPr>
          <w:delInstrText xml:space="preserve"> _</w:delInstrText>
        </w:r>
        <w:r w:rsidDel="00AC27AD">
          <w:rPr>
            <w:lang w:val="en-US"/>
          </w:rPr>
          <w:delInstrText>Ref</w:delInstrText>
        </w:r>
        <w:r w:rsidRPr="00717A4D" w:rsidDel="00AC27AD">
          <w:rPr>
            <w:rPrChange w:id="1045" w:author="Evgeny Sukharev" w:date="2021-06-17T23:59:00Z">
              <w:rPr>
                <w:lang w:val="en-US"/>
              </w:rPr>
            </w:rPrChange>
          </w:rPr>
          <w:delInstrText>72677526 \</w:delInstrText>
        </w:r>
        <w:r w:rsidDel="00AC27AD">
          <w:rPr>
            <w:lang w:val="en-US"/>
          </w:rPr>
          <w:delInstrText>r</w:delInstrText>
        </w:r>
        <w:r w:rsidRPr="00717A4D" w:rsidDel="00AC27AD">
          <w:rPr>
            <w:rPrChange w:id="1046" w:author="Evgeny Sukharev" w:date="2021-06-17T23:59:00Z">
              <w:rPr>
                <w:lang w:val="en-US"/>
              </w:rPr>
            </w:rPrChange>
          </w:rPr>
          <w:delInstrText xml:space="preserve"> \</w:delInstrText>
        </w:r>
        <w:r w:rsidDel="00AC27AD">
          <w:rPr>
            <w:lang w:val="en-US"/>
          </w:rPr>
          <w:delInstrText>h</w:delInstrText>
        </w:r>
        <w:r w:rsidRPr="00717A4D" w:rsidDel="00AC27AD">
          <w:rPr>
            <w:rPrChange w:id="1047"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48" w:author="Evgeny Sukharev" w:date="2021-06-17T23:59:00Z">
              <w:rPr>
                <w:lang w:val="en-US"/>
              </w:rPr>
            </w:rPrChange>
          </w:rPr>
          <w:delText>24</w:delText>
        </w:r>
        <w:r w:rsidDel="00AC27AD">
          <w:rPr>
            <w:lang w:val="en-US"/>
          </w:rPr>
          <w:fldChar w:fldCharType="end"/>
        </w:r>
        <w:r w:rsidRPr="00717A4D" w:rsidDel="00AC27AD">
          <w:rPr>
            <w:rPrChange w:id="1049" w:author="Evgeny Sukharev" w:date="2021-06-17T23:59:00Z">
              <w:rPr>
                <w:lang w:val="en-US"/>
              </w:rPr>
            </w:rPrChange>
          </w:rPr>
          <w:delText>];</w:delText>
        </w:r>
      </w:del>
    </w:p>
    <w:p w14:paraId="262D058A" w14:textId="733B62BD" w:rsidR="005258C7" w:rsidRPr="00717A4D" w:rsidRDefault="005258C7">
      <w:pPr>
        <w:rPr>
          <w:rPrChange w:id="1050" w:author="Evgeny Sukharev" w:date="2021-06-17T23:59:00Z">
            <w:rPr>
              <w:lang w:val="en-US"/>
            </w:rPr>
          </w:rPrChange>
        </w:rPr>
        <w:pPrChange w:id="1051" w:author="Evgeny Sukharev" w:date="2021-06-17T22:03:00Z">
          <w:pPr>
            <w:pStyle w:val="a7"/>
            <w:numPr>
              <w:numId w:val="35"/>
            </w:numPr>
            <w:ind w:left="1066" w:hanging="357"/>
          </w:pPr>
        </w:pPrChange>
      </w:pPr>
      <w:del w:id="1052" w:author="Evgeny Sukharev" w:date="2021-06-17T22:03:00Z">
        <w:r w:rsidDel="00AC27AD">
          <w:rPr>
            <w:lang w:val="en-US"/>
          </w:rPr>
          <w:delText>PostgreSQL</w:delText>
        </w:r>
        <w:r w:rsidRPr="00717A4D" w:rsidDel="00AC27AD">
          <w:rPr>
            <w:rPrChange w:id="1053" w:author="Evgeny Sukharev" w:date="2021-06-17T23:59:00Z">
              <w:rPr>
                <w:lang w:val="en-US"/>
              </w:rPr>
            </w:rPrChange>
          </w:rPr>
          <w:delText xml:space="preserve"> [</w:delText>
        </w:r>
        <w:r w:rsidDel="00AC27AD">
          <w:rPr>
            <w:lang w:val="en-US"/>
          </w:rPr>
          <w:fldChar w:fldCharType="begin"/>
        </w:r>
        <w:r w:rsidRPr="00717A4D" w:rsidDel="00AC27AD">
          <w:rPr>
            <w:rPrChange w:id="1054" w:author="Evgeny Sukharev" w:date="2021-06-17T23:59:00Z">
              <w:rPr>
                <w:lang w:val="en-US"/>
              </w:rPr>
            </w:rPrChange>
          </w:rPr>
          <w:delInstrText xml:space="preserve"> </w:delInstrText>
        </w:r>
        <w:r w:rsidDel="00AC27AD">
          <w:rPr>
            <w:lang w:val="en-US"/>
          </w:rPr>
          <w:delInstrText>REF</w:delInstrText>
        </w:r>
        <w:r w:rsidRPr="00717A4D" w:rsidDel="00AC27AD">
          <w:rPr>
            <w:rPrChange w:id="1055" w:author="Evgeny Sukharev" w:date="2021-06-17T23:59:00Z">
              <w:rPr>
                <w:lang w:val="en-US"/>
              </w:rPr>
            </w:rPrChange>
          </w:rPr>
          <w:delInstrText xml:space="preserve"> _</w:delInstrText>
        </w:r>
        <w:r w:rsidDel="00AC27AD">
          <w:rPr>
            <w:lang w:val="en-US"/>
          </w:rPr>
          <w:delInstrText>Ref</w:delInstrText>
        </w:r>
        <w:r w:rsidRPr="00717A4D" w:rsidDel="00AC27AD">
          <w:rPr>
            <w:rPrChange w:id="1056" w:author="Evgeny Sukharev" w:date="2021-06-17T23:59:00Z">
              <w:rPr>
                <w:lang w:val="en-US"/>
              </w:rPr>
            </w:rPrChange>
          </w:rPr>
          <w:delInstrText>72677556 \</w:delInstrText>
        </w:r>
        <w:r w:rsidDel="00AC27AD">
          <w:rPr>
            <w:lang w:val="en-US"/>
          </w:rPr>
          <w:delInstrText>r</w:delInstrText>
        </w:r>
        <w:r w:rsidRPr="00717A4D" w:rsidDel="00AC27AD">
          <w:rPr>
            <w:rPrChange w:id="1057" w:author="Evgeny Sukharev" w:date="2021-06-17T23:59:00Z">
              <w:rPr>
                <w:lang w:val="en-US"/>
              </w:rPr>
            </w:rPrChange>
          </w:rPr>
          <w:delInstrText xml:space="preserve"> \</w:delInstrText>
        </w:r>
        <w:r w:rsidDel="00AC27AD">
          <w:rPr>
            <w:lang w:val="en-US"/>
          </w:rPr>
          <w:delInstrText>h</w:delInstrText>
        </w:r>
        <w:r w:rsidRPr="00717A4D" w:rsidDel="00AC27AD">
          <w:rPr>
            <w:rPrChange w:id="1058" w:author="Evgeny Sukharev" w:date="2021-06-17T23:59:00Z">
              <w:rPr>
                <w:lang w:val="en-US"/>
              </w:rPr>
            </w:rPrChange>
          </w:rPr>
          <w:delInstrText xml:space="preserve"> </w:delInstrText>
        </w:r>
        <w:r w:rsidDel="00AC27AD">
          <w:rPr>
            <w:lang w:val="en-US"/>
          </w:rPr>
        </w:r>
        <w:r w:rsidDel="00AC27AD">
          <w:rPr>
            <w:lang w:val="en-US"/>
          </w:rPr>
          <w:fldChar w:fldCharType="separate"/>
        </w:r>
        <w:r w:rsidR="006A4499" w:rsidRPr="00717A4D" w:rsidDel="00AC27AD">
          <w:rPr>
            <w:rPrChange w:id="1059" w:author="Evgeny Sukharev" w:date="2021-06-17T23:59:00Z">
              <w:rPr>
                <w:lang w:val="en-US"/>
              </w:rPr>
            </w:rPrChange>
          </w:rPr>
          <w:delText>26</w:delText>
        </w:r>
        <w:r w:rsidDel="00AC27AD">
          <w:rPr>
            <w:lang w:val="en-US"/>
          </w:rPr>
          <w:fldChar w:fldCharType="end"/>
        </w:r>
        <w:r w:rsidRPr="00717A4D" w:rsidDel="00AC27AD">
          <w:rPr>
            <w:rPrChange w:id="1060" w:author="Evgeny Sukharev" w:date="2021-06-17T23:59:00Z">
              <w:rPr>
                <w:lang w:val="en-US"/>
              </w:rPr>
            </w:rPrChange>
          </w:rPr>
          <w:delText>].</w:delText>
        </w:r>
      </w:del>
    </w:p>
    <w:p w14:paraId="283A46FE" w14:textId="6AE15D93" w:rsidR="005258C7" w:rsidRDefault="008E4214" w:rsidP="005258C7">
      <w:r>
        <w:lastRenderedPageBreak/>
        <w:t xml:space="preserve">Для разработки подошла бы каждая СУБД из указанных выше, </w:t>
      </w:r>
      <w:del w:id="1061" w:author="Evgeny Sukharev" w:date="2021-06-15T16:57:00Z">
        <w:r w:rsidDel="00D06878">
          <w:delText xml:space="preserve">но </w:delText>
        </w:r>
      </w:del>
      <w:ins w:id="1062" w:author="Evgeny Sukharev" w:date="2021-06-15T16:57:00Z">
        <w:r w:rsidR="00D06878">
          <w:t>но </w:t>
        </w:r>
      </w:ins>
      <w:r>
        <w:t xml:space="preserve">предпочтение было отдано </w:t>
      </w:r>
      <w:r>
        <w:rPr>
          <w:lang w:val="en-US"/>
        </w:rPr>
        <w:t>MS</w:t>
      </w:r>
      <w:r w:rsidRPr="008E4214">
        <w:t xml:space="preserve"> </w:t>
      </w:r>
      <w:r>
        <w:rPr>
          <w:lang w:val="en-US"/>
        </w:rPr>
        <w:t>SQL</w:t>
      </w:r>
      <w:r w:rsidRPr="008E4214">
        <w:t xml:space="preserve"> </w:t>
      </w:r>
      <w:r>
        <w:t>из-за большего опыта работы с ней.</w:t>
      </w:r>
    </w:p>
    <w:p w14:paraId="5EC2392A" w14:textId="77777777" w:rsidR="005258C7" w:rsidRDefault="005258C7" w:rsidP="005258C7">
      <w:r>
        <w:t>База данных условно разделена на ряд модулей:</w:t>
      </w:r>
    </w:p>
    <w:p w14:paraId="70A7391B" w14:textId="77777777" w:rsidR="00F75C86" w:rsidRDefault="005258C7" w:rsidP="00F75C86">
      <w:pPr>
        <w:pStyle w:val="a0"/>
        <w:numPr>
          <w:ilvl w:val="3"/>
          <w:numId w:val="2"/>
        </w:numPr>
        <w:ind w:left="1066" w:hanging="357"/>
      </w:pPr>
      <w:r>
        <w:t>модуль бизнес-логики;</w:t>
      </w:r>
    </w:p>
    <w:p w14:paraId="39334237" w14:textId="77777777" w:rsidR="00F75C86" w:rsidRDefault="005258C7" w:rsidP="00F75C86">
      <w:pPr>
        <w:pStyle w:val="a0"/>
        <w:numPr>
          <w:ilvl w:val="3"/>
          <w:numId w:val="2"/>
        </w:numPr>
        <w:ind w:left="1066" w:hanging="357"/>
      </w:pPr>
      <w:r>
        <w:t>модуль авторизации;</w:t>
      </w:r>
    </w:p>
    <w:p w14:paraId="2E99386D" w14:textId="64A8C24F" w:rsidR="005258C7" w:rsidRDefault="005258C7" w:rsidP="00F75C86">
      <w:pPr>
        <w:pStyle w:val="a0"/>
        <w:numPr>
          <w:ilvl w:val="3"/>
          <w:numId w:val="2"/>
        </w:numPr>
        <w:ind w:left="1066" w:hanging="357"/>
      </w:pPr>
      <w:r>
        <w:t>модуль балансировки.</w:t>
      </w:r>
    </w:p>
    <w:p w14:paraId="471675FA" w14:textId="093FC2D6" w:rsidR="005258C7" w:rsidRDefault="005258C7" w:rsidP="005258C7">
      <w:r>
        <w:t xml:space="preserve">В базе данных </w:t>
      </w:r>
      <w:r w:rsidR="007A25BF">
        <w:t>хранятся</w:t>
      </w:r>
      <w:r>
        <w:t xml:space="preserve"> все основные сущности системы:</w:t>
      </w:r>
    </w:p>
    <w:p w14:paraId="43B8E37E" w14:textId="77777777" w:rsidR="005258C7" w:rsidRDefault="005258C7" w:rsidP="00E87833">
      <w:pPr>
        <w:pStyle w:val="a7"/>
        <w:numPr>
          <w:ilvl w:val="0"/>
          <w:numId w:val="43"/>
        </w:numPr>
        <w:ind w:left="1066" w:hanging="357"/>
      </w:pPr>
      <w:r>
        <w:t>сообщения;</w:t>
      </w:r>
    </w:p>
    <w:p w14:paraId="26FC334A" w14:textId="77777777" w:rsidR="005258C7" w:rsidRDefault="005258C7" w:rsidP="00E87833">
      <w:pPr>
        <w:pStyle w:val="a7"/>
        <w:numPr>
          <w:ilvl w:val="0"/>
          <w:numId w:val="43"/>
        </w:numPr>
        <w:ind w:left="1066" w:hanging="357"/>
      </w:pPr>
      <w:r>
        <w:t xml:space="preserve">пользователи; </w:t>
      </w:r>
    </w:p>
    <w:p w14:paraId="3448618B" w14:textId="77777777" w:rsidR="005258C7" w:rsidRDefault="005258C7" w:rsidP="00E87833">
      <w:pPr>
        <w:pStyle w:val="a7"/>
        <w:numPr>
          <w:ilvl w:val="0"/>
          <w:numId w:val="43"/>
        </w:numPr>
        <w:ind w:left="1066" w:hanging="357"/>
      </w:pPr>
      <w:r>
        <w:t xml:space="preserve">ссылки на прикрепленные файлы; </w:t>
      </w:r>
    </w:p>
    <w:p w14:paraId="57D2EC28" w14:textId="77777777" w:rsidR="005258C7" w:rsidRDefault="005258C7" w:rsidP="00E87833">
      <w:pPr>
        <w:pStyle w:val="a7"/>
        <w:numPr>
          <w:ilvl w:val="0"/>
          <w:numId w:val="43"/>
        </w:numPr>
        <w:ind w:left="1066" w:hanging="357"/>
      </w:pPr>
      <w:r>
        <w:t>контакты пользователей;</w:t>
      </w:r>
    </w:p>
    <w:p w14:paraId="51BAB27E" w14:textId="77777777" w:rsidR="005258C7" w:rsidRDefault="005258C7" w:rsidP="00E87833">
      <w:pPr>
        <w:pStyle w:val="a7"/>
        <w:numPr>
          <w:ilvl w:val="0"/>
          <w:numId w:val="43"/>
        </w:numPr>
        <w:ind w:left="1066" w:hanging="357"/>
      </w:pPr>
      <w:r>
        <w:t>очереди доставки;</w:t>
      </w:r>
    </w:p>
    <w:p w14:paraId="025E5E33" w14:textId="77777777" w:rsidR="005258C7" w:rsidRDefault="005258C7" w:rsidP="00E87833">
      <w:pPr>
        <w:pStyle w:val="a7"/>
        <w:numPr>
          <w:ilvl w:val="0"/>
          <w:numId w:val="43"/>
        </w:numPr>
        <w:ind w:left="1066" w:hanging="357"/>
      </w:pPr>
      <w:r>
        <w:t>доступы пользователей;</w:t>
      </w:r>
    </w:p>
    <w:p w14:paraId="79507682" w14:textId="77777777" w:rsidR="005258C7" w:rsidRDefault="005258C7" w:rsidP="00E87833">
      <w:pPr>
        <w:pStyle w:val="a7"/>
        <w:numPr>
          <w:ilvl w:val="0"/>
          <w:numId w:val="43"/>
        </w:numPr>
        <w:ind w:left="1066" w:hanging="357"/>
      </w:pPr>
      <w:r>
        <w:t>тарифы;</w:t>
      </w:r>
    </w:p>
    <w:p w14:paraId="1EDF4AF9" w14:textId="77777777" w:rsidR="005258C7" w:rsidRDefault="005258C7" w:rsidP="00E87833">
      <w:pPr>
        <w:pStyle w:val="a7"/>
        <w:numPr>
          <w:ilvl w:val="0"/>
          <w:numId w:val="43"/>
        </w:numPr>
        <w:ind w:left="1066" w:hanging="357"/>
      </w:pPr>
      <w:r>
        <w:t>скидки.</w:t>
      </w:r>
    </w:p>
    <w:p w14:paraId="37A97D83" w14:textId="36701DDB" w:rsidR="005258C7" w:rsidRDefault="005258C7" w:rsidP="00401F19">
      <w:r>
        <w:t>Также для осуществления отношения «многие ко многим» необходимы промежуточные таблицы для взаимодействия следующих таблиц:</w:t>
      </w:r>
    </w:p>
    <w:p w14:paraId="7C40D9F0" w14:textId="77777777" w:rsidR="005258C7" w:rsidRDefault="005258C7" w:rsidP="00F75C86">
      <w:pPr>
        <w:pStyle w:val="a"/>
      </w:pPr>
      <w:r>
        <w:t>Пользователи – Доступы;</w:t>
      </w:r>
    </w:p>
    <w:p w14:paraId="5EF5B3BD" w14:textId="77777777" w:rsidR="005258C7" w:rsidRDefault="005258C7" w:rsidP="00F75C86">
      <w:pPr>
        <w:pStyle w:val="a"/>
      </w:pPr>
      <w:r>
        <w:t>Тарифы – Скидки.</w:t>
      </w:r>
    </w:p>
    <w:p w14:paraId="12FD34B3" w14:textId="77777777" w:rsidR="005258C7" w:rsidRDefault="005258C7" w:rsidP="005258C7">
      <w:r>
        <w:t>Модуль бизнес-логики включает в себя таблицы основных бизнес-сущностей (таких как сообщения, файлы и другие) и отношения между ними.</w:t>
      </w:r>
    </w:p>
    <w:p w14:paraId="16DB851B" w14:textId="77777777" w:rsidR="005258C7" w:rsidRDefault="005258C7" w:rsidP="005258C7">
      <w:r>
        <w:t>Модуль авторизации включает в себя таблицы, в которых хранится информация о зарегистрированных пользователях, их ролях и доступах.</w:t>
      </w:r>
    </w:p>
    <w:p w14:paraId="2CA04059" w14:textId="3857E202" w:rsidR="005258C7" w:rsidRDefault="005258C7" w:rsidP="00F75C86">
      <w:r>
        <w:t>Модуль балансировки состоит из таблиц досту</w:t>
      </w:r>
      <w:r w:rsidR="00F75C86">
        <w:t xml:space="preserve">пных серверов </w:t>
      </w:r>
      <w:del w:id="1063" w:author="Evgeny Sukharev" w:date="2021-06-15T16:57:00Z">
        <w:r w:rsidR="00F75C86" w:rsidDel="00D06878">
          <w:delText xml:space="preserve">и </w:delText>
        </w:r>
      </w:del>
      <w:ins w:id="1064" w:author="Evgeny Sukharev" w:date="2021-06-15T16:57:00Z">
        <w:r w:rsidR="00D06878">
          <w:t>и </w:t>
        </w:r>
      </w:ins>
      <w:del w:id="1065" w:author="Evgeny Sukharev" w:date="2021-06-15T16:57:00Z">
        <w:r w:rsidR="00F75C86" w:rsidDel="00D06878">
          <w:delText xml:space="preserve">их </w:delText>
        </w:r>
      </w:del>
      <w:ins w:id="1066" w:author="Evgeny Sukharev" w:date="2021-06-15T16:57:00Z">
        <w:r w:rsidR="00D06878">
          <w:t>их </w:t>
        </w:r>
      </w:ins>
      <w:r w:rsidR="00F75C86">
        <w:t>приоритетов.</w:t>
      </w:r>
    </w:p>
    <w:p w14:paraId="1AD1501B" w14:textId="77777777" w:rsidR="005258C7" w:rsidRPr="001E2D53" w:rsidRDefault="005258C7" w:rsidP="002353E7">
      <w:pPr>
        <w:pStyle w:val="2"/>
      </w:pPr>
      <w:bookmarkStart w:id="1067" w:name="_Toc73469567"/>
      <w:bookmarkStart w:id="1068" w:name="_Toc68534528"/>
      <w:bookmarkStart w:id="1069" w:name="_Toc73879673"/>
      <w:bookmarkStart w:id="1070" w:name="_Toc74867068"/>
      <w:r w:rsidRPr="002353E7">
        <w:t>Низкоуровневое</w:t>
      </w:r>
      <w:r>
        <w:t xml:space="preserve"> проектирование</w:t>
      </w:r>
      <w:bookmarkEnd w:id="1067"/>
      <w:bookmarkEnd w:id="1068"/>
      <w:bookmarkEnd w:id="1069"/>
      <w:bookmarkEnd w:id="1070"/>
    </w:p>
    <w:p w14:paraId="6AFAD101" w14:textId="5AE81DD9" w:rsidR="005258C7" w:rsidRDefault="00FC5943" w:rsidP="00FC5943">
      <w:pPr>
        <w:pStyle w:val="3"/>
        <w:numPr>
          <w:ilvl w:val="0"/>
          <w:numId w:val="0"/>
        </w:numPr>
      </w:pPr>
      <w:bookmarkStart w:id="1071" w:name="_Toc73469568"/>
      <w:bookmarkStart w:id="1072" w:name="_Toc68534529"/>
      <w:bookmarkStart w:id="1073" w:name="_Toc73879674"/>
      <w:bookmarkStart w:id="1074" w:name="_Toc74867069"/>
      <w:r>
        <w:t xml:space="preserve">4.4.1. </w:t>
      </w:r>
      <w:r w:rsidR="005258C7" w:rsidRPr="001E2D53">
        <w:rPr>
          <w:lang w:val="en-US"/>
        </w:rPr>
        <w:t>ER-</w:t>
      </w:r>
      <w:r w:rsidR="005258C7">
        <w:t>диаграмма</w:t>
      </w:r>
      <w:bookmarkEnd w:id="1071"/>
      <w:bookmarkEnd w:id="1072"/>
      <w:bookmarkEnd w:id="1073"/>
      <w:bookmarkEnd w:id="1074"/>
    </w:p>
    <w:p w14:paraId="33311238" w14:textId="77777777" w:rsidR="005258C7" w:rsidRDefault="005258C7" w:rsidP="005258C7">
      <w:r>
        <w:t>Разработана модель данных для программного комплекса управления рассылкой электронных сообщений.</w:t>
      </w:r>
    </w:p>
    <w:p w14:paraId="7C94B5BF" w14:textId="65BB350B" w:rsidR="005258C7" w:rsidRDefault="005258C7" w:rsidP="005258C7">
      <w:r>
        <w:lastRenderedPageBreak/>
        <w:t xml:space="preserve">Оператор передает информацию о сообщении в пользовательской части </w:t>
      </w:r>
      <w:del w:id="1075" w:author="Evgeny Sukharev" w:date="2021-06-15T16:57:00Z">
        <w:r w:rsidDel="00D06878">
          <w:delText xml:space="preserve">и </w:delText>
        </w:r>
      </w:del>
      <w:ins w:id="1076" w:author="Evgeny Sukharev" w:date="2021-06-15T16:57:00Z">
        <w:r w:rsidR="00D06878">
          <w:t>и </w:t>
        </w:r>
      </w:ins>
      <w:r>
        <w:t xml:space="preserve">при помощи </w:t>
      </w:r>
      <w:r>
        <w:rPr>
          <w:lang w:val="en-US"/>
        </w:rPr>
        <w:t>API</w:t>
      </w:r>
      <w:r w:rsidRPr="005258C7">
        <w:t xml:space="preserve"> </w:t>
      </w:r>
      <w:r>
        <w:t>передает его на сервер, где информация о сообщении формализуется, заносится в базу данных и передается сервисам доставки.</w:t>
      </w:r>
    </w:p>
    <w:p w14:paraId="700D648F" w14:textId="77777777" w:rsidR="005258C7" w:rsidRDefault="005258C7" w:rsidP="005258C7">
      <w:r>
        <w:t>В результате анализа процесс обучения можно обозначить несколько сущностей. Вот описание некоторых основных сущностей:</w:t>
      </w:r>
    </w:p>
    <w:p w14:paraId="4CD7ABAC" w14:textId="4CD7CCC5" w:rsidR="005258C7" w:rsidRPr="002353E7" w:rsidRDefault="005258C7" w:rsidP="00E87833">
      <w:pPr>
        <w:pStyle w:val="c"/>
        <w:numPr>
          <w:ilvl w:val="3"/>
          <w:numId w:val="40"/>
        </w:numPr>
        <w:ind w:left="1066" w:hanging="357"/>
        <w:rPr>
          <w:lang w:val="ru-RU"/>
        </w:rPr>
      </w:pPr>
      <w:r>
        <w:t>Messages</w:t>
      </w:r>
      <w:r w:rsidRPr="002353E7">
        <w:rPr>
          <w:lang w:val="ru-RU"/>
        </w:rPr>
        <w:t xml:space="preserve"> – таблица для хранения сообщений</w:t>
      </w:r>
      <w:r w:rsidR="00401F19">
        <w:rPr>
          <w:lang w:val="ru-RU"/>
        </w:rPr>
        <w:t>:</w:t>
      </w:r>
    </w:p>
    <w:p w14:paraId="08E1CAB7" w14:textId="1193B6EC" w:rsidR="005258C7" w:rsidRPr="00401F19" w:rsidRDefault="00401F19" w:rsidP="00401F19">
      <w:pPr>
        <w:pStyle w:val="affffff8"/>
      </w:pPr>
      <w:r>
        <w:rPr>
          <w:lang w:val="en-US"/>
        </w:rPr>
        <w:t>messageI</w:t>
      </w:r>
      <w:r w:rsidR="005258C7" w:rsidRPr="00401F19">
        <w:t>d (long) – суррогатный первичный ключ;</w:t>
      </w:r>
    </w:p>
    <w:p w14:paraId="592A912A" w14:textId="77777777" w:rsidR="005258C7" w:rsidRPr="00401F19" w:rsidRDefault="005258C7" w:rsidP="00401F19">
      <w:pPr>
        <w:pStyle w:val="affffff8"/>
      </w:pPr>
      <w:r w:rsidRPr="00401F19">
        <w:t>userId (long) – id отправителя;</w:t>
      </w:r>
    </w:p>
    <w:p w14:paraId="510FEB6C" w14:textId="77777777" w:rsidR="005258C7" w:rsidRPr="00401F19" w:rsidRDefault="005258C7" w:rsidP="00401F19">
      <w:pPr>
        <w:pStyle w:val="affffff8"/>
      </w:pPr>
      <w:r w:rsidRPr="00401F19">
        <w:t>destinationDate (dateTime) – дата и время успешной доставки;</w:t>
      </w:r>
    </w:p>
    <w:p w14:paraId="6AC76F0A" w14:textId="77777777" w:rsidR="005258C7" w:rsidRPr="00401F19" w:rsidRDefault="005258C7" w:rsidP="00401F19">
      <w:pPr>
        <w:pStyle w:val="affffff8"/>
      </w:pPr>
      <w:r w:rsidRPr="00401F19">
        <w:t>theme (nvarchar(max)) – тема сообщения;</w:t>
      </w:r>
    </w:p>
    <w:p w14:paraId="7FFBC68B" w14:textId="1F9B7AE2" w:rsidR="005258C7" w:rsidRPr="00401F19" w:rsidRDefault="005258C7" w:rsidP="00401F19">
      <w:pPr>
        <w:pStyle w:val="affffff8"/>
      </w:pPr>
      <w:r w:rsidRPr="00401F19">
        <w:t xml:space="preserve">body (text) – </w:t>
      </w:r>
      <w:r w:rsidR="00401F19">
        <w:t>текст</w:t>
      </w:r>
      <w:r w:rsidRPr="00401F19">
        <w:t xml:space="preserve"> сообщения;</w:t>
      </w:r>
    </w:p>
    <w:p w14:paraId="78FCC2B2" w14:textId="77777777" w:rsidR="005258C7" w:rsidRPr="00401F19" w:rsidRDefault="005258C7" w:rsidP="00401F19">
      <w:pPr>
        <w:pStyle w:val="affffff8"/>
      </w:pPr>
      <w:r w:rsidRPr="00401F19">
        <w:t>size (int) – размер сообщения в единицах (байт);</w:t>
      </w:r>
    </w:p>
    <w:p w14:paraId="13C61EC7" w14:textId="77777777" w:rsidR="005258C7" w:rsidRPr="00401F19" w:rsidRDefault="005258C7" w:rsidP="00401F19">
      <w:pPr>
        <w:pStyle w:val="affffff8"/>
      </w:pPr>
      <w:r w:rsidRPr="00401F19">
        <w:t>isScheduled (int) – логическое поле – запланирована ли отправка сообщения;</w:t>
      </w:r>
    </w:p>
    <w:p w14:paraId="3297725D" w14:textId="77777777" w:rsidR="005258C7" w:rsidRPr="00401F19" w:rsidRDefault="005258C7" w:rsidP="00401F19">
      <w:pPr>
        <w:pStyle w:val="affffff8"/>
      </w:pPr>
      <w:r w:rsidRPr="00401F19">
        <w:t>scheduleDate (dateTime) – запланированная дата и время, когда необходимо отправить сообщение;</w:t>
      </w:r>
    </w:p>
    <w:p w14:paraId="770B2ADB" w14:textId="77777777" w:rsidR="005258C7" w:rsidRPr="00401F19" w:rsidRDefault="005258C7" w:rsidP="00401F19">
      <w:pPr>
        <w:pStyle w:val="affffff8"/>
      </w:pPr>
      <w:r w:rsidRPr="00401F19">
        <w:t>isSent (int) – логическое поле – успешно ли доставлено сообщение;</w:t>
      </w:r>
    </w:p>
    <w:p w14:paraId="53C214CF" w14:textId="77777777" w:rsidR="00401F19" w:rsidRDefault="00401F19" w:rsidP="00401F19">
      <w:pPr>
        <w:pStyle w:val="affffff8"/>
      </w:pPr>
      <w:r>
        <w:rPr>
          <w:lang w:val="en-US"/>
        </w:rPr>
        <w:t>deliveryQ</w:t>
      </w:r>
      <w:r w:rsidR="005258C7" w:rsidRPr="00401F19">
        <w:t>ueueId (int) – id очереди, в которой содержится данное сообще</w:t>
      </w:r>
      <w:r>
        <w:t>ние;</w:t>
      </w:r>
    </w:p>
    <w:p w14:paraId="1E3204C1" w14:textId="77777777" w:rsidR="00401F19" w:rsidRDefault="00401F19" w:rsidP="00401F19">
      <w:pPr>
        <w:pStyle w:val="affffff8"/>
      </w:pPr>
      <w:r>
        <w:rPr>
          <w:lang w:val="en-US"/>
        </w:rPr>
        <w:t>chosendDeliveryService</w:t>
      </w:r>
      <w:r w:rsidRPr="00401F19">
        <w:t xml:space="preserve"> (</w:t>
      </w:r>
      <w:r>
        <w:rPr>
          <w:lang w:val="en-US"/>
        </w:rPr>
        <w:t>int</w:t>
      </w:r>
      <w:r w:rsidRPr="00401F19">
        <w:t xml:space="preserve">) – </w:t>
      </w:r>
      <w:r>
        <w:rPr>
          <w:lang w:val="en-US"/>
        </w:rPr>
        <w:t>id</w:t>
      </w:r>
      <w:r w:rsidRPr="00401F19">
        <w:t xml:space="preserve"> </w:t>
      </w:r>
      <w:r>
        <w:t>выбранного пользователем сервиса доставки;</w:t>
      </w:r>
    </w:p>
    <w:p w14:paraId="68D1F764" w14:textId="63A46A42" w:rsidR="00401F19" w:rsidRDefault="00401F19" w:rsidP="00401F19">
      <w:pPr>
        <w:pStyle w:val="affffff8"/>
      </w:pPr>
      <w:r>
        <w:rPr>
          <w:lang w:val="en-US"/>
        </w:rPr>
        <w:t>usedDeliveryService</w:t>
      </w:r>
      <w:r w:rsidRPr="00401F19">
        <w:t xml:space="preserve"> (</w:t>
      </w:r>
      <w:r>
        <w:rPr>
          <w:lang w:val="en-US"/>
        </w:rPr>
        <w:t>int</w:t>
      </w:r>
      <w:r w:rsidRPr="00401F19">
        <w:t xml:space="preserve">) – </w:t>
      </w:r>
      <w:r>
        <w:rPr>
          <w:lang w:val="en-US"/>
        </w:rPr>
        <w:t>id</w:t>
      </w:r>
      <w:r w:rsidRPr="00401F19">
        <w:t xml:space="preserve"> </w:t>
      </w:r>
      <w:r>
        <w:t xml:space="preserve">сервиса доставки, использованного </w:t>
      </w:r>
      <w:del w:id="1077" w:author="Evgeny Sukharev" w:date="2021-06-15T16:57:00Z">
        <w:r w:rsidDel="00D06878">
          <w:delText xml:space="preserve">для </w:delText>
        </w:r>
      </w:del>
      <w:ins w:id="1078" w:author="Evgeny Sukharev" w:date="2021-06-15T16:57:00Z">
        <w:r w:rsidR="00D06878">
          <w:t>для </w:t>
        </w:r>
      </w:ins>
      <w:r>
        <w:t>отправки;</w:t>
      </w:r>
    </w:p>
    <w:p w14:paraId="35CCF213" w14:textId="0A5EFC30" w:rsidR="00401F19" w:rsidRDefault="00401F19" w:rsidP="00401F19">
      <w:pPr>
        <w:pStyle w:val="affffff8"/>
        <w:rPr>
          <w:lang w:val="en-US"/>
        </w:rPr>
      </w:pPr>
      <w:r>
        <w:rPr>
          <w:lang w:val="en-US"/>
        </w:rPr>
        <w:t xml:space="preserve">deliveryStatus (int) – id </w:t>
      </w:r>
      <w:r>
        <w:t>статуса</w:t>
      </w:r>
      <w:r w:rsidRPr="00401F19">
        <w:rPr>
          <w:lang w:val="en-US"/>
        </w:rPr>
        <w:t xml:space="preserve"> </w:t>
      </w:r>
      <w:r>
        <w:t>доставки</w:t>
      </w:r>
      <w:r w:rsidRPr="00401F19">
        <w:rPr>
          <w:lang w:val="en-US"/>
        </w:rPr>
        <w:t>;</w:t>
      </w:r>
    </w:p>
    <w:p w14:paraId="78FD696B" w14:textId="7EF54E4A" w:rsidR="00401F19" w:rsidRDefault="00401F19" w:rsidP="00401F19">
      <w:pPr>
        <w:pStyle w:val="affffff8"/>
      </w:pPr>
      <w:r>
        <w:rPr>
          <w:lang w:val="en-US"/>
        </w:rPr>
        <w:t>creationDate</w:t>
      </w:r>
      <w:r w:rsidRPr="00401F19">
        <w:t xml:space="preserve"> (</w:t>
      </w:r>
      <w:r>
        <w:rPr>
          <w:lang w:val="en-US"/>
        </w:rPr>
        <w:t>dateTime</w:t>
      </w:r>
      <w:r w:rsidRPr="00401F19">
        <w:t xml:space="preserve">) – </w:t>
      </w:r>
      <w:r>
        <w:t>дата создания сообщения;</w:t>
      </w:r>
    </w:p>
    <w:p w14:paraId="23C96C30" w14:textId="67500A41" w:rsidR="00401F19" w:rsidRPr="00401F19" w:rsidRDefault="00401F19" w:rsidP="00401F19">
      <w:pPr>
        <w:pStyle w:val="affffff8"/>
      </w:pPr>
      <w:r>
        <w:rPr>
          <w:lang w:val="en-US"/>
        </w:rPr>
        <w:t>isHtml</w:t>
      </w:r>
      <w:r w:rsidRPr="00401F19">
        <w:t xml:space="preserve"> (</w:t>
      </w:r>
      <w:r>
        <w:rPr>
          <w:lang w:val="en-US"/>
        </w:rPr>
        <w:t>bit</w:t>
      </w:r>
      <w:r w:rsidRPr="00401F19">
        <w:t xml:space="preserve">) – </w:t>
      </w:r>
      <w:r>
        <w:t xml:space="preserve">логическое поле – является ли текст </w:t>
      </w:r>
      <w:r>
        <w:rPr>
          <w:lang w:val="en-US"/>
        </w:rPr>
        <w:t>html</w:t>
      </w:r>
      <w:r w:rsidRPr="00401F19">
        <w:t>-</w:t>
      </w:r>
      <w:r>
        <w:t>страницей</w:t>
      </w:r>
      <w:ins w:id="1079" w:author="Evgeny Sukharev" w:date="2021-06-17T22:07:00Z">
        <w:r w:rsidR="00DA11D9">
          <w:t>.</w:t>
        </w:r>
      </w:ins>
    </w:p>
    <w:p w14:paraId="736674B9" w14:textId="38EFCAA3" w:rsidR="005258C7" w:rsidRPr="00216C09" w:rsidRDefault="005258C7" w:rsidP="00E87833">
      <w:pPr>
        <w:pStyle w:val="c"/>
        <w:numPr>
          <w:ilvl w:val="3"/>
          <w:numId w:val="40"/>
        </w:numPr>
        <w:ind w:left="1066" w:hanging="357"/>
        <w:rPr>
          <w:lang w:val="ru-RU"/>
        </w:rPr>
      </w:pPr>
      <w:r>
        <w:t>AttachedFiles</w:t>
      </w:r>
      <w:r w:rsidRPr="00216C09">
        <w:rPr>
          <w:lang w:val="ru-RU"/>
        </w:rPr>
        <w:t xml:space="preserve"> – таблица для хранения ссылок на прикрепленные файлы</w:t>
      </w:r>
      <w:r w:rsidR="00401F19">
        <w:rPr>
          <w:lang w:val="ru-RU"/>
        </w:rPr>
        <w:t>:</w:t>
      </w:r>
    </w:p>
    <w:p w14:paraId="4E19E669" w14:textId="1F7356B1" w:rsidR="005258C7" w:rsidRDefault="00401F19" w:rsidP="00401F19">
      <w:pPr>
        <w:pStyle w:val="affffff8"/>
      </w:pPr>
      <w:r>
        <w:rPr>
          <w:lang w:val="en-US"/>
        </w:rPr>
        <w:t>id</w:t>
      </w:r>
      <w:r w:rsidR="005258C7" w:rsidRPr="005258C7">
        <w:t xml:space="preserve"> </w:t>
      </w:r>
      <w:r w:rsidR="005258C7">
        <w:t>(</w:t>
      </w:r>
      <w:r w:rsidR="005258C7">
        <w:rPr>
          <w:lang w:val="en-US"/>
        </w:rPr>
        <w:t>long</w:t>
      </w:r>
      <w:r w:rsidR="005258C7">
        <w:t>) – суррогатный первичный ключ;</w:t>
      </w:r>
    </w:p>
    <w:p w14:paraId="52A9264E" w14:textId="5DF48E77" w:rsidR="005258C7" w:rsidRDefault="00401F19" w:rsidP="002353E7">
      <w:pPr>
        <w:pStyle w:val="affffff8"/>
      </w:pPr>
      <w:r>
        <w:rPr>
          <w:lang w:val="en-US"/>
        </w:rPr>
        <w:t>title</w:t>
      </w:r>
      <w:r w:rsidR="005258C7">
        <w:t xml:space="preserve"> (</w:t>
      </w:r>
      <w:r w:rsidR="005258C7">
        <w:rPr>
          <w:lang w:val="en-US"/>
        </w:rPr>
        <w:t>int</w:t>
      </w:r>
      <w:r w:rsidR="005258C7">
        <w:t xml:space="preserve">) – </w:t>
      </w:r>
      <w:r>
        <w:t>название файла</w:t>
      </w:r>
      <w:r w:rsidR="005258C7">
        <w:t>;</w:t>
      </w:r>
    </w:p>
    <w:p w14:paraId="3B29B22B" w14:textId="77777777" w:rsidR="00401F19" w:rsidRDefault="00401F19" w:rsidP="002353E7">
      <w:pPr>
        <w:pStyle w:val="affffff8"/>
      </w:pPr>
      <w:r>
        <w:rPr>
          <w:lang w:val="en-US"/>
        </w:rPr>
        <w:t>fileType</w:t>
      </w:r>
      <w:r>
        <w:t xml:space="preserve"> – тип файла;</w:t>
      </w:r>
    </w:p>
    <w:p w14:paraId="3E2F6836" w14:textId="526CC813" w:rsidR="005258C7" w:rsidRDefault="00401F19" w:rsidP="002353E7">
      <w:pPr>
        <w:pStyle w:val="affffff8"/>
      </w:pPr>
      <w:r>
        <w:rPr>
          <w:lang w:val="en-US"/>
        </w:rPr>
        <w:lastRenderedPageBreak/>
        <w:t>messageId</w:t>
      </w:r>
      <w:r w:rsidRPr="00401F19">
        <w:t xml:space="preserve"> – </w:t>
      </w:r>
      <w:r>
        <w:t>сообщение, к которому файл прикреплен.</w:t>
      </w:r>
      <w:r w:rsidR="005258C7">
        <w:t xml:space="preserve"> </w:t>
      </w:r>
    </w:p>
    <w:p w14:paraId="3BBDAC58" w14:textId="1D415285" w:rsidR="005258C7" w:rsidRPr="00216C09" w:rsidRDefault="005258C7" w:rsidP="00E87833">
      <w:pPr>
        <w:pStyle w:val="c"/>
        <w:numPr>
          <w:ilvl w:val="3"/>
          <w:numId w:val="40"/>
        </w:numPr>
        <w:ind w:left="1066" w:hanging="357"/>
        <w:rPr>
          <w:lang w:val="ru-RU"/>
        </w:rPr>
      </w:pPr>
      <w:r>
        <w:t>Users</w:t>
      </w:r>
      <w:r w:rsidRPr="00216C09">
        <w:rPr>
          <w:lang w:val="ru-RU"/>
        </w:rPr>
        <w:t xml:space="preserve"> – таблица для хранения информации о пользователях</w:t>
      </w:r>
      <w:r w:rsidR="00401F19">
        <w:rPr>
          <w:lang w:val="ru-RU"/>
        </w:rPr>
        <w:t>:</w:t>
      </w:r>
    </w:p>
    <w:p w14:paraId="768985CE" w14:textId="3E21BA41" w:rsidR="005258C7" w:rsidRDefault="00401F19" w:rsidP="002353E7">
      <w:pPr>
        <w:pStyle w:val="affffff8"/>
      </w:pPr>
      <w:r>
        <w:rPr>
          <w:lang w:val="en-US"/>
        </w:rPr>
        <w:t>userI</w:t>
      </w:r>
      <w:r w:rsidR="005258C7">
        <w:rPr>
          <w:lang w:val="en-US"/>
        </w:rPr>
        <w:t>d</w:t>
      </w:r>
      <w:r w:rsidR="005258C7">
        <w:t xml:space="preserve"> (</w:t>
      </w:r>
      <w:r w:rsidR="005258C7">
        <w:rPr>
          <w:lang w:val="en-US"/>
        </w:rPr>
        <w:t>long</w:t>
      </w:r>
      <w:r w:rsidR="005258C7">
        <w:t>) – суррогатный первичный ключ;</w:t>
      </w:r>
    </w:p>
    <w:p w14:paraId="14DF27E0" w14:textId="6376519F" w:rsidR="005258C7" w:rsidRDefault="005258C7" w:rsidP="002353E7">
      <w:pPr>
        <w:pStyle w:val="affffff8"/>
      </w:pPr>
      <w:r>
        <w:rPr>
          <w:lang w:val="en-US"/>
        </w:rPr>
        <w:t>userName</w:t>
      </w:r>
      <w:r>
        <w:t xml:space="preserve"> (</w:t>
      </w:r>
      <w:r>
        <w:rPr>
          <w:lang w:val="en-US"/>
        </w:rPr>
        <w:t>nvarchar</w:t>
      </w:r>
      <w:r w:rsidRPr="00401F19">
        <w:t>(</w:t>
      </w:r>
      <w:r>
        <w:rPr>
          <w:lang w:val="en-US"/>
        </w:rPr>
        <w:t xml:space="preserve">max)) – </w:t>
      </w:r>
      <w:r>
        <w:t>имя пользователя;</w:t>
      </w:r>
    </w:p>
    <w:p w14:paraId="4D263C65" w14:textId="27D6B5D9" w:rsidR="00401F19" w:rsidRDefault="00401F19" w:rsidP="002353E7">
      <w:pPr>
        <w:pStyle w:val="affffff8"/>
      </w:pPr>
      <w:r>
        <w:rPr>
          <w:lang w:val="en-US"/>
        </w:rPr>
        <w:t>userSecondName</w:t>
      </w:r>
      <w:r w:rsidRPr="00401F19">
        <w:t xml:space="preserve"> (</w:t>
      </w:r>
      <w:r>
        <w:rPr>
          <w:lang w:val="en-US"/>
        </w:rPr>
        <w:t>nvarchar</w:t>
      </w:r>
      <w:r w:rsidRPr="00401F19">
        <w:t>(</w:t>
      </w:r>
      <w:r>
        <w:rPr>
          <w:lang w:val="en-US"/>
        </w:rPr>
        <w:t>max</w:t>
      </w:r>
      <w:r w:rsidRPr="00401F19">
        <w:t xml:space="preserve">)) – </w:t>
      </w:r>
      <w:r>
        <w:t>фамилия пользователя;</w:t>
      </w:r>
    </w:p>
    <w:p w14:paraId="50096F8D" w14:textId="74988F59" w:rsidR="005258C7" w:rsidRDefault="005258C7" w:rsidP="002353E7">
      <w:pPr>
        <w:pStyle w:val="affffff8"/>
      </w:pPr>
      <w:r>
        <w:rPr>
          <w:lang w:val="en-US"/>
        </w:rPr>
        <w:t>email</w:t>
      </w:r>
      <w:r>
        <w:t xml:space="preserve"> (</w:t>
      </w:r>
      <w:r>
        <w:rPr>
          <w:lang w:val="en-US"/>
        </w:rPr>
        <w:t>nvarchar</w:t>
      </w:r>
      <w:r>
        <w:t>(max)) – почтовый адрес пользователя;</w:t>
      </w:r>
    </w:p>
    <w:p w14:paraId="1BC02D97" w14:textId="6734C9C0" w:rsidR="00401F19" w:rsidRDefault="00401F19" w:rsidP="002353E7">
      <w:pPr>
        <w:pStyle w:val="affffff8"/>
      </w:pPr>
      <w:r>
        <w:rPr>
          <w:lang w:val="en-US"/>
        </w:rPr>
        <w:t>isActive</w:t>
      </w:r>
      <w:r w:rsidRPr="00401F19">
        <w:t xml:space="preserve"> (</w:t>
      </w:r>
      <w:r>
        <w:rPr>
          <w:lang w:val="en-US"/>
        </w:rPr>
        <w:t>bit</w:t>
      </w:r>
      <w:r w:rsidRPr="00401F19">
        <w:t>) –</w:t>
      </w:r>
      <w:r>
        <w:t xml:space="preserve"> логическое поле – является ли пользователь активным</w:t>
      </w:r>
    </w:p>
    <w:p w14:paraId="215DA97A" w14:textId="2487647D" w:rsidR="005258C7" w:rsidRDefault="005258C7" w:rsidP="00401F19">
      <w:pPr>
        <w:pStyle w:val="affffff8"/>
      </w:pPr>
      <w:r>
        <w:rPr>
          <w:lang w:val="en-US"/>
        </w:rPr>
        <w:t>passwordHash</w:t>
      </w:r>
      <w:r>
        <w:t xml:space="preserve"> (</w:t>
      </w:r>
      <w:r>
        <w:rPr>
          <w:lang w:val="en-US"/>
        </w:rPr>
        <w:t>nvarchar</w:t>
      </w:r>
      <w:r>
        <w:t>(</w:t>
      </w:r>
      <w:r>
        <w:rPr>
          <w:lang w:val="en-US"/>
        </w:rPr>
        <w:t>max</w:t>
      </w:r>
      <w:r>
        <w:t>)) – хэш, полученный из пароля пользователя;</w:t>
      </w:r>
    </w:p>
    <w:p w14:paraId="213B7A0D" w14:textId="58B7E896" w:rsidR="005258C7" w:rsidRDefault="00401F19" w:rsidP="00401F19">
      <w:pPr>
        <w:pStyle w:val="affffff8"/>
      </w:pPr>
      <w:r>
        <w:rPr>
          <w:lang w:val="en-US"/>
        </w:rPr>
        <w:t>role</w:t>
      </w:r>
      <w:r w:rsidRPr="00401F19">
        <w:t xml:space="preserve"> (</w:t>
      </w:r>
      <w:r>
        <w:rPr>
          <w:lang w:val="en-US"/>
        </w:rPr>
        <w:t>int</w:t>
      </w:r>
      <w:r w:rsidRPr="00401F19">
        <w:t xml:space="preserve">) – </w:t>
      </w:r>
      <w:r>
        <w:t>текущая роль пользователя.</w:t>
      </w:r>
    </w:p>
    <w:p w14:paraId="01C5F834" w14:textId="272ECFB9" w:rsidR="005258C7" w:rsidRPr="00216C09" w:rsidRDefault="005258C7" w:rsidP="00E87833">
      <w:pPr>
        <w:pStyle w:val="c"/>
        <w:numPr>
          <w:ilvl w:val="3"/>
          <w:numId w:val="40"/>
        </w:numPr>
        <w:ind w:left="1066" w:hanging="357"/>
        <w:rPr>
          <w:b/>
          <w:lang w:val="ru-RU"/>
        </w:rPr>
      </w:pPr>
      <w:r>
        <w:t>UsersAccesses</w:t>
      </w:r>
      <w:r w:rsidRPr="00216C09">
        <w:rPr>
          <w:lang w:val="ru-RU"/>
        </w:rPr>
        <w:t xml:space="preserve"> – таблица для связи таблиц пользователей и доступов</w:t>
      </w:r>
      <w:ins w:id="1080" w:author="Evgeny Sukharev" w:date="2021-06-17T22:05:00Z">
        <w:r w:rsidR="00AC27AD" w:rsidRPr="00AC27AD">
          <w:rPr>
            <w:lang w:val="ru-RU"/>
            <w:rPrChange w:id="1081" w:author="Evgeny Sukharev" w:date="2021-06-17T22:05:00Z">
              <w:rPr/>
            </w:rPrChange>
          </w:rPr>
          <w:t>:</w:t>
        </w:r>
      </w:ins>
    </w:p>
    <w:p w14:paraId="22CF8E34" w14:textId="77777777" w:rsidR="005258C7" w:rsidRDefault="005258C7" w:rsidP="002353E7">
      <w:pPr>
        <w:pStyle w:val="affffff8"/>
      </w:pPr>
      <w:r>
        <w:rPr>
          <w:lang w:val="en-US"/>
        </w:rPr>
        <w:t>userId</w:t>
      </w:r>
      <w:r w:rsidRPr="005258C7">
        <w:t xml:space="preserve"> </w:t>
      </w:r>
      <w:r>
        <w:t>(</w:t>
      </w:r>
      <w:r>
        <w:rPr>
          <w:lang w:val="en-US"/>
        </w:rPr>
        <w:t>long</w:t>
      </w:r>
      <w:r>
        <w:t>) – суррогатный первичный ключ пользователя;</w:t>
      </w:r>
    </w:p>
    <w:p w14:paraId="0F8F13EC" w14:textId="605BE370" w:rsidR="005258C7" w:rsidRDefault="005258C7" w:rsidP="002353E7">
      <w:pPr>
        <w:pStyle w:val="affffff8"/>
      </w:pPr>
      <w:r>
        <w:rPr>
          <w:lang w:val="en-US"/>
        </w:rPr>
        <w:t>accessId</w:t>
      </w:r>
      <w:r>
        <w:t xml:space="preserve"> (</w:t>
      </w:r>
      <w:r>
        <w:rPr>
          <w:lang w:val="en-US"/>
        </w:rPr>
        <w:t>long</w:t>
      </w:r>
      <w:r>
        <w:t>) – суррогатный первичный ключ доступа</w:t>
      </w:r>
      <w:ins w:id="1082" w:author="Evgeny Sukharev" w:date="2021-06-17T22:07:00Z">
        <w:r w:rsidR="00DA11D9">
          <w:t>.</w:t>
        </w:r>
      </w:ins>
      <w:del w:id="1083" w:author="Evgeny Sukharev" w:date="2021-06-17T22:07:00Z">
        <w:r w:rsidDel="00DA11D9">
          <w:delText xml:space="preserve"> </w:delText>
        </w:r>
      </w:del>
    </w:p>
    <w:p w14:paraId="7EFC0398" w14:textId="222C0272" w:rsidR="005258C7" w:rsidRPr="00216C09" w:rsidRDefault="005258C7" w:rsidP="00E87833">
      <w:pPr>
        <w:pStyle w:val="c"/>
        <w:numPr>
          <w:ilvl w:val="3"/>
          <w:numId w:val="40"/>
        </w:numPr>
        <w:ind w:left="1066" w:hanging="357"/>
        <w:rPr>
          <w:lang w:val="ru-RU"/>
        </w:rPr>
      </w:pPr>
      <w:r>
        <w:t>Accesses</w:t>
      </w:r>
      <w:r w:rsidRPr="00216C09">
        <w:rPr>
          <w:lang w:val="ru-RU"/>
        </w:rPr>
        <w:t xml:space="preserve"> – таблица для хранения информации о доступах</w:t>
      </w:r>
      <w:ins w:id="1084" w:author="Evgeny Sukharev" w:date="2021-06-17T22:05:00Z">
        <w:r w:rsidR="00AC27AD" w:rsidRPr="00AC27AD">
          <w:rPr>
            <w:lang w:val="ru-RU"/>
            <w:rPrChange w:id="1085" w:author="Evgeny Sukharev" w:date="2021-06-17T22:05:00Z">
              <w:rPr/>
            </w:rPrChange>
          </w:rPr>
          <w:t>:</w:t>
        </w:r>
      </w:ins>
    </w:p>
    <w:p w14:paraId="2522EDA2" w14:textId="2BC682EF" w:rsidR="005258C7" w:rsidRDefault="00401F19" w:rsidP="004D358A">
      <w:pPr>
        <w:pStyle w:val="affffff8"/>
      </w:pPr>
      <w:r>
        <w:rPr>
          <w:lang w:val="en-US"/>
        </w:rPr>
        <w:t>accessI</w:t>
      </w:r>
      <w:r w:rsidR="005258C7">
        <w:rPr>
          <w:lang w:val="en-US"/>
        </w:rPr>
        <w:t>d</w:t>
      </w:r>
      <w:r w:rsidR="005258C7" w:rsidRPr="005258C7">
        <w:t xml:space="preserve"> </w:t>
      </w:r>
      <w:r w:rsidR="005258C7">
        <w:t>(</w:t>
      </w:r>
      <w:r w:rsidR="005258C7">
        <w:rPr>
          <w:lang w:val="en-US"/>
        </w:rPr>
        <w:t>long</w:t>
      </w:r>
      <w:r w:rsidR="005258C7">
        <w:t>) – суррогатный первичный ключ;</w:t>
      </w:r>
    </w:p>
    <w:p w14:paraId="48032CCE" w14:textId="77777777" w:rsidR="005258C7" w:rsidRDefault="005258C7" w:rsidP="004D358A">
      <w:pPr>
        <w:pStyle w:val="affffff8"/>
      </w:pPr>
      <w:r>
        <w:rPr>
          <w:lang w:val="en-US"/>
        </w:rPr>
        <w:t>userId</w:t>
      </w:r>
      <w:r w:rsidRPr="005258C7">
        <w:t xml:space="preserve"> </w:t>
      </w:r>
      <w:r>
        <w:t>(</w:t>
      </w:r>
      <w:r>
        <w:rPr>
          <w:lang w:val="en-US"/>
        </w:rPr>
        <w:t>long</w:t>
      </w:r>
      <w:r>
        <w:t xml:space="preserve">) – </w:t>
      </w:r>
      <w:r>
        <w:rPr>
          <w:lang w:val="en-US"/>
        </w:rPr>
        <w:t>id</w:t>
      </w:r>
      <w:r w:rsidRPr="005258C7">
        <w:t xml:space="preserve"> </w:t>
      </w:r>
      <w:r>
        <w:t>пользователя, которому принадлежит данный доступ</w:t>
      </w:r>
    </w:p>
    <w:p w14:paraId="3CDAA338" w14:textId="77777777" w:rsidR="005258C7" w:rsidRDefault="005258C7" w:rsidP="004D358A">
      <w:pPr>
        <w:pStyle w:val="affffff8"/>
      </w:pPr>
      <w:r>
        <w:rPr>
          <w:lang w:val="en-US"/>
        </w:rPr>
        <w:t>startDate</w:t>
      </w:r>
      <w:r>
        <w:t xml:space="preserve"> (</w:t>
      </w:r>
      <w:r>
        <w:rPr>
          <w:lang w:val="en-US"/>
        </w:rPr>
        <w:t>dateTime</w:t>
      </w:r>
      <w:r>
        <w:t>) – дата и время начала подписки пользователя;</w:t>
      </w:r>
    </w:p>
    <w:p w14:paraId="2AB460A7" w14:textId="77777777" w:rsidR="005258C7" w:rsidRDefault="005258C7" w:rsidP="004D358A">
      <w:pPr>
        <w:pStyle w:val="affffff8"/>
      </w:pPr>
      <w:r>
        <w:rPr>
          <w:lang w:val="en-US"/>
        </w:rPr>
        <w:t>endDate</w:t>
      </w:r>
      <w:r>
        <w:t xml:space="preserve"> (</w:t>
      </w:r>
      <w:r>
        <w:rPr>
          <w:lang w:val="en-US"/>
        </w:rPr>
        <w:t>dateTime</w:t>
      </w:r>
      <w:r>
        <w:t>) – дата и время конца подписки пользователя;</w:t>
      </w:r>
    </w:p>
    <w:p w14:paraId="64ECC12E" w14:textId="77777777" w:rsidR="005258C7" w:rsidRDefault="005258C7" w:rsidP="004D358A">
      <w:pPr>
        <w:pStyle w:val="affffff8"/>
      </w:pPr>
      <w:r>
        <w:rPr>
          <w:lang w:val="en-US"/>
        </w:rPr>
        <w:t>tariffId</w:t>
      </w:r>
      <w:r w:rsidRPr="005258C7">
        <w:t xml:space="preserve"> </w:t>
      </w:r>
      <w:r>
        <w:t>(</w:t>
      </w:r>
      <w:r>
        <w:rPr>
          <w:lang w:val="en-US"/>
        </w:rPr>
        <w:t>int</w:t>
      </w:r>
      <w:r>
        <w:t xml:space="preserve">) – </w:t>
      </w:r>
      <w:r>
        <w:rPr>
          <w:lang w:val="en-US"/>
        </w:rPr>
        <w:t>id</w:t>
      </w:r>
      <w:r w:rsidRPr="005258C7">
        <w:t xml:space="preserve"> </w:t>
      </w:r>
      <w:r>
        <w:t>тарифа пользователя.</w:t>
      </w:r>
    </w:p>
    <w:p w14:paraId="69BBEBBB" w14:textId="14C98C12" w:rsidR="005258C7" w:rsidRPr="00216C09" w:rsidRDefault="005258C7" w:rsidP="00E87833">
      <w:pPr>
        <w:pStyle w:val="c"/>
        <w:numPr>
          <w:ilvl w:val="3"/>
          <w:numId w:val="40"/>
        </w:numPr>
        <w:ind w:left="1066" w:hanging="357"/>
        <w:rPr>
          <w:lang w:val="ru-RU"/>
        </w:rPr>
      </w:pPr>
      <w:r>
        <w:t>Contacts</w:t>
      </w:r>
      <w:r w:rsidRPr="00216C09">
        <w:rPr>
          <w:lang w:val="ru-RU"/>
        </w:rPr>
        <w:t xml:space="preserve"> – таблица для хранения контактов пользователей</w:t>
      </w:r>
      <w:ins w:id="1086" w:author="Evgeny Sukharev" w:date="2021-06-17T22:05:00Z">
        <w:r w:rsidR="00AC27AD" w:rsidRPr="00AC27AD">
          <w:rPr>
            <w:lang w:val="ru-RU"/>
            <w:rPrChange w:id="1087" w:author="Evgeny Sukharev" w:date="2021-06-17T22:05:00Z">
              <w:rPr/>
            </w:rPrChange>
          </w:rPr>
          <w:t>:</w:t>
        </w:r>
      </w:ins>
    </w:p>
    <w:p w14:paraId="694F65F5" w14:textId="77777777" w:rsidR="005258C7" w:rsidRDefault="005258C7" w:rsidP="004D358A">
      <w:pPr>
        <w:pStyle w:val="affffff8"/>
      </w:pPr>
      <w:r>
        <w:rPr>
          <w:lang w:val="en-US"/>
        </w:rPr>
        <w:t>id</w:t>
      </w:r>
      <w:r>
        <w:t xml:space="preserve"> (</w:t>
      </w:r>
      <w:r>
        <w:rPr>
          <w:lang w:val="en-US"/>
        </w:rPr>
        <w:t>long</w:t>
      </w:r>
      <w:r>
        <w:t>) – суррогатный первичный ключ;</w:t>
      </w:r>
    </w:p>
    <w:p w14:paraId="26075FF7" w14:textId="77777777" w:rsidR="005258C7" w:rsidRDefault="005258C7" w:rsidP="004D358A">
      <w:pPr>
        <w:pStyle w:val="affffff8"/>
        <w:rPr>
          <w:lang w:val="en-US"/>
        </w:rPr>
      </w:pPr>
      <w:r>
        <w:rPr>
          <w:lang w:val="en-US"/>
        </w:rPr>
        <w:t xml:space="preserve">contactName (nvarchar(MAX)) – </w:t>
      </w:r>
      <w:r>
        <w:t>имя</w:t>
      </w:r>
      <w:r>
        <w:rPr>
          <w:lang w:val="en-US"/>
        </w:rPr>
        <w:t xml:space="preserve"> </w:t>
      </w:r>
      <w:r>
        <w:t>контакта</w:t>
      </w:r>
      <w:r>
        <w:rPr>
          <w:lang w:val="en-US"/>
        </w:rPr>
        <w:t>;</w:t>
      </w:r>
    </w:p>
    <w:p w14:paraId="03F95928" w14:textId="77777777" w:rsidR="005258C7" w:rsidRDefault="005258C7" w:rsidP="004D358A">
      <w:pPr>
        <w:pStyle w:val="affffff8"/>
      </w:pPr>
      <w:r>
        <w:rPr>
          <w:lang w:val="en-US"/>
        </w:rPr>
        <w:t>contactEmail</w:t>
      </w:r>
      <w:r>
        <w:t xml:space="preserve"> (</w:t>
      </w:r>
      <w:r>
        <w:rPr>
          <w:lang w:val="en-US"/>
        </w:rPr>
        <w:t>ncarchar</w:t>
      </w:r>
      <w:r>
        <w:t>(</w:t>
      </w:r>
      <w:r>
        <w:rPr>
          <w:lang w:val="en-US"/>
        </w:rPr>
        <w:t>MAX</w:t>
      </w:r>
      <w:r>
        <w:t>)) – электронный адрес контакта;</w:t>
      </w:r>
    </w:p>
    <w:p w14:paraId="0FDDFF84" w14:textId="77777777" w:rsidR="005258C7" w:rsidRDefault="005258C7" w:rsidP="004D358A">
      <w:pPr>
        <w:pStyle w:val="affffff8"/>
      </w:pPr>
      <w:r>
        <w:rPr>
          <w:lang w:val="en-US"/>
        </w:rPr>
        <w:t>userId</w:t>
      </w:r>
      <w:r>
        <w:t xml:space="preserve"> (</w:t>
      </w:r>
      <w:r>
        <w:rPr>
          <w:lang w:val="en-US"/>
        </w:rPr>
        <w:t>long</w:t>
      </w:r>
      <w:r>
        <w:t xml:space="preserve">) – </w:t>
      </w:r>
      <w:r>
        <w:rPr>
          <w:lang w:val="en-US"/>
        </w:rPr>
        <w:t>id</w:t>
      </w:r>
      <w:r>
        <w:t xml:space="preserve"> пользователя, которому принадлежит эта запись.</w:t>
      </w:r>
    </w:p>
    <w:p w14:paraId="52A03655" w14:textId="504DC06E" w:rsidR="005258C7" w:rsidRPr="00216C09" w:rsidRDefault="005258C7" w:rsidP="00E87833">
      <w:pPr>
        <w:pStyle w:val="c"/>
        <w:numPr>
          <w:ilvl w:val="3"/>
          <w:numId w:val="40"/>
        </w:numPr>
        <w:ind w:left="1066" w:hanging="357"/>
        <w:rPr>
          <w:lang w:val="ru-RU"/>
        </w:rPr>
      </w:pPr>
      <w:r>
        <w:t>DeliveryQueues</w:t>
      </w:r>
      <w:r w:rsidRPr="00216C09">
        <w:rPr>
          <w:lang w:val="ru-RU"/>
        </w:rPr>
        <w:t xml:space="preserve"> – таблица для хранения информации об очередях</w:t>
      </w:r>
      <w:ins w:id="1088" w:author="Evgeny Sukharev" w:date="2021-06-17T22:05:00Z">
        <w:r w:rsidR="00AC27AD" w:rsidRPr="00AC27AD">
          <w:rPr>
            <w:lang w:val="ru-RU"/>
            <w:rPrChange w:id="1089" w:author="Evgeny Sukharev" w:date="2021-06-17T22:05:00Z">
              <w:rPr/>
            </w:rPrChange>
          </w:rPr>
          <w:t>:</w:t>
        </w:r>
      </w:ins>
    </w:p>
    <w:p w14:paraId="67512A60" w14:textId="77777777" w:rsidR="005258C7" w:rsidRDefault="005258C7" w:rsidP="004D358A">
      <w:pPr>
        <w:pStyle w:val="affffff8"/>
      </w:pPr>
      <w:r>
        <w:rPr>
          <w:lang w:val="en-US"/>
        </w:rPr>
        <w:t>id</w:t>
      </w:r>
      <w:r w:rsidRPr="005258C7">
        <w:t xml:space="preserve"> </w:t>
      </w:r>
      <w:r>
        <w:t>(</w:t>
      </w:r>
      <w:r>
        <w:rPr>
          <w:lang w:val="en-US"/>
        </w:rPr>
        <w:t>int</w:t>
      </w:r>
      <w:r>
        <w:t>) – суррогатный первичный ключ;</w:t>
      </w:r>
    </w:p>
    <w:p w14:paraId="2FD39A5D" w14:textId="77777777" w:rsidR="005258C7" w:rsidRDefault="005258C7" w:rsidP="004D358A">
      <w:pPr>
        <w:pStyle w:val="affffff8"/>
      </w:pPr>
      <w:r>
        <w:rPr>
          <w:lang w:val="en-US"/>
        </w:rPr>
        <w:t>sendingIntervalSec</w:t>
      </w:r>
      <w:r>
        <w:t xml:space="preserve"> (</w:t>
      </w:r>
      <w:r>
        <w:rPr>
          <w:lang w:val="en-US"/>
        </w:rPr>
        <w:t>int</w:t>
      </w:r>
      <w:r>
        <w:t>) – интервал отправки сообщений.</w:t>
      </w:r>
    </w:p>
    <w:p w14:paraId="63D5B46E" w14:textId="63A4FC5D" w:rsidR="005258C7" w:rsidRPr="00216C09" w:rsidRDefault="005258C7" w:rsidP="00E87833">
      <w:pPr>
        <w:pStyle w:val="c"/>
        <w:numPr>
          <w:ilvl w:val="3"/>
          <w:numId w:val="40"/>
        </w:numPr>
        <w:ind w:left="1066" w:hanging="357"/>
        <w:rPr>
          <w:lang w:val="ru-RU"/>
        </w:rPr>
      </w:pPr>
      <w:r>
        <w:t>Tariffs</w:t>
      </w:r>
      <w:r w:rsidRPr="00216C09">
        <w:rPr>
          <w:lang w:val="ru-RU"/>
        </w:rPr>
        <w:t xml:space="preserve"> – таблица для хранения информации о тарифах</w:t>
      </w:r>
      <w:ins w:id="1090" w:author="Evgeny Sukharev" w:date="2021-06-17T22:05:00Z">
        <w:r w:rsidR="00AC27AD" w:rsidRPr="00AC27AD">
          <w:rPr>
            <w:lang w:val="ru-RU"/>
            <w:rPrChange w:id="1091" w:author="Evgeny Sukharev" w:date="2021-06-17T22:05:00Z">
              <w:rPr/>
            </w:rPrChange>
          </w:rPr>
          <w:t>:</w:t>
        </w:r>
      </w:ins>
    </w:p>
    <w:p w14:paraId="1877C737" w14:textId="77777777" w:rsidR="005258C7" w:rsidRDefault="005258C7" w:rsidP="004D358A">
      <w:pPr>
        <w:pStyle w:val="affffff8"/>
      </w:pPr>
      <w:r>
        <w:rPr>
          <w:lang w:val="en-US"/>
        </w:rPr>
        <w:lastRenderedPageBreak/>
        <w:t>id</w:t>
      </w:r>
      <w:r w:rsidRPr="005258C7">
        <w:t xml:space="preserve"> </w:t>
      </w:r>
      <w:r>
        <w:t>(</w:t>
      </w:r>
      <w:r>
        <w:rPr>
          <w:lang w:val="en-US"/>
        </w:rPr>
        <w:t>int</w:t>
      </w:r>
      <w:r>
        <w:t>) – суррогатный первичный ключ;</w:t>
      </w:r>
    </w:p>
    <w:p w14:paraId="462247FF" w14:textId="77777777" w:rsidR="005258C7" w:rsidRDefault="005258C7" w:rsidP="004D358A">
      <w:pPr>
        <w:pStyle w:val="affffff8"/>
      </w:pPr>
      <w:r>
        <w:rPr>
          <w:lang w:val="en-US"/>
        </w:rPr>
        <w:t>tariffName</w:t>
      </w:r>
      <w:r>
        <w:t xml:space="preserve"> (</w:t>
      </w:r>
      <w:r>
        <w:rPr>
          <w:lang w:val="en-US"/>
        </w:rPr>
        <w:t>nvarchar(255))</w:t>
      </w:r>
      <w:r>
        <w:t xml:space="preserve"> – название тарифа;</w:t>
      </w:r>
    </w:p>
    <w:p w14:paraId="2C30D243" w14:textId="77777777" w:rsidR="005258C7" w:rsidRDefault="005258C7" w:rsidP="004D358A">
      <w:pPr>
        <w:pStyle w:val="affffff8"/>
      </w:pPr>
      <w:r>
        <w:rPr>
          <w:lang w:val="en-US"/>
        </w:rPr>
        <w:t>cost</w:t>
      </w:r>
      <w:r>
        <w:t xml:space="preserve"> (</w:t>
      </w:r>
      <w:r>
        <w:rPr>
          <w:lang w:val="en-US"/>
        </w:rPr>
        <w:t>int)</w:t>
      </w:r>
      <w:r>
        <w:t xml:space="preserve"> – стоимость тарифа.</w:t>
      </w:r>
    </w:p>
    <w:p w14:paraId="67FF18E6" w14:textId="2BBF87C6" w:rsidR="005258C7" w:rsidRPr="00216C09" w:rsidRDefault="005258C7" w:rsidP="00E87833">
      <w:pPr>
        <w:pStyle w:val="c"/>
        <w:numPr>
          <w:ilvl w:val="3"/>
          <w:numId w:val="40"/>
        </w:numPr>
        <w:ind w:left="1066" w:hanging="357"/>
        <w:rPr>
          <w:lang w:val="ru-RU"/>
        </w:rPr>
      </w:pPr>
      <w:r>
        <w:t>TariffsSales</w:t>
      </w:r>
      <w:r w:rsidRPr="00216C09">
        <w:rPr>
          <w:lang w:val="ru-RU"/>
        </w:rPr>
        <w:t xml:space="preserve"> – таблица для связи таблиц тарифов и скидок</w:t>
      </w:r>
      <w:ins w:id="1092" w:author="Evgeny Sukharev" w:date="2021-06-17T22:05:00Z">
        <w:r w:rsidR="00AC27AD" w:rsidRPr="00AC27AD">
          <w:rPr>
            <w:lang w:val="ru-RU"/>
            <w:rPrChange w:id="1093" w:author="Evgeny Sukharev" w:date="2021-06-17T22:05:00Z">
              <w:rPr/>
            </w:rPrChange>
          </w:rPr>
          <w:t>:</w:t>
        </w:r>
      </w:ins>
    </w:p>
    <w:p w14:paraId="406B111D" w14:textId="77777777" w:rsidR="005258C7" w:rsidRDefault="005258C7" w:rsidP="004D358A">
      <w:pPr>
        <w:pStyle w:val="affffff8"/>
      </w:pPr>
      <w:r>
        <w:rPr>
          <w:lang w:val="en-US"/>
        </w:rPr>
        <w:t>tariffId</w:t>
      </w:r>
      <w:r w:rsidRPr="005258C7">
        <w:t xml:space="preserve"> </w:t>
      </w:r>
      <w:r>
        <w:t>(</w:t>
      </w:r>
      <w:r>
        <w:rPr>
          <w:lang w:val="en-US"/>
        </w:rPr>
        <w:t>int</w:t>
      </w:r>
      <w:r>
        <w:t>) – суррогатный первичный ключ тарифа;</w:t>
      </w:r>
    </w:p>
    <w:p w14:paraId="667C4C0A" w14:textId="77777777" w:rsidR="005258C7" w:rsidRDefault="005258C7" w:rsidP="004D358A">
      <w:pPr>
        <w:pStyle w:val="affffff8"/>
      </w:pPr>
      <w:r>
        <w:rPr>
          <w:lang w:val="en-US"/>
        </w:rPr>
        <w:t>saleId</w:t>
      </w:r>
      <w:r>
        <w:t xml:space="preserve"> (</w:t>
      </w:r>
      <w:r>
        <w:rPr>
          <w:lang w:val="en-US"/>
        </w:rPr>
        <w:t>int</w:t>
      </w:r>
      <w:r>
        <w:t>) – суррогатный первичный /ключ скидки.</w:t>
      </w:r>
    </w:p>
    <w:p w14:paraId="497E18EA" w14:textId="0814043F" w:rsidR="005258C7" w:rsidRPr="00216C09" w:rsidRDefault="005258C7" w:rsidP="00E87833">
      <w:pPr>
        <w:pStyle w:val="c"/>
        <w:numPr>
          <w:ilvl w:val="3"/>
          <w:numId w:val="40"/>
        </w:numPr>
        <w:ind w:left="1066" w:hanging="357"/>
        <w:rPr>
          <w:lang w:val="ru-RU"/>
        </w:rPr>
      </w:pPr>
      <w:r>
        <w:t>Sales</w:t>
      </w:r>
      <w:r w:rsidRPr="00216C09">
        <w:rPr>
          <w:lang w:val="ru-RU"/>
        </w:rPr>
        <w:t xml:space="preserve"> – таблица для хранения информации о скидках</w:t>
      </w:r>
      <w:ins w:id="1094" w:author="Evgeny Sukharev" w:date="2021-06-17T22:05:00Z">
        <w:r w:rsidR="00AC27AD" w:rsidRPr="00AC27AD">
          <w:rPr>
            <w:lang w:val="ru-RU"/>
            <w:rPrChange w:id="1095" w:author="Evgeny Sukharev" w:date="2021-06-17T22:05:00Z">
              <w:rPr/>
            </w:rPrChange>
          </w:rPr>
          <w:t>:</w:t>
        </w:r>
      </w:ins>
    </w:p>
    <w:p w14:paraId="058E9776" w14:textId="77777777" w:rsidR="005258C7" w:rsidRDefault="005258C7" w:rsidP="004D358A">
      <w:pPr>
        <w:pStyle w:val="affffff8"/>
      </w:pPr>
      <w:r>
        <w:rPr>
          <w:lang w:val="en-US"/>
        </w:rPr>
        <w:t>id</w:t>
      </w:r>
      <w:r>
        <w:t xml:space="preserve"> (</w:t>
      </w:r>
      <w:r>
        <w:rPr>
          <w:lang w:val="en-US"/>
        </w:rPr>
        <w:t>int</w:t>
      </w:r>
      <w:r>
        <w:t>) – суррогатный первичный ключ;</w:t>
      </w:r>
    </w:p>
    <w:p w14:paraId="4A554429" w14:textId="77777777" w:rsidR="005258C7" w:rsidRDefault="005258C7" w:rsidP="004D358A">
      <w:pPr>
        <w:pStyle w:val="affffff8"/>
      </w:pPr>
      <w:r>
        <w:rPr>
          <w:lang w:val="en-US"/>
        </w:rPr>
        <w:t>name</w:t>
      </w:r>
      <w:r>
        <w:t xml:space="preserve"> (</w:t>
      </w:r>
      <w:r>
        <w:rPr>
          <w:lang w:val="en-US"/>
        </w:rPr>
        <w:t>nvarchar</w:t>
      </w:r>
      <w:r>
        <w:t>(255)) – название скидки на тариф;</w:t>
      </w:r>
    </w:p>
    <w:p w14:paraId="4424BEDF" w14:textId="77777777" w:rsidR="005258C7" w:rsidRDefault="005258C7" w:rsidP="004D358A">
      <w:pPr>
        <w:pStyle w:val="affffff8"/>
      </w:pPr>
      <w:r>
        <w:rPr>
          <w:lang w:val="en-US"/>
        </w:rPr>
        <w:t>value</w:t>
      </w:r>
      <w:r>
        <w:t xml:space="preserve"> (</w:t>
      </w:r>
      <w:r>
        <w:rPr>
          <w:lang w:val="en-US"/>
        </w:rPr>
        <w:t>int</w:t>
      </w:r>
      <w:r>
        <w:t>) – размер скидки на тариф.</w:t>
      </w:r>
    </w:p>
    <w:p w14:paraId="50BB5304" w14:textId="42CDB469" w:rsidR="005258C7" w:rsidRDefault="005258C7" w:rsidP="005258C7">
      <w:r>
        <w:t xml:space="preserve">ER 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w:t>
      </w:r>
      <w:del w:id="1096" w:author="Evgeny Sukharev" w:date="2021-06-17T22:09:00Z">
        <w:r w:rsidDel="00DA11D9">
          <w:delText>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delText>
        </w:r>
      </w:del>
    </w:p>
    <w:p w14:paraId="3D6CB0C5" w14:textId="649448EC" w:rsidR="005258C7" w:rsidDel="00E44785" w:rsidRDefault="005258C7" w:rsidP="005258C7">
      <w:pPr>
        <w:rPr>
          <w:del w:id="1097" w:author="Evgeny Sukharev" w:date="2021-06-17T22:05:00Z"/>
        </w:rPr>
      </w:pPr>
      <w:r>
        <w:t xml:space="preserve">Спроектированная </w:t>
      </w:r>
      <w:r>
        <w:rPr>
          <w:lang w:val="en-US"/>
        </w:rPr>
        <w:t>ER</w:t>
      </w:r>
      <w:r>
        <w:t xml:space="preserve"> диаграмма находится в </w:t>
      </w:r>
      <w:r w:rsidR="007A25BF">
        <w:t xml:space="preserve">НФБК, так как </w:t>
      </w:r>
      <w:r w:rsidR="007A25BF" w:rsidRPr="007A25BF">
        <w:t>каждая нетривиальная и неприводимая слева функциональная зависимость обладает потенциальным ключом в качестве детерминанта</w:t>
      </w:r>
      <w:r w:rsidR="007A25BF">
        <w:t xml:space="preserve"> </w:t>
      </w:r>
      <w:r>
        <w:t>[</w:t>
      </w:r>
      <w:r>
        <w:fldChar w:fldCharType="begin"/>
      </w:r>
      <w:r>
        <w:instrText xml:space="preserve"> REF _Ref72677847 \r \h </w:instrText>
      </w:r>
      <w:r>
        <w:fldChar w:fldCharType="separate"/>
      </w:r>
      <w:r w:rsidR="00247CA3">
        <w:t>10</w:t>
      </w:r>
      <w:r>
        <w:fldChar w:fldCharType="end"/>
      </w:r>
      <w:r>
        <w:t xml:space="preserve">]. </w:t>
      </w:r>
      <w:r>
        <w:rPr>
          <w:lang w:val="en-US"/>
        </w:rPr>
        <w:t>ER</w:t>
      </w:r>
      <w:r>
        <w:t xml:space="preserve"> диаграмма представлена на рис. </w:t>
      </w:r>
      <w:r w:rsidR="004D358A">
        <w:t>4</w:t>
      </w:r>
      <w:r>
        <w:t>.2.</w:t>
      </w:r>
    </w:p>
    <w:p w14:paraId="2A9F8BAE" w14:textId="77777777" w:rsidR="00E44785" w:rsidRDefault="00E44785">
      <w:pPr>
        <w:rPr>
          <w:ins w:id="1098" w:author="Evgeny Sukharev" w:date="2021-06-17T22:05:00Z"/>
        </w:rPr>
        <w:pPrChange w:id="1099" w:author="Evgeny Sukharev" w:date="2021-06-17T22:05:00Z">
          <w:pPr>
            <w:spacing w:after="160" w:line="256" w:lineRule="auto"/>
            <w:ind w:firstLine="0"/>
            <w:jc w:val="left"/>
          </w:pPr>
        </w:pPrChange>
      </w:pPr>
    </w:p>
    <w:p w14:paraId="69A2C244" w14:textId="05038F93" w:rsidR="00E44785" w:rsidRDefault="00E44785">
      <w:pPr>
        <w:pStyle w:val="3"/>
        <w:numPr>
          <w:ilvl w:val="0"/>
          <w:numId w:val="0"/>
        </w:numPr>
        <w:ind w:left="709"/>
        <w:rPr>
          <w:moveTo w:id="1100" w:author="Evgeny Sukharev" w:date="2021-06-17T22:05:00Z"/>
        </w:rPr>
        <w:pPrChange w:id="1101" w:author="Evgeny Sukharev" w:date="2021-06-17T22:05:00Z">
          <w:pPr>
            <w:pStyle w:val="3"/>
            <w:numPr>
              <w:ilvl w:val="0"/>
              <w:numId w:val="0"/>
            </w:numPr>
            <w:ind w:firstLine="0"/>
          </w:pPr>
        </w:pPrChange>
      </w:pPr>
      <w:bookmarkStart w:id="1102" w:name="_Toc74867070"/>
      <w:ins w:id="1103" w:author="Evgeny Sukharev" w:date="2021-06-17T22:05:00Z">
        <w:r w:rsidRPr="00E44785">
          <w:rPr>
            <w:rPrChange w:id="1104" w:author="Evgeny Sukharev" w:date="2021-06-17T22:06:00Z">
              <w:rPr>
                <w:lang w:val="en-US"/>
              </w:rPr>
            </w:rPrChange>
          </w:rPr>
          <w:t>4.4.2.</w:t>
        </w:r>
        <w:r w:rsidRPr="00E44785">
          <w:rPr>
            <w:rPrChange w:id="1105" w:author="Evgeny Sukharev" w:date="2021-06-17T22:06:00Z">
              <w:rPr>
                <w:lang w:val="en-US"/>
              </w:rPr>
            </w:rPrChange>
          </w:rPr>
          <w:tab/>
        </w:r>
      </w:ins>
      <w:moveToRangeStart w:id="1106" w:author="Evgeny Sukharev" w:date="2021-06-17T22:05:00Z" w:name="move74859952"/>
      <w:moveTo w:id="1107" w:author="Evgeny Sukharev" w:date="2021-06-17T22:05:00Z">
        <w:r w:rsidRPr="00E44785">
          <w:t>Диаграмма</w:t>
        </w:r>
        <w:r>
          <w:t xml:space="preserve"> потоков данных</w:t>
        </w:r>
        <w:bookmarkEnd w:id="1102"/>
      </w:moveTo>
    </w:p>
    <w:p w14:paraId="2403A80F" w14:textId="77777777" w:rsidR="00E44785" w:rsidRDefault="00E44785" w:rsidP="00E44785">
      <w:pPr>
        <w:rPr>
          <w:moveTo w:id="1108" w:author="Evgeny Sukharev" w:date="2021-06-17T22:05:00Z"/>
        </w:rPr>
      </w:pPr>
      <w:moveTo w:id="1109" w:author="Evgeny Sukharev" w:date="2021-06-17T22:05:00Z">
        <w:r>
          <w:t>Разработана модель потоков данных для процесса создания сообщения и отправки сообщения.</w:t>
        </w:r>
      </w:moveTo>
    </w:p>
    <w:p w14:paraId="3B531CDE" w14:textId="77777777" w:rsidR="00E44785" w:rsidRDefault="00E44785" w:rsidP="00E44785">
      <w:pPr>
        <w:rPr>
          <w:moveTo w:id="1110" w:author="Evgeny Sukharev" w:date="2021-06-17T22:05:00Z"/>
        </w:rPr>
      </w:pPr>
      <w:moveTo w:id="1111" w:author="Evgeny Sukharev" w:date="2021-06-17T22:05:00Z">
        <w:r>
          <w:t>На контекстной диаграмме (рис. 4.3)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To>
    </w:p>
    <w:p w14:paraId="75CCD4B4" w14:textId="77777777" w:rsidR="00DA11D9" w:rsidRDefault="00DA11D9" w:rsidP="00DA11D9">
      <w:pPr>
        <w:rPr>
          <w:moveTo w:id="1112" w:author="Evgeny Sukharev" w:date="2021-06-17T22:09:00Z"/>
        </w:rPr>
      </w:pPr>
      <w:moveToRangeStart w:id="1113" w:author="Evgeny Sukharev" w:date="2021-06-17T22:09:00Z" w:name="move74860165"/>
      <w:moveToRangeEnd w:id="1106"/>
      <w:moveTo w:id="1114" w:author="Evgeny Sukharev" w:date="2021-06-17T22:09:00Z">
        <w:r>
          <w:t>На диаграмме первого уровня (рис. 4.4)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4.5). На диаграммах третьего уровня проведена детализация процесса «Отправить письмо» (рис. 4.6).</w:t>
        </w:r>
      </w:moveTo>
    </w:p>
    <w:p w14:paraId="4E08E457" w14:textId="1F01A4E0" w:rsidR="00DA11D9" w:rsidDel="00DA11D9" w:rsidRDefault="00DA11D9" w:rsidP="00DA11D9">
      <w:pPr>
        <w:rPr>
          <w:del w:id="1115" w:author="Evgeny Sukharev" w:date="2021-06-17T22:09:00Z"/>
          <w:moveTo w:id="1116" w:author="Evgeny Sukharev" w:date="2021-06-17T22:09:00Z"/>
          <w:noProof/>
          <w:lang w:eastAsia="ru-RU"/>
        </w:rPr>
      </w:pPr>
    </w:p>
    <w:moveToRangeEnd w:id="1113"/>
    <w:p w14:paraId="0DC65A20" w14:textId="34CDF0E7" w:rsidR="005258C7" w:rsidRDefault="005258C7">
      <w:pPr>
        <w:pPrChange w:id="1117" w:author="Evgeny Sukharev" w:date="2021-06-17T22:05:00Z">
          <w:pPr>
            <w:spacing w:after="160" w:line="256" w:lineRule="auto"/>
            <w:ind w:firstLine="0"/>
            <w:jc w:val="left"/>
          </w:pPr>
        </w:pPrChange>
      </w:pPr>
      <w:r>
        <w:br w:type="page"/>
      </w:r>
    </w:p>
    <w:tbl>
      <w:tblPr>
        <w:tblStyle w:val="af9"/>
        <w:tblpPr w:leftFromText="180" w:rightFromText="180" w:vertAnchor="page" w:horzAnchor="margin" w:tblpXSpec="right" w:tblpY="70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5258C7" w14:paraId="6F15D3E4" w14:textId="77777777" w:rsidTr="005258C7">
        <w:trPr>
          <w:cantSplit/>
          <w:trHeight w:val="3172"/>
        </w:trPr>
        <w:tc>
          <w:tcPr>
            <w:tcW w:w="709" w:type="dxa"/>
            <w:textDirection w:val="btLr"/>
            <w:hideMark/>
          </w:tcPr>
          <w:p w14:paraId="0D7C27F7" w14:textId="4A404A7D" w:rsidR="005258C7" w:rsidRDefault="005258C7" w:rsidP="004D358A">
            <w:pPr>
              <w:ind w:left="113" w:right="113" w:firstLine="0"/>
              <w:jc w:val="center"/>
              <w:rPr>
                <w:b/>
                <w:i/>
              </w:rPr>
            </w:pPr>
            <w:r>
              <w:rPr>
                <w:b/>
                <w:i/>
              </w:rPr>
              <w:lastRenderedPageBreak/>
              <w:t xml:space="preserve">Рис. </w:t>
            </w:r>
            <w:r w:rsidR="004D358A">
              <w:rPr>
                <w:b/>
                <w:i/>
              </w:rPr>
              <w:t>4</w:t>
            </w:r>
            <w:r>
              <w:rPr>
                <w:b/>
                <w:i/>
              </w:rPr>
              <w:t xml:space="preserve">.2. </w:t>
            </w:r>
            <w:r>
              <w:rPr>
                <w:b/>
                <w:i/>
                <w:lang w:val="en-US"/>
              </w:rPr>
              <w:t xml:space="preserve">ER </w:t>
            </w:r>
            <w:r>
              <w:rPr>
                <w:b/>
                <w:i/>
              </w:rPr>
              <w:t>диаграмма</w:t>
            </w:r>
          </w:p>
        </w:tc>
      </w:tr>
    </w:tbl>
    <w:p w14:paraId="336ED5A1" w14:textId="27C8378D" w:rsidR="005258C7" w:rsidDel="00E44785" w:rsidRDefault="00401F19" w:rsidP="005258C7">
      <w:pPr>
        <w:rPr>
          <w:del w:id="1118" w:author="Evgeny Sukharev" w:date="2021-06-17T22:05:00Z"/>
          <w:color w:val="000000" w:themeColor="text1"/>
        </w:rPr>
      </w:pPr>
      <w:r w:rsidRPr="00401F19">
        <w:rPr>
          <w:noProof/>
          <w:color w:val="000000" w:themeColor="text1"/>
          <w:lang w:eastAsia="ru-RU"/>
        </w:rPr>
        <w:drawing>
          <wp:inline distT="0" distB="0" distL="0" distR="0" wp14:anchorId="4707E37B" wp14:editId="2120E744">
            <wp:extent cx="9249409" cy="4784971"/>
            <wp:effectExtent l="3175"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9259984" cy="4790442"/>
                    </a:xfrm>
                    <a:prstGeom prst="rect">
                      <a:avLst/>
                    </a:prstGeom>
                  </pic:spPr>
                </pic:pic>
              </a:graphicData>
            </a:graphic>
          </wp:inline>
        </w:drawing>
      </w:r>
    </w:p>
    <w:p w14:paraId="121617C8" w14:textId="59F1CB10" w:rsidR="005258C7" w:rsidDel="00E44785" w:rsidRDefault="00FC5943">
      <w:pPr>
        <w:pStyle w:val="3"/>
        <w:numPr>
          <w:ilvl w:val="0"/>
          <w:numId w:val="0"/>
        </w:numPr>
        <w:rPr>
          <w:moveFrom w:id="1119" w:author="Evgeny Sukharev" w:date="2021-06-17T22:05:00Z"/>
        </w:rPr>
      </w:pPr>
      <w:bookmarkStart w:id="1120" w:name="_Toc73469569"/>
      <w:bookmarkStart w:id="1121" w:name="_Toc73879675"/>
      <w:del w:id="1122" w:author="Evgeny Sukharev" w:date="2021-06-17T22:05:00Z">
        <w:r w:rsidDel="00E44785">
          <w:delText xml:space="preserve">4.4.2. </w:delText>
        </w:r>
      </w:del>
      <w:moveFromRangeStart w:id="1123" w:author="Evgeny Sukharev" w:date="2021-06-17T22:05:00Z" w:name="move74859952"/>
      <w:moveFrom w:id="1124" w:author="Evgeny Sukharev" w:date="2021-06-17T22:05:00Z">
        <w:r w:rsidR="005258C7" w:rsidDel="00E44785">
          <w:t>Диаграмма потоков данных</w:t>
        </w:r>
        <w:bookmarkEnd w:id="1120"/>
        <w:bookmarkEnd w:id="1121"/>
      </w:moveFrom>
    </w:p>
    <w:p w14:paraId="749B0961" w14:textId="63F3DF2F" w:rsidR="005258C7" w:rsidDel="00E44785" w:rsidRDefault="005258C7">
      <w:pPr>
        <w:pStyle w:val="3"/>
        <w:numPr>
          <w:ilvl w:val="0"/>
          <w:numId w:val="0"/>
        </w:numPr>
        <w:rPr>
          <w:moveFrom w:id="1125" w:author="Evgeny Sukharev" w:date="2021-06-17T22:05:00Z"/>
        </w:rPr>
        <w:pPrChange w:id="1126" w:author="Evgeny Sukharev" w:date="2021-06-17T22:05:00Z">
          <w:pPr/>
        </w:pPrChange>
      </w:pPr>
      <w:bookmarkStart w:id="1127" w:name="_Hlk59655273"/>
      <w:moveFrom w:id="1128" w:author="Evgeny Sukharev" w:date="2021-06-17T22:05:00Z">
        <w:r w:rsidDel="00E44785">
          <w:t xml:space="preserve">Разработана модель потоков данных для процесса создания сообщения </w:t>
        </w:r>
        <w:r w:rsidDel="00D06878">
          <w:t xml:space="preserve">и </w:t>
        </w:r>
        <w:r w:rsidDel="00E44785">
          <w:t>отправки сообщения.</w:t>
        </w:r>
      </w:moveFrom>
    </w:p>
    <w:p w14:paraId="7AC3B124" w14:textId="1E2F8C73" w:rsidR="005258C7" w:rsidRDefault="005258C7">
      <w:moveFrom w:id="1129" w:author="Evgeny Sukharev" w:date="2021-06-17T22:05:00Z">
        <w:r w:rsidDel="00E44785">
          <w:t xml:space="preserve">На контекстной диаграмме </w:t>
        </w:r>
        <w:bookmarkEnd w:id="1127"/>
        <w:r w:rsidDel="00E44785">
          <w:t xml:space="preserve">(рис. </w:t>
        </w:r>
        <w:r w:rsidR="004D358A" w:rsidDel="00E44785">
          <w:t>4</w:t>
        </w:r>
        <w:r w:rsidDel="00E44785">
          <w:t>.3)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moveFrom>
      <w:moveFromRangeEnd w:id="1123"/>
    </w:p>
    <w:p w14:paraId="406FA94A" w14:textId="0430C2F1" w:rsidR="005258C7" w:rsidDel="00DA11D9" w:rsidRDefault="005258C7" w:rsidP="005258C7">
      <w:pPr>
        <w:rPr>
          <w:moveFrom w:id="1130" w:author="Evgeny Sukharev" w:date="2021-06-17T22:09:00Z"/>
        </w:rPr>
      </w:pPr>
      <w:moveFromRangeStart w:id="1131" w:author="Evgeny Sukharev" w:date="2021-06-17T22:09:00Z" w:name="move74860165"/>
      <w:moveFrom w:id="1132" w:author="Evgeny Sukharev" w:date="2021-06-17T22:09:00Z">
        <w:r w:rsidDel="00DA11D9">
          <w:lastRenderedPageBreak/>
          <w:t xml:space="preserve">На диаграмме первого уровня (рис. </w:t>
        </w:r>
        <w:r w:rsidR="004D358A" w:rsidDel="00DA11D9">
          <w:t>4</w:t>
        </w:r>
        <w:r w:rsidDel="00DA11D9">
          <w:t xml:space="preserve">.4)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4D358A" w:rsidDel="00DA11D9">
          <w:t>4</w:t>
        </w:r>
        <w:r w:rsidDel="00DA11D9">
          <w:t xml:space="preserve">.5). На диаграммах третьего уровня проведена детализация процесса «Отправить письмо» (рис. </w:t>
        </w:r>
        <w:r w:rsidR="004D358A" w:rsidDel="00DA11D9">
          <w:t>4</w:t>
        </w:r>
        <w:r w:rsidDel="00DA11D9">
          <w:t>.6).</w:t>
        </w:r>
      </w:moveFrom>
    </w:p>
    <w:p w14:paraId="16BE556D" w14:textId="5DB35D4F" w:rsidR="005258C7" w:rsidDel="00DA11D9" w:rsidRDefault="005258C7" w:rsidP="005258C7">
      <w:pPr>
        <w:rPr>
          <w:moveFrom w:id="1133" w:author="Evgeny Sukharev" w:date="2021-06-17T22:09:00Z"/>
          <w:noProof/>
          <w:lang w:eastAsia="ru-RU"/>
        </w:rPr>
      </w:pPr>
    </w:p>
    <w:moveFromRangeEnd w:id="1131"/>
    <w:p w14:paraId="1EDFEC66" w14:textId="5F8C4F2B" w:rsidR="005258C7" w:rsidRDefault="005258C7" w:rsidP="005258C7">
      <w:pPr>
        <w:keepNext/>
        <w:ind w:firstLine="0"/>
        <w:jc w:val="center"/>
      </w:pPr>
      <w:r>
        <w:rPr>
          <w:noProof/>
          <w:lang w:eastAsia="ru-RU"/>
        </w:rPr>
        <w:drawing>
          <wp:inline distT="0" distB="0" distL="0" distR="0" wp14:anchorId="0BAF9197" wp14:editId="27E03635">
            <wp:extent cx="6115685" cy="418020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180205"/>
                    </a:xfrm>
                    <a:prstGeom prst="rect">
                      <a:avLst/>
                    </a:prstGeom>
                    <a:noFill/>
                    <a:ln>
                      <a:noFill/>
                    </a:ln>
                  </pic:spPr>
                </pic:pic>
              </a:graphicData>
            </a:graphic>
          </wp:inline>
        </w:drawing>
      </w:r>
    </w:p>
    <w:p w14:paraId="0F7CC892" w14:textId="3B48EA51" w:rsidR="005258C7" w:rsidRDefault="005258C7">
      <w:pPr>
        <w:pStyle w:val="af0"/>
        <w:spacing w:after="0"/>
        <w:jc w:val="center"/>
        <w:pPrChange w:id="1134" w:author="Evgeny Sukharev" w:date="2021-06-15T01:06:00Z">
          <w:pPr>
            <w:pStyle w:val="af0"/>
            <w:spacing w:after="0"/>
          </w:pPr>
        </w:pPrChange>
      </w:pPr>
      <w:r>
        <w:t xml:space="preserve">Рис. </w:t>
      </w:r>
      <w:r w:rsidR="004D358A">
        <w:t>4</w:t>
      </w:r>
      <w:r>
        <w:t>.</w:t>
      </w:r>
      <w:r>
        <w:rPr>
          <w:lang w:val="en-US"/>
        </w:rPr>
        <w:t>3</w:t>
      </w:r>
      <w:r>
        <w:t>. Контекстная диаграмма</w:t>
      </w:r>
    </w:p>
    <w:p w14:paraId="41272F67" w14:textId="77777777" w:rsidR="005258C7" w:rsidRDefault="005258C7" w:rsidP="005258C7">
      <w:pPr>
        <w:rPr>
          <w:noProof/>
          <w:lang w:eastAsia="ru-RU"/>
        </w:rPr>
      </w:pPr>
    </w:p>
    <w:p w14:paraId="17525C43" w14:textId="19585964" w:rsidR="005258C7" w:rsidRDefault="005258C7" w:rsidP="005258C7">
      <w:pPr>
        <w:keepNext/>
        <w:ind w:firstLine="0"/>
        <w:jc w:val="center"/>
      </w:pPr>
      <w:r>
        <w:rPr>
          <w:noProof/>
          <w:lang w:eastAsia="ru-RU"/>
        </w:rPr>
        <w:drawing>
          <wp:inline distT="0" distB="0" distL="0" distR="0" wp14:anchorId="6970FBEF" wp14:editId="332B25DD">
            <wp:extent cx="5711825" cy="3918585"/>
            <wp:effectExtent l="0" t="0" r="3175"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1825" cy="3918585"/>
                    </a:xfrm>
                    <a:prstGeom prst="rect">
                      <a:avLst/>
                    </a:prstGeom>
                    <a:noFill/>
                    <a:ln>
                      <a:noFill/>
                    </a:ln>
                  </pic:spPr>
                </pic:pic>
              </a:graphicData>
            </a:graphic>
          </wp:inline>
        </w:drawing>
      </w:r>
    </w:p>
    <w:p w14:paraId="4DAA21A6" w14:textId="061AE539" w:rsidR="005258C7" w:rsidRDefault="005258C7">
      <w:pPr>
        <w:pStyle w:val="af0"/>
        <w:spacing w:after="0"/>
        <w:jc w:val="center"/>
        <w:pPrChange w:id="1135" w:author="Evgeny Sukharev" w:date="2021-06-15T01:06:00Z">
          <w:pPr>
            <w:pStyle w:val="af0"/>
            <w:spacing w:after="0"/>
          </w:pPr>
        </w:pPrChange>
      </w:pPr>
      <w:r>
        <w:t xml:space="preserve">Рис. </w:t>
      </w:r>
      <w:r w:rsidR="004D358A">
        <w:t>4</w:t>
      </w:r>
      <w:r>
        <w:rPr>
          <w:noProof/>
        </w:rPr>
        <w:t>.4.</w:t>
      </w:r>
      <w:r>
        <w:t xml:space="preserve"> Диаграмма первого уровня модели потоков данных</w:t>
      </w:r>
    </w:p>
    <w:p w14:paraId="12D9B6B2" w14:textId="77777777" w:rsidR="005258C7" w:rsidRDefault="005258C7" w:rsidP="005258C7"/>
    <w:p w14:paraId="454298E4" w14:textId="13C1421D" w:rsidR="005258C7" w:rsidRDefault="005258C7" w:rsidP="005258C7">
      <w:pPr>
        <w:keepNext/>
        <w:ind w:firstLine="0"/>
        <w:jc w:val="center"/>
      </w:pPr>
      <w:r>
        <w:rPr>
          <w:noProof/>
          <w:lang w:eastAsia="ru-RU"/>
        </w:rPr>
        <w:lastRenderedPageBreak/>
        <w:drawing>
          <wp:inline distT="0" distB="0" distL="0" distR="0" wp14:anchorId="2E7DF4DD" wp14:editId="09621B62">
            <wp:extent cx="5771515" cy="3942715"/>
            <wp:effectExtent l="0" t="0" r="63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515" cy="3942715"/>
                    </a:xfrm>
                    <a:prstGeom prst="rect">
                      <a:avLst/>
                    </a:prstGeom>
                    <a:noFill/>
                    <a:ln>
                      <a:noFill/>
                    </a:ln>
                  </pic:spPr>
                </pic:pic>
              </a:graphicData>
            </a:graphic>
          </wp:inline>
        </w:drawing>
      </w:r>
    </w:p>
    <w:p w14:paraId="26F02E95" w14:textId="4197D111" w:rsidR="005258C7" w:rsidRDefault="005258C7">
      <w:pPr>
        <w:pStyle w:val="af0"/>
        <w:spacing w:after="0"/>
        <w:jc w:val="center"/>
        <w:rPr>
          <w:ins w:id="1136" w:author="Evgeny Sukharev" w:date="2021-06-17T22:09:00Z"/>
        </w:rPr>
        <w:pPrChange w:id="1137" w:author="Evgeny Sukharev" w:date="2021-06-15T01:06:00Z">
          <w:pPr>
            <w:pStyle w:val="af0"/>
            <w:spacing w:after="0"/>
          </w:pPr>
        </w:pPrChange>
      </w:pPr>
      <w:r>
        <w:t xml:space="preserve">Рис. </w:t>
      </w:r>
      <w:r w:rsidR="004D358A">
        <w:rPr>
          <w:noProof/>
        </w:rPr>
        <w:t>4</w:t>
      </w:r>
      <w:r>
        <w:rPr>
          <w:noProof/>
        </w:rPr>
        <w:t>.5</w:t>
      </w:r>
      <w:r>
        <w:t>.</w:t>
      </w:r>
      <w:del w:id="1138" w:author="Evgeny Sukharev" w:date="2021-06-15T01:06:00Z">
        <w:r w:rsidDel="00E10CD6">
          <w:delText xml:space="preserve"> Диаграмма второго уровня модели потоков данных.</w:delText>
        </w:r>
      </w:del>
      <w:r>
        <w:t xml:space="preserve"> Процесс «Инициировать отправку письма»</w:t>
      </w:r>
    </w:p>
    <w:p w14:paraId="783C50FD" w14:textId="77777777" w:rsidR="00DA11D9" w:rsidRPr="00DA11D9" w:rsidRDefault="00DA11D9">
      <w:pPr>
        <w:rPr>
          <w:rPrChange w:id="1139" w:author="Evgeny Sukharev" w:date="2021-06-17T22:09:00Z">
            <w:rPr>
              <w:noProof/>
              <w:lang w:eastAsia="ru-RU"/>
            </w:rPr>
          </w:rPrChange>
        </w:rPr>
        <w:pPrChange w:id="1140" w:author="Evgeny Sukharev" w:date="2021-06-17T22:09:00Z">
          <w:pPr>
            <w:pStyle w:val="af0"/>
            <w:spacing w:after="0"/>
          </w:pPr>
        </w:pPrChange>
      </w:pPr>
    </w:p>
    <w:p w14:paraId="6737D61B" w14:textId="6E2DD2AE" w:rsidR="005258C7" w:rsidRDefault="005258C7" w:rsidP="005258C7">
      <w:pPr>
        <w:keepNext/>
        <w:ind w:firstLine="0"/>
        <w:jc w:val="center"/>
      </w:pPr>
      <w:r>
        <w:rPr>
          <w:noProof/>
          <w:lang w:eastAsia="ru-RU"/>
        </w:rPr>
        <w:drawing>
          <wp:inline distT="0" distB="0" distL="0" distR="0" wp14:anchorId="3127917C" wp14:editId="09D291BE">
            <wp:extent cx="5830570" cy="39903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0570" cy="3990340"/>
                    </a:xfrm>
                    <a:prstGeom prst="rect">
                      <a:avLst/>
                    </a:prstGeom>
                    <a:noFill/>
                    <a:ln>
                      <a:noFill/>
                    </a:ln>
                  </pic:spPr>
                </pic:pic>
              </a:graphicData>
            </a:graphic>
          </wp:inline>
        </w:drawing>
      </w:r>
    </w:p>
    <w:p w14:paraId="641DAAB0" w14:textId="215FAF00" w:rsidR="005258C7" w:rsidRDefault="005258C7" w:rsidP="005258C7">
      <w:pPr>
        <w:pStyle w:val="affffff4"/>
      </w:pPr>
      <w:r>
        <w:t xml:space="preserve">Рис. </w:t>
      </w:r>
      <w:r w:rsidR="004D358A">
        <w:rPr>
          <w:noProof/>
        </w:rPr>
        <w:t>4</w:t>
      </w:r>
      <w:r>
        <w:rPr>
          <w:noProof/>
        </w:rPr>
        <w:t>.6</w:t>
      </w:r>
      <w:r>
        <w:t>.</w:t>
      </w:r>
      <w:del w:id="1141" w:author="Evgeny Sukharev" w:date="2021-06-15T01:06:00Z">
        <w:r w:rsidDel="00E10CD6">
          <w:delText xml:space="preserve"> Диаграмма третьего уровня потоков данных.</w:delText>
        </w:r>
      </w:del>
      <w:r>
        <w:t xml:space="preserve"> Процесс «Отправить письмо»</w:t>
      </w:r>
    </w:p>
    <w:p w14:paraId="612A1CD1" w14:textId="01A4C56A" w:rsidR="005258C7" w:rsidRDefault="00FC5943" w:rsidP="00FC5943">
      <w:pPr>
        <w:pStyle w:val="3"/>
        <w:numPr>
          <w:ilvl w:val="0"/>
          <w:numId w:val="0"/>
        </w:numPr>
      </w:pPr>
      <w:bookmarkStart w:id="1142" w:name="_Toc73469570"/>
      <w:bookmarkStart w:id="1143" w:name="_Toc73879676"/>
      <w:bookmarkStart w:id="1144" w:name="_Toc74867071"/>
      <w:r>
        <w:lastRenderedPageBreak/>
        <w:t xml:space="preserve">4.4.3. </w:t>
      </w:r>
      <w:r w:rsidR="005258C7">
        <w:t>Диаграмма классов для службы отправки сообщений</w:t>
      </w:r>
      <w:bookmarkEnd w:id="1142"/>
      <w:bookmarkEnd w:id="1143"/>
      <w:bookmarkEnd w:id="1144"/>
    </w:p>
    <w:p w14:paraId="27A079EF" w14:textId="77777777" w:rsidR="005258C7" w:rsidRDefault="005258C7" w:rsidP="005258C7">
      <w:r>
        <w:t>Служба отправки сообщений разрабатываемого программного комплекса представляет собой фоновый процесс, запущенный на сервере.</w:t>
      </w:r>
    </w:p>
    <w:p w14:paraId="527290E7" w14:textId="01A4C821" w:rsidR="005258C7" w:rsidRDefault="005258C7" w:rsidP="005258C7">
      <w:r>
        <w:t xml:space="preserve">Этот процесс циклически получает из базы данных сообщение из очереди </w:t>
      </w:r>
      <w:del w:id="1145" w:author="Evgeny Sukharev" w:date="2021-06-15T16:58:00Z">
        <w:r w:rsidDel="00D06878">
          <w:delText xml:space="preserve">и </w:delText>
        </w:r>
      </w:del>
      <w:ins w:id="1146" w:author="Evgeny Sukharev" w:date="2021-06-15T16:58:00Z">
        <w:r w:rsidR="00D06878">
          <w:t>и </w:t>
        </w:r>
      </w:ins>
      <w:r>
        <w:t xml:space="preserve">пытается отправить его с помощью интерфейса </w:t>
      </w:r>
      <w:r>
        <w:rPr>
          <w:lang w:val="en-US"/>
        </w:rPr>
        <w:t>ISenderService</w:t>
      </w:r>
      <w:r>
        <w:t xml:space="preserve">. Класс </w:t>
      </w:r>
      <w:r>
        <w:rPr>
          <w:lang w:val="en-US"/>
        </w:rPr>
        <w:t>SenderService</w:t>
      </w:r>
      <w:r w:rsidRPr="005258C7">
        <w:t xml:space="preserve"> </w:t>
      </w:r>
      <w:r>
        <w:t xml:space="preserve">реализует указанный интерфейс и последовательно передает сообщение классам через интерфейс </w:t>
      </w:r>
      <w:r>
        <w:rPr>
          <w:lang w:val="en-US"/>
        </w:rPr>
        <w:t>ISender</w:t>
      </w:r>
      <w:r>
        <w:t>.</w:t>
      </w:r>
    </w:p>
    <w:p w14:paraId="102DC7E9" w14:textId="77777777" w:rsidR="005258C7" w:rsidRDefault="005258C7" w:rsidP="005258C7">
      <w:pPr>
        <w:rPr>
          <w:lang w:val="en-US"/>
        </w:rPr>
      </w:pPr>
      <w:r>
        <w:t>Классы</w:t>
      </w:r>
      <w:r>
        <w:rPr>
          <w:lang w:val="en-US"/>
        </w:rPr>
        <w:t xml:space="preserve">, </w:t>
      </w:r>
      <w:r>
        <w:t>реализующие</w:t>
      </w:r>
      <w:r>
        <w:rPr>
          <w:lang w:val="en-US"/>
        </w:rPr>
        <w:t xml:space="preserve"> ISender:</w:t>
      </w:r>
    </w:p>
    <w:p w14:paraId="1DB0D0DE" w14:textId="77777777" w:rsidR="004D358A" w:rsidRDefault="005258C7" w:rsidP="00E87833">
      <w:pPr>
        <w:pStyle w:val="a0"/>
        <w:numPr>
          <w:ilvl w:val="0"/>
          <w:numId w:val="37"/>
        </w:numPr>
        <w:rPr>
          <w:lang w:val="en-US"/>
        </w:rPr>
      </w:pPr>
      <w:r>
        <w:rPr>
          <w:lang w:val="en-US"/>
        </w:rPr>
        <w:t>SmtpSender;</w:t>
      </w:r>
    </w:p>
    <w:p w14:paraId="603FB5E3" w14:textId="77777777" w:rsidR="004D358A" w:rsidRDefault="005258C7" w:rsidP="00E87833">
      <w:pPr>
        <w:pStyle w:val="a0"/>
        <w:numPr>
          <w:ilvl w:val="0"/>
          <w:numId w:val="37"/>
        </w:numPr>
        <w:rPr>
          <w:lang w:val="en-US"/>
        </w:rPr>
      </w:pPr>
      <w:r w:rsidRPr="004D358A">
        <w:rPr>
          <w:lang w:val="en-US"/>
        </w:rPr>
        <w:t>SendpulseSender;</w:t>
      </w:r>
    </w:p>
    <w:p w14:paraId="2EA052CC" w14:textId="0B01D471" w:rsidR="005258C7" w:rsidRPr="004D358A" w:rsidRDefault="005258C7" w:rsidP="00E87833">
      <w:pPr>
        <w:pStyle w:val="a0"/>
        <w:numPr>
          <w:ilvl w:val="0"/>
          <w:numId w:val="37"/>
        </w:numPr>
        <w:rPr>
          <w:lang w:val="en-US"/>
        </w:rPr>
      </w:pPr>
      <w:r w:rsidRPr="004D358A">
        <w:rPr>
          <w:lang w:val="en-US"/>
        </w:rPr>
        <w:t>SendGrideSender.</w:t>
      </w:r>
    </w:p>
    <w:p w14:paraId="579520D1" w14:textId="77777777" w:rsidR="005258C7" w:rsidRDefault="005258C7" w:rsidP="005258C7">
      <w:r>
        <w:t xml:space="preserve">В зависимости от результата </w:t>
      </w:r>
      <w:r>
        <w:rPr>
          <w:lang w:val="en-US"/>
        </w:rPr>
        <w:t>SenderService</w:t>
      </w:r>
      <w:r>
        <w:t xml:space="preserve"> формирует и возвращает соответствующий объект класса </w:t>
      </w:r>
      <w:r>
        <w:rPr>
          <w:lang w:val="en-US"/>
        </w:rPr>
        <w:t>SendingResult</w:t>
      </w:r>
      <w:r>
        <w:t>.</w:t>
      </w:r>
    </w:p>
    <w:p w14:paraId="0F18E16C" w14:textId="2CEB6222" w:rsidR="005258C7" w:rsidRDefault="005258C7" w:rsidP="005258C7">
      <w:r>
        <w:t xml:space="preserve">Если результат положительный, то </w:t>
      </w:r>
      <w:r>
        <w:rPr>
          <w:lang w:val="en-US"/>
        </w:rPr>
        <w:t>WorkerMain</w:t>
      </w:r>
      <w:r w:rsidRPr="005258C7">
        <w:t xml:space="preserve"> </w:t>
      </w:r>
      <w:r>
        <w:t>обновляет письмо: удаляет его из очереди и меняет его статус.</w:t>
      </w:r>
    </w:p>
    <w:p w14:paraId="5D20720A" w14:textId="530523D4" w:rsidR="004D358A" w:rsidRDefault="004D358A" w:rsidP="005258C7">
      <w:r>
        <w:t>Диаграмма классов представлена на рис. 4.7.</w:t>
      </w:r>
    </w:p>
    <w:p w14:paraId="488CAA80" w14:textId="4EAE9AD2" w:rsidR="005258C7" w:rsidRDefault="005258C7" w:rsidP="005258C7">
      <w:pPr>
        <w:keepNext/>
        <w:ind w:firstLine="0"/>
      </w:pPr>
      <w:r>
        <w:rPr>
          <w:noProof/>
          <w:lang w:eastAsia="ru-RU"/>
        </w:rPr>
        <w:drawing>
          <wp:inline distT="0" distB="0" distL="0" distR="0" wp14:anchorId="56051BA9" wp14:editId="44AD7D59">
            <wp:extent cx="6115685" cy="2838450"/>
            <wp:effectExtent l="0" t="0" r="0" b="0"/>
            <wp:docPr id="51" name="Рисунок 51" descr="SendingServi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SendingServiceClass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838450"/>
                    </a:xfrm>
                    <a:prstGeom prst="rect">
                      <a:avLst/>
                    </a:prstGeom>
                    <a:noFill/>
                    <a:ln>
                      <a:noFill/>
                    </a:ln>
                  </pic:spPr>
                </pic:pic>
              </a:graphicData>
            </a:graphic>
          </wp:inline>
        </w:drawing>
      </w:r>
    </w:p>
    <w:p w14:paraId="5775C82A" w14:textId="18690920" w:rsidR="005258C7" w:rsidRDefault="005258C7" w:rsidP="005258C7">
      <w:pPr>
        <w:pStyle w:val="afffff0"/>
      </w:pPr>
      <w:r>
        <w:t xml:space="preserve">Рис. </w:t>
      </w:r>
      <w:r w:rsidR="004D358A">
        <w:t>4</w:t>
      </w:r>
      <w:r>
        <w:t>.7. Диаграмма классов</w:t>
      </w:r>
    </w:p>
    <w:p w14:paraId="5C8CE107" w14:textId="513A0C28" w:rsidR="005258C7" w:rsidRDefault="005258C7" w:rsidP="00B51F88">
      <w:pPr>
        <w:pStyle w:val="2"/>
      </w:pPr>
      <w:bookmarkStart w:id="1147" w:name="_Toc73469571"/>
      <w:bookmarkStart w:id="1148" w:name="_Toc68534532"/>
      <w:bookmarkStart w:id="1149" w:name="_Toc73879677"/>
      <w:bookmarkStart w:id="1150" w:name="_Toc74867072"/>
      <w:r>
        <w:t>Проектирование интерфейса</w:t>
      </w:r>
      <w:bookmarkEnd w:id="1147"/>
      <w:bookmarkEnd w:id="1148"/>
      <w:bookmarkEnd w:id="1149"/>
      <w:bookmarkEnd w:id="1150"/>
    </w:p>
    <w:p w14:paraId="23A1A75B" w14:textId="77777777" w:rsidR="005258C7" w:rsidRDefault="005258C7" w:rsidP="005258C7">
      <w:r>
        <w:t>При проектировании интерфейса должны быть учтены следующие критерии эргономики:</w:t>
      </w:r>
    </w:p>
    <w:p w14:paraId="42DD1E70" w14:textId="2D74C957" w:rsidR="00B51F88" w:rsidRDefault="005258C7" w:rsidP="00E87833">
      <w:pPr>
        <w:pStyle w:val="a0"/>
        <w:numPr>
          <w:ilvl w:val="0"/>
          <w:numId w:val="38"/>
        </w:numPr>
        <w:rPr>
          <w:color w:val="000000" w:themeColor="text1"/>
        </w:rPr>
      </w:pPr>
      <w:r>
        <w:t>скорость работы пользователя</w:t>
      </w:r>
      <w:ins w:id="1151" w:author="Evgeny Sukharev" w:date="2021-06-17T22:16:00Z">
        <w:r w:rsidR="00DA11D9">
          <w:t>;</w:t>
        </w:r>
      </w:ins>
      <w:del w:id="1152" w:author="Evgeny Sukharev" w:date="2021-06-17T22:16:00Z">
        <w:r w:rsidDel="00DA11D9">
          <w:delText>.</w:delText>
        </w:r>
      </w:del>
    </w:p>
    <w:p w14:paraId="1BD16AA2" w14:textId="1AD56D5D" w:rsidR="00B51F88" w:rsidRDefault="005258C7" w:rsidP="00E87833">
      <w:pPr>
        <w:pStyle w:val="a0"/>
        <w:numPr>
          <w:ilvl w:val="0"/>
          <w:numId w:val="38"/>
        </w:numPr>
        <w:rPr>
          <w:color w:val="000000" w:themeColor="text1"/>
        </w:rPr>
      </w:pPr>
      <w:r>
        <w:lastRenderedPageBreak/>
        <w:t>количество человеческих ошибок</w:t>
      </w:r>
      <w:ins w:id="1153" w:author="Evgeny Sukharev" w:date="2021-06-17T22:16:00Z">
        <w:r w:rsidR="00DA11D9">
          <w:t>;</w:t>
        </w:r>
      </w:ins>
      <w:del w:id="1154" w:author="Evgeny Sukharev" w:date="2021-06-17T22:16:00Z">
        <w:r w:rsidDel="00DA11D9">
          <w:delText>.</w:delText>
        </w:r>
      </w:del>
    </w:p>
    <w:p w14:paraId="5DAB6711" w14:textId="490FEAF0" w:rsidR="007C2F66" w:rsidRPr="007C2F66" w:rsidRDefault="005258C7" w:rsidP="00E87833">
      <w:pPr>
        <w:pStyle w:val="a0"/>
        <w:numPr>
          <w:ilvl w:val="0"/>
          <w:numId w:val="38"/>
        </w:numPr>
        <w:rPr>
          <w:color w:val="000000" w:themeColor="text1"/>
        </w:rPr>
      </w:pPr>
      <w:r>
        <w:t>скорость обучения</w:t>
      </w:r>
      <w:r w:rsidR="007C2F66">
        <w:rPr>
          <w:lang w:val="en-US"/>
        </w:rPr>
        <w:t>;</w:t>
      </w:r>
    </w:p>
    <w:p w14:paraId="6C93B643" w14:textId="746B9120" w:rsidR="005258C7" w:rsidRPr="007C2F66" w:rsidRDefault="005258C7" w:rsidP="00E87833">
      <w:pPr>
        <w:pStyle w:val="a0"/>
        <w:numPr>
          <w:ilvl w:val="0"/>
          <w:numId w:val="38"/>
        </w:numPr>
        <w:rPr>
          <w:color w:val="000000" w:themeColor="text1"/>
        </w:rPr>
      </w:pPr>
      <w:r>
        <w:t>субъективная удовлетворенность пользователя.</w:t>
      </w:r>
    </w:p>
    <w:p w14:paraId="70916513" w14:textId="1A5348FD" w:rsidR="005258C7" w:rsidRDefault="005258C7" w:rsidP="002F706D">
      <w:r>
        <w:t xml:space="preserve">Макеты интерфейсов создания сообщения, списка сообщений и списка доступных сервисов доставки представлены на рис. </w:t>
      </w:r>
      <w:r w:rsidR="00B51F88">
        <w:t>4.8</w:t>
      </w:r>
      <w:r>
        <w:t>-</w:t>
      </w:r>
      <w:r w:rsidR="00B51F88">
        <w:t>4.1</w:t>
      </w:r>
      <w:r w:rsidR="004A10BE" w:rsidRPr="007C2F66">
        <w:t>1</w:t>
      </w:r>
      <w:r w:rsidR="002F706D">
        <w:t>.</w:t>
      </w:r>
    </w:p>
    <w:p w14:paraId="2D4B88FD" w14:textId="77777777" w:rsidR="00FF5E2E" w:rsidRDefault="00FF5E2E">
      <w:pPr>
        <w:keepNext/>
        <w:ind w:firstLine="0"/>
        <w:jc w:val="center"/>
        <w:pPrChange w:id="1155" w:author="Evgeny Sukharev" w:date="2021-06-14T19:38:00Z">
          <w:pPr>
            <w:keepNext/>
            <w:ind w:firstLine="0"/>
          </w:pPr>
        </w:pPrChange>
      </w:pPr>
      <w:r w:rsidRPr="00FF5E2E">
        <w:rPr>
          <w:noProof/>
          <w:lang w:eastAsia="ru-RU"/>
        </w:rPr>
        <w:drawing>
          <wp:inline distT="0" distB="0" distL="0" distR="0" wp14:anchorId="7795B65C" wp14:editId="4581EF7E">
            <wp:extent cx="4696480" cy="2514951"/>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2514951"/>
                    </a:xfrm>
                    <a:prstGeom prst="rect">
                      <a:avLst/>
                    </a:prstGeom>
                  </pic:spPr>
                </pic:pic>
              </a:graphicData>
            </a:graphic>
          </wp:inline>
        </w:drawing>
      </w:r>
    </w:p>
    <w:p w14:paraId="0823CDDB" w14:textId="2D8E6A7C" w:rsidR="00FF5E2E" w:rsidRDefault="00FF5E2E" w:rsidP="00FF5E2E">
      <w:pPr>
        <w:pStyle w:val="affffff4"/>
        <w:rPr>
          <w:ins w:id="1156" w:author="Evgeny Sukharev" w:date="2021-06-17T22:14:00Z"/>
        </w:rPr>
      </w:pPr>
      <w:r>
        <w:t>Рис. 4.8. Форма авторизации</w:t>
      </w:r>
    </w:p>
    <w:p w14:paraId="1C2C2745" w14:textId="77777777" w:rsidR="00DA11D9" w:rsidRDefault="00DA11D9">
      <w:pPr>
        <w:pStyle w:val="affffff4"/>
        <w:keepNext/>
        <w:rPr>
          <w:ins w:id="1157" w:author="Evgeny Sukharev" w:date="2021-06-17T22:14:00Z"/>
        </w:rPr>
        <w:pPrChange w:id="1158" w:author="Evgeny Sukharev" w:date="2021-06-17T22:14:00Z">
          <w:pPr>
            <w:pStyle w:val="affffff4"/>
          </w:pPr>
        </w:pPrChange>
      </w:pPr>
      <w:ins w:id="1159" w:author="Evgeny Sukharev" w:date="2021-06-17T22:14:00Z">
        <w:r w:rsidRPr="00DA11D9">
          <w:rPr>
            <w:noProof/>
            <w:lang w:eastAsia="ru-RU"/>
          </w:rPr>
          <w:drawing>
            <wp:inline distT="0" distB="0" distL="0" distR="0" wp14:anchorId="438CEFED" wp14:editId="00B1FE90">
              <wp:extent cx="4248150" cy="425328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8118" cy="4263267"/>
                      </a:xfrm>
                      <a:prstGeom prst="rect">
                        <a:avLst/>
                      </a:prstGeom>
                    </pic:spPr>
                  </pic:pic>
                </a:graphicData>
              </a:graphic>
            </wp:inline>
          </w:drawing>
        </w:r>
      </w:ins>
    </w:p>
    <w:p w14:paraId="4B97E3D9" w14:textId="22907916" w:rsidR="00DA11D9" w:rsidRDefault="00DA11D9">
      <w:pPr>
        <w:pStyle w:val="af0"/>
        <w:jc w:val="center"/>
        <w:pPrChange w:id="1160" w:author="Evgeny Sukharev" w:date="2021-06-17T22:14:00Z">
          <w:pPr>
            <w:pStyle w:val="affffff4"/>
          </w:pPr>
        </w:pPrChange>
      </w:pPr>
      <w:ins w:id="1161" w:author="Evgeny Sukharev" w:date="2021-06-17T22:14:00Z">
        <w:r>
          <w:t>Рис. 4.9. Форма создания сообщения</w:t>
        </w:r>
      </w:ins>
    </w:p>
    <w:tbl>
      <w:tblPr>
        <w:tblStyle w:val="af9"/>
        <w:tblpPr w:leftFromText="180" w:rightFromText="180" w:vertAnchor="page" w:horzAnchor="page" w:tblpX="9360" w:tblpY="1357"/>
        <w:tblW w:w="0" w:type="auto"/>
        <w:tblLook w:val="04A0" w:firstRow="1" w:lastRow="0" w:firstColumn="1" w:lastColumn="0" w:noHBand="0" w:noVBand="1"/>
      </w:tblPr>
      <w:tblGrid>
        <w:gridCol w:w="1254"/>
      </w:tblGrid>
      <w:tr w:rsidR="002F706D" w:rsidDel="00DA11D9" w14:paraId="463ECFAC" w14:textId="64E12EFE" w:rsidTr="002F706D">
        <w:trPr>
          <w:cantSplit/>
          <w:trHeight w:val="14034"/>
          <w:del w:id="1162" w:author="Evgeny Sukharev" w:date="2021-06-17T22:15:00Z"/>
        </w:trPr>
        <w:tc>
          <w:tcPr>
            <w:tcW w:w="1254" w:type="dxa"/>
            <w:tcBorders>
              <w:top w:val="nil"/>
              <w:left w:val="nil"/>
              <w:bottom w:val="nil"/>
              <w:right w:val="nil"/>
            </w:tcBorders>
            <w:textDirection w:val="btLr"/>
          </w:tcPr>
          <w:p w14:paraId="2B5AFA09" w14:textId="4EE4B7ED" w:rsidR="002F706D" w:rsidDel="00DA11D9" w:rsidRDefault="002F706D" w:rsidP="002F706D">
            <w:pPr>
              <w:pStyle w:val="af0"/>
              <w:jc w:val="center"/>
              <w:rPr>
                <w:del w:id="1163" w:author="Evgeny Sukharev" w:date="2021-06-17T22:14:00Z"/>
              </w:rPr>
            </w:pPr>
            <w:del w:id="1164" w:author="Evgeny Sukharev" w:date="2021-06-17T22:14:00Z">
              <w:r w:rsidDel="00DA11D9">
                <w:delText>Рис. 4.</w:delText>
              </w:r>
              <w:r w:rsidR="00FF5E2E" w:rsidDel="00DA11D9">
                <w:delText>9</w:delText>
              </w:r>
              <w:r w:rsidDel="00DA11D9">
                <w:delText>. Страница с доступными сервисами доставки</w:delText>
              </w:r>
            </w:del>
          </w:p>
          <w:p w14:paraId="5C37081B" w14:textId="095033D5" w:rsidR="002F706D" w:rsidDel="00DA11D9" w:rsidRDefault="002F706D" w:rsidP="002F706D">
            <w:pPr>
              <w:ind w:left="113" w:right="113" w:firstLine="0"/>
              <w:jc w:val="center"/>
              <w:rPr>
                <w:del w:id="1165" w:author="Evgeny Sukharev" w:date="2021-06-17T22:15:00Z"/>
                <w:b/>
                <w:i/>
              </w:rPr>
            </w:pPr>
          </w:p>
        </w:tc>
      </w:tr>
    </w:tbl>
    <w:p w14:paraId="052AF493" w14:textId="66F918C9" w:rsidR="002F706D" w:rsidDel="00DA11D9" w:rsidRDefault="002F706D" w:rsidP="002F706D">
      <w:pPr>
        <w:ind w:firstLine="0"/>
        <w:jc w:val="left"/>
        <w:rPr>
          <w:del w:id="1166" w:author="Evgeny Sukharev" w:date="2021-06-17T22:15:00Z"/>
        </w:rPr>
      </w:pPr>
    </w:p>
    <w:p w14:paraId="27B88AA7" w14:textId="5AF05722" w:rsidR="002F706D" w:rsidRDefault="002F706D" w:rsidP="005258C7">
      <w:pPr>
        <w:ind w:firstLine="0"/>
        <w:jc w:val="left"/>
        <w:rPr>
          <w:color w:val="000000" w:themeColor="text1"/>
        </w:rPr>
      </w:pPr>
      <w:del w:id="1167" w:author="Evgeny Sukharev" w:date="2021-06-17T22:15:00Z">
        <w:r w:rsidRPr="002F706D" w:rsidDel="00DA11D9">
          <w:rPr>
            <w:noProof/>
            <w:lang w:eastAsia="ru-RU"/>
          </w:rPr>
          <w:drawing>
            <wp:inline distT="0" distB="0" distL="0" distR="0" wp14:anchorId="3013F351" wp14:editId="514BA58B">
              <wp:extent cx="8965356" cy="4482678"/>
              <wp:effectExtent l="0" t="6668" r="953" b="952"/>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971826" cy="4485913"/>
                      </a:xfrm>
                      <a:prstGeom prst="rect">
                        <a:avLst/>
                      </a:prstGeom>
                    </pic:spPr>
                  </pic:pic>
                </a:graphicData>
              </a:graphic>
            </wp:inline>
          </w:drawing>
        </w:r>
      </w:del>
      <w:del w:id="1168" w:author="Evgeny Sukharev" w:date="2021-06-17T22:16:00Z">
        <w:r w:rsidDel="00DA11D9">
          <w:br w:type="page"/>
        </w:r>
      </w:del>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602FD8D7" w14:textId="77777777" w:rsidTr="005258C7">
        <w:trPr>
          <w:cantSplit/>
          <w:trHeight w:val="14034"/>
        </w:trPr>
        <w:tc>
          <w:tcPr>
            <w:tcW w:w="1254" w:type="dxa"/>
            <w:tcBorders>
              <w:top w:val="nil"/>
              <w:left w:val="nil"/>
              <w:bottom w:val="nil"/>
              <w:right w:val="nil"/>
            </w:tcBorders>
            <w:textDirection w:val="btLr"/>
          </w:tcPr>
          <w:p w14:paraId="0E0A52D3" w14:textId="0F662634" w:rsidR="005258C7" w:rsidRDefault="005258C7" w:rsidP="00B51F88">
            <w:pPr>
              <w:pStyle w:val="af0"/>
              <w:jc w:val="center"/>
            </w:pPr>
            <w:r>
              <w:lastRenderedPageBreak/>
              <w:t xml:space="preserve">Рис. </w:t>
            </w:r>
            <w:r w:rsidR="00B51F88">
              <w:t>4.</w:t>
            </w:r>
            <w:r w:rsidR="002F706D" w:rsidRPr="009873F2">
              <w:t>10</w:t>
            </w:r>
            <w:r w:rsidR="00B51F88">
              <w:t>.</w:t>
            </w:r>
            <w:r>
              <w:t xml:space="preserve"> Страница с доступными сервисами доставки</w:t>
            </w:r>
          </w:p>
          <w:p w14:paraId="3D1816CF" w14:textId="77777777" w:rsidR="005258C7" w:rsidRDefault="005258C7">
            <w:pPr>
              <w:ind w:left="113" w:right="113" w:firstLine="0"/>
              <w:jc w:val="center"/>
              <w:rPr>
                <w:b/>
                <w:i/>
              </w:rPr>
            </w:pPr>
          </w:p>
        </w:tc>
      </w:tr>
    </w:tbl>
    <w:p w14:paraId="269EA18C" w14:textId="1BD69482" w:rsidR="005258C7" w:rsidRDefault="005258C7" w:rsidP="00E42B82">
      <w:pPr>
        <w:ind w:left="284" w:firstLine="0"/>
        <w:jc w:val="left"/>
        <w:rPr>
          <w:color w:val="000000" w:themeColor="text1"/>
        </w:rPr>
      </w:pPr>
      <w:r>
        <w:rPr>
          <w:noProof/>
          <w:lang w:eastAsia="ru-RU"/>
        </w:rPr>
        <w:drawing>
          <wp:inline distT="0" distB="0" distL="0" distR="0" wp14:anchorId="17F7CB6F" wp14:editId="46C8AE61">
            <wp:extent cx="9179560" cy="5165725"/>
            <wp:effectExtent l="6667" t="0" r="9208" b="9207"/>
            <wp:docPr id="49" name="Рисунок 49"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s://sun9-43.userapi.com/impf/EF-YDqGcNC-8Y3_ceRy5AyUxo2a_kBDIRxxxFA/y4DPLsnq1F0.jpg?size=1920x1080&amp;quality=96&amp;sign=1601e1aee09b38276f43c40101c89608&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179560" cy="5165725"/>
                    </a:xfrm>
                    <a:prstGeom prst="rect">
                      <a:avLst/>
                    </a:prstGeom>
                    <a:noFill/>
                    <a:ln>
                      <a:noFill/>
                    </a:ln>
                  </pic:spPr>
                </pic:pic>
              </a:graphicData>
            </a:graphic>
          </wp:inline>
        </w:drawing>
      </w:r>
      <w:r>
        <w:br w:type="page"/>
      </w:r>
    </w:p>
    <w:tbl>
      <w:tblPr>
        <w:tblStyle w:val="af9"/>
        <w:tblpPr w:leftFromText="180" w:rightFromText="180" w:vertAnchor="page" w:horzAnchor="margin" w:tblpXSpec="right" w:tblpY="1235"/>
        <w:tblW w:w="0" w:type="auto"/>
        <w:tblLook w:val="04A0" w:firstRow="1" w:lastRow="0" w:firstColumn="1" w:lastColumn="0" w:noHBand="0" w:noVBand="1"/>
      </w:tblPr>
      <w:tblGrid>
        <w:gridCol w:w="1254"/>
      </w:tblGrid>
      <w:tr w:rsidR="005258C7" w14:paraId="0A58D172" w14:textId="77777777" w:rsidTr="005258C7">
        <w:trPr>
          <w:cantSplit/>
          <w:trHeight w:val="14034"/>
        </w:trPr>
        <w:tc>
          <w:tcPr>
            <w:tcW w:w="1254" w:type="dxa"/>
            <w:tcBorders>
              <w:top w:val="nil"/>
              <w:left w:val="nil"/>
              <w:bottom w:val="nil"/>
              <w:right w:val="nil"/>
            </w:tcBorders>
            <w:textDirection w:val="btLr"/>
            <w:hideMark/>
          </w:tcPr>
          <w:p w14:paraId="2EA851DA" w14:textId="0965F993" w:rsidR="005258C7" w:rsidRDefault="005258C7" w:rsidP="002F706D">
            <w:pPr>
              <w:pStyle w:val="af0"/>
              <w:jc w:val="center"/>
            </w:pPr>
            <w:r>
              <w:lastRenderedPageBreak/>
              <w:t xml:space="preserve">Рис. </w:t>
            </w:r>
            <w:r w:rsidR="00B51F88">
              <w:t>4.1</w:t>
            </w:r>
            <w:r w:rsidR="002F706D">
              <w:rPr>
                <w:lang w:val="en-US"/>
              </w:rPr>
              <w:t>1</w:t>
            </w:r>
            <w:r w:rsidR="00B51F88">
              <w:t>.</w:t>
            </w:r>
            <w:r>
              <w:t xml:space="preserve"> Журнал сообщений</w:t>
            </w:r>
          </w:p>
        </w:tc>
      </w:tr>
    </w:tbl>
    <w:p w14:paraId="06BBEE56" w14:textId="77777777" w:rsidR="005D56B1" w:rsidRDefault="005258C7" w:rsidP="00E42B82">
      <w:pPr>
        <w:ind w:left="284" w:firstLine="0"/>
        <w:jc w:val="left"/>
      </w:pPr>
      <w:r>
        <w:rPr>
          <w:noProof/>
          <w:lang w:eastAsia="ru-RU"/>
        </w:rPr>
        <w:drawing>
          <wp:inline distT="0" distB="0" distL="0" distR="0" wp14:anchorId="18442E6E" wp14:editId="6FCFA482">
            <wp:extent cx="9179560" cy="5177790"/>
            <wp:effectExtent l="635" t="0" r="3175" b="3175"/>
            <wp:docPr id="31" name="Рисунок 31"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s://sun9-24.userapi.com/impf/_cTTIFM5-ngoKQDHorVZbFbAbzFndd81pyIIgQ/OqYQogk_Efc.jpg?size=1920x1080&amp;quality=96&amp;sign=8711576a914db791849d53b4953f09bc&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179560" cy="5177790"/>
                    </a:xfrm>
                    <a:prstGeom prst="rect">
                      <a:avLst/>
                    </a:prstGeom>
                    <a:noFill/>
                    <a:ln>
                      <a:noFill/>
                    </a:ln>
                  </pic:spPr>
                </pic:pic>
              </a:graphicData>
            </a:graphic>
          </wp:inline>
        </w:drawing>
      </w:r>
    </w:p>
    <w:p w14:paraId="14FC85A7" w14:textId="3888C2E4" w:rsidR="005258C7" w:rsidRDefault="005D56B1" w:rsidP="005D56B1">
      <w:pPr>
        <w:pStyle w:val="2"/>
      </w:pPr>
      <w:bookmarkStart w:id="1169" w:name="_Toc73879678"/>
      <w:bookmarkStart w:id="1170" w:name="_Toc74867073"/>
      <w:r>
        <w:lastRenderedPageBreak/>
        <w:t>Проектирование системы балансировки нагрузки</w:t>
      </w:r>
      <w:bookmarkEnd w:id="1169"/>
      <w:bookmarkEnd w:id="1170"/>
    </w:p>
    <w:p w14:paraId="73608506" w14:textId="52530513" w:rsidR="005D56B1" w:rsidRDefault="005D56B1" w:rsidP="005D56B1">
      <w:pPr>
        <w:pStyle w:val="aff0"/>
      </w:pPr>
      <w:r>
        <w:t>В случае, когда на сервер одновременно поступает большое количество запросов, время обработки запросов закономерно вырастает, что делает использование программного комплекса менее удобным. Чтобы избежать этой проблемы, можно использовать несколько идентичных серверов и распределять по ним поступающие запросы по определенному правилу.</w:t>
      </w:r>
    </w:p>
    <w:p w14:paraId="55F67DD2" w14:textId="463FA270" w:rsidR="005D56B1" w:rsidRDefault="005D56B1" w:rsidP="005D56B1">
      <w:pPr>
        <w:pStyle w:val="aff0"/>
      </w:pPr>
      <w:r>
        <w:t xml:space="preserve">В таком случае один из серверов отвечает за прием запросов </w:t>
      </w:r>
      <w:del w:id="1171" w:author="Evgeny Sukharev" w:date="2021-06-15T16:58:00Z">
        <w:r w:rsidDel="00D06878">
          <w:delText xml:space="preserve">от </w:delText>
        </w:r>
      </w:del>
      <w:ins w:id="1172" w:author="Evgeny Sukharev" w:date="2021-06-15T16:58:00Z">
        <w:r w:rsidR="00D06878">
          <w:t>от </w:t>
        </w:r>
      </w:ins>
      <w:r>
        <w:t>пользователей и перенаправление запросов подходящим серверам для обработки</w:t>
      </w:r>
      <w:r w:rsidR="00E4604B">
        <w:t> (распределительный сервер)</w:t>
      </w:r>
      <w:r>
        <w:t>.</w:t>
      </w:r>
    </w:p>
    <w:p w14:paraId="7052257A" w14:textId="0A825E3B" w:rsidR="00E4604B" w:rsidRDefault="00E4604B" w:rsidP="00E4604B">
      <w:pPr>
        <w:pStyle w:val="aff0"/>
      </w:pPr>
      <w:r>
        <w:t xml:space="preserve">Сервера, обрабатывающие запросы, принимают запрос </w:t>
      </w:r>
      <w:del w:id="1173" w:author="Evgeny Sukharev" w:date="2021-06-15T16:58:00Z">
        <w:r w:rsidDel="00D06878">
          <w:delText xml:space="preserve">от </w:delText>
        </w:r>
      </w:del>
      <w:ins w:id="1174" w:author="Evgeny Sukharev" w:date="2021-06-15T16:58:00Z">
        <w:r w:rsidR="00D06878">
          <w:t>от </w:t>
        </w:r>
      </w:ins>
      <w:r>
        <w:t>распределительного сервера, обрабатывают полученный запрос и возвращают ответ распределительному серверу. А тот в свою очередь возвращает полученный ответ пользователю.</w:t>
      </w:r>
    </w:p>
    <w:p w14:paraId="754C2DBC" w14:textId="7D1E5BC4" w:rsidR="00E4604B" w:rsidRDefault="00E4604B" w:rsidP="00E4604B">
      <w:pPr>
        <w:pStyle w:val="aff0"/>
      </w:pPr>
      <w:r>
        <w:t xml:space="preserve">Распределительный сервер выбирает, какому из серверов передать запрос </w:t>
      </w:r>
      <w:del w:id="1175" w:author="Evgeny Sukharev" w:date="2021-06-15T16:58:00Z">
        <w:r w:rsidDel="00D06878">
          <w:delText xml:space="preserve">на </w:delText>
        </w:r>
      </w:del>
      <w:ins w:id="1176" w:author="Evgeny Sukharev" w:date="2021-06-15T16:58:00Z">
        <w:r w:rsidR="00D06878">
          <w:t>на </w:t>
        </w:r>
      </w:ins>
      <w:r>
        <w:t>обработку по определенному алгоритму. Рассмотрим несколько доступных алгоритмов балансировки нагрузки.</w:t>
      </w:r>
    </w:p>
    <w:p w14:paraId="22309FF9" w14:textId="5A7E28B1" w:rsidR="00E4604B" w:rsidRDefault="00E4604B" w:rsidP="00E4604B">
      <w:pPr>
        <w:pStyle w:val="aff0"/>
      </w:pPr>
      <w:r>
        <w:rPr>
          <w:lang w:val="en-US"/>
        </w:rPr>
        <w:t>Round</w:t>
      </w:r>
      <w:r w:rsidRPr="00E4604B">
        <w:t xml:space="preserve"> </w:t>
      </w:r>
      <w:r>
        <w:rPr>
          <w:lang w:val="en-US"/>
        </w:rPr>
        <w:t>Robin</w:t>
      </w:r>
      <w:r w:rsidRPr="00E4604B">
        <w:t xml:space="preserve">. </w:t>
      </w:r>
      <w:r>
        <w:t>Самый простой алгоритм, при котором поступающие запросы распределяются по серверам поочередно и циклически. Таким образом, каждый сервер будет обрабатывать равное количество запросов. Возможна ситуация, когда один сервер получит ряд очень простых запросов, и его ресурсы будут простаивать, а другой сервер получит такое же количество очень длительных запросов, из-за чего будет перегружен.</w:t>
      </w:r>
    </w:p>
    <w:p w14:paraId="34EBE8BD" w14:textId="6BBCFF53" w:rsidR="00E4604B" w:rsidRDefault="00E4604B" w:rsidP="00E4604B">
      <w:pPr>
        <w:pStyle w:val="aff0"/>
      </w:pPr>
      <w:r>
        <w:rPr>
          <w:lang w:val="en-US"/>
        </w:rPr>
        <w:t>Weighted</w:t>
      </w:r>
      <w:r w:rsidRPr="00E4604B">
        <w:t xml:space="preserve"> </w:t>
      </w:r>
      <w:r>
        <w:rPr>
          <w:lang w:val="en-US"/>
        </w:rPr>
        <w:t>Round</w:t>
      </w:r>
      <w:r w:rsidRPr="00E4604B">
        <w:t xml:space="preserve"> </w:t>
      </w:r>
      <w:r>
        <w:rPr>
          <w:lang w:val="en-US"/>
        </w:rPr>
        <w:t>Robin</w:t>
      </w:r>
      <w:r w:rsidRPr="00E4604B">
        <w:t xml:space="preserve">. </w:t>
      </w:r>
      <w:r>
        <w:t xml:space="preserve">Модификация предыдущего алгоритма, в которой каждому обрабатывающему запросы серверу присваивается какой-то удельный вес. И распределительный сервер передает запросы серверам пропорционально </w:t>
      </w:r>
      <w:del w:id="1177" w:author="Evgeny Sukharev" w:date="2021-06-15T16:58:00Z">
        <w:r w:rsidDel="00D06878">
          <w:delText xml:space="preserve">их </w:delText>
        </w:r>
      </w:del>
      <w:ins w:id="1178" w:author="Evgeny Sukharev" w:date="2021-06-15T16:58:00Z">
        <w:r w:rsidR="00D06878">
          <w:t>их </w:t>
        </w:r>
      </w:ins>
      <w:r>
        <w:t>весам.</w:t>
      </w:r>
    </w:p>
    <w:p w14:paraId="1B642258" w14:textId="254FFCF3" w:rsidR="00E4604B" w:rsidRDefault="00E4604B" w:rsidP="00E4604B">
      <w:pPr>
        <w:pStyle w:val="aff0"/>
      </w:pPr>
      <w:r>
        <w:rPr>
          <w:lang w:val="en-US"/>
        </w:rPr>
        <w:t>Least</w:t>
      </w:r>
      <w:r w:rsidRPr="00E4604B">
        <w:t xml:space="preserve"> </w:t>
      </w:r>
      <w:r>
        <w:rPr>
          <w:lang w:val="en-US"/>
        </w:rPr>
        <w:t>Connections</w:t>
      </w:r>
      <w:r w:rsidRPr="00E4604B">
        <w:t xml:space="preserve">. </w:t>
      </w:r>
      <w:r>
        <w:t>Алгоритм балансировки, при котором распределительный сервер передает очередной запрос тому серверу, на который в данный момент времени назначено наименьшее число запросов.</w:t>
      </w:r>
    </w:p>
    <w:p w14:paraId="08A7C1E2" w14:textId="233C3BA7" w:rsidR="00FF5E2E" w:rsidRPr="00FF5E2E" w:rsidRDefault="00FF5E2E" w:rsidP="00E4604B">
      <w:pPr>
        <w:pStyle w:val="aff0"/>
      </w:pPr>
      <w:r>
        <w:lastRenderedPageBreak/>
        <w:t xml:space="preserve">Заданная последовательность. Разновидность алгоритма </w:t>
      </w:r>
      <w:r>
        <w:rPr>
          <w:lang w:val="en-US"/>
        </w:rPr>
        <w:t>Round</w:t>
      </w:r>
      <w:r w:rsidRPr="00FF5E2E">
        <w:t xml:space="preserve"> </w:t>
      </w:r>
      <w:r>
        <w:rPr>
          <w:lang w:val="en-US"/>
        </w:rPr>
        <w:t>Robin</w:t>
      </w:r>
      <w:r>
        <w:t xml:space="preserve">, </w:t>
      </w:r>
      <w:del w:id="1179" w:author="Evgeny Sukharev" w:date="2021-06-15T16:58:00Z">
        <w:r w:rsidDel="00D06878">
          <w:delText xml:space="preserve">при </w:delText>
        </w:r>
      </w:del>
      <w:ins w:id="1180" w:author="Evgeny Sukharev" w:date="2021-06-15T16:58:00Z">
        <w:r w:rsidR="00D06878">
          <w:t>при </w:t>
        </w:r>
      </w:ins>
      <w:r>
        <w:t>котором запросы распределяются по серверам в заданном, конф</w:t>
      </w:r>
      <w:r w:rsidR="00B27FEA">
        <w:t>у</w:t>
      </w:r>
      <w:r>
        <w:t>гирируемом порядке.</w:t>
      </w:r>
    </w:p>
    <w:p w14:paraId="1EE9E644" w14:textId="7E054962" w:rsidR="00E4604B" w:rsidRDefault="00C5604B" w:rsidP="00E4604B">
      <w:pPr>
        <w:pStyle w:val="aff0"/>
      </w:pPr>
      <w:r>
        <w:t xml:space="preserve">В целях улучшения гибкости </w:t>
      </w:r>
      <w:r w:rsidR="00E4604B">
        <w:t>в разрабатываемом программном комплексе возможно переключение между тремя описанными выше алгоритмами.</w:t>
      </w:r>
    </w:p>
    <w:p w14:paraId="5CFA6246" w14:textId="5CEE2071" w:rsidR="008C3258" w:rsidRDefault="008C3258" w:rsidP="00E4604B">
      <w:pPr>
        <w:pStyle w:val="aff0"/>
      </w:pPr>
      <w:r>
        <w:t>Схема взаимодействия серверов представлена на рис. 4.12.</w:t>
      </w:r>
    </w:p>
    <w:p w14:paraId="42B348E8" w14:textId="77777777" w:rsidR="008C3258" w:rsidRDefault="008C3258" w:rsidP="008C3258">
      <w:pPr>
        <w:pStyle w:val="aff0"/>
        <w:keepNext/>
        <w:ind w:firstLine="0"/>
      </w:pPr>
      <w:r w:rsidRPr="008C3258">
        <w:rPr>
          <w:noProof/>
        </w:rPr>
        <w:drawing>
          <wp:inline distT="0" distB="0" distL="0" distR="0" wp14:anchorId="140F5290" wp14:editId="5DE92F4C">
            <wp:extent cx="6063615" cy="2574290"/>
            <wp:effectExtent l="0" t="0" r="0" b="0"/>
            <wp:docPr id="5" name="Рисунок 5" descr="D:\Eugene\Дипломная работа\MessageDeliveryService\Балансировка нагрузки\Схема взаимодействия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ugene\Дипломная работа\MessageDeliveryService\Балансировка нагрузки\Схема взаимодействия серверов.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3615" cy="2574290"/>
                    </a:xfrm>
                    <a:prstGeom prst="rect">
                      <a:avLst/>
                    </a:prstGeom>
                    <a:noFill/>
                    <a:ln>
                      <a:noFill/>
                    </a:ln>
                  </pic:spPr>
                </pic:pic>
              </a:graphicData>
            </a:graphic>
          </wp:inline>
        </w:drawing>
      </w:r>
    </w:p>
    <w:p w14:paraId="365F77BA" w14:textId="27A21413" w:rsidR="008C3258" w:rsidRPr="00E4604B" w:rsidRDefault="008C3258" w:rsidP="008C3258">
      <w:pPr>
        <w:pStyle w:val="af0"/>
        <w:jc w:val="center"/>
      </w:pPr>
      <w:r>
        <w:t>Рис. 4.12. Схема взаимодействия серверов</w:t>
      </w:r>
    </w:p>
    <w:p w14:paraId="2D8AB770" w14:textId="751400A2" w:rsidR="00C85617" w:rsidRDefault="00C85617" w:rsidP="0092282C">
      <w:pPr>
        <w:pStyle w:val="1"/>
      </w:pPr>
      <w:bookmarkStart w:id="1181" w:name="_Toc74867074"/>
      <w:r>
        <w:lastRenderedPageBreak/>
        <w:t xml:space="preserve">ТЕСТИРОВАНИЕ ПРОГРАММНОГО </w:t>
      </w:r>
      <w:r w:rsidR="004123E7">
        <w:t>КОМПЛЕКСА</w:t>
      </w:r>
      <w:bookmarkEnd w:id="1181"/>
    </w:p>
    <w:p w14:paraId="05D0F4AB" w14:textId="77777777" w:rsidR="005F7E37" w:rsidRDefault="005F7E37" w:rsidP="005F7E37">
      <w:r>
        <w:t>Для проверки корректности разработанного программного комплекса планируется проведение следующих видов тестирования:</w:t>
      </w:r>
    </w:p>
    <w:p w14:paraId="4C7374D9" w14:textId="2B687915" w:rsidR="005F7E37" w:rsidRDefault="005F7E37" w:rsidP="00DD4216">
      <w:pPr>
        <w:pStyle w:val="a0"/>
        <w:numPr>
          <w:ilvl w:val="0"/>
          <w:numId w:val="45"/>
        </w:numPr>
      </w:pPr>
      <w:r>
        <w:t xml:space="preserve">тестирование корректности работы </w:t>
      </w:r>
      <w:r>
        <w:rPr>
          <w:lang w:val="en-US"/>
        </w:rPr>
        <w:t>W</w:t>
      </w:r>
      <w:r w:rsidR="00491D01">
        <w:rPr>
          <w:lang w:val="en-US"/>
        </w:rPr>
        <w:t>eb</w:t>
      </w:r>
      <w:r w:rsidRPr="005F7E37">
        <w:t xml:space="preserve"> </w:t>
      </w:r>
      <w:r>
        <w:rPr>
          <w:lang w:val="en-US"/>
        </w:rPr>
        <w:t>API</w:t>
      </w:r>
      <w:r w:rsidRPr="005F7E37">
        <w:t xml:space="preserve"> </w:t>
      </w:r>
      <w:r>
        <w:t>методом черного ящика;</w:t>
      </w:r>
    </w:p>
    <w:p w14:paraId="36341328" w14:textId="69BC154F" w:rsidR="005F7E37" w:rsidRDefault="005F7E37" w:rsidP="00DD4216">
      <w:pPr>
        <w:pStyle w:val="a0"/>
        <w:numPr>
          <w:ilvl w:val="0"/>
          <w:numId w:val="45"/>
        </w:numPr>
      </w:pPr>
      <w:r>
        <w:t>модульное тестирование;</w:t>
      </w:r>
    </w:p>
    <w:p w14:paraId="28832EC3" w14:textId="2747EA5F" w:rsidR="005F7E37" w:rsidRDefault="005F7E37" w:rsidP="00DD4216">
      <w:pPr>
        <w:pStyle w:val="a0"/>
        <w:numPr>
          <w:ilvl w:val="0"/>
          <w:numId w:val="45"/>
        </w:numPr>
      </w:pPr>
      <w:r>
        <w:t>кроссбраузерное тестирование интерфейсов пользовательской части.</w:t>
      </w:r>
    </w:p>
    <w:p w14:paraId="4BA5CA41" w14:textId="1B0357E5" w:rsidR="005F7E37" w:rsidRDefault="005F7E37" w:rsidP="005F7E37">
      <w:pPr>
        <w:pStyle w:val="2"/>
      </w:pPr>
      <w:bookmarkStart w:id="1182" w:name="_Toc73469588"/>
      <w:bookmarkStart w:id="1183" w:name="_Toc73879679"/>
      <w:bookmarkStart w:id="1184" w:name="_Toc74867075"/>
      <w:r>
        <w:t xml:space="preserve">Тестирование </w:t>
      </w:r>
      <w:del w:id="1185" w:author="Evgeny Sukharev" w:date="2021-06-14T17:39:00Z">
        <w:r w:rsidDel="00501145">
          <w:delText xml:space="preserve">корректности работы </w:delText>
        </w:r>
      </w:del>
      <w:r>
        <w:rPr>
          <w:lang w:val="en-US"/>
        </w:rPr>
        <w:t>W</w:t>
      </w:r>
      <w:r w:rsidR="00491D01">
        <w:rPr>
          <w:lang w:val="en-US"/>
        </w:rPr>
        <w:t>eb</w:t>
      </w:r>
      <w:r w:rsidR="00491D01" w:rsidRPr="00491D01">
        <w:t xml:space="preserve"> </w:t>
      </w:r>
      <w:r>
        <w:rPr>
          <w:lang w:val="en-US"/>
        </w:rPr>
        <w:t>API</w:t>
      </w:r>
      <w:r w:rsidRPr="005F7E37">
        <w:t xml:space="preserve"> </w:t>
      </w:r>
      <w:r>
        <w:t>методом черного ящика</w:t>
      </w:r>
      <w:bookmarkEnd w:id="1182"/>
      <w:bookmarkEnd w:id="1183"/>
      <w:bookmarkEnd w:id="1184"/>
    </w:p>
    <w:p w14:paraId="324CEA2B" w14:textId="4E3452C3" w:rsidR="005F7E37" w:rsidRDefault="005F7E37" w:rsidP="005F7E37">
      <w:r>
        <w:t xml:space="preserve">Тестирование методом черного ящика – это функциональное </w:t>
      </w:r>
      <w:del w:id="1186" w:author="Evgeny Sukharev" w:date="2021-06-15T16:59:00Z">
        <w:r w:rsidDel="00D06878">
          <w:delText xml:space="preserve">и </w:delText>
        </w:r>
      </w:del>
      <w:ins w:id="1187" w:author="Evgeny Sukharev" w:date="2021-06-15T16:59:00Z">
        <w:r w:rsidR="00D06878">
          <w:t>и </w:t>
        </w:r>
      </w:ins>
      <w:r>
        <w:t>нефункциональное тестирование без доступа к внутренней структуре компонентов системы [</w:t>
      </w:r>
      <w:r w:rsidR="00564CA4">
        <w:fldChar w:fldCharType="begin"/>
      </w:r>
      <w:r w:rsidR="00564CA4">
        <w:instrText xml:space="preserve"> REF _Ref72687001 \r \h </w:instrText>
      </w:r>
      <w:r w:rsidR="00564CA4">
        <w:fldChar w:fldCharType="separate"/>
      </w:r>
      <w:r w:rsidR="00247CA3">
        <w:t>12</w:t>
      </w:r>
      <w:r w:rsidR="00564CA4">
        <w:fldChar w:fldCharType="end"/>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4BC04332" w14:textId="7D4B4CEE" w:rsidR="005F7E37" w:rsidRDefault="005F7E37" w:rsidP="005F7E37">
      <w:r>
        <w:t xml:space="preserve">В рамках данного тестирования будут проверены </w:t>
      </w:r>
      <w:r w:rsidR="00491D01">
        <w:t xml:space="preserve">методы </w:t>
      </w:r>
      <w:r w:rsidR="00491D01">
        <w:rPr>
          <w:lang w:val="en-US"/>
        </w:rPr>
        <w:t>GET</w:t>
      </w:r>
      <w:r w:rsidR="00491D01" w:rsidRPr="00491D01">
        <w:t xml:space="preserve">, </w:t>
      </w:r>
      <w:r w:rsidR="00491D01">
        <w:rPr>
          <w:lang w:val="en-US"/>
        </w:rPr>
        <w:t>POST</w:t>
      </w:r>
      <w:r w:rsidR="00491D01">
        <w:t xml:space="preserve">, </w:t>
      </w:r>
      <w:r w:rsidR="00491D01">
        <w:rPr>
          <w:lang w:val="en-US"/>
        </w:rPr>
        <w:t>PUT</w:t>
      </w:r>
      <w:r w:rsidR="00491D01" w:rsidRPr="00491D01">
        <w:t xml:space="preserve"> </w:t>
      </w:r>
      <w:del w:id="1188" w:author="Evgeny Sukharev" w:date="2021-06-15T16:59:00Z">
        <w:r w:rsidR="00491D01" w:rsidDel="00D06878">
          <w:delText xml:space="preserve">и </w:delText>
        </w:r>
      </w:del>
      <w:ins w:id="1189" w:author="Evgeny Sukharev" w:date="2021-06-15T16:59:00Z">
        <w:r w:rsidR="00D06878">
          <w:t>и </w:t>
        </w:r>
      </w:ins>
      <w:r w:rsidR="00491D01">
        <w:rPr>
          <w:lang w:val="en-US"/>
        </w:rPr>
        <w:t>DELETE</w:t>
      </w:r>
      <w:r w:rsidR="00491D01" w:rsidRPr="00491D01">
        <w:t xml:space="preserve"> </w:t>
      </w:r>
      <w:r w:rsidR="00491D01">
        <w:t xml:space="preserve">следующих </w:t>
      </w:r>
      <w:r>
        <w:t>контр</w:t>
      </w:r>
      <w:r w:rsidR="00491D01">
        <w:t>оллеров</w:t>
      </w:r>
      <w:r>
        <w:t xml:space="preserve"> </w:t>
      </w:r>
      <w:r>
        <w:rPr>
          <w:lang w:val="en-US"/>
        </w:rPr>
        <w:t>W</w:t>
      </w:r>
      <w:r w:rsidR="00491D01">
        <w:rPr>
          <w:lang w:val="en-US"/>
        </w:rPr>
        <w:t>eb</w:t>
      </w:r>
      <w:r w:rsidRPr="005F7E37">
        <w:t xml:space="preserve"> </w:t>
      </w:r>
      <w:r>
        <w:rPr>
          <w:lang w:val="en-US"/>
        </w:rPr>
        <w:t>API</w:t>
      </w:r>
      <w:r>
        <w:t>:</w:t>
      </w:r>
    </w:p>
    <w:p w14:paraId="0C1F5197" w14:textId="269B610B" w:rsidR="005F7E37" w:rsidRDefault="005F7E37" w:rsidP="00E87833">
      <w:pPr>
        <w:pStyle w:val="a0"/>
        <w:numPr>
          <w:ilvl w:val="0"/>
          <w:numId w:val="33"/>
        </w:numPr>
        <w:rPr>
          <w:lang w:val="en-US"/>
        </w:rPr>
      </w:pPr>
      <w:r>
        <w:rPr>
          <w:lang w:val="en-US"/>
        </w:rPr>
        <w:t>MessagesController;</w:t>
      </w:r>
    </w:p>
    <w:p w14:paraId="008DEE2D" w14:textId="21845ABE" w:rsidR="005F7E37" w:rsidRDefault="005F7E37" w:rsidP="00E87833">
      <w:pPr>
        <w:pStyle w:val="a0"/>
        <w:numPr>
          <w:ilvl w:val="0"/>
          <w:numId w:val="33"/>
        </w:numPr>
        <w:rPr>
          <w:lang w:val="en-US"/>
        </w:rPr>
      </w:pPr>
      <w:r>
        <w:rPr>
          <w:lang w:val="en-US"/>
        </w:rPr>
        <w:t>UsersController</w:t>
      </w:r>
      <w:r w:rsidRPr="005F7E37">
        <w:rPr>
          <w:lang w:val="en-US"/>
        </w:rPr>
        <w:t>;</w:t>
      </w:r>
    </w:p>
    <w:p w14:paraId="14C08511" w14:textId="56BA2615" w:rsidR="005F7E37" w:rsidRPr="005F7E37" w:rsidRDefault="005F7E37" w:rsidP="00E87833">
      <w:pPr>
        <w:pStyle w:val="a0"/>
        <w:numPr>
          <w:ilvl w:val="0"/>
          <w:numId w:val="33"/>
        </w:numPr>
        <w:rPr>
          <w:lang w:val="en-US"/>
        </w:rPr>
      </w:pPr>
      <w:r w:rsidRPr="005F7E37">
        <w:rPr>
          <w:lang w:val="en-US"/>
        </w:rPr>
        <w:t>ContactsController;</w:t>
      </w:r>
    </w:p>
    <w:p w14:paraId="38BDA39C" w14:textId="70085FC9" w:rsidR="005F7E37" w:rsidRDefault="005F7E37" w:rsidP="00491D01">
      <w:pPr>
        <w:pStyle w:val="a0"/>
        <w:numPr>
          <w:ilvl w:val="0"/>
          <w:numId w:val="33"/>
        </w:numPr>
        <w:rPr>
          <w:lang w:val="en-US"/>
        </w:rPr>
      </w:pPr>
      <w:r>
        <w:rPr>
          <w:lang w:val="en-US"/>
        </w:rPr>
        <w:t>DeliveryQueuesController;</w:t>
      </w:r>
    </w:p>
    <w:p w14:paraId="24A458B3" w14:textId="12363E56" w:rsidR="005F7E37" w:rsidRDefault="005F7E37" w:rsidP="00491D01">
      <w:pPr>
        <w:pStyle w:val="a0"/>
        <w:numPr>
          <w:ilvl w:val="0"/>
          <w:numId w:val="33"/>
        </w:numPr>
        <w:rPr>
          <w:lang w:val="en-US"/>
        </w:rPr>
      </w:pPr>
      <w:r>
        <w:rPr>
          <w:lang w:val="en-US"/>
        </w:rPr>
        <w:t>AttachedFilesController;</w:t>
      </w:r>
    </w:p>
    <w:p w14:paraId="01A61156" w14:textId="5B381EFC" w:rsidR="005F7E37" w:rsidRDefault="005F7E37" w:rsidP="00491D01">
      <w:pPr>
        <w:pStyle w:val="a0"/>
        <w:numPr>
          <w:ilvl w:val="0"/>
          <w:numId w:val="33"/>
        </w:numPr>
      </w:pPr>
      <w:r>
        <w:rPr>
          <w:lang w:val="en-US"/>
        </w:rPr>
        <w:t>AuthController.</w:t>
      </w:r>
    </w:p>
    <w:p w14:paraId="5AF3CA29" w14:textId="2C19DCC0" w:rsidR="005F7E37" w:rsidRDefault="005F7E37" w:rsidP="005F7E37">
      <w:r>
        <w:t xml:space="preserve">Пример тестов представлены в таблице </w:t>
      </w:r>
      <w:r w:rsidR="005258C7" w:rsidRPr="005258C7">
        <w:t>5</w:t>
      </w:r>
      <w:r>
        <w:t>.1.</w:t>
      </w:r>
      <w:r>
        <w:br w:type="page"/>
      </w:r>
    </w:p>
    <w:p w14:paraId="559F7065" w14:textId="147C227D" w:rsidR="005F7E37" w:rsidRDefault="005F7E37" w:rsidP="005F7E37">
      <w:pPr>
        <w:jc w:val="right"/>
        <w:rPr>
          <w:b/>
        </w:rPr>
      </w:pPr>
      <w:r>
        <w:rPr>
          <w:b/>
        </w:rPr>
        <w:lastRenderedPageBreak/>
        <w:t xml:space="preserve">Таблица </w:t>
      </w:r>
      <w:r w:rsidR="005258C7" w:rsidRPr="00216C09">
        <w:rPr>
          <w:b/>
        </w:rPr>
        <w:t>5</w:t>
      </w:r>
      <w:r w:rsidR="00273426">
        <w:rPr>
          <w:b/>
        </w:rPr>
        <w:t>.1</w:t>
      </w:r>
    </w:p>
    <w:p w14:paraId="60A7AE67" w14:textId="77777777" w:rsidR="005F7E37" w:rsidRDefault="005F7E37" w:rsidP="005F7E37">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59B71792"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1BDA8BD9"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A33C2EC" w14:textId="77777777" w:rsidR="005F7E37" w:rsidRDefault="005F7E37">
            <w:pPr>
              <w:ind w:firstLine="0"/>
              <w:jc w:val="center"/>
              <w:rPr>
                <w:b/>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1EC9AF54" w14:textId="77777777" w:rsidR="005F7E37" w:rsidRDefault="005F7E37">
            <w:pPr>
              <w:ind w:firstLine="0"/>
              <w:jc w:val="center"/>
              <w:rPr>
                <w:b/>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A57E9F4" w14:textId="77777777" w:rsidR="005F7E37" w:rsidRDefault="005F7E37">
            <w:pPr>
              <w:ind w:firstLine="0"/>
              <w:jc w:val="center"/>
              <w:rPr>
                <w:b/>
              </w:rPr>
            </w:pPr>
            <w:r>
              <w:rPr>
                <w:b/>
              </w:rPr>
              <w:t>Соответствие полученного результата ожидаемому</w:t>
            </w:r>
          </w:p>
        </w:tc>
      </w:tr>
      <w:tr w:rsidR="005F7E37" w14:paraId="438BC7F3"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60102563" w14:textId="77777777" w:rsidR="005F7E37" w:rsidRDefault="005F7E37">
            <w:pPr>
              <w:ind w:firstLine="0"/>
              <w:jc w:val="center"/>
            </w:pPr>
            <w:r>
              <w:t>1</w:t>
            </w:r>
          </w:p>
        </w:tc>
        <w:tc>
          <w:tcPr>
            <w:tcW w:w="1559" w:type="dxa"/>
            <w:tcBorders>
              <w:top w:val="single" w:sz="4" w:space="0" w:color="auto"/>
              <w:left w:val="single" w:sz="4" w:space="0" w:color="auto"/>
              <w:bottom w:val="single" w:sz="4" w:space="0" w:color="auto"/>
              <w:right w:val="single" w:sz="4" w:space="0" w:color="auto"/>
            </w:tcBorders>
            <w:hideMark/>
          </w:tcPr>
          <w:p w14:paraId="66772FA3" w14:textId="77777777" w:rsidR="005F7E37" w:rsidRDefault="005F7E37">
            <w:pPr>
              <w:ind w:firstLine="0"/>
              <w:jc w:val="center"/>
              <w:rPr>
                <w:lang w:val="en-US"/>
              </w:rPr>
            </w:pPr>
            <w:r>
              <w:t xml:space="preserve">Запрос: </w:t>
            </w:r>
            <w:r>
              <w:rPr>
                <w:lang w:val="en-US"/>
              </w:rPr>
              <w:t>GET https://localhost:44306/api/messages/list HTTP/1.1</w:t>
            </w:r>
          </w:p>
        </w:tc>
        <w:tc>
          <w:tcPr>
            <w:tcW w:w="4819" w:type="dxa"/>
            <w:tcBorders>
              <w:top w:val="single" w:sz="4" w:space="0" w:color="auto"/>
              <w:left w:val="single" w:sz="4" w:space="0" w:color="auto"/>
              <w:bottom w:val="single" w:sz="4" w:space="0" w:color="auto"/>
              <w:right w:val="single" w:sz="4" w:space="0" w:color="auto"/>
            </w:tcBorders>
            <w:hideMark/>
          </w:tcPr>
          <w:p w14:paraId="056B76E8" w14:textId="77777777" w:rsidR="005F7E37" w:rsidRDefault="005F7E37">
            <w:pPr>
              <w:spacing w:line="240" w:lineRule="auto"/>
              <w:ind w:firstLine="0"/>
              <w:jc w:val="left"/>
              <w:rPr>
                <w:sz w:val="24"/>
                <w:lang w:val="en-US"/>
              </w:rPr>
            </w:pPr>
            <w:r>
              <w:rPr>
                <w:sz w:val="24"/>
                <w:lang w:val="en-US"/>
              </w:rPr>
              <w:t>{</w:t>
            </w:r>
          </w:p>
          <w:p w14:paraId="06BD4AF9" w14:textId="77777777" w:rsidR="005F7E37" w:rsidRDefault="005F7E37">
            <w:pPr>
              <w:spacing w:line="240" w:lineRule="auto"/>
              <w:ind w:firstLine="0"/>
              <w:jc w:val="left"/>
              <w:rPr>
                <w:sz w:val="24"/>
                <w:lang w:val="en-US"/>
              </w:rPr>
            </w:pPr>
            <w:r>
              <w:rPr>
                <w:sz w:val="24"/>
                <w:lang w:val="en-US"/>
              </w:rPr>
              <w:t xml:space="preserve">      "attachedFiles": null,</w:t>
            </w:r>
          </w:p>
          <w:p w14:paraId="26F1D7C6" w14:textId="77777777" w:rsidR="005F7E37" w:rsidRDefault="005F7E37">
            <w:pPr>
              <w:spacing w:line="240" w:lineRule="auto"/>
              <w:ind w:firstLine="0"/>
              <w:jc w:val="left"/>
              <w:rPr>
                <w:sz w:val="24"/>
                <w:lang w:val="en-US"/>
              </w:rPr>
            </w:pPr>
            <w:r>
              <w:rPr>
                <w:sz w:val="24"/>
                <w:lang w:val="en-US"/>
              </w:rPr>
              <w:t xml:space="preserve">      "deliveryQueue": {</w:t>
            </w:r>
          </w:p>
          <w:p w14:paraId="26EF8BF1" w14:textId="77777777" w:rsidR="005F7E37" w:rsidRDefault="005F7E37">
            <w:pPr>
              <w:spacing w:line="240" w:lineRule="auto"/>
              <w:ind w:firstLine="0"/>
              <w:jc w:val="left"/>
              <w:rPr>
                <w:sz w:val="24"/>
                <w:lang w:val="en-US"/>
              </w:rPr>
            </w:pPr>
            <w:r>
              <w:rPr>
                <w:sz w:val="24"/>
                <w:lang w:val="en-US"/>
              </w:rPr>
              <w:t xml:space="preserve">        "deliveryQueueId": 2,</w:t>
            </w:r>
          </w:p>
          <w:p w14:paraId="4ED85B31" w14:textId="77777777" w:rsidR="005F7E37" w:rsidRDefault="005F7E37">
            <w:pPr>
              <w:spacing w:line="240" w:lineRule="auto"/>
              <w:ind w:firstLine="0"/>
              <w:jc w:val="left"/>
              <w:rPr>
                <w:sz w:val="24"/>
                <w:lang w:val="en-US"/>
              </w:rPr>
            </w:pPr>
            <w:r>
              <w:rPr>
                <w:sz w:val="24"/>
                <w:lang w:val="en-US"/>
              </w:rPr>
              <w:t xml:space="preserve">        "sendingIntervalSec": 40</w:t>
            </w:r>
          </w:p>
          <w:p w14:paraId="5D2F3AF2" w14:textId="77777777" w:rsidR="005F7E37" w:rsidRDefault="005F7E37">
            <w:pPr>
              <w:spacing w:line="240" w:lineRule="auto"/>
              <w:ind w:firstLine="0"/>
              <w:jc w:val="left"/>
              <w:rPr>
                <w:sz w:val="24"/>
                <w:lang w:val="en-US"/>
              </w:rPr>
            </w:pPr>
            <w:r>
              <w:rPr>
                <w:sz w:val="24"/>
                <w:lang w:val="en-US"/>
              </w:rPr>
              <w:t xml:space="preserve">      },</w:t>
            </w:r>
          </w:p>
          <w:p w14:paraId="77F52F13" w14:textId="77777777" w:rsidR="005F7E37" w:rsidRDefault="005F7E37">
            <w:pPr>
              <w:spacing w:line="240" w:lineRule="auto"/>
              <w:ind w:firstLine="0"/>
              <w:jc w:val="left"/>
              <w:rPr>
                <w:sz w:val="24"/>
                <w:lang w:val="en-US"/>
              </w:rPr>
            </w:pPr>
            <w:r>
              <w:rPr>
                <w:sz w:val="24"/>
                <w:lang w:val="en-US"/>
              </w:rPr>
              <w:t xml:space="preserve">      "chosenDeliveryService": {</w:t>
            </w:r>
          </w:p>
          <w:p w14:paraId="141BF1F4" w14:textId="77777777" w:rsidR="005F7E37" w:rsidRDefault="005F7E37">
            <w:pPr>
              <w:spacing w:line="240" w:lineRule="auto"/>
              <w:ind w:firstLine="0"/>
              <w:jc w:val="left"/>
              <w:rPr>
                <w:sz w:val="24"/>
                <w:lang w:val="en-US"/>
              </w:rPr>
            </w:pPr>
            <w:r>
              <w:rPr>
                <w:sz w:val="24"/>
                <w:lang w:val="en-US"/>
              </w:rPr>
              <w:t xml:space="preserve">        "deliveryServiceId": 3,</w:t>
            </w:r>
          </w:p>
          <w:p w14:paraId="0F1DCF79" w14:textId="77777777" w:rsidR="005F7E37" w:rsidRDefault="005F7E37">
            <w:pPr>
              <w:spacing w:line="240" w:lineRule="auto"/>
              <w:ind w:firstLine="0"/>
              <w:jc w:val="left"/>
              <w:rPr>
                <w:sz w:val="24"/>
                <w:lang w:val="en-US"/>
              </w:rPr>
            </w:pPr>
            <w:r>
              <w:rPr>
                <w:sz w:val="24"/>
                <w:lang w:val="en-US"/>
              </w:rPr>
              <w:t xml:space="preserve">        "deliveryServiceName": "SendGrid",</w:t>
            </w:r>
          </w:p>
          <w:p w14:paraId="05AD006B" w14:textId="77777777" w:rsidR="005F7E37" w:rsidRDefault="005F7E37">
            <w:pPr>
              <w:spacing w:line="240" w:lineRule="auto"/>
              <w:ind w:firstLine="0"/>
              <w:jc w:val="left"/>
              <w:rPr>
                <w:sz w:val="24"/>
                <w:lang w:val="en-US"/>
              </w:rPr>
            </w:pPr>
            <w:r>
              <w:rPr>
                <w:sz w:val="24"/>
                <w:lang w:val="en-US"/>
              </w:rPr>
              <w:t xml:space="preserve">        "standartPriority": 1,</w:t>
            </w:r>
          </w:p>
          <w:p w14:paraId="58F5C9D5" w14:textId="77777777" w:rsidR="005F7E37" w:rsidRDefault="005F7E37">
            <w:pPr>
              <w:spacing w:line="240" w:lineRule="auto"/>
              <w:ind w:firstLine="0"/>
              <w:jc w:val="left"/>
              <w:rPr>
                <w:sz w:val="24"/>
                <w:lang w:val="en-US"/>
              </w:rPr>
            </w:pPr>
            <w:r>
              <w:rPr>
                <w:sz w:val="24"/>
                <w:lang w:val="en-US"/>
              </w:rPr>
              <w:t xml:space="preserve">        "connectionString": "'sendGrid road'"</w:t>
            </w:r>
          </w:p>
          <w:p w14:paraId="684CDCB9" w14:textId="77777777" w:rsidR="005F7E37" w:rsidRDefault="005F7E37">
            <w:pPr>
              <w:spacing w:line="240" w:lineRule="auto"/>
              <w:ind w:firstLine="0"/>
              <w:jc w:val="left"/>
              <w:rPr>
                <w:sz w:val="24"/>
                <w:lang w:val="en-US"/>
              </w:rPr>
            </w:pPr>
            <w:r>
              <w:rPr>
                <w:sz w:val="24"/>
                <w:lang w:val="en-US"/>
              </w:rPr>
              <w:t xml:space="preserve">      },</w:t>
            </w:r>
          </w:p>
          <w:p w14:paraId="67BC9812" w14:textId="77777777" w:rsidR="005F7E37" w:rsidRDefault="005F7E37">
            <w:pPr>
              <w:spacing w:line="240" w:lineRule="auto"/>
              <w:ind w:firstLine="0"/>
              <w:jc w:val="left"/>
              <w:rPr>
                <w:sz w:val="24"/>
                <w:lang w:val="en-US"/>
              </w:rPr>
            </w:pPr>
            <w:r>
              <w:rPr>
                <w:sz w:val="24"/>
                <w:lang w:val="en-US"/>
              </w:rPr>
              <w:t xml:space="preserve">      "usedDeliveryService": null,</w:t>
            </w:r>
          </w:p>
          <w:p w14:paraId="4922D5D6" w14:textId="77777777" w:rsidR="005F7E37" w:rsidRDefault="005F7E37">
            <w:pPr>
              <w:spacing w:line="240" w:lineRule="auto"/>
              <w:ind w:firstLine="0"/>
              <w:jc w:val="left"/>
              <w:rPr>
                <w:sz w:val="24"/>
                <w:lang w:val="en-US"/>
              </w:rPr>
            </w:pPr>
            <w:r>
              <w:rPr>
                <w:sz w:val="24"/>
                <w:lang w:val="en-US"/>
              </w:rPr>
              <w:t xml:space="preserve">      "user": {</w:t>
            </w:r>
          </w:p>
          <w:p w14:paraId="587250C7" w14:textId="77777777" w:rsidR="005F7E37" w:rsidRDefault="005F7E37">
            <w:pPr>
              <w:spacing w:line="240" w:lineRule="auto"/>
              <w:ind w:firstLine="0"/>
              <w:jc w:val="left"/>
              <w:rPr>
                <w:sz w:val="24"/>
                <w:lang w:val="en-US"/>
              </w:rPr>
            </w:pPr>
            <w:r>
              <w:rPr>
                <w:sz w:val="24"/>
                <w:lang w:val="en-US"/>
              </w:rPr>
              <w:t xml:space="preserve">        "userId": 4,</w:t>
            </w:r>
          </w:p>
          <w:p w14:paraId="3491BA8F" w14:textId="77777777" w:rsidR="005F7E37" w:rsidRDefault="005F7E37">
            <w:pPr>
              <w:spacing w:line="240" w:lineRule="auto"/>
              <w:ind w:firstLine="0"/>
              <w:jc w:val="left"/>
              <w:rPr>
                <w:sz w:val="24"/>
                <w:lang w:val="en-US"/>
              </w:rPr>
            </w:pPr>
            <w:r>
              <w:rPr>
                <w:sz w:val="24"/>
                <w:lang w:val="en-US"/>
              </w:rPr>
              <w:t xml:space="preserve">        "userName": "Evgeny Sukharev",</w:t>
            </w:r>
          </w:p>
          <w:p w14:paraId="55AED8BD" w14:textId="77777777" w:rsidR="005F7E37" w:rsidRDefault="005F7E37">
            <w:pPr>
              <w:spacing w:line="240" w:lineRule="auto"/>
              <w:ind w:firstLine="0"/>
              <w:jc w:val="left"/>
              <w:rPr>
                <w:sz w:val="24"/>
                <w:lang w:val="en-US"/>
              </w:rPr>
            </w:pPr>
            <w:r>
              <w:rPr>
                <w:sz w:val="24"/>
                <w:lang w:val="en-US"/>
              </w:rPr>
              <w:t xml:space="preserve">        "email": "r0bari@yandex.ru",</w:t>
            </w:r>
          </w:p>
          <w:p w14:paraId="2FBDADDE" w14:textId="77777777" w:rsidR="005F7E37" w:rsidRDefault="005F7E37">
            <w:pPr>
              <w:spacing w:line="240" w:lineRule="auto"/>
              <w:ind w:firstLine="0"/>
              <w:jc w:val="left"/>
              <w:rPr>
                <w:sz w:val="24"/>
                <w:lang w:val="en-US"/>
              </w:rPr>
            </w:pPr>
            <w:r>
              <w:rPr>
                <w:sz w:val="24"/>
                <w:lang w:val="en-US"/>
              </w:rPr>
              <w:t xml:space="preserve">        "isActive": true,</w:t>
            </w:r>
          </w:p>
          <w:p w14:paraId="1AC3E402" w14:textId="77777777" w:rsidR="005F7E37" w:rsidRDefault="005F7E37">
            <w:pPr>
              <w:spacing w:line="240" w:lineRule="auto"/>
              <w:ind w:firstLine="0"/>
              <w:jc w:val="left"/>
              <w:rPr>
                <w:sz w:val="24"/>
                <w:lang w:val="en-US"/>
              </w:rPr>
            </w:pPr>
            <w:r>
              <w:rPr>
                <w:sz w:val="24"/>
                <w:lang w:val="en-US"/>
              </w:rPr>
              <w:t xml:space="preserve">        "role": 2</w:t>
            </w:r>
          </w:p>
          <w:p w14:paraId="680EE9B4" w14:textId="77777777" w:rsidR="005F7E37" w:rsidRDefault="005F7E37">
            <w:pPr>
              <w:spacing w:line="240" w:lineRule="auto"/>
              <w:ind w:firstLine="0"/>
              <w:jc w:val="left"/>
              <w:rPr>
                <w:sz w:val="24"/>
                <w:lang w:val="en-US"/>
              </w:rPr>
            </w:pPr>
            <w:r>
              <w:rPr>
                <w:sz w:val="24"/>
                <w:lang w:val="en-US"/>
              </w:rPr>
              <w:t xml:space="preserve">      },</w:t>
            </w:r>
          </w:p>
          <w:p w14:paraId="1F289B73" w14:textId="77777777" w:rsidR="005F7E37" w:rsidRDefault="005F7E37">
            <w:pPr>
              <w:spacing w:line="240" w:lineRule="auto"/>
              <w:ind w:firstLine="0"/>
              <w:jc w:val="left"/>
              <w:rPr>
                <w:sz w:val="24"/>
                <w:lang w:val="en-US"/>
              </w:rPr>
            </w:pPr>
            <w:r>
              <w:rPr>
                <w:sz w:val="24"/>
                <w:lang w:val="en-US"/>
              </w:rPr>
              <w:t xml:space="preserve">      "messageId": 7,</w:t>
            </w:r>
          </w:p>
          <w:p w14:paraId="73E04452" w14:textId="77777777" w:rsidR="005F7E37" w:rsidRDefault="005F7E37">
            <w:pPr>
              <w:spacing w:line="240" w:lineRule="auto"/>
              <w:ind w:firstLine="0"/>
              <w:jc w:val="left"/>
              <w:rPr>
                <w:sz w:val="24"/>
                <w:lang w:val="en-US"/>
              </w:rPr>
            </w:pPr>
            <w:r>
              <w:rPr>
                <w:sz w:val="24"/>
                <w:lang w:val="en-US"/>
              </w:rPr>
              <w:t xml:space="preserve">      "theme": "Тема",</w:t>
            </w:r>
          </w:p>
          <w:p w14:paraId="7DA9EACE" w14:textId="77777777" w:rsidR="005F7E37" w:rsidRDefault="005F7E37">
            <w:pPr>
              <w:spacing w:line="240" w:lineRule="auto"/>
              <w:ind w:firstLine="0"/>
              <w:jc w:val="left"/>
              <w:rPr>
                <w:sz w:val="24"/>
                <w:lang w:val="en-US"/>
              </w:rPr>
            </w:pPr>
            <w:r>
              <w:rPr>
                <w:sz w:val="24"/>
                <w:lang w:val="en-US"/>
              </w:rPr>
              <w:t xml:space="preserve">      "body": "Обычный текст",</w:t>
            </w:r>
          </w:p>
          <w:p w14:paraId="7AA1EC20" w14:textId="77777777" w:rsidR="005F7E37" w:rsidRDefault="005F7E37">
            <w:pPr>
              <w:spacing w:line="240" w:lineRule="auto"/>
              <w:ind w:firstLine="0"/>
              <w:jc w:val="left"/>
              <w:rPr>
                <w:sz w:val="24"/>
                <w:lang w:val="en-US"/>
              </w:rPr>
            </w:pPr>
            <w:r>
              <w:rPr>
                <w:sz w:val="24"/>
                <w:lang w:val="en-US"/>
              </w:rPr>
              <w:t xml:space="preserve">      "destinationDate": "2021-01-16T21:05:00",</w:t>
            </w:r>
          </w:p>
          <w:p w14:paraId="30EC7B3E" w14:textId="77777777" w:rsidR="005F7E37" w:rsidRDefault="005F7E37">
            <w:pPr>
              <w:spacing w:line="240" w:lineRule="auto"/>
              <w:ind w:firstLine="0"/>
              <w:jc w:val="left"/>
              <w:rPr>
                <w:sz w:val="24"/>
                <w:lang w:val="en-US"/>
              </w:rPr>
            </w:pPr>
            <w:r>
              <w:rPr>
                <w:sz w:val="24"/>
                <w:lang w:val="en-US"/>
              </w:rPr>
              <w:t xml:space="preserve">      "destinationEmail": "r.pattinson@planfact.io",</w:t>
            </w:r>
          </w:p>
          <w:p w14:paraId="7B40B77C" w14:textId="77777777" w:rsidR="005F7E37" w:rsidRDefault="005F7E37">
            <w:pPr>
              <w:spacing w:line="240" w:lineRule="auto"/>
              <w:ind w:firstLine="0"/>
              <w:jc w:val="left"/>
              <w:rPr>
                <w:sz w:val="24"/>
                <w:lang w:val="en-US"/>
              </w:rPr>
            </w:pPr>
            <w:r>
              <w:rPr>
                <w:sz w:val="24"/>
                <w:lang w:val="en-US"/>
              </w:rPr>
              <w:t xml:space="preserve">      "size": 50,</w:t>
            </w:r>
          </w:p>
          <w:p w14:paraId="7CCC1890" w14:textId="77777777" w:rsidR="005F7E37" w:rsidRDefault="005F7E37">
            <w:pPr>
              <w:spacing w:line="240" w:lineRule="auto"/>
              <w:ind w:firstLine="0"/>
              <w:jc w:val="left"/>
              <w:rPr>
                <w:sz w:val="24"/>
                <w:lang w:val="en-US"/>
              </w:rPr>
            </w:pPr>
            <w:r>
              <w:rPr>
                <w:sz w:val="24"/>
                <w:lang w:val="en-US"/>
              </w:rPr>
              <w:t xml:space="preserve">      "isScheduled": false,</w:t>
            </w:r>
          </w:p>
          <w:p w14:paraId="3CD74AB8" w14:textId="77777777" w:rsidR="005F7E37" w:rsidRDefault="005F7E37">
            <w:pPr>
              <w:spacing w:line="240" w:lineRule="auto"/>
              <w:ind w:firstLine="0"/>
              <w:jc w:val="left"/>
              <w:rPr>
                <w:sz w:val="24"/>
                <w:lang w:val="en-US"/>
              </w:rPr>
            </w:pPr>
            <w:r>
              <w:rPr>
                <w:sz w:val="24"/>
                <w:lang w:val="en-US"/>
              </w:rPr>
              <w:t xml:space="preserve">      "scheduleDate": null,</w:t>
            </w:r>
          </w:p>
          <w:p w14:paraId="2A5A38CE" w14:textId="77777777" w:rsidR="005F7E37" w:rsidRDefault="005F7E37">
            <w:pPr>
              <w:spacing w:line="240" w:lineRule="auto"/>
              <w:ind w:firstLine="0"/>
              <w:jc w:val="left"/>
              <w:rPr>
                <w:sz w:val="24"/>
                <w:lang w:val="en-US"/>
              </w:rPr>
            </w:pPr>
            <w:r>
              <w:rPr>
                <w:sz w:val="24"/>
                <w:lang w:val="en-US"/>
              </w:rPr>
              <w:t xml:space="preserve">      "isSent": false,</w:t>
            </w:r>
          </w:p>
          <w:p w14:paraId="62420702" w14:textId="77777777" w:rsidR="005F7E37" w:rsidRDefault="005F7E37">
            <w:pPr>
              <w:spacing w:line="240" w:lineRule="auto"/>
              <w:ind w:firstLine="0"/>
              <w:jc w:val="left"/>
              <w:rPr>
                <w:sz w:val="24"/>
                <w:lang w:val="en-US"/>
              </w:rPr>
            </w:pPr>
            <w:r>
              <w:rPr>
                <w:sz w:val="24"/>
                <w:lang w:val="en-US"/>
              </w:rPr>
              <w:t xml:space="preserve">      "deliveryQueueId": 2,</w:t>
            </w:r>
          </w:p>
          <w:p w14:paraId="1A13BF35" w14:textId="77777777" w:rsidR="005F7E37" w:rsidRDefault="005F7E37">
            <w:pPr>
              <w:spacing w:line="240" w:lineRule="auto"/>
              <w:ind w:firstLine="0"/>
              <w:jc w:val="left"/>
              <w:rPr>
                <w:sz w:val="24"/>
                <w:lang w:val="en-US"/>
              </w:rPr>
            </w:pPr>
            <w:r>
              <w:rPr>
                <w:sz w:val="24"/>
                <w:lang w:val="en-US"/>
              </w:rPr>
              <w:t xml:space="preserve">      "chosenDeliveryServiceId": 3,</w:t>
            </w:r>
          </w:p>
          <w:p w14:paraId="029B01D0" w14:textId="77777777" w:rsidR="005F7E37" w:rsidRDefault="005F7E37">
            <w:pPr>
              <w:spacing w:line="240" w:lineRule="auto"/>
              <w:ind w:firstLine="0"/>
              <w:jc w:val="left"/>
              <w:rPr>
                <w:sz w:val="24"/>
                <w:lang w:val="en-US"/>
              </w:rPr>
            </w:pPr>
            <w:r>
              <w:rPr>
                <w:sz w:val="24"/>
                <w:lang w:val="en-US"/>
              </w:rPr>
              <w:t xml:space="preserve">      "usedDeliveryServiceId": null,</w:t>
            </w:r>
          </w:p>
          <w:p w14:paraId="0FA14CD3" w14:textId="77777777" w:rsidR="005F7E37" w:rsidRDefault="005F7E37">
            <w:pPr>
              <w:spacing w:line="240" w:lineRule="auto"/>
              <w:ind w:firstLine="0"/>
              <w:jc w:val="left"/>
              <w:rPr>
                <w:sz w:val="24"/>
                <w:lang w:val="en-US"/>
              </w:rPr>
            </w:pPr>
            <w:r>
              <w:rPr>
                <w:sz w:val="24"/>
                <w:lang w:val="en-US"/>
              </w:rPr>
              <w:t xml:space="preserve">      "deliveryStatus": 1,</w:t>
            </w:r>
          </w:p>
          <w:p w14:paraId="3A0D0057" w14:textId="77777777" w:rsidR="005F7E37" w:rsidRDefault="005F7E37">
            <w:pPr>
              <w:spacing w:line="240" w:lineRule="auto"/>
              <w:ind w:firstLine="0"/>
              <w:jc w:val="left"/>
              <w:rPr>
                <w:sz w:val="24"/>
                <w:lang w:val="en-US"/>
              </w:rPr>
            </w:pPr>
            <w:r>
              <w:rPr>
                <w:sz w:val="24"/>
                <w:lang w:val="en-US"/>
              </w:rPr>
              <w:t xml:space="preserve">      "userId": 4</w:t>
            </w:r>
          </w:p>
          <w:p w14:paraId="1FD2D13D"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75B1DD82" w14:textId="77777777" w:rsidR="005F7E37" w:rsidRDefault="005F7E37">
            <w:pPr>
              <w:spacing w:line="240" w:lineRule="auto"/>
              <w:ind w:firstLine="0"/>
              <w:jc w:val="center"/>
              <w:rPr>
                <w:lang w:val="en-US"/>
              </w:rPr>
            </w:pPr>
            <w:r>
              <w:t>Да</w:t>
            </w:r>
          </w:p>
        </w:tc>
      </w:tr>
    </w:tbl>
    <w:p w14:paraId="64829BB4" w14:textId="77777777" w:rsidR="005F7E37" w:rsidRDefault="005F7E37" w:rsidP="005F7E37">
      <w:pPr>
        <w:rPr>
          <w:color w:val="000000" w:themeColor="text1"/>
        </w:rPr>
      </w:pPr>
    </w:p>
    <w:p w14:paraId="019C2DD9" w14:textId="59080D03" w:rsidR="005F7E37" w:rsidRDefault="005F7E37" w:rsidP="005F7E37">
      <w:pPr>
        <w:spacing w:after="160" w:line="256" w:lineRule="auto"/>
        <w:ind w:firstLine="0"/>
        <w:jc w:val="left"/>
      </w:pPr>
      <w:r>
        <w:br w:type="page"/>
      </w:r>
    </w:p>
    <w:p w14:paraId="28DBD1C4" w14:textId="702A0917" w:rsidR="00AF3066" w:rsidRDefault="00AF3066" w:rsidP="00AF3066">
      <w:pPr>
        <w:jc w:val="right"/>
        <w:rPr>
          <w:b/>
        </w:rPr>
      </w:pPr>
      <w:del w:id="1190" w:author="Evgeny Sukharev" w:date="2021-06-17T22:18:00Z">
        <w:r w:rsidDel="003E25CA">
          <w:rPr>
            <w:b/>
          </w:rPr>
          <w:lastRenderedPageBreak/>
          <w:delText xml:space="preserve">Таблица </w:delText>
        </w:r>
        <w:r w:rsidRPr="00216C09" w:rsidDel="003E25CA">
          <w:rPr>
            <w:b/>
          </w:rPr>
          <w:delText>5</w:delText>
        </w:r>
        <w:r w:rsidDel="003E25CA">
          <w:rPr>
            <w:b/>
          </w:rPr>
          <w:delText>.1. Продолжение</w:delText>
        </w:r>
      </w:del>
      <w:ins w:id="1191" w:author="Evgeny Sukharev" w:date="2021-06-17T22:18:00Z">
        <w:r w:rsidR="003E25CA">
          <w:rPr>
            <w:b/>
          </w:rPr>
          <w:t>Окончание таблицы 5.1</w:t>
        </w:r>
      </w:ins>
    </w:p>
    <w:p w14:paraId="24E8057B" w14:textId="35B663B6" w:rsidR="00AF3066" w:rsidRDefault="00AF3066" w:rsidP="00AF3066">
      <w:pPr>
        <w:pStyle w:val="affffff4"/>
      </w:pPr>
      <w:r>
        <w:t>Тесты для тестирования методом черного ящика</w:t>
      </w:r>
    </w:p>
    <w:tbl>
      <w:tblPr>
        <w:tblStyle w:val="af9"/>
        <w:tblW w:w="9634" w:type="dxa"/>
        <w:tblLayout w:type="fixed"/>
        <w:tblLook w:val="04A0" w:firstRow="1" w:lastRow="0" w:firstColumn="1" w:lastColumn="0" w:noHBand="0" w:noVBand="1"/>
      </w:tblPr>
      <w:tblGrid>
        <w:gridCol w:w="988"/>
        <w:gridCol w:w="1559"/>
        <w:gridCol w:w="4819"/>
        <w:gridCol w:w="2268"/>
      </w:tblGrid>
      <w:tr w:rsidR="005F7E37" w14:paraId="0124C566" w14:textId="77777777" w:rsidTr="00AF3066">
        <w:tc>
          <w:tcPr>
            <w:tcW w:w="988" w:type="dxa"/>
            <w:tcBorders>
              <w:top w:val="single" w:sz="4" w:space="0" w:color="auto"/>
              <w:left w:val="single" w:sz="4" w:space="0" w:color="auto"/>
              <w:bottom w:val="single" w:sz="4" w:space="0" w:color="auto"/>
              <w:right w:val="single" w:sz="4" w:space="0" w:color="auto"/>
            </w:tcBorders>
            <w:vAlign w:val="center"/>
            <w:hideMark/>
          </w:tcPr>
          <w:p w14:paraId="5F978F0F" w14:textId="77777777" w:rsidR="005F7E37" w:rsidRDefault="005F7E37">
            <w:pPr>
              <w:ind w:firstLine="0"/>
              <w:jc w:val="center"/>
              <w:rPr>
                <w:b/>
              </w:rPr>
            </w:pPr>
            <w:r>
              <w:rPr>
                <w:b/>
              </w:rPr>
              <w:t>№ теста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581940" w14:textId="77777777" w:rsidR="005F7E37" w:rsidRDefault="005F7E37" w:rsidP="0038098F">
            <w:pPr>
              <w:spacing w:line="240" w:lineRule="auto"/>
              <w:ind w:firstLine="0"/>
              <w:jc w:val="center"/>
              <w:rPr>
                <w:b/>
                <w:lang w:val="en-US"/>
              </w:rPr>
            </w:pPr>
            <w:r>
              <w:rPr>
                <w:b/>
              </w:rPr>
              <w:t>Входные данные</w:t>
            </w:r>
          </w:p>
        </w:tc>
        <w:tc>
          <w:tcPr>
            <w:tcW w:w="4819" w:type="dxa"/>
            <w:tcBorders>
              <w:top w:val="single" w:sz="4" w:space="0" w:color="auto"/>
              <w:left w:val="single" w:sz="4" w:space="0" w:color="auto"/>
              <w:bottom w:val="single" w:sz="4" w:space="0" w:color="auto"/>
              <w:right w:val="single" w:sz="4" w:space="0" w:color="auto"/>
            </w:tcBorders>
            <w:vAlign w:val="center"/>
            <w:hideMark/>
          </w:tcPr>
          <w:p w14:paraId="52CD99A5" w14:textId="77777777" w:rsidR="005F7E37" w:rsidRDefault="005F7E37" w:rsidP="0038098F">
            <w:pPr>
              <w:spacing w:line="240" w:lineRule="auto"/>
              <w:ind w:firstLine="0"/>
              <w:jc w:val="center"/>
              <w:rPr>
                <w:b/>
                <w:sz w:val="24"/>
                <w:lang w:val="en-US"/>
              </w:rPr>
            </w:pPr>
            <w:r>
              <w:rPr>
                <w:b/>
              </w:rPr>
              <w:t>Ожидаемый результат</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8C3046" w14:textId="77777777" w:rsidR="005F7E37" w:rsidRDefault="005F7E37">
            <w:pPr>
              <w:ind w:firstLine="0"/>
              <w:jc w:val="center"/>
              <w:rPr>
                <w:b/>
              </w:rPr>
            </w:pPr>
            <w:r>
              <w:rPr>
                <w:b/>
              </w:rPr>
              <w:t>Соответствие полученного результата ожидаемому</w:t>
            </w:r>
          </w:p>
        </w:tc>
      </w:tr>
      <w:tr w:rsidR="005F7E37" w14:paraId="5C375E95"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7AB596F8" w14:textId="77777777" w:rsidR="005F7E37" w:rsidRDefault="005F7E37">
            <w:pPr>
              <w:ind w:firstLine="0"/>
              <w:jc w:val="center"/>
            </w:pPr>
            <w:r>
              <w:t>2</w:t>
            </w:r>
          </w:p>
        </w:tc>
        <w:tc>
          <w:tcPr>
            <w:tcW w:w="1559" w:type="dxa"/>
            <w:tcBorders>
              <w:top w:val="single" w:sz="4" w:space="0" w:color="auto"/>
              <w:left w:val="single" w:sz="4" w:space="0" w:color="auto"/>
              <w:bottom w:val="single" w:sz="4" w:space="0" w:color="auto"/>
              <w:right w:val="single" w:sz="4" w:space="0" w:color="auto"/>
            </w:tcBorders>
            <w:hideMark/>
          </w:tcPr>
          <w:p w14:paraId="236D9BC9" w14:textId="77777777" w:rsidR="005F7E37" w:rsidRDefault="005F7E37">
            <w:pPr>
              <w:ind w:firstLine="0"/>
              <w:jc w:val="left"/>
            </w:pPr>
            <w:r>
              <w:t xml:space="preserve">Запрос: </w:t>
            </w:r>
            <w:r>
              <w:rPr>
                <w:lang w:val="en-US"/>
              </w:rPr>
              <w:t>POST</w:t>
            </w:r>
            <w:r w:rsidRPr="005F7E37">
              <w:t xml:space="preserve"> </w:t>
            </w:r>
            <w:hyperlink r:id="rId34" w:history="1">
              <w:r>
                <w:rPr>
                  <w:rStyle w:val="af"/>
                  <w:lang w:val="en-US"/>
                </w:rPr>
                <w:t>https</w:t>
              </w:r>
              <w:r>
                <w:rPr>
                  <w:rStyle w:val="af"/>
                </w:rPr>
                <w:t>://</w:t>
              </w:r>
              <w:r>
                <w:rPr>
                  <w:rStyle w:val="af"/>
                  <w:lang w:val="en-US"/>
                </w:rPr>
                <w:t>localhost</w:t>
              </w:r>
              <w:r>
                <w:rPr>
                  <w:rStyle w:val="af"/>
                </w:rPr>
                <w:t>:44306/</w:t>
              </w:r>
              <w:r>
                <w:rPr>
                  <w:rStyle w:val="af"/>
                  <w:lang w:val="en-US"/>
                </w:rPr>
                <w:t>api</w:t>
              </w:r>
              <w:r>
                <w:rPr>
                  <w:rStyle w:val="af"/>
                </w:rPr>
                <w:t>/</w:t>
              </w:r>
              <w:r>
                <w:rPr>
                  <w:rStyle w:val="af"/>
                  <w:lang w:val="en-US"/>
                </w:rPr>
                <w:t>auth</w:t>
              </w:r>
              <w:r>
                <w:rPr>
                  <w:rStyle w:val="af"/>
                </w:rPr>
                <w:t>/</w:t>
              </w:r>
              <w:r>
                <w:rPr>
                  <w:rStyle w:val="af"/>
                  <w:lang w:val="en-US"/>
                </w:rPr>
                <w:t>sign</w:t>
              </w:r>
              <w:r>
                <w:rPr>
                  <w:rStyle w:val="af"/>
                </w:rPr>
                <w:t>-</w:t>
              </w:r>
              <w:r>
                <w:rPr>
                  <w:rStyle w:val="af"/>
                  <w:lang w:val="en-US"/>
                </w:rPr>
                <w:t>in</w:t>
              </w:r>
            </w:hyperlink>
          </w:p>
          <w:p w14:paraId="3EFE3E6B" w14:textId="77777777" w:rsidR="005F7E37" w:rsidRDefault="005F7E37">
            <w:pPr>
              <w:ind w:firstLine="0"/>
              <w:jc w:val="left"/>
              <w:rPr>
                <w:lang w:val="en-US"/>
              </w:rPr>
            </w:pPr>
            <w:r>
              <w:rPr>
                <w:lang w:val="en-US"/>
              </w:rPr>
              <w:t>Body:</w:t>
            </w:r>
          </w:p>
          <w:p w14:paraId="3AAD64E4" w14:textId="77777777" w:rsidR="005F7E37" w:rsidRDefault="005F7E37">
            <w:pPr>
              <w:spacing w:line="240" w:lineRule="auto"/>
              <w:ind w:firstLine="0"/>
              <w:jc w:val="left"/>
              <w:rPr>
                <w:sz w:val="24"/>
                <w:lang w:val="en-US"/>
              </w:rPr>
            </w:pPr>
            <w:r>
              <w:rPr>
                <w:sz w:val="24"/>
                <w:lang w:val="en-US"/>
              </w:rPr>
              <w:t>{</w:t>
            </w:r>
          </w:p>
          <w:p w14:paraId="29044663" w14:textId="77777777" w:rsidR="005F7E37" w:rsidRDefault="005F7E37">
            <w:pPr>
              <w:spacing w:line="240" w:lineRule="auto"/>
              <w:ind w:firstLine="0"/>
              <w:jc w:val="left"/>
              <w:rPr>
                <w:sz w:val="24"/>
                <w:lang w:val="en-US"/>
              </w:rPr>
            </w:pPr>
            <w:r>
              <w:rPr>
                <w:sz w:val="24"/>
                <w:lang w:val="en-US"/>
              </w:rPr>
              <w:t xml:space="preserve">    "email": "r0bari@yandex.ru",</w:t>
            </w:r>
          </w:p>
          <w:p w14:paraId="240D095A" w14:textId="77777777" w:rsidR="005F7E37" w:rsidRDefault="005F7E37">
            <w:pPr>
              <w:spacing w:line="240" w:lineRule="auto"/>
              <w:ind w:firstLine="0"/>
              <w:jc w:val="left"/>
              <w:rPr>
                <w:sz w:val="24"/>
                <w:lang w:val="en-US"/>
              </w:rPr>
            </w:pPr>
            <w:r>
              <w:rPr>
                <w:sz w:val="24"/>
                <w:lang w:val="en-US"/>
              </w:rPr>
              <w:t xml:space="preserve">    "password": "Eviguf@77"</w:t>
            </w:r>
          </w:p>
          <w:p w14:paraId="232C7CD1" w14:textId="77777777" w:rsidR="005F7E37" w:rsidRDefault="005F7E37">
            <w:pPr>
              <w:ind w:firstLine="0"/>
              <w:jc w:val="left"/>
            </w:pPr>
            <w:r>
              <w:rPr>
                <w:sz w:val="24"/>
                <w:lang w:val="en-US"/>
              </w:rPr>
              <w:t>}</w:t>
            </w:r>
          </w:p>
        </w:tc>
        <w:tc>
          <w:tcPr>
            <w:tcW w:w="4819" w:type="dxa"/>
            <w:tcBorders>
              <w:top w:val="single" w:sz="4" w:space="0" w:color="auto"/>
              <w:left w:val="single" w:sz="4" w:space="0" w:color="auto"/>
              <w:bottom w:val="single" w:sz="4" w:space="0" w:color="auto"/>
              <w:right w:val="single" w:sz="4" w:space="0" w:color="auto"/>
            </w:tcBorders>
            <w:hideMark/>
          </w:tcPr>
          <w:p w14:paraId="7CBD1D76" w14:textId="77777777" w:rsidR="005F7E37" w:rsidRDefault="005F7E37">
            <w:pPr>
              <w:spacing w:line="240" w:lineRule="auto"/>
              <w:ind w:firstLine="0"/>
              <w:jc w:val="left"/>
              <w:rPr>
                <w:sz w:val="24"/>
                <w:lang w:val="en-US"/>
              </w:rPr>
            </w:pPr>
            <w:r>
              <w:rPr>
                <w:sz w:val="24"/>
                <w:lang w:val="en-US"/>
              </w:rPr>
              <w:t>{</w:t>
            </w:r>
          </w:p>
          <w:p w14:paraId="7E203944" w14:textId="77777777" w:rsidR="005F7E37" w:rsidRDefault="005F7E37">
            <w:pPr>
              <w:spacing w:line="240" w:lineRule="auto"/>
              <w:ind w:firstLine="0"/>
              <w:jc w:val="left"/>
              <w:rPr>
                <w:sz w:val="24"/>
                <w:lang w:val="en-US"/>
              </w:rPr>
            </w:pPr>
            <w:r>
              <w:rPr>
                <w:sz w:val="24"/>
                <w:lang w:val="en-US"/>
              </w:rPr>
              <w:t xml:space="preserve">    "data": {</w:t>
            </w:r>
          </w:p>
          <w:p w14:paraId="3541DA38" w14:textId="77777777" w:rsidR="005F7E37" w:rsidRDefault="005F7E37">
            <w:pPr>
              <w:spacing w:line="240" w:lineRule="auto"/>
              <w:ind w:firstLine="0"/>
              <w:jc w:val="left"/>
              <w:rPr>
                <w:sz w:val="24"/>
                <w:lang w:val="en-US"/>
              </w:rPr>
            </w:pPr>
            <w:r>
              <w:rPr>
                <w:sz w:val="24"/>
                <w:lang w:val="en-US"/>
              </w:rPr>
              <w:t xml:space="preserve">        "userId": 4,</w:t>
            </w:r>
          </w:p>
          <w:p w14:paraId="3A5D5B34" w14:textId="77777777" w:rsidR="005F7E37" w:rsidRDefault="005F7E37">
            <w:pPr>
              <w:spacing w:line="240" w:lineRule="auto"/>
              <w:ind w:firstLine="0"/>
              <w:jc w:val="left"/>
              <w:rPr>
                <w:sz w:val="24"/>
                <w:lang w:val="en-US"/>
              </w:rPr>
            </w:pPr>
            <w:r>
              <w:rPr>
                <w:sz w:val="24"/>
                <w:lang w:val="en-US"/>
              </w:rPr>
              <w:t xml:space="preserve">        "userName": "Evgeny Sukharev",</w:t>
            </w:r>
          </w:p>
          <w:p w14:paraId="2A80B0F5" w14:textId="77777777" w:rsidR="005F7E37" w:rsidRDefault="005F7E37">
            <w:pPr>
              <w:spacing w:line="240" w:lineRule="auto"/>
              <w:ind w:firstLine="0"/>
              <w:jc w:val="left"/>
              <w:rPr>
                <w:sz w:val="24"/>
                <w:lang w:val="en-US"/>
              </w:rPr>
            </w:pPr>
            <w:r>
              <w:rPr>
                <w:sz w:val="24"/>
                <w:lang w:val="en-US"/>
              </w:rPr>
              <w:t xml:space="preserve">        "email": "r0bari@yandex.ru",</w:t>
            </w:r>
          </w:p>
          <w:p w14:paraId="26118364" w14:textId="77777777" w:rsidR="005F7E37" w:rsidRDefault="005F7E37">
            <w:pPr>
              <w:spacing w:line="240" w:lineRule="auto"/>
              <w:ind w:firstLine="0"/>
              <w:jc w:val="left"/>
              <w:rPr>
                <w:sz w:val="24"/>
                <w:lang w:val="en-US"/>
              </w:rPr>
            </w:pPr>
            <w:r>
              <w:rPr>
                <w:sz w:val="24"/>
                <w:lang w:val="en-US"/>
              </w:rPr>
              <w:t xml:space="preserve">        "isActive": true,</w:t>
            </w:r>
          </w:p>
          <w:p w14:paraId="08EA6BBF" w14:textId="77777777" w:rsidR="005F7E37" w:rsidRDefault="005F7E37">
            <w:pPr>
              <w:spacing w:line="240" w:lineRule="auto"/>
              <w:ind w:firstLine="0"/>
              <w:jc w:val="left"/>
              <w:rPr>
                <w:sz w:val="24"/>
                <w:lang w:val="en-US"/>
              </w:rPr>
            </w:pPr>
            <w:r>
              <w:rPr>
                <w:sz w:val="24"/>
                <w:lang w:val="en-US"/>
              </w:rPr>
              <w:t xml:space="preserve">        "role": 2</w:t>
            </w:r>
          </w:p>
          <w:p w14:paraId="24343EC1" w14:textId="77777777" w:rsidR="005F7E37" w:rsidRDefault="005F7E37">
            <w:pPr>
              <w:spacing w:line="240" w:lineRule="auto"/>
              <w:ind w:firstLine="0"/>
              <w:jc w:val="left"/>
              <w:rPr>
                <w:sz w:val="24"/>
                <w:lang w:val="en-US"/>
              </w:rPr>
            </w:pPr>
            <w:r>
              <w:rPr>
                <w:sz w:val="24"/>
                <w:lang w:val="en-US"/>
              </w:rPr>
              <w:t xml:space="preserve">    },</w:t>
            </w:r>
          </w:p>
          <w:p w14:paraId="035826B8" w14:textId="77777777" w:rsidR="005F7E37" w:rsidRDefault="005F7E37">
            <w:pPr>
              <w:spacing w:line="240" w:lineRule="auto"/>
              <w:ind w:firstLine="0"/>
              <w:jc w:val="left"/>
              <w:rPr>
                <w:sz w:val="24"/>
                <w:lang w:val="en-US"/>
              </w:rPr>
            </w:pPr>
            <w:r>
              <w:rPr>
                <w:sz w:val="24"/>
                <w:lang w:val="en-US"/>
              </w:rPr>
              <w:t xml:space="preserve">    "isSuccess": true,</w:t>
            </w:r>
          </w:p>
          <w:p w14:paraId="67D20196" w14:textId="77777777" w:rsidR="005F7E37" w:rsidRDefault="005F7E37">
            <w:pPr>
              <w:spacing w:line="240" w:lineRule="auto"/>
              <w:ind w:firstLine="0"/>
              <w:jc w:val="left"/>
              <w:rPr>
                <w:sz w:val="24"/>
                <w:lang w:val="en-US"/>
              </w:rPr>
            </w:pPr>
            <w:r>
              <w:rPr>
                <w:sz w:val="24"/>
                <w:lang w:val="en-US"/>
              </w:rPr>
              <w:t xml:space="preserve">    "errorMessage": null</w:t>
            </w:r>
          </w:p>
          <w:p w14:paraId="7E93BFCA" w14:textId="77777777" w:rsidR="005F7E37" w:rsidRDefault="005F7E37">
            <w:pPr>
              <w:spacing w:line="240" w:lineRule="auto"/>
              <w:ind w:firstLine="0"/>
              <w:jc w:val="left"/>
              <w:rPr>
                <w:sz w:val="24"/>
                <w:lang w:val="en-US"/>
              </w:rPr>
            </w:pPr>
            <w:r>
              <w:rPr>
                <w:sz w:val="24"/>
                <w:lang w:val="en-US"/>
              </w:rPr>
              <w:t>}</w:t>
            </w:r>
          </w:p>
        </w:tc>
        <w:tc>
          <w:tcPr>
            <w:tcW w:w="2268" w:type="dxa"/>
            <w:tcBorders>
              <w:top w:val="single" w:sz="4" w:space="0" w:color="auto"/>
              <w:left w:val="single" w:sz="4" w:space="0" w:color="auto"/>
              <w:bottom w:val="single" w:sz="4" w:space="0" w:color="auto"/>
              <w:right w:val="single" w:sz="4" w:space="0" w:color="auto"/>
            </w:tcBorders>
            <w:hideMark/>
          </w:tcPr>
          <w:p w14:paraId="0531A298" w14:textId="77777777" w:rsidR="005F7E37" w:rsidRDefault="005F7E37">
            <w:pPr>
              <w:ind w:firstLine="0"/>
              <w:jc w:val="center"/>
            </w:pPr>
            <w:r>
              <w:t>Да</w:t>
            </w:r>
          </w:p>
        </w:tc>
      </w:tr>
      <w:tr w:rsidR="005F7E37" w14:paraId="4F877E5A" w14:textId="77777777" w:rsidTr="00AF3066">
        <w:tc>
          <w:tcPr>
            <w:tcW w:w="988" w:type="dxa"/>
            <w:tcBorders>
              <w:top w:val="single" w:sz="4" w:space="0" w:color="auto"/>
              <w:left w:val="single" w:sz="4" w:space="0" w:color="auto"/>
              <w:bottom w:val="single" w:sz="4" w:space="0" w:color="auto"/>
              <w:right w:val="single" w:sz="4" w:space="0" w:color="auto"/>
            </w:tcBorders>
            <w:hideMark/>
          </w:tcPr>
          <w:p w14:paraId="53347144" w14:textId="77777777" w:rsidR="005F7E37" w:rsidRDefault="005F7E37">
            <w:pPr>
              <w:ind w:firstLine="0"/>
              <w:jc w:val="center"/>
            </w:pPr>
            <w:r>
              <w:t>3</w:t>
            </w:r>
          </w:p>
        </w:tc>
        <w:tc>
          <w:tcPr>
            <w:tcW w:w="1559" w:type="dxa"/>
            <w:tcBorders>
              <w:top w:val="single" w:sz="4" w:space="0" w:color="auto"/>
              <w:left w:val="single" w:sz="4" w:space="0" w:color="auto"/>
              <w:bottom w:val="single" w:sz="4" w:space="0" w:color="auto"/>
              <w:right w:val="single" w:sz="4" w:space="0" w:color="auto"/>
            </w:tcBorders>
            <w:hideMark/>
          </w:tcPr>
          <w:p w14:paraId="1DEA1034" w14:textId="77777777" w:rsidR="005F7E37" w:rsidRDefault="005F7E37">
            <w:pPr>
              <w:ind w:firstLine="0"/>
              <w:jc w:val="left"/>
            </w:pPr>
            <w:r>
              <w:t xml:space="preserve">Запрос: </w:t>
            </w:r>
            <w:r>
              <w:rPr>
                <w:lang w:val="en-US"/>
              </w:rPr>
              <w:t>GET</w:t>
            </w:r>
            <w:r w:rsidRPr="005F7E37">
              <w:t xml:space="preserve"> </w:t>
            </w:r>
            <w:hyperlink r:id="rId35" w:history="1">
              <w:r>
                <w:rPr>
                  <w:rStyle w:val="af"/>
                </w:rPr>
                <w:t>https://localhost:44306/api/contacts/3</w:t>
              </w:r>
            </w:hyperlink>
          </w:p>
        </w:tc>
        <w:tc>
          <w:tcPr>
            <w:tcW w:w="4819" w:type="dxa"/>
            <w:tcBorders>
              <w:top w:val="single" w:sz="4" w:space="0" w:color="auto"/>
              <w:left w:val="single" w:sz="4" w:space="0" w:color="auto"/>
              <w:bottom w:val="single" w:sz="4" w:space="0" w:color="auto"/>
              <w:right w:val="single" w:sz="4" w:space="0" w:color="auto"/>
            </w:tcBorders>
            <w:hideMark/>
          </w:tcPr>
          <w:p w14:paraId="377C4DD8" w14:textId="77777777" w:rsidR="005F7E37" w:rsidRDefault="005F7E37">
            <w:pPr>
              <w:spacing w:line="240" w:lineRule="auto"/>
              <w:ind w:firstLine="0"/>
              <w:jc w:val="left"/>
              <w:rPr>
                <w:sz w:val="24"/>
                <w:lang w:val="en-US"/>
              </w:rPr>
            </w:pPr>
            <w:r>
              <w:rPr>
                <w:sz w:val="24"/>
                <w:lang w:val="en-US"/>
              </w:rPr>
              <w:t>{</w:t>
            </w:r>
          </w:p>
          <w:p w14:paraId="36C31EBA" w14:textId="77777777" w:rsidR="005F7E37" w:rsidRDefault="005F7E37">
            <w:pPr>
              <w:spacing w:line="240" w:lineRule="auto"/>
              <w:ind w:firstLine="0"/>
              <w:jc w:val="left"/>
              <w:rPr>
                <w:sz w:val="24"/>
                <w:lang w:val="en-US"/>
              </w:rPr>
            </w:pPr>
            <w:r>
              <w:rPr>
                <w:sz w:val="24"/>
                <w:lang w:val="en-US"/>
              </w:rPr>
              <w:t xml:space="preserve">    "data": {</w:t>
            </w:r>
          </w:p>
          <w:p w14:paraId="767E9571" w14:textId="77777777" w:rsidR="005F7E37" w:rsidRDefault="005F7E37">
            <w:pPr>
              <w:spacing w:line="240" w:lineRule="auto"/>
              <w:ind w:firstLine="0"/>
              <w:jc w:val="left"/>
              <w:rPr>
                <w:sz w:val="24"/>
                <w:lang w:val="en-US"/>
              </w:rPr>
            </w:pPr>
            <w:r>
              <w:rPr>
                <w:sz w:val="24"/>
                <w:lang w:val="en-US"/>
              </w:rPr>
              <w:t xml:space="preserve">        "user": {</w:t>
            </w:r>
          </w:p>
          <w:p w14:paraId="71380204" w14:textId="77777777" w:rsidR="005F7E37" w:rsidRDefault="005F7E37">
            <w:pPr>
              <w:spacing w:line="240" w:lineRule="auto"/>
              <w:ind w:firstLine="0"/>
              <w:jc w:val="left"/>
              <w:rPr>
                <w:sz w:val="24"/>
                <w:lang w:val="en-US"/>
              </w:rPr>
            </w:pPr>
            <w:r>
              <w:rPr>
                <w:sz w:val="24"/>
                <w:lang w:val="en-US"/>
              </w:rPr>
              <w:t xml:space="preserve">            "userId": 4,</w:t>
            </w:r>
          </w:p>
          <w:p w14:paraId="0CB237EF" w14:textId="77777777" w:rsidR="005F7E37" w:rsidRDefault="005F7E37">
            <w:pPr>
              <w:spacing w:line="240" w:lineRule="auto"/>
              <w:ind w:firstLine="0"/>
              <w:jc w:val="left"/>
              <w:rPr>
                <w:sz w:val="24"/>
                <w:lang w:val="en-US"/>
              </w:rPr>
            </w:pPr>
            <w:r>
              <w:rPr>
                <w:sz w:val="24"/>
                <w:lang w:val="en-US"/>
              </w:rPr>
              <w:t xml:space="preserve">            "userName": "Evgeny Sukharev",</w:t>
            </w:r>
          </w:p>
          <w:p w14:paraId="2C1895A1" w14:textId="77777777" w:rsidR="005F7E37" w:rsidRDefault="005F7E37">
            <w:pPr>
              <w:spacing w:line="240" w:lineRule="auto"/>
              <w:ind w:firstLine="0"/>
              <w:jc w:val="left"/>
              <w:rPr>
                <w:sz w:val="24"/>
                <w:lang w:val="en-US"/>
              </w:rPr>
            </w:pPr>
            <w:r>
              <w:rPr>
                <w:sz w:val="24"/>
                <w:lang w:val="en-US"/>
              </w:rPr>
              <w:t xml:space="preserve">            "email": "r0bari@yandex.ru",</w:t>
            </w:r>
          </w:p>
          <w:p w14:paraId="4631181B" w14:textId="77777777" w:rsidR="005F7E37" w:rsidRDefault="005F7E37">
            <w:pPr>
              <w:spacing w:line="240" w:lineRule="auto"/>
              <w:ind w:firstLine="0"/>
              <w:jc w:val="left"/>
              <w:rPr>
                <w:sz w:val="24"/>
                <w:lang w:val="en-US"/>
              </w:rPr>
            </w:pPr>
            <w:r>
              <w:rPr>
                <w:sz w:val="24"/>
                <w:lang w:val="en-US"/>
              </w:rPr>
              <w:t xml:space="preserve">            "isActive": true,</w:t>
            </w:r>
          </w:p>
          <w:p w14:paraId="64769CBF" w14:textId="77777777" w:rsidR="005F7E37" w:rsidRDefault="005F7E37">
            <w:pPr>
              <w:spacing w:line="240" w:lineRule="auto"/>
              <w:ind w:firstLine="0"/>
              <w:jc w:val="left"/>
              <w:rPr>
                <w:sz w:val="24"/>
                <w:lang w:val="en-US"/>
              </w:rPr>
            </w:pPr>
            <w:r>
              <w:rPr>
                <w:sz w:val="24"/>
                <w:lang w:val="en-US"/>
              </w:rPr>
              <w:t xml:space="preserve">            "role": 2</w:t>
            </w:r>
          </w:p>
          <w:p w14:paraId="35683C88" w14:textId="77777777" w:rsidR="005F7E37" w:rsidRDefault="005F7E37">
            <w:pPr>
              <w:spacing w:line="240" w:lineRule="auto"/>
              <w:ind w:firstLine="0"/>
              <w:jc w:val="left"/>
              <w:rPr>
                <w:sz w:val="24"/>
                <w:lang w:val="en-US"/>
              </w:rPr>
            </w:pPr>
            <w:r>
              <w:rPr>
                <w:sz w:val="24"/>
                <w:lang w:val="en-US"/>
              </w:rPr>
              <w:t xml:space="preserve">        },</w:t>
            </w:r>
          </w:p>
          <w:p w14:paraId="7AE6EB85" w14:textId="77777777" w:rsidR="005F7E37" w:rsidRDefault="005F7E37">
            <w:pPr>
              <w:spacing w:line="240" w:lineRule="auto"/>
              <w:ind w:firstLine="0"/>
              <w:jc w:val="left"/>
              <w:rPr>
                <w:sz w:val="24"/>
                <w:lang w:val="en-US"/>
              </w:rPr>
            </w:pPr>
            <w:r>
              <w:rPr>
                <w:sz w:val="24"/>
                <w:lang w:val="en-US"/>
              </w:rPr>
              <w:t xml:space="preserve">        "contactId": 3,</w:t>
            </w:r>
          </w:p>
          <w:p w14:paraId="07E63D6A" w14:textId="77777777" w:rsidR="005F7E37" w:rsidRDefault="005F7E37">
            <w:pPr>
              <w:spacing w:line="240" w:lineRule="auto"/>
              <w:ind w:firstLine="0"/>
              <w:jc w:val="left"/>
              <w:rPr>
                <w:sz w:val="24"/>
                <w:lang w:val="en-US"/>
              </w:rPr>
            </w:pPr>
            <w:r>
              <w:rPr>
                <w:sz w:val="24"/>
                <w:lang w:val="en-US"/>
              </w:rPr>
              <w:t xml:space="preserve">        "userId": 4,</w:t>
            </w:r>
          </w:p>
          <w:p w14:paraId="26CEB4CC" w14:textId="77777777" w:rsidR="005F7E37" w:rsidRDefault="005F7E37">
            <w:pPr>
              <w:spacing w:line="240" w:lineRule="auto"/>
              <w:ind w:firstLine="0"/>
              <w:jc w:val="left"/>
              <w:rPr>
                <w:sz w:val="24"/>
                <w:lang w:val="en-US"/>
              </w:rPr>
            </w:pPr>
            <w:r>
              <w:rPr>
                <w:sz w:val="24"/>
                <w:lang w:val="en-US"/>
              </w:rPr>
              <w:t xml:space="preserve">        "contactEmail": "maxonfjvipon@yandex.ru",</w:t>
            </w:r>
          </w:p>
          <w:p w14:paraId="62FAACCE" w14:textId="77777777" w:rsidR="005F7E37" w:rsidRDefault="005F7E37">
            <w:pPr>
              <w:spacing w:line="240" w:lineRule="auto"/>
              <w:ind w:firstLine="0"/>
              <w:jc w:val="left"/>
              <w:rPr>
                <w:sz w:val="24"/>
                <w:lang w:val="en-US"/>
              </w:rPr>
            </w:pPr>
            <w:r>
              <w:rPr>
                <w:sz w:val="24"/>
                <w:lang w:val="en-US"/>
              </w:rPr>
              <w:t xml:space="preserve">        "contactName": "</w:t>
            </w:r>
            <w:r>
              <w:rPr>
                <w:sz w:val="24"/>
              </w:rPr>
              <w:t>Максим</w:t>
            </w:r>
            <w:r>
              <w:rPr>
                <w:sz w:val="24"/>
                <w:lang w:val="en-US"/>
              </w:rPr>
              <w:t xml:space="preserve"> </w:t>
            </w:r>
            <w:r>
              <w:rPr>
                <w:sz w:val="24"/>
              </w:rPr>
              <w:t>Трунников</w:t>
            </w:r>
            <w:r>
              <w:rPr>
                <w:sz w:val="24"/>
                <w:lang w:val="en-US"/>
              </w:rPr>
              <w:t>"</w:t>
            </w:r>
          </w:p>
          <w:p w14:paraId="45C44B9A" w14:textId="77777777" w:rsidR="005F7E37" w:rsidRDefault="005F7E37">
            <w:pPr>
              <w:spacing w:line="240" w:lineRule="auto"/>
              <w:ind w:firstLine="0"/>
              <w:jc w:val="left"/>
              <w:rPr>
                <w:sz w:val="24"/>
                <w:lang w:val="en-US"/>
              </w:rPr>
            </w:pPr>
            <w:r>
              <w:rPr>
                <w:sz w:val="24"/>
                <w:lang w:val="en-US"/>
              </w:rPr>
              <w:t xml:space="preserve">    },</w:t>
            </w:r>
          </w:p>
          <w:p w14:paraId="16953AF3" w14:textId="77777777" w:rsidR="005F7E37" w:rsidRDefault="005F7E37">
            <w:pPr>
              <w:spacing w:line="240" w:lineRule="auto"/>
              <w:ind w:firstLine="0"/>
              <w:jc w:val="left"/>
              <w:rPr>
                <w:sz w:val="24"/>
                <w:lang w:val="en-US"/>
              </w:rPr>
            </w:pPr>
            <w:r>
              <w:rPr>
                <w:sz w:val="24"/>
                <w:lang w:val="en-US"/>
              </w:rPr>
              <w:t xml:space="preserve">    "isSuccess": true,</w:t>
            </w:r>
          </w:p>
          <w:p w14:paraId="7603343F" w14:textId="77777777" w:rsidR="005F7E37" w:rsidRDefault="005F7E37">
            <w:pPr>
              <w:spacing w:line="240" w:lineRule="auto"/>
              <w:ind w:firstLine="0"/>
              <w:jc w:val="left"/>
              <w:rPr>
                <w:sz w:val="24"/>
              </w:rPr>
            </w:pPr>
            <w:r>
              <w:rPr>
                <w:sz w:val="24"/>
                <w:lang w:val="en-US"/>
              </w:rPr>
              <w:t xml:space="preserve">    </w:t>
            </w:r>
            <w:r>
              <w:rPr>
                <w:sz w:val="24"/>
              </w:rPr>
              <w:t>"errorMessage": null</w:t>
            </w:r>
          </w:p>
          <w:p w14:paraId="73F84906" w14:textId="77777777" w:rsidR="005F7E37" w:rsidRDefault="005F7E37">
            <w:pPr>
              <w:spacing w:line="240" w:lineRule="auto"/>
              <w:ind w:firstLine="0"/>
              <w:jc w:val="left"/>
              <w:rPr>
                <w:sz w:val="24"/>
              </w:rPr>
            </w:pPr>
            <w:r>
              <w:rPr>
                <w:sz w:val="24"/>
              </w:rPr>
              <w:t>}</w:t>
            </w:r>
          </w:p>
        </w:tc>
        <w:tc>
          <w:tcPr>
            <w:tcW w:w="2268" w:type="dxa"/>
            <w:tcBorders>
              <w:top w:val="single" w:sz="4" w:space="0" w:color="auto"/>
              <w:left w:val="single" w:sz="4" w:space="0" w:color="auto"/>
              <w:bottom w:val="single" w:sz="4" w:space="0" w:color="auto"/>
              <w:right w:val="single" w:sz="4" w:space="0" w:color="auto"/>
            </w:tcBorders>
            <w:hideMark/>
          </w:tcPr>
          <w:p w14:paraId="17165A00" w14:textId="77777777" w:rsidR="005F7E37" w:rsidRDefault="005F7E37">
            <w:pPr>
              <w:ind w:firstLine="0"/>
              <w:jc w:val="center"/>
            </w:pPr>
            <w:r>
              <w:t>Да</w:t>
            </w:r>
          </w:p>
        </w:tc>
      </w:tr>
    </w:tbl>
    <w:p w14:paraId="1C07200F" w14:textId="77777777" w:rsidR="005F7E37" w:rsidRDefault="005F7E37" w:rsidP="005F7E37">
      <w:pPr>
        <w:pStyle w:val="affffff4"/>
        <w:rPr>
          <w:rFonts w:cstheme="minorBidi"/>
        </w:rPr>
      </w:pPr>
    </w:p>
    <w:p w14:paraId="58659F5D" w14:textId="77777777" w:rsidR="005F7E37" w:rsidRDefault="005F7E37" w:rsidP="00663895">
      <w:pPr>
        <w:pStyle w:val="2"/>
      </w:pPr>
      <w:bookmarkStart w:id="1192" w:name="_Toc73469589"/>
      <w:bookmarkStart w:id="1193" w:name="_Toc73879680"/>
      <w:bookmarkStart w:id="1194" w:name="_Toc74867076"/>
      <w:r>
        <w:lastRenderedPageBreak/>
        <w:t>Модульное тестирование</w:t>
      </w:r>
      <w:bookmarkEnd w:id="1192"/>
      <w:bookmarkEnd w:id="1193"/>
      <w:bookmarkEnd w:id="1194"/>
    </w:p>
    <w:p w14:paraId="4D9F8A4D" w14:textId="6F2F8011" w:rsidR="005F7E37" w:rsidRDefault="005F7E37" w:rsidP="005F7E37">
      <w:r>
        <w:t>Модульное тестирование, или юнит-тест</w:t>
      </w:r>
      <w:r w:rsidR="00B4594A">
        <w:t xml:space="preserve">ирование (англ. unit testing) – </w:t>
      </w:r>
      <w:r>
        <w:t>процесс</w:t>
      </w:r>
      <w:r w:rsidR="00B4594A">
        <w:t xml:space="preserve"> </w:t>
      </w:r>
      <w:r>
        <w:t>в программировании, позволяющий проверить на корректность отдельные модули исходного кода программы</w:t>
      </w:r>
      <w:r w:rsidR="007C2F66" w:rsidRPr="007C2F66">
        <w:t xml:space="preserve"> </w:t>
      </w:r>
      <w:r>
        <w:t>[</w:t>
      </w:r>
      <w:r>
        <w:fldChar w:fldCharType="begin"/>
      </w:r>
      <w:r>
        <w:instrText xml:space="preserve"> REF _Ref72686972 \r \h </w:instrText>
      </w:r>
      <w:r>
        <w:fldChar w:fldCharType="separate"/>
      </w:r>
      <w:r w:rsidR="00247CA3">
        <w:t>13</w:t>
      </w:r>
      <w:r>
        <w:fldChar w:fldCharType="end"/>
      </w:r>
      <w:r>
        <w:t>].</w:t>
      </w:r>
    </w:p>
    <w:p w14:paraId="7C898BCD" w14:textId="77777777" w:rsidR="005F7E37" w:rsidRDefault="005F7E37" w:rsidP="005F7E3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43C543E3" w14:textId="77777777" w:rsidR="005F7E37" w:rsidRDefault="005F7E37" w:rsidP="005F7E37">
      <w:r>
        <w:t xml:space="preserve">В рамках модульного тестирования будут созданы новые проекты </w:t>
      </w:r>
      <w:r>
        <w:rPr>
          <w:lang w:val="en-US"/>
        </w:rPr>
        <w:t>DeliveryRely</w:t>
      </w:r>
      <w:r>
        <w:t>.</w:t>
      </w:r>
      <w:r>
        <w:rPr>
          <w:lang w:val="en-US"/>
        </w:rPr>
        <w:t>ServiceLayer</w:t>
      </w:r>
      <w:r>
        <w:t>.</w:t>
      </w:r>
      <w:r>
        <w:rPr>
          <w:lang w:val="en-US"/>
        </w:rPr>
        <w:t>Tests</w:t>
      </w:r>
      <w:r w:rsidRPr="005F7E37">
        <w:t xml:space="preserve"> </w:t>
      </w:r>
      <w:r>
        <w:t xml:space="preserve">и </w:t>
      </w:r>
      <w:r>
        <w:rPr>
          <w:lang w:val="en-US"/>
        </w:rPr>
        <w:t>DeliveryRely</w:t>
      </w:r>
      <w:r>
        <w:t>.</w:t>
      </w:r>
      <w:r>
        <w:rPr>
          <w:lang w:val="en-US"/>
        </w:rPr>
        <w:t>Domain</w:t>
      </w:r>
      <w:r>
        <w:t>.</w:t>
      </w:r>
      <w:r>
        <w:rPr>
          <w:lang w:val="en-US"/>
        </w:rPr>
        <w:t>Tests</w:t>
      </w:r>
      <w:r>
        <w:t>.</w:t>
      </w:r>
    </w:p>
    <w:p w14:paraId="7A0DB854" w14:textId="1D880CB2" w:rsidR="005F7E37" w:rsidRPr="00232D7C" w:rsidRDefault="005F7E37" w:rsidP="00232D7C">
      <w:r>
        <w:t xml:space="preserve">В проекте </w:t>
      </w:r>
      <w:r>
        <w:rPr>
          <w:lang w:val="en-US"/>
        </w:rPr>
        <w:t>Delivery</w:t>
      </w:r>
      <w:r>
        <w:t>.</w:t>
      </w:r>
      <w:r>
        <w:rPr>
          <w:lang w:val="en-US"/>
        </w:rPr>
        <w:t>Domain</w:t>
      </w:r>
      <w:r>
        <w:t>.</w:t>
      </w:r>
      <w:r>
        <w:rPr>
          <w:lang w:val="en-US"/>
        </w:rPr>
        <w:t>ServiceLayer</w:t>
      </w:r>
      <w:r>
        <w:t>.</w:t>
      </w:r>
      <w:r>
        <w:rPr>
          <w:lang w:val="en-US"/>
        </w:rPr>
        <w:t>Tests</w:t>
      </w:r>
      <w:r w:rsidRPr="005F7E3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t xml:space="preserve">. Пример модульного теста из данного проекта представлен в </w:t>
      </w:r>
      <w:r w:rsidR="00232D7C">
        <w:t xml:space="preserve">прилож. </w:t>
      </w:r>
      <w:r w:rsidR="006E1AB9">
        <w:t>В</w:t>
      </w:r>
      <w:r w:rsidR="00232D7C">
        <w:t xml:space="preserve"> в </w:t>
      </w:r>
      <w:r>
        <w:t xml:space="preserve">листинге </w:t>
      </w:r>
      <w:r w:rsidR="006E1AB9">
        <w:t>В</w:t>
      </w:r>
      <w:r w:rsidR="00232D7C">
        <w:t>.6.</w:t>
      </w:r>
    </w:p>
    <w:p w14:paraId="018BB737" w14:textId="72384193" w:rsidR="005F7E37" w:rsidRDefault="005F7E37" w:rsidP="00232D7C">
      <w:r>
        <w:t xml:space="preserve">В проекте </w:t>
      </w:r>
      <w:r>
        <w:rPr>
          <w:lang w:val="en-US"/>
        </w:rPr>
        <w:t>DeliveryRely</w:t>
      </w:r>
      <w:r>
        <w:t>.</w:t>
      </w:r>
      <w:r>
        <w:rPr>
          <w:lang w:val="en-US"/>
        </w:rPr>
        <w:t>Domain</w:t>
      </w:r>
      <w:r>
        <w:t>.</w:t>
      </w:r>
      <w:r>
        <w:rPr>
          <w:lang w:val="en-US"/>
        </w:rPr>
        <w:t>Tests</w:t>
      </w:r>
      <w:r w:rsidRPr="005F7E37">
        <w:t xml:space="preserve"> </w:t>
      </w:r>
      <w:r>
        <w:t xml:space="preserve">содержатся тесты для методов получения (методы </w:t>
      </w:r>
      <w:r>
        <w:rPr>
          <w:lang w:val="en-US"/>
        </w:rPr>
        <w:t>Get</w:t>
      </w:r>
      <w:r>
        <w:t xml:space="preserve">…), добавления (методы </w:t>
      </w:r>
      <w:r>
        <w:rPr>
          <w:lang w:val="en-US"/>
        </w:rPr>
        <w:t>Insert</w:t>
      </w:r>
      <w:r>
        <w:t xml:space="preserve">…), изменения (методы </w:t>
      </w:r>
      <w:r>
        <w:rPr>
          <w:lang w:val="en-US"/>
        </w:rPr>
        <w:t>Update</w:t>
      </w:r>
      <w:r>
        <w:t xml:space="preserve">…) и удаления (методы </w:t>
      </w:r>
      <w:r>
        <w:rPr>
          <w:lang w:val="en-US"/>
        </w:rPr>
        <w:t>Delete</w:t>
      </w:r>
      <w:r>
        <w:t xml:space="preserve">…) класса </w:t>
      </w:r>
      <w:r>
        <w:rPr>
          <w:lang w:val="en-US"/>
        </w:rPr>
        <w:t>EFRepository</w:t>
      </w:r>
      <w:r>
        <w:t xml:space="preserve">. Пример теста представлен в </w:t>
      </w:r>
      <w:r w:rsidR="00232D7C">
        <w:t xml:space="preserve">прилож. </w:t>
      </w:r>
      <w:r w:rsidR="006E1AB9">
        <w:t>В</w:t>
      </w:r>
      <w:r w:rsidR="00232D7C">
        <w:t xml:space="preserve"> в </w:t>
      </w:r>
      <w:r>
        <w:t xml:space="preserve">листинге </w:t>
      </w:r>
      <w:r w:rsidR="006E1AB9">
        <w:t>В</w:t>
      </w:r>
      <w:r w:rsidR="00232D7C">
        <w:t>.7</w:t>
      </w:r>
      <w:r>
        <w:t>.</w:t>
      </w:r>
    </w:p>
    <w:p w14:paraId="75535641" w14:textId="27197B84" w:rsidR="005F7E37" w:rsidRDefault="005F7E37" w:rsidP="005258C7">
      <w:pPr>
        <w:pStyle w:val="2"/>
      </w:pPr>
      <w:bookmarkStart w:id="1195" w:name="_Toc74867077"/>
      <w:bookmarkStart w:id="1196" w:name="_Toc73469590"/>
      <w:bookmarkStart w:id="1197" w:name="_Toc73879681"/>
      <w:r>
        <w:t>Кроссбраузерное тестирование интерфейсов</w:t>
      </w:r>
      <w:bookmarkEnd w:id="1195"/>
      <w:del w:id="1198" w:author="Evgeny Sukharev" w:date="2021-06-14T17:43:00Z">
        <w:r w:rsidDel="00501145">
          <w:delText xml:space="preserve"> пользовательской части</w:delText>
        </w:r>
      </w:del>
      <w:bookmarkEnd w:id="1196"/>
      <w:bookmarkEnd w:id="1197"/>
    </w:p>
    <w:p w14:paraId="1920DF58" w14:textId="1C773570" w:rsidR="005F7E37" w:rsidRDefault="005F7E37" w:rsidP="005F7E37">
      <w:r>
        <w:t xml:space="preserve">Тестирование кроссбраузерности — вид тестирования, направленный </w:t>
      </w:r>
      <w:del w:id="1199" w:author="Evgeny Sukharev" w:date="2021-06-15T16:59:00Z">
        <w:r w:rsidDel="00D06878">
          <w:delText xml:space="preserve">на </w:delText>
        </w:r>
      </w:del>
      <w:ins w:id="1200" w:author="Evgeny Sukharev" w:date="2021-06-15T16:59:00Z">
        <w:r w:rsidR="00D06878">
          <w:t>на </w:t>
        </w:r>
      </w:ins>
      <w:r>
        <w:t>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564CA4">
        <w:t xml:space="preserve"> </w:t>
      </w:r>
      <w:r>
        <w:t>[</w:t>
      </w:r>
      <w:r w:rsidR="00564CA4">
        <w:fldChar w:fldCharType="begin"/>
      </w:r>
      <w:r w:rsidR="00564CA4">
        <w:instrText xml:space="preserve"> REF _Ref72676344 \r \h </w:instrText>
      </w:r>
      <w:r w:rsidR="00564CA4">
        <w:fldChar w:fldCharType="separate"/>
      </w:r>
      <w:r w:rsidR="00247CA3">
        <w:t>14</w:t>
      </w:r>
      <w:r w:rsidR="00564CA4">
        <w:fldChar w:fldCharType="end"/>
      </w:r>
      <w:r>
        <w:t>].</w:t>
      </w:r>
    </w:p>
    <w:p w14:paraId="1D2503D2" w14:textId="77777777" w:rsidR="005F7E37" w:rsidRDefault="005F7E37" w:rsidP="005F7E37">
      <w:r>
        <w:t>В рамках данного тестирования в самых распространенных браузерах были проверены основные интерфейсы клиентской части.</w:t>
      </w:r>
    </w:p>
    <w:p w14:paraId="30104264" w14:textId="77777777" w:rsidR="005F7E37" w:rsidRDefault="005F7E37" w:rsidP="005F7E37">
      <w:r>
        <w:t>Список проверяемых браузеров:</w:t>
      </w:r>
    </w:p>
    <w:p w14:paraId="7ACFCB85" w14:textId="77777777" w:rsidR="005F7E37" w:rsidRDefault="005F7E37" w:rsidP="00E87833">
      <w:pPr>
        <w:pStyle w:val="a7"/>
        <w:numPr>
          <w:ilvl w:val="0"/>
          <w:numId w:val="31"/>
        </w:numPr>
      </w:pPr>
      <w:r>
        <w:rPr>
          <w:lang w:val="en-US"/>
        </w:rPr>
        <w:t>Google Chrome</w:t>
      </w:r>
      <w:r>
        <w:t xml:space="preserve"> 89.0;</w:t>
      </w:r>
    </w:p>
    <w:p w14:paraId="10BF9B50" w14:textId="77777777" w:rsidR="005F7E37" w:rsidRDefault="005F7E37" w:rsidP="00E87833">
      <w:pPr>
        <w:pStyle w:val="a7"/>
        <w:numPr>
          <w:ilvl w:val="0"/>
          <w:numId w:val="31"/>
        </w:numPr>
      </w:pPr>
      <w:r>
        <w:rPr>
          <w:lang w:val="en-US"/>
        </w:rPr>
        <w:t>Safari</w:t>
      </w:r>
      <w:r>
        <w:t xml:space="preserve"> 14;</w:t>
      </w:r>
    </w:p>
    <w:p w14:paraId="21B6186B" w14:textId="77777777" w:rsidR="005F7E37" w:rsidRDefault="005F7E37" w:rsidP="00E87833">
      <w:pPr>
        <w:pStyle w:val="a7"/>
        <w:numPr>
          <w:ilvl w:val="0"/>
          <w:numId w:val="31"/>
        </w:numPr>
      </w:pPr>
      <w:r>
        <w:rPr>
          <w:lang w:val="en-US"/>
        </w:rPr>
        <w:t>Mozilla Firefox</w:t>
      </w:r>
      <w:r>
        <w:t xml:space="preserve"> 91.6 </w:t>
      </w:r>
      <w:r>
        <w:rPr>
          <w:lang w:val="en-US"/>
        </w:rPr>
        <w:t>ESR</w:t>
      </w:r>
      <w:r>
        <w:t>;</w:t>
      </w:r>
    </w:p>
    <w:p w14:paraId="61D377DE" w14:textId="77777777" w:rsidR="005F7E37" w:rsidRDefault="005F7E37" w:rsidP="00E87833">
      <w:pPr>
        <w:pStyle w:val="a7"/>
        <w:numPr>
          <w:ilvl w:val="0"/>
          <w:numId w:val="31"/>
        </w:numPr>
      </w:pPr>
      <w:r>
        <w:rPr>
          <w:lang w:val="en-US"/>
        </w:rPr>
        <w:t>Opera</w:t>
      </w:r>
      <w:r>
        <w:t xml:space="preserve"> 12.</w:t>
      </w:r>
    </w:p>
    <w:p w14:paraId="08AA65EE" w14:textId="77777777" w:rsidR="005F7E37" w:rsidRDefault="005F7E37" w:rsidP="005F7E37">
      <w:r>
        <w:t>Список сравниваемых интерфейсов:</w:t>
      </w:r>
    </w:p>
    <w:p w14:paraId="0C150C9E" w14:textId="77777777" w:rsidR="005F7E37" w:rsidRDefault="005F7E37" w:rsidP="00E87833">
      <w:pPr>
        <w:pStyle w:val="a7"/>
        <w:numPr>
          <w:ilvl w:val="0"/>
          <w:numId w:val="32"/>
        </w:numPr>
      </w:pPr>
      <w:r>
        <w:t>страница авторизации;</w:t>
      </w:r>
    </w:p>
    <w:p w14:paraId="1E91C2DF" w14:textId="77777777" w:rsidR="005F7E37" w:rsidRDefault="005F7E37" w:rsidP="00E87833">
      <w:pPr>
        <w:pStyle w:val="a7"/>
        <w:numPr>
          <w:ilvl w:val="0"/>
          <w:numId w:val="32"/>
        </w:numPr>
      </w:pPr>
      <w:r>
        <w:lastRenderedPageBreak/>
        <w:t>главная страница;</w:t>
      </w:r>
    </w:p>
    <w:p w14:paraId="58EDA4B3" w14:textId="77777777" w:rsidR="005F7E37" w:rsidRDefault="005F7E37" w:rsidP="00E87833">
      <w:pPr>
        <w:pStyle w:val="a7"/>
        <w:numPr>
          <w:ilvl w:val="0"/>
          <w:numId w:val="32"/>
        </w:numPr>
      </w:pPr>
      <w:r>
        <w:t>список сервисов доставки;</w:t>
      </w:r>
    </w:p>
    <w:p w14:paraId="2FD45001" w14:textId="77777777" w:rsidR="005F7E37" w:rsidRDefault="005F7E37" w:rsidP="00E87833">
      <w:pPr>
        <w:pStyle w:val="a7"/>
        <w:numPr>
          <w:ilvl w:val="0"/>
          <w:numId w:val="32"/>
        </w:numPr>
      </w:pPr>
      <w:r>
        <w:t>список сообщений;</w:t>
      </w:r>
    </w:p>
    <w:p w14:paraId="7F0DFC31" w14:textId="77777777" w:rsidR="005F7E37" w:rsidRDefault="005F7E37" w:rsidP="00E87833">
      <w:pPr>
        <w:pStyle w:val="a7"/>
        <w:numPr>
          <w:ilvl w:val="0"/>
          <w:numId w:val="32"/>
        </w:numPr>
      </w:pPr>
      <w:r>
        <w:t>список контактов;</w:t>
      </w:r>
    </w:p>
    <w:p w14:paraId="5690EF17" w14:textId="5BF67F15" w:rsidR="005F7E37" w:rsidRDefault="00F524D8" w:rsidP="00E87833">
      <w:pPr>
        <w:pStyle w:val="a7"/>
        <w:numPr>
          <w:ilvl w:val="0"/>
          <w:numId w:val="32"/>
        </w:numPr>
      </w:pPr>
      <w:r>
        <w:t>страница создания сообщения;</w:t>
      </w:r>
    </w:p>
    <w:p w14:paraId="1A7633C7" w14:textId="5FCCC9F9" w:rsidR="00F524D8" w:rsidRDefault="00F524D8" w:rsidP="00E87833">
      <w:pPr>
        <w:pStyle w:val="a7"/>
        <w:numPr>
          <w:ilvl w:val="0"/>
          <w:numId w:val="32"/>
        </w:numPr>
      </w:pPr>
      <w:r>
        <w:t>страница информации о сообщении.</w:t>
      </w:r>
    </w:p>
    <w:p w14:paraId="085A3F86" w14:textId="7527084C" w:rsidR="005F7E37" w:rsidRDefault="005F7E37" w:rsidP="00CC0252">
      <w:r>
        <w:t xml:space="preserve">В качестве примера приводятся скриншоты интерфейсов страницы сообщений в браузерах </w:t>
      </w:r>
      <w:r>
        <w:rPr>
          <w:lang w:val="en-US"/>
        </w:rPr>
        <w:t>Google</w:t>
      </w:r>
      <w:r w:rsidRPr="005F7E37">
        <w:t xml:space="preserve"> </w:t>
      </w:r>
      <w:r>
        <w:rPr>
          <w:lang w:val="en-US"/>
        </w:rPr>
        <w:t>Chrome</w:t>
      </w:r>
      <w:r w:rsidRPr="005F7E37">
        <w:t xml:space="preserve"> </w:t>
      </w:r>
      <w:r>
        <w:t xml:space="preserve">(рис. </w:t>
      </w:r>
      <w:r w:rsidR="005258C7" w:rsidRPr="005258C7">
        <w:t>5</w:t>
      </w:r>
      <w:r>
        <w:t xml:space="preserve">.1) и </w:t>
      </w:r>
      <w:r>
        <w:rPr>
          <w:lang w:val="en-US"/>
        </w:rPr>
        <w:t>Opera</w:t>
      </w:r>
      <w:r w:rsidRPr="005F7E37">
        <w:t xml:space="preserve"> </w:t>
      </w:r>
      <w:r>
        <w:t xml:space="preserve">(рис. </w:t>
      </w:r>
      <w:r w:rsidR="005258C7" w:rsidRPr="005258C7">
        <w:t>5</w:t>
      </w:r>
      <w:r>
        <w:t>.2).</w:t>
      </w:r>
    </w:p>
    <w:p w14:paraId="75762FB6" w14:textId="05326518" w:rsidR="00CC0252" w:rsidRDefault="00CC0252" w:rsidP="00CC0252">
      <w:r>
        <w:t xml:space="preserve">По итогам данного тестирования были выявлены определенные особенности отображения интерфейсов в некоторых браузерах. Например, последний столбец </w:t>
      </w:r>
      <w:del w:id="1201" w:author="Evgeny Sukharev" w:date="2021-06-15T16:59:00Z">
        <w:r w:rsidDel="00D06878">
          <w:delText xml:space="preserve">в </w:delText>
        </w:r>
      </w:del>
      <w:ins w:id="1202" w:author="Evgeny Sukharev" w:date="2021-06-15T16:59:00Z">
        <w:r w:rsidR="00D06878">
          <w:t>в </w:t>
        </w:r>
      </w:ins>
      <w:r>
        <w:t xml:space="preserve">компоненте таблицы из библиотеки </w:t>
      </w:r>
      <w:r>
        <w:rPr>
          <w:lang w:val="en-US"/>
        </w:rPr>
        <w:t>Material</w:t>
      </w:r>
      <w:r w:rsidRPr="00CC0252">
        <w:t xml:space="preserve"> </w:t>
      </w:r>
      <w:r>
        <w:t xml:space="preserve">отображался некорректно в браузере </w:t>
      </w:r>
      <w:r>
        <w:rPr>
          <w:lang w:val="en-US"/>
        </w:rPr>
        <w:t>Mozilla</w:t>
      </w:r>
      <w:r w:rsidRPr="00CC0252">
        <w:t xml:space="preserve"> </w:t>
      </w:r>
      <w:r>
        <w:rPr>
          <w:lang w:val="en-US"/>
        </w:rPr>
        <w:t>Firefox</w:t>
      </w:r>
      <w:r>
        <w:t>, из-за чего таблица становилась шире, в браузере появлялась горизонтальная полоса прокрутки, и не было видно столбца с доступными действиями.</w:t>
      </w:r>
    </w:p>
    <w:p w14:paraId="2B5B6C9C" w14:textId="512E405A" w:rsidR="00CC0252" w:rsidRPr="00CC0252" w:rsidRDefault="00873B6D" w:rsidP="00CC0252">
      <w:r>
        <w:t>Данная ошибка была исправлена изменением стилей таблицы, после чего поведение таблицы во всех браузерах стало идентичным и корректным.</w:t>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6F95432A" w14:textId="77777777" w:rsidTr="00CC0252">
        <w:trPr>
          <w:cantSplit/>
          <w:trHeight w:val="14034"/>
        </w:trPr>
        <w:tc>
          <w:tcPr>
            <w:tcW w:w="1254" w:type="dxa"/>
            <w:tcBorders>
              <w:top w:val="nil"/>
              <w:left w:val="nil"/>
              <w:bottom w:val="nil"/>
              <w:right w:val="nil"/>
            </w:tcBorders>
            <w:textDirection w:val="btLr"/>
          </w:tcPr>
          <w:p w14:paraId="4482F8F2" w14:textId="7F98AF3E" w:rsidR="00CC0252" w:rsidRDefault="00CC0252" w:rsidP="00CC0252">
            <w:pPr>
              <w:pStyle w:val="affffff4"/>
            </w:pPr>
            <w:r>
              <w:lastRenderedPageBreak/>
              <w:t xml:space="preserve">Рис. </w:t>
            </w:r>
            <w:r w:rsidRPr="00216C09">
              <w:t>5</w:t>
            </w:r>
            <w:r>
              <w:t xml:space="preserve">.1. Список сообщений в </w:t>
            </w:r>
            <w:r>
              <w:rPr>
                <w:lang w:val="en-US"/>
              </w:rPr>
              <w:t>Google</w:t>
            </w:r>
            <w:r w:rsidRPr="005F7E37">
              <w:t xml:space="preserve"> </w:t>
            </w:r>
            <w:r>
              <w:rPr>
                <w:lang w:val="en-US"/>
              </w:rPr>
              <w:t>Chrome</w:t>
            </w:r>
          </w:p>
        </w:tc>
      </w:tr>
    </w:tbl>
    <w:p w14:paraId="15E648EA" w14:textId="7DF6C017" w:rsidR="00CC0252" w:rsidRDefault="00CC0252" w:rsidP="00A83837">
      <w:pPr>
        <w:ind w:left="567" w:firstLine="0"/>
        <w:jc w:val="left"/>
        <w:rPr>
          <w:color w:val="000000" w:themeColor="text1"/>
        </w:rPr>
      </w:pPr>
      <w:r>
        <w:rPr>
          <w:noProof/>
          <w:lang w:eastAsia="ru-RU"/>
        </w:rPr>
        <w:drawing>
          <wp:inline distT="0" distB="0" distL="0" distR="0" wp14:anchorId="7E3420B9" wp14:editId="1E0DDFFE">
            <wp:extent cx="9251455" cy="4995251"/>
            <wp:effectExtent l="0" t="5397" r="1587" b="1588"/>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9270820" cy="5005707"/>
                    </a:xfrm>
                    <a:prstGeom prst="rect">
                      <a:avLst/>
                    </a:prstGeom>
                    <a:noFill/>
                    <a:ln>
                      <a:noFill/>
                    </a:ln>
                  </pic:spPr>
                </pic:pic>
              </a:graphicData>
            </a:graphic>
          </wp:inline>
        </w:drawing>
      </w:r>
      <w:r>
        <w:br w:type="page"/>
      </w:r>
    </w:p>
    <w:tbl>
      <w:tblPr>
        <w:tblStyle w:val="af9"/>
        <w:tblpPr w:leftFromText="180" w:rightFromText="180" w:vertAnchor="page" w:horzAnchor="margin" w:tblpXSpec="right" w:tblpY="1317"/>
        <w:tblW w:w="0" w:type="auto"/>
        <w:tblLook w:val="04A0" w:firstRow="1" w:lastRow="0" w:firstColumn="1" w:lastColumn="0" w:noHBand="0" w:noVBand="1"/>
      </w:tblPr>
      <w:tblGrid>
        <w:gridCol w:w="1254"/>
      </w:tblGrid>
      <w:tr w:rsidR="00CC0252" w14:paraId="35472C8F" w14:textId="77777777" w:rsidTr="00321997">
        <w:trPr>
          <w:cantSplit/>
          <w:trHeight w:val="14034"/>
        </w:trPr>
        <w:tc>
          <w:tcPr>
            <w:tcW w:w="1254" w:type="dxa"/>
            <w:tcBorders>
              <w:top w:val="nil"/>
              <w:left w:val="nil"/>
              <w:bottom w:val="nil"/>
              <w:right w:val="nil"/>
            </w:tcBorders>
            <w:textDirection w:val="btLr"/>
          </w:tcPr>
          <w:p w14:paraId="76730301" w14:textId="28EE3060" w:rsidR="00CC0252" w:rsidRDefault="00CC0252" w:rsidP="00321997">
            <w:pPr>
              <w:pStyle w:val="affffff4"/>
            </w:pPr>
            <w:r>
              <w:lastRenderedPageBreak/>
              <w:t>Рис.</w:t>
            </w:r>
            <w:r w:rsidRPr="005258C7">
              <w:t>5</w:t>
            </w:r>
            <w:r>
              <w:t xml:space="preserve">.2. Страница сообщений в </w:t>
            </w:r>
            <w:r>
              <w:rPr>
                <w:lang w:val="en-US"/>
              </w:rPr>
              <w:t>Opera</w:t>
            </w:r>
          </w:p>
        </w:tc>
      </w:tr>
    </w:tbl>
    <w:p w14:paraId="57B334E0" w14:textId="32BD62BD" w:rsidR="00CC0252" w:rsidRPr="00CC0252" w:rsidRDefault="00CC0252" w:rsidP="00A83837">
      <w:pPr>
        <w:ind w:left="567" w:firstLine="0"/>
        <w:jc w:val="left"/>
        <w:rPr>
          <w:color w:val="000000" w:themeColor="text1"/>
        </w:rPr>
      </w:pPr>
      <w:r>
        <w:rPr>
          <w:b/>
          <w:i/>
          <w:noProof/>
          <w:lang w:eastAsia="ru-RU"/>
        </w:rPr>
        <w:drawing>
          <wp:inline distT="0" distB="0" distL="0" distR="0" wp14:anchorId="36425DB6" wp14:editId="74185E50">
            <wp:extent cx="9288493" cy="5015250"/>
            <wp:effectExtent l="285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9301620" cy="5022338"/>
                    </a:xfrm>
                    <a:prstGeom prst="rect">
                      <a:avLst/>
                    </a:prstGeom>
                    <a:noFill/>
                    <a:ln>
                      <a:noFill/>
                    </a:ln>
                  </pic:spPr>
                </pic:pic>
              </a:graphicData>
            </a:graphic>
          </wp:inline>
        </w:drawing>
      </w:r>
      <w:r>
        <w:br w:type="page"/>
      </w:r>
    </w:p>
    <w:p w14:paraId="56F6AC36" w14:textId="77777777" w:rsidR="00C85617" w:rsidRDefault="00C85617" w:rsidP="0092282C">
      <w:pPr>
        <w:pStyle w:val="1"/>
      </w:pPr>
      <w:bookmarkStart w:id="1203" w:name="_Toc74867078"/>
      <w:r>
        <w:lastRenderedPageBreak/>
        <w:t>ОРГАНИЗАЦИОННАЯ ЧАСТЬ</w:t>
      </w:r>
      <w:bookmarkEnd w:id="1203"/>
    </w:p>
    <w:p w14:paraId="5BFE4272" w14:textId="77E8C737" w:rsidR="003E5737" w:rsidRPr="00E310C1" w:rsidRDefault="000A31F4" w:rsidP="000A31F4">
      <w:pPr>
        <w:pStyle w:val="aff0"/>
        <w:rPr>
          <w:szCs w:val="28"/>
        </w:rPr>
      </w:pPr>
      <w:r w:rsidRPr="00E310C1">
        <w:rPr>
          <w:szCs w:val="28"/>
        </w:rPr>
        <w:t>Тема дипломной работы связана с разработкой</w:t>
      </w:r>
      <w:r w:rsidRPr="00692574">
        <w:rPr>
          <w:szCs w:val="28"/>
        </w:rPr>
        <w:t xml:space="preserve"> программно</w:t>
      </w:r>
      <w:r w:rsidR="005258C7" w:rsidRPr="00E10CD6">
        <w:rPr>
          <w:szCs w:val="28"/>
        </w:rPr>
        <w:t>го комплекса управления надежной</w:t>
      </w:r>
      <w:r w:rsidRPr="00D06878">
        <w:rPr>
          <w:szCs w:val="28"/>
        </w:rPr>
        <w:t xml:space="preserve"> отправки электронных писем,</w:t>
      </w:r>
      <w:r w:rsidRPr="00E310C1">
        <w:rPr>
          <w:szCs w:val="28"/>
        </w:rPr>
        <w:t xml:space="preserve"> предусматривающей эксплуатацию вычислительной техники и решение задач в помещениях, оборудованных ПЭВМ.</w:t>
      </w:r>
      <w:r w:rsidR="003E5737" w:rsidRPr="00E310C1">
        <w:rPr>
          <w:szCs w:val="28"/>
        </w:rPr>
        <w:t xml:space="preserve"> </w:t>
      </w:r>
    </w:p>
    <w:p w14:paraId="684F798E" w14:textId="0435C467" w:rsidR="00587A9D" w:rsidRPr="00E310C1" w:rsidRDefault="00587A9D" w:rsidP="003E5737">
      <w:pPr>
        <w:pStyle w:val="affffffc"/>
        <w:rPr>
          <w:ins w:id="1204" w:author="Evgeny Sukharev" w:date="2021-06-14T19:32:00Z"/>
          <w:rPrChange w:id="1205" w:author="Evgeny Sukharev" w:date="2021-06-14T19:32:00Z">
            <w:rPr>
              <w:ins w:id="1206" w:author="Evgeny Sukharev" w:date="2021-06-14T19:32:00Z"/>
              <w:sz w:val="27"/>
              <w:szCs w:val="27"/>
              <w:lang w:val="en-US"/>
            </w:rPr>
          </w:rPrChange>
        </w:rPr>
      </w:pPr>
      <w:ins w:id="1207" w:author="Evgeny Sukharev" w:date="2021-06-14T19:32:00Z">
        <w:r w:rsidRPr="00E310C1">
          <w:rPr>
            <w:rPrChange w:id="1208" w:author="Evgeny Sukharev" w:date="2021-06-14T19:32:00Z">
              <w:rPr>
                <w:sz w:val="27"/>
                <w:szCs w:val="27"/>
              </w:rPr>
            </w:rPrChange>
          </w:rPr>
          <w:t xml:space="preserve">Все требования к помещению и используемому компьютерному оборудованию отражены в Санитарных правилах и нормах СанПиН 1.2.3685-21 «Гигиенические нормативы и требования к обеспечению безопасности и (или) безвредности для человека факторов среды обитания» </w:t>
        </w:r>
        <w:r w:rsidRPr="00E310C1">
          <w:rPr>
            <w:rPrChange w:id="1209" w:author="Evgeny Sukharev" w:date="2021-06-14T19:32:00Z">
              <w:rPr>
                <w:sz w:val="27"/>
                <w:szCs w:val="27"/>
                <w:lang w:val="en-US"/>
              </w:rPr>
            </w:rPrChange>
          </w:rPr>
          <w:t>[28].</w:t>
        </w:r>
        <w:r w:rsidRPr="00E310C1">
          <w:rPr>
            <w:rPrChange w:id="1210" w:author="Evgeny Sukharev" w:date="2021-06-14T19:32:00Z">
              <w:rPr>
                <w:sz w:val="27"/>
                <w:szCs w:val="27"/>
              </w:rPr>
            </w:rPrChange>
          </w:rPr>
          <w:t xml:space="preserve"> </w:t>
        </w:r>
      </w:ins>
    </w:p>
    <w:p w14:paraId="655EE5FD" w14:textId="5A1EFA9E" w:rsidR="00A75C5E" w:rsidRPr="00E310C1" w:rsidDel="00587A9D" w:rsidRDefault="00A75C5E" w:rsidP="00A75C5E">
      <w:pPr>
        <w:pStyle w:val="affffffc"/>
        <w:rPr>
          <w:del w:id="1211" w:author="Evgeny Sukharev" w:date="2021-06-14T19:32:00Z"/>
        </w:rPr>
      </w:pPr>
      <w:del w:id="1212" w:author="Evgeny Sukharev" w:date="2021-06-14T19:32:00Z">
        <w:r w:rsidRPr="00E310C1" w:rsidDel="00587A9D">
          <w:delText xml:space="preserve">Все требования к помещению и используемому компьютерному оборудованию отражены в Санитарных правилах и нормах СанПиН </w:delText>
        </w:r>
      </w:del>
      <w:del w:id="1213" w:author="Evgeny Sukharev" w:date="2021-06-14T19:30:00Z">
        <w:r w:rsidRPr="00E310C1" w:rsidDel="00587A9D">
          <w:delText>2.2.2</w:delText>
        </w:r>
      </w:del>
      <w:del w:id="1214" w:author="Evgeny Sukharev" w:date="2021-06-14T19:31:00Z">
        <w:r w:rsidRPr="00E310C1" w:rsidDel="00587A9D">
          <w:delText>/2.4.1340-03</w:delText>
        </w:r>
      </w:del>
      <w:del w:id="1215" w:author="Evgeny Sukharev" w:date="2021-06-14T19:32:00Z">
        <w:r w:rsidRPr="00E310C1" w:rsidDel="00587A9D">
          <w:delText xml:space="preserve"> </w:delText>
        </w:r>
        <w:r w:rsidR="00F524D8" w:rsidRPr="00E310C1" w:rsidDel="00587A9D">
          <w:delText>«</w:delText>
        </w:r>
        <w:r w:rsidRPr="00E310C1" w:rsidDel="00587A9D">
          <w:delText>Гигиенические требования к персональным электронно-вычислительным машинам и организации работы</w:delText>
        </w:r>
        <w:r w:rsidR="00F524D8" w:rsidRPr="00E310C1" w:rsidDel="00587A9D">
          <w:delText>»</w:delText>
        </w:r>
        <w:r w:rsidRPr="00E310C1" w:rsidDel="00587A9D">
          <w:delText xml:space="preserve"> [</w:delText>
        </w:r>
        <w:r w:rsidR="009125ED" w:rsidRPr="00E310C1" w:rsidDel="00587A9D">
          <w:delText>28</w:delText>
        </w:r>
        <w:r w:rsidRPr="00E310C1" w:rsidDel="00587A9D">
          <w:delText>] и приведены в прилож.</w:delText>
        </w:r>
        <w:r w:rsidR="00DB101A" w:rsidRPr="00E310C1" w:rsidDel="00587A9D">
          <w:delText> </w:delText>
        </w:r>
        <w:r w:rsidR="006E1AB9" w:rsidRPr="00E310C1" w:rsidDel="00587A9D">
          <w:delText>Б</w:delText>
        </w:r>
        <w:r w:rsidRPr="00E310C1" w:rsidDel="00587A9D">
          <w:delText>.</w:delText>
        </w:r>
      </w:del>
    </w:p>
    <w:p w14:paraId="1EE9CC67" w14:textId="3907F328" w:rsidR="003E5737" w:rsidRPr="00E310C1" w:rsidRDefault="003E5737" w:rsidP="003E5737">
      <w:pPr>
        <w:pStyle w:val="affffffc"/>
      </w:pPr>
      <w:r w:rsidRPr="00E310C1">
        <w:rPr>
          <w:shd w:val="clear" w:color="auto" w:fill="FFFFFF"/>
        </w:rPr>
        <w:t>При проектировании рабочего места должна быть решена проблема освещения как искусственного, так и естественного.</w:t>
      </w:r>
    </w:p>
    <w:p w14:paraId="1688A390" w14:textId="3BC5169F" w:rsidR="003E5737" w:rsidRPr="00E10CD6" w:rsidRDefault="003E5737" w:rsidP="003E5737">
      <w:pPr>
        <w:pStyle w:val="aff0"/>
        <w:rPr>
          <w:szCs w:val="28"/>
        </w:rPr>
      </w:pPr>
      <w:r w:rsidRPr="00692574">
        <w:rPr>
          <w:szCs w:val="28"/>
        </w:rPr>
        <w:t>Заданные параметры:</w:t>
      </w:r>
    </w:p>
    <w:p w14:paraId="12F79AF7" w14:textId="77777777" w:rsidR="003E5737" w:rsidRDefault="003E5737" w:rsidP="00E87833">
      <w:pPr>
        <w:pStyle w:val="a0"/>
        <w:numPr>
          <w:ilvl w:val="0"/>
          <w:numId w:val="27"/>
        </w:numPr>
      </w:pPr>
      <w:r>
        <w:t>тип лампы – люминесцентная;</w:t>
      </w:r>
    </w:p>
    <w:p w14:paraId="4000AC6E" w14:textId="77777777" w:rsidR="003E5737" w:rsidRDefault="003E5737" w:rsidP="00E87833">
      <w:pPr>
        <w:pStyle w:val="a0"/>
        <w:numPr>
          <w:ilvl w:val="0"/>
          <w:numId w:val="27"/>
        </w:numPr>
      </w:pPr>
      <w:r>
        <w:t>тип светильника – ЛД;</w:t>
      </w:r>
    </w:p>
    <w:p w14:paraId="74E3C25D" w14:textId="77777777" w:rsidR="003E5737" w:rsidRDefault="003E5737" w:rsidP="00E87833">
      <w:pPr>
        <w:pStyle w:val="a0"/>
        <w:numPr>
          <w:ilvl w:val="0"/>
          <w:numId w:val="27"/>
        </w:numPr>
      </w:pPr>
      <w:r>
        <w:t xml:space="preserve">освещенность – </w:t>
      </w:r>
      <w:r w:rsidRPr="00961076">
        <w:rPr>
          <w:i/>
        </w:rPr>
        <w:t>E</w:t>
      </w:r>
      <w:r>
        <w:t xml:space="preserve"> = 300 лк;</w:t>
      </w:r>
    </w:p>
    <w:p w14:paraId="60A451C9" w14:textId="77777777" w:rsidR="003E5737" w:rsidRDefault="003E5737" w:rsidP="00E87833">
      <w:pPr>
        <w:pStyle w:val="a0"/>
        <w:numPr>
          <w:ilvl w:val="0"/>
          <w:numId w:val="27"/>
        </w:numPr>
        <w:rPr>
          <w:i/>
        </w:rPr>
      </w:pPr>
      <w:r>
        <w:t xml:space="preserve">высота помещения – </w:t>
      </w:r>
      <w:r>
        <w:rPr>
          <w:i/>
          <w:lang w:val="en-US"/>
        </w:rPr>
        <w:t>H</w:t>
      </w:r>
      <w:r w:rsidRPr="00602595">
        <w:rPr>
          <w:i/>
        </w:rPr>
        <w:t xml:space="preserve"> </w:t>
      </w:r>
      <w:r>
        <w:t>= 3,3 м</w:t>
      </w:r>
      <w:r>
        <w:rPr>
          <w:i/>
        </w:rPr>
        <w:t>;</w:t>
      </w:r>
    </w:p>
    <w:p w14:paraId="1AE26A5B" w14:textId="77777777" w:rsidR="003E5737" w:rsidRPr="00602595" w:rsidRDefault="003E5737" w:rsidP="00E87833">
      <w:pPr>
        <w:pStyle w:val="a0"/>
        <w:numPr>
          <w:ilvl w:val="0"/>
          <w:numId w:val="27"/>
        </w:numPr>
      </w:pPr>
      <w:r>
        <w:t xml:space="preserve">длина помещения – </w:t>
      </w:r>
      <w:r>
        <w:rPr>
          <w:i/>
        </w:rPr>
        <w:t>a</w:t>
      </w:r>
      <w:r>
        <w:t xml:space="preserve"> = 9 м;</w:t>
      </w:r>
    </w:p>
    <w:p w14:paraId="7B16F2D5" w14:textId="77777777" w:rsidR="003E5737" w:rsidRDefault="003E5737" w:rsidP="00E87833">
      <w:pPr>
        <w:pStyle w:val="a0"/>
        <w:numPr>
          <w:ilvl w:val="0"/>
          <w:numId w:val="27"/>
        </w:numPr>
      </w:pPr>
      <w:r>
        <w:t xml:space="preserve">ширина помещения – </w:t>
      </w:r>
      <w:r>
        <w:rPr>
          <w:i/>
        </w:rPr>
        <w:t>b</w:t>
      </w:r>
      <w:r>
        <w:t xml:space="preserve"> = 4 м;</w:t>
      </w:r>
    </w:p>
    <w:p w14:paraId="3A6EC40C" w14:textId="77777777" w:rsidR="003E5737" w:rsidRDefault="003E5737" w:rsidP="00E87833">
      <w:pPr>
        <w:pStyle w:val="a0"/>
        <w:numPr>
          <w:ilvl w:val="0"/>
          <w:numId w:val="27"/>
        </w:numPr>
      </w:pPr>
      <w:r>
        <w:t xml:space="preserve">высота подвеса светильника – </w:t>
      </w:r>
      <w:r>
        <w:rPr>
          <w:i/>
        </w:rPr>
        <w:t>hp</w:t>
      </w:r>
      <w:r>
        <w:t xml:space="preserve"> = 2,5 м.</w:t>
      </w:r>
    </w:p>
    <w:p w14:paraId="5E84133A" w14:textId="4CFB614E" w:rsidR="003E5737" w:rsidRDefault="003E5737" w:rsidP="00A75C5E">
      <w:pPr>
        <w:pStyle w:val="affffffc"/>
      </w:pPr>
      <w:r>
        <w:t xml:space="preserve">Результаты расчетов освещения обобщены в таблице 6.1, схема расположения светильников представлена на рис. 6.1, а сами расчеты представлены в прилож. </w:t>
      </w:r>
      <w:del w:id="1216" w:author="Evgeny Sukharev" w:date="2021-06-14T19:32:00Z">
        <w:r w:rsidR="006E1AB9" w:rsidDel="00780C9D">
          <w:delText>В</w:delText>
        </w:r>
      </w:del>
      <w:ins w:id="1217" w:author="Evgeny Sukharev" w:date="2021-06-14T19:32:00Z">
        <w:r w:rsidR="00780C9D">
          <w:t>Б</w:t>
        </w:r>
      </w:ins>
      <w:r>
        <w:t>.</w:t>
      </w:r>
    </w:p>
    <w:p w14:paraId="0292F4EE" w14:textId="77777777" w:rsidR="003E5737" w:rsidRDefault="003E5737" w:rsidP="003E5737">
      <w:pPr>
        <w:pStyle w:val="affffffc"/>
        <w:ind w:firstLine="0"/>
        <w:jc w:val="right"/>
        <w:rPr>
          <w:b/>
        </w:rPr>
      </w:pPr>
      <w:r>
        <w:rPr>
          <w:b/>
        </w:rPr>
        <w:t>Таблица 6.1</w:t>
      </w:r>
    </w:p>
    <w:p w14:paraId="5ACB0F46" w14:textId="77777777" w:rsidR="003E5737" w:rsidRDefault="003E5737" w:rsidP="003E5737">
      <w:pPr>
        <w:pStyle w:val="affffff4"/>
      </w:pPr>
      <w:r>
        <w:t>Результаты расчётов параметров осветительной установки</w:t>
      </w:r>
    </w:p>
    <w:p w14:paraId="3B15CED8" w14:textId="02B5F192" w:rsidR="003E5737" w:rsidDel="00E10CD6" w:rsidRDefault="003E5737" w:rsidP="003E5737">
      <w:pPr>
        <w:pStyle w:val="221"/>
        <w:spacing w:after="0"/>
        <w:ind w:firstLine="709"/>
        <w:rPr>
          <w:del w:id="1218" w:author="Evgeny Sukharev" w:date="2021-06-15T01:08:00Z"/>
          <w:snapToGrid w:val="0"/>
          <w:sz w:val="20"/>
        </w:rPr>
      </w:pPr>
    </w:p>
    <w:tbl>
      <w:tblPr>
        <w:tblW w:w="9804"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67"/>
        <w:gridCol w:w="1077"/>
        <w:gridCol w:w="1268"/>
        <w:gridCol w:w="1332"/>
        <w:gridCol w:w="1285"/>
        <w:gridCol w:w="1552"/>
        <w:gridCol w:w="1395"/>
        <w:gridCol w:w="1328"/>
      </w:tblGrid>
      <w:tr w:rsidR="003E5737" w14:paraId="580C1025" w14:textId="77777777" w:rsidTr="005819D1">
        <w:trPr>
          <w:trHeight w:val="549"/>
        </w:trPr>
        <w:tc>
          <w:tcPr>
            <w:tcW w:w="567" w:type="dxa"/>
            <w:vMerge w:val="restart"/>
            <w:tcBorders>
              <w:top w:val="single" w:sz="12" w:space="0" w:color="auto"/>
              <w:left w:val="single" w:sz="12" w:space="0" w:color="auto"/>
              <w:bottom w:val="single" w:sz="12" w:space="0" w:color="auto"/>
              <w:right w:val="single" w:sz="12" w:space="0" w:color="auto"/>
            </w:tcBorders>
            <w:vAlign w:val="center"/>
            <w:hideMark/>
          </w:tcPr>
          <w:p w14:paraId="4EACF9D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w:t>
            </w:r>
          </w:p>
          <w:p w14:paraId="5CFA01A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w:t>
            </w:r>
            <w:r>
              <w:rPr>
                <w:snapToGrid w:val="0"/>
                <w:sz w:val="24"/>
                <w:szCs w:val="24"/>
                <w:lang w:val="en-US" w:eastAsia="en-US"/>
              </w:rPr>
              <w:t>/</w:t>
            </w:r>
            <w:r>
              <w:rPr>
                <w:snapToGrid w:val="0"/>
                <w:sz w:val="24"/>
                <w:szCs w:val="24"/>
                <w:lang w:eastAsia="en-US"/>
              </w:rPr>
              <w:t>п</w:t>
            </w:r>
          </w:p>
        </w:tc>
        <w:tc>
          <w:tcPr>
            <w:tcW w:w="1077" w:type="dxa"/>
            <w:vMerge w:val="restart"/>
            <w:tcBorders>
              <w:top w:val="single" w:sz="12" w:space="0" w:color="auto"/>
              <w:left w:val="single" w:sz="12" w:space="0" w:color="auto"/>
              <w:bottom w:val="single" w:sz="12" w:space="0" w:color="auto"/>
              <w:right w:val="single" w:sz="12" w:space="0" w:color="auto"/>
            </w:tcBorders>
            <w:vAlign w:val="center"/>
            <w:hideMark/>
          </w:tcPr>
          <w:p w14:paraId="7E1F2FB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Тип</w:t>
            </w:r>
          </w:p>
          <w:p w14:paraId="0D77B3CB"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w:t>
            </w:r>
          </w:p>
        </w:tc>
        <w:tc>
          <w:tcPr>
            <w:tcW w:w="1268" w:type="dxa"/>
            <w:vMerge w:val="restart"/>
            <w:tcBorders>
              <w:top w:val="single" w:sz="12" w:space="0" w:color="auto"/>
              <w:left w:val="single" w:sz="12" w:space="0" w:color="auto"/>
              <w:bottom w:val="single" w:sz="12" w:space="0" w:color="auto"/>
              <w:right w:val="single" w:sz="12" w:space="0" w:color="auto"/>
            </w:tcBorders>
            <w:vAlign w:val="center"/>
            <w:hideMark/>
          </w:tcPr>
          <w:p w14:paraId="44391A8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Световой</w:t>
            </w:r>
          </w:p>
          <w:p w14:paraId="5DBBBE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поток лампы </w:t>
            </w:r>
            <w:r w:rsidRPr="00F524D8">
              <w:rPr>
                <w:snapToGrid w:val="0"/>
                <w:sz w:val="24"/>
                <w:szCs w:val="24"/>
                <w:lang w:eastAsia="en-US"/>
              </w:rPr>
              <w:t>Ф</w:t>
            </w:r>
            <w:r>
              <w:rPr>
                <w:snapToGrid w:val="0"/>
                <w:sz w:val="24"/>
                <w:szCs w:val="24"/>
                <w:lang w:eastAsia="en-US"/>
              </w:rPr>
              <w:t>, лм</w:t>
            </w:r>
          </w:p>
        </w:tc>
        <w:tc>
          <w:tcPr>
            <w:tcW w:w="2617" w:type="dxa"/>
            <w:gridSpan w:val="2"/>
            <w:tcBorders>
              <w:top w:val="single" w:sz="12" w:space="0" w:color="auto"/>
              <w:left w:val="single" w:sz="12" w:space="0" w:color="auto"/>
              <w:bottom w:val="single" w:sz="4" w:space="0" w:color="auto"/>
              <w:right w:val="single" w:sz="12" w:space="0" w:color="auto"/>
            </w:tcBorders>
            <w:vAlign w:val="center"/>
            <w:hideMark/>
          </w:tcPr>
          <w:p w14:paraId="068A1DB0" w14:textId="77777777" w:rsidR="003E5737" w:rsidRDefault="003E5737" w:rsidP="005819D1">
            <w:pPr>
              <w:pStyle w:val="221"/>
              <w:spacing w:after="0" w:line="252" w:lineRule="auto"/>
              <w:ind w:firstLine="0"/>
              <w:jc w:val="center"/>
              <w:rPr>
                <w:snapToGrid w:val="0"/>
                <w:sz w:val="24"/>
                <w:szCs w:val="24"/>
                <w:lang w:eastAsia="en-US"/>
              </w:rPr>
            </w:pPr>
            <w:r>
              <w:rPr>
                <w:sz w:val="24"/>
                <w:szCs w:val="24"/>
                <w:lang w:eastAsia="en-US"/>
              </w:rPr>
              <w:t>Количество</w:t>
            </w:r>
            <w:r>
              <w:rPr>
                <w:snapToGrid w:val="0"/>
                <w:sz w:val="24"/>
                <w:szCs w:val="24"/>
                <w:lang w:eastAsia="en-US"/>
              </w:rPr>
              <w:t xml:space="preserve"> </w:t>
            </w:r>
          </w:p>
          <w:p w14:paraId="7BA1A314"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светильников</w:t>
            </w:r>
          </w:p>
        </w:tc>
        <w:tc>
          <w:tcPr>
            <w:tcW w:w="1552" w:type="dxa"/>
            <w:vMerge w:val="restart"/>
            <w:tcBorders>
              <w:top w:val="single" w:sz="12" w:space="0" w:color="auto"/>
              <w:left w:val="single" w:sz="12" w:space="0" w:color="auto"/>
              <w:bottom w:val="single" w:sz="12" w:space="0" w:color="auto"/>
              <w:right w:val="single" w:sz="12" w:space="0" w:color="auto"/>
            </w:tcBorders>
            <w:vAlign w:val="center"/>
            <w:hideMark/>
          </w:tcPr>
          <w:p w14:paraId="02FA34A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Отклонение</w:t>
            </w:r>
          </w:p>
          <w:p w14:paraId="53C36E72" w14:textId="77777777" w:rsidR="003E5737"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r>
              <w:rPr>
                <w:snapToGrid w:val="0"/>
                <w:sz w:val="24"/>
                <w:szCs w:val="24"/>
                <w:lang w:eastAsia="en-US"/>
              </w:rPr>
              <w:t xml:space="preserve"> от </w:t>
            </w:r>
            <w:r w:rsidRPr="00F524D8">
              <w:rPr>
                <w:snapToGrid w:val="0"/>
                <w:sz w:val="24"/>
                <w:szCs w:val="24"/>
                <w:lang w:val="en-US" w:eastAsia="en-US"/>
              </w:rPr>
              <w:t>n</w:t>
            </w:r>
            <w:r w:rsidRPr="00F524D8">
              <w:rPr>
                <w:snapToGrid w:val="0"/>
                <w:sz w:val="24"/>
                <w:szCs w:val="24"/>
                <w:vertAlign w:val="subscript"/>
                <w:lang w:eastAsia="en-US"/>
              </w:rPr>
              <w:t>расч</w:t>
            </w:r>
            <w:r>
              <w:rPr>
                <w:snapToGrid w:val="0"/>
                <w:sz w:val="24"/>
                <w:szCs w:val="24"/>
                <w:lang w:eastAsia="en-US"/>
              </w:rPr>
              <w:t>, %</w:t>
            </w:r>
          </w:p>
        </w:tc>
        <w:tc>
          <w:tcPr>
            <w:tcW w:w="1395" w:type="dxa"/>
            <w:vMerge w:val="restart"/>
            <w:tcBorders>
              <w:top w:val="single" w:sz="12" w:space="0" w:color="auto"/>
              <w:left w:val="single" w:sz="12" w:space="0" w:color="auto"/>
              <w:bottom w:val="single" w:sz="12" w:space="0" w:color="auto"/>
              <w:right w:val="single" w:sz="12" w:space="0" w:color="auto"/>
            </w:tcBorders>
            <w:vAlign w:val="center"/>
            <w:hideMark/>
          </w:tcPr>
          <w:p w14:paraId="0B70DB9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Мощность</w:t>
            </w:r>
          </w:p>
          <w:p w14:paraId="03A507F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лампы, Вт</w:t>
            </w:r>
          </w:p>
        </w:tc>
        <w:tc>
          <w:tcPr>
            <w:tcW w:w="1328" w:type="dxa"/>
            <w:vMerge w:val="restart"/>
            <w:tcBorders>
              <w:top w:val="single" w:sz="12" w:space="0" w:color="auto"/>
              <w:left w:val="single" w:sz="12" w:space="0" w:color="auto"/>
              <w:bottom w:val="single" w:sz="12" w:space="0" w:color="auto"/>
              <w:right w:val="single" w:sz="12" w:space="0" w:color="auto"/>
            </w:tcBorders>
            <w:vAlign w:val="center"/>
            <w:hideMark/>
          </w:tcPr>
          <w:p w14:paraId="6D2FA64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 xml:space="preserve">Полная мощность </w:t>
            </w:r>
            <w:r w:rsidRPr="00F524D8">
              <w:rPr>
                <w:snapToGrid w:val="0"/>
                <w:sz w:val="24"/>
                <w:szCs w:val="24"/>
                <w:lang w:val="en-US" w:eastAsia="en-US"/>
              </w:rPr>
              <w:t>N</w:t>
            </w:r>
            <w:r>
              <w:rPr>
                <w:snapToGrid w:val="0"/>
                <w:sz w:val="24"/>
                <w:szCs w:val="24"/>
                <w:lang w:eastAsia="en-US"/>
              </w:rPr>
              <w:t>, Вт</w:t>
            </w:r>
          </w:p>
        </w:tc>
      </w:tr>
      <w:tr w:rsidR="003E5737" w14:paraId="2EC9E037" w14:textId="77777777" w:rsidTr="005819D1">
        <w:tc>
          <w:tcPr>
            <w:tcW w:w="0" w:type="auto"/>
            <w:vMerge/>
            <w:tcBorders>
              <w:top w:val="single" w:sz="12" w:space="0" w:color="auto"/>
              <w:left w:val="single" w:sz="12" w:space="0" w:color="auto"/>
              <w:bottom w:val="single" w:sz="12" w:space="0" w:color="auto"/>
              <w:right w:val="single" w:sz="12" w:space="0" w:color="auto"/>
            </w:tcBorders>
            <w:vAlign w:val="center"/>
            <w:hideMark/>
          </w:tcPr>
          <w:p w14:paraId="61D44790"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27CA3D46"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149D77BB" w14:textId="77777777" w:rsidR="003E5737" w:rsidRDefault="003E5737" w:rsidP="005819D1">
            <w:pPr>
              <w:spacing w:line="256" w:lineRule="auto"/>
              <w:ind w:firstLine="0"/>
              <w:jc w:val="left"/>
              <w:rPr>
                <w:rFonts w:eastAsia="Times New Roman" w:cs="Times New Roman"/>
                <w:snapToGrid w:val="0"/>
                <w:sz w:val="24"/>
                <w:szCs w:val="24"/>
              </w:rPr>
            </w:pPr>
          </w:p>
        </w:tc>
        <w:tc>
          <w:tcPr>
            <w:tcW w:w="1332" w:type="dxa"/>
            <w:tcBorders>
              <w:top w:val="single" w:sz="4" w:space="0" w:color="auto"/>
              <w:left w:val="single" w:sz="12" w:space="0" w:color="auto"/>
              <w:bottom w:val="single" w:sz="12" w:space="0" w:color="auto"/>
              <w:right w:val="single" w:sz="12" w:space="0" w:color="auto"/>
            </w:tcBorders>
            <w:vAlign w:val="center"/>
            <w:hideMark/>
          </w:tcPr>
          <w:p w14:paraId="7806F77A"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расчётное</w:t>
            </w:r>
          </w:p>
          <w:p w14:paraId="3E510C84" w14:textId="77777777" w:rsidR="003E5737" w:rsidRPr="00F524D8" w:rsidRDefault="003E5737" w:rsidP="005819D1">
            <w:pPr>
              <w:pStyle w:val="221"/>
              <w:spacing w:after="0" w:line="252" w:lineRule="auto"/>
              <w:ind w:firstLine="0"/>
              <w:jc w:val="center"/>
              <w:rPr>
                <w:snapToGrid w:val="0"/>
                <w:sz w:val="24"/>
                <w:szCs w:val="24"/>
                <w:vertAlign w:val="subscript"/>
                <w:lang w:eastAsia="en-US"/>
              </w:rPr>
            </w:pPr>
            <w:r w:rsidRPr="00F524D8">
              <w:rPr>
                <w:snapToGrid w:val="0"/>
                <w:sz w:val="24"/>
                <w:szCs w:val="24"/>
                <w:lang w:val="en-US" w:eastAsia="en-US"/>
              </w:rPr>
              <w:t>n</w:t>
            </w:r>
            <w:r w:rsidRPr="00F524D8">
              <w:rPr>
                <w:snapToGrid w:val="0"/>
                <w:sz w:val="24"/>
                <w:szCs w:val="24"/>
                <w:vertAlign w:val="subscript"/>
                <w:lang w:eastAsia="en-US"/>
              </w:rPr>
              <w:t>расч</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4659ED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принятое</w:t>
            </w:r>
          </w:p>
          <w:p w14:paraId="0308C1D7" w14:textId="77777777" w:rsidR="003E5737" w:rsidRPr="00F524D8" w:rsidRDefault="003E5737" w:rsidP="005819D1">
            <w:pPr>
              <w:pStyle w:val="221"/>
              <w:spacing w:after="0" w:line="252" w:lineRule="auto"/>
              <w:ind w:firstLine="0"/>
              <w:jc w:val="center"/>
              <w:rPr>
                <w:snapToGrid w:val="0"/>
                <w:sz w:val="24"/>
                <w:szCs w:val="24"/>
                <w:lang w:eastAsia="en-US"/>
              </w:rPr>
            </w:pPr>
            <w:r w:rsidRPr="00F524D8">
              <w:rPr>
                <w:snapToGrid w:val="0"/>
                <w:sz w:val="24"/>
                <w:szCs w:val="24"/>
                <w:lang w:val="en-US" w:eastAsia="en-US"/>
              </w:rPr>
              <w:t>n</w:t>
            </w:r>
            <w:r w:rsidRPr="00F524D8">
              <w:rPr>
                <w:snapToGrid w:val="0"/>
                <w:sz w:val="24"/>
                <w:szCs w:val="24"/>
                <w:vertAlign w:val="subscript"/>
                <w:lang w:eastAsia="en-US"/>
              </w:rPr>
              <w:t>пр</w:t>
            </w: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0200FF72"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7B545D94" w14:textId="77777777" w:rsidR="003E5737" w:rsidRDefault="003E5737" w:rsidP="005819D1">
            <w:pPr>
              <w:spacing w:line="256" w:lineRule="auto"/>
              <w:ind w:firstLine="0"/>
              <w:jc w:val="left"/>
              <w:rPr>
                <w:rFonts w:eastAsia="Times New Roman" w:cs="Times New Roman"/>
                <w:snapToGrid w:val="0"/>
                <w:sz w:val="24"/>
                <w:szCs w:val="24"/>
              </w:rPr>
            </w:pPr>
          </w:p>
        </w:tc>
        <w:tc>
          <w:tcPr>
            <w:tcW w:w="0" w:type="auto"/>
            <w:vMerge/>
            <w:tcBorders>
              <w:top w:val="single" w:sz="12" w:space="0" w:color="auto"/>
              <w:left w:val="single" w:sz="12" w:space="0" w:color="auto"/>
              <w:bottom w:val="single" w:sz="12" w:space="0" w:color="auto"/>
              <w:right w:val="single" w:sz="12" w:space="0" w:color="auto"/>
            </w:tcBorders>
            <w:vAlign w:val="center"/>
            <w:hideMark/>
          </w:tcPr>
          <w:p w14:paraId="6E96EB32" w14:textId="77777777" w:rsidR="003E5737" w:rsidRDefault="003E5737" w:rsidP="005819D1">
            <w:pPr>
              <w:spacing w:line="256" w:lineRule="auto"/>
              <w:ind w:firstLine="0"/>
              <w:jc w:val="left"/>
              <w:rPr>
                <w:rFonts w:eastAsia="Times New Roman" w:cs="Times New Roman"/>
                <w:snapToGrid w:val="0"/>
                <w:sz w:val="24"/>
                <w:szCs w:val="24"/>
              </w:rPr>
            </w:pPr>
          </w:p>
        </w:tc>
      </w:tr>
      <w:tr w:rsidR="003E5737" w14:paraId="3AC843AA" w14:textId="77777777" w:rsidTr="005819D1">
        <w:tc>
          <w:tcPr>
            <w:tcW w:w="567" w:type="dxa"/>
            <w:tcBorders>
              <w:top w:val="single" w:sz="12" w:space="0" w:color="auto"/>
              <w:left w:val="single" w:sz="12" w:space="0" w:color="auto"/>
              <w:bottom w:val="single" w:sz="4" w:space="0" w:color="auto"/>
              <w:right w:val="single" w:sz="12" w:space="0" w:color="auto"/>
            </w:tcBorders>
            <w:vAlign w:val="center"/>
            <w:hideMark/>
          </w:tcPr>
          <w:p w14:paraId="11AB6BFC"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1</w:t>
            </w:r>
          </w:p>
        </w:tc>
        <w:tc>
          <w:tcPr>
            <w:tcW w:w="1077" w:type="dxa"/>
            <w:tcBorders>
              <w:top w:val="single" w:sz="12" w:space="0" w:color="auto"/>
              <w:left w:val="single" w:sz="12" w:space="0" w:color="auto"/>
              <w:bottom w:val="single" w:sz="4" w:space="0" w:color="auto"/>
              <w:right w:val="single" w:sz="12" w:space="0" w:color="auto"/>
            </w:tcBorders>
            <w:vAlign w:val="center"/>
          </w:tcPr>
          <w:p w14:paraId="785A5964" w14:textId="77777777" w:rsidR="003E5737" w:rsidRDefault="003E5737" w:rsidP="005819D1">
            <w:pPr>
              <w:pStyle w:val="affffffc"/>
              <w:spacing w:line="240" w:lineRule="auto"/>
              <w:ind w:hanging="58"/>
              <w:jc w:val="center"/>
              <w:rPr>
                <w:sz w:val="24"/>
                <w:szCs w:val="24"/>
                <w:lang w:eastAsia="en-US"/>
              </w:rPr>
            </w:pPr>
          </w:p>
          <w:p w14:paraId="3D245008" w14:textId="77777777" w:rsidR="003E5737" w:rsidRDefault="003E5737" w:rsidP="005819D1">
            <w:pPr>
              <w:pStyle w:val="affffffc"/>
              <w:spacing w:line="240" w:lineRule="auto"/>
              <w:ind w:hanging="58"/>
              <w:jc w:val="center"/>
              <w:rPr>
                <w:sz w:val="24"/>
                <w:szCs w:val="24"/>
                <w:lang w:eastAsia="en-US"/>
              </w:rPr>
            </w:pPr>
            <w:r>
              <w:rPr>
                <w:sz w:val="24"/>
                <w:szCs w:val="24"/>
                <w:lang w:eastAsia="en-US"/>
              </w:rPr>
              <w:t>ЛД-65</w:t>
            </w:r>
          </w:p>
          <w:p w14:paraId="351F22BE" w14:textId="77777777" w:rsidR="003E5737" w:rsidRDefault="003E5737" w:rsidP="005819D1">
            <w:pPr>
              <w:pStyle w:val="affffffc"/>
              <w:spacing w:line="240" w:lineRule="auto"/>
              <w:ind w:hanging="58"/>
              <w:jc w:val="center"/>
              <w:rPr>
                <w:snapToGrid w:val="0"/>
                <w:sz w:val="24"/>
                <w:szCs w:val="24"/>
                <w:lang w:eastAsia="en-US"/>
              </w:rPr>
            </w:pPr>
          </w:p>
        </w:tc>
        <w:tc>
          <w:tcPr>
            <w:tcW w:w="1268" w:type="dxa"/>
            <w:tcBorders>
              <w:top w:val="single" w:sz="12" w:space="0" w:color="auto"/>
              <w:left w:val="single" w:sz="12" w:space="0" w:color="auto"/>
              <w:bottom w:val="single" w:sz="4" w:space="0" w:color="auto"/>
              <w:right w:val="single" w:sz="12" w:space="0" w:color="auto"/>
            </w:tcBorders>
            <w:vAlign w:val="center"/>
            <w:hideMark/>
          </w:tcPr>
          <w:p w14:paraId="068492B7" w14:textId="77777777" w:rsidR="003E5737" w:rsidRDefault="003E5737" w:rsidP="005819D1">
            <w:pPr>
              <w:pStyle w:val="221"/>
              <w:spacing w:after="0" w:line="252" w:lineRule="auto"/>
              <w:ind w:firstLine="0"/>
              <w:jc w:val="center"/>
              <w:rPr>
                <w:snapToGrid w:val="0"/>
                <w:sz w:val="24"/>
                <w:szCs w:val="24"/>
                <w:lang w:val="en-US" w:eastAsia="en-US"/>
              </w:rPr>
            </w:pPr>
            <w:r>
              <w:rPr>
                <w:snapToGrid w:val="0"/>
                <w:sz w:val="24"/>
                <w:szCs w:val="24"/>
                <w:lang w:val="en-US" w:eastAsia="en-US"/>
              </w:rPr>
              <w:t>3390</w:t>
            </w:r>
          </w:p>
        </w:tc>
        <w:tc>
          <w:tcPr>
            <w:tcW w:w="1332" w:type="dxa"/>
            <w:tcBorders>
              <w:top w:val="single" w:sz="12" w:space="0" w:color="auto"/>
              <w:left w:val="single" w:sz="12" w:space="0" w:color="auto"/>
              <w:bottom w:val="single" w:sz="4" w:space="0" w:color="auto"/>
              <w:right w:val="single" w:sz="12" w:space="0" w:color="auto"/>
            </w:tcBorders>
            <w:vAlign w:val="center"/>
            <w:hideMark/>
          </w:tcPr>
          <w:p w14:paraId="26FD391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6,37</w:t>
            </w:r>
          </w:p>
        </w:tc>
        <w:tc>
          <w:tcPr>
            <w:tcW w:w="1285" w:type="dxa"/>
            <w:tcBorders>
              <w:top w:val="single" w:sz="12" w:space="0" w:color="auto"/>
              <w:left w:val="single" w:sz="12" w:space="0" w:color="auto"/>
              <w:bottom w:val="single" w:sz="4" w:space="0" w:color="auto"/>
              <w:right w:val="single" w:sz="12" w:space="0" w:color="auto"/>
            </w:tcBorders>
            <w:vAlign w:val="center"/>
            <w:hideMark/>
          </w:tcPr>
          <w:p w14:paraId="5B84138D"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12" w:space="0" w:color="auto"/>
              <w:left w:val="single" w:sz="12" w:space="0" w:color="auto"/>
              <w:bottom w:val="single" w:sz="4" w:space="0" w:color="auto"/>
              <w:right w:val="single" w:sz="12" w:space="0" w:color="auto"/>
            </w:tcBorders>
            <w:vAlign w:val="center"/>
            <w:hideMark/>
          </w:tcPr>
          <w:p w14:paraId="74EEED26"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-5,80</w:t>
            </w:r>
          </w:p>
        </w:tc>
        <w:tc>
          <w:tcPr>
            <w:tcW w:w="1395" w:type="dxa"/>
            <w:tcBorders>
              <w:top w:val="single" w:sz="12" w:space="0" w:color="auto"/>
              <w:left w:val="single" w:sz="12" w:space="0" w:color="auto"/>
              <w:bottom w:val="single" w:sz="4" w:space="0" w:color="auto"/>
              <w:right w:val="single" w:sz="12" w:space="0" w:color="auto"/>
            </w:tcBorders>
            <w:vAlign w:val="center"/>
            <w:hideMark/>
          </w:tcPr>
          <w:p w14:paraId="0D0CBE59"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65</w:t>
            </w:r>
          </w:p>
        </w:tc>
        <w:tc>
          <w:tcPr>
            <w:tcW w:w="1328" w:type="dxa"/>
            <w:tcBorders>
              <w:top w:val="single" w:sz="12" w:space="0" w:color="auto"/>
              <w:left w:val="single" w:sz="12" w:space="0" w:color="auto"/>
              <w:bottom w:val="single" w:sz="4" w:space="0" w:color="auto"/>
              <w:right w:val="single" w:sz="12" w:space="0" w:color="auto"/>
            </w:tcBorders>
            <w:vAlign w:val="center"/>
            <w:hideMark/>
          </w:tcPr>
          <w:p w14:paraId="3CEF136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780</w:t>
            </w:r>
          </w:p>
        </w:tc>
      </w:tr>
      <w:tr w:rsidR="003E5737" w14:paraId="25089810" w14:textId="77777777" w:rsidTr="005819D1">
        <w:tc>
          <w:tcPr>
            <w:tcW w:w="567" w:type="dxa"/>
            <w:tcBorders>
              <w:top w:val="single" w:sz="4" w:space="0" w:color="auto"/>
              <w:left w:val="single" w:sz="12" w:space="0" w:color="auto"/>
              <w:bottom w:val="single" w:sz="12" w:space="0" w:color="auto"/>
              <w:right w:val="single" w:sz="12" w:space="0" w:color="auto"/>
            </w:tcBorders>
            <w:vAlign w:val="center"/>
            <w:hideMark/>
          </w:tcPr>
          <w:p w14:paraId="2FD8A42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2</w:t>
            </w:r>
          </w:p>
        </w:tc>
        <w:tc>
          <w:tcPr>
            <w:tcW w:w="1077" w:type="dxa"/>
            <w:tcBorders>
              <w:top w:val="single" w:sz="4" w:space="0" w:color="auto"/>
              <w:left w:val="single" w:sz="12" w:space="0" w:color="auto"/>
              <w:bottom w:val="single" w:sz="12" w:space="0" w:color="auto"/>
              <w:right w:val="single" w:sz="12" w:space="0" w:color="auto"/>
            </w:tcBorders>
            <w:vAlign w:val="center"/>
          </w:tcPr>
          <w:p w14:paraId="251E4C61" w14:textId="77777777" w:rsidR="003E5737" w:rsidRDefault="003E5737" w:rsidP="005819D1">
            <w:pPr>
              <w:spacing w:line="240" w:lineRule="auto"/>
              <w:ind w:left="170" w:hanging="136"/>
              <w:jc w:val="center"/>
              <w:rPr>
                <w:sz w:val="24"/>
                <w:szCs w:val="24"/>
              </w:rPr>
            </w:pPr>
          </w:p>
          <w:p w14:paraId="1664E169" w14:textId="77777777" w:rsidR="003E5737" w:rsidRDefault="003E5737" w:rsidP="005819D1">
            <w:pPr>
              <w:spacing w:line="240" w:lineRule="auto"/>
              <w:ind w:left="170" w:hanging="136"/>
              <w:jc w:val="center"/>
              <w:rPr>
                <w:sz w:val="24"/>
              </w:rPr>
            </w:pPr>
            <w:r>
              <w:rPr>
                <w:sz w:val="24"/>
              </w:rPr>
              <w:t>ЛД-80</w:t>
            </w:r>
          </w:p>
          <w:p w14:paraId="37282727" w14:textId="77777777" w:rsidR="003E5737" w:rsidRDefault="003E5737" w:rsidP="005819D1">
            <w:pPr>
              <w:pStyle w:val="221"/>
              <w:spacing w:after="0" w:line="252" w:lineRule="auto"/>
              <w:ind w:hanging="136"/>
              <w:jc w:val="center"/>
              <w:rPr>
                <w:snapToGrid w:val="0"/>
                <w:sz w:val="24"/>
                <w:szCs w:val="24"/>
                <w:lang w:eastAsia="en-US"/>
              </w:rPr>
            </w:pPr>
          </w:p>
        </w:tc>
        <w:tc>
          <w:tcPr>
            <w:tcW w:w="1268" w:type="dxa"/>
            <w:tcBorders>
              <w:top w:val="single" w:sz="4" w:space="0" w:color="auto"/>
              <w:left w:val="single" w:sz="12" w:space="0" w:color="auto"/>
              <w:bottom w:val="single" w:sz="12" w:space="0" w:color="auto"/>
              <w:right w:val="single" w:sz="12" w:space="0" w:color="auto"/>
            </w:tcBorders>
            <w:vAlign w:val="center"/>
            <w:hideMark/>
          </w:tcPr>
          <w:p w14:paraId="1A72CAE1"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3865</w:t>
            </w:r>
          </w:p>
        </w:tc>
        <w:tc>
          <w:tcPr>
            <w:tcW w:w="1332" w:type="dxa"/>
            <w:tcBorders>
              <w:top w:val="single" w:sz="4" w:space="0" w:color="auto"/>
              <w:left w:val="single" w:sz="12" w:space="0" w:color="auto"/>
              <w:bottom w:val="single" w:sz="12" w:space="0" w:color="auto"/>
              <w:right w:val="single" w:sz="12" w:space="0" w:color="auto"/>
            </w:tcBorders>
            <w:vAlign w:val="center"/>
            <w:hideMark/>
          </w:tcPr>
          <w:p w14:paraId="40DDC6B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5</w:t>
            </w:r>
            <w:r>
              <w:rPr>
                <w:snapToGrid w:val="0"/>
                <w:sz w:val="24"/>
                <w:szCs w:val="24"/>
                <w:lang w:val="en-US" w:eastAsia="en-US"/>
              </w:rPr>
              <w:t>,</w:t>
            </w:r>
            <w:r>
              <w:rPr>
                <w:snapToGrid w:val="0"/>
                <w:sz w:val="24"/>
                <w:szCs w:val="24"/>
                <w:lang w:eastAsia="en-US"/>
              </w:rPr>
              <w:t>58</w:t>
            </w:r>
          </w:p>
        </w:tc>
        <w:tc>
          <w:tcPr>
            <w:tcW w:w="1285" w:type="dxa"/>
            <w:tcBorders>
              <w:top w:val="single" w:sz="4" w:space="0" w:color="auto"/>
              <w:left w:val="single" w:sz="12" w:space="0" w:color="auto"/>
              <w:bottom w:val="single" w:sz="12" w:space="0" w:color="auto"/>
              <w:right w:val="single" w:sz="12" w:space="0" w:color="auto"/>
            </w:tcBorders>
            <w:vAlign w:val="center"/>
            <w:hideMark/>
          </w:tcPr>
          <w:p w14:paraId="171C73E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6</w:t>
            </w:r>
          </w:p>
        </w:tc>
        <w:tc>
          <w:tcPr>
            <w:tcW w:w="1552" w:type="dxa"/>
            <w:tcBorders>
              <w:top w:val="single" w:sz="4" w:space="0" w:color="auto"/>
              <w:left w:val="single" w:sz="12" w:space="0" w:color="auto"/>
              <w:bottom w:val="single" w:sz="12" w:space="0" w:color="auto"/>
              <w:right w:val="single" w:sz="12" w:space="0" w:color="auto"/>
            </w:tcBorders>
            <w:vAlign w:val="center"/>
            <w:hideMark/>
          </w:tcPr>
          <w:p w14:paraId="39974B92"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7,53</w:t>
            </w:r>
          </w:p>
        </w:tc>
        <w:tc>
          <w:tcPr>
            <w:tcW w:w="1395" w:type="dxa"/>
            <w:tcBorders>
              <w:top w:val="single" w:sz="4" w:space="0" w:color="auto"/>
              <w:left w:val="single" w:sz="12" w:space="0" w:color="auto"/>
              <w:bottom w:val="single" w:sz="12" w:space="0" w:color="auto"/>
              <w:right w:val="single" w:sz="12" w:space="0" w:color="auto"/>
            </w:tcBorders>
            <w:vAlign w:val="center"/>
            <w:hideMark/>
          </w:tcPr>
          <w:p w14:paraId="7C3AF408"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80</w:t>
            </w:r>
          </w:p>
        </w:tc>
        <w:tc>
          <w:tcPr>
            <w:tcW w:w="1328" w:type="dxa"/>
            <w:tcBorders>
              <w:top w:val="single" w:sz="4" w:space="0" w:color="auto"/>
              <w:left w:val="single" w:sz="12" w:space="0" w:color="auto"/>
              <w:bottom w:val="single" w:sz="12" w:space="0" w:color="auto"/>
              <w:right w:val="single" w:sz="12" w:space="0" w:color="auto"/>
            </w:tcBorders>
            <w:vAlign w:val="center"/>
            <w:hideMark/>
          </w:tcPr>
          <w:p w14:paraId="7CB0C87F" w14:textId="77777777" w:rsidR="003E5737" w:rsidRDefault="003E5737" w:rsidP="005819D1">
            <w:pPr>
              <w:pStyle w:val="221"/>
              <w:spacing w:after="0" w:line="252" w:lineRule="auto"/>
              <w:ind w:firstLine="0"/>
              <w:jc w:val="center"/>
              <w:rPr>
                <w:snapToGrid w:val="0"/>
                <w:sz w:val="24"/>
                <w:szCs w:val="24"/>
                <w:lang w:eastAsia="en-US"/>
              </w:rPr>
            </w:pPr>
            <w:r>
              <w:rPr>
                <w:snapToGrid w:val="0"/>
                <w:sz w:val="24"/>
                <w:szCs w:val="24"/>
                <w:lang w:eastAsia="en-US"/>
              </w:rPr>
              <w:t>960</w:t>
            </w:r>
          </w:p>
        </w:tc>
      </w:tr>
    </w:tbl>
    <w:p w14:paraId="06A5177B" w14:textId="00FF927E" w:rsidR="003E5737" w:rsidRDefault="003E5737" w:rsidP="003E5737">
      <w:pPr>
        <w:pStyle w:val="affffffc"/>
      </w:pPr>
      <w:r>
        <w:lastRenderedPageBreak/>
        <w:t xml:space="preserve">Вывод: </w:t>
      </w:r>
      <w:r>
        <w:rPr>
          <w:snapToGrid w:val="0"/>
        </w:rPr>
        <w:t xml:space="preserve">оптимальным вариантом осветительной установки является ЛД-65, так как значение её полной потребляемой мощности является меньше, </w:t>
      </w:r>
      <w:del w:id="1219" w:author="Evgeny Sukharev" w:date="2021-06-15T16:59:00Z">
        <w:r w:rsidDel="00D06878">
          <w:rPr>
            <w:snapToGrid w:val="0"/>
          </w:rPr>
          <w:delText xml:space="preserve">у </w:delText>
        </w:r>
      </w:del>
      <w:ins w:id="1220" w:author="Evgeny Sukharev" w:date="2021-06-15T16:59:00Z">
        <w:r w:rsidR="00D06878">
          <w:rPr>
            <w:snapToGrid w:val="0"/>
          </w:rPr>
          <w:t>у </w:t>
        </w:r>
      </w:ins>
      <w:r>
        <w:rPr>
          <w:snapToGrid w:val="0"/>
        </w:rPr>
        <w:t>осветительной установки ЛД-80.</w:t>
      </w:r>
    </w:p>
    <w:p w14:paraId="06828D7F" w14:textId="77777777" w:rsidR="003E5737" w:rsidRDefault="003E5737" w:rsidP="003E5737">
      <w:pPr>
        <w:pStyle w:val="affffffc"/>
        <w:spacing w:before="100" w:beforeAutospacing="1"/>
        <w:ind w:firstLine="0"/>
        <w:jc w:val="center"/>
      </w:pPr>
      <w:r>
        <w:rPr>
          <w:noProof/>
        </w:rPr>
        <w:drawing>
          <wp:inline distT="0" distB="0" distL="0" distR="0" wp14:anchorId="5F3D433A" wp14:editId="4C49019B">
            <wp:extent cx="3016250" cy="26365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0" cy="2636520"/>
                    </a:xfrm>
                    <a:prstGeom prst="rect">
                      <a:avLst/>
                    </a:prstGeom>
                    <a:noFill/>
                    <a:ln>
                      <a:noFill/>
                    </a:ln>
                  </pic:spPr>
                </pic:pic>
              </a:graphicData>
            </a:graphic>
          </wp:inline>
        </w:drawing>
      </w:r>
    </w:p>
    <w:p w14:paraId="597B035F" w14:textId="77777777" w:rsidR="003E5737" w:rsidRPr="000E6B46" w:rsidRDefault="003E5737" w:rsidP="003E5737">
      <w:pPr>
        <w:pStyle w:val="affffff4"/>
        <w:rPr>
          <w:rStyle w:val="affffffd"/>
          <w:b/>
          <w:bCs w:val="0"/>
          <w:i/>
          <w:spacing w:val="0"/>
          <w:sz w:val="28"/>
          <w:szCs w:val="22"/>
        </w:rPr>
      </w:pPr>
      <w:r w:rsidRPr="000E6B46">
        <w:rPr>
          <w:rStyle w:val="affffffd"/>
          <w:b/>
          <w:bCs w:val="0"/>
          <w:i/>
          <w:spacing w:val="0"/>
          <w:sz w:val="28"/>
          <w:szCs w:val="22"/>
        </w:rPr>
        <w:t>Рис. 6.1. Схема расположения светильников</w:t>
      </w:r>
    </w:p>
    <w:p w14:paraId="54C23396" w14:textId="16224689" w:rsidR="003E5737" w:rsidRDefault="00FB737D" w:rsidP="00FB737D">
      <w:pPr>
        <w:pStyle w:val="1"/>
        <w:numPr>
          <w:ilvl w:val="0"/>
          <w:numId w:val="0"/>
        </w:numPr>
      </w:pPr>
      <w:bookmarkStart w:id="1221" w:name="_Toc74867079"/>
      <w:r>
        <w:lastRenderedPageBreak/>
        <w:t>ЗАКЛЮЧЕНИЕ</w:t>
      </w:r>
      <w:bookmarkEnd w:id="1221"/>
    </w:p>
    <w:p w14:paraId="31F050A3" w14:textId="4BF80DC7" w:rsidR="00FB737D" w:rsidRDefault="00FB737D" w:rsidP="00FB737D">
      <w:pPr>
        <w:pStyle w:val="aff0"/>
      </w:pPr>
      <w:r>
        <w:t xml:space="preserve">В ходе выполнения дипломной работы был проведён анализ процесса отправки и доставки электронных сообщений и анализ аналогов, разработана архитектура программного комплекса и структура базы данных, выполнена программная реализация рабочего места оператора, спроектирован основной механизм отправки посредством </w:t>
      </w:r>
      <w:r>
        <w:rPr>
          <w:lang w:val="en-US"/>
        </w:rPr>
        <w:t>SMTP</w:t>
      </w:r>
      <w:r w:rsidRPr="00FB737D">
        <w:t>-</w:t>
      </w:r>
      <w:r>
        <w:t xml:space="preserve">сервера, сервисов доставки </w:t>
      </w:r>
      <w:r>
        <w:rPr>
          <w:lang w:val="en-US"/>
        </w:rPr>
        <w:t>Sendpulse</w:t>
      </w:r>
      <w:r w:rsidRPr="00FB737D">
        <w:t xml:space="preserve">, </w:t>
      </w:r>
      <w:r>
        <w:rPr>
          <w:lang w:val="en-US"/>
        </w:rPr>
        <w:t>Unisender</w:t>
      </w:r>
      <w:r w:rsidRPr="00FB737D">
        <w:t xml:space="preserve">, </w:t>
      </w:r>
      <w:r>
        <w:rPr>
          <w:lang w:val="en-US"/>
        </w:rPr>
        <w:t>Amazon</w:t>
      </w:r>
      <w:r w:rsidRPr="00FB737D">
        <w:t xml:space="preserve"> </w:t>
      </w:r>
      <w:r>
        <w:rPr>
          <w:lang w:val="en-US"/>
        </w:rPr>
        <w:t>SES</w:t>
      </w:r>
      <w:r>
        <w:t xml:space="preserve">. В рамках дипломной работы была реализована отправка сообщений через </w:t>
      </w:r>
      <w:r>
        <w:rPr>
          <w:lang w:val="en-US"/>
        </w:rPr>
        <w:t>SMTP</w:t>
      </w:r>
      <w:r>
        <w:t xml:space="preserve">-сервер и сервис </w:t>
      </w:r>
      <w:r>
        <w:rPr>
          <w:lang w:val="en-US"/>
        </w:rPr>
        <w:t>Sendpulse</w:t>
      </w:r>
      <w:r>
        <w:t xml:space="preserve">, осуществляемая фоновой службой, запускаемой на серверы. Спроектированы основные интерфейсы клиентской части, разработаны сервисы для взаимодействия с </w:t>
      </w:r>
      <w:r>
        <w:rPr>
          <w:lang w:val="en-US"/>
        </w:rPr>
        <w:t>Web</w:t>
      </w:r>
      <w:r w:rsidRPr="00FB737D">
        <w:t>-</w:t>
      </w:r>
      <w:r>
        <w:rPr>
          <w:lang w:val="en-US"/>
        </w:rPr>
        <w:t>API</w:t>
      </w:r>
      <w:r>
        <w:t>. Добавлены тесты для всего разработанного функционала.</w:t>
      </w:r>
    </w:p>
    <w:p w14:paraId="38D445EC" w14:textId="1928BFEC" w:rsidR="004130E0" w:rsidRDefault="004130E0" w:rsidP="00FB737D">
      <w:pPr>
        <w:pStyle w:val="aff0"/>
      </w:pPr>
      <w:r>
        <w:t>Спроектированный программный комплекс позволяет контролировать отправку сообщений, увеличивать надежность доставки. Комплекс ориентирован на компании, для которых крайне важно, чтобы письмо дошло до получателя.</w:t>
      </w:r>
    </w:p>
    <w:p w14:paraId="7432C751" w14:textId="359938E8" w:rsidR="004130E0" w:rsidRDefault="004130E0" w:rsidP="004130E0">
      <w:pPr>
        <w:pStyle w:val="aff0"/>
      </w:pPr>
      <w:r>
        <w:t>Проведена интеграция программного комплекса с веб-приложением ПланФакт. Акт внедрения представлен в прилож. Г на рис. Г.2. и в данный момент находится на этапе тестирования в компании ООО «Максимум Веб».</w:t>
      </w:r>
    </w:p>
    <w:p w14:paraId="5228DC92" w14:textId="7CE585BC" w:rsidR="004130E0" w:rsidRDefault="004130E0" w:rsidP="004130E0">
      <w:pPr>
        <w:pStyle w:val="aff0"/>
      </w:pPr>
      <w:r>
        <w:t xml:space="preserve">Спроектированный программный комплекс может быть изменен </w:t>
      </w:r>
      <w:del w:id="1222" w:author="Evgeny Sukharev" w:date="2021-06-15T16:59:00Z">
        <w:r w:rsidDel="00D06878">
          <w:delText xml:space="preserve">для </w:delText>
        </w:r>
      </w:del>
      <w:ins w:id="1223" w:author="Evgeny Sukharev" w:date="2021-06-15T16:59:00Z">
        <w:r w:rsidR="00D06878">
          <w:t>для </w:t>
        </w:r>
      </w:ins>
      <w:r>
        <w:t xml:space="preserve">дальнейшего увеличения надежности доставки путем реализации доставки сообщений большим числом сервисов доставки. Таким образом, </w:t>
      </w:r>
      <w:r w:rsidR="00DB1B49">
        <w:t>доступно горизонтальное масштабирование механизма доставки.</w:t>
      </w:r>
    </w:p>
    <w:p w14:paraId="3BF8A191" w14:textId="5C43B7BB" w:rsidR="00FB737D" w:rsidRPr="00FB737D" w:rsidRDefault="00FB737D" w:rsidP="00FB737D">
      <w:pPr>
        <w:pStyle w:val="aff0"/>
      </w:pPr>
      <w:r>
        <w:t>Перспективой развития является программная реализация спроектированн</w:t>
      </w:r>
      <w:r w:rsidR="00DB1B49">
        <w:t>ого</w:t>
      </w:r>
      <w:r>
        <w:t xml:space="preserve"> рабоч</w:t>
      </w:r>
      <w:r w:rsidR="00DB1B49">
        <w:t>его</w:t>
      </w:r>
      <w:r>
        <w:t xml:space="preserve"> мест</w:t>
      </w:r>
      <w:r w:rsidR="00DB1B49">
        <w:t>а</w:t>
      </w:r>
      <w:r>
        <w:t xml:space="preserve"> администратора, </w:t>
      </w:r>
      <w:r w:rsidR="00DB1B49">
        <w:t xml:space="preserve">спроектированной доставки по расписанию, </w:t>
      </w:r>
      <w:r>
        <w:t>а также</w:t>
      </w:r>
      <w:r w:rsidR="00DB1B49">
        <w:t xml:space="preserve"> доставки с помощью сервисов </w:t>
      </w:r>
      <w:r w:rsidR="00DB1B49">
        <w:rPr>
          <w:lang w:val="en-US"/>
        </w:rPr>
        <w:t>Unisender</w:t>
      </w:r>
      <w:r w:rsidR="00DB1B49" w:rsidRPr="00DB1B49">
        <w:t xml:space="preserve"> </w:t>
      </w:r>
      <w:r w:rsidR="00DB1B49">
        <w:t xml:space="preserve">и </w:t>
      </w:r>
      <w:r w:rsidR="00DB1B49">
        <w:rPr>
          <w:lang w:val="en-US"/>
        </w:rPr>
        <w:t>Amazon</w:t>
      </w:r>
      <w:r w:rsidR="00DB1B49" w:rsidRPr="00DB1B49">
        <w:t xml:space="preserve"> </w:t>
      </w:r>
      <w:r w:rsidR="00DB1B49">
        <w:rPr>
          <w:lang w:val="en-US"/>
        </w:rPr>
        <w:t>SES</w:t>
      </w:r>
      <w:r>
        <w:t>.</w:t>
      </w:r>
    </w:p>
    <w:p w14:paraId="483C25F0" w14:textId="77777777" w:rsidR="006B65C3" w:rsidRDefault="00C85617" w:rsidP="0092282C">
      <w:pPr>
        <w:pStyle w:val="1"/>
        <w:numPr>
          <w:ilvl w:val="0"/>
          <w:numId w:val="0"/>
        </w:numPr>
      </w:pPr>
      <w:bookmarkStart w:id="1224" w:name="_Toc74867080"/>
      <w:r>
        <w:lastRenderedPageBreak/>
        <w:t>СПИСОК ЛИТЕРАТУРЫ</w:t>
      </w:r>
      <w:bookmarkEnd w:id="1224"/>
    </w:p>
    <w:p w14:paraId="44B9330B" w14:textId="77777777" w:rsidR="0098779D" w:rsidRPr="00D06878" w:rsidRDefault="0098779D" w:rsidP="00E87833">
      <w:pPr>
        <w:pStyle w:val="a7"/>
        <w:numPr>
          <w:ilvl w:val="0"/>
          <w:numId w:val="5"/>
        </w:numPr>
        <w:rPr>
          <w:rFonts w:cs="Times New Roman"/>
          <w:szCs w:val="28"/>
        </w:rPr>
      </w:pPr>
      <w:bookmarkStart w:id="1225" w:name="_Ref73978588"/>
      <w:r w:rsidRPr="00D06878">
        <w:rPr>
          <w:rFonts w:cs="Times New Roman"/>
          <w:szCs w:val="28"/>
        </w:rPr>
        <w:t xml:space="preserve">Что такое </w:t>
      </w:r>
      <w:r w:rsidRPr="00D06878">
        <w:rPr>
          <w:rFonts w:cs="Times New Roman"/>
          <w:szCs w:val="28"/>
          <w:lang w:val="en-US"/>
        </w:rPr>
        <w:t>web</w:t>
      </w:r>
      <w:r w:rsidRPr="00D06878">
        <w:rPr>
          <w:rFonts w:cs="Times New Roman"/>
          <w:szCs w:val="28"/>
        </w:rPr>
        <w:t xml:space="preserve">-интерфейс: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226" w:author="Evgeny Sukharev" w:date="2021-06-15T16:59:00Z">
            <w:rPr/>
          </w:rPrChange>
        </w:rPr>
        <w:instrText xml:space="preserve"> HYPERLINK "https://semantica.in/blog/veb-interfejs.html/" </w:instrText>
      </w:r>
      <w:r w:rsidR="00FE346B" w:rsidRPr="0070418C">
        <w:rPr>
          <w:rPrChange w:id="1227" w:author="Evgeny Sukharev" w:date="2021-06-15T16:59:00Z">
            <w:rPr>
              <w:rStyle w:val="af"/>
              <w:rFonts w:cs="Times New Roman"/>
              <w:szCs w:val="28"/>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semantica</w:t>
      </w:r>
      <w:r w:rsidRPr="00D06878">
        <w:rPr>
          <w:rStyle w:val="af"/>
          <w:rFonts w:cs="Times New Roman"/>
          <w:szCs w:val="28"/>
        </w:rPr>
        <w:t>.</w:t>
      </w:r>
      <w:r w:rsidRPr="00D06878">
        <w:rPr>
          <w:rStyle w:val="af"/>
          <w:rFonts w:cs="Times New Roman"/>
          <w:szCs w:val="28"/>
          <w:lang w:val="en-US"/>
        </w:rPr>
        <w:t>in</w:t>
      </w:r>
      <w:r w:rsidRPr="00D06878">
        <w:rPr>
          <w:rStyle w:val="af"/>
          <w:rFonts w:cs="Times New Roman"/>
          <w:szCs w:val="28"/>
        </w:rPr>
        <w:t>/</w:t>
      </w:r>
      <w:r w:rsidRPr="00D06878">
        <w:rPr>
          <w:rStyle w:val="af"/>
          <w:rFonts w:cs="Times New Roman"/>
          <w:szCs w:val="28"/>
          <w:lang w:val="en-US"/>
        </w:rPr>
        <w:t>blog</w:t>
      </w:r>
      <w:r w:rsidRPr="00D06878">
        <w:rPr>
          <w:rStyle w:val="af"/>
          <w:rFonts w:cs="Times New Roman"/>
          <w:szCs w:val="28"/>
        </w:rPr>
        <w:t>/</w:t>
      </w:r>
      <w:r w:rsidRPr="00D06878">
        <w:rPr>
          <w:rStyle w:val="af"/>
          <w:rFonts w:cs="Times New Roman"/>
          <w:szCs w:val="28"/>
          <w:lang w:val="en-US"/>
        </w:rPr>
        <w:t>veb</w:t>
      </w:r>
      <w:r w:rsidRPr="00D06878">
        <w:rPr>
          <w:rStyle w:val="af"/>
          <w:rFonts w:cs="Times New Roman"/>
          <w:szCs w:val="28"/>
        </w:rPr>
        <w:t>-</w:t>
      </w:r>
      <w:r w:rsidRPr="00D06878">
        <w:rPr>
          <w:rStyle w:val="af"/>
          <w:rFonts w:cs="Times New Roman"/>
          <w:szCs w:val="28"/>
          <w:lang w:val="en-US"/>
        </w:rPr>
        <w:t>interfejs</w:t>
      </w:r>
      <w:r w:rsidRPr="00D06878">
        <w:rPr>
          <w:rStyle w:val="af"/>
          <w:rFonts w:cs="Times New Roman"/>
          <w:szCs w:val="28"/>
        </w:rPr>
        <w:t>.</w:t>
      </w:r>
      <w:r w:rsidRPr="00D06878">
        <w:rPr>
          <w:rStyle w:val="af"/>
          <w:rFonts w:cs="Times New Roman"/>
          <w:szCs w:val="28"/>
          <w:lang w:val="en-US"/>
        </w:rPr>
        <w:t>html</w:t>
      </w:r>
      <w:r w:rsidRPr="00D06878">
        <w:rPr>
          <w:rStyle w:val="af"/>
          <w:rFonts w:cs="Times New Roman"/>
          <w:szCs w:val="28"/>
        </w:rPr>
        <w:t>/</w:t>
      </w:r>
      <w:r w:rsidR="00FE346B" w:rsidRPr="0070418C">
        <w:rPr>
          <w:rStyle w:val="af"/>
          <w:rFonts w:cs="Times New Roman"/>
          <w:szCs w:val="28"/>
        </w:rPr>
        <w:fldChar w:fldCharType="end"/>
      </w:r>
      <w:r w:rsidRPr="00D06878">
        <w:rPr>
          <w:rFonts w:cs="Times New Roman"/>
          <w:szCs w:val="28"/>
        </w:rPr>
        <w:t>.</w:t>
      </w:r>
      <w:bookmarkEnd w:id="1225"/>
      <w:r w:rsidRPr="00D06878">
        <w:rPr>
          <w:rFonts w:cs="Times New Roman"/>
          <w:szCs w:val="28"/>
        </w:rPr>
        <w:t xml:space="preserve"> </w:t>
      </w:r>
    </w:p>
    <w:p w14:paraId="0FE81094" w14:textId="1F8959C5" w:rsidR="0098779D" w:rsidRPr="00D06878" w:rsidRDefault="00291666" w:rsidP="00E87833">
      <w:pPr>
        <w:pStyle w:val="a7"/>
        <w:numPr>
          <w:ilvl w:val="0"/>
          <w:numId w:val="5"/>
        </w:numPr>
        <w:rPr>
          <w:rFonts w:cs="Times New Roman"/>
          <w:szCs w:val="28"/>
        </w:rPr>
      </w:pPr>
      <w:bookmarkStart w:id="1228" w:name="_Ref73978602"/>
      <w:ins w:id="1229" w:author="Evgeny Sukharev" w:date="2021-06-17T22:27:00Z">
        <w:r w:rsidRPr="00D06878">
          <w:rPr>
            <w:rFonts w:cs="Times New Roman"/>
            <w:szCs w:val="28"/>
          </w:rPr>
          <w:t>Лоре</w:t>
        </w:r>
      </w:ins>
      <w:ins w:id="1230" w:author="Evgeny Sukharev" w:date="2021-06-17T22:31:00Z">
        <w:r w:rsidR="00940714" w:rsidRPr="00940714">
          <w:rPr>
            <w:rFonts w:cs="Times New Roman"/>
            <w:szCs w:val="28"/>
            <w:rPrChange w:id="1231" w:author="Evgeny Sukharev" w:date="2021-06-17T22:31:00Z">
              <w:rPr>
                <w:rFonts w:cs="Times New Roman"/>
                <w:szCs w:val="28"/>
                <w:lang w:val="en-US"/>
              </w:rPr>
            </w:rPrChange>
          </w:rPr>
          <w:t xml:space="preserve">, </w:t>
        </w:r>
        <w:r w:rsidR="00940714">
          <w:rPr>
            <w:rFonts w:cs="Times New Roman"/>
            <w:szCs w:val="28"/>
          </w:rPr>
          <w:t>Арно</w:t>
        </w:r>
      </w:ins>
      <w:ins w:id="1232" w:author="Evgeny Sukharev" w:date="2021-06-17T22:27:00Z">
        <w:r>
          <w:rPr>
            <w:rFonts w:cs="Times New Roman"/>
            <w:szCs w:val="28"/>
          </w:rPr>
          <w:t xml:space="preserve"> </w:t>
        </w:r>
      </w:ins>
      <w:ins w:id="1233" w:author="Evgeny Sukharev" w:date="2021-06-17T22:28:00Z">
        <w:r w:rsidR="00940714" w:rsidRPr="00940714">
          <w:rPr>
            <w:rFonts w:cs="Times New Roman"/>
            <w:szCs w:val="28"/>
            <w:rPrChange w:id="1234" w:author="Evgeny Sukharev" w:date="2021-06-17T22:28:00Z">
              <w:rPr>
                <w:rFonts w:cs="Times New Roman"/>
                <w:szCs w:val="28"/>
                <w:lang w:val="en-US"/>
              </w:rPr>
            </w:rPrChange>
          </w:rPr>
          <w:t xml:space="preserve">/ </w:t>
        </w:r>
      </w:ins>
      <w:r w:rsidR="00DE004F" w:rsidRPr="00D06878">
        <w:rPr>
          <w:rFonts w:cs="Times New Roman"/>
          <w:szCs w:val="28"/>
        </w:rPr>
        <w:t>Проектирование веб-</w:t>
      </w:r>
      <w:r w:rsidR="00DE004F" w:rsidRPr="00D06878">
        <w:rPr>
          <w:rFonts w:cs="Times New Roman"/>
          <w:szCs w:val="28"/>
          <w:lang w:val="en-US"/>
        </w:rPr>
        <w:t>API</w:t>
      </w:r>
      <w:r w:rsidR="00DE004F" w:rsidRPr="00D06878">
        <w:rPr>
          <w:rFonts w:cs="Times New Roman"/>
          <w:szCs w:val="28"/>
        </w:rPr>
        <w:t xml:space="preserve"> / </w:t>
      </w:r>
      <w:del w:id="1235" w:author="Evgeny Sukharev" w:date="2021-06-17T22:27:00Z">
        <w:r w:rsidR="00DE004F" w:rsidRPr="00D06878" w:rsidDel="00940714">
          <w:rPr>
            <w:rFonts w:cs="Times New Roman"/>
            <w:szCs w:val="28"/>
          </w:rPr>
          <w:delText>Перевод с английского Д.А. Беликова</w:delText>
        </w:r>
        <w:r w:rsidR="0098779D" w:rsidRPr="00D06878" w:rsidDel="00940714">
          <w:rPr>
            <w:rFonts w:cs="Times New Roman"/>
            <w:szCs w:val="28"/>
          </w:rPr>
          <w:delText>: [</w:delText>
        </w:r>
        <w:r w:rsidR="00DE004F" w:rsidRPr="00D06878" w:rsidDel="00940714">
          <w:rPr>
            <w:rFonts w:cs="Times New Roman"/>
            <w:szCs w:val="28"/>
          </w:rPr>
          <w:delText>Текст] / Арно Лоре</w:delText>
        </w:r>
        <w:r w:rsidR="00663895" w:rsidRPr="00D06878" w:rsidDel="00940714">
          <w:rPr>
            <w:rFonts w:cs="Times New Roman"/>
            <w:szCs w:val="28"/>
          </w:rPr>
          <w:delText xml:space="preserve"> – Оформление, издание, </w:delText>
        </w:r>
      </w:del>
      <w:ins w:id="1236" w:author="Evgeny Sukharev" w:date="2021-06-17T22:27:00Z">
        <w:r w:rsidR="00940714">
          <w:rPr>
            <w:rFonts w:cs="Times New Roman"/>
            <w:szCs w:val="28"/>
          </w:rPr>
          <w:t xml:space="preserve">Арно Лоре – </w:t>
        </w:r>
      </w:ins>
      <w:r w:rsidR="00663895" w:rsidRPr="00D06878">
        <w:rPr>
          <w:rFonts w:cs="Times New Roman"/>
          <w:szCs w:val="28"/>
        </w:rPr>
        <w:t>ДМК</w:t>
      </w:r>
      <w:del w:id="1237" w:author="Evgeny Sukharev" w:date="2021-06-17T22:27:00Z">
        <w:r w:rsidR="00663895" w:rsidRPr="00D06878" w:rsidDel="00940714">
          <w:rPr>
            <w:rFonts w:cs="Times New Roman"/>
            <w:szCs w:val="28"/>
          </w:rPr>
          <w:delText xml:space="preserve"> </w:delText>
        </w:r>
      </w:del>
      <w:ins w:id="1238" w:author="Evgeny Sukharev" w:date="2021-06-17T22:27:00Z">
        <w:r w:rsidR="00940714">
          <w:rPr>
            <w:rFonts w:cs="Times New Roman"/>
            <w:szCs w:val="28"/>
          </w:rPr>
          <w:t xml:space="preserve"> </w:t>
        </w:r>
      </w:ins>
      <w:r w:rsidR="00663895" w:rsidRPr="00D06878">
        <w:rPr>
          <w:rFonts w:cs="Times New Roman"/>
          <w:szCs w:val="28"/>
        </w:rPr>
        <w:t>Пресс, 2020.</w:t>
      </w:r>
      <w:bookmarkEnd w:id="1228"/>
    </w:p>
    <w:p w14:paraId="54D0C09A" w14:textId="77777777" w:rsidR="0098779D" w:rsidRPr="00D06878" w:rsidRDefault="0098779D" w:rsidP="00E87833">
      <w:pPr>
        <w:pStyle w:val="a7"/>
        <w:numPr>
          <w:ilvl w:val="0"/>
          <w:numId w:val="5"/>
        </w:numPr>
        <w:rPr>
          <w:rFonts w:cs="Times New Roman"/>
          <w:szCs w:val="28"/>
          <w:lang w:val="en-US"/>
        </w:rPr>
      </w:pPr>
      <w:bookmarkStart w:id="1239" w:name="_Ref73978618"/>
      <w:r w:rsidRPr="00D06878">
        <w:rPr>
          <w:rFonts w:cs="Times New Roman"/>
          <w:szCs w:val="28"/>
        </w:rPr>
        <w:t xml:space="preserve">Виды электронных подписей: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40" w:author="Evgeny Sukharev" w:date="2021-06-15T16:59:00Z">
            <w:rPr/>
          </w:rPrChange>
        </w:rPr>
        <w:instrText xml:space="preserve"> HYPERLINK "http://www.consultant.ru/document/cons_doc_LAW_112701/d9cd621c949a3c9efef51c2884c247e18ab9908b/" </w:instrText>
      </w:r>
      <w:r w:rsidR="00B37101" w:rsidRPr="0070418C">
        <w:rPr>
          <w:rPrChange w:id="124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http://www.consultant.ru/document/cons_doc_LAW_112701/d9cd621c949a3c9efef51c2884c247e18ab9908b/</w:t>
      </w:r>
      <w:r w:rsidR="00B37101" w:rsidRPr="0070418C">
        <w:rPr>
          <w:rStyle w:val="af"/>
          <w:rFonts w:cs="Times New Roman"/>
          <w:szCs w:val="28"/>
          <w:lang w:val="en-US"/>
        </w:rPr>
        <w:fldChar w:fldCharType="end"/>
      </w:r>
      <w:r w:rsidRPr="00D06878">
        <w:rPr>
          <w:rFonts w:cs="Times New Roman"/>
          <w:szCs w:val="28"/>
          <w:lang w:val="en-US"/>
        </w:rPr>
        <w:t>.</w:t>
      </w:r>
      <w:bookmarkEnd w:id="1239"/>
    </w:p>
    <w:p w14:paraId="6779AEAE" w14:textId="77777777" w:rsidR="0098779D" w:rsidRPr="00D06878" w:rsidRDefault="0098779D" w:rsidP="00E87833">
      <w:pPr>
        <w:pStyle w:val="a7"/>
        <w:numPr>
          <w:ilvl w:val="0"/>
          <w:numId w:val="5"/>
        </w:numPr>
        <w:rPr>
          <w:rFonts w:cs="Times New Roman"/>
          <w:szCs w:val="28"/>
          <w:lang w:val="en-US"/>
        </w:rPr>
      </w:pPr>
      <w:bookmarkStart w:id="1242" w:name="_Ref73978553"/>
      <w:r w:rsidRPr="00D06878">
        <w:rPr>
          <w:rFonts w:cs="Times New Roman"/>
          <w:szCs w:val="28"/>
        </w:rPr>
        <w:t xml:space="preserve">Сертификат ключа подписи: [Электронный ресурс]. </w:t>
      </w:r>
      <w:r w:rsidRPr="00D06878">
        <w:rPr>
          <w:rFonts w:cs="Times New Roman"/>
          <w:szCs w:val="28"/>
          <w:lang w:val="en-US"/>
        </w:rPr>
        <w:t xml:space="preserve">URL:  </w:t>
      </w:r>
      <w:r w:rsidRPr="00D06878">
        <w:rPr>
          <w:rFonts w:cs="Times New Roman"/>
          <w:color w:val="2E74B5" w:themeColor="accent1" w:themeShade="BF"/>
          <w:szCs w:val="28"/>
          <w:lang w:val="en-US"/>
        </w:rPr>
        <w:t>https://uc.iitrust.ru/articles/chto-takoe-sertifikat-klyucha-proverki-elektronnoy-podpisi</w:t>
      </w:r>
      <w:r w:rsidRPr="00D06878">
        <w:rPr>
          <w:rFonts w:cs="Times New Roman"/>
          <w:szCs w:val="28"/>
          <w:lang w:val="en-US"/>
        </w:rPr>
        <w:t>/.</w:t>
      </w:r>
      <w:bookmarkEnd w:id="1242"/>
    </w:p>
    <w:p w14:paraId="422F4824" w14:textId="77777777" w:rsidR="0098779D" w:rsidRPr="00D06878" w:rsidRDefault="0098779D" w:rsidP="00E87833">
      <w:pPr>
        <w:pStyle w:val="a7"/>
        <w:numPr>
          <w:ilvl w:val="0"/>
          <w:numId w:val="5"/>
        </w:numPr>
        <w:rPr>
          <w:rFonts w:cs="Times New Roman"/>
          <w:szCs w:val="28"/>
          <w:lang w:val="en-US"/>
        </w:rPr>
      </w:pPr>
      <w:bookmarkStart w:id="1243" w:name="_Ref73978638"/>
      <w:r w:rsidRPr="00D06878">
        <w:rPr>
          <w:rFonts w:cs="Times New Roman"/>
          <w:szCs w:val="28"/>
        </w:rPr>
        <w:t xml:space="preserve">Официальный сайт </w:t>
      </w:r>
      <w:r w:rsidRPr="00D06878">
        <w:rPr>
          <w:rFonts w:cs="Times New Roman"/>
          <w:szCs w:val="28"/>
          <w:lang w:val="en-US"/>
        </w:rPr>
        <w:t>Amazon</w:t>
      </w:r>
      <w:r w:rsidRPr="00D06878">
        <w:rPr>
          <w:rFonts w:cs="Times New Roman"/>
          <w:szCs w:val="28"/>
        </w:rPr>
        <w:t xml:space="preserve"> </w:t>
      </w:r>
      <w:r w:rsidRPr="00D06878">
        <w:rPr>
          <w:rFonts w:cs="Times New Roman"/>
          <w:szCs w:val="28"/>
          <w:lang w:val="en-US"/>
        </w:rPr>
        <w:t>SES</w:t>
      </w:r>
      <w:r w:rsidRPr="00D06878">
        <w:rPr>
          <w:rFonts w:cs="Times New Roman"/>
          <w:szCs w:val="28"/>
        </w:rPr>
        <w:t xml:space="preserve">: [Электронный ресурс]. </w:t>
      </w:r>
      <w:r w:rsidRPr="00D06878">
        <w:rPr>
          <w:rFonts w:cs="Times New Roman"/>
          <w:szCs w:val="28"/>
          <w:lang w:val="en-US"/>
        </w:rPr>
        <w:t xml:space="preserve">URL:  </w:t>
      </w:r>
      <w:r w:rsidRPr="00D06878">
        <w:rPr>
          <w:rFonts w:cs="Times New Roman"/>
          <w:szCs w:val="28"/>
          <w:u w:val="single"/>
          <w:lang w:val="en-US"/>
        </w:rPr>
        <w:t>https://aws.amazon.com/ru/ses/</w:t>
      </w:r>
      <w:r w:rsidRPr="00D06878">
        <w:rPr>
          <w:rFonts w:cs="Times New Roman"/>
          <w:szCs w:val="28"/>
          <w:lang w:val="en-US"/>
        </w:rPr>
        <w:t>.</w:t>
      </w:r>
      <w:bookmarkEnd w:id="1243"/>
    </w:p>
    <w:p w14:paraId="2AEF5B61"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Официальный сайт </w:t>
      </w:r>
      <w:r w:rsidRPr="00D06878">
        <w:rPr>
          <w:rFonts w:cs="Times New Roman"/>
          <w:szCs w:val="28"/>
          <w:lang w:val="en-US"/>
        </w:rPr>
        <w:t>Sendgrid</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Pr="00D06878">
        <w:rPr>
          <w:rFonts w:cs="Times New Roman"/>
          <w:szCs w:val="28"/>
          <w:u w:val="single"/>
        </w:rPr>
        <w:t>https://sendgrid.com</w:t>
      </w:r>
      <w:r w:rsidRPr="00D06878">
        <w:rPr>
          <w:rFonts w:cs="Times New Roman"/>
          <w:szCs w:val="28"/>
        </w:rPr>
        <w:t>.</w:t>
      </w:r>
    </w:p>
    <w:p w14:paraId="3B916AF6" w14:textId="77777777" w:rsidR="0098779D" w:rsidRPr="00D06878" w:rsidRDefault="0098779D" w:rsidP="00E87833">
      <w:pPr>
        <w:pStyle w:val="a7"/>
        <w:numPr>
          <w:ilvl w:val="0"/>
          <w:numId w:val="5"/>
        </w:numPr>
        <w:rPr>
          <w:rFonts w:cs="Times New Roman"/>
          <w:color w:val="000000" w:themeColor="text1"/>
          <w:szCs w:val="28"/>
        </w:rPr>
      </w:pPr>
      <w:bookmarkStart w:id="1244" w:name="_Ref73978678"/>
      <w:r w:rsidRPr="00D06878">
        <w:rPr>
          <w:rFonts w:cs="Times New Roman"/>
          <w:szCs w:val="28"/>
        </w:rPr>
        <w:t xml:space="preserve">Проект </w:t>
      </w:r>
      <w:r w:rsidRPr="00D06878">
        <w:rPr>
          <w:rFonts w:cs="Times New Roman"/>
          <w:szCs w:val="28"/>
          <w:lang w:val="en-US"/>
        </w:rPr>
        <w:t>Email</w:t>
      </w:r>
      <w:r w:rsidRPr="00D06878">
        <w:rPr>
          <w:rFonts w:cs="Times New Roman"/>
          <w:szCs w:val="28"/>
        </w:rPr>
        <w:t xml:space="preserve"> </w:t>
      </w:r>
      <w:r w:rsidRPr="00D06878">
        <w:rPr>
          <w:rFonts w:cs="Times New Roman"/>
          <w:szCs w:val="28"/>
          <w:lang w:val="en-US"/>
        </w:rPr>
        <w:t>queue</w:t>
      </w:r>
      <w:r w:rsidRPr="00D06878">
        <w:rPr>
          <w:rFonts w:cs="Times New Roman"/>
          <w:szCs w:val="28"/>
        </w:rPr>
        <w:t xml:space="preserve"> пользователя </w:t>
      </w:r>
      <w:r w:rsidRPr="00D06878">
        <w:rPr>
          <w:rFonts w:cs="Times New Roman"/>
          <w:szCs w:val="28"/>
          <w:lang w:val="en-US"/>
        </w:rPr>
        <w:t>tin</w:t>
      </w:r>
      <w:r w:rsidRPr="00D06878">
        <w:rPr>
          <w:rFonts w:cs="Times New Roman"/>
          <w:szCs w:val="28"/>
        </w:rPr>
        <w:t>-</w:t>
      </w:r>
      <w:r w:rsidRPr="00D06878">
        <w:rPr>
          <w:rFonts w:cs="Times New Roman"/>
          <w:szCs w:val="28"/>
          <w:lang w:val="en-US"/>
        </w:rPr>
        <w:t>cat</w:t>
      </w:r>
      <w:r w:rsidRPr="00D06878">
        <w:rPr>
          <w:rFonts w:cs="Times New Roman"/>
          <w:szCs w:val="28"/>
        </w:rPr>
        <w:t xml:space="preserve"> на </w:t>
      </w:r>
      <w:r w:rsidRPr="00D06878">
        <w:rPr>
          <w:rFonts w:cs="Times New Roman"/>
          <w:szCs w:val="28"/>
          <w:lang w:val="en-US"/>
        </w:rPr>
        <w:t>Github</w:t>
      </w:r>
      <w:r w:rsidRPr="00D06878">
        <w:rPr>
          <w:rFonts w:cs="Times New Roman"/>
          <w:szCs w:val="28"/>
        </w:rPr>
        <w:t xml:space="preserve">: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70418C">
        <w:fldChar w:fldCharType="begin"/>
      </w:r>
      <w:r w:rsidR="00FE346B" w:rsidRPr="00D06878">
        <w:rPr>
          <w:szCs w:val="28"/>
          <w:rPrChange w:id="1245" w:author="Evgeny Sukharev" w:date="2021-06-15T16:59:00Z">
            <w:rPr/>
          </w:rPrChange>
        </w:rPr>
        <w:instrText xml:space="preserve"> HYPERLINK "https://github.com/tin-cat/emailqueue" </w:instrText>
      </w:r>
      <w:r w:rsidR="00FE346B" w:rsidRPr="0070418C">
        <w:rPr>
          <w:rPrChange w:id="1246"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D06878">
        <w:rPr>
          <w:rStyle w:val="af"/>
          <w:rFonts w:cs="Times New Roman"/>
          <w:szCs w:val="28"/>
        </w:rPr>
        <w:t>://</w:t>
      </w:r>
      <w:r w:rsidRPr="00D06878">
        <w:rPr>
          <w:rStyle w:val="af"/>
          <w:rFonts w:cs="Times New Roman"/>
          <w:szCs w:val="28"/>
          <w:lang w:val="en-US"/>
        </w:rPr>
        <w:t>github</w:t>
      </w:r>
      <w:r w:rsidRPr="00D06878">
        <w:rPr>
          <w:rStyle w:val="af"/>
          <w:rFonts w:cs="Times New Roman"/>
          <w:szCs w:val="28"/>
        </w:rPr>
        <w:t>.</w:t>
      </w:r>
      <w:r w:rsidRPr="00D06878">
        <w:rPr>
          <w:rStyle w:val="af"/>
          <w:rFonts w:cs="Times New Roman"/>
          <w:szCs w:val="28"/>
          <w:lang w:val="en-US"/>
        </w:rPr>
        <w:t>com</w:t>
      </w:r>
      <w:r w:rsidRPr="00D06878">
        <w:rPr>
          <w:rStyle w:val="af"/>
          <w:rFonts w:cs="Times New Roman"/>
          <w:szCs w:val="28"/>
        </w:rPr>
        <w:t>/</w:t>
      </w:r>
      <w:r w:rsidRPr="00D06878">
        <w:rPr>
          <w:rStyle w:val="af"/>
          <w:rFonts w:cs="Times New Roman"/>
          <w:szCs w:val="28"/>
          <w:lang w:val="en-US"/>
        </w:rPr>
        <w:t>tin</w:t>
      </w:r>
      <w:r w:rsidRPr="00D06878">
        <w:rPr>
          <w:rStyle w:val="af"/>
          <w:rFonts w:cs="Times New Roman"/>
          <w:szCs w:val="28"/>
        </w:rPr>
        <w:t>-</w:t>
      </w:r>
      <w:r w:rsidRPr="00D06878">
        <w:rPr>
          <w:rStyle w:val="af"/>
          <w:rFonts w:cs="Times New Roman"/>
          <w:szCs w:val="28"/>
          <w:lang w:val="en-US"/>
        </w:rPr>
        <w:t>cat</w:t>
      </w:r>
      <w:r w:rsidRPr="00D06878">
        <w:rPr>
          <w:rStyle w:val="af"/>
          <w:rFonts w:cs="Times New Roman"/>
          <w:szCs w:val="28"/>
        </w:rPr>
        <w:t>/</w:t>
      </w:r>
      <w:r w:rsidRPr="00D06878">
        <w:rPr>
          <w:rStyle w:val="af"/>
          <w:rFonts w:cs="Times New Roman"/>
          <w:szCs w:val="28"/>
          <w:lang w:val="en-US"/>
        </w:rPr>
        <w:t>emailqueue</w:t>
      </w:r>
      <w:r w:rsidR="00FE346B" w:rsidRPr="0070418C">
        <w:rPr>
          <w:rStyle w:val="af"/>
          <w:rFonts w:cs="Times New Roman"/>
          <w:szCs w:val="28"/>
          <w:lang w:val="en-US"/>
        </w:rPr>
        <w:fldChar w:fldCharType="end"/>
      </w:r>
      <w:r w:rsidRPr="00D06878">
        <w:rPr>
          <w:rFonts w:cs="Times New Roman"/>
          <w:szCs w:val="28"/>
        </w:rPr>
        <w:t>.</w:t>
      </w:r>
      <w:bookmarkEnd w:id="1244"/>
    </w:p>
    <w:p w14:paraId="54C12739" w14:textId="77777777" w:rsidR="0098779D" w:rsidRPr="00D06878" w:rsidRDefault="0098779D" w:rsidP="00E87833">
      <w:pPr>
        <w:pStyle w:val="a7"/>
        <w:numPr>
          <w:ilvl w:val="0"/>
          <w:numId w:val="5"/>
        </w:numPr>
        <w:rPr>
          <w:rFonts w:cs="Times New Roman"/>
          <w:szCs w:val="28"/>
          <w:lang w:val="en-US"/>
        </w:rPr>
      </w:pPr>
      <w:bookmarkStart w:id="1247" w:name="_Ref72677494"/>
      <w:r w:rsidRPr="00D06878">
        <w:rPr>
          <w:rFonts w:cs="Times New Roman"/>
          <w:szCs w:val="28"/>
        </w:rPr>
        <w:t xml:space="preserve">Введение в </w:t>
      </w:r>
      <w:r w:rsidRPr="00D06878">
        <w:rPr>
          <w:rFonts w:cs="Times New Roman"/>
          <w:szCs w:val="28"/>
          <w:lang w:val="en-US"/>
        </w:rPr>
        <w:t>Web</w:t>
      </w:r>
      <w:r w:rsidRPr="00D06878">
        <w:rPr>
          <w:rFonts w:cs="Times New Roman"/>
          <w:szCs w:val="28"/>
        </w:rPr>
        <w:t xml:space="preserve"> </w:t>
      </w:r>
      <w:r w:rsidRPr="00D06878">
        <w:rPr>
          <w:rFonts w:cs="Times New Roman"/>
          <w:szCs w:val="28"/>
          <w:lang w:val="en-US"/>
        </w:rPr>
        <w:t>API</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48" w:author="Evgeny Sukharev" w:date="2021-06-15T16:59:00Z">
            <w:rPr/>
          </w:rPrChange>
        </w:rPr>
        <w:instrText xml:space="preserve"> HYPERLINK "https://metanit.com/sharp/mvc/12.1.php" </w:instrText>
      </w:r>
      <w:r w:rsidR="00B37101" w:rsidRPr="0070418C">
        <w:rPr>
          <w:rPrChange w:id="1249"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https://metanit.com/sharp/mvc/12.1.php</w:t>
      </w:r>
      <w:r w:rsidR="00B37101" w:rsidRPr="0070418C">
        <w:rPr>
          <w:rStyle w:val="af"/>
          <w:rFonts w:cs="Times New Roman"/>
          <w:szCs w:val="28"/>
          <w:lang w:val="en-US"/>
        </w:rPr>
        <w:fldChar w:fldCharType="end"/>
      </w:r>
      <w:r w:rsidRPr="00D06878">
        <w:rPr>
          <w:rFonts w:cs="Times New Roman"/>
          <w:szCs w:val="28"/>
          <w:lang w:val="en-US"/>
        </w:rPr>
        <w:t>.</w:t>
      </w:r>
      <w:bookmarkEnd w:id="1247"/>
    </w:p>
    <w:p w14:paraId="110A96F8" w14:textId="77777777" w:rsidR="0098779D" w:rsidRPr="00D06878" w:rsidRDefault="0098779D" w:rsidP="00E87833">
      <w:pPr>
        <w:pStyle w:val="a7"/>
        <w:numPr>
          <w:ilvl w:val="0"/>
          <w:numId w:val="5"/>
        </w:numPr>
        <w:rPr>
          <w:rFonts w:cs="Times New Roman"/>
          <w:szCs w:val="28"/>
          <w:lang w:val="en-US"/>
        </w:rPr>
      </w:pPr>
      <w:bookmarkStart w:id="1250" w:name="_Ref72677513"/>
      <w:r w:rsidRPr="00D06878">
        <w:rPr>
          <w:rFonts w:cs="Times New Roman"/>
          <w:szCs w:val="28"/>
        </w:rPr>
        <w:t xml:space="preserve">Документация по </w:t>
      </w:r>
      <w:r w:rsidRPr="00D06878">
        <w:rPr>
          <w:rFonts w:cs="Times New Roman"/>
          <w:szCs w:val="28"/>
          <w:lang w:val="en-US"/>
        </w:rPr>
        <w:t>ASP</w:t>
      </w:r>
      <w:r w:rsidRPr="00D06878">
        <w:rPr>
          <w:rFonts w:cs="Times New Roman"/>
          <w:szCs w:val="28"/>
        </w:rPr>
        <w:t>.</w:t>
      </w:r>
      <w:r w:rsidRPr="00D06878">
        <w:rPr>
          <w:rFonts w:cs="Times New Roman"/>
          <w:szCs w:val="28"/>
          <w:lang w:val="en-US"/>
        </w:rPr>
        <w:t>NET</w:t>
      </w:r>
      <w:r w:rsidRPr="00D06878">
        <w:rPr>
          <w:rFonts w:cs="Times New Roman"/>
          <w:szCs w:val="28"/>
        </w:rPr>
        <w:t xml:space="preserve">: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251" w:author="Evgeny Sukharev" w:date="2021-06-15T16:59:00Z">
            <w:rPr/>
          </w:rPrChange>
        </w:rPr>
        <w:instrText xml:space="preserve"> HYPERLINK "https://docs.microsoft.com/ru-ru/aspnet/core/?view=aspnetcore-3.1" </w:instrText>
      </w:r>
      <w:r w:rsidR="00B37101" w:rsidRPr="0070418C">
        <w:rPr>
          <w:rPrChange w:id="1252"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https://docs.microsoft.com/ru-ru/aspnet/core/?view=aspnetcore-3.1</w:t>
      </w:r>
      <w:r w:rsidR="00B37101" w:rsidRPr="0070418C">
        <w:rPr>
          <w:rStyle w:val="af"/>
          <w:rFonts w:cs="Times New Roman"/>
          <w:szCs w:val="28"/>
          <w:lang w:val="en-US"/>
        </w:rPr>
        <w:fldChar w:fldCharType="end"/>
      </w:r>
      <w:r w:rsidRPr="00D06878">
        <w:rPr>
          <w:rFonts w:cs="Times New Roman"/>
          <w:szCs w:val="28"/>
          <w:lang w:val="en-US"/>
        </w:rPr>
        <w:t>.</w:t>
      </w:r>
      <w:bookmarkEnd w:id="1250"/>
    </w:p>
    <w:p w14:paraId="5E4E52BA" w14:textId="77777777" w:rsidR="0098779D" w:rsidRPr="00D06878" w:rsidRDefault="0098779D" w:rsidP="00E87833">
      <w:pPr>
        <w:pStyle w:val="a7"/>
        <w:numPr>
          <w:ilvl w:val="0"/>
          <w:numId w:val="5"/>
        </w:numPr>
        <w:rPr>
          <w:rFonts w:cs="Times New Roman"/>
          <w:szCs w:val="28"/>
        </w:rPr>
      </w:pPr>
      <w:bookmarkStart w:id="1253" w:name="_Ref72677847"/>
      <w:r w:rsidRPr="00D06878">
        <w:rPr>
          <w:rFonts w:cs="Times New Roman"/>
          <w:szCs w:val="28"/>
        </w:rPr>
        <w:t xml:space="preserve">Нормализация сущностей: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254" w:author="Evgeny Sukharev" w:date="2021-06-15T16:59:00Z">
            <w:rPr/>
          </w:rPrChange>
        </w:rPr>
        <w:instrText xml:space="preserve"> HYPERLINK "https://habr.com/ru/post/254773" </w:instrText>
      </w:r>
      <w:r w:rsidR="00FE346B" w:rsidRPr="0070418C">
        <w:rPr>
          <w:rPrChange w:id="1255" w:author="Evgeny Sukharev" w:date="2021-06-15T16:59:00Z">
            <w:rPr>
              <w:rStyle w:val="af"/>
              <w:rFonts w:cs="Times New Roman"/>
              <w:szCs w:val="28"/>
            </w:rPr>
          </w:rPrChange>
        </w:rPr>
        <w:fldChar w:fldCharType="separate"/>
      </w:r>
      <w:r w:rsidRPr="00D06878">
        <w:rPr>
          <w:rStyle w:val="af"/>
          <w:rFonts w:cs="Times New Roman"/>
          <w:szCs w:val="28"/>
        </w:rPr>
        <w:t>https://habr.com/ru/post/254773</w:t>
      </w:r>
      <w:r w:rsidR="00FE346B" w:rsidRPr="0070418C">
        <w:rPr>
          <w:rStyle w:val="af"/>
          <w:rFonts w:cs="Times New Roman"/>
          <w:szCs w:val="28"/>
        </w:rPr>
        <w:fldChar w:fldCharType="end"/>
      </w:r>
      <w:r w:rsidRPr="00D06878">
        <w:rPr>
          <w:rFonts w:cs="Times New Roman"/>
          <w:szCs w:val="28"/>
        </w:rPr>
        <w:t>.</w:t>
      </w:r>
      <w:bookmarkEnd w:id="1253"/>
    </w:p>
    <w:p w14:paraId="7DC890F8" w14:textId="7F2CF9ED" w:rsidR="0098779D" w:rsidRPr="00D06878" w:rsidRDefault="00940714" w:rsidP="00E87833">
      <w:pPr>
        <w:pStyle w:val="a7"/>
        <w:numPr>
          <w:ilvl w:val="0"/>
          <w:numId w:val="5"/>
        </w:numPr>
        <w:rPr>
          <w:rFonts w:cs="Times New Roman"/>
          <w:szCs w:val="28"/>
        </w:rPr>
      </w:pPr>
      <w:ins w:id="1256" w:author="Evgeny Sukharev" w:date="2021-06-17T22:28:00Z">
        <w:r w:rsidRPr="00D06878">
          <w:rPr>
            <w:rFonts w:cs="Times New Roman"/>
            <w:szCs w:val="28"/>
          </w:rPr>
          <w:t>Фаулер</w:t>
        </w:r>
      </w:ins>
      <w:ins w:id="1257" w:author="Evgeny Sukharev" w:date="2021-06-17T22:39:00Z">
        <w:r w:rsidR="00DD4A4F">
          <w:rPr>
            <w:rFonts w:cs="Times New Roman"/>
            <w:szCs w:val="28"/>
          </w:rPr>
          <w:t xml:space="preserve">, </w:t>
        </w:r>
        <w:r w:rsidR="00DD4A4F" w:rsidRPr="00D06878">
          <w:rPr>
            <w:rFonts w:cs="Times New Roman"/>
            <w:szCs w:val="28"/>
          </w:rPr>
          <w:t>Мартин</w:t>
        </w:r>
      </w:ins>
      <w:ins w:id="1258" w:author="Evgeny Sukharev" w:date="2021-06-17T22:28:00Z">
        <w:r w:rsidR="00DD4A4F">
          <w:rPr>
            <w:rFonts w:cs="Times New Roman"/>
            <w:szCs w:val="28"/>
          </w:rPr>
          <w:t xml:space="preserve"> </w:t>
        </w:r>
        <w:r w:rsidRPr="00940714">
          <w:rPr>
            <w:rFonts w:cs="Times New Roman"/>
            <w:szCs w:val="28"/>
            <w:rPrChange w:id="1259" w:author="Evgeny Sukharev" w:date="2021-06-17T22:28:00Z">
              <w:rPr>
                <w:rFonts w:cs="Times New Roman"/>
                <w:szCs w:val="28"/>
                <w:lang w:val="en-US"/>
              </w:rPr>
            </w:rPrChange>
          </w:rPr>
          <w:t>/</w:t>
        </w:r>
        <w:r>
          <w:rPr>
            <w:rFonts w:cs="Times New Roman"/>
            <w:szCs w:val="28"/>
          </w:rPr>
          <w:t xml:space="preserve"> </w:t>
        </w:r>
      </w:ins>
      <w:r w:rsidR="00663895" w:rsidRPr="00D06878">
        <w:rPr>
          <w:rFonts w:cs="Times New Roman"/>
          <w:szCs w:val="28"/>
          <w:lang w:val="en-US"/>
        </w:rPr>
        <w:t>UML</w:t>
      </w:r>
      <w:r w:rsidR="00663895" w:rsidRPr="00D06878">
        <w:rPr>
          <w:rFonts w:cs="Times New Roman"/>
          <w:szCs w:val="28"/>
        </w:rPr>
        <w:t xml:space="preserve"> основы. </w:t>
      </w:r>
      <w:del w:id="1260" w:author="Evgeny Sukharev" w:date="2021-06-17T22:34:00Z">
        <w:r w:rsidR="00663895" w:rsidRPr="00D06878" w:rsidDel="00B362EF">
          <w:rPr>
            <w:rFonts w:cs="Times New Roman"/>
            <w:szCs w:val="28"/>
          </w:rPr>
          <w:delText>Краткое р</w:delText>
        </w:r>
      </w:del>
      <w:ins w:id="1261" w:author="Evgeny Sukharev" w:date="2021-06-17T22:34:00Z">
        <w:r w:rsidR="00B362EF">
          <w:rPr>
            <w:rFonts w:cs="Times New Roman"/>
            <w:szCs w:val="28"/>
          </w:rPr>
          <w:t>Р</w:t>
        </w:r>
      </w:ins>
      <w:r w:rsidR="00663895" w:rsidRPr="00D06878">
        <w:rPr>
          <w:rFonts w:cs="Times New Roman"/>
          <w:szCs w:val="28"/>
        </w:rPr>
        <w:t>уководство по стандартному языку объектного проектирования</w:t>
      </w:r>
      <w:ins w:id="1262" w:author="Evgeny Sukharev" w:date="2021-06-17T22:28:00Z">
        <w:r>
          <w:rPr>
            <w:rFonts w:cs="Times New Roman"/>
            <w:szCs w:val="28"/>
          </w:rPr>
          <w:t xml:space="preserve"> </w:t>
        </w:r>
      </w:ins>
      <w:del w:id="1263" w:author="Evgeny Sukharev" w:date="2021-06-17T22:28:00Z">
        <w:r w:rsidR="0098779D" w:rsidRPr="00D06878" w:rsidDel="00940714">
          <w:rPr>
            <w:rFonts w:cs="Times New Roman"/>
            <w:szCs w:val="28"/>
          </w:rPr>
          <w:delText>: [</w:delText>
        </w:r>
        <w:r w:rsidR="00663895" w:rsidRPr="00D06878" w:rsidDel="00940714">
          <w:rPr>
            <w:rFonts w:cs="Times New Roman"/>
            <w:szCs w:val="28"/>
          </w:rPr>
          <w:delText>Текст</w:delText>
        </w:r>
        <w:r w:rsidR="0098779D" w:rsidRPr="00D06878" w:rsidDel="00940714">
          <w:rPr>
            <w:rFonts w:cs="Times New Roman"/>
            <w:szCs w:val="28"/>
          </w:rPr>
          <w:delText>]</w:delText>
        </w:r>
        <w:r w:rsidR="00663895" w:rsidRPr="00D06878" w:rsidDel="00940714">
          <w:rPr>
            <w:rFonts w:cs="Times New Roman"/>
            <w:szCs w:val="28"/>
          </w:rPr>
          <w:delText xml:space="preserve"> </w:delText>
        </w:r>
      </w:del>
      <w:r w:rsidR="00663895" w:rsidRPr="00D06878">
        <w:rPr>
          <w:rFonts w:cs="Times New Roman"/>
          <w:szCs w:val="28"/>
        </w:rPr>
        <w:t>/ Мартин Фаулер</w:t>
      </w:r>
      <w:r w:rsidR="0098779D" w:rsidRPr="00D06878">
        <w:rPr>
          <w:rFonts w:cs="Times New Roman"/>
          <w:szCs w:val="28"/>
        </w:rPr>
        <w:t xml:space="preserve"> </w:t>
      </w:r>
      <w:r w:rsidR="00663895" w:rsidRPr="00D06878">
        <w:rPr>
          <w:rFonts w:cs="Times New Roman"/>
          <w:szCs w:val="28"/>
        </w:rPr>
        <w:t>– Санкт-Петербург,</w:t>
      </w:r>
      <w:del w:id="1264" w:author="Evgeny Sukharev" w:date="2021-06-17T22:28:00Z">
        <w:r w:rsidR="00663895" w:rsidRPr="00D06878" w:rsidDel="00940714">
          <w:rPr>
            <w:rFonts w:cs="Times New Roman"/>
            <w:szCs w:val="28"/>
          </w:rPr>
          <w:delText xml:space="preserve"> </w:delText>
        </w:r>
      </w:del>
      <w:ins w:id="1265" w:author="Evgeny Sukharev" w:date="2021-06-17T22:28:00Z">
        <w:r>
          <w:rPr>
            <w:rFonts w:cs="Times New Roman"/>
            <w:szCs w:val="28"/>
            <w:lang w:val="en-US"/>
          </w:rPr>
          <w:t> </w:t>
        </w:r>
      </w:ins>
      <w:r w:rsidR="00663895" w:rsidRPr="00D06878">
        <w:rPr>
          <w:rFonts w:cs="Times New Roman"/>
          <w:szCs w:val="28"/>
        </w:rPr>
        <w:t>2005.</w:t>
      </w:r>
    </w:p>
    <w:p w14:paraId="126E6D69" w14:textId="77777777" w:rsidR="0098779D" w:rsidRPr="00D06878" w:rsidRDefault="0098779D" w:rsidP="00E87833">
      <w:pPr>
        <w:pStyle w:val="a7"/>
        <w:numPr>
          <w:ilvl w:val="0"/>
          <w:numId w:val="5"/>
        </w:numPr>
        <w:rPr>
          <w:rFonts w:cs="Times New Roman"/>
          <w:szCs w:val="28"/>
          <w:lang w:val="en-US"/>
        </w:rPr>
      </w:pPr>
      <w:bookmarkStart w:id="1266" w:name="_Ref72687001"/>
      <w:r w:rsidRPr="00D06878">
        <w:rPr>
          <w:rFonts w:cs="Times New Roman"/>
          <w:szCs w:val="28"/>
        </w:rPr>
        <w:t xml:space="preserve">Тестирование методом черного ящика: [Электронный ресурс]. </w:t>
      </w:r>
      <w:r w:rsidRPr="00D06878">
        <w:rPr>
          <w:rFonts w:cs="Times New Roman"/>
          <w:szCs w:val="28"/>
          <w:lang w:val="en-US"/>
        </w:rPr>
        <w:t>URL</w:t>
      </w:r>
      <w:r w:rsidRPr="00717A4D">
        <w:rPr>
          <w:rFonts w:cs="Times New Roman"/>
          <w:szCs w:val="28"/>
          <w:lang w:val="en-US"/>
        </w:rPr>
        <w:t>:</w:t>
      </w:r>
      <w:r w:rsidRPr="00D06878">
        <w:rPr>
          <w:rFonts w:cs="Times New Roman"/>
          <w:szCs w:val="28"/>
          <w:lang w:val="en-US"/>
        </w:rPr>
        <w:t> </w:t>
      </w:r>
      <w:r w:rsidRPr="00717A4D">
        <w:rPr>
          <w:rFonts w:cs="Times New Roman"/>
          <w:szCs w:val="28"/>
          <w:lang w:val="en-US"/>
        </w:rPr>
        <w:t xml:space="preserve"> </w:t>
      </w:r>
      <w:r w:rsidR="00B37101" w:rsidRPr="0070418C">
        <w:fldChar w:fldCharType="begin"/>
      </w:r>
      <w:r w:rsidR="00B37101" w:rsidRPr="00717A4D">
        <w:rPr>
          <w:rFonts w:cs="Times New Roman"/>
          <w:szCs w:val="28"/>
          <w:lang w:val="en-US"/>
          <w:rPrChange w:id="1267" w:author="Evgeny Sukharev" w:date="2021-06-17T23:59:00Z">
            <w:rPr/>
          </w:rPrChange>
        </w:rPr>
        <w:instrText xml:space="preserve"> </w:instrText>
      </w:r>
      <w:r w:rsidR="00B37101" w:rsidRPr="00D06878">
        <w:rPr>
          <w:rFonts w:cs="Times New Roman"/>
          <w:szCs w:val="28"/>
          <w:lang w:val="en-US"/>
          <w:rPrChange w:id="1268" w:author="Evgeny Sukharev" w:date="2021-06-15T16:59:00Z">
            <w:rPr/>
          </w:rPrChange>
        </w:rPr>
        <w:instrText>HYPERLINK</w:instrText>
      </w:r>
      <w:r w:rsidR="00B37101" w:rsidRPr="00717A4D">
        <w:rPr>
          <w:rFonts w:cs="Times New Roman"/>
          <w:szCs w:val="28"/>
          <w:lang w:val="en-US"/>
          <w:rPrChange w:id="1269" w:author="Evgeny Sukharev" w:date="2021-06-17T23:59:00Z">
            <w:rPr/>
          </w:rPrChange>
        </w:rPr>
        <w:instrText xml:space="preserve"> "</w:instrText>
      </w:r>
      <w:r w:rsidR="00B37101" w:rsidRPr="00D06878">
        <w:rPr>
          <w:rFonts w:cs="Times New Roman"/>
          <w:szCs w:val="28"/>
          <w:lang w:val="en-US"/>
          <w:rPrChange w:id="1270" w:author="Evgeny Sukharev" w:date="2021-06-15T16:59:00Z">
            <w:rPr/>
          </w:rPrChange>
        </w:rPr>
        <w:instrText>https</w:instrText>
      </w:r>
      <w:r w:rsidR="00B37101" w:rsidRPr="00717A4D">
        <w:rPr>
          <w:rFonts w:cs="Times New Roman"/>
          <w:szCs w:val="28"/>
          <w:lang w:val="en-US"/>
          <w:rPrChange w:id="1271" w:author="Evgeny Sukharev" w:date="2021-06-17T23:59:00Z">
            <w:rPr/>
          </w:rPrChange>
        </w:rPr>
        <w:instrText>://</w:instrText>
      </w:r>
      <w:r w:rsidR="00B37101" w:rsidRPr="00D06878">
        <w:rPr>
          <w:rFonts w:cs="Times New Roman"/>
          <w:szCs w:val="28"/>
          <w:lang w:val="en-US"/>
          <w:rPrChange w:id="1272" w:author="Evgeny Sukharev" w:date="2021-06-15T16:59:00Z">
            <w:rPr/>
          </w:rPrChange>
        </w:rPr>
        <w:instrText>habr</w:instrText>
      </w:r>
      <w:r w:rsidR="00B37101" w:rsidRPr="00717A4D">
        <w:rPr>
          <w:rFonts w:cs="Times New Roman"/>
          <w:szCs w:val="28"/>
          <w:lang w:val="en-US"/>
          <w:rPrChange w:id="1273" w:author="Evgeny Sukharev" w:date="2021-06-17T23:59:00Z">
            <w:rPr/>
          </w:rPrChange>
        </w:rPr>
        <w:instrText>.</w:instrText>
      </w:r>
      <w:r w:rsidR="00B37101" w:rsidRPr="00D06878">
        <w:rPr>
          <w:rFonts w:cs="Times New Roman"/>
          <w:szCs w:val="28"/>
          <w:lang w:val="en-US"/>
          <w:rPrChange w:id="1274" w:author="Evgeny Sukharev" w:date="2021-06-15T16:59:00Z">
            <w:rPr/>
          </w:rPrChange>
        </w:rPr>
        <w:instrText>com</w:instrText>
      </w:r>
      <w:r w:rsidR="00B37101" w:rsidRPr="00717A4D">
        <w:rPr>
          <w:rFonts w:cs="Times New Roman"/>
          <w:szCs w:val="28"/>
          <w:lang w:val="en-US"/>
          <w:rPrChange w:id="1275" w:author="Evgeny Sukharev" w:date="2021-06-17T23:59:00Z">
            <w:rPr/>
          </w:rPrChange>
        </w:rPr>
        <w:instrText>/</w:instrText>
      </w:r>
      <w:r w:rsidR="00B37101" w:rsidRPr="00D06878">
        <w:rPr>
          <w:rFonts w:cs="Times New Roman"/>
          <w:szCs w:val="28"/>
          <w:lang w:val="en-US"/>
          <w:rPrChange w:id="1276" w:author="Evgeny Sukharev" w:date="2021-06-15T16:59:00Z">
            <w:rPr/>
          </w:rPrChange>
        </w:rPr>
        <w:instrText>ru</w:instrText>
      </w:r>
      <w:r w:rsidR="00B37101" w:rsidRPr="00717A4D">
        <w:rPr>
          <w:rFonts w:cs="Times New Roman"/>
          <w:szCs w:val="28"/>
          <w:lang w:val="en-US"/>
          <w:rPrChange w:id="1277" w:author="Evgeny Sukharev" w:date="2021-06-17T23:59:00Z">
            <w:rPr/>
          </w:rPrChange>
        </w:rPr>
        <w:instrText>/</w:instrText>
      </w:r>
      <w:r w:rsidR="00B37101" w:rsidRPr="00D06878">
        <w:rPr>
          <w:rFonts w:cs="Times New Roman"/>
          <w:szCs w:val="28"/>
          <w:lang w:val="en-US"/>
          <w:rPrChange w:id="1278" w:author="Evgeny Sukharev" w:date="2021-06-15T16:59:00Z">
            <w:rPr/>
          </w:rPrChange>
        </w:rPr>
        <w:instrText>post</w:instrText>
      </w:r>
      <w:r w:rsidR="00B37101" w:rsidRPr="00717A4D">
        <w:rPr>
          <w:rFonts w:cs="Times New Roman"/>
          <w:szCs w:val="28"/>
          <w:lang w:val="en-US"/>
          <w:rPrChange w:id="1279" w:author="Evgeny Sukharev" w:date="2021-06-17T23:59:00Z">
            <w:rPr/>
          </w:rPrChange>
        </w:rPr>
        <w:instrText xml:space="preserve">/462837/" </w:instrText>
      </w:r>
      <w:r w:rsidR="00B37101" w:rsidRPr="0070418C">
        <w:rPr>
          <w:rPrChange w:id="1280"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717A4D">
        <w:rPr>
          <w:rStyle w:val="af"/>
          <w:rFonts w:cs="Times New Roman"/>
          <w:szCs w:val="28"/>
          <w:lang w:val="en-US"/>
        </w:rPr>
        <w:t>://</w:t>
      </w:r>
      <w:r w:rsidRPr="00D06878">
        <w:rPr>
          <w:rStyle w:val="af"/>
          <w:rFonts w:cs="Times New Roman"/>
          <w:szCs w:val="28"/>
          <w:lang w:val="en-US"/>
        </w:rPr>
        <w:t>habr</w:t>
      </w:r>
      <w:r w:rsidRPr="00717A4D">
        <w:rPr>
          <w:rStyle w:val="af"/>
          <w:rFonts w:cs="Times New Roman"/>
          <w:szCs w:val="28"/>
          <w:lang w:val="en-US"/>
        </w:rPr>
        <w:t>.</w:t>
      </w:r>
      <w:r w:rsidRPr="00D06878">
        <w:rPr>
          <w:rStyle w:val="af"/>
          <w:rFonts w:cs="Times New Roman"/>
          <w:szCs w:val="28"/>
          <w:lang w:val="en-US"/>
        </w:rPr>
        <w:t>com/ru/post/462837/</w:t>
      </w:r>
      <w:r w:rsidR="00B37101" w:rsidRPr="0070418C">
        <w:rPr>
          <w:rStyle w:val="af"/>
          <w:rFonts w:cs="Times New Roman"/>
          <w:szCs w:val="28"/>
          <w:lang w:val="en-US"/>
        </w:rPr>
        <w:fldChar w:fldCharType="end"/>
      </w:r>
      <w:r w:rsidRPr="00D06878">
        <w:rPr>
          <w:rFonts w:cs="Times New Roman"/>
          <w:szCs w:val="28"/>
          <w:lang w:val="en-US"/>
        </w:rPr>
        <w:t>.</w:t>
      </w:r>
      <w:bookmarkEnd w:id="1266"/>
    </w:p>
    <w:p w14:paraId="31681D9A" w14:textId="77777777" w:rsidR="0098779D" w:rsidRPr="00D06878" w:rsidRDefault="0098779D" w:rsidP="00E87833">
      <w:pPr>
        <w:pStyle w:val="a7"/>
        <w:numPr>
          <w:ilvl w:val="0"/>
          <w:numId w:val="5"/>
        </w:numPr>
        <w:rPr>
          <w:rFonts w:cs="Times New Roman"/>
          <w:szCs w:val="28"/>
        </w:rPr>
      </w:pPr>
      <w:bookmarkStart w:id="1281" w:name="_Ref72686972"/>
      <w:r w:rsidRPr="00D06878">
        <w:rPr>
          <w:rFonts w:cs="Times New Roman"/>
          <w:szCs w:val="28"/>
        </w:rPr>
        <w:t xml:space="preserve">Модульное тестирование или юнит-тестирование: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xml:space="preserve">  </w:t>
      </w:r>
      <w:r w:rsidR="00FE346B" w:rsidRPr="0070418C">
        <w:fldChar w:fldCharType="begin"/>
      </w:r>
      <w:r w:rsidR="00FE346B" w:rsidRPr="00D06878">
        <w:rPr>
          <w:szCs w:val="28"/>
          <w:rPrChange w:id="1282" w:author="Evgeny Sukharev" w:date="2021-06-15T16:59:00Z">
            <w:rPr/>
          </w:rPrChange>
        </w:rPr>
        <w:instrText xml:space="preserve"> HYPERLINK "https://habr.com/ru/post/169381/" </w:instrText>
      </w:r>
      <w:r w:rsidR="00FE346B" w:rsidRPr="0070418C">
        <w:rPr>
          <w:rPrChange w:id="1283" w:author="Evgeny Sukharev" w:date="2021-06-15T16:59:00Z">
            <w:rPr>
              <w:rStyle w:val="af"/>
              <w:rFonts w:cs="Times New Roman"/>
              <w:szCs w:val="28"/>
            </w:rPr>
          </w:rPrChange>
        </w:rPr>
        <w:fldChar w:fldCharType="separate"/>
      </w:r>
      <w:r w:rsidRPr="00D06878">
        <w:rPr>
          <w:rStyle w:val="af"/>
          <w:rFonts w:cs="Times New Roman"/>
          <w:szCs w:val="28"/>
        </w:rPr>
        <w:t>https://habr.com/ru/post/169381/</w:t>
      </w:r>
      <w:r w:rsidR="00FE346B" w:rsidRPr="0070418C">
        <w:rPr>
          <w:rStyle w:val="af"/>
          <w:rFonts w:cs="Times New Roman"/>
          <w:szCs w:val="28"/>
        </w:rPr>
        <w:fldChar w:fldCharType="end"/>
      </w:r>
      <w:r w:rsidRPr="00D06878">
        <w:rPr>
          <w:rFonts w:cs="Times New Roman"/>
          <w:szCs w:val="28"/>
        </w:rPr>
        <w:t>.</w:t>
      </w:r>
      <w:bookmarkEnd w:id="1281"/>
    </w:p>
    <w:p w14:paraId="0244693A" w14:textId="4FB4C37D" w:rsidR="0098779D" w:rsidRPr="00247CA3" w:rsidRDefault="0098779D" w:rsidP="00E87833">
      <w:pPr>
        <w:pStyle w:val="a7"/>
        <w:numPr>
          <w:ilvl w:val="0"/>
          <w:numId w:val="5"/>
        </w:numPr>
        <w:rPr>
          <w:rFonts w:cs="Times New Roman"/>
          <w:szCs w:val="28"/>
          <w:lang w:val="en-US"/>
          <w:rPrChange w:id="1284" w:author="Evgeny Sukharev" w:date="2021-06-18T15:44:00Z">
            <w:rPr>
              <w:rFonts w:cs="Times New Roman"/>
              <w:szCs w:val="28"/>
            </w:rPr>
          </w:rPrChange>
        </w:rPr>
      </w:pPr>
      <w:bookmarkStart w:id="1285" w:name="_Ref72676344"/>
      <w:r w:rsidRPr="00D06878">
        <w:rPr>
          <w:rFonts w:cs="Times New Roman"/>
          <w:szCs w:val="28"/>
        </w:rPr>
        <w:t xml:space="preserve">Кроссбраузерное тестирование: [Электронный ресурс]. </w:t>
      </w:r>
      <w:r w:rsidRPr="00D06878">
        <w:rPr>
          <w:rFonts w:cs="Times New Roman"/>
          <w:szCs w:val="28"/>
          <w:lang w:val="en-US"/>
        </w:rPr>
        <w:t>URL</w:t>
      </w:r>
      <w:r w:rsidRPr="00247CA3">
        <w:rPr>
          <w:rFonts w:cs="Times New Roman"/>
          <w:szCs w:val="28"/>
          <w:lang w:val="en-US"/>
          <w:rPrChange w:id="1286" w:author="Evgeny Sukharev" w:date="2021-06-18T15:44:00Z">
            <w:rPr>
              <w:rFonts w:cs="Times New Roman"/>
              <w:szCs w:val="28"/>
            </w:rPr>
          </w:rPrChange>
        </w:rPr>
        <w:t>:</w:t>
      </w:r>
      <w:r w:rsidRPr="00D06878">
        <w:rPr>
          <w:rFonts w:cs="Times New Roman"/>
          <w:szCs w:val="28"/>
          <w:lang w:val="en-US"/>
        </w:rPr>
        <w:t> </w:t>
      </w:r>
      <w:r w:rsidRPr="00247CA3">
        <w:rPr>
          <w:rFonts w:cs="Times New Roman"/>
          <w:szCs w:val="28"/>
          <w:lang w:val="en-US"/>
          <w:rPrChange w:id="1287" w:author="Evgeny Sukharev" w:date="2021-06-18T15:44:00Z">
            <w:rPr>
              <w:rFonts w:cs="Times New Roman"/>
              <w:szCs w:val="28"/>
            </w:rPr>
          </w:rPrChange>
        </w:rPr>
        <w:t xml:space="preserve"> </w:t>
      </w:r>
      <w:r w:rsidR="00B37101" w:rsidRPr="0070418C">
        <w:fldChar w:fldCharType="begin"/>
      </w:r>
      <w:r w:rsidR="00B37101" w:rsidRPr="00247CA3">
        <w:rPr>
          <w:rFonts w:cs="Times New Roman"/>
          <w:szCs w:val="28"/>
          <w:lang w:val="en-US"/>
          <w:rPrChange w:id="1288" w:author="Evgeny Sukharev" w:date="2021-06-18T15:44:00Z">
            <w:rPr>
              <w:rFonts w:cs="Times New Roman"/>
              <w:szCs w:val="28"/>
            </w:rPr>
          </w:rPrChange>
        </w:rPr>
        <w:instrText xml:space="preserve"> </w:instrText>
      </w:r>
      <w:r w:rsidR="00B37101" w:rsidRPr="00D06878">
        <w:rPr>
          <w:rFonts w:cs="Times New Roman"/>
          <w:szCs w:val="28"/>
          <w:lang w:val="en-US"/>
          <w:rPrChange w:id="1289" w:author="Evgeny Sukharev" w:date="2021-06-15T16:59:00Z">
            <w:rPr/>
          </w:rPrChange>
        </w:rPr>
        <w:instrText>HYPERLINK</w:instrText>
      </w:r>
      <w:r w:rsidR="00B37101" w:rsidRPr="00247CA3">
        <w:rPr>
          <w:rFonts w:cs="Times New Roman"/>
          <w:szCs w:val="28"/>
          <w:lang w:val="en-US"/>
          <w:rPrChange w:id="1290" w:author="Evgeny Sukharev" w:date="2021-06-18T15:44:00Z">
            <w:rPr>
              <w:rFonts w:cs="Times New Roman"/>
              <w:szCs w:val="28"/>
            </w:rPr>
          </w:rPrChange>
        </w:rPr>
        <w:instrText xml:space="preserve"> "</w:instrText>
      </w:r>
      <w:r w:rsidR="00B37101" w:rsidRPr="00D06878">
        <w:rPr>
          <w:rFonts w:cs="Times New Roman"/>
          <w:szCs w:val="28"/>
          <w:lang w:val="en-US"/>
          <w:rPrChange w:id="1291" w:author="Evgeny Sukharev" w:date="2021-06-15T16:59:00Z">
            <w:rPr/>
          </w:rPrChange>
        </w:rPr>
        <w:instrText>https</w:instrText>
      </w:r>
      <w:r w:rsidR="00B37101" w:rsidRPr="00247CA3">
        <w:rPr>
          <w:rFonts w:cs="Times New Roman"/>
          <w:szCs w:val="28"/>
          <w:lang w:val="en-US"/>
          <w:rPrChange w:id="1292" w:author="Evgeny Sukharev" w:date="2021-06-18T15:44:00Z">
            <w:rPr>
              <w:rFonts w:cs="Times New Roman"/>
              <w:szCs w:val="28"/>
            </w:rPr>
          </w:rPrChange>
        </w:rPr>
        <w:instrText>://</w:instrText>
      </w:r>
      <w:r w:rsidR="00B37101" w:rsidRPr="00D06878">
        <w:rPr>
          <w:rFonts w:cs="Times New Roman"/>
          <w:szCs w:val="28"/>
          <w:lang w:val="en-US"/>
          <w:rPrChange w:id="1293" w:author="Evgeny Sukharev" w:date="2021-06-15T16:59:00Z">
            <w:rPr/>
          </w:rPrChange>
        </w:rPr>
        <w:instrText>imajor</w:instrText>
      </w:r>
      <w:r w:rsidR="00B37101" w:rsidRPr="00247CA3">
        <w:rPr>
          <w:rFonts w:cs="Times New Roman"/>
          <w:szCs w:val="28"/>
          <w:lang w:val="en-US"/>
          <w:rPrChange w:id="1294" w:author="Evgeny Sukharev" w:date="2021-06-18T15:44:00Z">
            <w:rPr>
              <w:rFonts w:cs="Times New Roman"/>
              <w:szCs w:val="28"/>
            </w:rPr>
          </w:rPrChange>
        </w:rPr>
        <w:instrText>.</w:instrText>
      </w:r>
      <w:r w:rsidR="00B37101" w:rsidRPr="00D06878">
        <w:rPr>
          <w:rFonts w:cs="Times New Roman"/>
          <w:szCs w:val="28"/>
          <w:lang w:val="en-US"/>
          <w:rPrChange w:id="1295" w:author="Evgeny Sukharev" w:date="2021-06-15T16:59:00Z">
            <w:rPr/>
          </w:rPrChange>
        </w:rPr>
        <w:instrText>ru</w:instrText>
      </w:r>
      <w:r w:rsidR="00B37101" w:rsidRPr="00247CA3">
        <w:rPr>
          <w:rFonts w:cs="Times New Roman"/>
          <w:szCs w:val="28"/>
          <w:lang w:val="en-US"/>
          <w:rPrChange w:id="1296" w:author="Evgeny Sukharev" w:date="2021-06-18T15:44:00Z">
            <w:rPr>
              <w:rFonts w:cs="Times New Roman"/>
              <w:szCs w:val="28"/>
            </w:rPr>
          </w:rPrChange>
        </w:rPr>
        <w:instrText>/</w:instrText>
      </w:r>
      <w:r w:rsidR="00B37101" w:rsidRPr="00D06878">
        <w:rPr>
          <w:rFonts w:cs="Times New Roman"/>
          <w:szCs w:val="28"/>
          <w:lang w:val="en-US"/>
          <w:rPrChange w:id="1297" w:author="Evgeny Sukharev" w:date="2021-06-15T16:59:00Z">
            <w:rPr/>
          </w:rPrChange>
        </w:rPr>
        <w:instrText>razrabotka</w:instrText>
      </w:r>
      <w:r w:rsidR="00B37101" w:rsidRPr="00247CA3">
        <w:rPr>
          <w:rFonts w:cs="Times New Roman"/>
          <w:szCs w:val="28"/>
          <w:lang w:val="en-US"/>
          <w:rPrChange w:id="1298" w:author="Evgeny Sukharev" w:date="2021-06-18T15:44:00Z">
            <w:rPr>
              <w:rFonts w:cs="Times New Roman"/>
              <w:szCs w:val="28"/>
            </w:rPr>
          </w:rPrChange>
        </w:rPr>
        <w:instrText>/</w:instrText>
      </w:r>
      <w:r w:rsidR="00B37101" w:rsidRPr="00D06878">
        <w:rPr>
          <w:rFonts w:cs="Times New Roman"/>
          <w:szCs w:val="28"/>
          <w:lang w:val="en-US"/>
          <w:rPrChange w:id="1299" w:author="Evgeny Sukharev" w:date="2021-06-15T16:59:00Z">
            <w:rPr/>
          </w:rPrChange>
        </w:rPr>
        <w:instrText>verstka</w:instrText>
      </w:r>
      <w:r w:rsidR="00B37101" w:rsidRPr="00247CA3">
        <w:rPr>
          <w:rFonts w:cs="Times New Roman"/>
          <w:szCs w:val="28"/>
          <w:lang w:val="en-US"/>
          <w:rPrChange w:id="1300" w:author="Evgeny Sukharev" w:date="2021-06-18T15:44:00Z">
            <w:rPr>
              <w:rFonts w:cs="Times New Roman"/>
              <w:szCs w:val="28"/>
            </w:rPr>
          </w:rPrChange>
        </w:rPr>
        <w:instrText>/</w:instrText>
      </w:r>
      <w:r w:rsidR="00B37101" w:rsidRPr="00D06878">
        <w:rPr>
          <w:rFonts w:cs="Times New Roman"/>
          <w:szCs w:val="28"/>
          <w:lang w:val="en-US"/>
          <w:rPrChange w:id="1301" w:author="Evgeny Sukharev" w:date="2021-06-15T16:59:00Z">
            <w:rPr/>
          </w:rPrChange>
        </w:rPr>
        <w:instrText>krossbrauzernost</w:instrText>
      </w:r>
      <w:r w:rsidR="00B37101" w:rsidRPr="00247CA3">
        <w:rPr>
          <w:rFonts w:cs="Times New Roman"/>
          <w:szCs w:val="28"/>
          <w:lang w:val="en-US"/>
          <w:rPrChange w:id="1302" w:author="Evgeny Sukharev" w:date="2021-06-18T15:44:00Z">
            <w:rPr>
              <w:rFonts w:cs="Times New Roman"/>
              <w:szCs w:val="28"/>
            </w:rPr>
          </w:rPrChange>
        </w:rPr>
        <w:instrText>-</w:instrText>
      </w:r>
      <w:r w:rsidR="00B37101" w:rsidRPr="00D06878">
        <w:rPr>
          <w:rFonts w:cs="Times New Roman"/>
          <w:szCs w:val="28"/>
          <w:lang w:val="en-US"/>
          <w:rPrChange w:id="1303" w:author="Evgeny Sukharev" w:date="2021-06-15T16:59:00Z">
            <w:rPr/>
          </w:rPrChange>
        </w:rPr>
        <w:instrText>sayta</w:instrText>
      </w:r>
      <w:r w:rsidR="00B37101" w:rsidRPr="00247CA3">
        <w:rPr>
          <w:rFonts w:cs="Times New Roman"/>
          <w:szCs w:val="28"/>
          <w:lang w:val="en-US"/>
          <w:rPrChange w:id="1304" w:author="Evgeny Sukharev" w:date="2021-06-18T15:44:00Z">
            <w:rPr>
              <w:rFonts w:cs="Times New Roman"/>
              <w:szCs w:val="28"/>
            </w:rPr>
          </w:rPrChange>
        </w:rPr>
        <w:instrText xml:space="preserve">" </w:instrText>
      </w:r>
      <w:r w:rsidR="00B37101" w:rsidRPr="0070418C">
        <w:rPr>
          <w:rPrChange w:id="1305"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w:t>
      </w:r>
      <w:r w:rsidRPr="00247CA3">
        <w:rPr>
          <w:rStyle w:val="af"/>
          <w:rFonts w:cs="Times New Roman"/>
          <w:szCs w:val="28"/>
          <w:lang w:val="en-US"/>
          <w:rPrChange w:id="1306" w:author="Evgeny Sukharev" w:date="2021-06-18T15:44:00Z">
            <w:rPr>
              <w:rStyle w:val="af"/>
              <w:rFonts w:cs="Times New Roman"/>
              <w:szCs w:val="28"/>
            </w:rPr>
          </w:rPrChange>
        </w:rPr>
        <w:t>://</w:t>
      </w:r>
      <w:r w:rsidRPr="00D06878">
        <w:rPr>
          <w:rStyle w:val="af"/>
          <w:rFonts w:cs="Times New Roman"/>
          <w:szCs w:val="28"/>
          <w:lang w:val="en-US"/>
        </w:rPr>
        <w:t>imajor</w:t>
      </w:r>
      <w:r w:rsidRPr="00247CA3">
        <w:rPr>
          <w:rStyle w:val="af"/>
          <w:rFonts w:cs="Times New Roman"/>
          <w:szCs w:val="28"/>
          <w:lang w:val="en-US"/>
          <w:rPrChange w:id="1307" w:author="Evgeny Sukharev" w:date="2021-06-18T15:44:00Z">
            <w:rPr>
              <w:rStyle w:val="af"/>
              <w:rFonts w:cs="Times New Roman"/>
              <w:szCs w:val="28"/>
            </w:rPr>
          </w:rPrChange>
        </w:rPr>
        <w:t>.</w:t>
      </w:r>
      <w:r w:rsidRPr="00D06878">
        <w:rPr>
          <w:rStyle w:val="af"/>
          <w:rFonts w:cs="Times New Roman"/>
          <w:szCs w:val="28"/>
          <w:lang w:val="en-US"/>
        </w:rPr>
        <w:t>ru</w:t>
      </w:r>
      <w:r w:rsidRPr="00247CA3">
        <w:rPr>
          <w:rStyle w:val="af"/>
          <w:rFonts w:cs="Times New Roman"/>
          <w:szCs w:val="28"/>
          <w:lang w:val="en-US"/>
          <w:rPrChange w:id="1308" w:author="Evgeny Sukharev" w:date="2021-06-18T15:44:00Z">
            <w:rPr>
              <w:rStyle w:val="af"/>
              <w:rFonts w:cs="Times New Roman"/>
              <w:szCs w:val="28"/>
            </w:rPr>
          </w:rPrChange>
        </w:rPr>
        <w:t>/</w:t>
      </w:r>
      <w:r w:rsidRPr="00D06878">
        <w:rPr>
          <w:rStyle w:val="af"/>
          <w:rFonts w:cs="Times New Roman"/>
          <w:szCs w:val="28"/>
          <w:lang w:val="en-US"/>
        </w:rPr>
        <w:t>razrabotka</w:t>
      </w:r>
      <w:r w:rsidRPr="00247CA3">
        <w:rPr>
          <w:rStyle w:val="af"/>
          <w:rFonts w:cs="Times New Roman"/>
          <w:szCs w:val="28"/>
          <w:lang w:val="en-US"/>
          <w:rPrChange w:id="1309" w:author="Evgeny Sukharev" w:date="2021-06-18T15:44:00Z">
            <w:rPr>
              <w:rStyle w:val="af"/>
              <w:rFonts w:cs="Times New Roman"/>
              <w:szCs w:val="28"/>
            </w:rPr>
          </w:rPrChange>
        </w:rPr>
        <w:t>/</w:t>
      </w:r>
      <w:r w:rsidRPr="00D06878">
        <w:rPr>
          <w:rStyle w:val="af"/>
          <w:rFonts w:cs="Times New Roman"/>
          <w:szCs w:val="28"/>
          <w:lang w:val="en-US"/>
        </w:rPr>
        <w:t>verstka</w:t>
      </w:r>
      <w:r w:rsidRPr="00247CA3">
        <w:rPr>
          <w:rStyle w:val="af"/>
          <w:rFonts w:cs="Times New Roman"/>
          <w:szCs w:val="28"/>
          <w:lang w:val="en-US"/>
          <w:rPrChange w:id="1310" w:author="Evgeny Sukharev" w:date="2021-06-18T15:44:00Z">
            <w:rPr>
              <w:rStyle w:val="af"/>
              <w:rFonts w:cs="Times New Roman"/>
              <w:szCs w:val="28"/>
            </w:rPr>
          </w:rPrChange>
        </w:rPr>
        <w:t>/</w:t>
      </w:r>
      <w:r w:rsidRPr="00D06878">
        <w:rPr>
          <w:rStyle w:val="af"/>
          <w:rFonts w:cs="Times New Roman"/>
          <w:szCs w:val="28"/>
          <w:lang w:val="en-US"/>
        </w:rPr>
        <w:t>krossbrauzernost</w:t>
      </w:r>
      <w:r w:rsidRPr="00247CA3">
        <w:rPr>
          <w:rStyle w:val="af"/>
          <w:rFonts w:cs="Times New Roman"/>
          <w:szCs w:val="28"/>
          <w:lang w:val="en-US"/>
          <w:rPrChange w:id="1311" w:author="Evgeny Sukharev" w:date="2021-06-18T15:44:00Z">
            <w:rPr>
              <w:rStyle w:val="af"/>
              <w:rFonts w:cs="Times New Roman"/>
              <w:szCs w:val="28"/>
            </w:rPr>
          </w:rPrChange>
        </w:rPr>
        <w:t>-</w:t>
      </w:r>
      <w:r w:rsidRPr="00D06878">
        <w:rPr>
          <w:rStyle w:val="af"/>
          <w:rFonts w:cs="Times New Roman"/>
          <w:szCs w:val="28"/>
          <w:lang w:val="en-US"/>
        </w:rPr>
        <w:t>sayta</w:t>
      </w:r>
      <w:r w:rsidR="00B37101" w:rsidRPr="0070418C">
        <w:rPr>
          <w:rStyle w:val="af"/>
          <w:rFonts w:cs="Times New Roman"/>
          <w:szCs w:val="28"/>
          <w:lang w:val="en-US"/>
        </w:rPr>
        <w:fldChar w:fldCharType="end"/>
      </w:r>
      <w:r w:rsidRPr="00247CA3">
        <w:rPr>
          <w:rFonts w:cs="Times New Roman"/>
          <w:szCs w:val="28"/>
          <w:lang w:val="en-US"/>
          <w:rPrChange w:id="1312" w:author="Evgeny Sukharev" w:date="2021-06-18T15:44:00Z">
            <w:rPr>
              <w:rFonts w:cs="Times New Roman"/>
              <w:szCs w:val="28"/>
            </w:rPr>
          </w:rPrChange>
        </w:rPr>
        <w:t>.</w:t>
      </w:r>
      <w:bookmarkEnd w:id="1285"/>
    </w:p>
    <w:p w14:paraId="1585861A" w14:textId="322C2EEE" w:rsidR="0098779D" w:rsidRPr="00D06878" w:rsidRDefault="00940714" w:rsidP="00E87833">
      <w:pPr>
        <w:pStyle w:val="a7"/>
        <w:numPr>
          <w:ilvl w:val="0"/>
          <w:numId w:val="5"/>
        </w:numPr>
        <w:rPr>
          <w:rFonts w:cs="Times New Roman"/>
          <w:szCs w:val="28"/>
        </w:rPr>
      </w:pPr>
      <w:ins w:id="1313" w:author="Evgeny Sukharev" w:date="2021-06-17T22:29:00Z">
        <w:r w:rsidRPr="00D06878">
          <w:rPr>
            <w:rFonts w:cs="Times New Roman"/>
            <w:szCs w:val="28"/>
          </w:rPr>
          <w:lastRenderedPageBreak/>
          <w:t>Буч</w:t>
        </w:r>
      </w:ins>
      <w:ins w:id="1314" w:author="Evgeny Sukharev" w:date="2021-06-17T22:31:00Z">
        <w:r w:rsidRPr="00717A4D">
          <w:rPr>
            <w:rFonts w:cs="Times New Roman"/>
            <w:szCs w:val="28"/>
            <w:rPrChange w:id="1315" w:author="Evgeny Sukharev" w:date="2021-06-17T23:59:00Z">
              <w:rPr>
                <w:rFonts w:cs="Times New Roman"/>
                <w:szCs w:val="28"/>
                <w:lang w:val="en-US"/>
              </w:rPr>
            </w:rPrChange>
          </w:rPr>
          <w:t>,</w:t>
        </w:r>
      </w:ins>
      <w:ins w:id="1316" w:author="Evgeny Sukharev" w:date="2021-06-17T22:29:00Z">
        <w:r w:rsidRPr="00D06878">
          <w:rPr>
            <w:rFonts w:cs="Times New Roman"/>
            <w:szCs w:val="28"/>
          </w:rPr>
          <w:t xml:space="preserve"> Г</w:t>
        </w:r>
        <w:r>
          <w:rPr>
            <w:rFonts w:cs="Times New Roman"/>
            <w:szCs w:val="28"/>
          </w:rPr>
          <w:t xml:space="preserve">. / </w:t>
        </w:r>
      </w:ins>
      <w:r w:rsidR="0098779D" w:rsidRPr="00D06878">
        <w:rPr>
          <w:rFonts w:cs="Times New Roman"/>
          <w:szCs w:val="28"/>
        </w:rPr>
        <w:t xml:space="preserve">Язык </w:t>
      </w:r>
      <w:r w:rsidR="0098779D" w:rsidRPr="00D06878">
        <w:rPr>
          <w:rFonts w:cs="Times New Roman"/>
          <w:szCs w:val="28"/>
          <w:lang w:val="en-US"/>
        </w:rPr>
        <w:t>UML</w:t>
      </w:r>
      <w:r w:rsidR="0098779D" w:rsidRPr="00D06878">
        <w:rPr>
          <w:rFonts w:cs="Times New Roman"/>
          <w:szCs w:val="28"/>
        </w:rPr>
        <w:t>. Руководство пользователя</w:t>
      </w:r>
      <w:ins w:id="1317" w:author="Evgeny Sukharev" w:date="2021-06-17T22:29:00Z">
        <w:r w:rsidRPr="00940714">
          <w:rPr>
            <w:rFonts w:cs="Times New Roman"/>
            <w:szCs w:val="28"/>
            <w:rPrChange w:id="1318" w:author="Evgeny Sukharev" w:date="2021-06-17T22:29:00Z">
              <w:rPr>
                <w:rFonts w:cs="Times New Roman"/>
                <w:szCs w:val="28"/>
                <w:lang w:val="en-US"/>
              </w:rPr>
            </w:rPrChange>
          </w:rPr>
          <w:t xml:space="preserve"> </w:t>
        </w:r>
      </w:ins>
      <w:del w:id="1319" w:author="Evgeny Sukharev" w:date="2021-06-17T22:29:00Z">
        <w:r w:rsidR="0098779D" w:rsidRPr="00D06878" w:rsidDel="00940714">
          <w:rPr>
            <w:rFonts w:cs="Times New Roman"/>
            <w:szCs w:val="28"/>
          </w:rPr>
          <w:delText xml:space="preserve">: [Текст] </w:delText>
        </w:r>
      </w:del>
      <w:r w:rsidR="0098779D" w:rsidRPr="00D06878">
        <w:rPr>
          <w:rFonts w:cs="Times New Roman"/>
          <w:szCs w:val="28"/>
        </w:rPr>
        <w:t>/ Буч Г., Рамбо Д., Якобсон</w:t>
      </w:r>
      <w:r w:rsidR="0098779D" w:rsidRPr="00D06878">
        <w:rPr>
          <w:rFonts w:cs="Times New Roman"/>
          <w:szCs w:val="28"/>
          <w:lang w:val="en-US"/>
        </w:rPr>
        <w:t> </w:t>
      </w:r>
      <w:r w:rsidR="0098779D" w:rsidRPr="00D06878">
        <w:rPr>
          <w:rFonts w:cs="Times New Roman"/>
          <w:szCs w:val="28"/>
        </w:rPr>
        <w:t>И. – 2-е издание: Пер. с англ Мухин Н.</w:t>
      </w:r>
      <w:r w:rsidR="0098779D" w:rsidRPr="00D06878">
        <w:rPr>
          <w:rFonts w:cs="Times New Roman"/>
          <w:color w:val="000000"/>
          <w:szCs w:val="28"/>
          <w:shd w:val="clear" w:color="auto" w:fill="FFFFFF"/>
        </w:rPr>
        <w:t xml:space="preserve">, М.: </w:t>
      </w:r>
      <w:r w:rsidR="009337BA" w:rsidRPr="00D06878">
        <w:rPr>
          <w:rFonts w:cs="Times New Roman"/>
          <w:color w:val="000000"/>
          <w:szCs w:val="28"/>
          <w:shd w:val="clear" w:color="auto" w:fill="FFFFFF"/>
        </w:rPr>
        <w:t>ДМК Пресс, 201</w:t>
      </w:r>
      <w:r w:rsidR="008B614D" w:rsidRPr="00D06878">
        <w:rPr>
          <w:rFonts w:cs="Times New Roman"/>
          <w:color w:val="000000"/>
          <w:szCs w:val="28"/>
          <w:shd w:val="clear" w:color="auto" w:fill="FFFFFF"/>
        </w:rPr>
        <w:t>2</w:t>
      </w:r>
      <w:r w:rsidR="009337BA" w:rsidRPr="00D06878">
        <w:rPr>
          <w:rFonts w:cs="Times New Roman"/>
          <w:color w:val="000000"/>
          <w:szCs w:val="28"/>
          <w:shd w:val="clear" w:color="auto" w:fill="FFFFFF"/>
        </w:rPr>
        <w:t>.</w:t>
      </w:r>
    </w:p>
    <w:p w14:paraId="3E76577C" w14:textId="77777777" w:rsidR="0098779D" w:rsidRPr="00D06878" w:rsidRDefault="0098779D" w:rsidP="00E87833">
      <w:pPr>
        <w:pStyle w:val="a7"/>
        <w:numPr>
          <w:ilvl w:val="0"/>
          <w:numId w:val="5"/>
        </w:numPr>
        <w:rPr>
          <w:rFonts w:cs="Times New Roman"/>
          <w:szCs w:val="28"/>
        </w:rPr>
      </w:pPr>
      <w:r w:rsidRPr="00D06878">
        <w:rPr>
          <w:rFonts w:cs="Times New Roman"/>
          <w:szCs w:val="28"/>
        </w:rPr>
        <w:t xml:space="preserve">Документация по C#: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320" w:author="Evgeny Sukharev" w:date="2021-06-15T16:59:00Z">
            <w:rPr/>
          </w:rPrChange>
        </w:rPr>
        <w:instrText xml:space="preserve"> HYPERLINK "https://docs.microsoft.com/ru-ru/dotnet/csharp/" </w:instrText>
      </w:r>
      <w:r w:rsidR="00FE346B" w:rsidRPr="0070418C">
        <w:rPr>
          <w:rPrChange w:id="1321" w:author="Evgeny Sukharev" w:date="2021-06-15T16:59:00Z">
            <w:rPr>
              <w:rStyle w:val="af"/>
              <w:rFonts w:cs="Times New Roman"/>
              <w:szCs w:val="28"/>
            </w:rPr>
          </w:rPrChange>
        </w:rPr>
        <w:fldChar w:fldCharType="separate"/>
      </w:r>
      <w:r w:rsidRPr="00D06878">
        <w:rPr>
          <w:rStyle w:val="af"/>
          <w:rFonts w:cs="Times New Roman"/>
          <w:szCs w:val="28"/>
        </w:rPr>
        <w:t>https://docs.microsoft.com/ru-ru/dotnet/csharp/</w:t>
      </w:r>
      <w:r w:rsidR="00FE346B" w:rsidRPr="0070418C">
        <w:rPr>
          <w:rStyle w:val="af"/>
          <w:rFonts w:cs="Times New Roman"/>
          <w:szCs w:val="28"/>
        </w:rPr>
        <w:fldChar w:fldCharType="end"/>
      </w:r>
    </w:p>
    <w:p w14:paraId="5D06F7D4" w14:textId="77777777" w:rsidR="0098779D" w:rsidRPr="00D06878" w:rsidRDefault="0098779D" w:rsidP="00E87833">
      <w:pPr>
        <w:pStyle w:val="a7"/>
        <w:numPr>
          <w:ilvl w:val="0"/>
          <w:numId w:val="5"/>
        </w:numPr>
        <w:rPr>
          <w:rFonts w:cs="Times New Roman"/>
          <w:szCs w:val="28"/>
        </w:rPr>
      </w:pPr>
      <w:bookmarkStart w:id="1322" w:name="_Ref72677091"/>
      <w:r w:rsidRPr="00D06878">
        <w:rPr>
          <w:rFonts w:cs="Times New Roman"/>
          <w:szCs w:val="28"/>
        </w:rPr>
        <w:t xml:space="preserve">Официальная страница Angular: [Электронный ресурс]. </w:t>
      </w:r>
      <w:r w:rsidRPr="00D06878">
        <w:rPr>
          <w:rFonts w:cs="Times New Roman"/>
          <w:szCs w:val="28"/>
          <w:lang w:val="en-US"/>
        </w:rPr>
        <w:t>URL</w:t>
      </w:r>
      <w:r w:rsidRPr="00D06878">
        <w:rPr>
          <w:rFonts w:cs="Times New Roman"/>
          <w:szCs w:val="28"/>
        </w:rPr>
        <w:t>:</w:t>
      </w:r>
      <w:r w:rsidRPr="00D06878">
        <w:rPr>
          <w:rFonts w:cs="Times New Roman"/>
          <w:szCs w:val="28"/>
          <w:lang w:val="en-US"/>
        </w:rPr>
        <w:t> </w:t>
      </w:r>
      <w:r w:rsidR="00FE346B" w:rsidRPr="0070418C">
        <w:fldChar w:fldCharType="begin"/>
      </w:r>
      <w:r w:rsidR="00FE346B" w:rsidRPr="00D06878">
        <w:rPr>
          <w:szCs w:val="28"/>
          <w:rPrChange w:id="1323" w:author="Evgeny Sukharev" w:date="2021-06-15T16:59:00Z">
            <w:rPr/>
          </w:rPrChange>
        </w:rPr>
        <w:instrText xml:space="preserve"> HYPERLINK "https://angular.io/?developerstash" </w:instrText>
      </w:r>
      <w:r w:rsidR="00FE346B" w:rsidRPr="0070418C">
        <w:rPr>
          <w:rPrChange w:id="1324" w:author="Evgeny Sukharev" w:date="2021-06-15T16:59:00Z">
            <w:rPr>
              <w:rStyle w:val="af"/>
              <w:rFonts w:cs="Times New Roman"/>
              <w:szCs w:val="28"/>
            </w:rPr>
          </w:rPrChange>
        </w:rPr>
        <w:fldChar w:fldCharType="separate"/>
      </w:r>
      <w:r w:rsidRPr="00D06878">
        <w:rPr>
          <w:rStyle w:val="af"/>
          <w:rFonts w:cs="Times New Roman"/>
          <w:szCs w:val="28"/>
        </w:rPr>
        <w:t>https://angular.io/?developerstash</w:t>
      </w:r>
      <w:r w:rsidR="00FE346B" w:rsidRPr="0070418C">
        <w:rPr>
          <w:rStyle w:val="af"/>
          <w:rFonts w:cs="Times New Roman"/>
          <w:szCs w:val="28"/>
        </w:rPr>
        <w:fldChar w:fldCharType="end"/>
      </w:r>
      <w:r w:rsidRPr="00D06878">
        <w:rPr>
          <w:rFonts w:cs="Times New Roman"/>
          <w:szCs w:val="28"/>
        </w:rPr>
        <w:t>.</w:t>
      </w:r>
      <w:bookmarkEnd w:id="1322"/>
    </w:p>
    <w:p w14:paraId="6F5E5A4D" w14:textId="1D12C021" w:rsidR="0098779D" w:rsidRPr="00D06878" w:rsidRDefault="00940714" w:rsidP="00E87833">
      <w:pPr>
        <w:pStyle w:val="a7"/>
        <w:numPr>
          <w:ilvl w:val="0"/>
          <w:numId w:val="5"/>
        </w:numPr>
        <w:rPr>
          <w:rFonts w:cs="Times New Roman"/>
          <w:szCs w:val="28"/>
        </w:rPr>
      </w:pPr>
      <w:bookmarkStart w:id="1325" w:name="_Ref72677078"/>
      <w:ins w:id="1326" w:author="Evgeny Sukharev" w:date="2021-06-17T22:29:00Z">
        <w:r w:rsidRPr="00D06878">
          <w:rPr>
            <w:rFonts w:cs="Times New Roman"/>
            <w:szCs w:val="28"/>
          </w:rPr>
          <w:t>Томас</w:t>
        </w:r>
      </w:ins>
      <w:ins w:id="1327" w:author="Evgeny Sukharev" w:date="2021-06-17T22:31:00Z">
        <w:r>
          <w:rPr>
            <w:rFonts w:cs="Times New Roman"/>
            <w:szCs w:val="28"/>
          </w:rPr>
          <w:t>,</w:t>
        </w:r>
        <w:r w:rsidRPr="00940714">
          <w:rPr>
            <w:rFonts w:cs="Times New Roman"/>
            <w:szCs w:val="28"/>
            <w:rPrChange w:id="1328" w:author="Evgeny Sukharev" w:date="2021-06-17T22:31:00Z">
              <w:rPr>
                <w:rFonts w:cs="Times New Roman"/>
                <w:szCs w:val="28"/>
                <w:lang w:val="en-US"/>
              </w:rPr>
            </w:rPrChange>
          </w:rPr>
          <w:t xml:space="preserve"> </w:t>
        </w:r>
        <w:r w:rsidRPr="00D06878">
          <w:rPr>
            <w:rFonts w:cs="Times New Roman"/>
            <w:szCs w:val="28"/>
          </w:rPr>
          <w:t xml:space="preserve">Марк </w:t>
        </w:r>
      </w:ins>
      <w:ins w:id="1329" w:author="Evgeny Sukharev" w:date="2021-06-17T22:29:00Z">
        <w:r w:rsidRPr="00940714">
          <w:rPr>
            <w:rFonts w:cs="Times New Roman"/>
            <w:szCs w:val="28"/>
            <w:rPrChange w:id="1330" w:author="Evgeny Sukharev" w:date="2021-06-17T22:29:00Z">
              <w:rPr>
                <w:rFonts w:cs="Times New Roman"/>
                <w:szCs w:val="28"/>
                <w:lang w:val="en-US"/>
              </w:rPr>
            </w:rPrChange>
          </w:rPr>
          <w:t xml:space="preserve">/ </w:t>
        </w:r>
      </w:ins>
      <w:r w:rsidR="0098779D" w:rsidRPr="00D06878">
        <w:rPr>
          <w:rFonts w:cs="Times New Roman"/>
          <w:szCs w:val="28"/>
          <w:lang w:val="en-US"/>
        </w:rPr>
        <w:t>React</w:t>
      </w:r>
      <w:r w:rsidR="0098779D" w:rsidRPr="00D06878">
        <w:rPr>
          <w:rFonts w:cs="Times New Roman"/>
          <w:szCs w:val="28"/>
        </w:rPr>
        <w:t xml:space="preserve"> в действии</w:t>
      </w:r>
      <w:del w:id="1331" w:author="Evgeny Sukharev" w:date="2021-06-17T22:29:00Z">
        <w:r w:rsidR="0098779D" w:rsidRPr="00D06878" w:rsidDel="00940714">
          <w:rPr>
            <w:rFonts w:cs="Times New Roman"/>
            <w:szCs w:val="28"/>
          </w:rPr>
          <w:delText>: [Текст]</w:delText>
        </w:r>
      </w:del>
      <w:r w:rsidR="0098779D" w:rsidRPr="00D06878">
        <w:rPr>
          <w:rFonts w:cs="Times New Roman"/>
          <w:szCs w:val="28"/>
        </w:rPr>
        <w:t xml:space="preserve"> / Марк Тиленс Томас – СПб.: Питер</w:t>
      </w:r>
      <w:del w:id="1332" w:author="Evgeny Sukharev" w:date="2021-06-17T22:29:00Z">
        <w:r w:rsidR="0098779D" w:rsidRPr="00D06878" w:rsidDel="00940714">
          <w:rPr>
            <w:rFonts w:cs="Times New Roman"/>
            <w:szCs w:val="28"/>
          </w:rPr>
          <w:delText xml:space="preserve">, </w:delText>
        </w:r>
      </w:del>
      <w:ins w:id="1333" w:author="Evgeny Sukharev" w:date="2021-06-17T22:29:00Z">
        <w:r w:rsidRPr="00D06878">
          <w:rPr>
            <w:rFonts w:cs="Times New Roman"/>
            <w:szCs w:val="28"/>
          </w:rPr>
          <w:t>,</w:t>
        </w:r>
        <w:r>
          <w:rPr>
            <w:rFonts w:cs="Times New Roman"/>
            <w:szCs w:val="28"/>
            <w:lang w:val="en-US"/>
          </w:rPr>
          <w:t> </w:t>
        </w:r>
      </w:ins>
      <w:r w:rsidR="0098779D" w:rsidRPr="00D06878">
        <w:rPr>
          <w:rFonts w:cs="Times New Roman"/>
          <w:szCs w:val="28"/>
        </w:rPr>
        <w:t>2019.</w:t>
      </w:r>
      <w:bookmarkEnd w:id="1325"/>
    </w:p>
    <w:p w14:paraId="11BB3775" w14:textId="44CBAB82" w:rsidR="0098779D" w:rsidRPr="00D06878" w:rsidRDefault="00940714" w:rsidP="00E87833">
      <w:pPr>
        <w:pStyle w:val="a7"/>
        <w:numPr>
          <w:ilvl w:val="0"/>
          <w:numId w:val="5"/>
        </w:numPr>
        <w:rPr>
          <w:rFonts w:cs="Times New Roman"/>
          <w:szCs w:val="28"/>
        </w:rPr>
      </w:pPr>
      <w:bookmarkStart w:id="1334" w:name="_Ref72677425"/>
      <w:ins w:id="1335" w:author="Evgeny Sukharev" w:date="2021-06-17T22:30:00Z">
        <w:r w:rsidRPr="00D06878">
          <w:rPr>
            <w:rFonts w:cs="Times New Roman"/>
            <w:szCs w:val="28"/>
          </w:rPr>
          <w:t>Хэнчетт</w:t>
        </w:r>
      </w:ins>
      <w:ins w:id="1336" w:author="Evgeny Sukharev" w:date="2021-06-17T22:31:00Z">
        <w:r>
          <w:rPr>
            <w:rFonts w:cs="Times New Roman"/>
            <w:szCs w:val="28"/>
          </w:rPr>
          <w:t>, Эрик</w:t>
        </w:r>
      </w:ins>
      <w:ins w:id="1337" w:author="Evgeny Sukharev" w:date="2021-06-17T22:30:00Z">
        <w:r w:rsidRPr="00940714">
          <w:rPr>
            <w:rFonts w:cs="Times New Roman"/>
            <w:szCs w:val="28"/>
            <w:rPrChange w:id="1338" w:author="Evgeny Sukharev" w:date="2021-06-17T22:30:00Z">
              <w:rPr>
                <w:rFonts w:cs="Times New Roman"/>
                <w:szCs w:val="28"/>
                <w:lang w:val="en-US"/>
              </w:rPr>
            </w:rPrChange>
          </w:rPr>
          <w:t xml:space="preserve"> / </w:t>
        </w:r>
      </w:ins>
      <w:r w:rsidR="0098779D" w:rsidRPr="00D06878">
        <w:rPr>
          <w:rFonts w:cs="Times New Roman"/>
          <w:szCs w:val="28"/>
          <w:lang w:val="en-US"/>
        </w:rPr>
        <w:t>Vue</w:t>
      </w:r>
      <w:r w:rsidR="0098779D" w:rsidRPr="00D06878">
        <w:rPr>
          <w:rFonts w:cs="Times New Roman"/>
          <w:szCs w:val="28"/>
        </w:rPr>
        <w:t>.</w:t>
      </w:r>
      <w:r w:rsidR="0098779D" w:rsidRPr="00D06878">
        <w:rPr>
          <w:rFonts w:cs="Times New Roman"/>
          <w:szCs w:val="28"/>
          <w:lang w:val="en-US"/>
        </w:rPr>
        <w:t>js</w:t>
      </w:r>
      <w:r w:rsidR="0098779D" w:rsidRPr="00D06878">
        <w:rPr>
          <w:rFonts w:cs="Times New Roman"/>
          <w:szCs w:val="28"/>
        </w:rPr>
        <w:t xml:space="preserve"> в действии </w:t>
      </w:r>
      <w:del w:id="1339" w:author="Evgeny Sukharev" w:date="2021-06-17T22:29:00Z">
        <w:r w:rsidR="0098779D" w:rsidRPr="00D06878" w:rsidDel="00940714">
          <w:rPr>
            <w:rFonts w:cs="Times New Roman"/>
            <w:szCs w:val="28"/>
          </w:rPr>
          <w:delText xml:space="preserve">[Текст] </w:delText>
        </w:r>
      </w:del>
      <w:r w:rsidR="0098779D" w:rsidRPr="00D06878">
        <w:rPr>
          <w:rFonts w:cs="Times New Roman"/>
          <w:szCs w:val="28"/>
        </w:rPr>
        <w:t>/ Эрик Хэнчетт, Бенджамин Листоун – СПб: Питер, 2019.</w:t>
      </w:r>
      <w:bookmarkEnd w:id="1334"/>
    </w:p>
    <w:p w14:paraId="564B442A" w14:textId="3FAB4B77" w:rsidR="0098779D" w:rsidRPr="00D06878" w:rsidRDefault="00940714" w:rsidP="00E87833">
      <w:pPr>
        <w:pStyle w:val="a7"/>
        <w:numPr>
          <w:ilvl w:val="0"/>
          <w:numId w:val="5"/>
        </w:numPr>
        <w:rPr>
          <w:rFonts w:cs="Times New Roman"/>
          <w:szCs w:val="28"/>
        </w:rPr>
      </w:pPr>
      <w:bookmarkStart w:id="1340" w:name="_Ref72677065"/>
      <w:ins w:id="1341" w:author="Evgeny Sukharev" w:date="2021-06-17T22:30:00Z">
        <w:r w:rsidRPr="00D06878">
          <w:rPr>
            <w:rFonts w:cs="Times New Roman"/>
            <w:szCs w:val="28"/>
          </w:rPr>
          <w:t>Макфарланд</w:t>
        </w:r>
      </w:ins>
      <w:ins w:id="1342" w:author="Evgeny Sukharev" w:date="2021-06-17T22:32:00Z">
        <w:r>
          <w:rPr>
            <w:rFonts w:cs="Times New Roman"/>
            <w:szCs w:val="28"/>
          </w:rPr>
          <w:t xml:space="preserve">, </w:t>
        </w:r>
        <w:r w:rsidRPr="00D06878">
          <w:rPr>
            <w:rFonts w:cs="Times New Roman"/>
            <w:szCs w:val="28"/>
          </w:rPr>
          <w:t>Дэвид</w:t>
        </w:r>
      </w:ins>
      <w:ins w:id="1343" w:author="Evgeny Sukharev" w:date="2021-06-17T22:30:00Z">
        <w:r w:rsidRPr="00D06878">
          <w:rPr>
            <w:rFonts w:cs="Times New Roman"/>
            <w:szCs w:val="28"/>
          </w:rPr>
          <w:t xml:space="preserve"> </w:t>
        </w:r>
        <w:r w:rsidRPr="00940714">
          <w:rPr>
            <w:rFonts w:cs="Times New Roman"/>
            <w:szCs w:val="28"/>
            <w:rPrChange w:id="1344" w:author="Evgeny Sukharev" w:date="2021-06-17T22:30:00Z">
              <w:rPr>
                <w:rFonts w:cs="Times New Roman"/>
                <w:szCs w:val="28"/>
                <w:lang w:val="en-US"/>
              </w:rPr>
            </w:rPrChange>
          </w:rPr>
          <w:t xml:space="preserve">/ </w:t>
        </w:r>
      </w:ins>
      <w:r w:rsidR="0098779D" w:rsidRPr="00D06878">
        <w:rPr>
          <w:rFonts w:cs="Times New Roman"/>
          <w:szCs w:val="28"/>
        </w:rPr>
        <w:t xml:space="preserve">Большая книга </w:t>
      </w:r>
      <w:r w:rsidR="0098779D" w:rsidRPr="00D06878">
        <w:rPr>
          <w:rFonts w:cs="Times New Roman"/>
          <w:szCs w:val="28"/>
          <w:lang w:val="en-US"/>
        </w:rPr>
        <w:t>CSS</w:t>
      </w:r>
      <w:ins w:id="1345" w:author="Evgeny Sukharev" w:date="2021-06-17T22:30:00Z">
        <w:r w:rsidRPr="00940714">
          <w:rPr>
            <w:rFonts w:cs="Times New Roman"/>
            <w:szCs w:val="28"/>
            <w:rPrChange w:id="1346" w:author="Evgeny Sukharev" w:date="2021-06-17T22:30:00Z">
              <w:rPr>
                <w:rFonts w:cs="Times New Roman"/>
                <w:szCs w:val="28"/>
                <w:lang w:val="en-US"/>
              </w:rPr>
            </w:rPrChange>
          </w:rPr>
          <w:t xml:space="preserve"> </w:t>
        </w:r>
      </w:ins>
      <w:del w:id="1347" w:author="Evgeny Sukharev" w:date="2021-06-17T22:30:00Z">
        <w:r w:rsidR="0098779D" w:rsidRPr="00D06878" w:rsidDel="00940714">
          <w:rPr>
            <w:rFonts w:cs="Times New Roman"/>
            <w:szCs w:val="28"/>
          </w:rPr>
          <w:delText xml:space="preserve">: [Текст] </w:delText>
        </w:r>
      </w:del>
      <w:r w:rsidR="0098779D" w:rsidRPr="00D06878">
        <w:rPr>
          <w:rFonts w:cs="Times New Roman"/>
          <w:szCs w:val="28"/>
        </w:rPr>
        <w:t>/ Дэвид Макфарланд – СПб.: Питер, 2016</w:t>
      </w:r>
      <w:r w:rsidR="0098779D" w:rsidRPr="00D06878">
        <w:rPr>
          <w:rFonts w:cs="Times New Roman"/>
          <w:szCs w:val="28"/>
          <w:shd w:val="clear" w:color="auto" w:fill="FFFFFF"/>
        </w:rPr>
        <w:t>.</w:t>
      </w:r>
      <w:bookmarkEnd w:id="1340"/>
    </w:p>
    <w:p w14:paraId="2082F619" w14:textId="77777777" w:rsidR="0098779D" w:rsidRPr="00D06878" w:rsidRDefault="0098779D" w:rsidP="00E87833">
      <w:pPr>
        <w:pStyle w:val="a7"/>
        <w:numPr>
          <w:ilvl w:val="0"/>
          <w:numId w:val="5"/>
        </w:numPr>
        <w:rPr>
          <w:rStyle w:val="af"/>
          <w:rFonts w:cs="Times New Roman"/>
          <w:szCs w:val="28"/>
          <w:lang w:val="en-US"/>
        </w:rPr>
      </w:pPr>
      <w:bookmarkStart w:id="1348" w:name="_Ref72677115"/>
      <w:r w:rsidRPr="00D06878">
        <w:rPr>
          <w:rFonts w:cs="Times New Roman"/>
          <w:szCs w:val="28"/>
          <w:rPrChange w:id="1349" w:author="Evgeny Sukharev" w:date="2021-06-15T16:59:00Z">
            <w:rPr>
              <w:rFonts w:cs="Times New Roman"/>
              <w:color w:val="0563C1" w:themeColor="hyperlink"/>
              <w:szCs w:val="28"/>
              <w:u w:val="single"/>
            </w:rPr>
          </w:rPrChange>
        </w:rPr>
        <w:t xml:space="preserve">Современный учебник JavaScript: [Электронный ресурс]. </w:t>
      </w:r>
      <w:r w:rsidRPr="00D06878">
        <w:rPr>
          <w:rFonts w:cs="Times New Roman"/>
          <w:szCs w:val="28"/>
          <w:lang w:val="en-US"/>
        </w:rPr>
        <w:t xml:space="preserve">URL: </w:t>
      </w:r>
      <w:r w:rsidR="00B37101" w:rsidRPr="0070418C">
        <w:fldChar w:fldCharType="begin"/>
      </w:r>
      <w:r w:rsidR="00B37101" w:rsidRPr="00D06878">
        <w:rPr>
          <w:rFonts w:cs="Times New Roman"/>
          <w:szCs w:val="28"/>
          <w:lang w:val="en-US"/>
          <w:rPrChange w:id="1350" w:author="Evgeny Sukharev" w:date="2021-06-15T16:59:00Z">
            <w:rPr/>
          </w:rPrChange>
        </w:rPr>
        <w:instrText xml:space="preserve"> HYPERLINK "https://learn.javascript.ru/" </w:instrText>
      </w:r>
      <w:r w:rsidR="00B37101" w:rsidRPr="0070418C">
        <w:rPr>
          <w:rPrChange w:id="1351"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https://learn.javascript.ru/</w:t>
      </w:r>
      <w:r w:rsidR="00B37101" w:rsidRPr="0070418C">
        <w:rPr>
          <w:rStyle w:val="af"/>
          <w:rFonts w:cs="Times New Roman"/>
          <w:szCs w:val="28"/>
          <w:lang w:val="en-US"/>
        </w:rPr>
        <w:fldChar w:fldCharType="end"/>
      </w:r>
      <w:bookmarkEnd w:id="1348"/>
    </w:p>
    <w:p w14:paraId="5B27D3B4" w14:textId="46550687" w:rsidR="0098779D" w:rsidRPr="00D06878" w:rsidRDefault="00940714" w:rsidP="00E87833">
      <w:pPr>
        <w:pStyle w:val="a7"/>
        <w:numPr>
          <w:ilvl w:val="0"/>
          <w:numId w:val="5"/>
        </w:numPr>
        <w:rPr>
          <w:rFonts w:cs="Times New Roman"/>
          <w:color w:val="000000" w:themeColor="text1"/>
          <w:szCs w:val="28"/>
        </w:rPr>
      </w:pPr>
      <w:bookmarkStart w:id="1352" w:name="_Ref72677592"/>
      <w:ins w:id="1353" w:author="Evgeny Sukharev" w:date="2021-06-17T22:30:00Z">
        <w:r>
          <w:rPr>
            <w:rFonts w:cs="Times New Roman"/>
            <w:szCs w:val="28"/>
          </w:rPr>
          <w:t xml:space="preserve">Троелсен </w:t>
        </w:r>
        <w:r w:rsidRPr="00940714">
          <w:rPr>
            <w:rFonts w:cs="Times New Roman"/>
            <w:szCs w:val="28"/>
            <w:rPrChange w:id="1354" w:author="Evgeny Sukharev" w:date="2021-06-17T22:30:00Z">
              <w:rPr>
                <w:rFonts w:cs="Times New Roman"/>
                <w:szCs w:val="28"/>
                <w:lang w:val="en-US"/>
              </w:rPr>
            </w:rPrChange>
          </w:rPr>
          <w:t xml:space="preserve">/ </w:t>
        </w:r>
      </w:ins>
      <w:r w:rsidR="0098779D" w:rsidRPr="00D06878">
        <w:rPr>
          <w:rFonts w:cs="Times New Roman"/>
          <w:szCs w:val="28"/>
        </w:rPr>
        <w:t xml:space="preserve">Язык программирования </w:t>
      </w:r>
      <w:r w:rsidR="0098779D" w:rsidRPr="00D06878">
        <w:rPr>
          <w:rFonts w:cs="Times New Roman"/>
          <w:szCs w:val="28"/>
          <w:lang w:val="en-US"/>
        </w:rPr>
        <w:t>C</w:t>
      </w:r>
      <w:r w:rsidR="0098779D" w:rsidRPr="00D06878">
        <w:rPr>
          <w:rFonts w:cs="Times New Roman"/>
          <w:szCs w:val="28"/>
        </w:rPr>
        <w:t># 7 и платформы .</w:t>
      </w:r>
      <w:r w:rsidR="0098779D" w:rsidRPr="00D06878">
        <w:rPr>
          <w:rFonts w:cs="Times New Roman"/>
          <w:szCs w:val="28"/>
          <w:lang w:val="en-US"/>
        </w:rPr>
        <w:t>NET</w:t>
      </w:r>
      <w:r w:rsidR="0098779D" w:rsidRPr="00D06878">
        <w:rPr>
          <w:rFonts w:cs="Times New Roman"/>
          <w:szCs w:val="28"/>
        </w:rPr>
        <w:t xml:space="preserve"> и .</w:t>
      </w:r>
      <w:r w:rsidR="0098779D" w:rsidRPr="00D06878">
        <w:rPr>
          <w:rFonts w:cs="Times New Roman"/>
          <w:szCs w:val="28"/>
          <w:lang w:val="en-US"/>
        </w:rPr>
        <w:t>NET</w:t>
      </w:r>
      <w:r w:rsidR="0098779D" w:rsidRPr="00D06878">
        <w:rPr>
          <w:rFonts w:cs="Times New Roman"/>
          <w:szCs w:val="28"/>
        </w:rPr>
        <w:t xml:space="preserve"> </w:t>
      </w:r>
      <w:r w:rsidR="0098779D" w:rsidRPr="00D06878">
        <w:rPr>
          <w:rFonts w:cs="Times New Roman"/>
          <w:szCs w:val="28"/>
          <w:lang w:val="en-US"/>
        </w:rPr>
        <w:t>Core</w:t>
      </w:r>
      <w:del w:id="1355" w:author="Evgeny Sukharev" w:date="2021-06-18T00:02:00Z">
        <w:r w:rsidR="0098779D" w:rsidRPr="00D06878" w:rsidDel="00717A4D">
          <w:rPr>
            <w:rFonts w:cs="Times New Roman"/>
            <w:szCs w:val="28"/>
          </w:rPr>
          <w:delText xml:space="preserve"> [Текст]</w:delText>
        </w:r>
      </w:del>
      <w:ins w:id="1356" w:author="Evgeny Sukharev" w:date="2021-06-18T00:02:00Z">
        <w:r w:rsidR="00717A4D">
          <w:rPr>
            <w:rFonts w:cs="Times New Roman"/>
            <w:szCs w:val="28"/>
          </w:rPr>
          <w:t> </w:t>
        </w:r>
      </w:ins>
      <w:del w:id="1357" w:author="Evgeny Sukharev" w:date="2021-06-18T00:02:00Z">
        <w:r w:rsidR="0098779D" w:rsidRPr="00D06878" w:rsidDel="00717A4D">
          <w:rPr>
            <w:rFonts w:cs="Times New Roman"/>
            <w:szCs w:val="28"/>
          </w:rPr>
          <w:delText xml:space="preserve"> </w:delText>
        </w:r>
      </w:del>
      <w:r w:rsidR="0098779D" w:rsidRPr="00D06878">
        <w:rPr>
          <w:rFonts w:cs="Times New Roman"/>
          <w:szCs w:val="28"/>
        </w:rPr>
        <w:t>/</w:t>
      </w:r>
      <w:del w:id="1358" w:author="Evgeny Sukharev" w:date="2021-06-18T00:02:00Z">
        <w:r w:rsidR="0098779D" w:rsidRPr="00D06878" w:rsidDel="00717A4D">
          <w:rPr>
            <w:rFonts w:cs="Times New Roman"/>
            <w:szCs w:val="28"/>
          </w:rPr>
          <w:delText xml:space="preserve"> </w:delText>
        </w:r>
      </w:del>
      <w:ins w:id="1359" w:author="Evgeny Sukharev" w:date="2021-06-18T00:02:00Z">
        <w:r w:rsidR="00717A4D">
          <w:rPr>
            <w:rFonts w:cs="Times New Roman"/>
            <w:szCs w:val="28"/>
          </w:rPr>
          <w:t> </w:t>
        </w:r>
      </w:ins>
      <w:r w:rsidR="0098779D" w:rsidRPr="00D06878">
        <w:rPr>
          <w:rFonts w:cs="Times New Roman"/>
          <w:szCs w:val="28"/>
        </w:rPr>
        <w:t>Троелсен, Джепикс – 2018.</w:t>
      </w:r>
      <w:bookmarkEnd w:id="1352"/>
    </w:p>
    <w:p w14:paraId="21F18A31" w14:textId="47C6D4C9" w:rsidR="0098779D" w:rsidRPr="00D06878" w:rsidRDefault="00575A54" w:rsidP="00E87833">
      <w:pPr>
        <w:pStyle w:val="a7"/>
        <w:numPr>
          <w:ilvl w:val="0"/>
          <w:numId w:val="5"/>
        </w:numPr>
        <w:rPr>
          <w:rFonts w:cs="Times New Roman"/>
          <w:szCs w:val="28"/>
          <w:lang w:val="en-US"/>
        </w:rPr>
      </w:pPr>
      <w:ins w:id="1360" w:author="Evgeny Sukharev" w:date="2021-06-17T22:32:00Z">
        <w:r w:rsidRPr="00D06878">
          <w:rPr>
            <w:rFonts w:cs="Times New Roman"/>
            <w:szCs w:val="28"/>
            <w:lang w:val="en-US"/>
          </w:rPr>
          <w:t>Greenspun</w:t>
        </w:r>
        <w:r>
          <w:rPr>
            <w:rFonts w:cs="Times New Roman"/>
            <w:szCs w:val="28"/>
            <w:lang w:val="en-US"/>
          </w:rPr>
          <w:t xml:space="preserve">, </w:t>
        </w:r>
        <w:r w:rsidRPr="00D06878">
          <w:rPr>
            <w:rFonts w:cs="Times New Roman"/>
            <w:szCs w:val="28"/>
            <w:lang w:val="en-US"/>
          </w:rPr>
          <w:t xml:space="preserve">Philip </w:t>
        </w:r>
        <w:r>
          <w:rPr>
            <w:rFonts w:cs="Times New Roman"/>
            <w:szCs w:val="28"/>
            <w:lang w:val="en-US"/>
          </w:rPr>
          <w:t xml:space="preserve">/ </w:t>
        </w:r>
      </w:ins>
      <w:r w:rsidR="0098779D" w:rsidRPr="00D06878">
        <w:rPr>
          <w:rFonts w:cs="Times New Roman"/>
          <w:szCs w:val="28"/>
          <w:lang w:val="en-US"/>
        </w:rPr>
        <w:t xml:space="preserve">Software Engineering for Internet Applications by Eve Andersson </w:t>
      </w:r>
      <w:del w:id="1361" w:author="Evgeny Sukharev" w:date="2021-06-17T22:32:00Z">
        <w:r w:rsidR="0098779D" w:rsidRPr="00D06878" w:rsidDel="00575A54">
          <w:rPr>
            <w:rFonts w:cs="Times New Roman"/>
            <w:szCs w:val="28"/>
            <w:lang w:val="en-US"/>
          </w:rPr>
          <w:delText>[</w:delText>
        </w:r>
        <w:r w:rsidR="0098779D" w:rsidRPr="00D06878" w:rsidDel="00575A54">
          <w:rPr>
            <w:rFonts w:cs="Times New Roman"/>
            <w:szCs w:val="28"/>
          </w:rPr>
          <w:delText>Текст</w:delText>
        </w:r>
        <w:r w:rsidR="0098779D" w:rsidRPr="00D06878" w:rsidDel="00575A54">
          <w:rPr>
            <w:rFonts w:cs="Times New Roman"/>
            <w:szCs w:val="28"/>
            <w:lang w:val="en-US"/>
          </w:rPr>
          <w:delText xml:space="preserve">] </w:delText>
        </w:r>
      </w:del>
      <w:r w:rsidR="0098779D" w:rsidRPr="00D06878">
        <w:rPr>
          <w:rFonts w:cs="Times New Roman"/>
          <w:szCs w:val="28"/>
          <w:lang w:val="en-US"/>
        </w:rPr>
        <w:t>/ Philip Greenspun, Andrew Grumet – 2006.</w:t>
      </w:r>
    </w:p>
    <w:p w14:paraId="4A4F3F8F" w14:textId="5439C905" w:rsidR="0098779D" w:rsidRPr="00D06878" w:rsidRDefault="00575A54" w:rsidP="00E87833">
      <w:pPr>
        <w:pStyle w:val="a7"/>
        <w:numPr>
          <w:ilvl w:val="0"/>
          <w:numId w:val="5"/>
        </w:numPr>
        <w:rPr>
          <w:rStyle w:val="af"/>
          <w:rFonts w:cs="Times New Roman"/>
          <w:szCs w:val="28"/>
        </w:rPr>
      </w:pPr>
      <w:bookmarkStart w:id="1362" w:name="_Ref72677526"/>
      <w:ins w:id="1363" w:author="Evgeny Sukharev" w:date="2021-06-17T22:32:00Z">
        <w:r w:rsidRPr="00D06878">
          <w:rPr>
            <w:rFonts w:cs="Times New Roman"/>
            <w:szCs w:val="28"/>
          </w:rPr>
          <w:t>Петкович</w:t>
        </w:r>
        <w:r w:rsidRPr="00575A54">
          <w:rPr>
            <w:rFonts w:cs="Times New Roman"/>
            <w:szCs w:val="28"/>
            <w:rPrChange w:id="1364" w:author="Evgeny Sukharev" w:date="2021-06-17T22:32:00Z">
              <w:rPr>
                <w:rFonts w:cs="Times New Roman"/>
                <w:szCs w:val="28"/>
                <w:lang w:val="en-US"/>
              </w:rPr>
            </w:rPrChange>
          </w:rPr>
          <w:t>,</w:t>
        </w:r>
        <w:r w:rsidRPr="00575A54">
          <w:rPr>
            <w:rFonts w:cs="Times New Roman"/>
            <w:szCs w:val="28"/>
          </w:rPr>
          <w:t xml:space="preserve"> </w:t>
        </w:r>
        <w:r w:rsidRPr="00D06878">
          <w:rPr>
            <w:rFonts w:cs="Times New Roman"/>
            <w:szCs w:val="28"/>
          </w:rPr>
          <w:t>Душан</w:t>
        </w:r>
        <w:r w:rsidRPr="00575A54">
          <w:rPr>
            <w:rFonts w:cs="Times New Roman"/>
            <w:szCs w:val="28"/>
            <w:rPrChange w:id="1365" w:author="Evgeny Sukharev" w:date="2021-06-17T22:32:00Z">
              <w:rPr>
                <w:rFonts w:cs="Times New Roman"/>
                <w:szCs w:val="28"/>
                <w:lang w:val="en-US"/>
              </w:rPr>
            </w:rPrChange>
          </w:rPr>
          <w:t xml:space="preserve"> / </w:t>
        </w:r>
      </w:ins>
      <w:r w:rsidR="0098779D" w:rsidRPr="00D06878">
        <w:rPr>
          <w:rFonts w:cs="Times New Roman"/>
          <w:szCs w:val="28"/>
          <w:lang w:val="en-US"/>
          <w:rPrChange w:id="1366" w:author="Evgeny Sukharev" w:date="2021-06-15T16:59:00Z">
            <w:rPr>
              <w:rFonts w:cs="Times New Roman"/>
              <w:color w:val="0563C1" w:themeColor="hyperlink"/>
              <w:szCs w:val="28"/>
              <w:u w:val="single"/>
              <w:lang w:val="en-US"/>
            </w:rPr>
          </w:rPrChange>
        </w:rPr>
        <w:t>Microsoft</w:t>
      </w:r>
      <w:r w:rsidR="0098779D" w:rsidRPr="00D06878">
        <w:rPr>
          <w:rFonts w:cs="Times New Roman"/>
          <w:szCs w:val="28"/>
        </w:rPr>
        <w:t xml:space="preserve"> </w:t>
      </w:r>
      <w:r w:rsidR="0098779D" w:rsidRPr="00D06878">
        <w:rPr>
          <w:rFonts w:cs="Times New Roman"/>
          <w:szCs w:val="28"/>
          <w:lang w:val="en-US"/>
        </w:rPr>
        <w:t>SQL</w:t>
      </w:r>
      <w:r w:rsidR="0098779D" w:rsidRPr="00D06878">
        <w:rPr>
          <w:rFonts w:cs="Times New Roman"/>
          <w:szCs w:val="28"/>
        </w:rPr>
        <w:t xml:space="preserve"> </w:t>
      </w:r>
      <w:r w:rsidR="0098779D" w:rsidRPr="00D06878">
        <w:rPr>
          <w:rFonts w:cs="Times New Roman"/>
          <w:szCs w:val="28"/>
          <w:lang w:val="en-US"/>
        </w:rPr>
        <w:t>Server</w:t>
      </w:r>
      <w:del w:id="1367" w:author="Evgeny Sukharev" w:date="2021-06-17T22:33:00Z">
        <w:r w:rsidR="0098779D" w:rsidRPr="00D06878" w:rsidDel="00575A54">
          <w:rPr>
            <w:rFonts w:cs="Times New Roman"/>
            <w:szCs w:val="28"/>
          </w:rPr>
          <w:delText>:</w:delText>
        </w:r>
      </w:del>
      <w:del w:id="1368" w:author="Evgeny Sukharev" w:date="2021-06-17T22:32:00Z">
        <w:r w:rsidR="0098779D" w:rsidRPr="00D06878" w:rsidDel="00575A54">
          <w:rPr>
            <w:rFonts w:cs="Times New Roman"/>
            <w:szCs w:val="28"/>
          </w:rPr>
          <w:delText xml:space="preserve"> [Текст]</w:delText>
        </w:r>
      </w:del>
      <w:r w:rsidR="0098779D" w:rsidRPr="00D06878">
        <w:rPr>
          <w:rFonts w:cs="Times New Roman"/>
          <w:szCs w:val="28"/>
        </w:rPr>
        <w:t xml:space="preserve"> /</w:t>
      </w:r>
      <w:bookmarkEnd w:id="1362"/>
      <w:r w:rsidR="0098779D" w:rsidRPr="00D06878">
        <w:rPr>
          <w:rFonts w:cs="Times New Roman"/>
          <w:szCs w:val="28"/>
        </w:rPr>
        <w:t xml:space="preserve"> Душан Петкович – Санкт-Петербург «БХВ-Петербург» – 2013.</w:t>
      </w:r>
    </w:p>
    <w:p w14:paraId="5D462EE8" w14:textId="04A6E431" w:rsidR="0098779D" w:rsidRPr="00D06878" w:rsidRDefault="00575A54" w:rsidP="00E87833">
      <w:pPr>
        <w:pStyle w:val="a7"/>
        <w:numPr>
          <w:ilvl w:val="0"/>
          <w:numId w:val="5"/>
        </w:numPr>
        <w:rPr>
          <w:rFonts w:cs="Times New Roman"/>
          <w:color w:val="000000" w:themeColor="text1"/>
          <w:szCs w:val="28"/>
        </w:rPr>
      </w:pPr>
      <w:bookmarkStart w:id="1369" w:name="_Ref72677548"/>
      <w:ins w:id="1370" w:author="Evgeny Sukharev" w:date="2021-06-17T22:33:00Z">
        <w:r>
          <w:rPr>
            <w:rFonts w:cs="Times New Roman"/>
            <w:szCs w:val="28"/>
          </w:rPr>
          <w:t xml:space="preserve">Гольцман, Виктор </w:t>
        </w:r>
        <w:r w:rsidRPr="00717A4D">
          <w:rPr>
            <w:rFonts w:cs="Times New Roman"/>
            <w:szCs w:val="28"/>
            <w:rPrChange w:id="1371" w:author="Evgeny Sukharev" w:date="2021-06-18T00:02:00Z">
              <w:rPr>
                <w:rFonts w:cs="Times New Roman"/>
                <w:szCs w:val="28"/>
                <w:lang w:val="en-US"/>
              </w:rPr>
            </w:rPrChange>
          </w:rPr>
          <w:t xml:space="preserve">/ </w:t>
        </w:r>
      </w:ins>
      <w:r w:rsidR="00153DB0" w:rsidRPr="00D06878">
        <w:rPr>
          <w:rFonts w:cs="Times New Roman"/>
          <w:szCs w:val="28"/>
          <w:lang w:val="en-US"/>
        </w:rPr>
        <w:t>My</w:t>
      </w:r>
      <w:r w:rsidR="00153DB0" w:rsidRPr="00D06878">
        <w:rPr>
          <w:rFonts w:cs="Times New Roman"/>
          <w:szCs w:val="28"/>
        </w:rPr>
        <w:t xml:space="preserve"> </w:t>
      </w:r>
      <w:r w:rsidR="00153DB0" w:rsidRPr="00D06878">
        <w:rPr>
          <w:rFonts w:cs="Times New Roman"/>
          <w:szCs w:val="28"/>
          <w:lang w:val="en-US"/>
        </w:rPr>
        <w:t>SQL</w:t>
      </w:r>
      <w:r w:rsidR="00153DB0" w:rsidRPr="00D06878">
        <w:rPr>
          <w:rFonts w:cs="Times New Roman"/>
          <w:szCs w:val="28"/>
        </w:rPr>
        <w:t xml:space="preserve"> 5.0. Библиотека программиста</w:t>
      </w:r>
      <w:del w:id="1372" w:author="Evgeny Sukharev" w:date="2021-06-17T22:33:00Z">
        <w:r w:rsidR="0098779D" w:rsidRPr="00D06878" w:rsidDel="00575A54">
          <w:rPr>
            <w:rFonts w:cs="Times New Roman"/>
            <w:szCs w:val="28"/>
          </w:rPr>
          <w:delText>: [</w:delText>
        </w:r>
      </w:del>
      <w:del w:id="1373" w:author="Evgeny Sukharev" w:date="2021-06-17T22:32:00Z">
        <w:r w:rsidR="00153DB0" w:rsidRPr="00D06878" w:rsidDel="00575A54">
          <w:rPr>
            <w:rFonts w:cs="Times New Roman"/>
            <w:szCs w:val="28"/>
          </w:rPr>
          <w:delText>Текст]</w:delText>
        </w:r>
      </w:del>
      <w:r w:rsidR="00153DB0" w:rsidRPr="00D06878">
        <w:rPr>
          <w:rFonts w:cs="Times New Roman"/>
          <w:szCs w:val="28"/>
        </w:rPr>
        <w:t xml:space="preserve"> / Виктор Гольцман – Питер, Санкт-Петербург, 2010.</w:t>
      </w:r>
      <w:bookmarkEnd w:id="1369"/>
    </w:p>
    <w:p w14:paraId="2F6E629F" w14:textId="4040353F" w:rsidR="001B7ED6" w:rsidRPr="00D06878" w:rsidRDefault="0098779D" w:rsidP="00E87833">
      <w:pPr>
        <w:pStyle w:val="a7"/>
        <w:numPr>
          <w:ilvl w:val="0"/>
          <w:numId w:val="5"/>
        </w:numPr>
        <w:rPr>
          <w:rStyle w:val="af"/>
          <w:rFonts w:cs="Times New Roman"/>
          <w:noProof/>
          <w:color w:val="000000" w:themeColor="text1"/>
          <w:szCs w:val="28"/>
          <w:u w:val="none"/>
          <w:lang w:val="en-US"/>
        </w:rPr>
      </w:pPr>
      <w:bookmarkStart w:id="1374" w:name="_Ref72677556"/>
      <w:r w:rsidRPr="00D06878">
        <w:rPr>
          <w:rFonts w:cs="Times New Roman"/>
          <w:szCs w:val="28"/>
          <w:rPrChange w:id="1375" w:author="Evgeny Sukharev" w:date="2021-06-15T16:59:00Z">
            <w:rPr>
              <w:rFonts w:cs="Times New Roman"/>
              <w:color w:val="0563C1" w:themeColor="hyperlink"/>
              <w:szCs w:val="28"/>
              <w:u w:val="single"/>
            </w:rPr>
          </w:rPrChange>
        </w:rPr>
        <w:t xml:space="preserve">Техническая документация по </w:t>
      </w:r>
      <w:r w:rsidRPr="00D06878">
        <w:rPr>
          <w:rFonts w:cs="Times New Roman"/>
          <w:szCs w:val="28"/>
          <w:lang w:val="en-US"/>
        </w:rPr>
        <w:t>PostgreSQL</w:t>
      </w:r>
      <w:r w:rsidRPr="00D06878">
        <w:rPr>
          <w:rFonts w:cs="Times New Roman"/>
          <w:szCs w:val="28"/>
        </w:rPr>
        <w:t xml:space="preserve">: [Электронный ресурс]. </w:t>
      </w:r>
      <w:r w:rsidRPr="00D06878">
        <w:rPr>
          <w:rFonts w:cs="Times New Roman"/>
          <w:szCs w:val="28"/>
          <w:lang w:val="en-US"/>
        </w:rPr>
        <w:t xml:space="preserve">URL: </w:t>
      </w:r>
      <w:commentRangeStart w:id="1376"/>
      <w:r w:rsidR="00D3700A" w:rsidRPr="0070418C">
        <w:fldChar w:fldCharType="begin"/>
      </w:r>
      <w:r w:rsidR="00D3700A" w:rsidRPr="00D06878">
        <w:rPr>
          <w:rFonts w:cs="Times New Roman"/>
          <w:szCs w:val="28"/>
          <w:lang w:val="en-US"/>
        </w:rPr>
        <w:instrText xml:space="preserve"> HYPERLINK "https://postgrespro.ru/docs/postgresql" </w:instrText>
      </w:r>
      <w:r w:rsidR="00D3700A" w:rsidRPr="0070418C">
        <w:rPr>
          <w:rPrChange w:id="1377" w:author="Evgeny Sukharev" w:date="2021-06-15T16:59:00Z">
            <w:rPr>
              <w:rStyle w:val="af"/>
              <w:rFonts w:cs="Times New Roman"/>
              <w:szCs w:val="28"/>
              <w:lang w:val="en-US"/>
            </w:rPr>
          </w:rPrChange>
        </w:rPr>
        <w:fldChar w:fldCharType="separate"/>
      </w:r>
      <w:r w:rsidRPr="00D06878">
        <w:rPr>
          <w:rStyle w:val="af"/>
          <w:rFonts w:cs="Times New Roman"/>
          <w:szCs w:val="28"/>
          <w:lang w:val="en-US"/>
        </w:rPr>
        <w:t>https://postgrespro.ru/docs/postgresql</w:t>
      </w:r>
      <w:bookmarkEnd w:id="1374"/>
      <w:r w:rsidR="00D3700A" w:rsidRPr="0070418C">
        <w:rPr>
          <w:rStyle w:val="af"/>
          <w:rFonts w:cs="Times New Roman"/>
          <w:szCs w:val="28"/>
          <w:lang w:val="en-US"/>
        </w:rPr>
        <w:fldChar w:fldCharType="end"/>
      </w:r>
      <w:commentRangeEnd w:id="1376"/>
      <w:r w:rsidR="00BC1E76" w:rsidRPr="00D06878">
        <w:rPr>
          <w:rStyle w:val="af1"/>
          <w:rFonts w:cs="Times New Roman"/>
          <w:sz w:val="28"/>
          <w:szCs w:val="28"/>
        </w:rPr>
        <w:commentReference w:id="1376"/>
      </w:r>
    </w:p>
    <w:p w14:paraId="7A4785F4" w14:textId="7DBCDED3" w:rsidR="00830825" w:rsidRPr="00D06878" w:rsidRDefault="00830825" w:rsidP="00E87833">
      <w:pPr>
        <w:pStyle w:val="a7"/>
        <w:numPr>
          <w:ilvl w:val="0"/>
          <w:numId w:val="5"/>
        </w:numPr>
        <w:rPr>
          <w:ins w:id="1378" w:author="Evgeny Sukharev" w:date="2021-06-14T19:33:00Z"/>
          <w:rStyle w:val="af"/>
          <w:rFonts w:cs="Times New Roman"/>
          <w:noProof/>
          <w:color w:val="000000" w:themeColor="text1"/>
          <w:szCs w:val="28"/>
          <w:u w:val="none"/>
          <w:lang w:val="en-US"/>
          <w:rPrChange w:id="1379" w:author="Evgeny Sukharev" w:date="2021-06-15T16:59:00Z">
            <w:rPr>
              <w:ins w:id="1380" w:author="Evgeny Sukharev" w:date="2021-06-14T19:33:00Z"/>
              <w:rStyle w:val="af"/>
              <w:rFonts w:cs="Times New Roman"/>
              <w:noProof/>
              <w:szCs w:val="28"/>
              <w:lang w:val="en-US"/>
            </w:rPr>
          </w:rPrChange>
        </w:rPr>
      </w:pPr>
      <w:bookmarkStart w:id="1381" w:name="_Ref73978652"/>
      <w:r w:rsidRPr="00D06878">
        <w:rPr>
          <w:rFonts w:cs="Times New Roman"/>
          <w:szCs w:val="28"/>
          <w:rPrChange w:id="1382" w:author="Evgeny Sukharev" w:date="2021-06-15T16:59:00Z">
            <w:rPr>
              <w:rFonts w:cs="Times New Roman"/>
              <w:color w:val="0563C1" w:themeColor="hyperlink"/>
              <w:szCs w:val="28"/>
              <w:u w:val="single"/>
            </w:rPr>
          </w:rPrChange>
        </w:rPr>
        <w:t xml:space="preserve">Официальный сайт </w:t>
      </w:r>
      <w:r w:rsidRPr="00D06878">
        <w:rPr>
          <w:rFonts w:cs="Times New Roman"/>
          <w:szCs w:val="28"/>
          <w:lang w:val="en-US"/>
        </w:rPr>
        <w:t>Senpulse</w:t>
      </w:r>
      <w:r w:rsidRPr="00D06878">
        <w:rPr>
          <w:rFonts w:cs="Times New Roman"/>
          <w:szCs w:val="28"/>
        </w:rPr>
        <w:t>:</w:t>
      </w:r>
      <w:r w:rsidRPr="00D06878">
        <w:rPr>
          <w:rFonts w:cs="Times New Roman"/>
          <w:noProof/>
          <w:color w:val="000000" w:themeColor="text1"/>
          <w:szCs w:val="28"/>
        </w:rPr>
        <w:t xml:space="preserve"> [Электронный ресурс]. </w:t>
      </w:r>
      <w:r w:rsidRPr="00D06878">
        <w:rPr>
          <w:rFonts w:cs="Times New Roman"/>
          <w:noProof/>
          <w:color w:val="000000" w:themeColor="text1"/>
          <w:szCs w:val="28"/>
          <w:lang w:val="en-US"/>
        </w:rPr>
        <w:t xml:space="preserve">URL: </w:t>
      </w:r>
      <w:r w:rsidR="00FE346B" w:rsidRPr="0070418C">
        <w:fldChar w:fldCharType="begin"/>
      </w:r>
      <w:r w:rsidR="00FE346B" w:rsidRPr="00D06878">
        <w:rPr>
          <w:szCs w:val="28"/>
          <w:rPrChange w:id="1383" w:author="Evgeny Sukharev" w:date="2021-06-15T16:59:00Z">
            <w:rPr/>
          </w:rPrChange>
        </w:rPr>
        <w:instrText xml:space="preserve"> HYPERLINK "https://sendpulse.com/ru" </w:instrText>
      </w:r>
      <w:r w:rsidR="00FE346B" w:rsidRPr="0070418C">
        <w:rPr>
          <w:rPrChange w:id="1384" w:author="Evgeny Sukharev" w:date="2021-06-15T16:59:00Z">
            <w:rPr>
              <w:rStyle w:val="af"/>
              <w:rFonts w:cs="Times New Roman"/>
              <w:noProof/>
              <w:szCs w:val="28"/>
              <w:lang w:val="en-US"/>
            </w:rPr>
          </w:rPrChange>
        </w:rPr>
        <w:fldChar w:fldCharType="separate"/>
      </w:r>
      <w:r w:rsidR="00174D00" w:rsidRPr="00D06878">
        <w:rPr>
          <w:rStyle w:val="af"/>
          <w:rFonts w:cs="Times New Roman"/>
          <w:noProof/>
          <w:szCs w:val="28"/>
          <w:lang w:val="en-US"/>
        </w:rPr>
        <w:t>https://sendpulse.com/ru</w:t>
      </w:r>
      <w:r w:rsidR="00FE346B" w:rsidRPr="0070418C">
        <w:rPr>
          <w:rStyle w:val="af"/>
          <w:rFonts w:cs="Times New Roman"/>
          <w:noProof/>
          <w:szCs w:val="28"/>
          <w:lang w:val="en-US"/>
        </w:rPr>
        <w:fldChar w:fldCharType="end"/>
      </w:r>
      <w:bookmarkEnd w:id="1381"/>
    </w:p>
    <w:p w14:paraId="51BD4B4C" w14:textId="6F1DD6C9" w:rsidR="00E310C1" w:rsidRPr="00D06878" w:rsidRDefault="00E310C1" w:rsidP="00E87833">
      <w:pPr>
        <w:pStyle w:val="a7"/>
        <w:numPr>
          <w:ilvl w:val="0"/>
          <w:numId w:val="5"/>
        </w:numPr>
        <w:rPr>
          <w:rFonts w:cs="Times New Roman"/>
          <w:noProof/>
          <w:color w:val="000000" w:themeColor="text1"/>
          <w:szCs w:val="28"/>
          <w:rPrChange w:id="1385" w:author="Evgeny Sukharev" w:date="2021-06-15T16:59:00Z">
            <w:rPr>
              <w:rFonts w:cs="Times New Roman"/>
              <w:noProof/>
              <w:color w:val="000000" w:themeColor="text1"/>
              <w:szCs w:val="28"/>
              <w:lang w:val="en-US"/>
            </w:rPr>
          </w:rPrChange>
        </w:rPr>
      </w:pPr>
      <w:ins w:id="1386" w:author="Evgeny Sukharev" w:date="2021-06-14T19:35:00Z">
        <w:r w:rsidRPr="00D06878">
          <w:rPr>
            <w:color w:val="000000"/>
            <w:szCs w:val="28"/>
          </w:rPr>
          <w:t>СанПиН 1.2.3685-21</w:t>
        </w:r>
      </w:ins>
      <w:ins w:id="1387" w:author="Evgeny Sukharev" w:date="2021-06-14T19:33:00Z">
        <w:r w:rsidRPr="00D06878">
          <w:rPr>
            <w:color w:val="000000"/>
            <w:szCs w:val="28"/>
            <w:rPrChange w:id="1388" w:author="Evgeny Sukharev" w:date="2021-06-15T16:59:00Z">
              <w:rPr>
                <w:color w:val="000000"/>
                <w:sz w:val="27"/>
                <w:szCs w:val="27"/>
              </w:rPr>
            </w:rPrChange>
          </w:rPr>
          <w:t xml:space="preserve"> Гигиенические требования к персональным электронно-вычислительным машинам и организации работы. Введ. 30.06.03. – М.: Федеральный центр госсанэпиднадзора Минздрава России, 2003. – 54с.</w:t>
        </w:r>
      </w:ins>
    </w:p>
    <w:p w14:paraId="3A618E5A" w14:textId="74F9C74F" w:rsidR="00174D00" w:rsidRPr="008E36B6" w:rsidDel="00E310C1" w:rsidRDefault="00174D00" w:rsidP="00E87833">
      <w:pPr>
        <w:pStyle w:val="a7"/>
        <w:numPr>
          <w:ilvl w:val="0"/>
          <w:numId w:val="5"/>
        </w:numPr>
        <w:rPr>
          <w:del w:id="1389" w:author="Evgeny Sukharev" w:date="2021-06-14T19:33:00Z"/>
          <w:rFonts w:cs="Times New Roman"/>
          <w:noProof/>
          <w:color w:val="000000" w:themeColor="text1"/>
          <w:szCs w:val="28"/>
        </w:rPr>
      </w:pPr>
      <w:del w:id="1390" w:author="Evgeny Sukharev" w:date="2021-06-14T19:33:00Z">
        <w:r w:rsidRPr="008E36B6" w:rsidDel="00E310C1">
          <w:rPr>
            <w:rFonts w:cs="Times New Roman"/>
            <w:szCs w:val="28"/>
          </w:rPr>
          <w:delText>Гигиенические требования к персональным электронно-вычислительным машинам и организации работы. СанПиН 2.2.2/2.4.1340-03 – М.: ДЕАН, 2003</w:delText>
        </w:r>
        <w:r w:rsidR="005B1EF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w:delText>
        </w:r>
        <w:r w:rsidRPr="008E36B6" w:rsidDel="00E310C1">
          <w:rPr>
            <w:rFonts w:cs="Times New Roman"/>
            <w:szCs w:val="28"/>
          </w:rPr>
          <w:delText xml:space="preserve"> </w:delText>
        </w:r>
        <w:r w:rsidR="001E0D49" w:rsidRPr="008E36B6" w:rsidDel="00E310C1">
          <w:rPr>
            <w:rFonts w:cs="Times New Roman"/>
            <w:szCs w:val="28"/>
          </w:rPr>
          <w:delText>128 c.</w:delText>
        </w:r>
      </w:del>
    </w:p>
    <w:p w14:paraId="38CA3C10" w14:textId="1809A225" w:rsidR="00EE37E6" w:rsidRDefault="00EE37E6" w:rsidP="00EE37E6">
      <w:pPr>
        <w:pStyle w:val="1"/>
        <w:numPr>
          <w:ilvl w:val="0"/>
          <w:numId w:val="0"/>
        </w:numPr>
        <w:rPr>
          <w:noProof/>
        </w:rPr>
      </w:pPr>
      <w:bookmarkStart w:id="1391" w:name="_Toc74867081"/>
      <w:r>
        <w:rPr>
          <w:noProof/>
        </w:rPr>
        <w:lastRenderedPageBreak/>
        <w:t>ПРИЛОЖЕНИЯ</w:t>
      </w:r>
      <w:bookmarkEnd w:id="1391"/>
    </w:p>
    <w:p w14:paraId="449E2415" w14:textId="7A461070" w:rsidR="009873F2" w:rsidRPr="009873F2" w:rsidRDefault="009873F2" w:rsidP="00AE7554">
      <w:pPr>
        <w:pStyle w:val="2"/>
        <w:numPr>
          <w:ilvl w:val="0"/>
          <w:numId w:val="0"/>
        </w:numPr>
        <w:spacing w:before="0"/>
      </w:pPr>
      <w:bookmarkStart w:id="1392" w:name="_Toc73879682"/>
      <w:bookmarkStart w:id="1393" w:name="_Toc74867082"/>
      <w:r w:rsidRPr="009873F2">
        <w:rPr>
          <w:rStyle w:val="20"/>
          <w:b/>
        </w:rPr>
        <w:t>Приложение</w:t>
      </w:r>
      <w:r>
        <w:t xml:space="preserve"> </w:t>
      </w:r>
      <w:bookmarkEnd w:id="1392"/>
      <w:r w:rsidR="00FC5943">
        <w:t>А</w:t>
      </w:r>
      <w:bookmarkEnd w:id="1393"/>
    </w:p>
    <w:p w14:paraId="26378171" w14:textId="554141D0" w:rsidR="009873F2" w:rsidRPr="00AB31D0" w:rsidRDefault="009873F2" w:rsidP="00AB31D0">
      <w:pPr>
        <w:pStyle w:val="36"/>
      </w:pPr>
      <w:bookmarkStart w:id="1394" w:name="_Toc73879683"/>
      <w:r w:rsidRPr="00AB31D0">
        <w:t>Организационная структура проекта</w:t>
      </w:r>
      <w:bookmarkEnd w:id="1394"/>
    </w:p>
    <w:p w14:paraId="3A6D91BC" w14:textId="20F2A8B8" w:rsidR="009873F2" w:rsidRDefault="009873F2" w:rsidP="009873F2">
      <w:pPr>
        <w:ind w:firstLine="708"/>
      </w:pPr>
      <w:r>
        <w:rPr>
          <w:rFonts w:eastAsia="Times New Roman"/>
        </w:rPr>
        <w:t xml:space="preserve">Перед началом разработки любой программной системы необходимо выяснить, насколько целесообразна ее разработка, как с точки зрения полезности, так и с точки зрения экономической эффективности. В технико-экономической части работы рассматриваются вопросы организации работ по созданию </w:t>
      </w:r>
      <w:del w:id="1395" w:author="Evgeny Sukharev" w:date="2021-06-15T16:59:00Z">
        <w:r w:rsidDel="00D06878">
          <w:rPr>
            <w:rFonts w:eastAsia="Times New Roman"/>
          </w:rPr>
          <w:delText xml:space="preserve">и </w:delText>
        </w:r>
      </w:del>
      <w:ins w:id="1396" w:author="Evgeny Sukharev" w:date="2021-06-15T16:59:00Z">
        <w:r w:rsidR="00D06878">
          <w:rPr>
            <w:rFonts w:eastAsia="Times New Roman"/>
          </w:rPr>
          <w:t>и </w:t>
        </w:r>
      </w:ins>
      <w:r>
        <w:rPr>
          <w:rFonts w:eastAsia="Times New Roman"/>
        </w:rPr>
        <w:t>внедрению программной системы, а также приводится расчёт ее себестоимости.</w:t>
      </w:r>
      <w:bookmarkStart w:id="1397" w:name="_Toc359344425"/>
      <w:bookmarkStart w:id="1398" w:name="_Toc322893641"/>
    </w:p>
    <w:p w14:paraId="187CB04B" w14:textId="2ADC739E" w:rsidR="009873F2" w:rsidRDefault="009873F2" w:rsidP="009873F2">
      <w:r>
        <w:t>Организационная структура проекта (</w:t>
      </w:r>
      <w:r>
        <w:rPr>
          <w:lang w:val="en-US"/>
        </w:rPr>
        <w:t>OBS</w:t>
      </w:r>
      <w:r>
        <w:t>) приведена на рис.</w:t>
      </w:r>
      <w:r w:rsidR="008B614D">
        <w:t>А</w:t>
      </w:r>
      <w:r w:rsidR="0048591B">
        <w:t>.</w:t>
      </w:r>
      <w:r>
        <w:t>1.</w:t>
      </w:r>
    </w:p>
    <w:p w14:paraId="0283DC4E" w14:textId="77777777" w:rsidR="009873F2" w:rsidRDefault="009873F2" w:rsidP="009873F2">
      <w:pPr>
        <w:ind w:firstLine="0"/>
        <w:jc w:val="center"/>
      </w:pPr>
      <w:r>
        <w:rPr>
          <w:noProof/>
          <w:lang w:eastAsia="ru-RU"/>
        </w:rPr>
        <w:drawing>
          <wp:inline distT="0" distB="0" distL="0" distR="0" wp14:anchorId="6CBA0EBA" wp14:editId="38D3F5C6">
            <wp:extent cx="6127750" cy="937895"/>
            <wp:effectExtent l="0" t="0" r="6350" b="0"/>
            <wp:docPr id="61" name="Рисунок 61" descr="Ро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Роли"/>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750" cy="937895"/>
                    </a:xfrm>
                    <a:prstGeom prst="rect">
                      <a:avLst/>
                    </a:prstGeom>
                    <a:noFill/>
                    <a:ln>
                      <a:noFill/>
                    </a:ln>
                  </pic:spPr>
                </pic:pic>
              </a:graphicData>
            </a:graphic>
          </wp:inline>
        </w:drawing>
      </w:r>
    </w:p>
    <w:p w14:paraId="17A75283" w14:textId="5850B970" w:rsidR="009873F2" w:rsidRDefault="009873F2" w:rsidP="009873F2">
      <w:pPr>
        <w:pStyle w:val="affffff4"/>
      </w:pPr>
      <w:r>
        <w:t xml:space="preserve">Рис. </w:t>
      </w:r>
      <w:r w:rsidR="00FC5943">
        <w:t>А</w:t>
      </w:r>
      <w:r>
        <w:t>.1. Организационная структура проекта</w:t>
      </w:r>
    </w:p>
    <w:p w14:paraId="09152B96" w14:textId="77777777" w:rsidR="009873F2" w:rsidRPr="009873F2" w:rsidRDefault="009873F2" w:rsidP="00AB31D0">
      <w:pPr>
        <w:pStyle w:val="36"/>
      </w:pPr>
      <w:bookmarkStart w:id="1399" w:name="_Toc73469574"/>
      <w:bookmarkStart w:id="1400" w:name="_Toc73879684"/>
      <w:bookmarkEnd w:id="1397"/>
      <w:bookmarkEnd w:id="1398"/>
      <w:r w:rsidRPr="009873F2">
        <w:t>Календарный план проекта</w:t>
      </w:r>
      <w:bookmarkEnd w:id="1399"/>
      <w:bookmarkEnd w:id="1400"/>
    </w:p>
    <w:p w14:paraId="0C35C242" w14:textId="0F8AD4B5" w:rsidR="009873F2" w:rsidRDefault="009873F2" w:rsidP="009873F2">
      <w:pPr>
        <w:rPr>
          <w:rFonts w:eastAsia="Times New Roman"/>
        </w:rPr>
      </w:pPr>
      <w:r>
        <w:rPr>
          <w:rFonts w:eastAsia="Times New Roman"/>
        </w:rPr>
        <w:t xml:space="preserve">Для оценки расходов на реализацию проекта в числе прочих необходимо определить временные затраты на его реализацию. Для определения временных затрат проекта необходимо разработать календарный план проекта. Реализуемый проект является типовым для Компании, исходя из этого, был сформирован состав работ проекта, определена их длительность, а также распределение ресурсов </w:t>
      </w:r>
      <w:del w:id="1401" w:author="Evgeny Sukharev" w:date="2021-06-15T16:59:00Z">
        <w:r w:rsidDel="00D06878">
          <w:rPr>
            <w:rFonts w:eastAsia="Times New Roman"/>
          </w:rPr>
          <w:delText xml:space="preserve">по </w:delText>
        </w:r>
      </w:del>
      <w:ins w:id="1402" w:author="Evgeny Sukharev" w:date="2021-06-15T16:59:00Z">
        <w:r w:rsidR="00D06878">
          <w:rPr>
            <w:rFonts w:eastAsia="Times New Roman"/>
          </w:rPr>
          <w:t>по </w:t>
        </w:r>
      </w:ins>
      <w:r>
        <w:rPr>
          <w:rFonts w:eastAsia="Times New Roman"/>
        </w:rPr>
        <w:t xml:space="preserve">ним. При разработке календарного плана были учтены ограничения </w:t>
      </w:r>
      <w:del w:id="1403" w:author="Evgeny Sukharev" w:date="2021-06-15T16:59:00Z">
        <w:r w:rsidDel="00D06878">
          <w:rPr>
            <w:rFonts w:eastAsia="Times New Roman"/>
          </w:rPr>
          <w:delText xml:space="preserve">и </w:delText>
        </w:r>
      </w:del>
      <w:ins w:id="1404" w:author="Evgeny Sukharev" w:date="2021-06-15T16:59:00Z">
        <w:r w:rsidR="00D06878">
          <w:rPr>
            <w:rFonts w:eastAsia="Times New Roman"/>
          </w:rPr>
          <w:t>и </w:t>
        </w:r>
      </w:ins>
      <w:r>
        <w:rPr>
          <w:rFonts w:eastAsia="Times New Roman"/>
        </w:rPr>
        <w:t>допущения, накладываемые на проект Заказчиком.</w:t>
      </w:r>
    </w:p>
    <w:p w14:paraId="056A0A43" w14:textId="77777777" w:rsidR="009873F2" w:rsidRDefault="009873F2" w:rsidP="009873F2">
      <w:pPr>
        <w:rPr>
          <w:rFonts w:eastAsia="Times New Roman"/>
        </w:rPr>
      </w:pPr>
      <w:r>
        <w:rPr>
          <w:rFonts w:eastAsia="Times New Roman"/>
        </w:rPr>
        <w:t>Для реализации проекта необходимо выполнить ряд работ, представленных ниже.</w:t>
      </w:r>
    </w:p>
    <w:p w14:paraId="50186D3A" w14:textId="77777777" w:rsidR="009873F2" w:rsidRDefault="009873F2" w:rsidP="00E87833">
      <w:pPr>
        <w:pStyle w:val="a7"/>
        <w:numPr>
          <w:ilvl w:val="0"/>
          <w:numId w:val="41"/>
        </w:numPr>
        <w:ind w:left="1066" w:hanging="357"/>
        <w:rPr>
          <w:rFonts w:eastAsia="Times New Roman"/>
        </w:rPr>
      </w:pPr>
      <w:r>
        <w:rPr>
          <w:rFonts w:eastAsia="Times New Roman"/>
        </w:rPr>
        <w:t>Сбор требований Заказчика к разрабатываемому ПО.</w:t>
      </w:r>
    </w:p>
    <w:p w14:paraId="54232F73" w14:textId="77777777" w:rsidR="009873F2" w:rsidRDefault="009873F2" w:rsidP="00E87833">
      <w:pPr>
        <w:pStyle w:val="a7"/>
        <w:numPr>
          <w:ilvl w:val="0"/>
          <w:numId w:val="41"/>
        </w:numPr>
        <w:ind w:left="1066" w:hanging="357"/>
        <w:rPr>
          <w:rFonts w:eastAsia="Times New Roman"/>
        </w:rPr>
      </w:pPr>
      <w:r>
        <w:rPr>
          <w:rFonts w:eastAsia="Times New Roman"/>
        </w:rPr>
        <w:t>Разработка и согласование ТЗ.</w:t>
      </w:r>
    </w:p>
    <w:p w14:paraId="64E01F66" w14:textId="77777777" w:rsidR="009873F2" w:rsidRDefault="009873F2" w:rsidP="00E87833">
      <w:pPr>
        <w:pStyle w:val="a7"/>
        <w:numPr>
          <w:ilvl w:val="0"/>
          <w:numId w:val="41"/>
        </w:numPr>
        <w:ind w:left="1066" w:hanging="357"/>
        <w:rPr>
          <w:rFonts w:eastAsia="Times New Roman"/>
        </w:rPr>
      </w:pPr>
      <w:bookmarkStart w:id="1405" w:name="_Ref72674830"/>
      <w:r>
        <w:rPr>
          <w:rFonts w:eastAsia="Times New Roman"/>
        </w:rPr>
        <w:t>Разработка технического проекта.</w:t>
      </w:r>
      <w:bookmarkEnd w:id="1405"/>
    </w:p>
    <w:p w14:paraId="052176FB" w14:textId="77777777" w:rsidR="009873F2" w:rsidRDefault="009873F2" w:rsidP="00E87833">
      <w:pPr>
        <w:pStyle w:val="a7"/>
        <w:numPr>
          <w:ilvl w:val="0"/>
          <w:numId w:val="41"/>
        </w:numPr>
        <w:ind w:left="1066" w:hanging="357"/>
        <w:rPr>
          <w:rFonts w:eastAsia="Times New Roman"/>
        </w:rPr>
      </w:pPr>
      <w:r>
        <w:rPr>
          <w:rFonts w:eastAsia="Times New Roman"/>
        </w:rPr>
        <w:t>Разработка моделей бизнес-процессов.</w:t>
      </w:r>
    </w:p>
    <w:p w14:paraId="6FDE3660"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интерфейсов.</w:t>
      </w:r>
    </w:p>
    <w:p w14:paraId="3AD8EDBF"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иерархии пользовательских интерфейсов.</w:t>
      </w:r>
    </w:p>
    <w:p w14:paraId="2F258F61" w14:textId="77777777" w:rsidR="009873F2" w:rsidRDefault="009873F2" w:rsidP="00E87833">
      <w:pPr>
        <w:pStyle w:val="a7"/>
        <w:numPr>
          <w:ilvl w:val="0"/>
          <w:numId w:val="41"/>
        </w:numPr>
        <w:ind w:left="1066" w:hanging="357"/>
        <w:rPr>
          <w:rFonts w:eastAsia="Times New Roman"/>
        </w:rPr>
      </w:pPr>
      <w:r>
        <w:rPr>
          <w:rFonts w:eastAsia="Times New Roman"/>
        </w:rPr>
        <w:t>Проектирование архитектуры серверной части.</w:t>
      </w:r>
    </w:p>
    <w:p w14:paraId="4EFA51A8" w14:textId="77777777" w:rsidR="009873F2" w:rsidRDefault="009873F2" w:rsidP="00E87833">
      <w:pPr>
        <w:pStyle w:val="a7"/>
        <w:numPr>
          <w:ilvl w:val="0"/>
          <w:numId w:val="41"/>
        </w:numPr>
        <w:ind w:left="1066" w:hanging="357"/>
        <w:rPr>
          <w:rFonts w:eastAsia="Times New Roman"/>
        </w:rPr>
      </w:pPr>
      <w:r>
        <w:rPr>
          <w:rFonts w:eastAsia="Times New Roman"/>
        </w:rPr>
        <w:lastRenderedPageBreak/>
        <w:t xml:space="preserve">Определение методов WEB API и их сигнатур. </w:t>
      </w:r>
    </w:p>
    <w:p w14:paraId="741B7691"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серверной части.</w:t>
      </w:r>
    </w:p>
    <w:p w14:paraId="5CA07F07" w14:textId="77777777" w:rsidR="009873F2" w:rsidRDefault="009873F2" w:rsidP="00E87833">
      <w:pPr>
        <w:pStyle w:val="a7"/>
        <w:numPr>
          <w:ilvl w:val="0"/>
          <w:numId w:val="41"/>
        </w:numPr>
        <w:ind w:left="1066" w:hanging="357"/>
        <w:rPr>
          <w:rFonts w:eastAsia="Times New Roman"/>
        </w:rPr>
      </w:pPr>
      <w:r>
        <w:rPr>
          <w:rFonts w:eastAsia="Times New Roman"/>
        </w:rPr>
        <w:t>Разработка тестов для клиентской части.</w:t>
      </w:r>
    </w:p>
    <w:p w14:paraId="14360E2E" w14:textId="77777777" w:rsidR="009873F2" w:rsidRDefault="009873F2" w:rsidP="00E87833">
      <w:pPr>
        <w:pStyle w:val="a7"/>
        <w:numPr>
          <w:ilvl w:val="0"/>
          <w:numId w:val="41"/>
        </w:numPr>
        <w:ind w:left="1066" w:hanging="357"/>
        <w:rPr>
          <w:rFonts w:eastAsia="Times New Roman"/>
        </w:rPr>
      </w:pPr>
      <w:r>
        <w:rPr>
          <w:rFonts w:eastAsia="Times New Roman"/>
        </w:rPr>
        <w:t>Разработка серверной части.</w:t>
      </w:r>
    </w:p>
    <w:p w14:paraId="78CABDFE" w14:textId="77777777" w:rsidR="009873F2" w:rsidRDefault="009873F2" w:rsidP="00E87833">
      <w:pPr>
        <w:pStyle w:val="a7"/>
        <w:numPr>
          <w:ilvl w:val="0"/>
          <w:numId w:val="41"/>
        </w:numPr>
        <w:ind w:left="1066" w:hanging="357"/>
        <w:rPr>
          <w:rFonts w:eastAsia="Times New Roman"/>
        </w:rPr>
      </w:pPr>
      <w:r>
        <w:rPr>
          <w:rFonts w:eastAsia="Times New Roman"/>
        </w:rPr>
        <w:t>Разработка клиентской части.</w:t>
      </w:r>
    </w:p>
    <w:p w14:paraId="14E7BDD3"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серверной части.</w:t>
      </w:r>
    </w:p>
    <w:p w14:paraId="196A079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взаимодействия серверной части и клиентской части.</w:t>
      </w:r>
    </w:p>
    <w:p w14:paraId="13B11D32" w14:textId="77777777" w:rsidR="009873F2" w:rsidRDefault="009873F2" w:rsidP="00E87833">
      <w:pPr>
        <w:pStyle w:val="a7"/>
        <w:numPr>
          <w:ilvl w:val="0"/>
          <w:numId w:val="41"/>
        </w:numPr>
        <w:ind w:left="1066" w:hanging="357"/>
        <w:rPr>
          <w:rFonts w:eastAsia="Times New Roman"/>
        </w:rPr>
      </w:pPr>
      <w:r>
        <w:rPr>
          <w:rFonts w:eastAsia="Times New Roman"/>
        </w:rPr>
        <w:t>Тестирование работы клиентской части.</w:t>
      </w:r>
    </w:p>
    <w:p w14:paraId="0CB9C0A3" w14:textId="77777777" w:rsidR="009873F2" w:rsidRDefault="009873F2" w:rsidP="00E87833">
      <w:pPr>
        <w:pStyle w:val="a7"/>
        <w:numPr>
          <w:ilvl w:val="0"/>
          <w:numId w:val="41"/>
        </w:numPr>
        <w:ind w:left="1066" w:hanging="357"/>
        <w:rPr>
          <w:rFonts w:eastAsia="Times New Roman"/>
        </w:rPr>
      </w:pPr>
      <w:r>
        <w:rPr>
          <w:rFonts w:eastAsia="Times New Roman"/>
        </w:rPr>
        <w:t>Кроссбраузерное тестирование интерфейсов.</w:t>
      </w:r>
    </w:p>
    <w:p w14:paraId="4D1FECE7" w14:textId="77777777" w:rsidR="009873F2" w:rsidRDefault="009873F2" w:rsidP="00E87833">
      <w:pPr>
        <w:pStyle w:val="a7"/>
        <w:numPr>
          <w:ilvl w:val="0"/>
          <w:numId w:val="41"/>
        </w:numPr>
        <w:ind w:left="1066" w:hanging="357"/>
        <w:rPr>
          <w:rFonts w:eastAsia="Times New Roman"/>
        </w:rPr>
      </w:pPr>
      <w:r>
        <w:rPr>
          <w:rFonts w:eastAsia="Times New Roman"/>
        </w:rPr>
        <w:t xml:space="preserve">Разработка пользовательской документации. </w:t>
      </w:r>
    </w:p>
    <w:p w14:paraId="5CD042E4" w14:textId="77777777" w:rsidR="009873F2" w:rsidRDefault="009873F2" w:rsidP="00E87833">
      <w:pPr>
        <w:pStyle w:val="a7"/>
        <w:numPr>
          <w:ilvl w:val="0"/>
          <w:numId w:val="41"/>
        </w:numPr>
        <w:ind w:left="1066" w:hanging="357"/>
        <w:rPr>
          <w:rFonts w:eastAsia="Times New Roman"/>
        </w:rPr>
      </w:pPr>
      <w:r>
        <w:rPr>
          <w:rFonts w:eastAsia="Times New Roman"/>
        </w:rPr>
        <w:t>Внедрение ПО.</w:t>
      </w:r>
    </w:p>
    <w:p w14:paraId="3CA31106" w14:textId="2FB19942" w:rsidR="009873F2" w:rsidRDefault="009873F2" w:rsidP="009873F2">
      <w:pPr>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5943">
        <w:rPr>
          <w:rFonts w:eastAsia="Times New Roman"/>
        </w:rPr>
        <w:t>А</w:t>
      </w:r>
      <w:r w:rsidR="0048591B">
        <w:rPr>
          <w:rFonts w:eastAsia="Times New Roman"/>
        </w:rPr>
        <w:t>.</w:t>
      </w:r>
      <w:r>
        <w:rPr>
          <w:rFonts w:eastAsia="Times New Roman"/>
        </w:rPr>
        <w:t>1.</w:t>
      </w:r>
    </w:p>
    <w:p w14:paraId="56D0F81B" w14:textId="6767CAC1" w:rsidR="009873F2" w:rsidRDefault="009873F2" w:rsidP="009873F2">
      <w:pPr>
        <w:pStyle w:val="a7"/>
        <w:ind w:left="1429" w:firstLine="695"/>
        <w:jc w:val="right"/>
        <w:rPr>
          <w:rFonts w:eastAsia="Times New Roman"/>
          <w:b/>
        </w:rPr>
      </w:pPr>
      <w:r>
        <w:rPr>
          <w:rFonts w:eastAsia="Times New Roman"/>
          <w:b/>
        </w:rPr>
        <w:t xml:space="preserve">Таблица </w:t>
      </w:r>
      <w:r w:rsidR="00FC5943">
        <w:rPr>
          <w:rFonts w:eastAsia="Times New Roman"/>
          <w:b/>
        </w:rPr>
        <w:t>А</w:t>
      </w:r>
      <w:r w:rsidR="0048591B">
        <w:rPr>
          <w:rFonts w:eastAsia="Times New Roman"/>
          <w:b/>
        </w:rPr>
        <w:t>.</w:t>
      </w:r>
      <w:r>
        <w:rPr>
          <w:rFonts w:eastAsia="Times New Roman"/>
          <w:b/>
        </w:rPr>
        <w:t>1</w:t>
      </w:r>
    </w:p>
    <w:p w14:paraId="29CB175A" w14:textId="77777777" w:rsidR="009873F2" w:rsidRDefault="009873F2">
      <w:pPr>
        <w:pStyle w:val="affffff4"/>
        <w:spacing w:after="0"/>
        <w:pPrChange w:id="1406" w:author="Evgeny Sukharev" w:date="2021-06-15T01:08:00Z">
          <w:pPr>
            <w:pStyle w:val="affffff4"/>
          </w:pPr>
        </w:pPrChange>
      </w:pPr>
      <w:r>
        <w:t>Структура общего времени на создание программного продукта</w:t>
      </w:r>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59"/>
        <w:gridCol w:w="2216"/>
        <w:gridCol w:w="4944"/>
        <w:gridCol w:w="2043"/>
      </w:tblGrid>
      <w:tr w:rsidR="009873F2" w14:paraId="26C830D3" w14:textId="77777777" w:rsidTr="00AF3066">
        <w:trPr>
          <w:trHeight w:val="834"/>
          <w:tblHeader/>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F4B8E9D"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0AB22B5"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этапа</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005F5565"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45BBCC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E665499"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Длительность, дней</w:t>
            </w:r>
          </w:p>
        </w:tc>
      </w:tr>
      <w:tr w:rsidR="009873F2" w14:paraId="43FFAF09" w14:textId="77777777" w:rsidTr="00AF3066">
        <w:trPr>
          <w:trHeight w:val="29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6905CDD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EB5A97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Сбор требований</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A33DCB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[40%]</w:t>
            </w:r>
          </w:p>
          <w:p w14:paraId="72A7ADE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25C6503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5E885FAA" w14:textId="77777777" w:rsidTr="00AF3066">
        <w:trPr>
          <w:trHeight w:val="344"/>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42EAC56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3A51302" w14:textId="77777777" w:rsidR="009873F2" w:rsidRDefault="009873F2" w:rsidP="009873F2">
            <w:pPr>
              <w:widowControl w:val="0"/>
              <w:spacing w:line="240" w:lineRule="auto"/>
              <w:ind w:firstLine="0"/>
              <w:jc w:val="left"/>
              <w:rPr>
                <w:rFonts w:eastAsia="Times New Roman"/>
                <w:i/>
                <w:sz w:val="24"/>
                <w:szCs w:val="24"/>
              </w:rPr>
            </w:pPr>
            <w:r>
              <w:rPr>
                <w:rFonts w:eastAsia="Times New Roman"/>
                <w:sz w:val="24"/>
                <w:szCs w:val="24"/>
              </w:rPr>
              <w:t>Разработка и согласование ТЗ</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2ED70BD8"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0AEE285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6D8DBD3C"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1A192C4"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10</w:t>
            </w:r>
          </w:p>
        </w:tc>
      </w:tr>
      <w:tr w:rsidR="009873F2" w14:paraId="7018EB08" w14:textId="77777777" w:rsidTr="00AF3066">
        <w:trPr>
          <w:trHeight w:val="422"/>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30CADD5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719A319D"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технического проекта</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436E3A2A"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BA26E9"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5E73A7B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5F4EC4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r>
      <w:tr w:rsidR="009873F2" w14:paraId="51696F54" w14:textId="77777777" w:rsidTr="00AF3066">
        <w:tc>
          <w:tcPr>
            <w:tcW w:w="427" w:type="pct"/>
            <w:tcBorders>
              <w:top w:val="single" w:sz="6" w:space="0" w:color="000000"/>
              <w:left w:val="single" w:sz="6" w:space="0" w:color="000000"/>
              <w:bottom w:val="single" w:sz="6" w:space="0" w:color="000000"/>
              <w:right w:val="single" w:sz="6" w:space="0" w:color="000000"/>
            </w:tcBorders>
            <w:vAlign w:val="center"/>
            <w:hideMark/>
          </w:tcPr>
          <w:p w14:paraId="06FD753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4857FD7"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Разработка моделей бизнес-процессов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08626EF"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59071C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r>
      <w:tr w:rsidR="009873F2" w14:paraId="5B6D81F0"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54E0BE6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4CF59444" w14:textId="77777777" w:rsidR="009873F2" w:rsidRDefault="009873F2" w:rsidP="009873F2">
            <w:pPr>
              <w:spacing w:line="240" w:lineRule="auto"/>
              <w:ind w:firstLine="0"/>
              <w:jc w:val="left"/>
              <w:rPr>
                <w:rFonts w:eastAsia="Times New Roman"/>
                <w:i/>
                <w:sz w:val="24"/>
                <w:szCs w:val="24"/>
              </w:rPr>
            </w:pPr>
            <w:r>
              <w:rPr>
                <w:rFonts w:eastAsia="Times New Roman"/>
                <w:sz w:val="24"/>
                <w:szCs w:val="24"/>
              </w:rPr>
              <w:t>Проектирование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445D18B"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05847700"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45D5E2A3"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964646D"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r>
      <w:tr w:rsidR="009873F2" w14:paraId="71FCAF36" w14:textId="77777777" w:rsidTr="00AF3066">
        <w:trPr>
          <w:trHeight w:val="281"/>
        </w:trPr>
        <w:tc>
          <w:tcPr>
            <w:tcW w:w="427" w:type="pct"/>
            <w:tcBorders>
              <w:top w:val="single" w:sz="6" w:space="0" w:color="000000"/>
              <w:left w:val="single" w:sz="6" w:space="0" w:color="000000"/>
              <w:bottom w:val="single" w:sz="6" w:space="0" w:color="000000"/>
              <w:right w:val="single" w:sz="6" w:space="0" w:color="000000"/>
            </w:tcBorders>
            <w:vAlign w:val="center"/>
            <w:hideMark/>
          </w:tcPr>
          <w:p w14:paraId="131EB3F3"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6</w:t>
            </w:r>
          </w:p>
        </w:tc>
        <w:tc>
          <w:tcPr>
            <w:tcW w:w="1101" w:type="pct"/>
            <w:tcBorders>
              <w:top w:val="single" w:sz="6" w:space="0" w:color="000000"/>
              <w:left w:val="single" w:sz="6" w:space="0" w:color="000000"/>
              <w:bottom w:val="single" w:sz="6" w:space="0" w:color="000000"/>
              <w:right w:val="single" w:sz="6" w:space="0" w:color="000000"/>
            </w:tcBorders>
            <w:vAlign w:val="center"/>
            <w:hideMark/>
          </w:tcPr>
          <w:p w14:paraId="1BEA2A00" w14:textId="77777777" w:rsidR="009873F2" w:rsidRDefault="009873F2" w:rsidP="009873F2">
            <w:pPr>
              <w:spacing w:line="240" w:lineRule="auto"/>
              <w:ind w:firstLine="0"/>
              <w:rPr>
                <w:rFonts w:eastAsia="Times New Roman"/>
                <w:i/>
                <w:sz w:val="24"/>
                <w:szCs w:val="28"/>
              </w:rPr>
            </w:pPr>
            <w:r>
              <w:rPr>
                <w:rFonts w:eastAsia="Times New Roman"/>
                <w:sz w:val="24"/>
                <w:szCs w:val="28"/>
              </w:rPr>
              <w:t>Проектирование иерархии пользовательских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015A08BD"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760DD9C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0C67A991" w14:textId="77777777" w:rsidR="009873F2" w:rsidRDefault="009873F2"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FE0E6A1" w14:textId="77777777" w:rsidR="009873F2" w:rsidRDefault="009873F2" w:rsidP="009873F2">
            <w:pPr>
              <w:keepNext/>
              <w:keepLines/>
              <w:spacing w:line="240" w:lineRule="auto"/>
              <w:ind w:firstLine="0"/>
              <w:jc w:val="center"/>
              <w:rPr>
                <w:rFonts w:eastAsia="Times New Roman"/>
                <w:sz w:val="24"/>
                <w:szCs w:val="28"/>
              </w:rPr>
            </w:pPr>
            <w:r>
              <w:rPr>
                <w:rFonts w:eastAsia="Times New Roman"/>
                <w:sz w:val="24"/>
                <w:szCs w:val="28"/>
              </w:rPr>
              <w:t>2</w:t>
            </w:r>
          </w:p>
        </w:tc>
      </w:tr>
    </w:tbl>
    <w:p w14:paraId="50F4DB7D" w14:textId="77777777" w:rsidR="00722568" w:rsidRDefault="00722568">
      <w:pPr>
        <w:spacing w:after="160" w:line="259" w:lineRule="auto"/>
        <w:ind w:firstLine="0"/>
        <w:jc w:val="left"/>
        <w:rPr>
          <w:ins w:id="1407" w:author="Evgeny Sukharev" w:date="2021-06-14T19:39:00Z"/>
          <w:color w:val="000000" w:themeColor="text1"/>
        </w:rPr>
      </w:pPr>
      <w:ins w:id="1408" w:author="Evgeny Sukharev" w:date="2021-06-14T19:39:00Z">
        <w:r>
          <w:rPr>
            <w:color w:val="000000" w:themeColor="text1"/>
          </w:rPr>
          <w:br w:type="page"/>
        </w:r>
      </w:ins>
    </w:p>
    <w:p w14:paraId="19130E20" w14:textId="50D347A9" w:rsidR="00722568" w:rsidDel="00722568" w:rsidRDefault="00722568" w:rsidP="009873F2">
      <w:pPr>
        <w:rPr>
          <w:del w:id="1409" w:author="Evgeny Sukharev" w:date="2021-06-14T19:39:00Z"/>
          <w:color w:val="000000" w:themeColor="text1"/>
        </w:rPr>
      </w:pPr>
    </w:p>
    <w:p w14:paraId="53D2241B" w14:textId="3616196A" w:rsidR="00AF3066" w:rsidRDefault="00AF3066" w:rsidP="00AF3066">
      <w:pPr>
        <w:pStyle w:val="a7"/>
        <w:ind w:left="1429" w:firstLine="695"/>
        <w:jc w:val="right"/>
        <w:rPr>
          <w:rFonts w:eastAsia="Times New Roman"/>
          <w:b/>
        </w:rPr>
      </w:pPr>
      <w:del w:id="1410" w:author="Evgeny Sukharev" w:date="2021-06-17T22:34:00Z">
        <w:r w:rsidDel="00B362EF">
          <w:rPr>
            <w:rFonts w:eastAsia="Times New Roman"/>
            <w:b/>
          </w:rPr>
          <w:delText>Т</w:delText>
        </w:r>
      </w:del>
      <w:ins w:id="1411" w:author="Evgeny Sukharev" w:date="2021-06-17T22:34:00Z">
        <w:r w:rsidR="00B362EF">
          <w:rPr>
            <w:rFonts w:eastAsia="Times New Roman"/>
            <w:b/>
          </w:rPr>
          <w:t>Окончание т</w:t>
        </w:r>
      </w:ins>
      <w:r>
        <w:rPr>
          <w:rFonts w:eastAsia="Times New Roman"/>
          <w:b/>
        </w:rPr>
        <w:t>аблиц</w:t>
      </w:r>
      <w:del w:id="1412" w:author="Evgeny Sukharev" w:date="2021-06-17T22:34:00Z">
        <w:r w:rsidDel="00B362EF">
          <w:rPr>
            <w:rFonts w:eastAsia="Times New Roman"/>
            <w:b/>
          </w:rPr>
          <w:delText>а</w:delText>
        </w:r>
      </w:del>
      <w:ins w:id="1413" w:author="Evgeny Sukharev" w:date="2021-06-17T22:34:00Z">
        <w:r w:rsidR="00B362EF">
          <w:rPr>
            <w:rFonts w:eastAsia="Times New Roman"/>
            <w:b/>
          </w:rPr>
          <w:t>ы</w:t>
        </w:r>
      </w:ins>
      <w:r>
        <w:rPr>
          <w:rFonts w:eastAsia="Times New Roman"/>
          <w:b/>
        </w:rPr>
        <w:t xml:space="preserve"> А</w:t>
      </w:r>
      <w:ins w:id="1414" w:author="Evgeny Sukharev" w:date="2021-06-17T22:35:00Z">
        <w:r w:rsidR="00B362EF">
          <w:rPr>
            <w:rFonts w:eastAsia="Times New Roman"/>
            <w:b/>
          </w:rPr>
          <w:t>.1</w:t>
        </w:r>
      </w:ins>
      <w:del w:id="1415" w:author="Evgeny Sukharev" w:date="2021-06-17T22:34:00Z">
        <w:r w:rsidDel="00B362EF">
          <w:rPr>
            <w:rFonts w:eastAsia="Times New Roman"/>
            <w:b/>
          </w:rPr>
          <w:delText>.1. Продолжение</w:delText>
        </w:r>
      </w:del>
    </w:p>
    <w:p w14:paraId="3B1F55A3" w14:textId="56BED9D8" w:rsidR="00AF3066" w:rsidRPr="00AF3066" w:rsidRDefault="00AF3066">
      <w:pPr>
        <w:pStyle w:val="affffff4"/>
        <w:spacing w:after="0"/>
        <w:pPrChange w:id="1416" w:author="Evgeny Sukharev" w:date="2021-06-15T01:08:00Z">
          <w:pPr>
            <w:pStyle w:val="affffff4"/>
          </w:pPr>
        </w:pPrChange>
      </w:pPr>
      <w:r>
        <w:t>Структура общего времени на создание программного продукта</w:t>
      </w:r>
    </w:p>
    <w:tbl>
      <w:tblPr>
        <w:tblpPr w:leftFromText="180" w:rightFromText="180" w:bottomFromText="160" w:vertAnchor="text" w:horzAnchor="margin" w:tblpXSpec="center" w:tblpY="184"/>
        <w:tblW w:w="507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A0" w:firstRow="1" w:lastRow="0" w:firstColumn="1" w:lastColumn="0" w:noHBand="1" w:noVBand="1"/>
      </w:tblPr>
      <w:tblGrid>
        <w:gridCol w:w="861"/>
        <w:gridCol w:w="2214"/>
        <w:gridCol w:w="4944"/>
        <w:gridCol w:w="2043"/>
      </w:tblGrid>
      <w:tr w:rsidR="009873F2" w14:paraId="1065ED6D"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7A15C54"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p w14:paraId="445FC8F3"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этапа</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9ACE23A"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Этап работ</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6F9DA4" w14:textId="77777777" w:rsidR="009873F2" w:rsidRDefault="009873F2" w:rsidP="009873F2">
            <w:pPr>
              <w:pStyle w:val="a7"/>
              <w:keepNext/>
              <w:keepLines/>
              <w:tabs>
                <w:tab w:val="left" w:pos="459"/>
              </w:tabs>
              <w:spacing w:line="240" w:lineRule="auto"/>
              <w:ind w:left="175" w:firstLine="0"/>
              <w:jc w:val="center"/>
              <w:rPr>
                <w:rFonts w:eastAsia="Times New Roman"/>
                <w:sz w:val="24"/>
                <w:szCs w:val="24"/>
              </w:rPr>
            </w:pPr>
            <w:r>
              <w:rPr>
                <w:rFonts w:eastAsia="Times New Roman"/>
                <w:b/>
                <w:sz w:val="24"/>
                <w:szCs w:val="24"/>
              </w:rPr>
              <w:t>Ответственные исполнители (занятость на этапе)</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CFF7CDD" w14:textId="77777777" w:rsidR="009873F2" w:rsidRDefault="009873F2" w:rsidP="009873F2">
            <w:pPr>
              <w:keepNext/>
              <w:keepLines/>
              <w:spacing w:line="240" w:lineRule="auto"/>
              <w:ind w:firstLine="0"/>
              <w:jc w:val="center"/>
              <w:rPr>
                <w:rFonts w:eastAsia="Times New Roman"/>
                <w:sz w:val="24"/>
                <w:szCs w:val="28"/>
              </w:rPr>
            </w:pPr>
            <w:r>
              <w:rPr>
                <w:rFonts w:eastAsia="Times New Roman"/>
                <w:b/>
                <w:sz w:val="24"/>
                <w:szCs w:val="24"/>
              </w:rPr>
              <w:t>Длительность, дней</w:t>
            </w:r>
          </w:p>
        </w:tc>
      </w:tr>
      <w:tr w:rsidR="0048591B" w14:paraId="439C171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tcPr>
          <w:p w14:paraId="3BC86CEC" w14:textId="033C3659" w:rsidR="0048591B" w:rsidRDefault="0048591B" w:rsidP="0048591B">
            <w:pPr>
              <w:keepNext/>
              <w:keepLines/>
              <w:spacing w:line="240" w:lineRule="auto"/>
              <w:ind w:right="-108" w:firstLine="0"/>
              <w:contextualSpacing/>
              <w:jc w:val="center"/>
              <w:rPr>
                <w:rFonts w:eastAsia="Times New Roman"/>
                <w:b/>
                <w:sz w:val="24"/>
                <w:szCs w:val="24"/>
              </w:rPr>
            </w:pPr>
            <w:r>
              <w:rPr>
                <w:rFonts w:eastAsia="Times New Roman"/>
                <w:sz w:val="24"/>
                <w:szCs w:val="28"/>
              </w:rPr>
              <w:t>7</w:t>
            </w:r>
          </w:p>
        </w:tc>
        <w:tc>
          <w:tcPr>
            <w:tcW w:w="1100" w:type="pct"/>
            <w:tcBorders>
              <w:top w:val="single" w:sz="6" w:space="0" w:color="000000"/>
              <w:left w:val="single" w:sz="6" w:space="0" w:color="000000"/>
              <w:bottom w:val="single" w:sz="6" w:space="0" w:color="000000"/>
              <w:right w:val="single" w:sz="6" w:space="0" w:color="000000"/>
            </w:tcBorders>
            <w:vAlign w:val="center"/>
          </w:tcPr>
          <w:p w14:paraId="13076E42" w14:textId="37FDAA35"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Проектирование архитектуры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tcPr>
          <w:p w14:paraId="19777DBD"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1F1D8942" w14:textId="181F74E8" w:rsidR="0048591B" w:rsidRDefault="0048591B" w:rsidP="0048591B">
            <w:pPr>
              <w:pStyle w:val="a7"/>
              <w:keepNext/>
              <w:keepLines/>
              <w:tabs>
                <w:tab w:val="left" w:pos="459"/>
              </w:tabs>
              <w:spacing w:line="240" w:lineRule="auto"/>
              <w:ind w:left="175" w:firstLine="0"/>
              <w:jc w:val="center"/>
              <w:rPr>
                <w:rFonts w:eastAsia="Times New Roman"/>
                <w:b/>
                <w:sz w:val="24"/>
                <w:szCs w:val="24"/>
              </w:rPr>
            </w:pPr>
            <w:r>
              <w:rPr>
                <w:rFonts w:eastAsia="Times New Roman"/>
                <w:sz w:val="24"/>
                <w:szCs w:val="24"/>
              </w:rPr>
              <w:t>Менеджер проекта [30%]</w:t>
            </w:r>
          </w:p>
        </w:tc>
        <w:tc>
          <w:tcPr>
            <w:tcW w:w="1015" w:type="pct"/>
            <w:tcBorders>
              <w:top w:val="single" w:sz="6" w:space="0" w:color="000000"/>
              <w:left w:val="single" w:sz="6" w:space="0" w:color="000000"/>
              <w:bottom w:val="single" w:sz="6" w:space="0" w:color="000000"/>
              <w:right w:val="single" w:sz="6" w:space="0" w:color="000000"/>
            </w:tcBorders>
            <w:vAlign w:val="center"/>
          </w:tcPr>
          <w:p w14:paraId="4B27740E" w14:textId="09D4B96F" w:rsidR="0048591B" w:rsidRDefault="0048591B" w:rsidP="0048591B">
            <w:pPr>
              <w:keepNext/>
              <w:keepLines/>
              <w:spacing w:line="240" w:lineRule="auto"/>
              <w:ind w:firstLine="0"/>
              <w:jc w:val="center"/>
              <w:rPr>
                <w:rFonts w:eastAsia="Times New Roman"/>
                <w:b/>
                <w:sz w:val="24"/>
                <w:szCs w:val="24"/>
              </w:rPr>
            </w:pPr>
            <w:r>
              <w:rPr>
                <w:rFonts w:eastAsia="Times New Roman"/>
                <w:sz w:val="24"/>
                <w:szCs w:val="28"/>
              </w:rPr>
              <w:t>5</w:t>
            </w:r>
          </w:p>
        </w:tc>
      </w:tr>
      <w:tr w:rsidR="0048591B" w14:paraId="20340093"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15218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5821521"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Определение методов WEB API и их сигнатур</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7162C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AE7A404"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38C15FB"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w:t>
            </w:r>
          </w:p>
        </w:tc>
      </w:tr>
      <w:tr w:rsidR="0048591B" w14:paraId="447592F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606B856"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9</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4ADA5FCF"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69A5441"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99F031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4446CCD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6B2D507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22FB195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D93F9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0D97E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тестов для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2DD6E6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53E1C1D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16D6D73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B0BE91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6184988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1606DDB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11</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0758709"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7CA22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0AA18C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1885D68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20</w:t>
            </w:r>
          </w:p>
        </w:tc>
      </w:tr>
      <w:tr w:rsidR="0048591B" w14:paraId="2A490A3B"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36DCF01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12</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54F46200"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E606F3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49698C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7070967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30</w:t>
            </w:r>
          </w:p>
        </w:tc>
      </w:tr>
      <w:tr w:rsidR="0048591B" w14:paraId="708CB4E4"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1A397F"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13</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3C1CA29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серверной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196527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EE5C63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FF20DE8"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40C8D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28C2AB7A"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6104885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14</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05F0233E"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взаимодействия серверной части и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6884B1A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59F387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08470CCC"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5</w:t>
            </w:r>
          </w:p>
        </w:tc>
      </w:tr>
      <w:tr w:rsidR="0048591B" w14:paraId="46D9E28F"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4F39381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15</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129C337"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Тестирование работы клиентской части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1A32EE4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EECA0DE"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46E43486"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BBFC448"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198D47C"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D57113"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16</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2A5FB9AC"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Кроссбраузерное тестирование интерфейсов</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3562D82C"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C0BDDE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5E4D09E3"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4C8125ED"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10</w:t>
            </w:r>
          </w:p>
        </w:tc>
      </w:tr>
      <w:tr w:rsidR="0048591B" w14:paraId="1475D3D0"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2F1C554A"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17</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6D00D338"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Разработка пользовательской документации</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3B3F54B"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39D61217"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480E002"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3F1E9CE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4</w:t>
            </w:r>
          </w:p>
        </w:tc>
      </w:tr>
      <w:tr w:rsidR="0048591B" w14:paraId="42FDAB47" w14:textId="77777777" w:rsidTr="00AF3066">
        <w:trPr>
          <w:trHeight w:val="281"/>
        </w:trPr>
        <w:tc>
          <w:tcPr>
            <w:tcW w:w="428" w:type="pct"/>
            <w:tcBorders>
              <w:top w:val="single" w:sz="6" w:space="0" w:color="000000"/>
              <w:left w:val="single" w:sz="6" w:space="0" w:color="000000"/>
              <w:bottom w:val="single" w:sz="6" w:space="0" w:color="000000"/>
              <w:right w:val="single" w:sz="6" w:space="0" w:color="000000"/>
            </w:tcBorders>
            <w:vAlign w:val="center"/>
            <w:hideMark/>
          </w:tcPr>
          <w:p w14:paraId="074B8525"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18</w:t>
            </w:r>
          </w:p>
        </w:tc>
        <w:tc>
          <w:tcPr>
            <w:tcW w:w="1100" w:type="pct"/>
            <w:tcBorders>
              <w:top w:val="single" w:sz="6" w:space="0" w:color="000000"/>
              <w:left w:val="single" w:sz="6" w:space="0" w:color="000000"/>
              <w:bottom w:val="single" w:sz="6" w:space="0" w:color="000000"/>
              <w:right w:val="single" w:sz="6" w:space="0" w:color="000000"/>
            </w:tcBorders>
            <w:vAlign w:val="center"/>
            <w:hideMark/>
          </w:tcPr>
          <w:p w14:paraId="773F80DB" w14:textId="77777777" w:rsidR="0048591B" w:rsidRDefault="0048591B" w:rsidP="0048591B">
            <w:pPr>
              <w:keepNext/>
              <w:keepLines/>
              <w:spacing w:line="240" w:lineRule="auto"/>
              <w:ind w:firstLine="0"/>
              <w:jc w:val="left"/>
              <w:rPr>
                <w:rFonts w:eastAsia="Times New Roman"/>
                <w:sz w:val="24"/>
                <w:szCs w:val="28"/>
              </w:rPr>
            </w:pPr>
            <w:r>
              <w:rPr>
                <w:rFonts w:eastAsia="Times New Roman"/>
                <w:sz w:val="24"/>
                <w:szCs w:val="28"/>
              </w:rPr>
              <w:t>Внедрение ПО</w:t>
            </w:r>
          </w:p>
        </w:tc>
        <w:tc>
          <w:tcPr>
            <w:tcW w:w="2457" w:type="pct"/>
            <w:tcBorders>
              <w:top w:val="single" w:sz="6" w:space="0" w:color="000000"/>
              <w:left w:val="single" w:sz="6" w:space="0" w:color="000000"/>
              <w:bottom w:val="single" w:sz="6" w:space="0" w:color="000000"/>
              <w:right w:val="single" w:sz="6" w:space="0" w:color="000000"/>
            </w:tcBorders>
            <w:vAlign w:val="center"/>
            <w:hideMark/>
          </w:tcPr>
          <w:p w14:paraId="5A3F3609"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4608E770" w14:textId="77777777" w:rsidR="0048591B" w:rsidRDefault="0048591B" w:rsidP="00E87833">
            <w:pPr>
              <w:pStyle w:val="a7"/>
              <w:keepNext/>
              <w:keepLines/>
              <w:numPr>
                <w:ilvl w:val="0"/>
                <w:numId w:val="42"/>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1015" w:type="pct"/>
            <w:tcBorders>
              <w:top w:val="single" w:sz="6" w:space="0" w:color="000000"/>
              <w:left w:val="single" w:sz="6" w:space="0" w:color="000000"/>
              <w:bottom w:val="single" w:sz="6" w:space="0" w:color="000000"/>
              <w:right w:val="single" w:sz="6" w:space="0" w:color="000000"/>
            </w:tcBorders>
            <w:vAlign w:val="center"/>
            <w:hideMark/>
          </w:tcPr>
          <w:p w14:paraId="5EA38A4E" w14:textId="77777777" w:rsidR="0048591B" w:rsidRDefault="0048591B" w:rsidP="0048591B">
            <w:pPr>
              <w:keepNext/>
              <w:keepLines/>
              <w:spacing w:line="240" w:lineRule="auto"/>
              <w:ind w:firstLine="0"/>
              <w:jc w:val="center"/>
              <w:rPr>
                <w:rFonts w:eastAsia="Times New Roman"/>
                <w:sz w:val="24"/>
                <w:szCs w:val="28"/>
              </w:rPr>
            </w:pPr>
            <w:r>
              <w:rPr>
                <w:rFonts w:eastAsia="Times New Roman"/>
                <w:sz w:val="24"/>
                <w:szCs w:val="28"/>
              </w:rPr>
              <w:t>3</w:t>
            </w:r>
          </w:p>
        </w:tc>
      </w:tr>
    </w:tbl>
    <w:p w14:paraId="18A08D93" w14:textId="1B6FB696" w:rsidR="009873F2" w:rsidDel="00722568" w:rsidRDefault="009873F2">
      <w:pPr>
        <w:pStyle w:val="a7"/>
        <w:spacing w:before="120"/>
        <w:ind w:left="1429" w:firstLine="0"/>
        <w:jc w:val="right"/>
        <w:rPr>
          <w:del w:id="1417" w:author="Evgeny Sukharev" w:date="2021-06-14T19:39:00Z"/>
          <w:rFonts w:eastAsia="Times New Roman"/>
          <w:b/>
          <w:color w:val="000000" w:themeColor="text1"/>
        </w:rPr>
        <w:pPrChange w:id="1418" w:author="Evgeny Sukharev" w:date="2021-06-14T19:39:00Z">
          <w:pPr>
            <w:pStyle w:val="a7"/>
            <w:ind w:left="1429" w:firstLine="0"/>
            <w:jc w:val="right"/>
          </w:pPr>
        </w:pPrChange>
      </w:pPr>
    </w:p>
    <w:p w14:paraId="6263FE84" w14:textId="380E7568" w:rsidR="009873F2" w:rsidRDefault="009873F2">
      <w:pPr>
        <w:spacing w:before="120"/>
        <w:rPr>
          <w:rFonts w:eastAsia="Times New Roman"/>
        </w:rPr>
        <w:pPrChange w:id="1419" w:author="Evgeny Sukharev" w:date="2021-06-14T19:39:00Z">
          <w:pPr/>
        </w:pPrChange>
      </w:pPr>
      <w:r>
        <w:rPr>
          <w:rFonts w:eastAsia="Times New Roman"/>
        </w:rPr>
        <w:t xml:space="preserve">При реализации данного проекта работы выполняются последовательно. Диаграмма Ганта приведена на рис. </w:t>
      </w:r>
      <w:r w:rsidR="00FC5943">
        <w:rPr>
          <w:rFonts w:eastAsia="Times New Roman"/>
        </w:rPr>
        <w:t>А</w:t>
      </w:r>
      <w:r w:rsidR="0048591B">
        <w:rPr>
          <w:rFonts w:eastAsia="Times New Roman"/>
        </w:rPr>
        <w:t>.</w:t>
      </w:r>
      <w:r>
        <w:rPr>
          <w:rFonts w:eastAsia="Times New Roman"/>
        </w:rPr>
        <w:t xml:space="preserve">2. Графическое представление диаграммы Ганта показано на рис. </w:t>
      </w:r>
      <w:r w:rsidR="00FC5943">
        <w:rPr>
          <w:rFonts w:eastAsia="Times New Roman"/>
        </w:rPr>
        <w:t>А</w:t>
      </w:r>
      <w:r w:rsidR="0048591B">
        <w:rPr>
          <w:rFonts w:eastAsia="Times New Roman"/>
        </w:rPr>
        <w:t>.</w:t>
      </w:r>
      <w:r>
        <w:rPr>
          <w:rFonts w:eastAsia="Times New Roman"/>
        </w:rPr>
        <w:t>3.</w:t>
      </w:r>
    </w:p>
    <w:p w14:paraId="3127FE0C" w14:textId="77777777" w:rsidR="009873F2" w:rsidRDefault="009873F2">
      <w:pPr>
        <w:ind w:firstLine="0"/>
        <w:jc w:val="center"/>
        <w:rPr>
          <w:rFonts w:eastAsia="Times New Roman"/>
        </w:rPr>
        <w:pPrChange w:id="1420" w:author="Evgeny Sukharev" w:date="2021-06-17T22:37:00Z">
          <w:pPr>
            <w:ind w:firstLine="0"/>
          </w:pPr>
        </w:pPrChange>
      </w:pPr>
      <w:r>
        <w:rPr>
          <w:rFonts w:eastAsia="Times New Roman"/>
          <w:noProof/>
          <w:lang w:eastAsia="ru-RU"/>
        </w:rPr>
        <w:lastRenderedPageBreak/>
        <w:drawing>
          <wp:inline distT="0" distB="0" distL="0" distR="0" wp14:anchorId="36887EAD" wp14:editId="6EE7C819">
            <wp:extent cx="4924425" cy="5153715"/>
            <wp:effectExtent l="0" t="0" r="0"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1190" cy="5160795"/>
                    </a:xfrm>
                    <a:prstGeom prst="rect">
                      <a:avLst/>
                    </a:prstGeom>
                    <a:noFill/>
                    <a:ln>
                      <a:noFill/>
                    </a:ln>
                  </pic:spPr>
                </pic:pic>
              </a:graphicData>
            </a:graphic>
          </wp:inline>
        </w:drawing>
      </w:r>
    </w:p>
    <w:p w14:paraId="6649E202" w14:textId="070CAD66" w:rsidR="009873F2" w:rsidRDefault="009873F2" w:rsidP="009873F2">
      <w:pPr>
        <w:pStyle w:val="affffff4"/>
        <w:rPr>
          <w:ins w:id="1421" w:author="Evgeny Sukharev" w:date="2021-06-14T19:40:00Z"/>
        </w:rPr>
      </w:pPr>
      <w:r>
        <w:t xml:space="preserve">Рис. </w:t>
      </w:r>
      <w:r w:rsidR="00FC5943">
        <w:t>А</w:t>
      </w:r>
      <w:r w:rsidR="0048591B">
        <w:t>.</w:t>
      </w:r>
      <w:r>
        <w:t>2. Табличное представление Диаграммы Ганта</w:t>
      </w:r>
    </w:p>
    <w:p w14:paraId="0C64D024" w14:textId="71714529" w:rsidR="00066D02" w:rsidRDefault="00066D02">
      <w:pPr>
        <w:pStyle w:val="aff0"/>
        <w:rPr>
          <w:ins w:id="1422" w:author="Evgeny Sukharev" w:date="2021-06-17T22:35:00Z"/>
        </w:rPr>
        <w:pPrChange w:id="1423" w:author="Evgeny Sukharev" w:date="2021-06-14T19:40:00Z">
          <w:pPr>
            <w:pStyle w:val="affffff4"/>
          </w:pPr>
        </w:pPrChange>
      </w:pPr>
      <w:ins w:id="1424" w:author="Evgeny Sukharev" w:date="2021-06-14T19:40:00Z">
        <w:r>
          <w:t>Исходя из длительности работ и коэффициента загрузки членов проектной команды, определим их трудозатраты при реализации проекта (табл. 1.2).</w:t>
        </w:r>
      </w:ins>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B362EF" w14:paraId="7B693C99" w14:textId="77777777" w:rsidTr="00274593">
        <w:trPr>
          <w:trHeight w:val="556"/>
          <w:ins w:id="1425"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248081F" w14:textId="77777777" w:rsidR="00B362EF" w:rsidRDefault="00B362EF" w:rsidP="00274593">
            <w:pPr>
              <w:keepNext/>
              <w:keepLines/>
              <w:spacing w:line="240" w:lineRule="auto"/>
              <w:ind w:right="-108" w:firstLine="0"/>
              <w:contextualSpacing/>
              <w:jc w:val="center"/>
              <w:rPr>
                <w:ins w:id="1426" w:author="Evgeny Sukharev" w:date="2021-06-17T22:37:00Z"/>
                <w:rFonts w:eastAsia="Times New Roman"/>
                <w:b/>
                <w:sz w:val="24"/>
                <w:szCs w:val="24"/>
              </w:rPr>
            </w:pPr>
            <w:ins w:id="1427" w:author="Evgeny Sukharev" w:date="2021-06-17T22:37:00Z">
              <w:r>
                <w:rPr>
                  <w:rFonts w:eastAsia="Times New Roman"/>
                  <w:b/>
                  <w:sz w:val="24"/>
                  <w:szCs w:val="24"/>
                </w:rPr>
                <w:t>№</w:t>
              </w:r>
            </w:ins>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206C454F" w14:textId="77777777" w:rsidR="00B362EF" w:rsidRDefault="00B362EF" w:rsidP="00274593">
            <w:pPr>
              <w:keepNext/>
              <w:keepLines/>
              <w:spacing w:line="240" w:lineRule="auto"/>
              <w:ind w:firstLine="0"/>
              <w:jc w:val="center"/>
              <w:rPr>
                <w:ins w:id="1428" w:author="Evgeny Sukharev" w:date="2021-06-17T22:37:00Z"/>
                <w:rFonts w:eastAsia="Times New Roman"/>
                <w:b/>
                <w:sz w:val="24"/>
                <w:szCs w:val="24"/>
              </w:rPr>
            </w:pPr>
            <w:ins w:id="1429" w:author="Evgeny Sukharev" w:date="2021-06-17T22:37:00Z">
              <w:r>
                <w:rPr>
                  <w:rFonts w:eastAsia="Times New Roman"/>
                  <w:b/>
                  <w:sz w:val="24"/>
                  <w:szCs w:val="24"/>
                </w:rPr>
                <w:t>Исполнитель</w:t>
              </w:r>
            </w:ins>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4ABBC71" w14:textId="77777777" w:rsidR="00B362EF" w:rsidRDefault="00B362EF" w:rsidP="00274593">
            <w:pPr>
              <w:keepNext/>
              <w:keepLines/>
              <w:spacing w:line="240" w:lineRule="auto"/>
              <w:ind w:firstLine="0"/>
              <w:jc w:val="center"/>
              <w:rPr>
                <w:ins w:id="1430" w:author="Evgeny Sukharev" w:date="2021-06-17T22:37:00Z"/>
                <w:rFonts w:eastAsia="Times New Roman"/>
                <w:b/>
                <w:sz w:val="24"/>
                <w:szCs w:val="24"/>
              </w:rPr>
            </w:pPr>
            <w:ins w:id="1431" w:author="Evgeny Sukharev" w:date="2021-06-17T22:37:00Z">
              <w:r>
                <w:rPr>
                  <w:rFonts w:eastAsia="Times New Roman"/>
                  <w:b/>
                  <w:sz w:val="24"/>
                  <w:szCs w:val="24"/>
                </w:rPr>
                <w:t>Трудозатраты, человеко-часов</w:t>
              </w:r>
            </w:ins>
          </w:p>
        </w:tc>
      </w:tr>
      <w:tr w:rsidR="00B362EF" w14:paraId="4196B480" w14:textId="77777777" w:rsidTr="00274593">
        <w:trPr>
          <w:trHeight w:val="417"/>
          <w:ins w:id="1432"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0F46BC09" w14:textId="77777777" w:rsidR="00B362EF" w:rsidRDefault="00B362EF" w:rsidP="00274593">
            <w:pPr>
              <w:keepNext/>
              <w:keepLines/>
              <w:spacing w:line="240" w:lineRule="auto"/>
              <w:ind w:firstLine="0"/>
              <w:jc w:val="center"/>
              <w:rPr>
                <w:ins w:id="1433" w:author="Evgeny Sukharev" w:date="2021-06-17T22:37:00Z"/>
                <w:rFonts w:eastAsia="Times New Roman" w:cs="Times New Roman"/>
                <w:sz w:val="24"/>
                <w:szCs w:val="28"/>
              </w:rPr>
            </w:pPr>
            <w:ins w:id="1434" w:author="Evgeny Sukharev" w:date="2021-06-17T22:37:00Z">
              <w:r>
                <w:rPr>
                  <w:rFonts w:eastAsia="Times New Roman" w:cs="Times New Roman"/>
                  <w:sz w:val="24"/>
                  <w:szCs w:val="28"/>
                </w:rPr>
                <w:t>1</w:t>
              </w:r>
            </w:ins>
          </w:p>
        </w:tc>
        <w:tc>
          <w:tcPr>
            <w:tcW w:w="2691" w:type="pct"/>
            <w:tcBorders>
              <w:top w:val="single" w:sz="6" w:space="0" w:color="000000"/>
              <w:left w:val="single" w:sz="6" w:space="0" w:color="000000"/>
              <w:bottom w:val="single" w:sz="6" w:space="0" w:color="000000"/>
              <w:right w:val="single" w:sz="6" w:space="0" w:color="000000"/>
            </w:tcBorders>
            <w:hideMark/>
          </w:tcPr>
          <w:p w14:paraId="27A861E3" w14:textId="77777777" w:rsidR="00B362EF" w:rsidRDefault="00B362EF" w:rsidP="00274593">
            <w:pPr>
              <w:pStyle w:val="a9"/>
              <w:spacing w:before="0" w:beforeAutospacing="0" w:after="0" w:afterAutospacing="0" w:line="256" w:lineRule="auto"/>
              <w:rPr>
                <w:ins w:id="1435" w:author="Evgeny Sukharev" w:date="2021-06-17T22:37:00Z"/>
                <w:szCs w:val="28"/>
                <w:lang w:eastAsia="en-US"/>
              </w:rPr>
            </w:pPr>
            <w:ins w:id="1436" w:author="Evgeny Sukharev" w:date="2021-06-17T22:37:00Z">
              <w:r>
                <w:rPr>
                  <w:szCs w:val="28"/>
                  <w:lang w:eastAsia="en-US"/>
                </w:rPr>
                <w:t>Менеджер проекта</w:t>
              </w:r>
            </w:ins>
          </w:p>
        </w:tc>
        <w:tc>
          <w:tcPr>
            <w:tcW w:w="1963" w:type="pct"/>
            <w:tcBorders>
              <w:top w:val="single" w:sz="6" w:space="0" w:color="000000"/>
              <w:left w:val="single" w:sz="6" w:space="0" w:color="000000"/>
              <w:bottom w:val="single" w:sz="6" w:space="0" w:color="000000"/>
              <w:right w:val="single" w:sz="6" w:space="0" w:color="000000"/>
            </w:tcBorders>
            <w:hideMark/>
          </w:tcPr>
          <w:p w14:paraId="01C01949" w14:textId="77777777" w:rsidR="00B362EF" w:rsidRDefault="00B362EF" w:rsidP="00274593">
            <w:pPr>
              <w:pStyle w:val="a9"/>
              <w:spacing w:before="0" w:beforeAutospacing="0" w:after="0" w:afterAutospacing="0" w:line="256" w:lineRule="auto"/>
              <w:rPr>
                <w:ins w:id="1437" w:author="Evgeny Sukharev" w:date="2021-06-17T22:37:00Z"/>
                <w:szCs w:val="28"/>
                <w:lang w:eastAsia="en-US"/>
              </w:rPr>
            </w:pPr>
            <w:ins w:id="1438" w:author="Evgeny Sukharev" w:date="2021-06-17T22:37:00Z">
              <w:r>
                <w:rPr>
                  <w:szCs w:val="28"/>
                  <w:lang w:eastAsia="en-US"/>
                </w:rPr>
                <w:t>280,4</w:t>
              </w:r>
            </w:ins>
          </w:p>
        </w:tc>
      </w:tr>
      <w:tr w:rsidR="00B362EF" w14:paraId="08EE722E" w14:textId="77777777" w:rsidTr="00274593">
        <w:trPr>
          <w:trHeight w:val="417"/>
          <w:ins w:id="1439"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D976812" w14:textId="77777777" w:rsidR="00B362EF" w:rsidRDefault="00B362EF" w:rsidP="00274593">
            <w:pPr>
              <w:keepNext/>
              <w:keepLines/>
              <w:spacing w:line="240" w:lineRule="auto"/>
              <w:ind w:firstLine="0"/>
              <w:jc w:val="center"/>
              <w:rPr>
                <w:ins w:id="1440" w:author="Evgeny Sukharev" w:date="2021-06-17T22:37:00Z"/>
                <w:rFonts w:eastAsia="Times New Roman" w:cs="Times New Roman"/>
                <w:sz w:val="24"/>
                <w:szCs w:val="28"/>
              </w:rPr>
            </w:pPr>
            <w:ins w:id="1441" w:author="Evgeny Sukharev" w:date="2021-06-17T22:37:00Z">
              <w:r>
                <w:rPr>
                  <w:rFonts w:eastAsia="Times New Roman" w:cs="Times New Roman"/>
                  <w:sz w:val="24"/>
                  <w:szCs w:val="28"/>
                </w:rPr>
                <w:t>2</w:t>
              </w:r>
            </w:ins>
          </w:p>
        </w:tc>
        <w:tc>
          <w:tcPr>
            <w:tcW w:w="2691" w:type="pct"/>
            <w:tcBorders>
              <w:top w:val="single" w:sz="6" w:space="0" w:color="000000"/>
              <w:left w:val="single" w:sz="6" w:space="0" w:color="000000"/>
              <w:bottom w:val="single" w:sz="6" w:space="0" w:color="000000"/>
              <w:right w:val="single" w:sz="6" w:space="0" w:color="000000"/>
            </w:tcBorders>
            <w:hideMark/>
          </w:tcPr>
          <w:p w14:paraId="448055A7" w14:textId="77777777" w:rsidR="00B362EF" w:rsidRDefault="00B362EF" w:rsidP="00274593">
            <w:pPr>
              <w:pStyle w:val="a9"/>
              <w:spacing w:before="0" w:beforeAutospacing="0" w:after="0" w:afterAutospacing="0" w:line="256" w:lineRule="auto"/>
              <w:rPr>
                <w:ins w:id="1442" w:author="Evgeny Sukharev" w:date="2021-06-17T22:37:00Z"/>
                <w:szCs w:val="28"/>
                <w:lang w:eastAsia="en-US"/>
              </w:rPr>
            </w:pPr>
            <w:ins w:id="1443" w:author="Evgeny Sukharev" w:date="2021-06-17T22:37:00Z">
              <w:r>
                <w:rPr>
                  <w:color w:val="000000" w:themeColor="text1"/>
                  <w:szCs w:val="28"/>
                  <w:lang w:val="en-US" w:eastAsia="en-US"/>
                </w:rPr>
                <w:t>Бизнес-аналитик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0A62BCB7" w14:textId="77777777" w:rsidR="00B362EF" w:rsidRDefault="00B362EF" w:rsidP="00274593">
            <w:pPr>
              <w:pStyle w:val="a9"/>
              <w:spacing w:before="0" w:beforeAutospacing="0" w:after="0" w:afterAutospacing="0" w:line="256" w:lineRule="auto"/>
              <w:rPr>
                <w:ins w:id="1444" w:author="Evgeny Sukharev" w:date="2021-06-17T22:37:00Z"/>
                <w:szCs w:val="28"/>
                <w:lang w:eastAsia="en-US"/>
              </w:rPr>
            </w:pPr>
            <w:ins w:id="1445" w:author="Evgeny Sukharev" w:date="2021-06-17T22:37:00Z">
              <w:r>
                <w:rPr>
                  <w:color w:val="000000" w:themeColor="text1"/>
                  <w:szCs w:val="28"/>
                  <w:lang w:val="en-US" w:eastAsia="en-US"/>
                </w:rPr>
                <w:t>230,4</w:t>
              </w:r>
            </w:ins>
          </w:p>
        </w:tc>
      </w:tr>
      <w:tr w:rsidR="00B362EF" w14:paraId="6FAFD86B" w14:textId="77777777" w:rsidTr="00274593">
        <w:trPr>
          <w:trHeight w:val="417"/>
          <w:ins w:id="1446"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E9EFCF1" w14:textId="77777777" w:rsidR="00B362EF" w:rsidRDefault="00B362EF" w:rsidP="00274593">
            <w:pPr>
              <w:keepNext/>
              <w:keepLines/>
              <w:spacing w:line="240" w:lineRule="auto"/>
              <w:ind w:firstLine="0"/>
              <w:jc w:val="center"/>
              <w:rPr>
                <w:ins w:id="1447" w:author="Evgeny Sukharev" w:date="2021-06-17T22:37:00Z"/>
                <w:rFonts w:eastAsia="Times New Roman" w:cs="Times New Roman"/>
                <w:sz w:val="24"/>
                <w:szCs w:val="28"/>
              </w:rPr>
            </w:pPr>
            <w:ins w:id="1448" w:author="Evgeny Sukharev" w:date="2021-06-17T22:37:00Z">
              <w:r>
                <w:rPr>
                  <w:rFonts w:eastAsia="Times New Roman" w:cs="Times New Roman"/>
                  <w:sz w:val="24"/>
                  <w:szCs w:val="28"/>
                </w:rPr>
                <w:t>3</w:t>
              </w:r>
            </w:ins>
          </w:p>
        </w:tc>
        <w:tc>
          <w:tcPr>
            <w:tcW w:w="2691" w:type="pct"/>
            <w:tcBorders>
              <w:top w:val="single" w:sz="6" w:space="0" w:color="000000"/>
              <w:left w:val="single" w:sz="6" w:space="0" w:color="000000"/>
              <w:bottom w:val="single" w:sz="6" w:space="0" w:color="000000"/>
              <w:right w:val="single" w:sz="6" w:space="0" w:color="000000"/>
            </w:tcBorders>
            <w:hideMark/>
          </w:tcPr>
          <w:p w14:paraId="745A8629" w14:textId="77777777" w:rsidR="00B362EF" w:rsidRDefault="00B362EF" w:rsidP="00274593">
            <w:pPr>
              <w:pStyle w:val="a9"/>
              <w:spacing w:before="0" w:beforeAutospacing="0" w:after="0" w:afterAutospacing="0" w:line="256" w:lineRule="auto"/>
              <w:rPr>
                <w:ins w:id="1449" w:author="Evgeny Sukharev" w:date="2021-06-17T22:37:00Z"/>
                <w:szCs w:val="28"/>
                <w:lang w:eastAsia="en-US"/>
              </w:rPr>
            </w:pPr>
            <w:ins w:id="1450" w:author="Evgeny Sukharev" w:date="2021-06-17T22:37:00Z">
              <w:r>
                <w:rPr>
                  <w:color w:val="000000" w:themeColor="text1"/>
                  <w:szCs w:val="28"/>
                  <w:lang w:val="en-US" w:eastAsia="en-US"/>
                </w:rPr>
                <w:t>Системный аналитик</w:t>
              </w:r>
            </w:ins>
          </w:p>
        </w:tc>
        <w:tc>
          <w:tcPr>
            <w:tcW w:w="1963" w:type="pct"/>
            <w:tcBorders>
              <w:top w:val="single" w:sz="6" w:space="0" w:color="000000"/>
              <w:left w:val="single" w:sz="6" w:space="0" w:color="000000"/>
              <w:bottom w:val="single" w:sz="6" w:space="0" w:color="000000"/>
              <w:right w:val="single" w:sz="6" w:space="0" w:color="000000"/>
            </w:tcBorders>
            <w:hideMark/>
          </w:tcPr>
          <w:p w14:paraId="4FD9C037" w14:textId="77777777" w:rsidR="00B362EF" w:rsidRDefault="00B362EF" w:rsidP="00274593">
            <w:pPr>
              <w:pStyle w:val="a9"/>
              <w:spacing w:before="0" w:beforeAutospacing="0" w:after="0" w:afterAutospacing="0" w:line="256" w:lineRule="auto"/>
              <w:rPr>
                <w:ins w:id="1451" w:author="Evgeny Sukharev" w:date="2021-06-17T22:37:00Z"/>
                <w:szCs w:val="28"/>
                <w:lang w:eastAsia="en-US"/>
              </w:rPr>
            </w:pPr>
            <w:ins w:id="1452" w:author="Evgeny Sukharev" w:date="2021-06-17T22:37:00Z">
              <w:r>
                <w:rPr>
                  <w:color w:val="000000" w:themeColor="text1"/>
                  <w:szCs w:val="28"/>
                  <w:lang w:val="en-US" w:eastAsia="en-US"/>
                </w:rPr>
                <w:t>144</w:t>
              </w:r>
            </w:ins>
          </w:p>
        </w:tc>
      </w:tr>
      <w:tr w:rsidR="00B362EF" w14:paraId="338C8E07" w14:textId="77777777" w:rsidTr="00274593">
        <w:trPr>
          <w:trHeight w:val="417"/>
          <w:ins w:id="1453"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80E63ED" w14:textId="77777777" w:rsidR="00B362EF" w:rsidRDefault="00B362EF" w:rsidP="00274593">
            <w:pPr>
              <w:keepNext/>
              <w:keepLines/>
              <w:spacing w:line="240" w:lineRule="auto"/>
              <w:ind w:firstLine="0"/>
              <w:jc w:val="center"/>
              <w:rPr>
                <w:ins w:id="1454" w:author="Evgeny Sukharev" w:date="2021-06-17T22:37:00Z"/>
                <w:rFonts w:eastAsia="Times New Roman" w:cs="Times New Roman"/>
                <w:sz w:val="24"/>
                <w:szCs w:val="28"/>
              </w:rPr>
            </w:pPr>
            <w:ins w:id="1455" w:author="Evgeny Sukharev" w:date="2021-06-17T22:37:00Z">
              <w:r>
                <w:rPr>
                  <w:rFonts w:eastAsia="Times New Roman" w:cs="Times New Roman"/>
                  <w:sz w:val="24"/>
                  <w:szCs w:val="28"/>
                </w:rPr>
                <w:t>4</w:t>
              </w:r>
            </w:ins>
          </w:p>
        </w:tc>
        <w:tc>
          <w:tcPr>
            <w:tcW w:w="2691" w:type="pct"/>
            <w:tcBorders>
              <w:top w:val="single" w:sz="6" w:space="0" w:color="000000"/>
              <w:left w:val="single" w:sz="6" w:space="0" w:color="000000"/>
              <w:bottom w:val="single" w:sz="6" w:space="0" w:color="000000"/>
              <w:right w:val="single" w:sz="6" w:space="0" w:color="000000"/>
            </w:tcBorders>
            <w:hideMark/>
          </w:tcPr>
          <w:p w14:paraId="6B1C5A08" w14:textId="77777777" w:rsidR="00B362EF" w:rsidRDefault="00B362EF" w:rsidP="00274593">
            <w:pPr>
              <w:pStyle w:val="a9"/>
              <w:spacing w:before="0" w:beforeAutospacing="0" w:after="0" w:afterAutospacing="0" w:line="256" w:lineRule="auto"/>
              <w:rPr>
                <w:ins w:id="1456" w:author="Evgeny Sukharev" w:date="2021-06-17T22:37:00Z"/>
                <w:szCs w:val="28"/>
                <w:lang w:eastAsia="en-US"/>
              </w:rPr>
            </w:pPr>
            <w:ins w:id="1457" w:author="Evgeny Sukharev" w:date="2021-06-17T22:37:00Z">
              <w:r>
                <w:rPr>
                  <w:color w:val="000000" w:themeColor="text1"/>
                  <w:szCs w:val="28"/>
                  <w:lang w:val="en-US" w:eastAsia="en-US"/>
                </w:rPr>
                <w:t>Тестировщик</w:t>
              </w:r>
            </w:ins>
          </w:p>
        </w:tc>
        <w:tc>
          <w:tcPr>
            <w:tcW w:w="1963" w:type="pct"/>
            <w:tcBorders>
              <w:top w:val="single" w:sz="6" w:space="0" w:color="000000"/>
              <w:left w:val="single" w:sz="6" w:space="0" w:color="000000"/>
              <w:bottom w:val="single" w:sz="6" w:space="0" w:color="000000"/>
              <w:right w:val="single" w:sz="6" w:space="0" w:color="000000"/>
            </w:tcBorders>
            <w:hideMark/>
          </w:tcPr>
          <w:p w14:paraId="39B6C411" w14:textId="77777777" w:rsidR="00B362EF" w:rsidRDefault="00B362EF" w:rsidP="00274593">
            <w:pPr>
              <w:pStyle w:val="a9"/>
              <w:spacing w:before="0" w:beforeAutospacing="0" w:after="0" w:afterAutospacing="0" w:line="256" w:lineRule="auto"/>
              <w:rPr>
                <w:ins w:id="1458" w:author="Evgeny Sukharev" w:date="2021-06-17T22:37:00Z"/>
                <w:szCs w:val="28"/>
                <w:lang w:eastAsia="en-US"/>
              </w:rPr>
            </w:pPr>
            <w:ins w:id="1459" w:author="Evgeny Sukharev" w:date="2021-06-17T22:37:00Z">
              <w:r>
                <w:rPr>
                  <w:color w:val="000000" w:themeColor="text1"/>
                  <w:szCs w:val="28"/>
                  <w:lang w:val="en-US" w:eastAsia="en-US"/>
                </w:rPr>
                <w:t>256</w:t>
              </w:r>
            </w:ins>
          </w:p>
        </w:tc>
      </w:tr>
      <w:tr w:rsidR="00B362EF" w14:paraId="460F0CED" w14:textId="77777777" w:rsidTr="00274593">
        <w:trPr>
          <w:trHeight w:val="417"/>
          <w:ins w:id="1460"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23171D1" w14:textId="77777777" w:rsidR="00B362EF" w:rsidRDefault="00B362EF" w:rsidP="00274593">
            <w:pPr>
              <w:keepNext/>
              <w:keepLines/>
              <w:spacing w:line="240" w:lineRule="auto"/>
              <w:ind w:firstLine="0"/>
              <w:jc w:val="center"/>
              <w:rPr>
                <w:ins w:id="1461" w:author="Evgeny Sukharev" w:date="2021-06-17T22:37:00Z"/>
                <w:rFonts w:eastAsia="Times New Roman" w:cs="Times New Roman"/>
                <w:sz w:val="24"/>
                <w:szCs w:val="28"/>
              </w:rPr>
            </w:pPr>
            <w:ins w:id="1462" w:author="Evgeny Sukharev" w:date="2021-06-17T22:37:00Z">
              <w:r>
                <w:rPr>
                  <w:rFonts w:eastAsia="Times New Roman" w:cs="Times New Roman"/>
                  <w:sz w:val="24"/>
                  <w:szCs w:val="28"/>
                </w:rPr>
                <w:t>5</w:t>
              </w:r>
            </w:ins>
          </w:p>
        </w:tc>
        <w:tc>
          <w:tcPr>
            <w:tcW w:w="2691" w:type="pct"/>
            <w:tcBorders>
              <w:top w:val="single" w:sz="6" w:space="0" w:color="000000"/>
              <w:left w:val="single" w:sz="6" w:space="0" w:color="000000"/>
              <w:bottom w:val="single" w:sz="6" w:space="0" w:color="000000"/>
              <w:right w:val="single" w:sz="6" w:space="0" w:color="000000"/>
            </w:tcBorders>
            <w:hideMark/>
          </w:tcPr>
          <w:p w14:paraId="2DE83F83" w14:textId="77777777" w:rsidR="00B362EF" w:rsidRDefault="00B362EF" w:rsidP="00274593">
            <w:pPr>
              <w:pStyle w:val="a9"/>
              <w:spacing w:before="0" w:beforeAutospacing="0" w:after="0" w:afterAutospacing="0" w:line="256" w:lineRule="auto"/>
              <w:rPr>
                <w:ins w:id="1463" w:author="Evgeny Sukharev" w:date="2021-06-17T22:37:00Z"/>
                <w:szCs w:val="28"/>
                <w:lang w:eastAsia="en-US"/>
              </w:rPr>
            </w:pPr>
            <w:ins w:id="1464" w:author="Evgeny Sukharev" w:date="2021-06-17T22:37:00Z">
              <w:r>
                <w:rPr>
                  <w:color w:val="000000" w:themeColor="text1"/>
                  <w:szCs w:val="28"/>
                  <w:lang w:val="en-US" w:eastAsia="en-US"/>
                </w:rPr>
                <w:t>Специалист по внедрению</w:t>
              </w:r>
            </w:ins>
          </w:p>
        </w:tc>
        <w:tc>
          <w:tcPr>
            <w:tcW w:w="1963" w:type="pct"/>
            <w:tcBorders>
              <w:top w:val="single" w:sz="6" w:space="0" w:color="000000"/>
              <w:left w:val="single" w:sz="6" w:space="0" w:color="000000"/>
              <w:bottom w:val="single" w:sz="6" w:space="0" w:color="000000"/>
              <w:right w:val="single" w:sz="6" w:space="0" w:color="000000"/>
            </w:tcBorders>
            <w:hideMark/>
          </w:tcPr>
          <w:p w14:paraId="41D93D3C" w14:textId="77777777" w:rsidR="00B362EF" w:rsidRDefault="00B362EF" w:rsidP="00274593">
            <w:pPr>
              <w:pStyle w:val="a9"/>
              <w:spacing w:before="0" w:beforeAutospacing="0" w:after="0" w:afterAutospacing="0" w:line="256" w:lineRule="auto"/>
              <w:rPr>
                <w:ins w:id="1465" w:author="Evgeny Sukharev" w:date="2021-06-17T22:37:00Z"/>
                <w:szCs w:val="28"/>
                <w:lang w:eastAsia="en-US"/>
              </w:rPr>
            </w:pPr>
            <w:ins w:id="1466" w:author="Evgeny Sukharev" w:date="2021-06-17T22:37:00Z">
              <w:r>
                <w:rPr>
                  <w:color w:val="000000" w:themeColor="text1"/>
                  <w:szCs w:val="28"/>
                  <w:lang w:val="en-US" w:eastAsia="en-US"/>
                </w:rPr>
                <w:t>80</w:t>
              </w:r>
            </w:ins>
          </w:p>
        </w:tc>
      </w:tr>
      <w:tr w:rsidR="00B362EF" w14:paraId="48BF614A" w14:textId="77777777" w:rsidTr="00274593">
        <w:trPr>
          <w:trHeight w:val="417"/>
          <w:ins w:id="1467"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4A6FA9AD" w14:textId="77777777" w:rsidR="00B362EF" w:rsidRDefault="00B362EF" w:rsidP="00274593">
            <w:pPr>
              <w:keepNext/>
              <w:keepLines/>
              <w:spacing w:line="240" w:lineRule="auto"/>
              <w:ind w:firstLine="0"/>
              <w:jc w:val="center"/>
              <w:rPr>
                <w:ins w:id="1468" w:author="Evgeny Sukharev" w:date="2021-06-17T22:37:00Z"/>
                <w:rFonts w:eastAsia="Times New Roman" w:cs="Times New Roman"/>
                <w:sz w:val="24"/>
                <w:szCs w:val="28"/>
              </w:rPr>
            </w:pPr>
            <w:ins w:id="1469" w:author="Evgeny Sukharev" w:date="2021-06-17T22:37:00Z">
              <w:r>
                <w:rPr>
                  <w:rFonts w:eastAsia="Times New Roman" w:cs="Times New Roman"/>
                  <w:sz w:val="24"/>
                  <w:szCs w:val="28"/>
                </w:rPr>
                <w:t>6</w:t>
              </w:r>
            </w:ins>
          </w:p>
        </w:tc>
        <w:tc>
          <w:tcPr>
            <w:tcW w:w="2691" w:type="pct"/>
            <w:tcBorders>
              <w:top w:val="single" w:sz="6" w:space="0" w:color="000000"/>
              <w:left w:val="single" w:sz="6" w:space="0" w:color="000000"/>
              <w:bottom w:val="single" w:sz="6" w:space="0" w:color="000000"/>
              <w:right w:val="single" w:sz="6" w:space="0" w:color="000000"/>
            </w:tcBorders>
            <w:hideMark/>
          </w:tcPr>
          <w:p w14:paraId="38CD39EC" w14:textId="77777777" w:rsidR="00B362EF" w:rsidRDefault="00B362EF" w:rsidP="00274593">
            <w:pPr>
              <w:pStyle w:val="a9"/>
              <w:spacing w:before="0" w:beforeAutospacing="0" w:after="0" w:afterAutospacing="0" w:line="256" w:lineRule="auto"/>
              <w:rPr>
                <w:ins w:id="1470" w:author="Evgeny Sukharev" w:date="2021-06-17T22:37:00Z"/>
                <w:szCs w:val="28"/>
                <w:lang w:eastAsia="en-US"/>
              </w:rPr>
            </w:pPr>
            <w:ins w:id="1471" w:author="Evgeny Sukharev" w:date="2021-06-17T22:37:00Z">
              <w:r>
                <w:rPr>
                  <w:color w:val="000000" w:themeColor="text1"/>
                  <w:szCs w:val="28"/>
                  <w:lang w:val="en-US" w:eastAsia="en-US"/>
                </w:rPr>
                <w:t>Дизайнер</w:t>
              </w:r>
            </w:ins>
          </w:p>
        </w:tc>
        <w:tc>
          <w:tcPr>
            <w:tcW w:w="1963" w:type="pct"/>
            <w:tcBorders>
              <w:top w:val="single" w:sz="6" w:space="0" w:color="000000"/>
              <w:left w:val="single" w:sz="6" w:space="0" w:color="000000"/>
              <w:bottom w:val="single" w:sz="6" w:space="0" w:color="000000"/>
              <w:right w:val="single" w:sz="6" w:space="0" w:color="000000"/>
            </w:tcBorders>
            <w:hideMark/>
          </w:tcPr>
          <w:p w14:paraId="3433F80A" w14:textId="77777777" w:rsidR="00B362EF" w:rsidRDefault="00B362EF" w:rsidP="00274593">
            <w:pPr>
              <w:pStyle w:val="a9"/>
              <w:spacing w:before="0" w:beforeAutospacing="0" w:after="0" w:afterAutospacing="0" w:line="256" w:lineRule="auto"/>
              <w:rPr>
                <w:ins w:id="1472" w:author="Evgeny Sukharev" w:date="2021-06-17T22:37:00Z"/>
                <w:szCs w:val="28"/>
                <w:lang w:eastAsia="en-US"/>
              </w:rPr>
            </w:pPr>
            <w:ins w:id="1473" w:author="Evgeny Sukharev" w:date="2021-06-17T22:37:00Z">
              <w:r>
                <w:rPr>
                  <w:color w:val="000000" w:themeColor="text1"/>
                  <w:szCs w:val="28"/>
                  <w:lang w:val="en-US" w:eastAsia="en-US"/>
                </w:rPr>
                <w:t>48</w:t>
              </w:r>
            </w:ins>
          </w:p>
        </w:tc>
      </w:tr>
      <w:tr w:rsidR="00B362EF" w14:paraId="3734C9A7" w14:textId="77777777" w:rsidTr="00274593">
        <w:trPr>
          <w:trHeight w:val="417"/>
          <w:ins w:id="1474"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1041C90" w14:textId="77777777" w:rsidR="00B362EF" w:rsidRDefault="00B362EF" w:rsidP="00274593">
            <w:pPr>
              <w:keepNext/>
              <w:keepLines/>
              <w:spacing w:line="240" w:lineRule="auto"/>
              <w:ind w:firstLine="0"/>
              <w:jc w:val="center"/>
              <w:rPr>
                <w:ins w:id="1475" w:author="Evgeny Sukharev" w:date="2021-06-17T22:37:00Z"/>
                <w:rFonts w:eastAsia="Times New Roman" w:cs="Times New Roman"/>
                <w:sz w:val="24"/>
                <w:szCs w:val="28"/>
              </w:rPr>
            </w:pPr>
            <w:ins w:id="1476" w:author="Evgeny Sukharev" w:date="2021-06-17T22:37:00Z">
              <w:r>
                <w:rPr>
                  <w:rFonts w:eastAsia="Times New Roman" w:cs="Times New Roman"/>
                  <w:sz w:val="24"/>
                  <w:szCs w:val="28"/>
                </w:rPr>
                <w:t>7</w:t>
              </w:r>
            </w:ins>
          </w:p>
        </w:tc>
        <w:tc>
          <w:tcPr>
            <w:tcW w:w="2691" w:type="pct"/>
            <w:tcBorders>
              <w:top w:val="single" w:sz="6" w:space="0" w:color="000000"/>
              <w:left w:val="single" w:sz="6" w:space="0" w:color="000000"/>
              <w:bottom w:val="single" w:sz="6" w:space="0" w:color="000000"/>
              <w:right w:val="single" w:sz="6" w:space="0" w:color="000000"/>
            </w:tcBorders>
            <w:hideMark/>
          </w:tcPr>
          <w:p w14:paraId="45C8A17F" w14:textId="77777777" w:rsidR="00B362EF" w:rsidRDefault="00B362EF" w:rsidP="00274593">
            <w:pPr>
              <w:pStyle w:val="a9"/>
              <w:spacing w:before="0" w:beforeAutospacing="0" w:after="0" w:afterAutospacing="0" w:line="256" w:lineRule="auto"/>
              <w:rPr>
                <w:ins w:id="1477" w:author="Evgeny Sukharev" w:date="2021-06-17T22:37:00Z"/>
                <w:szCs w:val="28"/>
                <w:lang w:eastAsia="en-US"/>
              </w:rPr>
            </w:pPr>
            <w:ins w:id="1478" w:author="Evgeny Sukharev" w:date="2021-06-17T22:37:00Z">
              <w:r>
                <w:rPr>
                  <w:color w:val="000000" w:themeColor="text1"/>
                  <w:szCs w:val="28"/>
                  <w:lang w:val="en-US" w:eastAsia="en-US"/>
                </w:rPr>
                <w:t>Frontend-разработчик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CE84F3E" w14:textId="77777777" w:rsidR="00B362EF" w:rsidRDefault="00B362EF" w:rsidP="00274593">
            <w:pPr>
              <w:pStyle w:val="a9"/>
              <w:spacing w:before="0" w:beforeAutospacing="0" w:after="0" w:afterAutospacing="0" w:line="256" w:lineRule="auto"/>
              <w:rPr>
                <w:ins w:id="1479" w:author="Evgeny Sukharev" w:date="2021-06-17T22:37:00Z"/>
                <w:szCs w:val="28"/>
                <w:lang w:eastAsia="en-US"/>
              </w:rPr>
            </w:pPr>
            <w:ins w:id="1480" w:author="Evgeny Sukharev" w:date="2021-06-17T22:37:00Z">
              <w:r>
                <w:rPr>
                  <w:color w:val="000000" w:themeColor="text1"/>
                  <w:szCs w:val="28"/>
                  <w:lang w:val="en-US" w:eastAsia="en-US"/>
                </w:rPr>
                <w:t>348</w:t>
              </w:r>
            </w:ins>
          </w:p>
        </w:tc>
      </w:tr>
      <w:tr w:rsidR="00B362EF" w14:paraId="0A4A57D8" w14:textId="77777777" w:rsidTr="00274593">
        <w:trPr>
          <w:trHeight w:val="417"/>
          <w:ins w:id="1481" w:author="Evgeny Sukharev" w:date="2021-06-17T22:37: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7F28D41F" w14:textId="77777777" w:rsidR="00B362EF" w:rsidRDefault="00B362EF" w:rsidP="00274593">
            <w:pPr>
              <w:keepNext/>
              <w:keepLines/>
              <w:spacing w:line="240" w:lineRule="auto"/>
              <w:ind w:firstLine="0"/>
              <w:jc w:val="center"/>
              <w:rPr>
                <w:ins w:id="1482" w:author="Evgeny Sukharev" w:date="2021-06-17T22:37:00Z"/>
                <w:rFonts w:eastAsia="Times New Roman" w:cs="Times New Roman"/>
                <w:sz w:val="24"/>
                <w:szCs w:val="28"/>
              </w:rPr>
            </w:pPr>
            <w:ins w:id="1483" w:author="Evgeny Sukharev" w:date="2021-06-17T22:37:00Z">
              <w:r>
                <w:rPr>
                  <w:rFonts w:eastAsia="Times New Roman" w:cs="Times New Roman"/>
                  <w:sz w:val="24"/>
                  <w:szCs w:val="28"/>
                </w:rPr>
                <w:t>8</w:t>
              </w:r>
            </w:ins>
          </w:p>
        </w:tc>
        <w:tc>
          <w:tcPr>
            <w:tcW w:w="2691" w:type="pct"/>
            <w:tcBorders>
              <w:top w:val="single" w:sz="6" w:space="0" w:color="000000"/>
              <w:left w:val="single" w:sz="6" w:space="0" w:color="000000"/>
              <w:bottom w:val="single" w:sz="6" w:space="0" w:color="000000"/>
              <w:right w:val="single" w:sz="6" w:space="0" w:color="000000"/>
            </w:tcBorders>
            <w:hideMark/>
          </w:tcPr>
          <w:p w14:paraId="5C5E9BE7" w14:textId="77777777" w:rsidR="00B362EF" w:rsidRDefault="00B362EF" w:rsidP="00274593">
            <w:pPr>
              <w:pStyle w:val="a9"/>
              <w:spacing w:before="0" w:beforeAutospacing="0" w:after="0" w:afterAutospacing="0" w:line="256" w:lineRule="auto"/>
              <w:rPr>
                <w:ins w:id="1484" w:author="Evgeny Sukharev" w:date="2021-06-17T22:37:00Z"/>
                <w:color w:val="000000" w:themeColor="text1"/>
                <w:szCs w:val="28"/>
                <w:lang w:eastAsia="en-US"/>
              </w:rPr>
            </w:pPr>
            <w:ins w:id="1485" w:author="Evgeny Sukharev" w:date="2021-06-17T22:37:00Z">
              <w:r>
                <w:rPr>
                  <w:color w:val="000000" w:themeColor="text1"/>
                  <w:szCs w:val="28"/>
                  <w:lang w:val="en-US" w:eastAsia="en-US"/>
                </w:rPr>
                <w:t>Backend-</w:t>
              </w:r>
              <w:r>
                <w:rPr>
                  <w:color w:val="000000" w:themeColor="text1"/>
                  <w:szCs w:val="28"/>
                  <w:lang w:eastAsia="en-US"/>
                </w:rPr>
                <w:t>разработчик</w:t>
              </w:r>
            </w:ins>
          </w:p>
        </w:tc>
        <w:tc>
          <w:tcPr>
            <w:tcW w:w="1963" w:type="pct"/>
            <w:tcBorders>
              <w:top w:val="single" w:sz="6" w:space="0" w:color="000000"/>
              <w:left w:val="single" w:sz="6" w:space="0" w:color="000000"/>
              <w:bottom w:val="single" w:sz="6" w:space="0" w:color="000000"/>
              <w:right w:val="single" w:sz="6" w:space="0" w:color="000000"/>
            </w:tcBorders>
            <w:hideMark/>
          </w:tcPr>
          <w:p w14:paraId="348FC376" w14:textId="77777777" w:rsidR="00B362EF" w:rsidRDefault="00B362EF" w:rsidP="00274593">
            <w:pPr>
              <w:pStyle w:val="a9"/>
              <w:spacing w:before="0" w:beforeAutospacing="0" w:after="0" w:afterAutospacing="0" w:line="256" w:lineRule="auto"/>
              <w:rPr>
                <w:ins w:id="1486" w:author="Evgeny Sukharev" w:date="2021-06-17T22:37:00Z"/>
                <w:szCs w:val="28"/>
                <w:lang w:eastAsia="en-US"/>
              </w:rPr>
            </w:pPr>
            <w:ins w:id="1487" w:author="Evgeny Sukharev" w:date="2021-06-17T22:37:00Z">
              <w:r>
                <w:rPr>
                  <w:color w:val="000000" w:themeColor="text1"/>
                  <w:szCs w:val="28"/>
                  <w:lang w:val="en-US" w:eastAsia="en-US"/>
                </w:rPr>
                <w:t>260</w:t>
              </w:r>
            </w:ins>
          </w:p>
        </w:tc>
      </w:tr>
    </w:tbl>
    <w:p w14:paraId="0FEFB74E" w14:textId="77777777" w:rsidR="00B362EF" w:rsidRDefault="00B362EF" w:rsidP="00B362EF">
      <w:pPr>
        <w:jc w:val="right"/>
        <w:rPr>
          <w:moveTo w:id="1488" w:author="Evgeny Sukharev" w:date="2021-06-17T22:37:00Z"/>
          <w:rFonts w:eastAsia="Times New Roman"/>
          <w:b/>
          <w:color w:val="000000" w:themeColor="text1"/>
        </w:rPr>
      </w:pPr>
      <w:moveToRangeStart w:id="1489" w:author="Evgeny Sukharev" w:date="2021-06-17T22:37:00Z" w:name="move74861847"/>
      <w:moveTo w:id="1490" w:author="Evgeny Sukharev" w:date="2021-06-17T22:37:00Z">
        <w:r>
          <w:rPr>
            <w:rFonts w:eastAsia="Times New Roman"/>
            <w:b/>
          </w:rPr>
          <w:t>Таблица А.2</w:t>
        </w:r>
      </w:moveTo>
    </w:p>
    <w:p w14:paraId="217734FA" w14:textId="7A57D598" w:rsidR="00B362EF" w:rsidRDefault="00B362EF">
      <w:pPr>
        <w:pStyle w:val="affffff4"/>
      </w:pPr>
      <w:moveTo w:id="1491" w:author="Evgeny Sukharev" w:date="2021-06-17T22:37:00Z">
        <w:r w:rsidRPr="00AB31D0">
          <w:t>Трудозатраты членов проектной команды</w:t>
        </w:r>
      </w:moveTo>
      <w:moveToRangeEnd w:id="1489"/>
    </w:p>
    <w:p w14:paraId="3B7043CA" w14:textId="77777777" w:rsidR="009873F2" w:rsidRDefault="009873F2" w:rsidP="009873F2">
      <w:pPr>
        <w:ind w:firstLine="0"/>
        <w:rPr>
          <w:rFonts w:eastAsia="Times New Roman"/>
        </w:rPr>
      </w:pPr>
      <w:r>
        <w:rPr>
          <w:rFonts w:eastAsia="Times New Roman"/>
          <w:noProof/>
          <w:lang w:eastAsia="ru-RU"/>
        </w:rPr>
        <w:lastRenderedPageBreak/>
        <w:drawing>
          <wp:inline distT="0" distB="0" distL="0" distR="0" wp14:anchorId="52CC225B" wp14:editId="7C4EEF8C">
            <wp:extent cx="6115685" cy="37528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3752850"/>
                    </a:xfrm>
                    <a:prstGeom prst="rect">
                      <a:avLst/>
                    </a:prstGeom>
                    <a:noFill/>
                    <a:ln>
                      <a:noFill/>
                    </a:ln>
                  </pic:spPr>
                </pic:pic>
              </a:graphicData>
            </a:graphic>
          </wp:inline>
        </w:drawing>
      </w:r>
    </w:p>
    <w:p w14:paraId="5CE566C9" w14:textId="5C3CCD3B" w:rsidR="009873F2" w:rsidDel="000159E4" w:rsidRDefault="009873F2" w:rsidP="009873F2">
      <w:pPr>
        <w:pStyle w:val="affffff4"/>
        <w:rPr>
          <w:del w:id="1492" w:author="Evgeny Sukharev" w:date="2021-06-17T22:37:00Z"/>
        </w:rPr>
      </w:pPr>
      <w:r>
        <w:t xml:space="preserve">Рис. </w:t>
      </w:r>
      <w:r w:rsidR="00FC5943">
        <w:t>А</w:t>
      </w:r>
      <w:r w:rsidR="0048591B">
        <w:t>.</w:t>
      </w:r>
      <w:r>
        <w:t>3. Графическое представление Диаграммы Ганта</w:t>
      </w:r>
    </w:p>
    <w:p w14:paraId="67A51505" w14:textId="394970CF" w:rsidR="009873F2" w:rsidDel="00066D02" w:rsidRDefault="009873F2">
      <w:pPr>
        <w:ind w:firstLine="0"/>
        <w:rPr>
          <w:del w:id="1493" w:author="Evgeny Sukharev" w:date="2021-06-14T19:40:00Z"/>
          <w:rFonts w:eastAsia="Times New Roman"/>
        </w:rPr>
        <w:pPrChange w:id="1494" w:author="Evgeny Sukharev" w:date="2021-06-17T22:37:00Z">
          <w:pPr/>
        </w:pPrChange>
      </w:pPr>
    </w:p>
    <w:p w14:paraId="43243F27" w14:textId="5B51EDF0" w:rsidR="009873F2" w:rsidRDefault="009873F2">
      <w:pPr>
        <w:pStyle w:val="affffff4"/>
        <w:pPrChange w:id="1495" w:author="Evgeny Sukharev" w:date="2021-06-17T22:37:00Z">
          <w:pPr/>
        </w:pPrChange>
      </w:pPr>
      <w:del w:id="1496" w:author="Evgeny Sukharev" w:date="2021-06-14T19:40:00Z">
        <w:r w:rsidDel="00066D02">
          <w:delText>Исходя из длительности работ и коэффициента загрузки членов проектной команды, определим их трудозатрат</w:delText>
        </w:r>
        <w:r w:rsidR="00875FB1" w:rsidDel="00066D02">
          <w:delText xml:space="preserve">ы при реализации проекта (табл. </w:delText>
        </w:r>
        <w:r w:rsidR="0048591B" w:rsidDel="00066D02">
          <w:delText>1.</w:delText>
        </w:r>
        <w:r w:rsidDel="00066D02">
          <w:delText>2).</w:delText>
        </w:r>
      </w:del>
    </w:p>
    <w:tbl>
      <w:tblPr>
        <w:tblpPr w:leftFromText="180" w:rightFromText="180" w:bottomFromText="16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79"/>
        <w:gridCol w:w="5274"/>
        <w:gridCol w:w="3847"/>
      </w:tblGrid>
      <w:tr w:rsidR="009873F2" w:rsidDel="00B362EF" w14:paraId="7B3443FE" w14:textId="5355939A" w:rsidTr="009873F2">
        <w:trPr>
          <w:trHeight w:val="556"/>
          <w:del w:id="1497"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09788F1" w14:textId="7F217BAD" w:rsidR="009873F2" w:rsidDel="00B362EF" w:rsidRDefault="009873F2" w:rsidP="009873F2">
            <w:pPr>
              <w:keepNext/>
              <w:keepLines/>
              <w:spacing w:line="240" w:lineRule="auto"/>
              <w:ind w:right="-108" w:firstLine="0"/>
              <w:contextualSpacing/>
              <w:jc w:val="center"/>
              <w:rPr>
                <w:del w:id="1498" w:author="Evgeny Sukharev" w:date="2021-06-17T22:35:00Z"/>
                <w:rFonts w:eastAsia="Times New Roman"/>
                <w:b/>
                <w:sz w:val="24"/>
                <w:szCs w:val="24"/>
              </w:rPr>
            </w:pPr>
            <w:del w:id="1499" w:author="Evgeny Sukharev" w:date="2021-06-17T22:35:00Z">
              <w:r w:rsidDel="00B362EF">
                <w:rPr>
                  <w:rFonts w:eastAsia="Times New Roman"/>
                  <w:b/>
                  <w:sz w:val="24"/>
                  <w:szCs w:val="24"/>
                </w:rPr>
                <w:delText>№</w:delText>
              </w:r>
            </w:del>
          </w:p>
        </w:tc>
        <w:tc>
          <w:tcPr>
            <w:tcW w:w="2691" w:type="pct"/>
            <w:tcBorders>
              <w:top w:val="single" w:sz="6" w:space="0" w:color="000000"/>
              <w:left w:val="single" w:sz="6" w:space="0" w:color="000000"/>
              <w:bottom w:val="single" w:sz="6" w:space="0" w:color="000000"/>
              <w:right w:val="single" w:sz="6" w:space="0" w:color="000000"/>
            </w:tcBorders>
            <w:vAlign w:val="center"/>
            <w:hideMark/>
          </w:tcPr>
          <w:p w14:paraId="306D7439" w14:textId="4292A8B7" w:rsidR="009873F2" w:rsidDel="00B362EF" w:rsidRDefault="009873F2" w:rsidP="009873F2">
            <w:pPr>
              <w:keepNext/>
              <w:keepLines/>
              <w:spacing w:line="240" w:lineRule="auto"/>
              <w:ind w:firstLine="0"/>
              <w:jc w:val="center"/>
              <w:rPr>
                <w:del w:id="1500" w:author="Evgeny Sukharev" w:date="2021-06-17T22:35:00Z"/>
                <w:rFonts w:eastAsia="Times New Roman"/>
                <w:b/>
                <w:sz w:val="24"/>
                <w:szCs w:val="24"/>
              </w:rPr>
            </w:pPr>
            <w:del w:id="1501" w:author="Evgeny Sukharev" w:date="2021-06-17T22:35:00Z">
              <w:r w:rsidDel="00B362EF">
                <w:rPr>
                  <w:rFonts w:eastAsia="Times New Roman"/>
                  <w:b/>
                  <w:sz w:val="24"/>
                  <w:szCs w:val="24"/>
                </w:rPr>
                <w:delText>Исполнитель</w:delText>
              </w:r>
            </w:del>
          </w:p>
        </w:tc>
        <w:tc>
          <w:tcPr>
            <w:tcW w:w="1963" w:type="pct"/>
            <w:tcBorders>
              <w:top w:val="single" w:sz="6" w:space="0" w:color="000000"/>
              <w:left w:val="single" w:sz="6" w:space="0" w:color="000000"/>
              <w:bottom w:val="single" w:sz="6" w:space="0" w:color="000000"/>
              <w:right w:val="single" w:sz="6" w:space="0" w:color="000000"/>
            </w:tcBorders>
            <w:vAlign w:val="center"/>
            <w:hideMark/>
          </w:tcPr>
          <w:p w14:paraId="72106D0B" w14:textId="0F5F3A8B" w:rsidR="009873F2" w:rsidDel="00B362EF" w:rsidRDefault="009873F2" w:rsidP="009873F2">
            <w:pPr>
              <w:keepNext/>
              <w:keepLines/>
              <w:spacing w:line="240" w:lineRule="auto"/>
              <w:ind w:firstLine="0"/>
              <w:jc w:val="center"/>
              <w:rPr>
                <w:del w:id="1502" w:author="Evgeny Sukharev" w:date="2021-06-17T22:35:00Z"/>
                <w:rFonts w:eastAsia="Times New Roman"/>
                <w:b/>
                <w:sz w:val="24"/>
                <w:szCs w:val="24"/>
              </w:rPr>
            </w:pPr>
            <w:del w:id="1503" w:author="Evgeny Sukharev" w:date="2021-06-17T22:35:00Z">
              <w:r w:rsidDel="00B362EF">
                <w:rPr>
                  <w:rFonts w:eastAsia="Times New Roman"/>
                  <w:b/>
                  <w:sz w:val="24"/>
                  <w:szCs w:val="24"/>
                </w:rPr>
                <w:delText>Трудозатраты, человеко-часов</w:delText>
              </w:r>
            </w:del>
          </w:p>
        </w:tc>
      </w:tr>
      <w:tr w:rsidR="009873F2" w:rsidDel="00B362EF" w14:paraId="1D11FE0C" w14:textId="7A62AF9D" w:rsidTr="009873F2">
        <w:trPr>
          <w:trHeight w:val="417"/>
          <w:del w:id="1504"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F215100" w14:textId="150C6220" w:rsidR="009873F2" w:rsidDel="00B362EF" w:rsidRDefault="009873F2" w:rsidP="009873F2">
            <w:pPr>
              <w:keepNext/>
              <w:keepLines/>
              <w:spacing w:line="240" w:lineRule="auto"/>
              <w:ind w:firstLine="0"/>
              <w:jc w:val="center"/>
              <w:rPr>
                <w:del w:id="1505" w:author="Evgeny Sukharev" w:date="2021-06-17T22:35:00Z"/>
                <w:rFonts w:eastAsia="Times New Roman" w:cs="Times New Roman"/>
                <w:sz w:val="24"/>
                <w:szCs w:val="28"/>
              </w:rPr>
            </w:pPr>
            <w:del w:id="1506" w:author="Evgeny Sukharev" w:date="2021-06-17T22:35:00Z">
              <w:r w:rsidDel="00B362EF">
                <w:rPr>
                  <w:rFonts w:eastAsia="Times New Roman" w:cs="Times New Roman"/>
                  <w:sz w:val="24"/>
                  <w:szCs w:val="28"/>
                </w:rPr>
                <w:delText>1</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C2D2BDD" w14:textId="171D1DAD" w:rsidR="009873F2" w:rsidDel="00B362EF" w:rsidRDefault="009873F2" w:rsidP="009873F2">
            <w:pPr>
              <w:pStyle w:val="a9"/>
              <w:spacing w:before="0" w:beforeAutospacing="0" w:after="0" w:afterAutospacing="0" w:line="256" w:lineRule="auto"/>
              <w:rPr>
                <w:del w:id="1507" w:author="Evgeny Sukharev" w:date="2021-06-17T22:35:00Z"/>
                <w:szCs w:val="28"/>
                <w:lang w:eastAsia="en-US"/>
              </w:rPr>
            </w:pPr>
            <w:del w:id="1508" w:author="Evgeny Sukharev" w:date="2021-06-17T22:35:00Z">
              <w:r w:rsidDel="00B362EF">
                <w:rPr>
                  <w:szCs w:val="28"/>
                  <w:lang w:eastAsia="en-US"/>
                </w:rPr>
                <w:delText>Менеджер проекта</w:delText>
              </w:r>
            </w:del>
          </w:p>
        </w:tc>
        <w:tc>
          <w:tcPr>
            <w:tcW w:w="1963" w:type="pct"/>
            <w:tcBorders>
              <w:top w:val="single" w:sz="6" w:space="0" w:color="000000"/>
              <w:left w:val="single" w:sz="6" w:space="0" w:color="000000"/>
              <w:bottom w:val="single" w:sz="6" w:space="0" w:color="000000"/>
              <w:right w:val="single" w:sz="6" w:space="0" w:color="000000"/>
            </w:tcBorders>
            <w:hideMark/>
          </w:tcPr>
          <w:p w14:paraId="4BF8A656" w14:textId="5308243A" w:rsidR="009873F2" w:rsidDel="00B362EF" w:rsidRDefault="009873F2" w:rsidP="009873F2">
            <w:pPr>
              <w:pStyle w:val="a9"/>
              <w:spacing w:before="0" w:beforeAutospacing="0" w:after="0" w:afterAutospacing="0" w:line="256" w:lineRule="auto"/>
              <w:rPr>
                <w:del w:id="1509" w:author="Evgeny Sukharev" w:date="2021-06-17T22:35:00Z"/>
                <w:szCs w:val="28"/>
                <w:lang w:eastAsia="en-US"/>
              </w:rPr>
            </w:pPr>
            <w:del w:id="1510" w:author="Evgeny Sukharev" w:date="2021-06-17T22:35:00Z">
              <w:r w:rsidDel="00B362EF">
                <w:rPr>
                  <w:szCs w:val="28"/>
                  <w:lang w:eastAsia="en-US"/>
                </w:rPr>
                <w:delText>280,4</w:delText>
              </w:r>
            </w:del>
          </w:p>
        </w:tc>
      </w:tr>
      <w:tr w:rsidR="009873F2" w:rsidDel="00B362EF" w14:paraId="02526BA4" w14:textId="395316D0" w:rsidTr="009873F2">
        <w:trPr>
          <w:trHeight w:val="417"/>
          <w:del w:id="1511"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64BCCCD" w14:textId="36F8257A" w:rsidR="009873F2" w:rsidDel="00B362EF" w:rsidRDefault="009873F2" w:rsidP="009873F2">
            <w:pPr>
              <w:keepNext/>
              <w:keepLines/>
              <w:spacing w:line="240" w:lineRule="auto"/>
              <w:ind w:firstLine="0"/>
              <w:jc w:val="center"/>
              <w:rPr>
                <w:del w:id="1512" w:author="Evgeny Sukharev" w:date="2021-06-17T22:35:00Z"/>
                <w:rFonts w:eastAsia="Times New Roman" w:cs="Times New Roman"/>
                <w:sz w:val="24"/>
                <w:szCs w:val="28"/>
              </w:rPr>
            </w:pPr>
            <w:del w:id="1513" w:author="Evgeny Sukharev" w:date="2021-06-17T22:35:00Z">
              <w:r w:rsidDel="00B362EF">
                <w:rPr>
                  <w:rFonts w:eastAsia="Times New Roman" w:cs="Times New Roman"/>
                  <w:sz w:val="24"/>
                  <w:szCs w:val="28"/>
                </w:rPr>
                <w:delText>2</w:delText>
              </w:r>
            </w:del>
          </w:p>
        </w:tc>
        <w:tc>
          <w:tcPr>
            <w:tcW w:w="2691" w:type="pct"/>
            <w:tcBorders>
              <w:top w:val="single" w:sz="6" w:space="0" w:color="000000"/>
              <w:left w:val="single" w:sz="6" w:space="0" w:color="000000"/>
              <w:bottom w:val="single" w:sz="6" w:space="0" w:color="000000"/>
              <w:right w:val="single" w:sz="6" w:space="0" w:color="000000"/>
            </w:tcBorders>
            <w:hideMark/>
          </w:tcPr>
          <w:p w14:paraId="34FCC863" w14:textId="0BC81B3E" w:rsidR="009873F2" w:rsidDel="00B362EF" w:rsidRDefault="009873F2" w:rsidP="009873F2">
            <w:pPr>
              <w:pStyle w:val="a9"/>
              <w:spacing w:before="0" w:beforeAutospacing="0" w:after="0" w:afterAutospacing="0" w:line="256" w:lineRule="auto"/>
              <w:rPr>
                <w:del w:id="1514" w:author="Evgeny Sukharev" w:date="2021-06-17T22:35:00Z"/>
                <w:szCs w:val="28"/>
                <w:lang w:eastAsia="en-US"/>
              </w:rPr>
            </w:pPr>
            <w:del w:id="1515" w:author="Evgeny Sukharev" w:date="2021-06-17T22:35:00Z">
              <w:r w:rsidRPr="00717A4D" w:rsidDel="00B362EF">
                <w:rPr>
                  <w:color w:val="000000" w:themeColor="text1"/>
                  <w:szCs w:val="28"/>
                  <w:rPrChange w:id="1516" w:author="Evgeny Sukharev" w:date="2021-06-18T00:02:00Z">
                    <w:rPr>
                      <w:color w:val="000000" w:themeColor="text1"/>
                      <w:szCs w:val="28"/>
                      <w:lang w:val="en-US"/>
                    </w:rPr>
                  </w:rPrChange>
                </w:rPr>
                <w:delText>Бизнес-аналитик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0A057BA" w14:textId="571AC70D" w:rsidR="009873F2" w:rsidDel="00B362EF" w:rsidRDefault="009873F2" w:rsidP="009873F2">
            <w:pPr>
              <w:pStyle w:val="a9"/>
              <w:spacing w:before="0" w:beforeAutospacing="0" w:after="0" w:afterAutospacing="0" w:line="256" w:lineRule="auto"/>
              <w:rPr>
                <w:del w:id="1517" w:author="Evgeny Sukharev" w:date="2021-06-17T22:35:00Z"/>
                <w:szCs w:val="28"/>
                <w:lang w:eastAsia="en-US"/>
              </w:rPr>
            </w:pPr>
            <w:del w:id="1518" w:author="Evgeny Sukharev" w:date="2021-06-17T22:35:00Z">
              <w:r w:rsidRPr="00717A4D" w:rsidDel="00B362EF">
                <w:rPr>
                  <w:color w:val="000000" w:themeColor="text1"/>
                  <w:szCs w:val="28"/>
                  <w:rPrChange w:id="1519" w:author="Evgeny Sukharev" w:date="2021-06-18T00:02:00Z">
                    <w:rPr>
                      <w:color w:val="000000" w:themeColor="text1"/>
                      <w:szCs w:val="28"/>
                      <w:lang w:val="en-US"/>
                    </w:rPr>
                  </w:rPrChange>
                </w:rPr>
                <w:delText>230,4</w:delText>
              </w:r>
            </w:del>
          </w:p>
        </w:tc>
      </w:tr>
      <w:tr w:rsidR="009873F2" w:rsidDel="00B362EF" w14:paraId="4958BC1B" w14:textId="7715D3C3" w:rsidTr="009873F2">
        <w:trPr>
          <w:trHeight w:val="417"/>
          <w:del w:id="1520"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EF829BA" w14:textId="439F0247" w:rsidR="009873F2" w:rsidDel="00B362EF" w:rsidRDefault="009873F2" w:rsidP="009873F2">
            <w:pPr>
              <w:keepNext/>
              <w:keepLines/>
              <w:spacing w:line="240" w:lineRule="auto"/>
              <w:ind w:firstLine="0"/>
              <w:jc w:val="center"/>
              <w:rPr>
                <w:del w:id="1521" w:author="Evgeny Sukharev" w:date="2021-06-17T22:35:00Z"/>
                <w:rFonts w:eastAsia="Times New Roman" w:cs="Times New Roman"/>
                <w:sz w:val="24"/>
                <w:szCs w:val="28"/>
              </w:rPr>
            </w:pPr>
            <w:del w:id="1522" w:author="Evgeny Sukharev" w:date="2021-06-17T22:35:00Z">
              <w:r w:rsidDel="00B362EF">
                <w:rPr>
                  <w:rFonts w:eastAsia="Times New Roman" w:cs="Times New Roman"/>
                  <w:sz w:val="24"/>
                  <w:szCs w:val="28"/>
                </w:rPr>
                <w:delText>3</w:delText>
              </w:r>
            </w:del>
          </w:p>
        </w:tc>
        <w:tc>
          <w:tcPr>
            <w:tcW w:w="2691" w:type="pct"/>
            <w:tcBorders>
              <w:top w:val="single" w:sz="6" w:space="0" w:color="000000"/>
              <w:left w:val="single" w:sz="6" w:space="0" w:color="000000"/>
              <w:bottom w:val="single" w:sz="6" w:space="0" w:color="000000"/>
              <w:right w:val="single" w:sz="6" w:space="0" w:color="000000"/>
            </w:tcBorders>
            <w:hideMark/>
          </w:tcPr>
          <w:p w14:paraId="0165926D" w14:textId="69EA0F62" w:rsidR="009873F2" w:rsidDel="00B362EF" w:rsidRDefault="009873F2" w:rsidP="009873F2">
            <w:pPr>
              <w:pStyle w:val="a9"/>
              <w:spacing w:before="0" w:beforeAutospacing="0" w:after="0" w:afterAutospacing="0" w:line="256" w:lineRule="auto"/>
              <w:rPr>
                <w:del w:id="1523" w:author="Evgeny Sukharev" w:date="2021-06-17T22:35:00Z"/>
                <w:szCs w:val="28"/>
                <w:lang w:eastAsia="en-US"/>
              </w:rPr>
            </w:pPr>
            <w:del w:id="1524" w:author="Evgeny Sukharev" w:date="2021-06-17T22:35:00Z">
              <w:r w:rsidRPr="00717A4D" w:rsidDel="00B362EF">
                <w:rPr>
                  <w:color w:val="000000" w:themeColor="text1"/>
                  <w:szCs w:val="28"/>
                  <w:rPrChange w:id="1525" w:author="Evgeny Sukharev" w:date="2021-06-18T00:02:00Z">
                    <w:rPr>
                      <w:color w:val="000000" w:themeColor="text1"/>
                      <w:szCs w:val="28"/>
                      <w:lang w:val="en-US"/>
                    </w:rPr>
                  </w:rPrChange>
                </w:rPr>
                <w:delText>Системный аналитик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0AF1F83" w14:textId="3477E841" w:rsidR="009873F2" w:rsidDel="00B362EF" w:rsidRDefault="009873F2" w:rsidP="009873F2">
            <w:pPr>
              <w:pStyle w:val="a9"/>
              <w:spacing w:before="0" w:beforeAutospacing="0" w:after="0" w:afterAutospacing="0" w:line="256" w:lineRule="auto"/>
              <w:rPr>
                <w:del w:id="1526" w:author="Evgeny Sukharev" w:date="2021-06-17T22:35:00Z"/>
                <w:szCs w:val="28"/>
                <w:lang w:eastAsia="en-US"/>
              </w:rPr>
            </w:pPr>
            <w:del w:id="1527" w:author="Evgeny Sukharev" w:date="2021-06-17T22:35:00Z">
              <w:r w:rsidRPr="00717A4D" w:rsidDel="00B362EF">
                <w:rPr>
                  <w:color w:val="000000" w:themeColor="text1"/>
                  <w:szCs w:val="28"/>
                  <w:rPrChange w:id="1528" w:author="Evgeny Sukharev" w:date="2021-06-18T00:02:00Z">
                    <w:rPr>
                      <w:color w:val="000000" w:themeColor="text1"/>
                      <w:szCs w:val="28"/>
                      <w:lang w:val="en-US"/>
                    </w:rPr>
                  </w:rPrChange>
                </w:rPr>
                <w:delText>144</w:delText>
              </w:r>
            </w:del>
          </w:p>
        </w:tc>
      </w:tr>
      <w:tr w:rsidR="009873F2" w:rsidDel="00B362EF" w14:paraId="2F16FFE0" w14:textId="2664B138" w:rsidTr="009873F2">
        <w:trPr>
          <w:trHeight w:val="417"/>
          <w:del w:id="1529"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6C354324" w14:textId="1B69CAFD" w:rsidR="009873F2" w:rsidDel="00B362EF" w:rsidRDefault="009873F2" w:rsidP="009873F2">
            <w:pPr>
              <w:keepNext/>
              <w:keepLines/>
              <w:spacing w:line="240" w:lineRule="auto"/>
              <w:ind w:firstLine="0"/>
              <w:jc w:val="center"/>
              <w:rPr>
                <w:del w:id="1530" w:author="Evgeny Sukharev" w:date="2021-06-17T22:35:00Z"/>
                <w:rFonts w:eastAsia="Times New Roman" w:cs="Times New Roman"/>
                <w:sz w:val="24"/>
                <w:szCs w:val="28"/>
              </w:rPr>
            </w:pPr>
            <w:del w:id="1531" w:author="Evgeny Sukharev" w:date="2021-06-17T22:35:00Z">
              <w:r w:rsidDel="00B362EF">
                <w:rPr>
                  <w:rFonts w:eastAsia="Times New Roman" w:cs="Times New Roman"/>
                  <w:sz w:val="24"/>
                  <w:szCs w:val="28"/>
                </w:rPr>
                <w:delText>4</w:delText>
              </w:r>
            </w:del>
          </w:p>
        </w:tc>
        <w:tc>
          <w:tcPr>
            <w:tcW w:w="2691" w:type="pct"/>
            <w:tcBorders>
              <w:top w:val="single" w:sz="6" w:space="0" w:color="000000"/>
              <w:left w:val="single" w:sz="6" w:space="0" w:color="000000"/>
              <w:bottom w:val="single" w:sz="6" w:space="0" w:color="000000"/>
              <w:right w:val="single" w:sz="6" w:space="0" w:color="000000"/>
            </w:tcBorders>
            <w:hideMark/>
          </w:tcPr>
          <w:p w14:paraId="525DB0D1" w14:textId="5A4E18F9" w:rsidR="009873F2" w:rsidDel="00B362EF" w:rsidRDefault="009873F2" w:rsidP="009873F2">
            <w:pPr>
              <w:pStyle w:val="a9"/>
              <w:spacing w:before="0" w:beforeAutospacing="0" w:after="0" w:afterAutospacing="0" w:line="256" w:lineRule="auto"/>
              <w:rPr>
                <w:del w:id="1532" w:author="Evgeny Sukharev" w:date="2021-06-17T22:35:00Z"/>
                <w:szCs w:val="28"/>
                <w:lang w:eastAsia="en-US"/>
              </w:rPr>
            </w:pPr>
            <w:del w:id="1533" w:author="Evgeny Sukharev" w:date="2021-06-17T22:35:00Z">
              <w:r w:rsidRPr="00717A4D" w:rsidDel="00B362EF">
                <w:rPr>
                  <w:color w:val="000000" w:themeColor="text1"/>
                  <w:szCs w:val="28"/>
                  <w:rPrChange w:id="1534" w:author="Evgeny Sukharev" w:date="2021-06-18T00:02:00Z">
                    <w:rPr>
                      <w:color w:val="000000" w:themeColor="text1"/>
                      <w:szCs w:val="28"/>
                      <w:lang w:val="en-US"/>
                    </w:rPr>
                  </w:rPrChange>
                </w:rPr>
                <w:delText>Тестировщик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6F551BC3" w14:textId="69D4DE65" w:rsidR="009873F2" w:rsidDel="00B362EF" w:rsidRDefault="009873F2" w:rsidP="009873F2">
            <w:pPr>
              <w:pStyle w:val="a9"/>
              <w:spacing w:before="0" w:beforeAutospacing="0" w:after="0" w:afterAutospacing="0" w:line="256" w:lineRule="auto"/>
              <w:rPr>
                <w:del w:id="1535" w:author="Evgeny Sukharev" w:date="2021-06-17T22:35:00Z"/>
                <w:szCs w:val="28"/>
                <w:lang w:eastAsia="en-US"/>
              </w:rPr>
            </w:pPr>
            <w:del w:id="1536" w:author="Evgeny Sukharev" w:date="2021-06-17T22:35:00Z">
              <w:r w:rsidRPr="00717A4D" w:rsidDel="00B362EF">
                <w:rPr>
                  <w:color w:val="000000" w:themeColor="text1"/>
                  <w:szCs w:val="28"/>
                  <w:rPrChange w:id="1537" w:author="Evgeny Sukharev" w:date="2021-06-18T00:02:00Z">
                    <w:rPr>
                      <w:color w:val="000000" w:themeColor="text1"/>
                      <w:szCs w:val="28"/>
                      <w:lang w:val="en-US"/>
                    </w:rPr>
                  </w:rPrChange>
                </w:rPr>
                <w:delText>256</w:delText>
              </w:r>
            </w:del>
          </w:p>
        </w:tc>
      </w:tr>
      <w:tr w:rsidR="009873F2" w:rsidDel="00B362EF" w14:paraId="195B39DE" w14:textId="0B8F39A5" w:rsidTr="009873F2">
        <w:trPr>
          <w:trHeight w:val="417"/>
          <w:del w:id="1538"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20630DEB" w14:textId="21EF7071" w:rsidR="009873F2" w:rsidDel="00B362EF" w:rsidRDefault="009873F2" w:rsidP="009873F2">
            <w:pPr>
              <w:keepNext/>
              <w:keepLines/>
              <w:spacing w:line="240" w:lineRule="auto"/>
              <w:ind w:firstLine="0"/>
              <w:jc w:val="center"/>
              <w:rPr>
                <w:del w:id="1539" w:author="Evgeny Sukharev" w:date="2021-06-17T22:35:00Z"/>
                <w:rFonts w:eastAsia="Times New Roman" w:cs="Times New Roman"/>
                <w:sz w:val="24"/>
                <w:szCs w:val="28"/>
              </w:rPr>
            </w:pPr>
            <w:del w:id="1540" w:author="Evgeny Sukharev" w:date="2021-06-17T22:35:00Z">
              <w:r w:rsidDel="00B362EF">
                <w:rPr>
                  <w:rFonts w:eastAsia="Times New Roman" w:cs="Times New Roman"/>
                  <w:sz w:val="24"/>
                  <w:szCs w:val="28"/>
                </w:rPr>
                <w:delText>5</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319A62C" w14:textId="56A84AD1" w:rsidR="009873F2" w:rsidDel="00B362EF" w:rsidRDefault="009873F2" w:rsidP="009873F2">
            <w:pPr>
              <w:pStyle w:val="a9"/>
              <w:spacing w:before="0" w:beforeAutospacing="0" w:after="0" w:afterAutospacing="0" w:line="256" w:lineRule="auto"/>
              <w:rPr>
                <w:del w:id="1541" w:author="Evgeny Sukharev" w:date="2021-06-17T22:35:00Z"/>
                <w:szCs w:val="28"/>
                <w:lang w:eastAsia="en-US"/>
              </w:rPr>
            </w:pPr>
            <w:del w:id="1542" w:author="Evgeny Sukharev" w:date="2021-06-17T22:35:00Z">
              <w:r w:rsidRPr="00717A4D" w:rsidDel="00B362EF">
                <w:rPr>
                  <w:color w:val="000000" w:themeColor="text1"/>
                  <w:szCs w:val="28"/>
                  <w:rPrChange w:id="1543" w:author="Evgeny Sukharev" w:date="2021-06-18T00:02:00Z">
                    <w:rPr>
                      <w:color w:val="000000" w:themeColor="text1"/>
                      <w:szCs w:val="28"/>
                      <w:lang w:val="en-US"/>
                    </w:rPr>
                  </w:rPrChange>
                </w:rPr>
                <w:delText>Специалист по внедрению</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A08A97E" w14:textId="07FCE2A3" w:rsidR="009873F2" w:rsidDel="00B362EF" w:rsidRDefault="009873F2" w:rsidP="009873F2">
            <w:pPr>
              <w:pStyle w:val="a9"/>
              <w:spacing w:before="0" w:beforeAutospacing="0" w:after="0" w:afterAutospacing="0" w:line="256" w:lineRule="auto"/>
              <w:rPr>
                <w:del w:id="1544" w:author="Evgeny Sukharev" w:date="2021-06-17T22:35:00Z"/>
                <w:szCs w:val="28"/>
                <w:lang w:eastAsia="en-US"/>
              </w:rPr>
            </w:pPr>
            <w:del w:id="1545" w:author="Evgeny Sukharev" w:date="2021-06-17T22:35:00Z">
              <w:r w:rsidRPr="00717A4D" w:rsidDel="00B362EF">
                <w:rPr>
                  <w:color w:val="000000" w:themeColor="text1"/>
                  <w:szCs w:val="28"/>
                  <w:rPrChange w:id="1546" w:author="Evgeny Sukharev" w:date="2021-06-18T00:02:00Z">
                    <w:rPr>
                      <w:color w:val="000000" w:themeColor="text1"/>
                      <w:szCs w:val="28"/>
                      <w:lang w:val="en-US"/>
                    </w:rPr>
                  </w:rPrChange>
                </w:rPr>
                <w:delText>80</w:delText>
              </w:r>
            </w:del>
          </w:p>
        </w:tc>
      </w:tr>
      <w:tr w:rsidR="009873F2" w:rsidDel="00B362EF" w14:paraId="51B49D39" w14:textId="7B54F13C" w:rsidTr="009873F2">
        <w:trPr>
          <w:trHeight w:val="417"/>
          <w:del w:id="1547"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5BC7AD1F" w14:textId="10A32BC9" w:rsidR="009873F2" w:rsidDel="00B362EF" w:rsidRDefault="009873F2" w:rsidP="009873F2">
            <w:pPr>
              <w:keepNext/>
              <w:keepLines/>
              <w:spacing w:line="240" w:lineRule="auto"/>
              <w:ind w:firstLine="0"/>
              <w:jc w:val="center"/>
              <w:rPr>
                <w:del w:id="1548" w:author="Evgeny Sukharev" w:date="2021-06-17T22:35:00Z"/>
                <w:rFonts w:eastAsia="Times New Roman" w:cs="Times New Roman"/>
                <w:sz w:val="24"/>
                <w:szCs w:val="28"/>
              </w:rPr>
            </w:pPr>
            <w:del w:id="1549" w:author="Evgeny Sukharev" w:date="2021-06-17T22:35:00Z">
              <w:r w:rsidDel="00B362EF">
                <w:rPr>
                  <w:rFonts w:eastAsia="Times New Roman" w:cs="Times New Roman"/>
                  <w:sz w:val="24"/>
                  <w:szCs w:val="28"/>
                </w:rPr>
                <w:delText>6</w:delText>
              </w:r>
            </w:del>
          </w:p>
        </w:tc>
        <w:tc>
          <w:tcPr>
            <w:tcW w:w="2691" w:type="pct"/>
            <w:tcBorders>
              <w:top w:val="single" w:sz="6" w:space="0" w:color="000000"/>
              <w:left w:val="single" w:sz="6" w:space="0" w:color="000000"/>
              <w:bottom w:val="single" w:sz="6" w:space="0" w:color="000000"/>
              <w:right w:val="single" w:sz="6" w:space="0" w:color="000000"/>
            </w:tcBorders>
            <w:hideMark/>
          </w:tcPr>
          <w:p w14:paraId="1649764D" w14:textId="738A4637" w:rsidR="009873F2" w:rsidDel="00B362EF" w:rsidRDefault="009873F2" w:rsidP="009873F2">
            <w:pPr>
              <w:pStyle w:val="a9"/>
              <w:spacing w:before="0" w:beforeAutospacing="0" w:after="0" w:afterAutospacing="0" w:line="256" w:lineRule="auto"/>
              <w:rPr>
                <w:del w:id="1550" w:author="Evgeny Sukharev" w:date="2021-06-17T22:35:00Z"/>
                <w:szCs w:val="28"/>
                <w:lang w:eastAsia="en-US"/>
              </w:rPr>
            </w:pPr>
            <w:del w:id="1551" w:author="Evgeny Sukharev" w:date="2021-06-17T22:35:00Z">
              <w:r w:rsidRPr="00717A4D" w:rsidDel="00B362EF">
                <w:rPr>
                  <w:color w:val="000000" w:themeColor="text1"/>
                  <w:szCs w:val="28"/>
                  <w:rPrChange w:id="1552" w:author="Evgeny Sukharev" w:date="2021-06-18T00:02:00Z">
                    <w:rPr>
                      <w:color w:val="000000" w:themeColor="text1"/>
                      <w:szCs w:val="28"/>
                      <w:lang w:val="en-US"/>
                    </w:rPr>
                  </w:rPrChange>
                </w:rPr>
                <w:delText>Дизайнер</w:delText>
              </w:r>
            </w:del>
          </w:p>
        </w:tc>
        <w:tc>
          <w:tcPr>
            <w:tcW w:w="1963" w:type="pct"/>
            <w:tcBorders>
              <w:top w:val="single" w:sz="6" w:space="0" w:color="000000"/>
              <w:left w:val="single" w:sz="6" w:space="0" w:color="000000"/>
              <w:bottom w:val="single" w:sz="6" w:space="0" w:color="000000"/>
              <w:right w:val="single" w:sz="6" w:space="0" w:color="000000"/>
            </w:tcBorders>
            <w:hideMark/>
          </w:tcPr>
          <w:p w14:paraId="1B4C1B00" w14:textId="1FC59E41" w:rsidR="009873F2" w:rsidDel="00B362EF" w:rsidRDefault="009873F2" w:rsidP="009873F2">
            <w:pPr>
              <w:pStyle w:val="a9"/>
              <w:spacing w:before="0" w:beforeAutospacing="0" w:after="0" w:afterAutospacing="0" w:line="256" w:lineRule="auto"/>
              <w:rPr>
                <w:del w:id="1553" w:author="Evgeny Sukharev" w:date="2021-06-17T22:35:00Z"/>
                <w:szCs w:val="28"/>
                <w:lang w:eastAsia="en-US"/>
              </w:rPr>
            </w:pPr>
            <w:del w:id="1554" w:author="Evgeny Sukharev" w:date="2021-06-17T22:35:00Z">
              <w:r w:rsidRPr="00717A4D" w:rsidDel="00B362EF">
                <w:rPr>
                  <w:color w:val="000000" w:themeColor="text1"/>
                  <w:szCs w:val="28"/>
                  <w:rPrChange w:id="1555" w:author="Evgeny Sukharev" w:date="2021-06-18T00:02:00Z">
                    <w:rPr>
                      <w:color w:val="000000" w:themeColor="text1"/>
                      <w:szCs w:val="28"/>
                      <w:lang w:val="en-US"/>
                    </w:rPr>
                  </w:rPrChange>
                </w:rPr>
                <w:delText>48</w:delText>
              </w:r>
            </w:del>
          </w:p>
        </w:tc>
      </w:tr>
      <w:tr w:rsidR="009873F2" w:rsidDel="00B362EF" w14:paraId="2FBE4108" w14:textId="0ABC86C5" w:rsidTr="009873F2">
        <w:trPr>
          <w:trHeight w:val="417"/>
          <w:del w:id="1556"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190085D3" w14:textId="04B791E6" w:rsidR="009873F2" w:rsidDel="00B362EF" w:rsidRDefault="009873F2" w:rsidP="009873F2">
            <w:pPr>
              <w:keepNext/>
              <w:keepLines/>
              <w:spacing w:line="240" w:lineRule="auto"/>
              <w:ind w:firstLine="0"/>
              <w:jc w:val="center"/>
              <w:rPr>
                <w:del w:id="1557" w:author="Evgeny Sukharev" w:date="2021-06-17T22:35:00Z"/>
                <w:rFonts w:eastAsia="Times New Roman" w:cs="Times New Roman"/>
                <w:sz w:val="24"/>
                <w:szCs w:val="28"/>
              </w:rPr>
            </w:pPr>
            <w:del w:id="1558" w:author="Evgeny Sukharev" w:date="2021-06-17T22:35:00Z">
              <w:r w:rsidDel="00B362EF">
                <w:rPr>
                  <w:rFonts w:eastAsia="Times New Roman" w:cs="Times New Roman"/>
                  <w:sz w:val="24"/>
                  <w:szCs w:val="28"/>
                </w:rPr>
                <w:delText>7</w:delText>
              </w:r>
            </w:del>
          </w:p>
        </w:tc>
        <w:tc>
          <w:tcPr>
            <w:tcW w:w="2691" w:type="pct"/>
            <w:tcBorders>
              <w:top w:val="single" w:sz="6" w:space="0" w:color="000000"/>
              <w:left w:val="single" w:sz="6" w:space="0" w:color="000000"/>
              <w:bottom w:val="single" w:sz="6" w:space="0" w:color="000000"/>
              <w:right w:val="single" w:sz="6" w:space="0" w:color="000000"/>
            </w:tcBorders>
            <w:hideMark/>
          </w:tcPr>
          <w:p w14:paraId="441ABBA1" w14:textId="61E09DAF" w:rsidR="009873F2" w:rsidDel="00B362EF" w:rsidRDefault="009873F2" w:rsidP="009873F2">
            <w:pPr>
              <w:pStyle w:val="a9"/>
              <w:spacing w:before="0" w:beforeAutospacing="0" w:after="0" w:afterAutospacing="0" w:line="256" w:lineRule="auto"/>
              <w:rPr>
                <w:del w:id="1559" w:author="Evgeny Sukharev" w:date="2021-06-17T22:35:00Z"/>
                <w:szCs w:val="28"/>
                <w:lang w:eastAsia="en-US"/>
              </w:rPr>
            </w:pPr>
            <w:del w:id="1560" w:author="Evgeny Sukharev" w:date="2021-06-17T22:35:00Z">
              <w:r w:rsidDel="00B362EF">
                <w:rPr>
                  <w:color w:val="000000" w:themeColor="text1"/>
                  <w:szCs w:val="28"/>
                  <w:lang w:val="en-US" w:eastAsia="en-US"/>
                </w:rPr>
                <w:delText>Frontend</w:delText>
              </w:r>
              <w:r w:rsidRPr="00717A4D" w:rsidDel="00B362EF">
                <w:rPr>
                  <w:color w:val="000000" w:themeColor="text1"/>
                  <w:szCs w:val="28"/>
                  <w:rPrChange w:id="1561" w:author="Evgeny Sukharev" w:date="2021-06-18T00:02:00Z">
                    <w:rPr>
                      <w:color w:val="000000" w:themeColor="text1"/>
                      <w:szCs w:val="28"/>
                      <w:lang w:val="en-US"/>
                    </w:rPr>
                  </w:rPrChange>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509CF05F" w14:textId="18337FDA" w:rsidR="009873F2" w:rsidDel="00B362EF" w:rsidRDefault="009873F2" w:rsidP="009873F2">
            <w:pPr>
              <w:pStyle w:val="a9"/>
              <w:spacing w:before="0" w:beforeAutospacing="0" w:after="0" w:afterAutospacing="0" w:line="256" w:lineRule="auto"/>
              <w:rPr>
                <w:del w:id="1562" w:author="Evgeny Sukharev" w:date="2021-06-17T22:35:00Z"/>
                <w:szCs w:val="28"/>
                <w:lang w:eastAsia="en-US"/>
              </w:rPr>
            </w:pPr>
            <w:del w:id="1563" w:author="Evgeny Sukharev" w:date="2021-06-17T22:35:00Z">
              <w:r w:rsidRPr="00717A4D" w:rsidDel="00B362EF">
                <w:rPr>
                  <w:color w:val="000000" w:themeColor="text1"/>
                  <w:szCs w:val="28"/>
                  <w:rPrChange w:id="1564" w:author="Evgeny Sukharev" w:date="2021-06-18T00:02:00Z">
                    <w:rPr>
                      <w:color w:val="000000" w:themeColor="text1"/>
                      <w:szCs w:val="28"/>
                      <w:lang w:val="en-US"/>
                    </w:rPr>
                  </w:rPrChange>
                </w:rPr>
                <w:delText>348</w:delText>
              </w:r>
            </w:del>
          </w:p>
        </w:tc>
      </w:tr>
      <w:tr w:rsidR="009873F2" w:rsidDel="00B362EF" w14:paraId="3A9E390D" w14:textId="2FBA12FD" w:rsidTr="009873F2">
        <w:trPr>
          <w:trHeight w:val="417"/>
          <w:del w:id="1565" w:author="Evgeny Sukharev" w:date="2021-06-17T22:35:00Z"/>
        </w:trPr>
        <w:tc>
          <w:tcPr>
            <w:tcW w:w="346" w:type="pct"/>
            <w:tcBorders>
              <w:top w:val="single" w:sz="6" w:space="0" w:color="000000"/>
              <w:left w:val="single" w:sz="6" w:space="0" w:color="000000"/>
              <w:bottom w:val="single" w:sz="6" w:space="0" w:color="000000"/>
              <w:right w:val="single" w:sz="6" w:space="0" w:color="000000"/>
            </w:tcBorders>
            <w:vAlign w:val="center"/>
            <w:hideMark/>
          </w:tcPr>
          <w:p w14:paraId="30D1A58D" w14:textId="7D8AF7DC" w:rsidR="009873F2" w:rsidDel="00B362EF" w:rsidRDefault="009873F2" w:rsidP="009873F2">
            <w:pPr>
              <w:keepNext/>
              <w:keepLines/>
              <w:spacing w:line="240" w:lineRule="auto"/>
              <w:ind w:firstLine="0"/>
              <w:jc w:val="center"/>
              <w:rPr>
                <w:del w:id="1566" w:author="Evgeny Sukharev" w:date="2021-06-17T22:35:00Z"/>
                <w:rFonts w:eastAsia="Times New Roman" w:cs="Times New Roman"/>
                <w:sz w:val="24"/>
                <w:szCs w:val="28"/>
              </w:rPr>
            </w:pPr>
            <w:del w:id="1567" w:author="Evgeny Sukharev" w:date="2021-06-17T22:35:00Z">
              <w:r w:rsidDel="00B362EF">
                <w:rPr>
                  <w:rFonts w:eastAsia="Times New Roman" w:cs="Times New Roman"/>
                  <w:sz w:val="24"/>
                  <w:szCs w:val="28"/>
                </w:rPr>
                <w:delText>8</w:delText>
              </w:r>
            </w:del>
          </w:p>
        </w:tc>
        <w:tc>
          <w:tcPr>
            <w:tcW w:w="2691" w:type="pct"/>
            <w:tcBorders>
              <w:top w:val="single" w:sz="6" w:space="0" w:color="000000"/>
              <w:left w:val="single" w:sz="6" w:space="0" w:color="000000"/>
              <w:bottom w:val="single" w:sz="6" w:space="0" w:color="000000"/>
              <w:right w:val="single" w:sz="6" w:space="0" w:color="000000"/>
            </w:tcBorders>
            <w:hideMark/>
          </w:tcPr>
          <w:p w14:paraId="75C8DD4C" w14:textId="416BF014" w:rsidR="009873F2" w:rsidDel="00B362EF" w:rsidRDefault="009873F2" w:rsidP="009873F2">
            <w:pPr>
              <w:pStyle w:val="a9"/>
              <w:spacing w:before="0" w:beforeAutospacing="0" w:after="0" w:afterAutospacing="0" w:line="256" w:lineRule="auto"/>
              <w:rPr>
                <w:del w:id="1568" w:author="Evgeny Sukharev" w:date="2021-06-17T22:35:00Z"/>
                <w:color w:val="000000" w:themeColor="text1"/>
                <w:szCs w:val="28"/>
                <w:lang w:eastAsia="en-US"/>
              </w:rPr>
            </w:pPr>
            <w:del w:id="1569" w:author="Evgeny Sukharev" w:date="2021-06-17T22:35:00Z">
              <w:r w:rsidDel="00B362EF">
                <w:rPr>
                  <w:color w:val="000000" w:themeColor="text1"/>
                  <w:szCs w:val="28"/>
                  <w:lang w:val="en-US" w:eastAsia="en-US"/>
                </w:rPr>
                <w:delText>Backend</w:delText>
              </w:r>
              <w:r w:rsidRPr="00717A4D" w:rsidDel="00B362EF">
                <w:rPr>
                  <w:color w:val="000000" w:themeColor="text1"/>
                  <w:szCs w:val="28"/>
                  <w:rPrChange w:id="1570" w:author="Evgeny Sukharev" w:date="2021-06-18T00:02:00Z">
                    <w:rPr>
                      <w:color w:val="000000" w:themeColor="text1"/>
                      <w:szCs w:val="28"/>
                      <w:lang w:val="en-US"/>
                    </w:rPr>
                  </w:rPrChange>
                </w:rPr>
                <w:delText>-</w:delText>
              </w:r>
              <w:r w:rsidDel="00B362EF">
                <w:rPr>
                  <w:color w:val="000000" w:themeColor="text1"/>
                  <w:szCs w:val="28"/>
                  <w:lang w:eastAsia="en-US"/>
                </w:rPr>
                <w:delText>разработчик</w:delText>
              </w:r>
            </w:del>
          </w:p>
        </w:tc>
        <w:tc>
          <w:tcPr>
            <w:tcW w:w="1963" w:type="pct"/>
            <w:tcBorders>
              <w:top w:val="single" w:sz="6" w:space="0" w:color="000000"/>
              <w:left w:val="single" w:sz="6" w:space="0" w:color="000000"/>
              <w:bottom w:val="single" w:sz="6" w:space="0" w:color="000000"/>
              <w:right w:val="single" w:sz="6" w:space="0" w:color="000000"/>
            </w:tcBorders>
            <w:hideMark/>
          </w:tcPr>
          <w:p w14:paraId="35DEACF6" w14:textId="6606D8DA" w:rsidR="009873F2" w:rsidDel="00B362EF" w:rsidRDefault="009873F2" w:rsidP="009873F2">
            <w:pPr>
              <w:pStyle w:val="a9"/>
              <w:spacing w:before="0" w:beforeAutospacing="0" w:after="0" w:afterAutospacing="0" w:line="256" w:lineRule="auto"/>
              <w:rPr>
                <w:del w:id="1571" w:author="Evgeny Sukharev" w:date="2021-06-17T22:35:00Z"/>
                <w:szCs w:val="28"/>
                <w:lang w:eastAsia="en-US"/>
              </w:rPr>
            </w:pPr>
            <w:del w:id="1572" w:author="Evgeny Sukharev" w:date="2021-06-17T22:35:00Z">
              <w:r w:rsidRPr="00717A4D" w:rsidDel="00B362EF">
                <w:rPr>
                  <w:color w:val="000000" w:themeColor="text1"/>
                  <w:szCs w:val="28"/>
                  <w:rPrChange w:id="1573" w:author="Evgeny Sukharev" w:date="2021-06-18T00:02:00Z">
                    <w:rPr>
                      <w:color w:val="000000" w:themeColor="text1"/>
                      <w:szCs w:val="28"/>
                      <w:lang w:val="en-US"/>
                    </w:rPr>
                  </w:rPrChange>
                </w:rPr>
                <w:delText>260</w:delText>
              </w:r>
            </w:del>
          </w:p>
        </w:tc>
      </w:tr>
    </w:tbl>
    <w:p w14:paraId="62FF7FD6" w14:textId="27A82BF2" w:rsidR="009873F2" w:rsidDel="00B362EF" w:rsidRDefault="000159E4">
      <w:pPr>
        <w:rPr>
          <w:moveFrom w:id="1574" w:author="Evgeny Sukharev" w:date="2021-06-17T22:37:00Z"/>
          <w:rFonts w:eastAsia="Times New Roman"/>
          <w:b/>
          <w:color w:val="000000" w:themeColor="text1"/>
        </w:rPr>
        <w:pPrChange w:id="1575" w:author="Evgeny Sukharev" w:date="2021-06-17T22:37:00Z">
          <w:pPr>
            <w:jc w:val="right"/>
          </w:pPr>
        </w:pPrChange>
      </w:pPr>
      <w:ins w:id="1576" w:author="Evgeny Sukharev" w:date="2021-06-17T22:37:00Z">
        <w:r>
          <w:rPr>
            <w:rFonts w:eastAsia="Times New Roman"/>
            <w:b/>
          </w:rPr>
          <w:tab/>
        </w:r>
      </w:ins>
      <w:moveFromRangeStart w:id="1577" w:author="Evgeny Sukharev" w:date="2021-06-17T22:37:00Z" w:name="move74861847"/>
      <w:moveFrom w:id="1578" w:author="Evgeny Sukharev" w:date="2021-06-17T22:37:00Z">
        <w:r w:rsidR="009873F2" w:rsidDel="00B362EF">
          <w:rPr>
            <w:rFonts w:eastAsia="Times New Roman"/>
            <w:b/>
          </w:rPr>
          <w:t xml:space="preserve">Таблица </w:t>
        </w:r>
        <w:r w:rsidR="00FC5943" w:rsidDel="00B362EF">
          <w:rPr>
            <w:rFonts w:eastAsia="Times New Roman"/>
            <w:b/>
          </w:rPr>
          <w:t>А</w:t>
        </w:r>
        <w:r w:rsidR="0048591B" w:rsidDel="00B362EF">
          <w:rPr>
            <w:rFonts w:eastAsia="Times New Roman"/>
            <w:b/>
          </w:rPr>
          <w:t>.</w:t>
        </w:r>
        <w:r w:rsidR="009873F2" w:rsidDel="00B362EF">
          <w:rPr>
            <w:rFonts w:eastAsia="Times New Roman"/>
            <w:b/>
          </w:rPr>
          <w:t>2</w:t>
        </w:r>
      </w:moveFrom>
    </w:p>
    <w:p w14:paraId="5135A083" w14:textId="3C62ADC2" w:rsidR="00B362EF" w:rsidRPr="00AB31D0" w:rsidDel="000159E4" w:rsidRDefault="009873F2">
      <w:pPr>
        <w:pStyle w:val="affffff4"/>
        <w:spacing w:after="0"/>
        <w:jc w:val="both"/>
        <w:rPr>
          <w:del w:id="1579" w:author="Evgeny Sukharev" w:date="2021-06-17T22:37:00Z"/>
        </w:rPr>
        <w:pPrChange w:id="1580" w:author="Evgeny Sukharev" w:date="2021-06-17T22:37:00Z">
          <w:pPr>
            <w:pStyle w:val="affffff4"/>
          </w:pPr>
        </w:pPrChange>
      </w:pPr>
      <w:moveFrom w:id="1581" w:author="Evgeny Sukharev" w:date="2021-06-17T22:37:00Z">
        <w:r w:rsidRPr="00AB31D0" w:rsidDel="00B362EF">
          <w:t>Трудозатраты членов проектной команды</w:t>
        </w:r>
      </w:moveFrom>
      <w:moveFromRangeEnd w:id="1577"/>
    </w:p>
    <w:p w14:paraId="7E1503A6" w14:textId="7A2F41FA" w:rsidR="009873F2" w:rsidRPr="00066D02" w:rsidDel="00066D02" w:rsidRDefault="009873F2">
      <w:pPr>
        <w:pStyle w:val="affffff4"/>
        <w:spacing w:after="0"/>
        <w:jc w:val="both"/>
        <w:rPr>
          <w:del w:id="1582" w:author="Evgeny Sukharev" w:date="2021-06-14T19:40:00Z"/>
          <w:rFonts w:eastAsia="Times New Roman"/>
          <w:b w:val="0"/>
          <w:szCs w:val="24"/>
          <w:lang w:eastAsia="ru-RU"/>
          <w:rPrChange w:id="1583" w:author="Evgeny Sukharev" w:date="2021-06-14T19:40:00Z">
            <w:rPr>
              <w:del w:id="1584" w:author="Evgeny Sukharev" w:date="2021-06-14T19:40:00Z"/>
              <w:rFonts w:eastAsia="Times New Roman"/>
              <w:b/>
              <w:szCs w:val="24"/>
              <w:lang w:eastAsia="ru-RU"/>
            </w:rPr>
          </w:rPrChange>
        </w:rPr>
        <w:pPrChange w:id="1585" w:author="Evgeny Sukharev" w:date="2021-06-17T22:37:00Z">
          <w:pPr>
            <w:spacing w:after="160" w:line="259" w:lineRule="auto"/>
            <w:ind w:firstLine="0"/>
            <w:jc w:val="left"/>
          </w:pPr>
        </w:pPrChange>
      </w:pPr>
      <w:bookmarkStart w:id="1586" w:name="_Toc73469575"/>
      <w:bookmarkStart w:id="1587" w:name="_Toc359344426"/>
      <w:bookmarkStart w:id="1588" w:name="_Toc322893642"/>
      <w:del w:id="1589" w:author="Evgeny Sukharev" w:date="2021-06-14T19:40:00Z">
        <w:r w:rsidRPr="00066D02" w:rsidDel="00066D02">
          <w:rPr>
            <w:b w:val="0"/>
            <w:rPrChange w:id="1590" w:author="Evgeny Sukharev" w:date="2021-06-14T19:40:00Z">
              <w:rPr>
                <w:b/>
              </w:rPr>
            </w:rPrChange>
          </w:rPr>
          <w:br w:type="page"/>
        </w:r>
      </w:del>
    </w:p>
    <w:p w14:paraId="45351373" w14:textId="40925F27" w:rsidR="009873F2" w:rsidRPr="00692574" w:rsidRDefault="009873F2">
      <w:pPr>
        <w:pStyle w:val="affffff4"/>
        <w:jc w:val="both"/>
        <w:pPrChange w:id="1591" w:author="Evgeny Sukharev" w:date="2021-06-17T22:37:00Z">
          <w:pPr>
            <w:pStyle w:val="36"/>
          </w:pPr>
        </w:pPrChange>
      </w:pPr>
      <w:bookmarkStart w:id="1592" w:name="_Toc73879685"/>
      <w:r w:rsidRPr="00066D02">
        <w:rPr>
          <w:rPrChange w:id="1593" w:author="Evgeny Sukharev" w:date="2021-06-14T19:40:00Z">
            <w:rPr>
              <w:b w:val="0"/>
              <w:i w:val="0"/>
            </w:rPr>
          </w:rPrChange>
        </w:rPr>
        <w:t>Расчёт затрат на разработку продукта</w:t>
      </w:r>
      <w:bookmarkEnd w:id="1586"/>
      <w:bookmarkEnd w:id="1587"/>
      <w:bookmarkEnd w:id="1588"/>
      <w:bookmarkEnd w:id="1592"/>
    </w:p>
    <w:p w14:paraId="20380EE7" w14:textId="77777777" w:rsidR="009873F2" w:rsidRDefault="009873F2" w:rsidP="009873F2">
      <w:pPr>
        <w:rPr>
          <w:rFonts w:eastAsia="Times New Roman"/>
        </w:rPr>
      </w:pPr>
      <w:r>
        <w:rPr>
          <w:rFonts w:eastAsia="Times New Roman"/>
        </w:rPr>
        <w:t>Расчет затрат на создание и внедрение ПО включает следующие составляющие с последующим их графическим представлением в виде круговой диаграммы:</w:t>
      </w:r>
    </w:p>
    <w:p w14:paraId="21A06B84" w14:textId="77777777" w:rsidR="009873F2" w:rsidRDefault="009873F2" w:rsidP="0048591B">
      <w:pPr>
        <w:pStyle w:val="a"/>
      </w:pPr>
      <w:r>
        <w:t xml:space="preserve">заработная плата исполнителей работ по проекту – </w:t>
      </w:r>
      <w:r>
        <w:rPr>
          <w:i/>
        </w:rPr>
        <w:t>ЗП</w:t>
      </w:r>
      <w:r>
        <w:rPr>
          <w:i/>
          <w:vertAlign w:val="subscript"/>
        </w:rPr>
        <w:t>осн</w:t>
      </w:r>
      <w:r>
        <w:t>;</w:t>
      </w:r>
    </w:p>
    <w:p w14:paraId="22497841" w14:textId="77777777" w:rsidR="009873F2" w:rsidRDefault="009873F2" w:rsidP="0048591B">
      <w:pPr>
        <w:pStyle w:val="a"/>
      </w:pPr>
      <w:r>
        <w:t xml:space="preserve">дополнительная заработная плата </w:t>
      </w:r>
      <w:r>
        <w:rPr>
          <w:i/>
        </w:rPr>
        <w:t>ЗП</w:t>
      </w:r>
      <w:r>
        <w:rPr>
          <w:i/>
          <w:vertAlign w:val="subscript"/>
        </w:rPr>
        <w:t>доп</w:t>
      </w:r>
      <w:r>
        <w:t>;</w:t>
      </w:r>
    </w:p>
    <w:p w14:paraId="77970C28" w14:textId="77777777" w:rsidR="009873F2" w:rsidRDefault="009873F2" w:rsidP="0048591B">
      <w:pPr>
        <w:pStyle w:val="a"/>
      </w:pPr>
      <w:r>
        <w:t xml:space="preserve">отчисления на социальные нужды (страховые взносы) – </w:t>
      </w:r>
      <w:r>
        <w:rPr>
          <w:i/>
        </w:rPr>
        <w:t>Н</w:t>
      </w:r>
      <w:r>
        <w:rPr>
          <w:i/>
          <w:vertAlign w:val="subscript"/>
        </w:rPr>
        <w:t>зп</w:t>
      </w:r>
      <w:r>
        <w:t>;</w:t>
      </w:r>
    </w:p>
    <w:p w14:paraId="78BA63B9" w14:textId="77777777" w:rsidR="009873F2" w:rsidRDefault="009873F2" w:rsidP="0048591B">
      <w:pPr>
        <w:pStyle w:val="a"/>
      </w:pPr>
      <w:r>
        <w:t xml:space="preserve">арендные платежи за производственные (офисные) помещения – </w:t>
      </w:r>
      <w:r>
        <w:rPr>
          <w:i/>
        </w:rPr>
        <w:t>А</w:t>
      </w:r>
      <w:r>
        <w:rPr>
          <w:i/>
          <w:vertAlign w:val="subscript"/>
        </w:rPr>
        <w:t>пм</w:t>
      </w:r>
      <w:r>
        <w:t>;</w:t>
      </w:r>
    </w:p>
    <w:p w14:paraId="2190A087" w14:textId="77777777" w:rsidR="009873F2" w:rsidRDefault="009873F2" w:rsidP="0048591B">
      <w:pPr>
        <w:pStyle w:val="a"/>
      </w:pPr>
      <w:r>
        <w:t xml:space="preserve">амортизация используемых основных средств и нематериальных активов – </w:t>
      </w:r>
      <w:r>
        <w:rPr>
          <w:i/>
        </w:rPr>
        <w:t>А</w:t>
      </w:r>
      <w:r>
        <w:t>;</w:t>
      </w:r>
    </w:p>
    <w:p w14:paraId="446B194F" w14:textId="77777777" w:rsidR="009873F2" w:rsidRDefault="009873F2" w:rsidP="0048591B">
      <w:pPr>
        <w:pStyle w:val="a"/>
      </w:pPr>
      <w:r>
        <w:t xml:space="preserve">расходы на модернизацию и приобретение основных средств – </w:t>
      </w:r>
      <w:r>
        <w:rPr>
          <w:i/>
        </w:rPr>
        <w:t>Р</w:t>
      </w:r>
      <w:r>
        <w:rPr>
          <w:i/>
          <w:vertAlign w:val="subscript"/>
        </w:rPr>
        <w:t>мод</w:t>
      </w:r>
      <w:r>
        <w:t>;</w:t>
      </w:r>
    </w:p>
    <w:p w14:paraId="5BB6C35D" w14:textId="77777777" w:rsidR="009873F2" w:rsidRDefault="009873F2" w:rsidP="0048591B">
      <w:pPr>
        <w:pStyle w:val="a"/>
      </w:pPr>
      <w:r>
        <w:t xml:space="preserve">расходы на приобретение необходимого ПО – </w:t>
      </w:r>
      <w:r>
        <w:rPr>
          <w:i/>
        </w:rPr>
        <w:t>Р</w:t>
      </w:r>
      <w:r>
        <w:rPr>
          <w:i/>
          <w:vertAlign w:val="subscript"/>
        </w:rPr>
        <w:t>ПО</w:t>
      </w:r>
      <w:r>
        <w:t>;</w:t>
      </w:r>
    </w:p>
    <w:p w14:paraId="0D71B48F" w14:textId="77777777" w:rsidR="009873F2" w:rsidRDefault="009873F2" w:rsidP="0048591B">
      <w:pPr>
        <w:pStyle w:val="a"/>
      </w:pPr>
      <w:r>
        <w:t xml:space="preserve">расходы на интернет, связь – </w:t>
      </w:r>
      <w:r>
        <w:rPr>
          <w:i/>
        </w:rPr>
        <w:t>Р</w:t>
      </w:r>
      <w:r>
        <w:rPr>
          <w:i/>
          <w:vertAlign w:val="subscript"/>
        </w:rPr>
        <w:t>тел</w:t>
      </w:r>
      <w:r>
        <w:t>;</w:t>
      </w:r>
    </w:p>
    <w:p w14:paraId="5E288965" w14:textId="77777777" w:rsidR="009873F2" w:rsidRDefault="009873F2" w:rsidP="0048591B">
      <w:pPr>
        <w:pStyle w:val="a"/>
      </w:pPr>
      <w:r>
        <w:t xml:space="preserve">расходы на канцелярские товары и расходные материалы – </w:t>
      </w:r>
      <w:r>
        <w:rPr>
          <w:i/>
        </w:rPr>
        <w:t>Р</w:t>
      </w:r>
      <w:r>
        <w:rPr>
          <w:i/>
          <w:vertAlign w:val="subscript"/>
        </w:rPr>
        <w:t>р.м.</w:t>
      </w:r>
      <w:r>
        <w:t>;</w:t>
      </w:r>
    </w:p>
    <w:p w14:paraId="542BD16A" w14:textId="77777777" w:rsidR="009873F2" w:rsidRDefault="009873F2" w:rsidP="0048591B">
      <w:pPr>
        <w:pStyle w:val="a"/>
      </w:pPr>
      <w:r>
        <w:t xml:space="preserve">прочие расходы – </w:t>
      </w:r>
      <w:r>
        <w:rPr>
          <w:i/>
        </w:rPr>
        <w:t>П</w:t>
      </w:r>
      <w:r>
        <w:rPr>
          <w:i/>
          <w:vertAlign w:val="subscript"/>
        </w:rPr>
        <w:t>р.р.</w:t>
      </w:r>
      <w:r>
        <w:t>.</w:t>
      </w:r>
    </w:p>
    <w:p w14:paraId="300DB4AA" w14:textId="5BD62C86" w:rsidR="009873F2" w:rsidRPr="009873F2" w:rsidRDefault="009873F2" w:rsidP="009873F2">
      <w:pPr>
        <w:pStyle w:val="aff0"/>
      </w:pPr>
      <w:bookmarkStart w:id="1594" w:name="_Toc73469576"/>
      <w:bookmarkStart w:id="1595" w:name="_Toc359344427"/>
      <w:bookmarkStart w:id="1596" w:name="_Toc322893643"/>
      <w:r>
        <w:t>Далее представлен р</w:t>
      </w:r>
      <w:r w:rsidRPr="009873F2">
        <w:t>асчёт заработной платы исполнителей работ по созданию программного продукта</w:t>
      </w:r>
      <w:bookmarkEnd w:id="1594"/>
      <w:bookmarkEnd w:id="1595"/>
      <w:bookmarkEnd w:id="1596"/>
      <w:r>
        <w:t>.</w:t>
      </w:r>
    </w:p>
    <w:p w14:paraId="18D8997A" w14:textId="77777777" w:rsidR="009873F2" w:rsidRDefault="009873F2" w:rsidP="009873F2">
      <w:r>
        <w:lastRenderedPageBreak/>
        <w:t>Основная ЗП определяется по формуле:</w:t>
      </w:r>
    </w:p>
    <w:tbl>
      <w:tblPr>
        <w:tblW w:w="0" w:type="dxa"/>
        <w:jc w:val="center"/>
        <w:tblLayout w:type="fixed"/>
        <w:tblLook w:val="04A0" w:firstRow="1" w:lastRow="0" w:firstColumn="1" w:lastColumn="0" w:noHBand="0" w:noVBand="1"/>
      </w:tblPr>
      <w:tblGrid>
        <w:gridCol w:w="8647"/>
        <w:gridCol w:w="1134"/>
      </w:tblGrid>
      <w:tr w:rsidR="009873F2" w14:paraId="4A2E8F45" w14:textId="77777777" w:rsidTr="009873F2">
        <w:trPr>
          <w:jc w:val="center"/>
        </w:trPr>
        <w:tc>
          <w:tcPr>
            <w:tcW w:w="8647" w:type="dxa"/>
            <w:hideMark/>
          </w:tcPr>
          <w:p w14:paraId="4884AE3E" w14:textId="77777777" w:rsidR="009873F2" w:rsidRDefault="001B58BB"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color w:val="000000" w:themeColor="text1"/>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color w:val="000000" w:themeColor="text1"/>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color w:val="000000" w:themeColor="text1"/>
                      </w:rPr>
                    </m:ctrlPr>
                  </m:dPr>
                  <m:e>
                    <m:r>
                      <m:rPr>
                        <m:nor/>
                      </m:rPr>
                      <w:rPr>
                        <w:rFonts w:cs="Times New Roman"/>
                      </w:rPr>
                      <m:t>1</m:t>
                    </m:r>
                    <m:r>
                      <m:rPr>
                        <m:nor/>
                      </m:rPr>
                      <w:rPr>
                        <w:rFonts w:cs="Times New Roman"/>
                        <w:i/>
                      </w:rPr>
                      <m:t>+</m:t>
                    </m:r>
                    <m:f>
                      <m:fPr>
                        <m:ctrlPr>
                          <w:rPr>
                            <w:rFonts w:ascii="Cambria Math" w:hAnsi="Cambria Math" w:cs="Times New Roman"/>
                            <w:i/>
                            <w:color w:val="000000" w:themeColor="text1"/>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tcPr>
          <w:p w14:paraId="251D60F5" w14:textId="77777777" w:rsidR="009873F2" w:rsidRDefault="009873F2" w:rsidP="009873F2">
            <w:pPr>
              <w:ind w:firstLine="0"/>
              <w:jc w:val="right"/>
              <w:rPr>
                <w:sz w:val="16"/>
                <w:szCs w:val="16"/>
              </w:rPr>
            </w:pPr>
          </w:p>
          <w:p w14:paraId="731D6813" w14:textId="304275F5" w:rsidR="009873F2" w:rsidRDefault="009873F2" w:rsidP="00273426">
            <w:pPr>
              <w:ind w:right="34" w:firstLine="0"/>
              <w:jc w:val="right"/>
              <w:rPr>
                <w:lang w:val="en-US"/>
              </w:rPr>
            </w:pPr>
            <w:r>
              <w:rPr>
                <w:position w:val="-12"/>
              </w:rPr>
              <w:t>(</w:t>
            </w:r>
            <w:r w:rsidR="00FC5943">
              <w:rPr>
                <w:position w:val="-12"/>
              </w:rPr>
              <w:t>А</w:t>
            </w:r>
            <w:r w:rsidR="0048591B">
              <w:rPr>
                <w:position w:val="-12"/>
              </w:rPr>
              <w:t>.1</w:t>
            </w:r>
            <w:r>
              <w:rPr>
                <w:position w:val="-12"/>
              </w:rPr>
              <w:t>)</w:t>
            </w:r>
          </w:p>
        </w:tc>
      </w:tr>
    </w:tbl>
    <w:p w14:paraId="773B3955" w14:textId="77777777" w:rsidR="009873F2" w:rsidRDefault="009873F2" w:rsidP="009873F2">
      <w:pPr>
        <w:widowControl w:val="0"/>
        <w:ind w:firstLine="0"/>
        <w:rPr>
          <w:color w:val="000000" w:themeColor="text1"/>
        </w:rPr>
      </w:pPr>
      <w:r>
        <w:t xml:space="preserve">где </w:t>
      </w:r>
      <w:r>
        <w:rPr>
          <w:i/>
          <w:lang w:val="en-US"/>
        </w:rPr>
        <w:t>M</w:t>
      </w:r>
      <w:r>
        <w:t xml:space="preserve"> – месячная зарплата (</w:t>
      </w:r>
      <w:r>
        <w:rPr>
          <w:i/>
        </w:rPr>
        <w:t>руб.</w:t>
      </w:r>
      <w:r>
        <w:t xml:space="preserve">), </w:t>
      </w:r>
      <w:r>
        <w:rPr>
          <w:i/>
          <w:lang w:val="en-US"/>
        </w:rPr>
        <w:t>T</w:t>
      </w:r>
      <w:r>
        <w:t xml:space="preserve"> – общие трудозатраты (</w:t>
      </w:r>
      <w:r>
        <w:rPr>
          <w:i/>
        </w:rPr>
        <w:t>чел.-ч</w:t>
      </w:r>
      <w:r>
        <w:t xml:space="preserve">), </w:t>
      </w:r>
      <w:r>
        <w:rPr>
          <w:i/>
        </w:rPr>
        <w:t>Ч</w:t>
      </w:r>
      <w:r>
        <w:rPr>
          <w:i/>
          <w:vertAlign w:val="subscript"/>
        </w:rPr>
        <w:t>р</w:t>
      </w:r>
      <w:r>
        <w:t xml:space="preserve"> – число рабочих дней в месяц, </w:t>
      </w:r>
      <w:r>
        <w:rPr>
          <w:i/>
          <w:lang w:val="en-US"/>
        </w:rPr>
        <w:t>t</w:t>
      </w:r>
      <w:r>
        <w:rPr>
          <w:i/>
          <w:vertAlign w:val="subscript"/>
        </w:rPr>
        <w:t>р.д.</w:t>
      </w:r>
      <w:r>
        <w:rPr>
          <w:i/>
        </w:rPr>
        <w:t xml:space="preserve"> – </w:t>
      </w:r>
      <w:r>
        <w:t xml:space="preserve">продолжительность рабочего дня в часах, </w:t>
      </w:r>
      <w:r>
        <w:rPr>
          <w:i/>
        </w:rPr>
        <w:t>П</w:t>
      </w:r>
      <w:r>
        <w:t xml:space="preserve"> – процент премии. В данной работе </w:t>
      </w:r>
      <w:r>
        <w:rPr>
          <w:i/>
        </w:rPr>
        <w:t>Ч</w:t>
      </w:r>
      <w:r>
        <w:rPr>
          <w:i/>
          <w:vertAlign w:val="subscript"/>
        </w:rPr>
        <w:t xml:space="preserve">р </w:t>
      </w:r>
      <w:r>
        <w:rPr>
          <w:i/>
        </w:rPr>
        <w:t xml:space="preserve">= </w:t>
      </w:r>
      <w:r>
        <w:t xml:space="preserve">21 </w:t>
      </w:r>
      <w:r>
        <w:rPr>
          <w:i/>
        </w:rPr>
        <w:t>день</w:t>
      </w:r>
      <w:r>
        <w:t xml:space="preserve">, </w:t>
      </w:r>
      <w:r>
        <w:rPr>
          <w:i/>
          <w:lang w:val="en-US"/>
        </w:rPr>
        <w:t>t</w:t>
      </w:r>
      <w:r>
        <w:rPr>
          <w:i/>
          <w:vertAlign w:val="subscript"/>
        </w:rPr>
        <w:t>р.д.</w:t>
      </w:r>
      <w:r>
        <w:rPr>
          <w:i/>
        </w:rPr>
        <w:t>=</w:t>
      </w:r>
      <w:r>
        <w:t>8</w:t>
      </w:r>
      <w:r>
        <w:rPr>
          <w:i/>
        </w:rPr>
        <w:t>ч</w:t>
      </w:r>
      <w:r>
        <w:t xml:space="preserve">, </w:t>
      </w:r>
      <w:r>
        <w:rPr>
          <w:i/>
        </w:rPr>
        <w:t>П</w:t>
      </w:r>
      <w:r>
        <w:t xml:space="preserve">=0. </w:t>
      </w:r>
    </w:p>
    <w:p w14:paraId="361367F8" w14:textId="33F0C2E5" w:rsidR="009873F2" w:rsidRDefault="009873F2" w:rsidP="009873F2">
      <w:pPr>
        <w:rPr>
          <w:rFonts w:eastAsia="Times New Roman"/>
        </w:rPr>
      </w:pPr>
      <w:r>
        <w:rPr>
          <w:rFonts w:eastAsia="Times New Roman"/>
        </w:rPr>
        <w:t xml:space="preserve">Значение месячной заработной платы (М), суммарные трудозатраты членов, а </w:t>
      </w:r>
      <w:r w:rsidR="00875FB1">
        <w:rPr>
          <w:rFonts w:eastAsia="Times New Roman"/>
        </w:rPr>
        <w:t xml:space="preserve">также рассчитанная по формуле </w:t>
      </w:r>
      <w:r w:rsidR="00FC5943">
        <w:rPr>
          <w:rFonts w:eastAsia="Times New Roman"/>
        </w:rPr>
        <w:t>А.</w:t>
      </w:r>
      <w:r>
        <w:rPr>
          <w:rFonts w:eastAsia="Times New Roman"/>
        </w:rPr>
        <w:t>1 основная заработная плата проект</w:t>
      </w:r>
      <w:r w:rsidR="00875FB1">
        <w:rPr>
          <w:rFonts w:eastAsia="Times New Roman"/>
        </w:rPr>
        <w:t xml:space="preserve">ной команды приведены в табл. </w:t>
      </w:r>
      <w:r w:rsidR="00FC5943">
        <w:rPr>
          <w:rFonts w:eastAsia="Times New Roman"/>
        </w:rPr>
        <w:t>А</w:t>
      </w:r>
      <w:r w:rsidR="0048591B">
        <w:rPr>
          <w:rFonts w:eastAsia="Times New Roman"/>
        </w:rPr>
        <w:t>.</w:t>
      </w:r>
      <w:r>
        <w:rPr>
          <w:rFonts w:eastAsia="Times New Roman"/>
        </w:rPr>
        <w:t>3.</w:t>
      </w:r>
    </w:p>
    <w:p w14:paraId="218852C3" w14:textId="6D835D36" w:rsidR="009873F2" w:rsidDel="000159E4" w:rsidRDefault="009873F2" w:rsidP="009873F2">
      <w:pPr>
        <w:spacing w:line="276" w:lineRule="auto"/>
        <w:ind w:firstLine="0"/>
        <w:jc w:val="left"/>
        <w:rPr>
          <w:del w:id="1597" w:author="Evgeny Sukharev" w:date="2021-06-17T22:38:00Z"/>
          <w:rFonts w:eastAsia="Times New Roman"/>
          <w:b/>
        </w:rPr>
      </w:pPr>
      <w:del w:id="1598" w:author="Evgeny Sukharev" w:date="2021-06-17T22:38:00Z">
        <w:r w:rsidDel="000159E4">
          <w:rPr>
            <w:rFonts w:eastAsia="Times New Roman"/>
            <w:b/>
          </w:rPr>
          <w:br w:type="page"/>
        </w:r>
      </w:del>
    </w:p>
    <w:p w14:paraId="05DBC920" w14:textId="5307B677" w:rsidR="009873F2" w:rsidRDefault="00875FB1">
      <w:pPr>
        <w:spacing w:line="276" w:lineRule="auto"/>
        <w:ind w:firstLine="0"/>
        <w:jc w:val="right"/>
        <w:rPr>
          <w:rFonts w:eastAsia="Times New Roman"/>
          <w:b/>
        </w:rPr>
        <w:pPrChange w:id="1599" w:author="Evgeny Sukharev" w:date="2021-06-17T22:38:00Z">
          <w:pPr>
            <w:jc w:val="right"/>
          </w:pPr>
        </w:pPrChange>
      </w:pPr>
      <w:r>
        <w:rPr>
          <w:rFonts w:eastAsia="Times New Roman"/>
          <w:b/>
        </w:rPr>
        <w:t xml:space="preserve">Таблица </w:t>
      </w:r>
      <w:r w:rsidR="00FC5943">
        <w:rPr>
          <w:rFonts w:eastAsia="Times New Roman"/>
          <w:b/>
        </w:rPr>
        <w:t>А</w:t>
      </w:r>
      <w:r w:rsidR="0048591B">
        <w:rPr>
          <w:rFonts w:eastAsia="Times New Roman"/>
          <w:b/>
        </w:rPr>
        <w:t>.</w:t>
      </w:r>
      <w:r w:rsidR="009873F2">
        <w:rPr>
          <w:rFonts w:eastAsia="Times New Roman"/>
          <w:b/>
        </w:rPr>
        <w:t>3</w:t>
      </w:r>
    </w:p>
    <w:p w14:paraId="5BBF92A3" w14:textId="77777777" w:rsidR="009873F2" w:rsidRPr="00AB31D0" w:rsidRDefault="009873F2" w:rsidP="00AB31D0">
      <w:pPr>
        <w:pStyle w:val="affffff4"/>
      </w:pPr>
      <w:r w:rsidRPr="00AB31D0">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9"/>
        <w:gridCol w:w="3873"/>
        <w:gridCol w:w="1524"/>
        <w:gridCol w:w="1878"/>
        <w:gridCol w:w="1803"/>
      </w:tblGrid>
      <w:tr w:rsidR="009873F2" w14:paraId="5C17ACBF" w14:textId="77777777" w:rsidTr="009873F2">
        <w:trPr>
          <w:trHeight w:val="834"/>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5F695207" w14:textId="77777777" w:rsidR="009873F2" w:rsidRDefault="009873F2" w:rsidP="009873F2">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tcBorders>
              <w:top w:val="single" w:sz="6" w:space="0" w:color="000000"/>
              <w:left w:val="single" w:sz="6" w:space="0" w:color="000000"/>
              <w:bottom w:val="single" w:sz="6" w:space="0" w:color="000000"/>
              <w:right w:val="single" w:sz="6" w:space="0" w:color="000000"/>
            </w:tcBorders>
            <w:vAlign w:val="center"/>
            <w:hideMark/>
          </w:tcPr>
          <w:p w14:paraId="667CB61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Исполнитель</w:t>
            </w:r>
          </w:p>
        </w:tc>
        <w:tc>
          <w:tcPr>
            <w:tcW w:w="769" w:type="pct"/>
            <w:tcBorders>
              <w:top w:val="single" w:sz="6" w:space="0" w:color="000000"/>
              <w:left w:val="single" w:sz="6" w:space="0" w:color="000000"/>
              <w:bottom w:val="single" w:sz="6" w:space="0" w:color="000000"/>
              <w:right w:val="single" w:sz="6" w:space="0" w:color="000000"/>
            </w:tcBorders>
            <w:vAlign w:val="center"/>
            <w:hideMark/>
          </w:tcPr>
          <w:p w14:paraId="5961E772"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Месячная заработная плата (М), руб.</w:t>
            </w:r>
          </w:p>
        </w:tc>
        <w:tc>
          <w:tcPr>
            <w:tcW w:w="948" w:type="pct"/>
            <w:tcBorders>
              <w:top w:val="single" w:sz="6" w:space="0" w:color="000000"/>
              <w:left w:val="single" w:sz="6" w:space="0" w:color="000000"/>
              <w:bottom w:val="single" w:sz="6" w:space="0" w:color="000000"/>
              <w:right w:val="single" w:sz="6" w:space="0" w:color="000000"/>
            </w:tcBorders>
            <w:vAlign w:val="center"/>
            <w:hideMark/>
          </w:tcPr>
          <w:p w14:paraId="1BF8D383" w14:textId="77777777" w:rsidR="009873F2" w:rsidRDefault="009873F2" w:rsidP="009873F2">
            <w:pPr>
              <w:keepNext/>
              <w:keepLines/>
              <w:spacing w:line="240" w:lineRule="auto"/>
              <w:ind w:firstLine="0"/>
              <w:jc w:val="center"/>
              <w:rPr>
                <w:rFonts w:eastAsia="Times New Roman"/>
                <w:b/>
                <w:sz w:val="24"/>
                <w:szCs w:val="24"/>
              </w:rPr>
            </w:pPr>
            <w:r>
              <w:rPr>
                <w:rFonts w:eastAsia="Times New Roman"/>
                <w:b/>
                <w:sz w:val="24"/>
                <w:szCs w:val="24"/>
              </w:rPr>
              <w:t>Трудозатраты, человеко-часов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3D70CED" w14:textId="77777777" w:rsidR="009873F2" w:rsidRDefault="001B58BB" w:rsidP="009873F2">
            <w:pPr>
              <w:keepNext/>
              <w:keepLines/>
              <w:spacing w:line="240" w:lineRule="auto"/>
              <w:ind w:firstLine="0"/>
              <w:jc w:val="center"/>
              <w:rPr>
                <w:rFonts w:eastAsia="Times New Roman"/>
                <w:b/>
                <w:sz w:val="24"/>
                <w:szCs w:val="24"/>
              </w:rPr>
            </w:pPr>
            <m:oMath>
              <m:sSub>
                <m:sSubPr>
                  <m:ctrlPr>
                    <w:rPr>
                      <w:rFonts w:ascii="Cambria Math" w:eastAsia="Times New Roman" w:hAnsi="Cambria Math"/>
                      <w:b/>
                      <w:color w:val="000000" w:themeColor="text1"/>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9873F2">
              <w:rPr>
                <w:rFonts w:eastAsia="Times New Roman"/>
                <w:b/>
                <w:sz w:val="24"/>
                <w:szCs w:val="24"/>
              </w:rPr>
              <w:t>, руб.</w:t>
            </w:r>
          </w:p>
        </w:tc>
      </w:tr>
      <w:tr w:rsidR="009873F2" w14:paraId="2CA31581"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34B14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w:t>
            </w:r>
          </w:p>
        </w:tc>
        <w:tc>
          <w:tcPr>
            <w:tcW w:w="1954" w:type="pct"/>
            <w:tcBorders>
              <w:top w:val="single" w:sz="6" w:space="0" w:color="000000"/>
              <w:left w:val="single" w:sz="6" w:space="0" w:color="000000"/>
              <w:bottom w:val="single" w:sz="6" w:space="0" w:color="000000"/>
              <w:right w:val="single" w:sz="6" w:space="0" w:color="000000"/>
            </w:tcBorders>
            <w:hideMark/>
          </w:tcPr>
          <w:p w14:paraId="4262ED8E" w14:textId="77777777" w:rsidR="009873F2" w:rsidRDefault="009873F2" w:rsidP="009873F2">
            <w:pPr>
              <w:pStyle w:val="a9"/>
              <w:spacing w:before="0" w:beforeAutospacing="0" w:after="0" w:afterAutospacing="0" w:line="256" w:lineRule="auto"/>
              <w:rPr>
                <w:szCs w:val="28"/>
                <w:lang w:eastAsia="en-US"/>
              </w:rPr>
            </w:pPr>
            <w:r>
              <w:rPr>
                <w:szCs w:val="28"/>
                <w:lang w:eastAsia="en-US"/>
              </w:rPr>
              <w:t>Менеджер проекта</w:t>
            </w:r>
          </w:p>
        </w:tc>
        <w:tc>
          <w:tcPr>
            <w:tcW w:w="769" w:type="pct"/>
            <w:tcBorders>
              <w:top w:val="single" w:sz="6" w:space="0" w:color="000000"/>
              <w:left w:val="single" w:sz="6" w:space="0" w:color="000000"/>
              <w:bottom w:val="single" w:sz="6" w:space="0" w:color="000000"/>
              <w:right w:val="single" w:sz="6" w:space="0" w:color="000000"/>
            </w:tcBorders>
            <w:hideMark/>
          </w:tcPr>
          <w:p w14:paraId="68403999"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56 000</w:t>
            </w:r>
          </w:p>
        </w:tc>
        <w:tc>
          <w:tcPr>
            <w:tcW w:w="948" w:type="pct"/>
            <w:tcBorders>
              <w:top w:val="single" w:sz="6" w:space="0" w:color="000000"/>
              <w:left w:val="single" w:sz="6" w:space="0" w:color="000000"/>
              <w:bottom w:val="single" w:sz="6" w:space="0" w:color="000000"/>
              <w:right w:val="single" w:sz="6" w:space="0" w:color="000000"/>
            </w:tcBorders>
            <w:hideMark/>
          </w:tcPr>
          <w:p w14:paraId="02EE9AB2" w14:textId="77777777" w:rsidR="009873F2" w:rsidRDefault="009873F2" w:rsidP="009873F2">
            <w:pPr>
              <w:pStyle w:val="a9"/>
              <w:spacing w:before="0" w:beforeAutospacing="0" w:after="0" w:afterAutospacing="0" w:line="256" w:lineRule="auto"/>
              <w:jc w:val="center"/>
              <w:rPr>
                <w:szCs w:val="28"/>
                <w:lang w:eastAsia="en-US"/>
              </w:rPr>
            </w:pPr>
            <w:r>
              <w:rPr>
                <w:szCs w:val="28"/>
                <w:lang w:eastAsia="en-US"/>
              </w:rPr>
              <w:t>280,4</w:t>
            </w:r>
          </w:p>
        </w:tc>
        <w:tc>
          <w:tcPr>
            <w:tcW w:w="910" w:type="pct"/>
            <w:tcBorders>
              <w:top w:val="single" w:sz="6" w:space="0" w:color="000000"/>
              <w:left w:val="single" w:sz="6" w:space="0" w:color="000000"/>
              <w:bottom w:val="single" w:sz="6" w:space="0" w:color="000000"/>
              <w:right w:val="single" w:sz="6" w:space="0" w:color="000000"/>
            </w:tcBorders>
            <w:hideMark/>
          </w:tcPr>
          <w:p w14:paraId="16B158A9"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93 466</w:t>
            </w:r>
          </w:p>
        </w:tc>
      </w:tr>
      <w:tr w:rsidR="009873F2" w14:paraId="19CB06F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077CB2A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w:t>
            </w:r>
          </w:p>
        </w:tc>
        <w:tc>
          <w:tcPr>
            <w:tcW w:w="1954" w:type="pct"/>
            <w:tcBorders>
              <w:top w:val="single" w:sz="6" w:space="0" w:color="000000"/>
              <w:left w:val="single" w:sz="6" w:space="0" w:color="000000"/>
              <w:bottom w:val="single" w:sz="6" w:space="0" w:color="000000"/>
              <w:right w:val="single" w:sz="6" w:space="0" w:color="000000"/>
            </w:tcBorders>
            <w:hideMark/>
          </w:tcPr>
          <w:p w14:paraId="55DDB03D"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Бизнес-аналитик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34BF07A0"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1F945B72"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230,4</w:t>
            </w:r>
          </w:p>
        </w:tc>
        <w:tc>
          <w:tcPr>
            <w:tcW w:w="910" w:type="pct"/>
            <w:tcBorders>
              <w:top w:val="single" w:sz="6" w:space="0" w:color="000000"/>
              <w:left w:val="single" w:sz="6" w:space="0" w:color="000000"/>
              <w:bottom w:val="single" w:sz="6" w:space="0" w:color="000000"/>
              <w:right w:val="single" w:sz="6" w:space="0" w:color="000000"/>
            </w:tcBorders>
            <w:hideMark/>
          </w:tcPr>
          <w:p w14:paraId="1984E17C"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102 857</w:t>
            </w:r>
          </w:p>
        </w:tc>
      </w:tr>
      <w:tr w:rsidR="009873F2" w14:paraId="6E4BB54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CD654E6"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3</w:t>
            </w:r>
          </w:p>
        </w:tc>
        <w:tc>
          <w:tcPr>
            <w:tcW w:w="1954" w:type="pct"/>
            <w:tcBorders>
              <w:top w:val="single" w:sz="6" w:space="0" w:color="000000"/>
              <w:left w:val="single" w:sz="6" w:space="0" w:color="000000"/>
              <w:bottom w:val="single" w:sz="6" w:space="0" w:color="000000"/>
              <w:right w:val="single" w:sz="6" w:space="0" w:color="000000"/>
            </w:tcBorders>
            <w:hideMark/>
          </w:tcPr>
          <w:p w14:paraId="6583AD01"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Системный аналитик</w:t>
            </w:r>
          </w:p>
        </w:tc>
        <w:tc>
          <w:tcPr>
            <w:tcW w:w="769" w:type="pct"/>
            <w:tcBorders>
              <w:top w:val="single" w:sz="6" w:space="0" w:color="000000"/>
              <w:left w:val="single" w:sz="6" w:space="0" w:color="000000"/>
              <w:bottom w:val="single" w:sz="6" w:space="0" w:color="000000"/>
              <w:right w:val="single" w:sz="6" w:space="0" w:color="000000"/>
            </w:tcBorders>
            <w:hideMark/>
          </w:tcPr>
          <w:p w14:paraId="0790FB1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75 000</w:t>
            </w:r>
          </w:p>
        </w:tc>
        <w:tc>
          <w:tcPr>
            <w:tcW w:w="948" w:type="pct"/>
            <w:tcBorders>
              <w:top w:val="single" w:sz="6" w:space="0" w:color="000000"/>
              <w:left w:val="single" w:sz="6" w:space="0" w:color="000000"/>
              <w:bottom w:val="single" w:sz="6" w:space="0" w:color="000000"/>
              <w:right w:val="single" w:sz="6" w:space="0" w:color="000000"/>
            </w:tcBorders>
            <w:hideMark/>
          </w:tcPr>
          <w:p w14:paraId="5FFCB71B"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144</w:t>
            </w:r>
          </w:p>
        </w:tc>
        <w:tc>
          <w:tcPr>
            <w:tcW w:w="910" w:type="pct"/>
            <w:tcBorders>
              <w:top w:val="single" w:sz="6" w:space="0" w:color="000000"/>
              <w:left w:val="single" w:sz="6" w:space="0" w:color="000000"/>
              <w:bottom w:val="single" w:sz="6" w:space="0" w:color="000000"/>
              <w:right w:val="single" w:sz="6" w:space="0" w:color="000000"/>
            </w:tcBorders>
            <w:hideMark/>
          </w:tcPr>
          <w:p w14:paraId="7D097147"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64 285</w:t>
            </w:r>
          </w:p>
        </w:tc>
      </w:tr>
      <w:tr w:rsidR="009873F2" w14:paraId="07C12153"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975D0EF"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w:t>
            </w:r>
          </w:p>
        </w:tc>
        <w:tc>
          <w:tcPr>
            <w:tcW w:w="1954" w:type="pct"/>
            <w:tcBorders>
              <w:top w:val="single" w:sz="6" w:space="0" w:color="000000"/>
              <w:left w:val="single" w:sz="6" w:space="0" w:color="000000"/>
              <w:bottom w:val="single" w:sz="6" w:space="0" w:color="000000"/>
              <w:right w:val="single" w:sz="6" w:space="0" w:color="000000"/>
            </w:tcBorders>
            <w:hideMark/>
          </w:tcPr>
          <w:p w14:paraId="67DD5BEE"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Тестировщик</w:t>
            </w:r>
          </w:p>
        </w:tc>
        <w:tc>
          <w:tcPr>
            <w:tcW w:w="769" w:type="pct"/>
            <w:tcBorders>
              <w:top w:val="single" w:sz="6" w:space="0" w:color="000000"/>
              <w:left w:val="single" w:sz="6" w:space="0" w:color="000000"/>
              <w:bottom w:val="single" w:sz="6" w:space="0" w:color="000000"/>
              <w:right w:val="single" w:sz="6" w:space="0" w:color="000000"/>
            </w:tcBorders>
            <w:hideMark/>
          </w:tcPr>
          <w:p w14:paraId="321CA403"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53 000</w:t>
            </w:r>
          </w:p>
        </w:tc>
        <w:tc>
          <w:tcPr>
            <w:tcW w:w="948" w:type="pct"/>
            <w:tcBorders>
              <w:top w:val="single" w:sz="6" w:space="0" w:color="000000"/>
              <w:left w:val="single" w:sz="6" w:space="0" w:color="000000"/>
              <w:bottom w:val="single" w:sz="6" w:space="0" w:color="000000"/>
              <w:right w:val="single" w:sz="6" w:space="0" w:color="000000"/>
            </w:tcBorders>
            <w:hideMark/>
          </w:tcPr>
          <w:p w14:paraId="0FCCC5CF"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256</w:t>
            </w:r>
          </w:p>
        </w:tc>
        <w:tc>
          <w:tcPr>
            <w:tcW w:w="910" w:type="pct"/>
            <w:tcBorders>
              <w:top w:val="single" w:sz="6" w:space="0" w:color="000000"/>
              <w:left w:val="single" w:sz="6" w:space="0" w:color="000000"/>
              <w:bottom w:val="single" w:sz="6" w:space="0" w:color="000000"/>
              <w:right w:val="single" w:sz="6" w:space="0" w:color="000000"/>
            </w:tcBorders>
            <w:hideMark/>
          </w:tcPr>
          <w:p w14:paraId="3DCD4AF3"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80 762</w:t>
            </w:r>
          </w:p>
        </w:tc>
      </w:tr>
      <w:tr w:rsidR="009873F2" w14:paraId="4D0E174A"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72826D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w:t>
            </w:r>
          </w:p>
        </w:tc>
        <w:tc>
          <w:tcPr>
            <w:tcW w:w="1954" w:type="pct"/>
            <w:tcBorders>
              <w:top w:val="single" w:sz="6" w:space="0" w:color="000000"/>
              <w:left w:val="single" w:sz="6" w:space="0" w:color="000000"/>
              <w:bottom w:val="single" w:sz="6" w:space="0" w:color="000000"/>
              <w:right w:val="single" w:sz="6" w:space="0" w:color="000000"/>
            </w:tcBorders>
            <w:hideMark/>
          </w:tcPr>
          <w:p w14:paraId="7A67276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Специалист по внедрению</w:t>
            </w:r>
          </w:p>
        </w:tc>
        <w:tc>
          <w:tcPr>
            <w:tcW w:w="769" w:type="pct"/>
            <w:tcBorders>
              <w:top w:val="single" w:sz="6" w:space="0" w:color="000000"/>
              <w:left w:val="single" w:sz="6" w:space="0" w:color="000000"/>
              <w:bottom w:val="single" w:sz="6" w:space="0" w:color="000000"/>
              <w:right w:val="single" w:sz="6" w:space="0" w:color="000000"/>
            </w:tcBorders>
            <w:hideMark/>
          </w:tcPr>
          <w:p w14:paraId="62605D35"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50 000</w:t>
            </w:r>
          </w:p>
        </w:tc>
        <w:tc>
          <w:tcPr>
            <w:tcW w:w="948" w:type="pct"/>
            <w:tcBorders>
              <w:top w:val="single" w:sz="6" w:space="0" w:color="000000"/>
              <w:left w:val="single" w:sz="6" w:space="0" w:color="000000"/>
              <w:bottom w:val="single" w:sz="6" w:space="0" w:color="000000"/>
              <w:right w:val="single" w:sz="6" w:space="0" w:color="000000"/>
            </w:tcBorders>
            <w:hideMark/>
          </w:tcPr>
          <w:p w14:paraId="25E4A794"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80</w:t>
            </w:r>
          </w:p>
        </w:tc>
        <w:tc>
          <w:tcPr>
            <w:tcW w:w="910" w:type="pct"/>
            <w:tcBorders>
              <w:top w:val="single" w:sz="6" w:space="0" w:color="000000"/>
              <w:left w:val="single" w:sz="6" w:space="0" w:color="000000"/>
              <w:bottom w:val="single" w:sz="6" w:space="0" w:color="000000"/>
              <w:right w:val="single" w:sz="6" w:space="0" w:color="000000"/>
            </w:tcBorders>
            <w:hideMark/>
          </w:tcPr>
          <w:p w14:paraId="4FFD8CC4"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23 810</w:t>
            </w:r>
          </w:p>
        </w:tc>
      </w:tr>
      <w:tr w:rsidR="009873F2" w14:paraId="42718AF4"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30A054C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6</w:t>
            </w:r>
          </w:p>
        </w:tc>
        <w:tc>
          <w:tcPr>
            <w:tcW w:w="1954" w:type="pct"/>
            <w:tcBorders>
              <w:top w:val="single" w:sz="6" w:space="0" w:color="000000"/>
              <w:left w:val="single" w:sz="6" w:space="0" w:color="000000"/>
              <w:bottom w:val="single" w:sz="6" w:space="0" w:color="000000"/>
              <w:right w:val="single" w:sz="6" w:space="0" w:color="000000"/>
            </w:tcBorders>
            <w:hideMark/>
          </w:tcPr>
          <w:p w14:paraId="11E19A3C"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Дизайнер</w:t>
            </w:r>
          </w:p>
        </w:tc>
        <w:tc>
          <w:tcPr>
            <w:tcW w:w="769" w:type="pct"/>
            <w:tcBorders>
              <w:top w:val="single" w:sz="6" w:space="0" w:color="000000"/>
              <w:left w:val="single" w:sz="6" w:space="0" w:color="000000"/>
              <w:bottom w:val="single" w:sz="6" w:space="0" w:color="000000"/>
              <w:right w:val="single" w:sz="6" w:space="0" w:color="000000"/>
            </w:tcBorders>
            <w:hideMark/>
          </w:tcPr>
          <w:p w14:paraId="16E6A2E7"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41 000</w:t>
            </w:r>
          </w:p>
        </w:tc>
        <w:tc>
          <w:tcPr>
            <w:tcW w:w="948" w:type="pct"/>
            <w:tcBorders>
              <w:top w:val="single" w:sz="6" w:space="0" w:color="000000"/>
              <w:left w:val="single" w:sz="6" w:space="0" w:color="000000"/>
              <w:bottom w:val="single" w:sz="6" w:space="0" w:color="000000"/>
              <w:right w:val="single" w:sz="6" w:space="0" w:color="000000"/>
            </w:tcBorders>
            <w:hideMark/>
          </w:tcPr>
          <w:p w14:paraId="290426C0"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48</w:t>
            </w:r>
          </w:p>
        </w:tc>
        <w:tc>
          <w:tcPr>
            <w:tcW w:w="910" w:type="pct"/>
            <w:tcBorders>
              <w:top w:val="single" w:sz="6" w:space="0" w:color="000000"/>
              <w:left w:val="single" w:sz="6" w:space="0" w:color="000000"/>
              <w:bottom w:val="single" w:sz="6" w:space="0" w:color="000000"/>
              <w:right w:val="single" w:sz="6" w:space="0" w:color="000000"/>
            </w:tcBorders>
            <w:hideMark/>
          </w:tcPr>
          <w:p w14:paraId="1F4F5B62"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11 714</w:t>
            </w:r>
          </w:p>
        </w:tc>
      </w:tr>
      <w:tr w:rsidR="009873F2" w14:paraId="28E4AAF2"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18EC9001"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7</w:t>
            </w:r>
          </w:p>
        </w:tc>
        <w:tc>
          <w:tcPr>
            <w:tcW w:w="1954" w:type="pct"/>
            <w:tcBorders>
              <w:top w:val="single" w:sz="6" w:space="0" w:color="000000"/>
              <w:left w:val="single" w:sz="6" w:space="0" w:color="000000"/>
              <w:bottom w:val="single" w:sz="6" w:space="0" w:color="000000"/>
              <w:right w:val="single" w:sz="6" w:space="0" w:color="000000"/>
            </w:tcBorders>
            <w:hideMark/>
          </w:tcPr>
          <w:p w14:paraId="465D3647" w14:textId="77777777" w:rsidR="009873F2" w:rsidRDefault="009873F2" w:rsidP="009873F2">
            <w:pPr>
              <w:pStyle w:val="a9"/>
              <w:spacing w:before="0" w:beforeAutospacing="0" w:after="0" w:afterAutospacing="0" w:line="256" w:lineRule="auto"/>
              <w:rPr>
                <w:szCs w:val="28"/>
                <w:lang w:eastAsia="en-US"/>
              </w:rPr>
            </w:pPr>
            <w:r>
              <w:rPr>
                <w:color w:val="000000" w:themeColor="text1"/>
                <w:szCs w:val="28"/>
                <w:lang w:val="en-US" w:eastAsia="en-US"/>
              </w:rPr>
              <w:t>Frontend-разработчик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00F81950"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48EFCB88" w14:textId="77777777" w:rsidR="009873F2" w:rsidRDefault="009873F2" w:rsidP="009873F2">
            <w:pPr>
              <w:pStyle w:val="a9"/>
              <w:spacing w:before="0" w:beforeAutospacing="0" w:after="0" w:afterAutospacing="0" w:line="256" w:lineRule="auto"/>
              <w:jc w:val="center"/>
              <w:rPr>
                <w:szCs w:val="28"/>
                <w:lang w:eastAsia="en-US"/>
              </w:rPr>
            </w:pPr>
            <w:r>
              <w:rPr>
                <w:color w:val="000000" w:themeColor="text1"/>
                <w:szCs w:val="28"/>
                <w:lang w:val="en-US" w:eastAsia="en-US"/>
              </w:rPr>
              <w:t>348</w:t>
            </w:r>
          </w:p>
        </w:tc>
        <w:tc>
          <w:tcPr>
            <w:tcW w:w="910" w:type="pct"/>
            <w:tcBorders>
              <w:top w:val="single" w:sz="6" w:space="0" w:color="000000"/>
              <w:left w:val="single" w:sz="6" w:space="0" w:color="000000"/>
              <w:bottom w:val="single" w:sz="6" w:space="0" w:color="000000"/>
              <w:right w:val="single" w:sz="6" w:space="0" w:color="000000"/>
            </w:tcBorders>
            <w:hideMark/>
          </w:tcPr>
          <w:p w14:paraId="32600676"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176 071</w:t>
            </w:r>
          </w:p>
        </w:tc>
      </w:tr>
      <w:tr w:rsidR="009873F2" w14:paraId="2AEB17AC" w14:textId="77777777" w:rsidTr="009873F2">
        <w:trPr>
          <w:trHeight w:val="417"/>
        </w:trPr>
        <w:tc>
          <w:tcPr>
            <w:tcW w:w="418" w:type="pct"/>
            <w:tcBorders>
              <w:top w:val="single" w:sz="6" w:space="0" w:color="000000"/>
              <w:left w:val="single" w:sz="6" w:space="0" w:color="000000"/>
              <w:bottom w:val="single" w:sz="6" w:space="0" w:color="000000"/>
              <w:right w:val="single" w:sz="6" w:space="0" w:color="000000"/>
            </w:tcBorders>
            <w:vAlign w:val="center"/>
            <w:hideMark/>
          </w:tcPr>
          <w:p w14:paraId="677EC3BA"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8</w:t>
            </w:r>
          </w:p>
        </w:tc>
        <w:tc>
          <w:tcPr>
            <w:tcW w:w="1954" w:type="pct"/>
            <w:tcBorders>
              <w:top w:val="single" w:sz="6" w:space="0" w:color="000000"/>
              <w:left w:val="single" w:sz="6" w:space="0" w:color="000000"/>
              <w:bottom w:val="single" w:sz="6" w:space="0" w:color="000000"/>
              <w:right w:val="single" w:sz="6" w:space="0" w:color="000000"/>
            </w:tcBorders>
            <w:hideMark/>
          </w:tcPr>
          <w:p w14:paraId="0527B128" w14:textId="77777777" w:rsidR="009873F2" w:rsidRDefault="009873F2" w:rsidP="009873F2">
            <w:pPr>
              <w:pStyle w:val="a9"/>
              <w:spacing w:before="0" w:beforeAutospacing="0" w:after="0" w:afterAutospacing="0" w:line="256" w:lineRule="auto"/>
              <w:rPr>
                <w:color w:val="000000" w:themeColor="text1"/>
                <w:szCs w:val="28"/>
                <w:lang w:eastAsia="en-US"/>
              </w:rPr>
            </w:pPr>
            <w:r>
              <w:rPr>
                <w:color w:val="000000" w:themeColor="text1"/>
                <w:szCs w:val="28"/>
                <w:lang w:val="en-US" w:eastAsia="en-US"/>
              </w:rPr>
              <w:t>Backend-</w:t>
            </w:r>
            <w:r>
              <w:rPr>
                <w:color w:val="000000" w:themeColor="text1"/>
                <w:szCs w:val="28"/>
                <w:lang w:eastAsia="en-US"/>
              </w:rPr>
              <w:t>разработчик</w:t>
            </w:r>
          </w:p>
        </w:tc>
        <w:tc>
          <w:tcPr>
            <w:tcW w:w="769" w:type="pct"/>
            <w:tcBorders>
              <w:top w:val="single" w:sz="6" w:space="0" w:color="000000"/>
              <w:left w:val="single" w:sz="6" w:space="0" w:color="000000"/>
              <w:bottom w:val="single" w:sz="6" w:space="0" w:color="000000"/>
              <w:right w:val="single" w:sz="6" w:space="0" w:color="000000"/>
            </w:tcBorders>
            <w:hideMark/>
          </w:tcPr>
          <w:p w14:paraId="5EC4054D" w14:textId="77777777" w:rsidR="009873F2" w:rsidRDefault="009873F2" w:rsidP="009873F2">
            <w:pPr>
              <w:keepNext/>
              <w:keepLines/>
              <w:spacing w:line="240" w:lineRule="auto"/>
              <w:ind w:firstLine="0"/>
              <w:jc w:val="center"/>
              <w:rPr>
                <w:rFonts w:eastAsia="Times New Roman"/>
                <w:color w:val="000000" w:themeColor="text1"/>
                <w:sz w:val="24"/>
                <w:szCs w:val="24"/>
              </w:rPr>
            </w:pPr>
            <w:r>
              <w:rPr>
                <w:rFonts w:eastAsia="Times New Roman"/>
                <w:sz w:val="24"/>
                <w:szCs w:val="24"/>
              </w:rPr>
              <w:t>85 000</w:t>
            </w:r>
          </w:p>
        </w:tc>
        <w:tc>
          <w:tcPr>
            <w:tcW w:w="948" w:type="pct"/>
            <w:tcBorders>
              <w:top w:val="single" w:sz="6" w:space="0" w:color="000000"/>
              <w:left w:val="single" w:sz="6" w:space="0" w:color="000000"/>
              <w:bottom w:val="single" w:sz="6" w:space="0" w:color="000000"/>
              <w:right w:val="single" w:sz="6" w:space="0" w:color="000000"/>
            </w:tcBorders>
            <w:hideMark/>
          </w:tcPr>
          <w:p w14:paraId="210C368A" w14:textId="77777777" w:rsidR="009873F2" w:rsidRDefault="009873F2" w:rsidP="009873F2">
            <w:pPr>
              <w:keepNext/>
              <w:keepLines/>
              <w:spacing w:line="240" w:lineRule="auto"/>
              <w:ind w:firstLine="0"/>
              <w:jc w:val="center"/>
              <w:rPr>
                <w:rFonts w:eastAsia="Times New Roman"/>
                <w:sz w:val="24"/>
                <w:szCs w:val="24"/>
              </w:rPr>
            </w:pPr>
            <w:r>
              <w:rPr>
                <w:rFonts w:eastAsia="Times New Roman"/>
                <w:sz w:val="24"/>
                <w:szCs w:val="24"/>
              </w:rPr>
              <w:t>260</w:t>
            </w:r>
          </w:p>
        </w:tc>
        <w:tc>
          <w:tcPr>
            <w:tcW w:w="910" w:type="pct"/>
            <w:tcBorders>
              <w:top w:val="single" w:sz="6" w:space="0" w:color="000000"/>
              <w:left w:val="single" w:sz="6" w:space="0" w:color="000000"/>
              <w:bottom w:val="single" w:sz="6" w:space="0" w:color="000000"/>
              <w:right w:val="single" w:sz="6" w:space="0" w:color="000000"/>
            </w:tcBorders>
            <w:hideMark/>
          </w:tcPr>
          <w:p w14:paraId="6C94FE42" w14:textId="77777777" w:rsidR="009873F2" w:rsidRDefault="009873F2" w:rsidP="009873F2">
            <w:pPr>
              <w:keepNext/>
              <w:keepLines/>
              <w:spacing w:line="240" w:lineRule="auto"/>
              <w:ind w:firstLine="0"/>
              <w:jc w:val="center"/>
              <w:rPr>
                <w:rFonts w:eastAsia="Times New Roman"/>
                <w:sz w:val="24"/>
                <w:szCs w:val="24"/>
                <w:lang w:val="en-US"/>
              </w:rPr>
            </w:pPr>
            <w:r>
              <w:rPr>
                <w:rFonts w:eastAsia="Times New Roman"/>
                <w:sz w:val="24"/>
                <w:szCs w:val="24"/>
                <w:lang w:val="en-US"/>
              </w:rPr>
              <w:t>131 547</w:t>
            </w:r>
          </w:p>
        </w:tc>
      </w:tr>
    </w:tbl>
    <w:p w14:paraId="17F7F854" w14:textId="0EA76DA8" w:rsidR="009873F2" w:rsidDel="00066D02" w:rsidRDefault="009873F2" w:rsidP="009873F2">
      <w:pPr>
        <w:rPr>
          <w:del w:id="1600" w:author="Evgeny Sukharev" w:date="2021-06-14T19:41:00Z"/>
          <w:rFonts w:eastAsia="Times New Roman"/>
          <w:color w:val="000000" w:themeColor="text1"/>
        </w:rPr>
      </w:pPr>
    </w:p>
    <w:p w14:paraId="1EFE7600" w14:textId="77777777" w:rsidR="009873F2" w:rsidRDefault="009873F2">
      <w:pPr>
        <w:widowControl w:val="0"/>
        <w:spacing w:before="120"/>
        <w:ind w:firstLine="709"/>
        <w:rPr>
          <w:position w:val="-14"/>
        </w:rPr>
        <w:pPrChange w:id="1601" w:author="Evgeny Sukharev" w:date="2021-06-14T19:41:00Z">
          <w:pPr>
            <w:widowControl w:val="0"/>
            <w:ind w:firstLine="708"/>
          </w:pPr>
        </w:pPrChange>
      </w:pPr>
      <w:r>
        <w:t>Суммарное значение основной заработной платы проектной команды на период реализации проекта составит 683 587 (</w:t>
      </w:r>
      <w:r w:rsidRPr="003E536D">
        <w:rPr>
          <w:i/>
          <w:rPrChange w:id="1602" w:author="Evgeny Sukharev" w:date="2021-06-17T22:40:00Z">
            <w:rPr/>
          </w:rPrChange>
        </w:rPr>
        <w:t>руб</w:t>
      </w:r>
      <w:r>
        <w:t>.).</w:t>
      </w:r>
    </w:p>
    <w:p w14:paraId="23019C6B" w14:textId="77777777" w:rsidR="009873F2" w:rsidRDefault="009873F2" w:rsidP="009873F2">
      <w:pPr>
        <w:widowControl w:val="0"/>
        <w:ind w:firstLine="708"/>
      </w:pPr>
      <w:r>
        <w:t>Так как дополнительную заработную плату берем за 15% от основной, общая заработная плата составит 786 125 (</w:t>
      </w:r>
      <w:r w:rsidRPr="003E536D">
        <w:rPr>
          <w:i/>
          <w:rPrChange w:id="1603" w:author="Evgeny Sukharev" w:date="2021-06-17T22:40:00Z">
            <w:rPr/>
          </w:rPrChange>
        </w:rPr>
        <w:t>руб</w:t>
      </w:r>
      <w:r>
        <w:t>.).</w:t>
      </w:r>
    </w:p>
    <w:p w14:paraId="0FDA741D" w14:textId="3026C4B7" w:rsidR="009873F2" w:rsidRDefault="009873F2" w:rsidP="009873F2">
      <w:pPr>
        <w:widowControl w:val="0"/>
        <w:ind w:firstLine="708"/>
      </w:pPr>
      <w:r>
        <w:t xml:space="preserve">Проект реализуется в небольшой ИТ-компании, где доля вспомогательного </w:t>
      </w:r>
      <w:del w:id="1604" w:author="Evgeny Sukharev" w:date="2021-06-15T17:00:00Z">
        <w:r w:rsidDel="00D06878">
          <w:delText xml:space="preserve">и </w:delText>
        </w:r>
      </w:del>
      <w:ins w:id="1605" w:author="Evgeny Sukharev" w:date="2021-06-15T17:00:00Z">
        <w:r w:rsidR="00D06878">
          <w:t>и </w:t>
        </w:r>
      </w:ins>
      <w:r>
        <w:t xml:space="preserve">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w:t>
      </w:r>
      <w:del w:id="1606" w:author="Evgeny Sukharev" w:date="2021-06-15T17:00:00Z">
        <w:r w:rsidDel="00D06878">
          <w:delText xml:space="preserve">и </w:delText>
        </w:r>
      </w:del>
      <w:ins w:id="1607" w:author="Evgeny Sukharev" w:date="2021-06-15T17:00:00Z">
        <w:r w:rsidR="00D06878">
          <w:t>и </w:t>
        </w:r>
      </w:ins>
      <w:r>
        <w:t xml:space="preserve">налоговый учет в Компании отдан на аутсорсинг. Затраты на аутсорсинг войдут в прочие расходы. В связи с этим примем заработную плату обслуживающего </w:t>
      </w:r>
      <w:r>
        <w:lastRenderedPageBreak/>
        <w:t>персонала равной 0 руб.</w:t>
      </w:r>
    </w:p>
    <w:p w14:paraId="3FF02096" w14:textId="6596585D" w:rsidR="009873F2" w:rsidRDefault="009873F2" w:rsidP="009873F2">
      <w:pPr>
        <w:rPr>
          <w:rFonts w:eastAsia="Times New Roman" w:cs="Times New Roman"/>
          <w:b/>
          <w:szCs w:val="28"/>
        </w:rPr>
      </w:pPr>
      <w:r>
        <w:rPr>
          <w:rFonts w:eastAsia="Times New Roman"/>
        </w:rPr>
        <w:t>Теперь можно рассчитать величину отчислений на социальные нужды (страховые взносы), которые начисляются на заработную плату и в 2021 г. для организаций, осуществляющих деятельность в области информационных технологий, составляют 14% по выплатам в пределах 568 тыс. руб. Структура отчислений на социальные нужды (страхо</w:t>
      </w:r>
      <w:r w:rsidR="00875FB1">
        <w:rPr>
          <w:rFonts w:eastAsia="Times New Roman"/>
        </w:rPr>
        <w:t xml:space="preserve">вые взносы) приведена в табл. </w:t>
      </w:r>
      <w:r w:rsidR="006A00FB">
        <w:rPr>
          <w:rFonts w:eastAsia="Times New Roman"/>
        </w:rPr>
        <w:t>А</w:t>
      </w:r>
      <w:r w:rsidR="0048591B">
        <w:rPr>
          <w:rFonts w:eastAsia="Times New Roman"/>
        </w:rPr>
        <w:t>.</w:t>
      </w:r>
      <w:r>
        <w:rPr>
          <w:rFonts w:eastAsia="Times New Roman"/>
        </w:rPr>
        <w:t>4.</w:t>
      </w:r>
      <w:del w:id="1608" w:author="Evgeny Sukharev" w:date="2021-06-17T22:38:00Z">
        <w:r w:rsidDel="000159E4">
          <w:rPr>
            <w:b/>
            <w:i/>
          </w:rPr>
          <w:br w:type="page"/>
        </w:r>
      </w:del>
    </w:p>
    <w:p w14:paraId="7A1EFD2B" w14:textId="3A815F6D" w:rsidR="009873F2" w:rsidRDefault="00875FB1" w:rsidP="009873F2">
      <w:pPr>
        <w:pStyle w:val="afffff"/>
        <w:rPr>
          <w:b/>
          <w:i w:val="0"/>
        </w:rPr>
      </w:pPr>
      <w:r>
        <w:rPr>
          <w:b/>
          <w:i w:val="0"/>
        </w:rPr>
        <w:t xml:space="preserve">Таблица </w:t>
      </w:r>
      <w:r w:rsidR="006A00FB">
        <w:rPr>
          <w:b/>
          <w:i w:val="0"/>
        </w:rPr>
        <w:t>А</w:t>
      </w:r>
      <w:r w:rsidR="0048591B">
        <w:rPr>
          <w:b/>
          <w:i w:val="0"/>
        </w:rPr>
        <w:t>.</w:t>
      </w:r>
      <w:r w:rsidR="009873F2">
        <w:rPr>
          <w:b/>
          <w:i w:val="0"/>
        </w:rPr>
        <w:t>4</w:t>
      </w:r>
    </w:p>
    <w:p w14:paraId="11E3634B" w14:textId="77777777" w:rsidR="009873F2" w:rsidRPr="00AB31D0" w:rsidRDefault="009873F2" w:rsidP="00AB31D0">
      <w:pPr>
        <w:pStyle w:val="affffff4"/>
      </w:pPr>
      <w:r w:rsidRPr="00AB31D0">
        <w:t>Структура 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8"/>
        <w:gridCol w:w="1903"/>
      </w:tblGrid>
      <w:tr w:rsidR="009873F2" w14:paraId="032B40A3"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64F3B6" w14:textId="77777777" w:rsidR="009873F2" w:rsidRDefault="009873F2" w:rsidP="009873F2">
            <w:pPr>
              <w:spacing w:line="240" w:lineRule="auto"/>
              <w:ind w:firstLine="0"/>
              <w:jc w:val="left"/>
              <w:rPr>
                <w:rFonts w:ascii="Calibri" w:hAnsi="Calibri"/>
                <w:bCs/>
                <w:sz w:val="24"/>
                <w:szCs w:val="24"/>
              </w:rPr>
            </w:pPr>
            <w:r>
              <w:rPr>
                <w:bCs/>
              </w:rPr>
              <w:t xml:space="preserve">Пенсионный фонд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E66130" w14:textId="77777777" w:rsidR="009873F2" w:rsidRDefault="009873F2" w:rsidP="009873F2">
            <w:pPr>
              <w:spacing w:line="240" w:lineRule="auto"/>
              <w:ind w:firstLine="0"/>
              <w:jc w:val="center"/>
              <w:rPr>
                <w:rFonts w:ascii="Calibri" w:hAnsi="Calibri"/>
                <w:sz w:val="24"/>
                <w:szCs w:val="24"/>
              </w:rPr>
            </w:pPr>
            <w:r>
              <w:rPr>
                <w:bCs/>
              </w:rPr>
              <w:t>8,0</w:t>
            </w:r>
            <w:r>
              <w:t>%</w:t>
            </w:r>
          </w:p>
        </w:tc>
      </w:tr>
      <w:tr w:rsidR="009873F2" w14:paraId="4C9A3F4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5B6AA8" w14:textId="77777777" w:rsidR="009873F2" w:rsidRDefault="009873F2" w:rsidP="009873F2">
            <w:pPr>
              <w:spacing w:line="240" w:lineRule="auto"/>
              <w:ind w:firstLine="0"/>
              <w:rPr>
                <w:rFonts w:ascii="Calibri" w:hAnsi="Calibri"/>
                <w:bCs/>
                <w:i/>
                <w:iCs/>
                <w:sz w:val="24"/>
                <w:szCs w:val="24"/>
              </w:rPr>
            </w:pPr>
            <w:r>
              <w:rPr>
                <w:bCs/>
                <w:i/>
                <w:iCs/>
              </w:rPr>
              <w:t>для лиц 1966 года рождения и старше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1786C7" w14:textId="77777777" w:rsidR="009873F2" w:rsidRDefault="009873F2" w:rsidP="009873F2">
            <w:pPr>
              <w:spacing w:line="240" w:lineRule="auto"/>
              <w:jc w:val="center"/>
              <w:rPr>
                <w:rFonts w:ascii="Calibri" w:hAnsi="Calibri"/>
                <w:sz w:val="24"/>
                <w:szCs w:val="24"/>
              </w:rPr>
            </w:pPr>
          </w:p>
        </w:tc>
      </w:tr>
      <w:tr w:rsidR="009873F2" w14:paraId="30E965AD"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7B8A52"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7656B7" w14:textId="77777777" w:rsidR="009873F2" w:rsidRDefault="009873F2" w:rsidP="009873F2">
            <w:pPr>
              <w:spacing w:line="240" w:lineRule="auto"/>
              <w:ind w:firstLine="0"/>
              <w:jc w:val="center"/>
              <w:rPr>
                <w:rFonts w:ascii="Calibri" w:hAnsi="Calibri"/>
                <w:sz w:val="24"/>
                <w:szCs w:val="24"/>
              </w:rPr>
            </w:pPr>
            <w:r>
              <w:t>8,0%</w:t>
            </w:r>
          </w:p>
        </w:tc>
      </w:tr>
      <w:tr w:rsidR="009873F2" w14:paraId="5CC6BE4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EE645C" w14:textId="77777777" w:rsidR="009873F2" w:rsidRDefault="009873F2" w:rsidP="009873F2">
            <w:pPr>
              <w:spacing w:line="240" w:lineRule="auto"/>
              <w:ind w:firstLine="0"/>
              <w:rPr>
                <w:rFonts w:ascii="Calibri" w:hAnsi="Calibri"/>
                <w:bCs/>
                <w:i/>
                <w:iCs/>
                <w:sz w:val="24"/>
                <w:szCs w:val="24"/>
              </w:rPr>
            </w:pPr>
            <w:r>
              <w:rPr>
                <w:bCs/>
                <w:i/>
                <w:iCs/>
              </w:rPr>
              <w:t>для лиц 1967 года рождения и моложе</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CCDFA" w14:textId="77777777" w:rsidR="009873F2" w:rsidRDefault="009873F2" w:rsidP="009873F2">
            <w:pPr>
              <w:spacing w:line="240" w:lineRule="auto"/>
              <w:jc w:val="center"/>
              <w:rPr>
                <w:rFonts w:ascii="Calibri" w:hAnsi="Calibri"/>
                <w:sz w:val="24"/>
                <w:szCs w:val="24"/>
              </w:rPr>
            </w:pPr>
          </w:p>
        </w:tc>
      </w:tr>
      <w:tr w:rsidR="009873F2" w14:paraId="20969515"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E3DB9" w14:textId="77777777" w:rsidR="009873F2" w:rsidRDefault="009873F2" w:rsidP="009873F2">
            <w:pPr>
              <w:spacing w:line="240" w:lineRule="auto"/>
              <w:ind w:firstLine="0"/>
              <w:rPr>
                <w:rFonts w:ascii="Calibri" w:hAnsi="Calibri"/>
                <w:sz w:val="24"/>
                <w:szCs w:val="24"/>
              </w:rPr>
            </w:pPr>
            <w:r>
              <w:t>страховые взносы на страховую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912C82F" w14:textId="77777777" w:rsidR="009873F2" w:rsidRDefault="009873F2" w:rsidP="009873F2">
            <w:pPr>
              <w:spacing w:line="240" w:lineRule="auto"/>
              <w:ind w:firstLine="0"/>
              <w:jc w:val="center"/>
              <w:rPr>
                <w:rFonts w:ascii="Calibri" w:hAnsi="Calibri"/>
                <w:sz w:val="24"/>
                <w:szCs w:val="24"/>
              </w:rPr>
            </w:pPr>
            <w:r>
              <w:t>2,0%</w:t>
            </w:r>
          </w:p>
        </w:tc>
      </w:tr>
      <w:tr w:rsidR="009873F2" w14:paraId="1B90F246"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E21095" w14:textId="77777777" w:rsidR="009873F2" w:rsidRDefault="009873F2" w:rsidP="009873F2">
            <w:pPr>
              <w:spacing w:line="240" w:lineRule="auto"/>
              <w:ind w:firstLine="0"/>
              <w:rPr>
                <w:rFonts w:ascii="Calibri" w:hAnsi="Calibri"/>
                <w:sz w:val="24"/>
                <w:szCs w:val="24"/>
              </w:rPr>
            </w:pPr>
            <w:r>
              <w:t>страховые взносы на накопительную часть трудовой пенсии</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AA308AF" w14:textId="77777777" w:rsidR="009873F2" w:rsidRDefault="009873F2" w:rsidP="009873F2">
            <w:pPr>
              <w:spacing w:line="240" w:lineRule="auto"/>
              <w:ind w:firstLine="0"/>
              <w:jc w:val="center"/>
              <w:rPr>
                <w:rFonts w:ascii="Calibri" w:hAnsi="Calibri"/>
                <w:sz w:val="24"/>
                <w:szCs w:val="24"/>
              </w:rPr>
            </w:pPr>
            <w:r>
              <w:t>6,0%</w:t>
            </w:r>
          </w:p>
        </w:tc>
      </w:tr>
      <w:tr w:rsidR="009873F2" w14:paraId="426CBBEF"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B32F6" w14:textId="77777777" w:rsidR="009873F2" w:rsidRDefault="009873F2" w:rsidP="009873F2">
            <w:pPr>
              <w:spacing w:line="240" w:lineRule="auto"/>
              <w:ind w:firstLine="0"/>
              <w:rPr>
                <w:rFonts w:ascii="Calibri" w:hAnsi="Calibri"/>
                <w:bCs/>
                <w:sz w:val="24"/>
                <w:szCs w:val="24"/>
              </w:rPr>
            </w:pPr>
            <w:r>
              <w:rPr>
                <w:bCs/>
              </w:rPr>
              <w:t xml:space="preserve">Фонд социального страхования Российской Федерации </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CEBE71" w14:textId="77777777" w:rsidR="009873F2" w:rsidRDefault="009873F2" w:rsidP="009873F2">
            <w:pPr>
              <w:spacing w:line="240" w:lineRule="auto"/>
              <w:ind w:firstLine="0"/>
              <w:jc w:val="center"/>
              <w:rPr>
                <w:rFonts w:ascii="Calibri" w:hAnsi="Calibri"/>
                <w:sz w:val="24"/>
                <w:szCs w:val="24"/>
              </w:rPr>
            </w:pPr>
            <w:r>
              <w:rPr>
                <w:bCs/>
              </w:rPr>
              <w:t>2,0%</w:t>
            </w:r>
          </w:p>
        </w:tc>
      </w:tr>
      <w:tr w:rsidR="009873F2" w14:paraId="177022C2" w14:textId="77777777" w:rsidTr="009873F2">
        <w:tc>
          <w:tcPr>
            <w:tcW w:w="7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729338" w14:textId="77777777" w:rsidR="009873F2" w:rsidRDefault="009873F2" w:rsidP="009873F2">
            <w:pPr>
              <w:spacing w:line="240" w:lineRule="auto"/>
              <w:ind w:firstLine="0"/>
              <w:rPr>
                <w:rFonts w:ascii="Calibri" w:hAnsi="Calibri"/>
                <w:bCs/>
                <w:sz w:val="24"/>
                <w:szCs w:val="24"/>
              </w:rPr>
            </w:pPr>
            <w:r>
              <w:rPr>
                <w:bCs/>
              </w:rPr>
              <w:t>Федеральный фонд обязательного медицинского страхования</w:t>
            </w:r>
          </w:p>
        </w:tc>
        <w:tc>
          <w:tcPr>
            <w:tcW w:w="190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686AB8E" w14:textId="77777777" w:rsidR="009873F2" w:rsidRDefault="009873F2" w:rsidP="009873F2">
            <w:pPr>
              <w:spacing w:line="240" w:lineRule="auto"/>
              <w:ind w:firstLine="0"/>
              <w:jc w:val="center"/>
              <w:rPr>
                <w:rFonts w:ascii="Calibri" w:hAnsi="Calibri"/>
                <w:sz w:val="24"/>
                <w:szCs w:val="24"/>
              </w:rPr>
            </w:pPr>
            <w:r>
              <w:rPr>
                <w:bCs/>
              </w:rPr>
              <w:t>4,0</w:t>
            </w:r>
            <w:r>
              <w:t>%</w:t>
            </w:r>
          </w:p>
        </w:tc>
      </w:tr>
    </w:tbl>
    <w:p w14:paraId="39EECEC1" w14:textId="77777777" w:rsidR="009873F2" w:rsidRDefault="009873F2" w:rsidP="00273426">
      <w:pPr>
        <w:spacing w:before="120"/>
      </w:pPr>
      <w:r>
        <w:t xml:space="preserve">Таким образом, </w:t>
      </w:r>
      <w:r>
        <w:rPr>
          <w:i/>
        </w:rPr>
        <w:t>Н</w:t>
      </w:r>
      <w:r>
        <w:rPr>
          <w:i/>
          <w:vertAlign w:val="subscript"/>
        </w:rPr>
        <w:t>зп</w:t>
      </w:r>
      <w:r>
        <w:rPr>
          <w:i/>
        </w:rPr>
        <w:t>=</w:t>
      </w:r>
      <w:r>
        <w:t xml:space="preserve"> 95 702 (</w:t>
      </w:r>
      <w:r>
        <w:rPr>
          <w:i/>
        </w:rPr>
        <w:t>руб.</w:t>
      </w:r>
      <w:r>
        <w:t>).</w:t>
      </w:r>
    </w:p>
    <w:p w14:paraId="197E9570" w14:textId="3AB9F3D3" w:rsidR="009873F2" w:rsidRDefault="009873F2" w:rsidP="009873F2">
      <w:pPr>
        <w:pStyle w:val="aff0"/>
      </w:pPr>
      <w:bookmarkStart w:id="1609" w:name="_Toc73469578"/>
      <w:bookmarkStart w:id="1610" w:name="_Toc359344429"/>
      <w:bookmarkStart w:id="1611" w:name="_Toc322893645"/>
      <w:r>
        <w:t>Далее приведены расчеты по арендным платежам за производственные (офисные) помещения</w:t>
      </w:r>
      <w:bookmarkEnd w:id="1609"/>
      <w:bookmarkEnd w:id="1610"/>
      <w:bookmarkEnd w:id="1611"/>
      <w:r>
        <w:t>.</w:t>
      </w:r>
    </w:p>
    <w:p w14:paraId="28379C91" w14:textId="77777777" w:rsidR="009873F2" w:rsidRDefault="009873F2" w:rsidP="009873F2">
      <w:pPr>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87E26F6" w14:textId="77777777" w:rsidR="009873F2" w:rsidRDefault="009873F2" w:rsidP="009873F2">
      <w:pPr>
        <w:rPr>
          <w:rFonts w:eastAsia="Times New Roman"/>
        </w:rPr>
      </w:pPr>
      <w:r>
        <w:rPr>
          <w:rFonts w:eastAsia="Times New Roman"/>
        </w:rPr>
        <w:t>Стоимость аренды составляет 500 руб/м</w:t>
      </w:r>
      <w:r>
        <w:rPr>
          <w:rFonts w:eastAsia="Times New Roman"/>
          <w:vertAlign w:val="superscript"/>
        </w:rPr>
        <w:t>2</w:t>
      </w:r>
      <w:r>
        <w:rPr>
          <w:rFonts w:eastAsia="Times New Roman"/>
        </w:rPr>
        <w:t xml:space="preserve"> в месяц.</w:t>
      </w:r>
    </w:p>
    <w:p w14:paraId="1AA9A5BA" w14:textId="77777777" w:rsidR="009873F2" w:rsidRDefault="009873F2" w:rsidP="009873F2">
      <w:pPr>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79479BDF" w14:textId="1000C9BC" w:rsidR="009873F2" w:rsidRDefault="009873F2" w:rsidP="009873F2">
      <w:pPr>
        <w:rPr>
          <w:rFonts w:eastAsia="Times New Roman"/>
        </w:rPr>
      </w:pPr>
      <w:r>
        <w:rPr>
          <w:rFonts w:eastAsia="Times New Roman"/>
        </w:rPr>
        <w:t>На каждого члена проектной команды приходится 4,5 м</w:t>
      </w:r>
      <w:r>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w:t>
      </w:r>
      <w:del w:id="1612" w:author="Evgeny Sukharev" w:date="2021-06-15T17:00:00Z">
        <w:r w:rsidDel="00D06878">
          <w:rPr>
            <w:rFonts w:eastAsia="Times New Roman"/>
          </w:rPr>
          <w:delText xml:space="preserve">в </w:delText>
        </w:r>
      </w:del>
      <w:ins w:id="1613" w:author="Evgeny Sukharev" w:date="2021-06-15T17:00:00Z">
        <w:r w:rsidR="00D06878">
          <w:rPr>
            <w:rFonts w:eastAsia="Times New Roman"/>
          </w:rPr>
          <w:t>в </w:t>
        </w:r>
      </w:ins>
      <w:r>
        <w:rPr>
          <w:rFonts w:eastAsia="Times New Roman"/>
        </w:rPr>
        <w:t>других проектах не задействованы.</w:t>
      </w:r>
    </w:p>
    <w:p w14:paraId="4B33A8E8" w14:textId="702675D8" w:rsidR="009873F2" w:rsidRPr="003E536D" w:rsidRDefault="009873F2" w:rsidP="009873F2">
      <w:pPr>
        <w:rPr>
          <w:rFonts w:eastAsia="Times New Roman"/>
        </w:rPr>
      </w:pPr>
      <w:r>
        <w:rPr>
          <w:rFonts w:eastAsia="Times New Roman"/>
        </w:rPr>
        <w:t xml:space="preserve">Исходя из изложенного выше, затраты на аренду помещений, отнесенные </w:t>
      </w:r>
      <w:del w:id="1614" w:author="Evgeny Sukharev" w:date="2021-06-15T17:00:00Z">
        <w:r w:rsidDel="00D06878">
          <w:rPr>
            <w:rFonts w:eastAsia="Times New Roman"/>
          </w:rPr>
          <w:delText xml:space="preserve">на </w:delText>
        </w:r>
      </w:del>
      <w:ins w:id="1615" w:author="Evgeny Sukharev" w:date="2021-06-15T17:00:00Z">
        <w:r w:rsidR="00D06878">
          <w:rPr>
            <w:rFonts w:eastAsia="Times New Roman"/>
          </w:rPr>
          <w:t>на </w:t>
        </w:r>
      </w:ins>
      <w:r>
        <w:rPr>
          <w:rFonts w:eastAsia="Times New Roman"/>
        </w:rPr>
        <w:t xml:space="preserve">проект составят </w:t>
      </w:r>
      <w:r w:rsidRPr="003E536D">
        <w:rPr>
          <w:rFonts w:eastAsia="Times New Roman"/>
          <w:rPrChange w:id="1616" w:author="Evgeny Sukharev" w:date="2021-06-17T22:40:00Z">
            <w:rPr>
              <w:rFonts w:eastAsia="Times New Roman"/>
              <w:i/>
            </w:rPr>
          </w:rPrChange>
        </w:rPr>
        <w:t>А</w:t>
      </w:r>
      <w:r w:rsidRPr="003E536D">
        <w:rPr>
          <w:rFonts w:eastAsia="Times New Roman"/>
          <w:vertAlign w:val="subscript"/>
          <w:rPrChange w:id="1617" w:author="Evgeny Sukharev" w:date="2021-06-17T22:40:00Z">
            <w:rPr>
              <w:rFonts w:eastAsia="Times New Roman"/>
              <w:i/>
              <w:vertAlign w:val="subscript"/>
            </w:rPr>
          </w:rPrChange>
        </w:rPr>
        <w:t>пм</w:t>
      </w:r>
      <w:r w:rsidRPr="003E536D">
        <w:rPr>
          <w:rFonts w:eastAsia="Times New Roman"/>
        </w:rPr>
        <w:t xml:space="preserve"> = </w:t>
      </w:r>
      <m:oMath>
        <m:r>
          <m:rPr>
            <m:nor/>
          </m:rPr>
          <w:rPr>
            <w:rFonts w:ascii="Cambria Math" w:hAnsi="Cambria Math" w:cs="Times New Roman"/>
            <w:rPrChange w:id="1618" w:author="Evgeny Sukharev" w:date="2021-06-17T22:40:00Z">
              <w:rPr>
                <w:rFonts w:ascii="Cambria Math" w:hAnsi="Cambria Math" w:cs="Times New Roman"/>
                <w:i/>
              </w:rPr>
            </w:rPrChange>
          </w:rPr>
          <m:t>500*8*4,5/21*157=134 572 (руб.)</m:t>
        </m:r>
      </m:oMath>
      <w:r w:rsidRPr="003E536D">
        <w:rPr>
          <w:rFonts w:eastAsia="Times New Roman"/>
        </w:rPr>
        <w:t>.</w:t>
      </w:r>
    </w:p>
    <w:p w14:paraId="126BD051" w14:textId="77777777" w:rsidR="009873F2" w:rsidRDefault="009873F2" w:rsidP="009873F2">
      <w:pPr>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4D2377D6" w14:textId="77777777" w:rsidR="009873F2" w:rsidRPr="0048591B" w:rsidRDefault="009873F2" w:rsidP="0048591B">
      <w:pPr>
        <w:pStyle w:val="a"/>
      </w:pPr>
      <w:r w:rsidRPr="0048591B">
        <w:lastRenderedPageBreak/>
        <w:t>7 персональных компьютеров в сборе первоначальной стоимостью 45 000 (</w:t>
      </w:r>
      <w:r w:rsidRPr="003E536D">
        <w:rPr>
          <w:i/>
          <w:rPrChange w:id="1619" w:author="Evgeny Sukharev" w:date="2021-06-17T22:40:00Z">
            <w:rPr/>
          </w:rPrChange>
        </w:rPr>
        <w:t>руб</w:t>
      </w:r>
      <w:r w:rsidRPr="0048591B">
        <w:t>.) каждый;</w:t>
      </w:r>
    </w:p>
    <w:p w14:paraId="64B9205C" w14:textId="016A35DC" w:rsidR="009873F2" w:rsidRPr="0048591B" w:rsidRDefault="009873F2" w:rsidP="0048591B">
      <w:pPr>
        <w:pStyle w:val="a"/>
      </w:pPr>
      <w:r w:rsidRPr="0048591B">
        <w:t>1 персональный компьютер в сборе первоначальной стоимостью 60</w:t>
      </w:r>
      <w:del w:id="1620" w:author="Evgeny Sukharev" w:date="2021-06-17T22:40:00Z">
        <w:r w:rsidRPr="0048591B" w:rsidDel="003E536D">
          <w:delText> </w:delText>
        </w:r>
      </w:del>
      <w:ins w:id="1621" w:author="Evgeny Sukharev" w:date="2021-06-17T22:40:00Z">
        <w:r w:rsidR="003E536D">
          <w:t> </w:t>
        </w:r>
      </w:ins>
      <w:r w:rsidRPr="0048591B">
        <w:t>000</w:t>
      </w:r>
      <w:ins w:id="1622" w:author="Evgeny Sukharev" w:date="2021-06-17T22:40:00Z">
        <w:r w:rsidR="003E536D">
          <w:t> </w:t>
        </w:r>
      </w:ins>
      <w:del w:id="1623" w:author="Evgeny Sukharev" w:date="2021-06-17T22:40:00Z">
        <w:r w:rsidRPr="0048591B" w:rsidDel="003E536D">
          <w:delText xml:space="preserve"> </w:delText>
        </w:r>
      </w:del>
      <w:r w:rsidRPr="0048591B">
        <w:t>(</w:t>
      </w:r>
      <w:r w:rsidRPr="003E536D">
        <w:rPr>
          <w:i/>
          <w:rPrChange w:id="1624" w:author="Evgeny Sukharev" w:date="2021-06-17T22:40:00Z">
            <w:rPr/>
          </w:rPrChange>
        </w:rPr>
        <w:t>руб</w:t>
      </w:r>
      <w:r w:rsidRPr="0048591B">
        <w:t>.)</w:t>
      </w:r>
    </w:p>
    <w:p w14:paraId="2D1B5E89" w14:textId="77777777" w:rsidR="009873F2" w:rsidRPr="0048591B" w:rsidRDefault="009873F2" w:rsidP="0048591B">
      <w:pPr>
        <w:pStyle w:val="a"/>
      </w:pPr>
      <w:r w:rsidRPr="0048591B">
        <w:t>Срок полезного использования для задействованных в проекте основных средств определен в 3 года. Метод начисления амортизации – линейный.</w:t>
      </w:r>
    </w:p>
    <w:p w14:paraId="0E0683F1" w14:textId="0035A7D6" w:rsidR="009873F2" w:rsidDel="00066D02" w:rsidRDefault="009873F2" w:rsidP="009873F2">
      <w:pPr>
        <w:rPr>
          <w:del w:id="1625" w:author="Evgeny Sukharev" w:date="2021-06-14T19:42:00Z"/>
          <w:rFonts w:eastAsia="Times New Roman"/>
        </w:rPr>
      </w:pPr>
      <w:r>
        <w:rPr>
          <w:rFonts w:eastAsia="Times New Roman"/>
        </w:rPr>
        <w:t xml:space="preserve">Амортизационные отчисления для персонального компьютера на 1 месяц составят </w:t>
      </w:r>
    </w:p>
    <w:p w14:paraId="2B0063AF" w14:textId="28C3F177" w:rsidR="009873F2" w:rsidDel="00066D02" w:rsidRDefault="009873F2">
      <w:pPr>
        <w:rPr>
          <w:del w:id="1626" w:author="Evgeny Sukharev" w:date="2021-06-14T19:42:00Z"/>
          <w:rFonts w:eastAsia="Times New Roman"/>
        </w:rPr>
        <w:pPrChange w:id="1627" w:author="Evgeny Sukharev" w:date="2021-06-14T19:42:00Z">
          <w:pPr>
            <w:ind w:firstLine="0"/>
            <w:jc w:val="center"/>
          </w:pPr>
        </w:pPrChange>
      </w:pPr>
      <w:r>
        <w:rPr>
          <w:rFonts w:eastAsia="Times New Roman"/>
        </w:rPr>
        <w:t>45 000 / 36 = 1 250 (</w:t>
      </w:r>
      <w:r w:rsidRPr="003E536D">
        <w:rPr>
          <w:rFonts w:eastAsia="Times New Roman"/>
          <w:i/>
          <w:rPrChange w:id="1628" w:author="Evgeny Sukharev" w:date="2021-06-17T22:40:00Z">
            <w:rPr>
              <w:rFonts w:eastAsia="Times New Roman"/>
            </w:rPr>
          </w:rPrChange>
        </w:rPr>
        <w:t>руб</w:t>
      </w:r>
      <w:r>
        <w:rPr>
          <w:rFonts w:eastAsia="Times New Roman"/>
        </w:rPr>
        <w:t>.)</w:t>
      </w:r>
    </w:p>
    <w:p w14:paraId="48FCEDB7" w14:textId="7C84C005" w:rsidR="009873F2" w:rsidDel="00066D02" w:rsidRDefault="00066D02">
      <w:pPr>
        <w:rPr>
          <w:del w:id="1629" w:author="Evgeny Sukharev" w:date="2021-06-14T19:42:00Z"/>
          <w:rFonts w:eastAsia="Times New Roman"/>
        </w:rPr>
        <w:pPrChange w:id="1630" w:author="Evgeny Sukharev" w:date="2021-06-14T19:42:00Z">
          <w:pPr>
            <w:ind w:firstLine="0"/>
            <w:jc w:val="center"/>
          </w:pPr>
        </w:pPrChange>
      </w:pPr>
      <w:ins w:id="1631" w:author="Evgeny Sukharev" w:date="2021-06-14T19:42:00Z">
        <w:r>
          <w:rPr>
            <w:rFonts w:eastAsia="Times New Roman"/>
          </w:rPr>
          <w:t xml:space="preserve"> </w:t>
        </w:r>
      </w:ins>
      <w:r w:rsidR="009873F2">
        <w:rPr>
          <w:rFonts w:eastAsia="Times New Roman"/>
        </w:rPr>
        <w:t>И</w:t>
      </w:r>
    </w:p>
    <w:p w14:paraId="2A3867B7" w14:textId="7FBFC5DC" w:rsidR="009873F2" w:rsidRDefault="00066D02">
      <w:pPr>
        <w:rPr>
          <w:rFonts w:eastAsia="Times New Roman"/>
        </w:rPr>
        <w:pPrChange w:id="1632" w:author="Evgeny Sukharev" w:date="2021-06-14T19:42:00Z">
          <w:pPr>
            <w:ind w:firstLine="0"/>
            <w:jc w:val="center"/>
          </w:pPr>
        </w:pPrChange>
      </w:pPr>
      <w:ins w:id="1633" w:author="Evgeny Sukharev" w:date="2021-06-14T19:42:00Z">
        <w:r>
          <w:rPr>
            <w:rFonts w:eastAsia="Times New Roman"/>
          </w:rPr>
          <w:t xml:space="preserve"> </w:t>
        </w:r>
      </w:ins>
      <w:r w:rsidR="009873F2">
        <w:rPr>
          <w:rFonts w:eastAsia="Times New Roman"/>
        </w:rPr>
        <w:t>60 000 / 36 = 1</w:t>
      </w:r>
      <w:r w:rsidR="009873F2">
        <w:rPr>
          <w:rFonts w:eastAsia="Times New Roman"/>
          <w:lang w:val="en-US"/>
        </w:rPr>
        <w:t> </w:t>
      </w:r>
      <w:r w:rsidR="009873F2">
        <w:rPr>
          <w:rFonts w:eastAsia="Times New Roman"/>
        </w:rPr>
        <w:t>667 (</w:t>
      </w:r>
      <w:r w:rsidR="009873F2" w:rsidRPr="003E536D">
        <w:rPr>
          <w:rFonts w:eastAsia="Times New Roman"/>
          <w:i/>
          <w:rPrChange w:id="1634" w:author="Evgeny Sukharev" w:date="2021-06-17T22:40:00Z">
            <w:rPr>
              <w:rFonts w:eastAsia="Times New Roman"/>
            </w:rPr>
          </w:rPrChange>
        </w:rPr>
        <w:t>руб</w:t>
      </w:r>
      <w:r w:rsidR="009873F2">
        <w:rPr>
          <w:rFonts w:eastAsia="Times New Roman"/>
        </w:rPr>
        <w:t>.)</w:t>
      </w:r>
    </w:p>
    <w:p w14:paraId="50EF8FFA" w14:textId="77777777" w:rsidR="009873F2" w:rsidRDefault="009873F2" w:rsidP="009873F2">
      <w:pPr>
        <w:rPr>
          <w:rFonts w:eastAsia="Times New Roman"/>
        </w:rPr>
      </w:pPr>
      <w:r>
        <w:rPr>
          <w:rFonts w:eastAsia="Times New Roman"/>
        </w:rPr>
        <w:t>Амортизационные отчисления по ОС, относящиеся на проект составят:</w:t>
      </w:r>
    </w:p>
    <w:p w14:paraId="11734204" w14:textId="500F3FAE" w:rsidR="009873F2" w:rsidRDefault="001B58BB" w:rsidP="009873F2">
      <w:pPr>
        <w:ind w:firstLine="0"/>
        <w:jc w:val="center"/>
        <w:rPr>
          <w:rFonts w:eastAsia="Times New Roman"/>
        </w:rPr>
      </w:pPr>
      <m:oMath>
        <m:sSub>
          <m:sSubPr>
            <m:ctrlPr>
              <w:rPr>
                <w:rFonts w:ascii="Cambria Math" w:hAnsi="Cambria Math" w:cs="Times New Roman"/>
                <w:color w:val="000000" w:themeColor="text1"/>
              </w:rPr>
            </m:ctrlPr>
          </m:sSubPr>
          <m:e>
            <m:r>
              <m:rPr>
                <m:nor/>
              </m:rPr>
              <w:rPr>
                <w:rFonts w:ascii="Cambria Math" w:hAnsi="Cambria Math" w:cs="Times New Roman"/>
                <w:rPrChange w:id="1635" w:author="Evgeny Sukharev" w:date="2021-06-17T22:40:00Z">
                  <w:rPr>
                    <w:rFonts w:ascii="Cambria Math" w:hAnsi="Cambria Math" w:cs="Times New Roman"/>
                    <w:i/>
                  </w:rPr>
                </w:rPrChange>
              </w:rPr>
              <m:t>А</m:t>
            </m:r>
          </m:e>
          <m:sub>
            <m:r>
              <m:rPr>
                <m:sty m:val="p"/>
              </m:rPr>
              <w:rPr>
                <w:rFonts w:ascii="Cambria Math" w:hAnsi="Cambria Math" w:cs="Times New Roman"/>
              </w:rPr>
              <m:t>ос</m:t>
            </m:r>
          </m:sub>
        </m:sSub>
        <m:r>
          <m:rPr>
            <m:nor/>
          </m:rPr>
          <w:rPr>
            <w:rFonts w:ascii="Cambria Math" w:cs="Times New Roman"/>
            <w:rPrChange w:id="1636" w:author="Evgeny Sukharev" w:date="2021-06-17T22:40:00Z">
              <w:rPr>
                <w:rFonts w:ascii="Cambria Math" w:cs="Times New Roman"/>
                <w:i/>
              </w:rPr>
            </w:rPrChange>
          </w:rPr>
          <m:t xml:space="preserve"> </m:t>
        </m:r>
        <m:r>
          <m:rPr>
            <m:nor/>
          </m:rPr>
          <w:rPr>
            <w:rFonts w:cs="Times New Roman"/>
            <w:rPrChange w:id="1637" w:author="Evgeny Sukharev" w:date="2021-06-17T22:40:00Z">
              <w:rPr>
                <w:rFonts w:cs="Times New Roman"/>
                <w:i/>
              </w:rPr>
            </w:rPrChange>
          </w:rPr>
          <m:t>=</m:t>
        </m:r>
        <m:r>
          <m:rPr>
            <m:nor/>
          </m:rPr>
          <w:rPr>
            <w:rFonts w:ascii="Cambria Math" w:hAnsi="Cambria Math" w:cs="Times New Roman"/>
            <w:rPrChange w:id="1638" w:author="Evgeny Sukharev" w:date="2021-06-17T22:40:00Z">
              <w:rPr>
                <w:rFonts w:ascii="Cambria Math" w:hAnsi="Cambria Math" w:cs="Times New Roman"/>
                <w:i/>
              </w:rPr>
            </w:rPrChange>
          </w:rPr>
          <m:t>7,48∙(7∙1250 +1667)=72 919</m:t>
        </m:r>
      </m:oMath>
      <w:r w:rsidR="009873F2" w:rsidRPr="003E536D">
        <w:rPr>
          <w:rPrChange w:id="1639" w:author="Evgeny Sukharev" w:date="2021-06-17T22:40:00Z">
            <w:rPr>
              <w:i/>
            </w:rPr>
          </w:rPrChange>
        </w:rPr>
        <w:t xml:space="preserve"> (</w:t>
      </w:r>
      <w:r w:rsidR="009873F2" w:rsidRPr="003E536D">
        <w:rPr>
          <w:i/>
        </w:rPr>
        <w:t>руб</w:t>
      </w:r>
      <w:r w:rsidR="009873F2" w:rsidRPr="003E536D">
        <w:rPr>
          <w:rPrChange w:id="1640" w:author="Evgeny Sukharev" w:date="2021-06-17T22:40:00Z">
            <w:rPr>
              <w:i/>
            </w:rPr>
          </w:rPrChange>
        </w:rPr>
        <w:t>.)</w:t>
      </w:r>
      <w:r w:rsidR="009873F2">
        <w:rPr>
          <w:i/>
        </w:rPr>
        <w:t>.</w:t>
      </w:r>
    </w:p>
    <w:p w14:paraId="0DB83EEA" w14:textId="77777777" w:rsidR="009873F2" w:rsidRDefault="009873F2" w:rsidP="009873F2">
      <w:r>
        <w:t>Данное ПО принимается Компанией к учету как расходы будущих периодов со сроком списания 3 года. Метод списания – линейный.</w:t>
      </w:r>
    </w:p>
    <w:p w14:paraId="705257F8" w14:textId="77777777" w:rsidR="009873F2" w:rsidRDefault="009873F2" w:rsidP="009873F2">
      <w:pPr>
        <w:rPr>
          <w:rFonts w:eastAsia="Times New Roman"/>
        </w:rPr>
      </w:pPr>
      <w:r>
        <w:rPr>
          <w:rFonts w:eastAsia="Times New Roman"/>
        </w:rPr>
        <w:t xml:space="preserve">В качестве ОС используется платное ПО </w:t>
      </w:r>
      <w:r>
        <w:rPr>
          <w:rFonts w:eastAsia="Times New Roman"/>
          <w:lang w:val="en-US"/>
        </w:rPr>
        <w:t>Windows</w:t>
      </w:r>
      <w:r>
        <w:rPr>
          <w:rFonts w:eastAsia="Times New Roman"/>
        </w:rPr>
        <w:t xml:space="preserve"> 10 – 8 лицензий общей стоимостью 31 200 (руб.). В качестве сервера БД используется платное ПО </w:t>
      </w:r>
      <w:r>
        <w:rPr>
          <w:rFonts w:eastAsia="Times New Roman"/>
          <w:lang w:val="en-US"/>
        </w:rPr>
        <w:t>MS</w:t>
      </w:r>
      <w:r w:rsidRPr="00C2268F">
        <w:rPr>
          <w:rFonts w:eastAsia="Times New Roman"/>
        </w:rPr>
        <w:t xml:space="preserve"> </w:t>
      </w:r>
      <w:r>
        <w:rPr>
          <w:rFonts w:eastAsia="Times New Roman"/>
          <w:lang w:val="en-US"/>
        </w:rPr>
        <w:t>SQL</w:t>
      </w:r>
      <w:r w:rsidRPr="00C2268F">
        <w:rPr>
          <w:rFonts w:eastAsia="Times New Roman"/>
        </w:rPr>
        <w:t xml:space="preserve"> </w:t>
      </w:r>
      <w:r>
        <w:rPr>
          <w:rFonts w:eastAsia="Times New Roman"/>
          <w:lang w:val="en-US"/>
        </w:rPr>
        <w:t>Server</w:t>
      </w:r>
      <w:r>
        <w:rPr>
          <w:rFonts w:eastAsia="Times New Roman"/>
        </w:rPr>
        <w:t>. Данное ПО уже было приобретено ранее и полностью списано до начала проекта.</w:t>
      </w:r>
    </w:p>
    <w:p w14:paraId="2205B171" w14:textId="77777777" w:rsidR="009873F2" w:rsidRDefault="009873F2" w:rsidP="009873F2">
      <w:pPr>
        <w:rPr>
          <w:rFonts w:eastAsia="Times New Roman"/>
        </w:rPr>
      </w:pPr>
      <w:r>
        <w:rPr>
          <w:rFonts w:eastAsia="Times New Roman"/>
        </w:rPr>
        <w:t>Амортизационные отчисления по РБП, относящиеся на проект составят:</w:t>
      </w:r>
    </w:p>
    <w:p w14:paraId="4F7508B4" w14:textId="7A4D48AB" w:rsidR="009873F2" w:rsidRPr="003E536D" w:rsidRDefault="001B58BB" w:rsidP="009873F2">
      <w:pPr>
        <w:jc w:val="center"/>
        <w:rPr>
          <w:rPrChange w:id="1641" w:author="Evgeny Sukharev" w:date="2021-06-17T22:41:00Z">
            <w:rPr>
              <w:i/>
            </w:rPr>
          </w:rPrChange>
        </w:rPr>
      </w:pPr>
      <m:oMath>
        <m:sSub>
          <m:sSubPr>
            <m:ctrlPr>
              <w:rPr>
                <w:rFonts w:ascii="Cambria Math" w:hAnsi="Cambria Math" w:cs="Times New Roman"/>
                <w:color w:val="000000" w:themeColor="text1"/>
              </w:rPr>
            </m:ctrlPr>
          </m:sSubPr>
          <m:e>
            <m:r>
              <m:rPr>
                <m:nor/>
              </m:rPr>
              <w:rPr>
                <w:rFonts w:ascii="Cambria Math" w:hAnsi="Cambria Math" w:cs="Times New Roman"/>
                <w:rPrChange w:id="1642" w:author="Evgeny Sukharev" w:date="2021-06-17T22:41:00Z">
                  <w:rPr>
                    <w:rFonts w:ascii="Cambria Math" w:hAnsi="Cambria Math" w:cs="Times New Roman"/>
                    <w:i/>
                  </w:rPr>
                </w:rPrChange>
              </w:rPr>
              <m:t>А</m:t>
            </m:r>
          </m:e>
          <m:sub>
            <m:r>
              <m:rPr>
                <m:sty m:val="p"/>
              </m:rPr>
              <w:rPr>
                <w:rFonts w:ascii="Cambria Math" w:hAnsi="Cambria Math" w:cs="Times New Roman"/>
              </w:rPr>
              <m:t>РБП</m:t>
            </m:r>
          </m:sub>
        </m:sSub>
        <m:r>
          <m:rPr>
            <m:nor/>
          </m:rPr>
          <w:rPr>
            <w:rFonts w:ascii="Cambria Math" w:cs="Times New Roman"/>
            <w:rPrChange w:id="1643" w:author="Evgeny Sukharev" w:date="2021-06-17T22:41:00Z">
              <w:rPr>
                <w:rFonts w:ascii="Cambria Math" w:cs="Times New Roman"/>
                <w:i/>
              </w:rPr>
            </w:rPrChange>
          </w:rPr>
          <m:t xml:space="preserve"> </m:t>
        </m:r>
        <m:r>
          <m:rPr>
            <m:nor/>
          </m:rPr>
          <w:rPr>
            <w:rFonts w:cs="Times New Roman"/>
            <w:rPrChange w:id="1644" w:author="Evgeny Sukharev" w:date="2021-06-17T22:41:00Z">
              <w:rPr>
                <w:rFonts w:cs="Times New Roman"/>
                <w:i/>
              </w:rPr>
            </w:rPrChange>
          </w:rPr>
          <m:t>=</m:t>
        </m:r>
        <m:r>
          <m:rPr>
            <m:nor/>
          </m:rPr>
          <w:rPr>
            <w:rFonts w:ascii="Cambria Math" w:hAnsi="Cambria Math" w:cs="Times New Roman"/>
            <w:rPrChange w:id="1645" w:author="Evgeny Sukharev" w:date="2021-06-17T22:41:00Z">
              <w:rPr>
                <w:rFonts w:ascii="Cambria Math" w:hAnsi="Cambria Math" w:cs="Times New Roman"/>
                <w:i/>
              </w:rPr>
            </w:rPrChange>
          </w:rPr>
          <m:t>31 200∙7,48/36=6067</m:t>
        </m:r>
      </m:oMath>
      <w:r w:rsidR="00273426" w:rsidRPr="003E536D">
        <w:rPr>
          <w:rPrChange w:id="1646" w:author="Evgeny Sukharev" w:date="2021-06-17T22:41:00Z">
            <w:rPr>
              <w:i/>
            </w:rPr>
          </w:rPrChange>
        </w:rPr>
        <w:t xml:space="preserve"> (</w:t>
      </w:r>
      <w:r w:rsidR="00273426" w:rsidRPr="003E536D">
        <w:rPr>
          <w:i/>
        </w:rPr>
        <w:t>руб</w:t>
      </w:r>
      <w:r w:rsidR="00273426" w:rsidRPr="003E536D">
        <w:rPr>
          <w:rPrChange w:id="1647" w:author="Evgeny Sukharev" w:date="2021-06-17T22:41:00Z">
            <w:rPr>
              <w:i/>
            </w:rPr>
          </w:rPrChange>
        </w:rPr>
        <w:t>.)</w:t>
      </w:r>
    </w:p>
    <w:p w14:paraId="57DBB443" w14:textId="7D6DEB79" w:rsidR="009873F2" w:rsidRDefault="009873F2" w:rsidP="009873F2">
      <w:pPr>
        <w:rPr>
          <w:rFonts w:eastAsia="Times New Roman"/>
        </w:rPr>
      </w:pPr>
      <w:r>
        <w:rPr>
          <w:rFonts w:eastAsia="Times New Roman"/>
        </w:rPr>
        <w:t>Суммарные амортизационные отчисления составят: А=</w:t>
      </w:r>
      <w:r>
        <w:t xml:space="preserve"> </w:t>
      </w:r>
      <w:r>
        <w:rPr>
          <w:rFonts w:eastAsia="Times New Roman"/>
        </w:rPr>
        <w:t xml:space="preserve">78 986 </w:t>
      </w:r>
      <w:ins w:id="1648" w:author="Evgeny Sukharev" w:date="2021-06-17T22:41:00Z">
        <w:r w:rsidR="003E536D">
          <w:rPr>
            <w:rFonts w:eastAsia="Times New Roman"/>
          </w:rPr>
          <w:t>(</w:t>
        </w:r>
      </w:ins>
      <w:r w:rsidRPr="003E536D">
        <w:rPr>
          <w:rFonts w:eastAsia="Times New Roman"/>
          <w:i/>
          <w:rPrChange w:id="1649" w:author="Evgeny Sukharev" w:date="2021-06-17T22:41:00Z">
            <w:rPr>
              <w:rFonts w:eastAsia="Times New Roman"/>
            </w:rPr>
          </w:rPrChange>
        </w:rPr>
        <w:t>руб</w:t>
      </w:r>
      <w:ins w:id="1650" w:author="Evgeny Sukharev" w:date="2021-06-17T22:41:00Z">
        <w:r w:rsidR="003E536D">
          <w:rPr>
            <w:rFonts w:eastAsia="Times New Roman"/>
          </w:rPr>
          <w:t>.)</w:t>
        </w:r>
      </w:ins>
      <w:del w:id="1651" w:author="Evgeny Sukharev" w:date="2021-06-17T22:41:00Z">
        <w:r w:rsidDel="003E536D">
          <w:rPr>
            <w:rFonts w:eastAsia="Times New Roman"/>
          </w:rPr>
          <w:delText>.</w:delText>
        </w:r>
      </w:del>
    </w:p>
    <w:p w14:paraId="5305A55E" w14:textId="77777777" w:rsidR="009873F2" w:rsidRDefault="009873F2" w:rsidP="009873F2">
      <w:pPr>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677EA98C" w14:textId="77777777" w:rsidR="009873F2" w:rsidRDefault="009873F2" w:rsidP="009873F2">
      <w:pPr>
        <w:rPr>
          <w:rFonts w:eastAsia="Times New Roman"/>
        </w:rPr>
      </w:pPr>
      <w:r>
        <w:rPr>
          <w:rFonts w:eastAsia="Times New Roman"/>
        </w:rPr>
        <w:t>При реализации проекта не планируется приобретение ПО.</w:t>
      </w:r>
    </w:p>
    <w:p w14:paraId="5B8572A4" w14:textId="45EA57D6" w:rsidR="009873F2" w:rsidDel="00066D02" w:rsidRDefault="009873F2" w:rsidP="009873F2">
      <w:pPr>
        <w:rPr>
          <w:del w:id="1652" w:author="Evgeny Sukharev" w:date="2021-06-14T19:42:00Z"/>
        </w:rPr>
      </w:pPr>
      <w:r>
        <w:t xml:space="preserve">Так как в Компании, реализующей проект не производится биллинг </w:t>
      </w:r>
      <w:del w:id="1653" w:author="Evgeny Sukharev" w:date="2021-06-15T17:00:00Z">
        <w:r w:rsidDel="00D06878">
          <w:delText xml:space="preserve">и </w:delText>
        </w:r>
      </w:del>
      <w:ins w:id="1654" w:author="Evgeny Sukharev" w:date="2021-06-15T17:00:00Z">
        <w:r w:rsidR="00D06878">
          <w:t>и </w:t>
        </w:r>
      </w:ins>
      <w:r>
        <w:t>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ins w:id="1655" w:author="Evgeny Sukharev" w:date="2021-06-14T19:42:00Z">
        <w:r w:rsidR="00066D02">
          <w:t xml:space="preserve"> </w:t>
        </w:r>
      </w:ins>
    </w:p>
    <w:p w14:paraId="77F8DCCB" w14:textId="77777777" w:rsidR="009873F2" w:rsidRDefault="009873F2">
      <w:r>
        <w:t xml:space="preserve">Затраты на расходные материалы берутся по факту и составляют </w:t>
      </w:r>
      <m:oMath>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 тонер и бумагу для принтера и т.д.</w:t>
      </w:r>
    </w:p>
    <w:p w14:paraId="7AF20AE2" w14:textId="77777777" w:rsidR="009873F2" w:rsidRDefault="009873F2" w:rsidP="009873F2">
      <w:pPr>
        <w:rPr>
          <w:rFonts w:eastAsia="Times New Roman"/>
          <w:szCs w:val="24"/>
        </w:rPr>
      </w:pPr>
      <w:r>
        <w:rPr>
          <w:rFonts w:eastAsia="Times New Roman"/>
        </w:rPr>
        <w:t>Прочие расходы составляют 30</w:t>
      </w:r>
      <w:r>
        <w:rPr>
          <w:rFonts w:ascii="Cambria Math" w:eastAsia="Times New Roman" w:hAnsi="Cambria Math"/>
        </w:rPr>
        <w:t>%</w:t>
      </w:r>
      <w:r>
        <w:rPr>
          <w:rFonts w:eastAsia="Times New Roman"/>
        </w:rPr>
        <w:t xml:space="preserve"> от суммы следующих элементов структуры затрат: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и </w:t>
      </w:r>
      <w:r>
        <w:rPr>
          <w:rFonts w:eastAsia="Times New Roman"/>
          <w:i/>
          <w:szCs w:val="24"/>
        </w:rPr>
        <w:t>Р</w:t>
      </w:r>
      <w:r>
        <w:rPr>
          <w:rFonts w:eastAsia="Times New Roman"/>
          <w:i/>
          <w:szCs w:val="24"/>
          <w:vertAlign w:val="subscript"/>
        </w:rPr>
        <w:t>р.м.</w:t>
      </w:r>
      <w:r>
        <w:rPr>
          <w:rFonts w:eastAsia="Times New Roman"/>
        </w:rPr>
        <w:t>.</w:t>
      </w:r>
    </w:p>
    <w:tbl>
      <w:tblPr>
        <w:tblW w:w="0" w:type="dxa"/>
        <w:tblInd w:w="108" w:type="dxa"/>
        <w:tblLayout w:type="fixed"/>
        <w:tblLook w:val="04A0" w:firstRow="1" w:lastRow="0" w:firstColumn="1" w:lastColumn="0" w:noHBand="0" w:noVBand="1"/>
      </w:tblPr>
      <w:tblGrid>
        <w:gridCol w:w="8539"/>
        <w:gridCol w:w="1134"/>
      </w:tblGrid>
      <w:tr w:rsidR="009873F2" w14:paraId="728789C6" w14:textId="77777777" w:rsidTr="009873F2">
        <w:tc>
          <w:tcPr>
            <w:tcW w:w="8539" w:type="dxa"/>
            <w:hideMark/>
          </w:tcPr>
          <w:p w14:paraId="32987823" w14:textId="77777777" w:rsidR="009873F2" w:rsidRDefault="001B58BB" w:rsidP="009873F2">
            <w:pPr>
              <w:ind w:firstLine="0"/>
              <w:jc w:val="center"/>
            </w:pPr>
            <m:oMathPara>
              <m:oMathParaPr>
                <m:jc m:val="center"/>
              </m:oMathParaPr>
              <m:oMath>
                <m:sSub>
                  <m:sSubPr>
                    <m:ctrlPr>
                      <w:rPr>
                        <w:rFonts w:ascii="Cambria Math" w:hAnsi="Cambria Math" w:cs="Times New Roman"/>
                        <w:i/>
                        <w:color w:val="000000" w:themeColor="text1"/>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color w:val="000000" w:themeColor="text1"/>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color w:val="000000" w:themeColor="text1"/>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color w:val="000000" w:themeColor="text1"/>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tcPr>
          <w:p w14:paraId="1E45B042" w14:textId="77777777" w:rsidR="009873F2" w:rsidRDefault="009873F2" w:rsidP="009873F2">
            <w:pPr>
              <w:tabs>
                <w:tab w:val="left" w:pos="884"/>
              </w:tabs>
              <w:ind w:right="34" w:firstLine="0"/>
              <w:jc w:val="right"/>
            </w:pPr>
          </w:p>
        </w:tc>
      </w:tr>
    </w:tbl>
    <w:p w14:paraId="54BD5ACD" w14:textId="77777777" w:rsidR="009873F2" w:rsidRDefault="009873F2" w:rsidP="009873F2">
      <w:pPr>
        <w:rPr>
          <w:rFonts w:eastAsia="Times New Roman"/>
          <w:color w:val="000000" w:themeColor="text1"/>
        </w:rPr>
      </w:pPr>
      <w:r>
        <w:rPr>
          <w:rFonts w:eastAsia="Times New Roman"/>
        </w:rPr>
        <w:t xml:space="preserve">Таким образом, </w:t>
      </w:r>
      <w:r>
        <w:rPr>
          <w:rFonts w:eastAsia="Times New Roman"/>
          <w:i/>
        </w:rPr>
        <w:t>П</w:t>
      </w:r>
      <w:r>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7F515DA2" w14:textId="77777777" w:rsidR="009873F2" w:rsidRDefault="009873F2" w:rsidP="00AB31D0">
      <w:pPr>
        <w:pStyle w:val="36"/>
      </w:pPr>
      <w:bookmarkStart w:id="1656" w:name="_Toc73469585"/>
      <w:bookmarkStart w:id="1657" w:name="_Toc359344430"/>
      <w:bookmarkStart w:id="1658" w:name="_Toc322893646"/>
      <w:bookmarkStart w:id="1659" w:name="_Toc73879686"/>
      <w:r>
        <w:t>Расчёт себестоимости программного продукта</w:t>
      </w:r>
      <w:bookmarkEnd w:id="1656"/>
      <w:bookmarkEnd w:id="1657"/>
      <w:bookmarkEnd w:id="1658"/>
      <w:bookmarkEnd w:id="1659"/>
    </w:p>
    <w:p w14:paraId="7FD79AD6" w14:textId="4C1438F9" w:rsidR="00FA4A04" w:rsidRDefault="009873F2" w:rsidP="009873F2">
      <w:pPr>
        <w:rPr>
          <w:rFonts w:eastAsia="Times New Roman"/>
        </w:rPr>
      </w:pPr>
      <w:r>
        <w:rPr>
          <w:rFonts w:eastAsia="Times New Roman"/>
        </w:rPr>
        <w:t xml:space="preserve">В себестоимость программного продукта входят следующие элементы: </w:t>
      </w:r>
      <w:r>
        <w:rPr>
          <w:rFonts w:eastAsia="Times New Roman"/>
          <w:i/>
          <w:szCs w:val="24"/>
        </w:rPr>
        <w:t>ЗП</w:t>
      </w:r>
      <w:r>
        <w:rPr>
          <w:rFonts w:eastAsia="Times New Roman"/>
          <w:i/>
          <w:szCs w:val="24"/>
          <w:vertAlign w:val="subscript"/>
        </w:rPr>
        <w:t>осн</w:t>
      </w:r>
      <w:r>
        <w:rPr>
          <w:rFonts w:eastAsia="Times New Roman"/>
          <w:szCs w:val="24"/>
        </w:rPr>
        <w:t xml:space="preserve">, </w:t>
      </w:r>
      <w:r>
        <w:rPr>
          <w:rFonts w:eastAsia="Times New Roman"/>
          <w:i/>
          <w:szCs w:val="24"/>
        </w:rPr>
        <w:t>ЗП</w:t>
      </w:r>
      <w:r>
        <w:rPr>
          <w:rFonts w:eastAsia="Times New Roman"/>
          <w:i/>
          <w:szCs w:val="24"/>
          <w:vertAlign w:val="subscript"/>
        </w:rPr>
        <w:t>доп</w:t>
      </w:r>
      <w:r>
        <w:rPr>
          <w:rFonts w:eastAsia="Times New Roman"/>
          <w:szCs w:val="24"/>
        </w:rPr>
        <w:t xml:space="preserve">, </w:t>
      </w:r>
      <w:r>
        <w:rPr>
          <w:rFonts w:eastAsia="Times New Roman"/>
          <w:i/>
          <w:szCs w:val="24"/>
        </w:rPr>
        <w:t>Н</w:t>
      </w:r>
      <w:r>
        <w:rPr>
          <w:rFonts w:eastAsia="Times New Roman"/>
          <w:i/>
          <w:szCs w:val="24"/>
          <w:vertAlign w:val="subscript"/>
        </w:rPr>
        <w:t>зп</w:t>
      </w:r>
      <w:r>
        <w:rPr>
          <w:rFonts w:eastAsia="Times New Roman"/>
          <w:szCs w:val="24"/>
        </w:rPr>
        <w:t xml:space="preserve">, </w:t>
      </w:r>
      <w:r>
        <w:rPr>
          <w:rFonts w:eastAsia="Times New Roman"/>
          <w:i/>
          <w:szCs w:val="24"/>
        </w:rPr>
        <w:t>А</w:t>
      </w:r>
      <w:r>
        <w:rPr>
          <w:rFonts w:eastAsia="Times New Roman"/>
          <w:i/>
          <w:szCs w:val="24"/>
          <w:vertAlign w:val="subscript"/>
        </w:rPr>
        <w:t>пм</w:t>
      </w:r>
      <w:r>
        <w:rPr>
          <w:rFonts w:eastAsia="Times New Roman"/>
          <w:szCs w:val="24"/>
        </w:rPr>
        <w:t xml:space="preserve">, </w:t>
      </w:r>
      <w:r>
        <w:rPr>
          <w:rFonts w:eastAsia="Times New Roman"/>
          <w:i/>
          <w:szCs w:val="24"/>
        </w:rPr>
        <w:t>А</w:t>
      </w:r>
      <w:r>
        <w:rPr>
          <w:rFonts w:eastAsia="Times New Roman"/>
          <w:szCs w:val="24"/>
        </w:rPr>
        <w:t xml:space="preserve">, </w:t>
      </w:r>
      <w:r>
        <w:rPr>
          <w:rFonts w:eastAsia="Times New Roman"/>
          <w:i/>
          <w:szCs w:val="24"/>
        </w:rPr>
        <w:t>Р</w:t>
      </w:r>
      <w:r>
        <w:rPr>
          <w:rFonts w:eastAsia="Times New Roman"/>
          <w:i/>
          <w:szCs w:val="24"/>
          <w:vertAlign w:val="subscript"/>
        </w:rPr>
        <w:t>мод</w:t>
      </w:r>
      <w:r>
        <w:rPr>
          <w:rFonts w:eastAsia="Times New Roman"/>
          <w:szCs w:val="24"/>
        </w:rPr>
        <w:t xml:space="preserve">, </w:t>
      </w:r>
      <w:r>
        <w:rPr>
          <w:rFonts w:eastAsia="Times New Roman"/>
          <w:i/>
          <w:szCs w:val="24"/>
        </w:rPr>
        <w:t>Р</w:t>
      </w:r>
      <w:r>
        <w:rPr>
          <w:rFonts w:eastAsia="Times New Roman"/>
          <w:i/>
          <w:szCs w:val="24"/>
          <w:vertAlign w:val="subscript"/>
        </w:rPr>
        <w:t>ПО</w:t>
      </w:r>
      <w:r>
        <w:rPr>
          <w:rFonts w:eastAsia="Times New Roman"/>
          <w:szCs w:val="24"/>
        </w:rPr>
        <w:t xml:space="preserve">, </w:t>
      </w:r>
      <w:r>
        <w:rPr>
          <w:rFonts w:eastAsia="Times New Roman"/>
          <w:i/>
          <w:szCs w:val="24"/>
        </w:rPr>
        <w:t>Р</w:t>
      </w:r>
      <w:r>
        <w:rPr>
          <w:rFonts w:eastAsia="Times New Roman"/>
          <w:i/>
          <w:szCs w:val="24"/>
          <w:vertAlign w:val="subscript"/>
        </w:rPr>
        <w:t>тел</w:t>
      </w:r>
      <w:r>
        <w:rPr>
          <w:rFonts w:eastAsia="Times New Roman"/>
          <w:szCs w:val="24"/>
        </w:rPr>
        <w:t xml:space="preserve">, </w:t>
      </w:r>
      <w:r>
        <w:rPr>
          <w:rFonts w:eastAsia="Times New Roman"/>
          <w:i/>
          <w:szCs w:val="24"/>
        </w:rPr>
        <w:t>Р</w:t>
      </w:r>
      <w:r>
        <w:rPr>
          <w:rFonts w:eastAsia="Times New Roman"/>
          <w:i/>
          <w:szCs w:val="24"/>
          <w:vertAlign w:val="subscript"/>
        </w:rPr>
        <w:t xml:space="preserve">р.м. </w:t>
      </w:r>
      <w:r>
        <w:rPr>
          <w:rFonts w:eastAsia="Times New Roman"/>
          <w:szCs w:val="24"/>
        </w:rPr>
        <w:t xml:space="preserve">и </w:t>
      </w:r>
      <w:r>
        <w:rPr>
          <w:rFonts w:eastAsia="Times New Roman"/>
          <w:i/>
        </w:rPr>
        <w:t>П</w:t>
      </w:r>
      <w:r>
        <w:rPr>
          <w:rFonts w:eastAsia="Times New Roman"/>
          <w:i/>
          <w:vertAlign w:val="subscript"/>
        </w:rPr>
        <w:t>р.р.</w:t>
      </w:r>
      <w:r>
        <w:rPr>
          <w:rFonts w:eastAsia="Times New Roman"/>
          <w:szCs w:val="24"/>
        </w:rPr>
        <w:t>. В итоге</w:t>
      </w:r>
      <w:r w:rsidR="00FA4A04">
        <w:rPr>
          <w:rFonts w:eastAsia="Times New Roman"/>
          <w:szCs w:val="24"/>
        </w:rPr>
        <w:t>:</w:t>
      </w:r>
    </w:p>
    <w:p w14:paraId="39049690" w14:textId="6BE5708A" w:rsidR="009873F2" w:rsidRDefault="009873F2" w:rsidP="009873F2">
      <w:pPr>
        <w:rPr>
          <w:rFonts w:eastAsia="Times New Roman"/>
        </w:rPr>
      </w:pPr>
      <w:r>
        <w:rPr>
          <w:rFonts w:eastAsia="Times New Roman"/>
          <w:i/>
        </w:rPr>
        <w:t>С</w:t>
      </w:r>
      <w:r>
        <w:rPr>
          <w:rFonts w:eastAsia="Times New Roman"/>
          <w:i/>
          <w:vertAlign w:val="subscript"/>
        </w:rPr>
        <w:t>п.п.</w:t>
      </w:r>
      <w:r>
        <w:rPr>
          <w:rFonts w:eastAsia="Times New Roman"/>
        </w:rPr>
        <w:t>=</w:t>
      </w:r>
      <w:r w:rsidR="00FA4A04">
        <w:rPr>
          <w:rFonts w:eastAsia="Times New Roman"/>
        </w:rPr>
        <w:t xml:space="preserve"> </w:t>
      </w:r>
      <w:r w:rsidR="00FA4A04">
        <w:t xml:space="preserve">786125 + </w:t>
      </w:r>
      <w:r w:rsidR="00FA4A04">
        <w:rPr>
          <w:rFonts w:eastAsia="Times New Roman"/>
        </w:rPr>
        <w:t>95702 + 134572 + 78986 + 4200 + 299114 =</w:t>
      </w:r>
      <w:r>
        <w:rPr>
          <w:rFonts w:eastAsia="Times New Roman"/>
        </w:rPr>
        <w:t xml:space="preserve"> </w:t>
      </w:r>
      <w:r>
        <w:t xml:space="preserve">1 398 699 </w:t>
      </w:r>
      <w:r>
        <w:rPr>
          <w:rFonts w:eastAsia="Times New Roman"/>
        </w:rPr>
        <w:t>(</w:t>
      </w:r>
      <w:r>
        <w:rPr>
          <w:rFonts w:eastAsia="Times New Roman"/>
          <w:i/>
        </w:rPr>
        <w:t>руб.</w:t>
      </w:r>
      <w:r>
        <w:rPr>
          <w:rFonts w:eastAsia="Times New Roman"/>
        </w:rPr>
        <w:t>).</w:t>
      </w:r>
    </w:p>
    <w:p w14:paraId="2F7DF0AA" w14:textId="0EF21F48" w:rsidR="009873F2" w:rsidDel="00066D02" w:rsidRDefault="009873F2">
      <w:pPr>
        <w:spacing w:after="160" w:line="259" w:lineRule="auto"/>
        <w:ind w:firstLine="0"/>
        <w:jc w:val="center"/>
        <w:rPr>
          <w:del w:id="1660" w:author="Evgeny Sukharev" w:date="2021-06-14T19:42:00Z"/>
          <w:rFonts w:eastAsia="Times New Roman"/>
        </w:rPr>
        <w:pPrChange w:id="1661" w:author="Evgeny Sukharev" w:date="2021-06-14T19:43:00Z">
          <w:pPr>
            <w:spacing w:after="160" w:line="259" w:lineRule="auto"/>
            <w:ind w:firstLine="0"/>
            <w:jc w:val="left"/>
          </w:pPr>
        </w:pPrChange>
      </w:pPr>
      <w:del w:id="1662" w:author="Evgeny Sukharev" w:date="2021-06-14T19:42:00Z">
        <w:r w:rsidDel="00066D02">
          <w:rPr>
            <w:rFonts w:eastAsia="Times New Roman"/>
          </w:rPr>
          <w:br w:type="page"/>
        </w:r>
      </w:del>
    </w:p>
    <w:p w14:paraId="605A3D02" w14:textId="1D8F3D6C" w:rsidR="009873F2" w:rsidRDefault="009873F2">
      <w:pPr>
        <w:pStyle w:val="2"/>
        <w:numPr>
          <w:ilvl w:val="0"/>
          <w:numId w:val="0"/>
        </w:numPr>
        <w:pPrChange w:id="1663" w:author="Evgeny Sukharev" w:date="2021-06-14T19:43:00Z">
          <w:pPr>
            <w:pStyle w:val="2"/>
            <w:numPr>
              <w:ilvl w:val="0"/>
              <w:numId w:val="0"/>
            </w:numPr>
            <w:spacing w:before="0"/>
          </w:pPr>
        </w:pPrChange>
      </w:pPr>
      <w:bookmarkStart w:id="1664" w:name="_Toc73879687"/>
      <w:bookmarkStart w:id="1665" w:name="_Toc74867083"/>
      <w:r>
        <w:t xml:space="preserve">Приложение </w:t>
      </w:r>
      <w:bookmarkEnd w:id="1664"/>
      <w:r w:rsidR="006A00FB">
        <w:t>Б</w:t>
      </w:r>
      <w:bookmarkEnd w:id="1665"/>
    </w:p>
    <w:p w14:paraId="094B8213" w14:textId="77777777" w:rsidR="00A75C5E" w:rsidRDefault="00A75C5E" w:rsidP="00AB31D0">
      <w:pPr>
        <w:pStyle w:val="36"/>
      </w:pPr>
      <w:bookmarkStart w:id="1666" w:name="_Toc73879688"/>
      <w:r>
        <w:t>Вредные факторы при использовании программного комплекса</w:t>
      </w:r>
      <w:bookmarkEnd w:id="1666"/>
    </w:p>
    <w:p w14:paraId="30C9BC1D" w14:textId="77777777" w:rsidR="00A75C5E" w:rsidRDefault="00A75C5E" w:rsidP="00A75C5E">
      <w:pPr>
        <w:pStyle w:val="affffffa"/>
        <w:widowControl w:val="0"/>
        <w:rPr>
          <w:color w:val="000000"/>
        </w:rPr>
      </w:pPr>
      <w:r>
        <w:rPr>
          <w:color w:val="000000"/>
        </w:rPr>
        <w:t xml:space="preserve">Работа оператора ПЭВМ относится к категории работ, связанных с опасными и вредными условиями труда. В процессе труда на оператора ПЭВМ оказывают действие следующие опасные и вредные производственные факторы: </w:t>
      </w:r>
    </w:p>
    <w:p w14:paraId="46427AA1" w14:textId="77777777" w:rsidR="00A75C5E" w:rsidRDefault="00A75C5E" w:rsidP="00E87833">
      <w:pPr>
        <w:pStyle w:val="affffffa"/>
        <w:widowControl w:val="0"/>
        <w:numPr>
          <w:ilvl w:val="0"/>
          <w:numId w:val="26"/>
        </w:numPr>
        <w:rPr>
          <w:b/>
          <w:color w:val="000000"/>
        </w:rPr>
      </w:pPr>
      <w:r w:rsidRPr="000A31F4">
        <w:rPr>
          <w:color w:val="000000"/>
        </w:rPr>
        <w:t>Физические</w:t>
      </w:r>
      <w:r>
        <w:rPr>
          <w:b/>
          <w:color w:val="000000"/>
          <w:lang w:val="en-US"/>
        </w:rPr>
        <w:t xml:space="preserve">: </w:t>
      </w:r>
    </w:p>
    <w:p w14:paraId="7F674102" w14:textId="77777777" w:rsidR="00A75C5E" w:rsidRDefault="00A75C5E" w:rsidP="00A75C5E">
      <w:pPr>
        <w:pStyle w:val="affffff8"/>
      </w:pPr>
      <w:r>
        <w:rPr>
          <w:color w:val="000000"/>
        </w:rPr>
        <w:t>п</w:t>
      </w:r>
      <w:r>
        <w:t xml:space="preserve">овышенные уровни электромагнитного, рентгеновского, ультрафиолетового и инфракрасного излучения; </w:t>
      </w:r>
    </w:p>
    <w:p w14:paraId="3735F7B7" w14:textId="77777777" w:rsidR="00A75C5E" w:rsidRDefault="00A75C5E" w:rsidP="00A75C5E">
      <w:pPr>
        <w:pStyle w:val="affffff8"/>
      </w:pPr>
      <w:r>
        <w:t xml:space="preserve">повышенный уровень статического электричества; </w:t>
      </w:r>
    </w:p>
    <w:p w14:paraId="2C6D096A" w14:textId="77777777" w:rsidR="00A75C5E" w:rsidRDefault="00A75C5E" w:rsidP="00A75C5E">
      <w:pPr>
        <w:pStyle w:val="affffff8"/>
      </w:pPr>
      <w:r>
        <w:t xml:space="preserve">повышенные уровни запыленности воздуха рабочей зоны; </w:t>
      </w:r>
    </w:p>
    <w:p w14:paraId="6E0EEA7E" w14:textId="77777777" w:rsidR="00A75C5E" w:rsidRDefault="00A75C5E" w:rsidP="00A75C5E">
      <w:pPr>
        <w:pStyle w:val="affffff8"/>
      </w:pPr>
      <w:r>
        <w:t xml:space="preserve">пониженная или повышенная влажность и подвижность воздуха рабочей зоны; </w:t>
      </w:r>
    </w:p>
    <w:p w14:paraId="4D46CC73" w14:textId="77777777" w:rsidR="00A75C5E" w:rsidRDefault="00A75C5E" w:rsidP="00A75C5E">
      <w:pPr>
        <w:pStyle w:val="affffff8"/>
      </w:pPr>
      <w:r>
        <w:t xml:space="preserve">повышенный уровень шума; </w:t>
      </w:r>
    </w:p>
    <w:p w14:paraId="301E282D" w14:textId="77777777" w:rsidR="00A75C5E" w:rsidRDefault="00A75C5E" w:rsidP="00A75C5E">
      <w:pPr>
        <w:pStyle w:val="affffff8"/>
      </w:pPr>
      <w:r>
        <w:t xml:space="preserve">повышенный или пониженный уровень освещенности; </w:t>
      </w:r>
    </w:p>
    <w:p w14:paraId="0FF81C5E" w14:textId="77777777" w:rsidR="00A75C5E" w:rsidRDefault="00A75C5E" w:rsidP="00A75C5E">
      <w:pPr>
        <w:pStyle w:val="affffff8"/>
      </w:pPr>
      <w:r>
        <w:t xml:space="preserve">повышенный уровень прямой и отраженной блесткости; </w:t>
      </w:r>
    </w:p>
    <w:p w14:paraId="3C6509B5" w14:textId="77777777" w:rsidR="00A75C5E" w:rsidRDefault="00A75C5E" w:rsidP="00A75C5E">
      <w:pPr>
        <w:pStyle w:val="affffff8"/>
      </w:pPr>
      <w:r>
        <w:t>повышенный уровень ослепленности;</w:t>
      </w:r>
    </w:p>
    <w:p w14:paraId="0B322A24" w14:textId="77777777" w:rsidR="00A75C5E" w:rsidRDefault="00A75C5E" w:rsidP="00A75C5E">
      <w:pPr>
        <w:pStyle w:val="affffff8"/>
        <w:rPr>
          <w:color w:val="auto"/>
        </w:rPr>
      </w:pPr>
      <w:r>
        <w:rPr>
          <w:color w:val="auto"/>
        </w:rPr>
        <w:t xml:space="preserve">неравномерность распределения яркости в поле зрения; </w:t>
      </w:r>
    </w:p>
    <w:p w14:paraId="1E876233" w14:textId="77777777" w:rsidR="00A75C5E" w:rsidRDefault="00A75C5E" w:rsidP="00A75C5E">
      <w:pPr>
        <w:pStyle w:val="affffff8"/>
        <w:rPr>
          <w:color w:val="auto"/>
        </w:rPr>
      </w:pPr>
      <w:r>
        <w:rPr>
          <w:color w:val="auto"/>
        </w:rPr>
        <w:t xml:space="preserve">повышенная яркость светового изображения; </w:t>
      </w:r>
    </w:p>
    <w:p w14:paraId="4ACEFE11" w14:textId="77777777" w:rsidR="00A75C5E" w:rsidRDefault="00A75C5E" w:rsidP="00A75C5E">
      <w:pPr>
        <w:pStyle w:val="affffff8"/>
        <w:rPr>
          <w:color w:val="auto"/>
        </w:rPr>
      </w:pPr>
      <w:r>
        <w:rPr>
          <w:color w:val="auto"/>
        </w:rPr>
        <w:t xml:space="preserve">повышенный уровень пульсации светового потока; </w:t>
      </w:r>
    </w:p>
    <w:p w14:paraId="01F5AD38" w14:textId="77777777" w:rsidR="00A75C5E" w:rsidRDefault="00A75C5E" w:rsidP="00A75C5E">
      <w:pPr>
        <w:pStyle w:val="affffff8"/>
        <w:rPr>
          <w:color w:val="auto"/>
        </w:rPr>
      </w:pPr>
      <w:r>
        <w:rPr>
          <w:color w:val="auto"/>
        </w:rPr>
        <w:t>повышенное значение напряжения в электрической цепи, замыкание которой может произойти через тело человека.</w:t>
      </w:r>
    </w:p>
    <w:p w14:paraId="7C85645A" w14:textId="74944653" w:rsidR="00567E79" w:rsidDel="00567E79" w:rsidRDefault="00A75C5E">
      <w:pPr>
        <w:pStyle w:val="affffffa"/>
        <w:rPr>
          <w:del w:id="1667" w:author="Evgeny Sukharev" w:date="2021-06-17T22:43:00Z"/>
          <w:b/>
          <w:color w:val="000000"/>
          <w:lang w:val="en-US"/>
        </w:rPr>
        <w:pPrChange w:id="1668" w:author="Evgeny Sukharev" w:date="2021-06-17T22:43:00Z">
          <w:pPr>
            <w:pStyle w:val="affffff8"/>
          </w:pPr>
        </w:pPrChange>
      </w:pPr>
      <w:r w:rsidRPr="00717A4D">
        <w:rPr>
          <w:color w:val="000000"/>
        </w:rPr>
        <w:t>Химические</w:t>
      </w:r>
      <w:r w:rsidRPr="001F3BAF">
        <w:rPr>
          <w:b/>
          <w:color w:val="000000"/>
          <w:lang w:val="en-US"/>
        </w:rPr>
        <w:t>:</w:t>
      </w:r>
    </w:p>
    <w:p w14:paraId="775ADEE0" w14:textId="77777777" w:rsidR="00567E79" w:rsidRPr="00567E79" w:rsidRDefault="00567E79">
      <w:pPr>
        <w:pStyle w:val="affffffa"/>
        <w:widowControl w:val="0"/>
        <w:numPr>
          <w:ilvl w:val="0"/>
          <w:numId w:val="26"/>
        </w:numPr>
        <w:ind w:firstLine="0"/>
        <w:rPr>
          <w:ins w:id="1669" w:author="Evgeny Sukharev" w:date="2021-06-17T22:43:00Z"/>
          <w:b/>
          <w:color w:val="000000"/>
        </w:rPr>
        <w:pPrChange w:id="1670" w:author="Evgeny Sukharev" w:date="2021-06-17T22:43:00Z">
          <w:pPr>
            <w:pStyle w:val="affffffa"/>
            <w:widowControl w:val="0"/>
            <w:numPr>
              <w:numId w:val="26"/>
            </w:numPr>
            <w:tabs>
              <w:tab w:val="num" w:pos="1069"/>
            </w:tabs>
            <w:ind w:left="1069" w:hanging="360"/>
          </w:pPr>
        </w:pPrChange>
      </w:pPr>
    </w:p>
    <w:p w14:paraId="0F1A2E45" w14:textId="6116229B" w:rsidR="00A75C5E" w:rsidRDefault="00A75C5E">
      <w:pPr>
        <w:pStyle w:val="affffff8"/>
        <w:rPr>
          <w:color w:val="000000"/>
        </w:rPr>
      </w:pPr>
      <w:r>
        <w:lastRenderedPageBreak/>
        <w:t xml:space="preserve">повышенное содержание в воздухе рабочей зоны двуокиси углерода, озона, аммиака, фенола, формальдегида </w:t>
      </w:r>
      <w:del w:id="1671" w:author="Evgeny Sukharev" w:date="2021-06-15T17:00:00Z">
        <w:r w:rsidDel="00D06878">
          <w:delText xml:space="preserve">и </w:delText>
        </w:r>
      </w:del>
      <w:ins w:id="1672" w:author="Evgeny Sukharev" w:date="2021-06-15T17:00:00Z">
        <w:r w:rsidR="00D06878">
          <w:t>и </w:t>
        </w:r>
      </w:ins>
      <w:r>
        <w:t>полихлорированных бифенилов.</w:t>
      </w:r>
    </w:p>
    <w:p w14:paraId="7A6DD1EC" w14:textId="20AE2F07" w:rsidR="00A75C5E" w:rsidRDefault="00A75C5E">
      <w:pPr>
        <w:pStyle w:val="affffff8"/>
        <w:numPr>
          <w:ilvl w:val="0"/>
          <w:numId w:val="26"/>
        </w:numPr>
        <w:rPr>
          <w:b/>
          <w:color w:val="000000"/>
        </w:rPr>
        <w:pPrChange w:id="1673" w:author="Evgeny Sukharev" w:date="2021-06-17T22:42:00Z">
          <w:pPr>
            <w:pStyle w:val="affffff8"/>
          </w:pPr>
        </w:pPrChange>
      </w:pPr>
      <w:r w:rsidRPr="000A31F4">
        <w:rPr>
          <w:color w:val="000000"/>
        </w:rPr>
        <w:t>Психофизиологические</w:t>
      </w:r>
      <w:r>
        <w:rPr>
          <w:b/>
          <w:color w:val="000000"/>
          <w:lang w:val="en-US"/>
        </w:rPr>
        <w:t>:</w:t>
      </w:r>
    </w:p>
    <w:p w14:paraId="621B482A" w14:textId="77777777" w:rsidR="00A75C5E" w:rsidRPr="003E536D" w:rsidRDefault="00A75C5E">
      <w:pPr>
        <w:pStyle w:val="affffff8"/>
        <w:rPr>
          <w:rPrChange w:id="1674" w:author="Evgeny Sukharev" w:date="2021-06-17T22:42:00Z">
            <w:rPr>
              <w:color w:val="auto"/>
            </w:rPr>
          </w:rPrChange>
        </w:rPr>
      </w:pPr>
      <w:r w:rsidRPr="003E536D">
        <w:rPr>
          <w:rPrChange w:id="1675" w:author="Evgeny Sukharev" w:date="2021-06-17T22:42:00Z">
            <w:rPr>
              <w:color w:val="auto"/>
            </w:rPr>
          </w:rPrChange>
        </w:rPr>
        <w:t xml:space="preserve">напряжение зрения и внимания; </w:t>
      </w:r>
    </w:p>
    <w:p w14:paraId="4BAC4FCB" w14:textId="77777777" w:rsidR="00A75C5E" w:rsidRPr="003E536D" w:rsidRDefault="00A75C5E">
      <w:pPr>
        <w:pStyle w:val="affffff8"/>
        <w:rPr>
          <w:rPrChange w:id="1676" w:author="Evgeny Sukharev" w:date="2021-06-17T22:42:00Z">
            <w:rPr>
              <w:color w:val="auto"/>
            </w:rPr>
          </w:rPrChange>
        </w:rPr>
      </w:pPr>
      <w:r w:rsidRPr="003E536D">
        <w:rPr>
          <w:rPrChange w:id="1677" w:author="Evgeny Sukharev" w:date="2021-06-17T22:42:00Z">
            <w:rPr>
              <w:color w:val="auto"/>
            </w:rPr>
          </w:rPrChange>
        </w:rPr>
        <w:t xml:space="preserve">интеллектуальные и эмоциональные нагрузки; </w:t>
      </w:r>
    </w:p>
    <w:p w14:paraId="2C7E051A" w14:textId="77777777" w:rsidR="00A75C5E" w:rsidRPr="003E536D" w:rsidRDefault="00A75C5E">
      <w:pPr>
        <w:pStyle w:val="affffff8"/>
        <w:rPr>
          <w:rPrChange w:id="1678" w:author="Evgeny Sukharev" w:date="2021-06-17T22:42:00Z">
            <w:rPr>
              <w:color w:val="auto"/>
            </w:rPr>
          </w:rPrChange>
        </w:rPr>
      </w:pPr>
      <w:r w:rsidRPr="003E536D">
        <w:rPr>
          <w:rPrChange w:id="1679" w:author="Evgeny Sukharev" w:date="2021-06-17T22:42:00Z">
            <w:rPr>
              <w:color w:val="auto"/>
            </w:rPr>
          </w:rPrChange>
        </w:rPr>
        <w:t xml:space="preserve">длительные статические нагрузки и монотонность труда; </w:t>
      </w:r>
    </w:p>
    <w:p w14:paraId="79966E90" w14:textId="77777777" w:rsidR="00A75C5E" w:rsidRPr="003E536D" w:rsidRDefault="00A75C5E">
      <w:pPr>
        <w:pStyle w:val="affffff8"/>
        <w:rPr>
          <w:rPrChange w:id="1680" w:author="Evgeny Sukharev" w:date="2021-06-17T22:42:00Z">
            <w:rPr>
              <w:color w:val="auto"/>
            </w:rPr>
          </w:rPrChange>
        </w:rPr>
      </w:pPr>
      <w:r w:rsidRPr="003E536D">
        <w:rPr>
          <w:rPrChange w:id="1681" w:author="Evgeny Sukharev" w:date="2021-06-17T22:42:00Z">
            <w:rPr>
              <w:color w:val="auto"/>
            </w:rPr>
          </w:rPrChange>
        </w:rPr>
        <w:t xml:space="preserve">большой объем информации обрабатываемой в единицу времени; </w:t>
      </w:r>
    </w:p>
    <w:p w14:paraId="1B1C8C64" w14:textId="15E24077" w:rsidR="00A75C5E" w:rsidRPr="003E536D" w:rsidRDefault="00A75C5E">
      <w:pPr>
        <w:pStyle w:val="affffff8"/>
        <w:rPr>
          <w:ins w:id="1682" w:author="Evgeny Sukharev" w:date="2021-06-17T22:42:00Z"/>
          <w:rPrChange w:id="1683" w:author="Evgeny Sukharev" w:date="2021-06-17T22:42:00Z">
            <w:rPr>
              <w:ins w:id="1684" w:author="Evgeny Sukharev" w:date="2021-06-17T22:42:00Z"/>
              <w:lang w:val="en-US"/>
            </w:rPr>
          </w:rPrChange>
        </w:rPr>
      </w:pPr>
      <w:r w:rsidRPr="003E536D">
        <w:t>нерациональная организация рабочего места</w:t>
      </w:r>
      <w:r w:rsidRPr="003E536D">
        <w:rPr>
          <w:rPrChange w:id="1685" w:author="Evgeny Sukharev" w:date="2021-06-17T22:42:00Z">
            <w:rPr>
              <w:lang w:val="en-US"/>
            </w:rPr>
          </w:rPrChange>
        </w:rPr>
        <w:t>.</w:t>
      </w:r>
    </w:p>
    <w:p w14:paraId="23CFDA04" w14:textId="6CD5FBCE" w:rsidR="003E536D" w:rsidRPr="003E536D" w:rsidDel="003E536D" w:rsidRDefault="003E536D">
      <w:pPr>
        <w:pStyle w:val="affffff8"/>
        <w:numPr>
          <w:ilvl w:val="0"/>
          <w:numId w:val="0"/>
        </w:numPr>
        <w:ind w:left="709"/>
        <w:rPr>
          <w:del w:id="1686" w:author="Evgeny Sukharev" w:date="2021-06-17T22:42:00Z"/>
          <w:color w:val="auto"/>
          <w:rPrChange w:id="1687" w:author="Evgeny Sukharev" w:date="2021-06-17T22:42:00Z">
            <w:rPr>
              <w:del w:id="1688" w:author="Evgeny Sukharev" w:date="2021-06-17T22:42:00Z"/>
              <w:color w:val="000000"/>
              <w:lang w:val="en-US"/>
            </w:rPr>
          </w:rPrChange>
        </w:rPr>
        <w:pPrChange w:id="1689" w:author="Evgeny Sukharev" w:date="2021-06-17T22:42:00Z">
          <w:pPr>
            <w:pStyle w:val="affffff8"/>
          </w:pPr>
        </w:pPrChange>
      </w:pPr>
      <w:ins w:id="1690" w:author="Evgeny Sukharev" w:date="2021-06-17T22:42:00Z">
        <w:r>
          <w:rPr>
            <w:color w:val="000000"/>
          </w:rPr>
          <w:t xml:space="preserve">4. </w:t>
        </w:r>
        <w:r w:rsidRPr="000A31F4">
          <w:rPr>
            <w:color w:val="000000"/>
          </w:rPr>
          <w:t>Биологические</w:t>
        </w:r>
        <w:r>
          <w:rPr>
            <w:b/>
            <w:color w:val="000000"/>
            <w:lang w:val="en-US"/>
          </w:rPr>
          <w:t>:</w:t>
        </w:r>
        <w:r>
          <w:rPr>
            <w:color w:val="auto"/>
          </w:rPr>
          <w:t xml:space="preserve"> </w:t>
        </w:r>
      </w:ins>
    </w:p>
    <w:p w14:paraId="7FFBCF05" w14:textId="77777777" w:rsidR="003E536D" w:rsidRDefault="00A75C5E">
      <w:pPr>
        <w:pStyle w:val="affffff8"/>
        <w:numPr>
          <w:ilvl w:val="0"/>
          <w:numId w:val="0"/>
        </w:numPr>
        <w:ind w:left="709"/>
        <w:rPr>
          <w:ins w:id="1691" w:author="Evgeny Sukharev" w:date="2021-06-17T22:42:00Z"/>
          <w:b/>
          <w:color w:val="000000"/>
        </w:rPr>
        <w:pPrChange w:id="1692" w:author="Evgeny Sukharev" w:date="2021-06-17T22:42:00Z">
          <w:pPr>
            <w:pStyle w:val="affffffa"/>
            <w:widowControl w:val="0"/>
            <w:numPr>
              <w:numId w:val="26"/>
            </w:numPr>
            <w:tabs>
              <w:tab w:val="num" w:pos="1069"/>
            </w:tabs>
            <w:ind w:left="1069" w:hanging="360"/>
          </w:pPr>
        </w:pPrChange>
      </w:pPr>
      <w:del w:id="1693" w:author="Evgeny Sukharev" w:date="2021-06-17T22:42:00Z">
        <w:r w:rsidRPr="000A31F4" w:rsidDel="003E536D">
          <w:rPr>
            <w:color w:val="000000"/>
          </w:rPr>
          <w:delText>Биологические</w:delText>
        </w:r>
        <w:r w:rsidRPr="00AA24A7" w:rsidDel="003E536D">
          <w:rPr>
            <w:b/>
            <w:color w:val="000000"/>
          </w:rPr>
          <w:delText xml:space="preserve">: </w:delText>
        </w:r>
      </w:del>
    </w:p>
    <w:p w14:paraId="31429865" w14:textId="766E4938" w:rsidR="00A75C5E" w:rsidRPr="00AA24A7" w:rsidRDefault="00A75C5E">
      <w:pPr>
        <w:pStyle w:val="affffff8"/>
        <w:rPr>
          <w:b/>
          <w:color w:val="000000"/>
        </w:rPr>
        <w:pPrChange w:id="1694" w:author="Evgeny Sukharev" w:date="2021-06-17T22:43:00Z">
          <w:pPr>
            <w:pStyle w:val="affffffa"/>
            <w:widowControl w:val="0"/>
            <w:numPr>
              <w:numId w:val="26"/>
            </w:numPr>
            <w:tabs>
              <w:tab w:val="num" w:pos="1069"/>
            </w:tabs>
            <w:ind w:left="1069" w:hanging="360"/>
          </w:pPr>
        </w:pPrChange>
      </w:pPr>
      <w:r w:rsidRPr="00717A4D">
        <w:t>повышенное</w:t>
      </w:r>
      <w:r>
        <w:t xml:space="preserve"> содержание в воздухе рабочей зоны микроорганизмов.</w:t>
      </w:r>
    </w:p>
    <w:p w14:paraId="62DD19C7" w14:textId="77777777" w:rsidR="00A75C5E" w:rsidRDefault="00A75C5E" w:rsidP="00273426">
      <w:pPr>
        <w:pStyle w:val="36"/>
        <w:rPr>
          <w:szCs w:val="28"/>
          <w:shd w:val="clear" w:color="auto" w:fill="FFFFFF"/>
        </w:rPr>
      </w:pPr>
      <w:bookmarkStart w:id="1695" w:name="_Toc73879689"/>
      <w:r>
        <w:t>Освещенность рабочего места</w:t>
      </w:r>
      <w:bookmarkEnd w:id="1695"/>
    </w:p>
    <w:p w14:paraId="2835A9DF" w14:textId="706C5777" w:rsidR="00A75C5E" w:rsidRDefault="00A75C5E" w:rsidP="00A75C5E">
      <w:pPr>
        <w:pStyle w:val="affffffc"/>
      </w:pPr>
      <w:r>
        <w:t xml:space="preserve">Освещенность на поверхности стола в зоне размещения рабочего документа должна быть 300-500 лк. Допускается установка светильников местного освещения для подсветки документов. Местное освещение не должно создавать бликов </w:t>
      </w:r>
      <w:del w:id="1696" w:author="Evgeny Sukharev" w:date="2021-06-15T17:01:00Z">
        <w:r w:rsidDel="00D06878">
          <w:delText xml:space="preserve">на </w:delText>
        </w:r>
      </w:del>
      <w:ins w:id="1697" w:author="Evgeny Sukharev" w:date="2021-06-15T17:01:00Z">
        <w:r w:rsidR="00D06878">
          <w:t>на </w:t>
        </w:r>
      </w:ins>
      <w:r>
        <w:t>поверхности экрана и увеличивать освещенность экрана более 300 лк.</w:t>
      </w:r>
    </w:p>
    <w:p w14:paraId="2DC29300" w14:textId="77777777" w:rsidR="00A75C5E" w:rsidRDefault="00A75C5E" w:rsidP="00A75C5E">
      <w:pPr>
        <w:pStyle w:val="-"/>
      </w:pPr>
      <w:r>
        <w:t>В качестве источников света при искусственном освещении должны применяться преимущественно люминесцентные лампы типа ЛБ и компактные люминесцентные лампы (КЛЛ).</w:t>
      </w:r>
    </w:p>
    <w:p w14:paraId="04196065" w14:textId="06F16ABE" w:rsidR="00A75C5E" w:rsidRDefault="00A75C5E" w:rsidP="00A75C5E">
      <w:pPr>
        <w:pStyle w:val="affffffc"/>
      </w:pPr>
      <w:r>
        <w:t xml:space="preserve">В зависимости от типа светильника выбираем коэффициент </w:t>
      </w:r>
      <w:r>
        <w:rPr>
          <w:i/>
        </w:rPr>
        <w:sym w:font="Symbol" w:char="F06C"/>
      </w:r>
      <w:r>
        <w:t xml:space="preserve">. Он определяет такое соотношение максимального расстояния между светильниками </w:t>
      </w:r>
      <w:r>
        <w:rPr>
          <w:i/>
          <w:lang w:val="en-US"/>
        </w:rPr>
        <w:t>L</w:t>
      </w:r>
      <w:r>
        <w:rPr>
          <w:i/>
          <w:vertAlign w:val="subscript"/>
        </w:rPr>
        <w:t>св(</w:t>
      </w:r>
      <w:r>
        <w:rPr>
          <w:i/>
          <w:vertAlign w:val="subscript"/>
          <w:lang w:val="en-US"/>
        </w:rPr>
        <w:t>max</w:t>
      </w:r>
      <w:r>
        <w:rPr>
          <w:i/>
          <w:vertAlign w:val="subscript"/>
        </w:rPr>
        <w:t>)</w:t>
      </w:r>
      <w:r>
        <w:t xml:space="preserve"> </w:t>
      </w:r>
      <w:del w:id="1698" w:author="Evgeny Sukharev" w:date="2021-06-15T17:01:00Z">
        <w:r w:rsidDel="00D06878">
          <w:delText xml:space="preserve">и </w:delText>
        </w:r>
      </w:del>
      <w:ins w:id="1699" w:author="Evgeny Sukharev" w:date="2021-06-15T17:01:00Z">
        <w:r w:rsidR="00D06878">
          <w:t>и </w:t>
        </w:r>
      </w:ins>
      <w:r>
        <w:t xml:space="preserve">высотой их подвеса над рабочей поверхностью </w:t>
      </w:r>
      <w:r>
        <w:rPr>
          <w:i/>
          <w:lang w:val="en-US"/>
        </w:rPr>
        <w:t>h</w:t>
      </w:r>
      <w:r>
        <w:rPr>
          <w:i/>
          <w:vertAlign w:val="subscript"/>
        </w:rPr>
        <w:t>р</w:t>
      </w:r>
      <w:r>
        <w:t xml:space="preserve">, которое обеспечит равномерность освещения в помещении. </w:t>
      </w:r>
    </w:p>
    <w:p w14:paraId="5C93C766" w14:textId="77777777" w:rsidR="00A75C5E" w:rsidRDefault="00A75C5E" w:rsidP="00A75C5E">
      <w:pPr>
        <w:pStyle w:val="affffffc"/>
        <w:ind w:firstLine="0"/>
        <w:jc w:val="center"/>
        <w:rPr>
          <w:i/>
        </w:rPr>
      </w:pPr>
      <w:r>
        <w:rPr>
          <w:i/>
        </w:rPr>
        <w:t>L</w:t>
      </w:r>
      <w:r>
        <w:rPr>
          <w:i/>
          <w:vertAlign w:val="subscript"/>
        </w:rPr>
        <w:t>св(max)</w:t>
      </w:r>
      <w:r>
        <w:rPr>
          <w:i/>
        </w:rPr>
        <w:t xml:space="preserve"> = </w:t>
      </w:r>
      <w:r>
        <w:rPr>
          <w:i/>
        </w:rPr>
        <w:sym w:font="Symbol" w:char="F06C"/>
      </w:r>
      <w:r>
        <w:rPr>
          <w:i/>
        </w:rPr>
        <w:t xml:space="preserve"> </w:t>
      </w:r>
      <w:r>
        <w:rPr>
          <w:i/>
        </w:rPr>
        <w:sym w:font="Symbol" w:char="F0D7"/>
      </w:r>
      <w:r>
        <w:rPr>
          <w:i/>
        </w:rPr>
        <w:t xml:space="preserve"> h</w:t>
      </w:r>
      <w:r>
        <w:rPr>
          <w:i/>
          <w:vertAlign w:val="subscript"/>
        </w:rPr>
        <w:t>р</w:t>
      </w:r>
      <w:r>
        <w:rPr>
          <w:i/>
        </w:rPr>
        <w:t xml:space="preserve"> = </w:t>
      </w:r>
      <w:r>
        <w:t xml:space="preserve">1,4 </w:t>
      </w:r>
      <w:r>
        <w:sym w:font="Symbol" w:char="F0D7"/>
      </w:r>
      <w:r>
        <w:t xml:space="preserve"> 2,5 = 3,5м</w:t>
      </w:r>
      <w:r>
        <w:rPr>
          <w:i/>
        </w:rPr>
        <w:t>.</w:t>
      </w:r>
    </w:p>
    <w:p w14:paraId="2C55838D" w14:textId="1981F20E" w:rsidR="00A75C5E" w:rsidRDefault="00A75C5E" w:rsidP="00A75C5E">
      <w:pPr>
        <w:pStyle w:val="aff0"/>
      </w:pPr>
      <w:r w:rsidRPr="00961076">
        <w:t>Определяем</w:t>
      </w:r>
      <w:r>
        <w:t xml:space="preserve"> расстояние </w:t>
      </w:r>
      <w:r>
        <w:rPr>
          <w:i/>
        </w:rPr>
        <w:t>L</w:t>
      </w:r>
      <w:r>
        <w:rPr>
          <w:i/>
          <w:vertAlign w:val="subscript"/>
        </w:rPr>
        <w:t>1(max)</w:t>
      </w:r>
      <w:r>
        <w:rPr>
          <w:vertAlign w:val="subscript"/>
        </w:rPr>
        <w:t xml:space="preserve"> </w:t>
      </w:r>
      <w:r>
        <w:t xml:space="preserve">от стены до первого ряда светильников: – </w:t>
      </w:r>
      <w:del w:id="1700" w:author="Evgeny Sukharev" w:date="2021-06-15T17:01:00Z">
        <w:r w:rsidDel="00D06878">
          <w:delText xml:space="preserve">при </w:delText>
        </w:r>
      </w:del>
      <w:ins w:id="1701" w:author="Evgeny Sukharev" w:date="2021-06-15T17:01:00Z">
        <w:r w:rsidR="00D06878">
          <w:t>при </w:t>
        </w:r>
      </w:ins>
      <w:r>
        <w:t>наличии рабочих мест у стены:</w:t>
      </w:r>
    </w:p>
    <w:p w14:paraId="67A4767C" w14:textId="77777777" w:rsidR="00A75C5E" w:rsidRDefault="00A75C5E" w:rsidP="00A75C5E">
      <w:pPr>
        <w:pStyle w:val="affffffc"/>
        <w:ind w:firstLine="0"/>
        <w:jc w:val="center"/>
        <w:rPr>
          <w:i/>
          <w:lang w:val="en-US"/>
        </w:rPr>
      </w:pPr>
      <w:r>
        <w:rPr>
          <w:i/>
          <w:lang w:val="en-US"/>
        </w:rPr>
        <w:t>L</w:t>
      </w:r>
      <w:r>
        <w:rPr>
          <w:i/>
          <w:vertAlign w:val="subscript"/>
          <w:lang w:val="en-US"/>
        </w:rPr>
        <w:t>1(max)</w:t>
      </w:r>
      <w:r>
        <w:rPr>
          <w:i/>
          <w:lang w:val="en-US"/>
        </w:rPr>
        <w:t xml:space="preserve"> = (0,2…0,3)</w:t>
      </w:r>
      <w:r>
        <w:rPr>
          <w:i/>
          <w:sz w:val="20"/>
          <w:lang w:val="en-US"/>
        </w:rPr>
        <w:t xml:space="preserve"> </w:t>
      </w:r>
      <w:r>
        <w:rPr>
          <w:i/>
        </w:rPr>
        <w:sym w:font="Symbol" w:char="F0D7"/>
      </w:r>
      <w:r>
        <w:rPr>
          <w:i/>
          <w:lang w:val="en-US"/>
        </w:rPr>
        <w:t xml:space="preserve"> L</w:t>
      </w:r>
      <w:r>
        <w:rPr>
          <w:i/>
          <w:vertAlign w:val="subscript"/>
        </w:rPr>
        <w:t>св</w:t>
      </w:r>
      <w:r>
        <w:rPr>
          <w:i/>
          <w:vertAlign w:val="subscript"/>
          <w:lang w:val="en-US"/>
        </w:rPr>
        <w:t>(max)</w:t>
      </w:r>
      <w:r>
        <w:rPr>
          <w:i/>
          <w:lang w:val="en-US"/>
        </w:rPr>
        <w:t xml:space="preserve"> = </w:t>
      </w:r>
      <w:r>
        <w:rPr>
          <w:lang w:val="en-US"/>
        </w:rPr>
        <w:t xml:space="preserve">0,25 </w:t>
      </w:r>
      <w:r>
        <w:sym w:font="Symbol" w:char="F0D7"/>
      </w:r>
      <w:r>
        <w:rPr>
          <w:lang w:val="en-US"/>
        </w:rPr>
        <w:t xml:space="preserve"> 3,5 = 0,875</w:t>
      </w:r>
      <w:r>
        <w:t>м</w:t>
      </w:r>
      <w:r>
        <w:rPr>
          <w:i/>
          <w:lang w:val="en-US"/>
        </w:rPr>
        <w:t>.</w:t>
      </w:r>
    </w:p>
    <w:p w14:paraId="2B627114" w14:textId="77777777" w:rsidR="00A75C5E" w:rsidRPr="006613A2" w:rsidRDefault="00A75C5E" w:rsidP="00A75C5E">
      <w:pPr>
        <w:pStyle w:val="affffffc"/>
      </w:pPr>
      <w:r w:rsidRPr="006613A2">
        <w:t>Определяем общее число рядов светильников (по ширине помещения):</w:t>
      </w:r>
    </w:p>
    <w:p w14:paraId="7A98D3AB" w14:textId="05CA8756" w:rsidR="00A75C5E" w:rsidRPr="006613A2" w:rsidRDefault="002647B6" w:rsidP="00A75C5E">
      <w:pPr>
        <w:pStyle w:val="affffffc"/>
        <w:ind w:firstLine="0"/>
        <w:jc w:val="center"/>
        <w:rPr>
          <w:i/>
        </w:rPr>
      </w:pPr>
      <w:r w:rsidRPr="006613A2">
        <w:rPr>
          <w:i/>
          <w:position w:val="-32"/>
          <w:rPrChange w:id="1702" w:author="Evgeny Sukharev" w:date="2021-06-17T22:50:00Z">
            <w:rPr>
              <w:i/>
              <w:position w:val="-32"/>
            </w:rPr>
          </w:rPrChange>
        </w:rPr>
        <w:object w:dxaOrig="5200" w:dyaOrig="740" w14:anchorId="421F9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44.25pt" o:ole="">
            <v:imagedata r:id="rId42" o:title=""/>
          </v:shape>
          <o:OLEObject Type="Embed" ProgID="Equation.3" ShapeID="_x0000_i1025" DrawAspect="Content" ObjectID="_1685536231" r:id="rId43"/>
        </w:object>
      </w:r>
    </w:p>
    <w:p w14:paraId="53FD4B4B" w14:textId="77777777" w:rsidR="00A75C5E" w:rsidRDefault="00A75C5E" w:rsidP="00A75C5E">
      <w:pPr>
        <w:pStyle w:val="affffffc"/>
        <w:ind w:firstLine="708"/>
      </w:pPr>
      <w:r>
        <w:t>Определяем число светильников в ряду (по длине помещения):</w:t>
      </w:r>
    </w:p>
    <w:p w14:paraId="373E65F9" w14:textId="74B4E164" w:rsidR="00A75C5E" w:rsidRPr="006613A2" w:rsidRDefault="00E37E4C" w:rsidP="00A75C5E">
      <w:pPr>
        <w:widowControl w:val="0"/>
        <w:spacing w:after="120"/>
        <w:ind w:firstLine="0"/>
        <w:jc w:val="center"/>
        <w:rPr>
          <w:i/>
          <w:szCs w:val="28"/>
          <w:rPrChange w:id="1703" w:author="Evgeny Sukharev" w:date="2021-06-17T22:50:00Z">
            <w:rPr>
              <w:i/>
              <w:sz w:val="32"/>
              <w:szCs w:val="32"/>
            </w:rPr>
          </w:rPrChange>
        </w:rPr>
      </w:pPr>
      <w:r w:rsidRPr="006613A2">
        <w:rPr>
          <w:rFonts w:eastAsia="Times New Roman" w:cs="Times New Roman"/>
          <w:i/>
          <w:color w:val="000000" w:themeColor="text1"/>
          <w:position w:val="-32"/>
          <w:szCs w:val="28"/>
          <w:lang w:eastAsia="ru-RU"/>
          <w:rPrChange w:id="1704" w:author="Evgeny Sukharev" w:date="2021-06-17T22:50:00Z">
            <w:rPr>
              <w:rFonts w:eastAsia="Times New Roman" w:cs="Times New Roman"/>
              <w:i/>
              <w:color w:val="000000" w:themeColor="text1"/>
              <w:position w:val="-32"/>
              <w:szCs w:val="28"/>
              <w:lang w:eastAsia="ru-RU"/>
            </w:rPr>
          </w:rPrChange>
        </w:rPr>
        <w:object w:dxaOrig="5205" w:dyaOrig="735" w14:anchorId="51272BF1">
          <v:shape id="_x0000_i1026" type="#_x0000_t75" style="width:307.5pt;height:43.5pt" o:ole="">
            <v:imagedata r:id="rId44" o:title=""/>
          </v:shape>
          <o:OLEObject Type="Embed" ProgID="Equation.3" ShapeID="_x0000_i1026" DrawAspect="Content" ObjectID="_1685536232" r:id="rId45"/>
        </w:object>
      </w:r>
    </w:p>
    <w:p w14:paraId="6FDAC03F" w14:textId="77777777" w:rsidR="00A75C5E" w:rsidRDefault="00A75C5E" w:rsidP="00A75C5E">
      <w:pPr>
        <w:pStyle w:val="affffffc"/>
        <w:ind w:firstLine="0"/>
        <w:rPr>
          <w:snapToGrid w:val="0"/>
        </w:rPr>
      </w:pPr>
      <w:r>
        <w:rPr>
          <w:snapToGrid w:val="0"/>
        </w:rPr>
        <w:t xml:space="preserve">где </w:t>
      </w:r>
      <w:r>
        <w:rPr>
          <w:i/>
          <w:snapToGrid w:val="0"/>
          <w:lang w:val="en-US"/>
        </w:rPr>
        <w:t>a</w:t>
      </w:r>
      <w:r>
        <w:rPr>
          <w:snapToGrid w:val="0"/>
        </w:rPr>
        <w:t xml:space="preserve"> – длина, </w:t>
      </w:r>
      <w:r>
        <w:rPr>
          <w:i/>
          <w:snapToGrid w:val="0"/>
          <w:lang w:val="en-US"/>
        </w:rPr>
        <w:t>b</w:t>
      </w:r>
      <w:r>
        <w:rPr>
          <w:snapToGrid w:val="0"/>
        </w:rPr>
        <w:t xml:space="preserve"> – ширина помещения, для которого рассчитывается система освещения.</w:t>
      </w:r>
    </w:p>
    <w:p w14:paraId="360E12F8" w14:textId="77777777" w:rsidR="00A75C5E" w:rsidRDefault="00A75C5E" w:rsidP="00A75C5E">
      <w:pPr>
        <w:pStyle w:val="affffffc"/>
      </w:pPr>
      <w:r>
        <w:rPr>
          <w:snapToGrid w:val="0"/>
        </w:rPr>
        <w:t>Полученные результаты округляем до ближайшего целого числа, после чего о</w:t>
      </w:r>
      <w:r>
        <w:t>пределяем общее расчётное минимальное количество светильников, которое необходимо разместить в помещении:</w:t>
      </w:r>
    </w:p>
    <w:p w14:paraId="54FA8517" w14:textId="77777777" w:rsidR="00A75C5E" w:rsidRDefault="00A75C5E" w:rsidP="00A75C5E">
      <w:pPr>
        <w:pStyle w:val="affffffc"/>
        <w:ind w:firstLine="0"/>
        <w:jc w:val="center"/>
        <w:rPr>
          <w:i/>
          <w:lang w:val="en-US"/>
        </w:rPr>
      </w:pPr>
      <w:r>
        <w:rPr>
          <w:i/>
          <w:lang w:val="en-US"/>
        </w:rPr>
        <w:t>n</w:t>
      </w:r>
      <w:r>
        <w:rPr>
          <w:i/>
          <w:vertAlign w:val="subscript"/>
        </w:rPr>
        <w:t>общ</w:t>
      </w:r>
      <w:r>
        <w:rPr>
          <w:i/>
          <w:vertAlign w:val="subscript"/>
          <w:lang w:val="en-US"/>
        </w:rPr>
        <w:t xml:space="preserve"> (min)</w:t>
      </w:r>
      <w:r>
        <w:rPr>
          <w:i/>
          <w:lang w:val="en-US"/>
        </w:rPr>
        <w:t xml:space="preserve"> = n</w:t>
      </w:r>
      <w:r>
        <w:rPr>
          <w:i/>
          <w:vertAlign w:val="subscript"/>
        </w:rPr>
        <w:t>ш</w:t>
      </w:r>
      <w:r>
        <w:rPr>
          <w:i/>
          <w:vertAlign w:val="subscript"/>
          <w:lang w:val="en-US"/>
        </w:rPr>
        <w:t xml:space="preserve"> (min)</w:t>
      </w:r>
      <w:r>
        <w:rPr>
          <w:i/>
          <w:lang w:val="en-US"/>
        </w:rPr>
        <w:t xml:space="preserve"> </w:t>
      </w:r>
      <w:r>
        <w:rPr>
          <w:i/>
        </w:rPr>
        <w:sym w:font="Symbol" w:char="F0D7"/>
      </w:r>
      <w:r>
        <w:rPr>
          <w:i/>
          <w:lang w:val="en-US"/>
        </w:rPr>
        <w:t xml:space="preserve"> n</w:t>
      </w:r>
      <w:r>
        <w:rPr>
          <w:i/>
          <w:vertAlign w:val="subscript"/>
        </w:rPr>
        <w:t>д</w:t>
      </w:r>
      <w:r>
        <w:rPr>
          <w:i/>
          <w:vertAlign w:val="subscript"/>
          <w:lang w:val="en-US"/>
        </w:rPr>
        <w:t xml:space="preserve"> (min)</w:t>
      </w:r>
      <w:r>
        <w:rPr>
          <w:i/>
          <w:lang w:val="en-US"/>
        </w:rPr>
        <w:t xml:space="preserve"> = </w:t>
      </w:r>
      <w:r w:rsidRPr="006613A2">
        <w:rPr>
          <w:lang w:val="en-US"/>
          <w:rPrChange w:id="1705" w:author="Evgeny Sukharev" w:date="2021-06-17T22:50:00Z">
            <w:rPr>
              <w:i/>
              <w:lang w:val="en-US"/>
            </w:rPr>
          </w:rPrChange>
        </w:rPr>
        <w:t xml:space="preserve">2 </w:t>
      </w:r>
      <w:r w:rsidRPr="006613A2">
        <w:rPr>
          <w:rPrChange w:id="1706" w:author="Evgeny Sukharev" w:date="2021-06-17T22:50:00Z">
            <w:rPr>
              <w:i/>
            </w:rPr>
          </w:rPrChange>
        </w:rPr>
        <w:sym w:font="Symbol" w:char="F0D7"/>
      </w:r>
      <w:r w:rsidRPr="006613A2">
        <w:rPr>
          <w:lang w:val="en-US"/>
          <w:rPrChange w:id="1707" w:author="Evgeny Sukharev" w:date="2021-06-17T22:50:00Z">
            <w:rPr>
              <w:i/>
              <w:lang w:val="en-US"/>
            </w:rPr>
          </w:rPrChange>
        </w:rPr>
        <w:t xml:space="preserve"> 3 = 6</w:t>
      </w:r>
      <w:r>
        <w:rPr>
          <w:i/>
          <w:lang w:val="en-US"/>
        </w:rPr>
        <w:t>;</w:t>
      </w:r>
    </w:p>
    <w:p w14:paraId="29D0AAC2" w14:textId="77777777" w:rsidR="00A75C5E" w:rsidRDefault="00A75C5E" w:rsidP="00A75C5E">
      <w:pPr>
        <w:pStyle w:val="affffffc"/>
        <w:ind w:firstLine="0"/>
        <w:jc w:val="center"/>
        <w:rPr>
          <w:i/>
        </w:rPr>
      </w:pPr>
      <w:r>
        <w:rPr>
          <w:i/>
          <w:lang w:val="en-US"/>
        </w:rPr>
        <w:t>S</w:t>
      </w:r>
      <w:r>
        <w:rPr>
          <w:i/>
        </w:rPr>
        <w:t xml:space="preserve"> = </w:t>
      </w:r>
      <w:r>
        <w:rPr>
          <w:i/>
          <w:lang w:val="en-US"/>
        </w:rPr>
        <w:t>a</w:t>
      </w:r>
      <w:r w:rsidRPr="006C31A7">
        <w:rPr>
          <w:i/>
          <w:spacing w:val="-2"/>
        </w:rPr>
        <w:t xml:space="preserve"> </w:t>
      </w:r>
      <w:r>
        <w:rPr>
          <w:i/>
        </w:rPr>
        <w:sym w:font="Symbol" w:char="F0D7"/>
      </w:r>
      <w:r>
        <w:rPr>
          <w:i/>
        </w:rPr>
        <w:t xml:space="preserve"> </w:t>
      </w:r>
      <w:r>
        <w:rPr>
          <w:i/>
          <w:spacing w:val="-2"/>
          <w:lang w:val="en-US"/>
        </w:rPr>
        <w:t>b</w:t>
      </w:r>
      <w:r>
        <w:rPr>
          <w:i/>
          <w:spacing w:val="-2"/>
        </w:rPr>
        <w:t xml:space="preserve"> = </w:t>
      </w:r>
      <w:r w:rsidRPr="006613A2">
        <w:rPr>
          <w:spacing w:val="-2"/>
          <w:rPrChange w:id="1708" w:author="Evgeny Sukharev" w:date="2021-06-17T22:50:00Z">
            <w:rPr>
              <w:i/>
              <w:spacing w:val="-2"/>
            </w:rPr>
          </w:rPrChange>
        </w:rPr>
        <w:t xml:space="preserve">9 </w:t>
      </w:r>
      <w:r w:rsidRPr="006613A2">
        <w:rPr>
          <w:rPrChange w:id="1709" w:author="Evgeny Sukharev" w:date="2021-06-17T22:50:00Z">
            <w:rPr>
              <w:i/>
            </w:rPr>
          </w:rPrChange>
        </w:rPr>
        <w:sym w:font="Symbol" w:char="F0D7"/>
      </w:r>
      <w:r w:rsidRPr="006613A2">
        <w:rPr>
          <w:rPrChange w:id="1710" w:author="Evgeny Sukharev" w:date="2021-06-17T22:50:00Z">
            <w:rPr>
              <w:i/>
            </w:rPr>
          </w:rPrChange>
        </w:rPr>
        <w:t xml:space="preserve"> 4</w:t>
      </w:r>
      <w:r w:rsidRPr="006613A2">
        <w:rPr>
          <w:spacing w:val="-2"/>
          <w:rPrChange w:id="1711" w:author="Evgeny Sukharev" w:date="2021-06-17T22:50:00Z">
            <w:rPr>
              <w:i/>
              <w:spacing w:val="-2"/>
            </w:rPr>
          </w:rPrChange>
        </w:rPr>
        <w:t xml:space="preserve"> = 36</w:t>
      </w:r>
      <w:r>
        <w:rPr>
          <w:i/>
          <w:spacing w:val="-2"/>
        </w:rPr>
        <w:t>.</w:t>
      </w:r>
    </w:p>
    <w:p w14:paraId="4533A16E" w14:textId="77777777" w:rsidR="00A75C5E" w:rsidRDefault="00A75C5E" w:rsidP="00A75C5E">
      <w:pPr>
        <w:pStyle w:val="affffffc"/>
      </w:pPr>
      <w:r>
        <w:t xml:space="preserve">По площади помещения </w:t>
      </w:r>
      <w:r>
        <w:rPr>
          <w:i/>
          <w:lang w:val="en-US"/>
        </w:rPr>
        <w:t>S</w:t>
      </w:r>
      <w:r w:rsidRPr="006C31A7">
        <w:t xml:space="preserve"> </w:t>
      </w:r>
      <w:r>
        <w:t>и высоте подвески светильника</w:t>
      </w:r>
      <w:r>
        <w:rPr>
          <w:b/>
        </w:rPr>
        <w:t xml:space="preserve"> </w:t>
      </w:r>
      <w:r>
        <w:rPr>
          <w:i/>
          <w:lang w:val="en-US"/>
        </w:rPr>
        <w:t>h</w:t>
      </w:r>
      <w:r>
        <w:rPr>
          <w:i/>
          <w:vertAlign w:val="subscript"/>
        </w:rPr>
        <w:t>р</w:t>
      </w:r>
      <w:r>
        <w:t xml:space="preserve"> определяем показатель помещения </w:t>
      </w:r>
      <w:r>
        <w:rPr>
          <w:i/>
          <w:lang w:val="en-US"/>
        </w:rPr>
        <w:t>i</w:t>
      </w:r>
      <w:r>
        <w:t>:</w:t>
      </w:r>
    </w:p>
    <w:p w14:paraId="68C4C157" w14:textId="4B071805" w:rsidR="00A75C5E" w:rsidRDefault="00E37E4C" w:rsidP="00A75C5E">
      <w:pPr>
        <w:pStyle w:val="affffffc"/>
        <w:jc w:val="center"/>
        <w:rPr>
          <w:i/>
          <w:lang w:val="en-US"/>
        </w:rPr>
      </w:pPr>
      <w:r>
        <w:rPr>
          <w:i/>
          <w:position w:val="-32"/>
          <w:lang w:val="en-US"/>
        </w:rPr>
        <w:object w:dxaOrig="4035" w:dyaOrig="705" w14:anchorId="66CDAC0B">
          <v:shape id="_x0000_i1027" type="#_x0000_t75" style="width:234pt;height:41.25pt" o:ole="">
            <v:imagedata r:id="rId46" o:title=""/>
          </v:shape>
          <o:OLEObject Type="Embed" ProgID="Equation.3" ShapeID="_x0000_i1027" DrawAspect="Content" ObjectID="_1685536233" r:id="rId47"/>
        </w:object>
      </w:r>
    </w:p>
    <w:p w14:paraId="5F3A1247" w14:textId="77777777" w:rsidR="00A75C5E" w:rsidRDefault="00A75C5E" w:rsidP="00A75C5E">
      <w:pPr>
        <w:pStyle w:val="affffffc"/>
        <w:rPr>
          <w:bCs/>
        </w:rPr>
      </w:pPr>
      <w:r>
        <w:rPr>
          <w:bCs/>
        </w:rPr>
        <w:t xml:space="preserve">Находим значения коэффициентов отражения потолка </w:t>
      </w:r>
      <w:r>
        <w:rPr>
          <w:bCs/>
          <w:i/>
        </w:rPr>
        <w:sym w:font="Symbol" w:char="F072"/>
      </w:r>
      <w:r>
        <w:rPr>
          <w:bCs/>
          <w:i/>
          <w:vertAlign w:val="subscript"/>
        </w:rPr>
        <w:t>п</w:t>
      </w:r>
      <w:r>
        <w:rPr>
          <w:bCs/>
        </w:rPr>
        <w:t xml:space="preserve">, стен </w:t>
      </w:r>
      <w:r>
        <w:rPr>
          <w:bCs/>
          <w:i/>
        </w:rPr>
        <w:sym w:font="Symbol" w:char="F072"/>
      </w:r>
      <w:r>
        <w:rPr>
          <w:bCs/>
          <w:i/>
          <w:vertAlign w:val="subscript"/>
        </w:rPr>
        <w:t>с</w:t>
      </w:r>
      <w:r>
        <w:rPr>
          <w:bCs/>
        </w:rPr>
        <w:t xml:space="preserve"> и полов </w:t>
      </w:r>
      <w:r>
        <w:rPr>
          <w:bCs/>
          <w:i/>
        </w:rPr>
        <w:sym w:font="Symbol" w:char="F072"/>
      </w:r>
      <w:r>
        <w:rPr>
          <w:bCs/>
          <w:i/>
          <w:vertAlign w:val="subscript"/>
        </w:rPr>
        <w:t>пол</w:t>
      </w:r>
      <w:r>
        <w:rPr>
          <w:bCs/>
        </w:rPr>
        <w:t xml:space="preserve"> помещения, для которого рассчитывается осветительная установка. </w:t>
      </w:r>
    </w:p>
    <w:p w14:paraId="51DC084E" w14:textId="77777777" w:rsidR="00A75C5E" w:rsidRDefault="00A75C5E" w:rsidP="00A75C5E">
      <w:pPr>
        <w:pStyle w:val="affffffc"/>
        <w:jc w:val="center"/>
      </w:pPr>
      <w:r>
        <w:rPr>
          <w:i/>
        </w:rPr>
        <w:sym w:font="Symbol" w:char="F072"/>
      </w:r>
      <w:r>
        <w:rPr>
          <w:i/>
          <w:vertAlign w:val="subscript"/>
        </w:rPr>
        <w:t>п</w:t>
      </w:r>
      <w:r>
        <w:t xml:space="preserve"> = 50%;</w:t>
      </w:r>
    </w:p>
    <w:p w14:paraId="0137825D" w14:textId="77777777" w:rsidR="00A75C5E" w:rsidRDefault="00A75C5E" w:rsidP="00A75C5E">
      <w:pPr>
        <w:pStyle w:val="affffffc"/>
        <w:jc w:val="center"/>
      </w:pPr>
      <w:r>
        <w:rPr>
          <w:i/>
        </w:rPr>
        <w:sym w:font="Symbol" w:char="F072"/>
      </w:r>
      <w:r>
        <w:rPr>
          <w:i/>
          <w:vertAlign w:val="subscript"/>
        </w:rPr>
        <w:t>с</w:t>
      </w:r>
      <w:r>
        <w:t xml:space="preserve"> = 30%;</w:t>
      </w:r>
    </w:p>
    <w:p w14:paraId="4990DE16" w14:textId="77777777" w:rsidR="00A75C5E" w:rsidRDefault="00A75C5E" w:rsidP="00A75C5E">
      <w:pPr>
        <w:pStyle w:val="affffffc"/>
        <w:jc w:val="center"/>
      </w:pPr>
      <w:r>
        <w:rPr>
          <w:i/>
        </w:rPr>
        <w:sym w:font="Symbol" w:char="F072"/>
      </w:r>
      <w:r>
        <w:rPr>
          <w:i/>
          <w:vertAlign w:val="subscript"/>
        </w:rPr>
        <w:t>пол</w:t>
      </w:r>
      <w:r>
        <w:t xml:space="preserve"> = 10%.</w:t>
      </w:r>
    </w:p>
    <w:p w14:paraId="55A4C397" w14:textId="77777777" w:rsidR="00A75C5E" w:rsidRDefault="00A75C5E" w:rsidP="00A75C5E">
      <w:pPr>
        <w:pStyle w:val="affffffc"/>
      </w:pPr>
      <w:r>
        <w:t xml:space="preserve">В зависимости от типа светильника и вида лампы определяем коэффициент использования светового потока </w:t>
      </w:r>
      <w:r>
        <w:rPr>
          <w:i/>
        </w:rPr>
        <w:sym w:font="Symbol" w:char="F068"/>
      </w:r>
      <w:r>
        <w:rPr>
          <w:i/>
          <w:vertAlign w:val="subscript"/>
        </w:rPr>
        <w:t>и</w:t>
      </w:r>
      <w:r>
        <w:t xml:space="preserve"> по показателю помещения </w:t>
      </w:r>
      <w:r>
        <w:rPr>
          <w:i/>
        </w:rPr>
        <w:t>i</w:t>
      </w:r>
      <w:r>
        <w:t xml:space="preserve"> и коэффициентам отражения потолка </w:t>
      </w:r>
      <w:r>
        <w:rPr>
          <w:i/>
        </w:rPr>
        <w:sym w:font="Symbol" w:char="F072"/>
      </w:r>
      <w:r>
        <w:rPr>
          <w:i/>
          <w:vertAlign w:val="subscript"/>
        </w:rPr>
        <w:t>п</w:t>
      </w:r>
      <w:r>
        <w:t xml:space="preserve">, стен </w:t>
      </w:r>
      <w:r>
        <w:rPr>
          <w:i/>
        </w:rPr>
        <w:sym w:font="Symbol" w:char="F072"/>
      </w:r>
      <w:r>
        <w:rPr>
          <w:i/>
          <w:vertAlign w:val="subscript"/>
        </w:rPr>
        <w:t>с</w:t>
      </w:r>
      <w:r>
        <w:t xml:space="preserve"> и полов </w:t>
      </w:r>
      <w:r>
        <w:rPr>
          <w:i/>
        </w:rPr>
        <w:sym w:font="Symbol" w:char="F072"/>
      </w:r>
      <w:r>
        <w:rPr>
          <w:i/>
          <w:vertAlign w:val="subscript"/>
        </w:rPr>
        <w:t>пол</w:t>
      </w:r>
      <w:r>
        <w:t xml:space="preserve">. </w:t>
      </w:r>
    </w:p>
    <w:p w14:paraId="2CF055BE" w14:textId="77777777" w:rsidR="00A75C5E" w:rsidRDefault="00A75C5E" w:rsidP="00A75C5E">
      <w:pPr>
        <w:pStyle w:val="affffffc"/>
        <w:ind w:firstLine="0"/>
        <w:jc w:val="center"/>
      </w:pPr>
      <w:r>
        <w:rPr>
          <w:i/>
        </w:rPr>
        <w:sym w:font="Symbol" w:char="F068"/>
      </w:r>
      <w:r>
        <w:rPr>
          <w:i/>
          <w:vertAlign w:val="subscript"/>
        </w:rPr>
        <w:t>и</w:t>
      </w:r>
      <w:r>
        <w:rPr>
          <w:vertAlign w:val="subscript"/>
        </w:rPr>
        <w:t xml:space="preserve"> </w:t>
      </w:r>
      <w:r>
        <w:t>= 0,45.</w:t>
      </w:r>
    </w:p>
    <w:p w14:paraId="1B16245B" w14:textId="77777777" w:rsidR="00A75C5E" w:rsidRDefault="00A75C5E" w:rsidP="00A75C5E">
      <w:pPr>
        <w:pStyle w:val="affffffc"/>
      </w:pPr>
      <w:r>
        <w:t xml:space="preserve">Определяем коэффициент запаса </w:t>
      </w:r>
      <w:r>
        <w:rPr>
          <w:i/>
        </w:rPr>
        <w:t>k</w:t>
      </w:r>
      <w:r>
        <w:rPr>
          <w:b/>
        </w:rPr>
        <w:t>,</w:t>
      </w:r>
      <w:r>
        <w:t xml:space="preserve"> учитывающий снижение уровня освещённости из-за неблагоприятных условий эксплуатации осветительной установки: наличия дыма, копоти, пыли, повышенной концентрации химических веществ и т. д.; из-за старения и выхода из строя ламп.</w:t>
      </w:r>
    </w:p>
    <w:p w14:paraId="3B7D71BA" w14:textId="77777777" w:rsidR="00A75C5E" w:rsidRDefault="00A75C5E" w:rsidP="00A75C5E">
      <w:pPr>
        <w:pStyle w:val="affffffc"/>
        <w:ind w:firstLine="0"/>
        <w:jc w:val="center"/>
      </w:pPr>
      <w:r>
        <w:rPr>
          <w:i/>
          <w:lang w:val="en-US"/>
        </w:rPr>
        <w:t>k</w:t>
      </w:r>
      <w:r>
        <w:t xml:space="preserve"> = 1,5.</w:t>
      </w:r>
    </w:p>
    <w:p w14:paraId="5680CF06" w14:textId="77777777" w:rsidR="00A75C5E" w:rsidRDefault="00A75C5E" w:rsidP="00A75C5E">
      <w:pPr>
        <w:pStyle w:val="affffffc"/>
      </w:pPr>
      <w:r>
        <w:t xml:space="preserve">Решаем сколько источников света </w:t>
      </w:r>
      <w:r>
        <w:rPr>
          <w:i/>
          <w:lang w:val="en-US"/>
        </w:rPr>
        <w:t>x</w:t>
      </w:r>
      <w:r w:rsidRPr="006C31A7">
        <w:t xml:space="preserve"> </w:t>
      </w:r>
      <w:r>
        <w:t>будет в светильнике.</w:t>
      </w:r>
    </w:p>
    <w:p w14:paraId="26930CF2" w14:textId="77777777" w:rsidR="00A75C5E" w:rsidRDefault="00A75C5E" w:rsidP="00A75C5E">
      <w:pPr>
        <w:pStyle w:val="affffffc"/>
        <w:ind w:firstLine="0"/>
        <w:jc w:val="center"/>
      </w:pPr>
      <w:r>
        <w:rPr>
          <w:i/>
          <w:lang w:val="en-US"/>
        </w:rPr>
        <w:t>x</w:t>
      </w:r>
      <w:r>
        <w:t xml:space="preserve"> = 2.</w:t>
      </w:r>
    </w:p>
    <w:p w14:paraId="72646BBD" w14:textId="7209AA6D" w:rsidR="00A75C5E" w:rsidDel="006613A2" w:rsidRDefault="00A75C5E" w:rsidP="00A75C5E">
      <w:pPr>
        <w:pStyle w:val="affffffc"/>
        <w:rPr>
          <w:del w:id="1712" w:author="Evgeny Sukharev" w:date="2021-06-17T22:50:00Z"/>
          <w:snapToGrid w:val="0"/>
        </w:rPr>
      </w:pPr>
      <w:r>
        <w:rPr>
          <w:snapToGrid w:val="0"/>
        </w:rPr>
        <w:t xml:space="preserve">Назначаем коэффициент </w:t>
      </w:r>
      <w:r>
        <w:rPr>
          <w:i/>
          <w:snapToGrid w:val="0"/>
          <w:lang w:val="en-US"/>
        </w:rPr>
        <w:t>z</w:t>
      </w:r>
      <w:r>
        <w:rPr>
          <w:snapToGrid w:val="0"/>
        </w:rPr>
        <w:t>, характеризующий неравномерность освещённости (коэффициент отношения средней освещённости к максимальной):</w:t>
      </w:r>
      <w:ins w:id="1713" w:author="Evgeny Sukharev" w:date="2021-06-17T22:50:00Z">
        <w:r w:rsidR="006613A2">
          <w:rPr>
            <w:snapToGrid w:val="0"/>
          </w:rPr>
          <w:t xml:space="preserve"> </w:t>
        </w:r>
      </w:ins>
      <w:del w:id="1714" w:author="Evgeny Sukharev" w:date="2021-06-17T22:50:00Z">
        <w:r w:rsidDel="006613A2">
          <w:rPr>
            <w:snapToGrid w:val="0"/>
          </w:rPr>
          <w:delText xml:space="preserve"> </w:delText>
        </w:r>
      </w:del>
    </w:p>
    <w:p w14:paraId="11862AF9" w14:textId="74A1E975" w:rsidR="00A75C5E" w:rsidRDefault="00A75C5E">
      <w:pPr>
        <w:pStyle w:val="affffffc"/>
      </w:pPr>
      <w:r>
        <w:rPr>
          <w:snapToGrid w:val="0"/>
          <w:lang w:val="en-US"/>
        </w:rPr>
        <w:t>z</w:t>
      </w:r>
      <w:r>
        <w:rPr>
          <w:snapToGrid w:val="0"/>
        </w:rPr>
        <w:t xml:space="preserve"> = 1,</w:t>
      </w:r>
      <w:ins w:id="1715" w:author="Evgeny Sukharev" w:date="2021-06-17T22:50:00Z">
        <w:r w:rsidR="006613A2">
          <w:rPr>
            <w:snapToGrid w:val="0"/>
          </w:rPr>
          <w:t xml:space="preserve"> </w:t>
        </w:r>
      </w:ins>
      <w:r>
        <w:rPr>
          <w:snapToGrid w:val="0"/>
        </w:rPr>
        <w:t>2 – для люминесцентных ламп.</w:t>
      </w:r>
    </w:p>
    <w:p w14:paraId="632B48EE" w14:textId="77777777" w:rsidR="00A75C5E" w:rsidRDefault="00A75C5E" w:rsidP="00A75C5E">
      <w:pPr>
        <w:pStyle w:val="affffffc"/>
        <w:spacing w:after="100" w:afterAutospacing="1"/>
      </w:pPr>
      <w:r>
        <w:t>Рассчитываем требуемый световой поток одной лампы:</w:t>
      </w:r>
    </w:p>
    <w:p w14:paraId="0E99AE54" w14:textId="7F5C5DCC" w:rsidR="00A75C5E" w:rsidRDefault="002647B6" w:rsidP="00A75C5E">
      <w:pPr>
        <w:pStyle w:val="affffffc"/>
        <w:ind w:firstLine="0"/>
        <w:jc w:val="center"/>
        <w:rPr>
          <w:i/>
        </w:rPr>
      </w:pPr>
      <w:r>
        <w:rPr>
          <w:i/>
          <w:position w:val="-32"/>
        </w:rPr>
        <w:object w:dxaOrig="5040" w:dyaOrig="705" w14:anchorId="7B4E069F">
          <v:shape id="_x0000_i1028" type="#_x0000_t75" style="width:290.25pt;height:40.5pt" o:ole="">
            <v:imagedata r:id="rId48" o:title=""/>
          </v:shape>
          <o:OLEObject Type="Embed" ProgID="Equation.3" ShapeID="_x0000_i1028" DrawAspect="Content" ObjectID="_1685536234" r:id="rId49"/>
        </w:object>
      </w:r>
    </w:p>
    <w:p w14:paraId="38C17427" w14:textId="77777777" w:rsidR="00A75C5E" w:rsidRDefault="00A75C5E" w:rsidP="00A75C5E">
      <w:pPr>
        <w:pStyle w:val="affffffc"/>
      </w:pPr>
      <w:r>
        <w:t xml:space="preserve">По рассчитанному световому потоку лампы </w:t>
      </w:r>
      <w:r>
        <w:rPr>
          <w:i/>
        </w:rPr>
        <w:t>Ф</w:t>
      </w:r>
      <w:r>
        <w:rPr>
          <w:i/>
          <w:vertAlign w:val="subscript"/>
        </w:rPr>
        <w:t>расч</w:t>
      </w:r>
      <w:r>
        <w:t xml:space="preserve"> подбираем стандартную лампу со световым потоком </w:t>
      </w:r>
      <w:r>
        <w:rPr>
          <w:i/>
        </w:rPr>
        <w:t>Ф</w:t>
      </w:r>
      <w:r>
        <w:rPr>
          <w:i/>
          <w:vertAlign w:val="subscript"/>
        </w:rPr>
        <w:t>табл</w:t>
      </w:r>
      <w:r>
        <w:t>, значение которого близко к значению</w:t>
      </w:r>
      <w:r>
        <w:rPr>
          <w:b/>
        </w:rPr>
        <w:t xml:space="preserve"> </w:t>
      </w:r>
      <w:r>
        <w:rPr>
          <w:i/>
        </w:rPr>
        <w:t>Ф</w:t>
      </w:r>
      <w:r>
        <w:rPr>
          <w:i/>
          <w:vertAlign w:val="subscript"/>
        </w:rPr>
        <w:t>расч</w:t>
      </w:r>
      <w:r>
        <w:t xml:space="preserve"> (желательно в пределах – 10…+20%).</w:t>
      </w:r>
    </w:p>
    <w:p w14:paraId="7091D960" w14:textId="77777777" w:rsidR="00A75C5E" w:rsidRDefault="00A75C5E" w:rsidP="00A75C5E">
      <w:pPr>
        <w:pStyle w:val="affffffc"/>
      </w:pPr>
      <w:r>
        <w:t xml:space="preserve">После выбора стандартных ламп рассчитываем число светильников, необходимых для обеспечения заданной освещённости </w:t>
      </w:r>
      <w:r>
        <w:rPr>
          <w:i/>
        </w:rPr>
        <w:t>E</w:t>
      </w:r>
      <w:r>
        <w:t xml:space="preserve">. Полученное число </w:t>
      </w:r>
      <w:r>
        <w:rPr>
          <w:i/>
        </w:rPr>
        <w:t>n</w:t>
      </w:r>
      <w:r>
        <w:rPr>
          <w:i/>
          <w:vertAlign w:val="subscript"/>
        </w:rPr>
        <w:t>расч</w:t>
      </w:r>
      <w:r>
        <w:t xml:space="preserve"> округляют до ближайшего целого значения </w:t>
      </w:r>
      <w:r>
        <w:rPr>
          <w:i/>
        </w:rPr>
        <w:t>n</w:t>
      </w:r>
      <w:r>
        <w:rPr>
          <w:i/>
          <w:vertAlign w:val="subscript"/>
        </w:rPr>
        <w:t>пр</w:t>
      </w:r>
      <w:r>
        <w:t xml:space="preserve">, при этом отклонение между принятым количеством светильников </w:t>
      </w:r>
      <w:r>
        <w:rPr>
          <w:i/>
        </w:rPr>
        <w:t>n</w:t>
      </w:r>
      <w:r>
        <w:rPr>
          <w:i/>
          <w:vertAlign w:val="subscript"/>
        </w:rPr>
        <w:t>пр</w:t>
      </w:r>
      <w:r>
        <w:t xml:space="preserve"> и расчётным </w:t>
      </w:r>
      <w:r>
        <w:rPr>
          <w:i/>
        </w:rPr>
        <w:t>n</w:t>
      </w:r>
      <w:r>
        <w:rPr>
          <w:i/>
          <w:vertAlign w:val="subscript"/>
        </w:rPr>
        <w:t>расч</w:t>
      </w:r>
      <w:r>
        <w:t xml:space="preserve"> допускается в пределах от –10 до +20%. </w:t>
      </w:r>
    </w:p>
    <w:p w14:paraId="264D3695" w14:textId="77777777" w:rsidR="00A75C5E" w:rsidRPr="00F549F9" w:rsidRDefault="00A75C5E" w:rsidP="00A75C5E">
      <w:pPr>
        <w:pStyle w:val="affffffc"/>
        <w:ind w:firstLine="0"/>
        <w:jc w:val="center"/>
        <w:rPr>
          <w:i/>
          <w:lang w:val="en-US"/>
        </w:rPr>
      </w:pPr>
      <w:r w:rsidRPr="00F549F9">
        <w:rPr>
          <w:i/>
        </w:rPr>
        <w:t>Ф</w:t>
      </w:r>
      <w:r w:rsidRPr="00F549F9">
        <w:rPr>
          <w:i/>
          <w:vertAlign w:val="subscript"/>
        </w:rPr>
        <w:t xml:space="preserve">1табл </w:t>
      </w:r>
      <w:r w:rsidRPr="00F549F9">
        <w:rPr>
          <w:i/>
        </w:rPr>
        <w:t xml:space="preserve">= </w:t>
      </w:r>
      <w:r w:rsidRPr="00F549F9">
        <w:rPr>
          <w:lang w:val="en-US"/>
        </w:rPr>
        <w:t>3390</w:t>
      </w:r>
      <w:r w:rsidRPr="00F549F9">
        <w:rPr>
          <w:i/>
        </w:rPr>
        <w:t>;</w:t>
      </w:r>
    </w:p>
    <w:p w14:paraId="7B33AB98" w14:textId="77777777" w:rsidR="00A75C5E" w:rsidRPr="00F549F9" w:rsidRDefault="00A75C5E" w:rsidP="00A75C5E">
      <w:pPr>
        <w:pStyle w:val="affffffc"/>
        <w:ind w:firstLine="0"/>
        <w:jc w:val="center"/>
        <w:rPr>
          <w:i/>
          <w:lang w:val="en-US"/>
        </w:rPr>
      </w:pPr>
      <w:r w:rsidRPr="00F549F9">
        <w:rPr>
          <w:i/>
        </w:rPr>
        <w:t>n</w:t>
      </w:r>
      <w:r w:rsidRPr="00F549F9">
        <w:rPr>
          <w:i/>
          <w:vertAlign w:val="subscript"/>
          <w:lang w:val="en-US"/>
        </w:rPr>
        <w:t>1</w:t>
      </w:r>
      <w:r w:rsidRPr="00F549F9">
        <w:rPr>
          <w:i/>
          <w:vertAlign w:val="subscript"/>
        </w:rPr>
        <w:t>пр</w:t>
      </w:r>
      <w:r w:rsidRPr="00F549F9">
        <w:rPr>
          <w:i/>
        </w:rPr>
        <w:t xml:space="preserve"> = </w:t>
      </w:r>
      <w:r w:rsidRPr="00F549F9">
        <w:rPr>
          <w:lang w:val="en-US"/>
          <w:rPrChange w:id="1716" w:author="Evgeny Sukharev" w:date="2021-06-17T22:51:00Z">
            <w:rPr>
              <w:i/>
              <w:lang w:val="en-US"/>
            </w:rPr>
          </w:rPrChange>
        </w:rPr>
        <w:t>6</w:t>
      </w:r>
      <w:r w:rsidRPr="00F549F9">
        <w:rPr>
          <w:i/>
        </w:rPr>
        <w:t>;</w:t>
      </w:r>
    </w:p>
    <w:p w14:paraId="084AF2A3" w14:textId="71D7C764" w:rsidR="00A75C5E" w:rsidRPr="00F549F9" w:rsidRDefault="00F549F9" w:rsidP="00A75C5E">
      <w:pPr>
        <w:pStyle w:val="affffffc"/>
        <w:ind w:firstLine="0"/>
        <w:jc w:val="center"/>
        <w:rPr>
          <w:i/>
        </w:rPr>
      </w:pPr>
      <w:r w:rsidRPr="00F549F9">
        <w:rPr>
          <w:i/>
          <w:position w:val="-30"/>
          <w:rPrChange w:id="1717" w:author="Evgeny Sukharev" w:date="2021-06-17T22:51:00Z">
            <w:rPr>
              <w:i/>
              <w:position w:val="-30"/>
            </w:rPr>
          </w:rPrChange>
        </w:rPr>
        <w:object w:dxaOrig="4515" w:dyaOrig="675" w14:anchorId="7B60FFCA">
          <v:shape id="_x0000_i1029" type="#_x0000_t75" style="width:278.25pt;height:41.25pt" o:ole="" fillcolor="window">
            <v:imagedata r:id="rId50" o:title=""/>
          </v:shape>
          <o:OLEObject Type="Embed" ProgID="Equation.3" ShapeID="_x0000_i1029" DrawAspect="Content" ObjectID="_1685536235" r:id="rId51"/>
        </w:object>
      </w:r>
    </w:p>
    <w:p w14:paraId="3E4B19FA" w14:textId="02BF16D3" w:rsidR="00A75C5E" w:rsidRPr="00F549F9" w:rsidRDefault="00F549F9" w:rsidP="00A75C5E">
      <w:pPr>
        <w:pStyle w:val="affffffc"/>
        <w:ind w:firstLine="0"/>
        <w:jc w:val="center"/>
        <w:rPr>
          <w:i/>
        </w:rPr>
      </w:pPr>
      <w:r w:rsidRPr="00F549F9">
        <w:rPr>
          <w:i/>
          <w:position w:val="-32"/>
          <w:rPrChange w:id="1718" w:author="Evgeny Sukharev" w:date="2021-06-17T22:51:00Z">
            <w:rPr>
              <w:i/>
              <w:position w:val="-32"/>
            </w:rPr>
          </w:rPrChange>
        </w:rPr>
        <w:object w:dxaOrig="3240" w:dyaOrig="735" w14:anchorId="5341D64D">
          <v:shape id="_x0000_i1030" type="#_x0000_t75" style="width:179.25pt;height:40.5pt" o:ole="" fillcolor="window">
            <v:imagedata r:id="rId52" o:title=""/>
          </v:shape>
          <o:OLEObject Type="Embed" ProgID="Equation.3" ShapeID="_x0000_i1030" DrawAspect="Content" ObjectID="_1685536236" r:id="rId53"/>
        </w:object>
      </w:r>
      <w:r w:rsidR="00A75C5E" w:rsidRPr="00F549F9">
        <w:rPr>
          <w:i/>
        </w:rPr>
        <w:t>.</w:t>
      </w:r>
    </w:p>
    <w:p w14:paraId="62305F97" w14:textId="77777777" w:rsidR="00A75C5E" w:rsidRPr="00F549F9" w:rsidRDefault="00A75C5E" w:rsidP="00A75C5E">
      <w:pPr>
        <w:pStyle w:val="affffffc"/>
      </w:pPr>
      <w:r w:rsidRPr="00F549F9">
        <w:t>Рассчитывают полную мощность проектируемой системы освещения:</w:t>
      </w:r>
    </w:p>
    <w:p w14:paraId="74D0008A" w14:textId="77777777" w:rsidR="00A75C5E" w:rsidRPr="00F549F9" w:rsidRDefault="00A75C5E" w:rsidP="00A75C5E">
      <w:pPr>
        <w:pStyle w:val="affffffc"/>
        <w:ind w:firstLine="0"/>
        <w:jc w:val="center"/>
        <w:rPr>
          <w:lang w:val="en-US"/>
        </w:rPr>
      </w:pPr>
      <w:r w:rsidRPr="00F549F9">
        <w:rPr>
          <w:position w:val="-18"/>
          <w:rPrChange w:id="1719" w:author="Evgeny Sukharev" w:date="2021-06-17T22:51:00Z">
            <w:rPr>
              <w:position w:val="-18"/>
            </w:rPr>
          </w:rPrChange>
        </w:rPr>
        <w:object w:dxaOrig="4515" w:dyaOrig="450" w14:anchorId="1FC733CC">
          <v:shape id="_x0000_i1031" type="#_x0000_t75" style="width:225.75pt;height:22.5pt" o:ole="" fillcolor="window">
            <v:imagedata r:id="rId54" o:title=""/>
          </v:shape>
          <o:OLEObject Type="Embed" ProgID="Equation.3" ShapeID="_x0000_i1031" DrawAspect="Content" ObjectID="_1685536237" r:id="rId55"/>
        </w:object>
      </w:r>
    </w:p>
    <w:p w14:paraId="6AB1A26B" w14:textId="77777777" w:rsidR="00A75C5E" w:rsidRPr="00F549F9" w:rsidRDefault="00A75C5E" w:rsidP="00A75C5E">
      <w:pPr>
        <w:pStyle w:val="affffffc"/>
        <w:ind w:firstLine="0"/>
        <w:jc w:val="center"/>
        <w:rPr>
          <w:lang w:val="en-US"/>
        </w:rPr>
      </w:pPr>
      <w:r w:rsidRPr="00F549F9">
        <w:t>Ф</w:t>
      </w:r>
      <w:r w:rsidRPr="00F549F9">
        <w:rPr>
          <w:vertAlign w:val="subscript"/>
        </w:rPr>
        <w:t xml:space="preserve">2табл </w:t>
      </w:r>
      <w:r w:rsidRPr="00F549F9">
        <w:t xml:space="preserve">= </w:t>
      </w:r>
      <w:r w:rsidRPr="00F549F9">
        <w:rPr>
          <w:lang w:val="en-US"/>
        </w:rPr>
        <w:t>3865</w:t>
      </w:r>
      <w:r w:rsidRPr="00F549F9">
        <w:t>;</w:t>
      </w:r>
    </w:p>
    <w:p w14:paraId="3BB0DF7A" w14:textId="6B619F18" w:rsidR="00A75C5E" w:rsidRPr="00F549F9" w:rsidRDefault="00F549F9" w:rsidP="00A75C5E">
      <w:pPr>
        <w:pStyle w:val="affffffc"/>
        <w:ind w:firstLine="0"/>
        <w:jc w:val="center"/>
      </w:pPr>
      <w:r w:rsidRPr="00F549F9">
        <w:rPr>
          <w:position w:val="-30"/>
          <w:rPrChange w:id="1720" w:author="Evgeny Sukharev" w:date="2021-06-17T22:51:00Z">
            <w:rPr>
              <w:position w:val="-30"/>
            </w:rPr>
          </w:rPrChange>
        </w:rPr>
        <w:object w:dxaOrig="4515" w:dyaOrig="675" w14:anchorId="381ADB32">
          <v:shape id="_x0000_i1032" type="#_x0000_t75" style="width:266.25pt;height:39.75pt" o:ole="" fillcolor="window">
            <v:imagedata r:id="rId56" o:title=""/>
          </v:shape>
          <o:OLEObject Type="Embed" ProgID="Equation.3" ShapeID="_x0000_i1032" DrawAspect="Content" ObjectID="_1685536238" r:id="rId57"/>
        </w:object>
      </w:r>
    </w:p>
    <w:p w14:paraId="0B7A27C9" w14:textId="77777777" w:rsidR="00A75C5E" w:rsidRPr="00F549F9" w:rsidRDefault="00A75C5E" w:rsidP="00A75C5E">
      <w:pPr>
        <w:pStyle w:val="affffffc"/>
        <w:ind w:firstLine="0"/>
        <w:jc w:val="center"/>
      </w:pPr>
      <w:r w:rsidRPr="00F549F9">
        <w:t>n</w:t>
      </w:r>
      <w:r w:rsidRPr="00F549F9">
        <w:rPr>
          <w:vertAlign w:val="subscript"/>
          <w:lang w:val="en-US"/>
        </w:rPr>
        <w:t>2</w:t>
      </w:r>
      <w:r w:rsidRPr="00F549F9">
        <w:rPr>
          <w:vertAlign w:val="subscript"/>
        </w:rPr>
        <w:t>пр</w:t>
      </w:r>
      <w:r w:rsidRPr="00F549F9">
        <w:t xml:space="preserve"> = </w:t>
      </w:r>
      <w:r w:rsidRPr="00F549F9">
        <w:rPr>
          <w:lang w:val="en-US"/>
        </w:rPr>
        <w:t>6</w:t>
      </w:r>
      <w:r w:rsidRPr="00F549F9">
        <w:t>;</w:t>
      </w:r>
    </w:p>
    <w:p w14:paraId="6855030A" w14:textId="76A5D268" w:rsidR="00A75C5E" w:rsidRPr="00F549F9" w:rsidRDefault="00F549F9" w:rsidP="00A75C5E">
      <w:pPr>
        <w:pStyle w:val="affffffc"/>
        <w:ind w:firstLine="0"/>
        <w:jc w:val="center"/>
        <w:rPr>
          <w:lang w:val="en-US"/>
        </w:rPr>
      </w:pPr>
      <w:r w:rsidRPr="00F549F9">
        <w:rPr>
          <w:position w:val="-32"/>
          <w:rPrChange w:id="1721" w:author="Evgeny Sukharev" w:date="2021-06-17T22:51:00Z">
            <w:rPr>
              <w:position w:val="-32"/>
            </w:rPr>
          </w:rPrChange>
        </w:rPr>
        <w:object w:dxaOrig="3195" w:dyaOrig="735" w14:anchorId="7957EEF1">
          <v:shape id="_x0000_i1033" type="#_x0000_t75" style="width:189.75pt;height:43.5pt" o:ole="" fillcolor="window">
            <v:imagedata r:id="rId58" o:title=""/>
          </v:shape>
          <o:OLEObject Type="Embed" ProgID="Equation.3" ShapeID="_x0000_i1033" DrawAspect="Content" ObjectID="_1685536239" r:id="rId59"/>
        </w:object>
      </w:r>
    </w:p>
    <w:p w14:paraId="2062793E" w14:textId="77777777" w:rsidR="00A75C5E" w:rsidRDefault="00A75C5E" w:rsidP="00A75C5E">
      <w:pPr>
        <w:pStyle w:val="affffffc"/>
      </w:pPr>
      <w:r>
        <w:t>Рассчитывают полную мощность проектируемой системы освещения:</w:t>
      </w:r>
    </w:p>
    <w:p w14:paraId="7CD1F47F" w14:textId="77777777" w:rsidR="00A75C5E" w:rsidRDefault="00A75C5E" w:rsidP="00A75C5E">
      <w:pPr>
        <w:pStyle w:val="affffffc"/>
        <w:ind w:firstLine="0"/>
        <w:jc w:val="center"/>
      </w:pPr>
      <w:r>
        <w:rPr>
          <w:position w:val="-18"/>
        </w:rPr>
        <w:object w:dxaOrig="4500" w:dyaOrig="450" w14:anchorId="3D769554">
          <v:shape id="_x0000_i1034" type="#_x0000_t75" style="width:225.75pt;height:22.5pt" o:ole="" fillcolor="window">
            <v:imagedata r:id="rId60" o:title=""/>
          </v:shape>
          <o:OLEObject Type="Embed" ProgID="Equation.3" ShapeID="_x0000_i1034" DrawAspect="Content" ObjectID="_1685536240" r:id="rId61"/>
        </w:object>
      </w:r>
    </w:p>
    <w:p w14:paraId="14ACEE67" w14:textId="77777777" w:rsidR="00A75C5E" w:rsidRPr="008C25C9" w:rsidRDefault="00A75C5E" w:rsidP="00AB31D0">
      <w:pPr>
        <w:pStyle w:val="36"/>
      </w:pPr>
      <w:bookmarkStart w:id="1722" w:name="_Toc73879690"/>
      <w:r w:rsidRPr="008C25C9">
        <w:t>Микроклимат</w:t>
      </w:r>
      <w:bookmarkEnd w:id="1722"/>
    </w:p>
    <w:p w14:paraId="4942B331" w14:textId="391DF52D"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Вычислительная техника является источником тепловыделений, что может привести к повышению температуры и снижению относительной влажности </w:t>
      </w:r>
      <w:del w:id="1723" w:author="Evgeny Sukharev" w:date="2021-06-15T17:01:00Z">
        <w:r w:rsidDel="00D06878">
          <w:rPr>
            <w:color w:val="000000"/>
            <w:sz w:val="28"/>
            <w:szCs w:val="28"/>
          </w:rPr>
          <w:delText xml:space="preserve">в </w:delText>
        </w:r>
      </w:del>
      <w:ins w:id="1724" w:author="Evgeny Sukharev" w:date="2021-06-15T17:01:00Z">
        <w:r w:rsidR="00D06878">
          <w:rPr>
            <w:color w:val="000000"/>
            <w:sz w:val="28"/>
            <w:szCs w:val="28"/>
          </w:rPr>
          <w:t>в </w:t>
        </w:r>
      </w:ins>
      <w:r>
        <w:rPr>
          <w:color w:val="000000"/>
          <w:sz w:val="28"/>
          <w:szCs w:val="28"/>
        </w:rPr>
        <w:t>помещении. В помещениях, где установлены компьютеры, должны соблюдаться необходимые параметры микроклимата.</w:t>
      </w:r>
    </w:p>
    <w:p w14:paraId="1EE14D79" w14:textId="0DA0B34A"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Поскольку работа с ЭВМ при использовании разрабатываемого программного комплекса является основной, а также связана с нервно-эмоциональным напряжением, таким образом необходимо обеспечить оптимальные параметры микроклимата для работ 1а и 1б (табл</w:t>
      </w:r>
      <w:r w:rsidR="009D5547">
        <w:rPr>
          <w:color w:val="000000"/>
          <w:sz w:val="28"/>
          <w:szCs w:val="28"/>
        </w:rPr>
        <w:t xml:space="preserve">. </w:t>
      </w:r>
      <w:r w:rsidR="00DE7482">
        <w:rPr>
          <w:color w:val="000000"/>
          <w:sz w:val="28"/>
          <w:szCs w:val="28"/>
        </w:rPr>
        <w:t>Б</w:t>
      </w:r>
      <w:r w:rsidR="00663895">
        <w:rPr>
          <w:color w:val="000000"/>
          <w:sz w:val="28"/>
          <w:szCs w:val="28"/>
        </w:rPr>
        <w:t>.</w:t>
      </w:r>
      <w:r w:rsidR="009D5547">
        <w:rPr>
          <w:color w:val="000000"/>
          <w:sz w:val="28"/>
          <w:szCs w:val="28"/>
        </w:rPr>
        <w:t>1</w:t>
      </w:r>
      <w:r>
        <w:rPr>
          <w:color w:val="000000"/>
          <w:sz w:val="28"/>
          <w:szCs w:val="28"/>
        </w:rPr>
        <w:t>). Для этого рабочее помещение оборудуется системами отопления и кондиционирования.</w:t>
      </w:r>
    </w:p>
    <w:p w14:paraId="4465D94C" w14:textId="0E2B18A8" w:rsidR="00A75C5E" w:rsidRPr="000E6B46" w:rsidRDefault="009D5547" w:rsidP="00A75C5E">
      <w:pPr>
        <w:pStyle w:val="a9"/>
        <w:spacing w:before="0" w:beforeAutospacing="0" w:after="0" w:afterAutospacing="0" w:line="360" w:lineRule="auto"/>
        <w:ind w:firstLine="709"/>
        <w:jc w:val="right"/>
        <w:rPr>
          <w:b/>
          <w:color w:val="000000"/>
          <w:sz w:val="28"/>
          <w:szCs w:val="28"/>
        </w:rPr>
      </w:pPr>
      <w:r>
        <w:rPr>
          <w:b/>
          <w:color w:val="000000"/>
          <w:sz w:val="28"/>
          <w:szCs w:val="28"/>
        </w:rPr>
        <w:t xml:space="preserve">Таблица </w:t>
      </w:r>
      <w:r w:rsidR="00DE7482">
        <w:rPr>
          <w:b/>
          <w:color w:val="000000"/>
          <w:sz w:val="28"/>
          <w:szCs w:val="28"/>
        </w:rPr>
        <w:t>Б</w:t>
      </w:r>
      <w:r w:rsidR="00663895">
        <w:rPr>
          <w:b/>
          <w:color w:val="000000"/>
          <w:sz w:val="28"/>
          <w:szCs w:val="28"/>
        </w:rPr>
        <w:t>.</w:t>
      </w:r>
      <w:r>
        <w:rPr>
          <w:b/>
          <w:color w:val="000000"/>
          <w:sz w:val="28"/>
          <w:szCs w:val="28"/>
        </w:rPr>
        <w:t>1</w:t>
      </w:r>
    </w:p>
    <w:p w14:paraId="124E173F" w14:textId="77777777" w:rsidR="00A75C5E" w:rsidRPr="00AB31D0" w:rsidRDefault="00A75C5E" w:rsidP="00AB31D0">
      <w:pPr>
        <w:pStyle w:val="affffff4"/>
      </w:pPr>
      <w:r w:rsidRPr="00AB31D0">
        <w:t>Оптимальные параметры микроклимата</w:t>
      </w:r>
    </w:p>
    <w:tbl>
      <w:tblPr>
        <w:tblStyle w:val="af9"/>
        <w:tblW w:w="9918" w:type="dxa"/>
        <w:tblLook w:val="04A0" w:firstRow="1" w:lastRow="0" w:firstColumn="1" w:lastColumn="0" w:noHBand="0" w:noVBand="1"/>
        <w:tblPrChange w:id="1725" w:author="Evgeny Sukharev" w:date="2021-06-15T17:13:00Z">
          <w:tblPr>
            <w:tblStyle w:val="af9"/>
            <w:tblW w:w="0" w:type="auto"/>
            <w:tblLook w:val="04A0" w:firstRow="1" w:lastRow="0" w:firstColumn="1" w:lastColumn="0" w:noHBand="0" w:noVBand="1"/>
          </w:tblPr>
        </w:tblPrChange>
      </w:tblPr>
      <w:tblGrid>
        <w:gridCol w:w="1869"/>
        <w:gridCol w:w="1869"/>
        <w:gridCol w:w="1869"/>
        <w:gridCol w:w="1958"/>
        <w:gridCol w:w="2353"/>
        <w:tblGridChange w:id="1726">
          <w:tblGrid>
            <w:gridCol w:w="1869"/>
            <w:gridCol w:w="1869"/>
            <w:gridCol w:w="1869"/>
            <w:gridCol w:w="1958"/>
            <w:gridCol w:w="1869"/>
          </w:tblGrid>
        </w:tblGridChange>
      </w:tblGrid>
      <w:tr w:rsidR="00A75C5E" w14:paraId="635F4F82" w14:textId="77777777" w:rsidTr="008B676E">
        <w:tc>
          <w:tcPr>
            <w:tcW w:w="1869" w:type="dxa"/>
            <w:tcBorders>
              <w:top w:val="single" w:sz="4" w:space="0" w:color="auto"/>
              <w:left w:val="single" w:sz="4" w:space="0" w:color="auto"/>
              <w:bottom w:val="single" w:sz="4" w:space="0" w:color="auto"/>
              <w:right w:val="single" w:sz="4" w:space="0" w:color="auto"/>
            </w:tcBorders>
            <w:hideMark/>
            <w:tcPrChange w:id="1727"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DE8F2C" w14:textId="77777777" w:rsidR="00A75C5E" w:rsidRDefault="00A75C5E" w:rsidP="005819D1">
            <w:pPr>
              <w:pStyle w:val="a9"/>
              <w:rPr>
                <w:color w:val="000000"/>
                <w:sz w:val="27"/>
                <w:szCs w:val="27"/>
                <w:lang w:eastAsia="en-US"/>
              </w:rPr>
            </w:pPr>
            <w:r>
              <w:rPr>
                <w:color w:val="000000"/>
                <w:sz w:val="27"/>
                <w:szCs w:val="27"/>
                <w:lang w:eastAsia="en-US"/>
              </w:rPr>
              <w:t>Период года</w:t>
            </w:r>
          </w:p>
        </w:tc>
        <w:tc>
          <w:tcPr>
            <w:tcW w:w="1869" w:type="dxa"/>
            <w:tcBorders>
              <w:top w:val="single" w:sz="4" w:space="0" w:color="auto"/>
              <w:left w:val="single" w:sz="4" w:space="0" w:color="auto"/>
              <w:bottom w:val="single" w:sz="4" w:space="0" w:color="auto"/>
              <w:right w:val="single" w:sz="4" w:space="0" w:color="auto"/>
            </w:tcBorders>
            <w:hideMark/>
            <w:tcPrChange w:id="1728"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D27692B" w14:textId="77777777" w:rsidR="00A75C5E" w:rsidRDefault="00A75C5E" w:rsidP="005819D1">
            <w:pPr>
              <w:pStyle w:val="a9"/>
              <w:rPr>
                <w:color w:val="000000"/>
                <w:sz w:val="27"/>
                <w:szCs w:val="27"/>
                <w:lang w:eastAsia="en-US"/>
              </w:rPr>
            </w:pPr>
            <w:r>
              <w:rPr>
                <w:color w:val="000000"/>
                <w:sz w:val="27"/>
                <w:szCs w:val="27"/>
                <w:lang w:eastAsia="en-US"/>
              </w:rPr>
              <w:t>Категория работ по уровню энергозатрат</w:t>
            </w:r>
          </w:p>
        </w:tc>
        <w:tc>
          <w:tcPr>
            <w:tcW w:w="1869" w:type="dxa"/>
            <w:tcBorders>
              <w:top w:val="single" w:sz="4" w:space="0" w:color="auto"/>
              <w:left w:val="single" w:sz="4" w:space="0" w:color="auto"/>
              <w:bottom w:val="single" w:sz="4" w:space="0" w:color="auto"/>
              <w:right w:val="single" w:sz="4" w:space="0" w:color="auto"/>
            </w:tcBorders>
            <w:hideMark/>
            <w:tcPrChange w:id="1729"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FA7CD3" w14:textId="77777777" w:rsidR="00A75C5E" w:rsidRDefault="00A75C5E" w:rsidP="005819D1">
            <w:pPr>
              <w:pStyle w:val="a9"/>
              <w:rPr>
                <w:color w:val="000000"/>
                <w:sz w:val="27"/>
                <w:szCs w:val="27"/>
                <w:lang w:eastAsia="en-US"/>
              </w:rPr>
            </w:pPr>
            <w:r>
              <w:rPr>
                <w:color w:val="000000"/>
                <w:sz w:val="27"/>
                <w:szCs w:val="27"/>
                <w:lang w:eastAsia="en-US"/>
              </w:rPr>
              <w:t>Температура воздуха, (°C)</w:t>
            </w:r>
          </w:p>
        </w:tc>
        <w:tc>
          <w:tcPr>
            <w:tcW w:w="1958" w:type="dxa"/>
            <w:tcBorders>
              <w:top w:val="single" w:sz="4" w:space="0" w:color="auto"/>
              <w:left w:val="single" w:sz="4" w:space="0" w:color="auto"/>
              <w:bottom w:val="single" w:sz="4" w:space="0" w:color="auto"/>
              <w:right w:val="single" w:sz="4" w:space="0" w:color="auto"/>
            </w:tcBorders>
            <w:hideMark/>
            <w:tcPrChange w:id="173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3937B33" w14:textId="77777777" w:rsidR="00A75C5E" w:rsidRDefault="00A75C5E" w:rsidP="005819D1">
            <w:pPr>
              <w:pStyle w:val="a9"/>
              <w:rPr>
                <w:color w:val="000000"/>
                <w:sz w:val="27"/>
                <w:szCs w:val="27"/>
                <w:lang w:eastAsia="en-US"/>
              </w:rPr>
            </w:pPr>
            <w:r>
              <w:rPr>
                <w:color w:val="000000"/>
                <w:sz w:val="27"/>
                <w:szCs w:val="27"/>
                <w:lang w:eastAsia="en-US"/>
              </w:rPr>
              <w:t>Относительная влажность</w:t>
            </w:r>
          </w:p>
        </w:tc>
        <w:tc>
          <w:tcPr>
            <w:tcW w:w="2353" w:type="dxa"/>
            <w:tcBorders>
              <w:top w:val="single" w:sz="4" w:space="0" w:color="auto"/>
              <w:left w:val="single" w:sz="4" w:space="0" w:color="auto"/>
              <w:bottom w:val="single" w:sz="4" w:space="0" w:color="auto"/>
              <w:right w:val="single" w:sz="4" w:space="0" w:color="auto"/>
            </w:tcBorders>
            <w:hideMark/>
            <w:tcPrChange w:id="1731"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7BEA377A" w14:textId="77777777" w:rsidR="00A75C5E" w:rsidRDefault="00A75C5E" w:rsidP="005819D1">
            <w:pPr>
              <w:pStyle w:val="a9"/>
              <w:rPr>
                <w:color w:val="000000"/>
                <w:sz w:val="27"/>
                <w:szCs w:val="27"/>
                <w:lang w:eastAsia="en-US"/>
              </w:rPr>
            </w:pPr>
            <w:r>
              <w:rPr>
                <w:color w:val="000000"/>
                <w:sz w:val="27"/>
                <w:szCs w:val="27"/>
                <w:lang w:eastAsia="en-US"/>
              </w:rPr>
              <w:t>Скорость движения воздуха, (м/с)</w:t>
            </w:r>
          </w:p>
        </w:tc>
      </w:tr>
      <w:tr w:rsidR="00A75C5E" w14:paraId="3F0D8C8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1732"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A7A28BC" w14:textId="77777777" w:rsidR="00A75C5E" w:rsidRDefault="00A75C5E" w:rsidP="005819D1">
            <w:pPr>
              <w:pStyle w:val="a9"/>
              <w:rPr>
                <w:color w:val="000000"/>
                <w:sz w:val="27"/>
                <w:szCs w:val="27"/>
                <w:lang w:eastAsia="en-US"/>
              </w:rPr>
            </w:pPr>
            <w:r>
              <w:rPr>
                <w:color w:val="000000"/>
                <w:sz w:val="27"/>
                <w:szCs w:val="27"/>
                <w:lang w:eastAsia="en-US"/>
              </w:rPr>
              <w:t>Холодный (ниже +10°C)</w:t>
            </w:r>
          </w:p>
        </w:tc>
        <w:tc>
          <w:tcPr>
            <w:tcW w:w="1869" w:type="dxa"/>
            <w:tcBorders>
              <w:top w:val="single" w:sz="4" w:space="0" w:color="auto"/>
              <w:left w:val="single" w:sz="4" w:space="0" w:color="auto"/>
              <w:bottom w:val="single" w:sz="4" w:space="0" w:color="auto"/>
              <w:right w:val="single" w:sz="4" w:space="0" w:color="auto"/>
            </w:tcBorders>
            <w:hideMark/>
            <w:tcPrChange w:id="1733"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1B798D77" w14:textId="77777777" w:rsidR="00A75C5E" w:rsidRDefault="00A75C5E" w:rsidP="005819D1">
            <w:pPr>
              <w:pStyle w:val="a9"/>
              <w:rPr>
                <w:color w:val="000000"/>
                <w:sz w:val="27"/>
                <w:szCs w:val="27"/>
                <w:lang w:eastAsia="en-US"/>
              </w:rPr>
            </w:pPr>
            <w:r>
              <w:rPr>
                <w:color w:val="000000"/>
                <w:sz w:val="27"/>
                <w:szCs w:val="27"/>
                <w:lang w:eastAsia="en-US"/>
              </w:rPr>
              <w:t>Iа (до 139)</w:t>
            </w:r>
          </w:p>
          <w:p w14:paraId="2134C78E"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1734"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0D84458" w14:textId="77777777" w:rsidR="00A75C5E" w:rsidRDefault="00A75C5E" w:rsidP="005819D1">
            <w:pPr>
              <w:pStyle w:val="a9"/>
              <w:jc w:val="center"/>
              <w:rPr>
                <w:color w:val="000000"/>
                <w:sz w:val="27"/>
                <w:szCs w:val="27"/>
                <w:lang w:eastAsia="en-US"/>
              </w:rPr>
            </w:pPr>
            <w:r>
              <w:rPr>
                <w:color w:val="000000"/>
                <w:sz w:val="27"/>
                <w:szCs w:val="27"/>
                <w:lang w:eastAsia="en-US"/>
              </w:rPr>
              <w:t>22-24</w:t>
            </w:r>
          </w:p>
          <w:p w14:paraId="03C28876" w14:textId="77777777" w:rsidR="00A75C5E" w:rsidRDefault="00A75C5E" w:rsidP="005819D1">
            <w:pPr>
              <w:pStyle w:val="a9"/>
              <w:jc w:val="center"/>
              <w:rPr>
                <w:color w:val="000000"/>
                <w:sz w:val="27"/>
                <w:szCs w:val="27"/>
                <w:lang w:eastAsia="en-US"/>
              </w:rPr>
            </w:pPr>
            <w:r>
              <w:rPr>
                <w:color w:val="000000"/>
                <w:sz w:val="27"/>
                <w:szCs w:val="27"/>
                <w:lang w:eastAsia="en-US"/>
              </w:rPr>
              <w:t>21-23</w:t>
            </w:r>
          </w:p>
        </w:tc>
        <w:tc>
          <w:tcPr>
            <w:tcW w:w="1958" w:type="dxa"/>
            <w:tcBorders>
              <w:top w:val="single" w:sz="4" w:space="0" w:color="auto"/>
              <w:left w:val="single" w:sz="4" w:space="0" w:color="auto"/>
              <w:bottom w:val="single" w:sz="4" w:space="0" w:color="auto"/>
              <w:right w:val="single" w:sz="4" w:space="0" w:color="auto"/>
            </w:tcBorders>
            <w:hideMark/>
            <w:tcPrChange w:id="1735"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8F9DBF3"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1736"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0477F0C0"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085BA675" w14:textId="77777777" w:rsidR="00A75C5E" w:rsidRDefault="00A75C5E" w:rsidP="005819D1">
            <w:pPr>
              <w:pStyle w:val="a9"/>
              <w:rPr>
                <w:color w:val="000000"/>
                <w:sz w:val="27"/>
                <w:szCs w:val="27"/>
                <w:lang w:eastAsia="en-US"/>
              </w:rPr>
            </w:pPr>
          </w:p>
        </w:tc>
      </w:tr>
      <w:tr w:rsidR="00A75C5E" w14:paraId="11E1E467" w14:textId="77777777" w:rsidTr="008B676E">
        <w:tc>
          <w:tcPr>
            <w:tcW w:w="1869" w:type="dxa"/>
            <w:tcBorders>
              <w:top w:val="single" w:sz="4" w:space="0" w:color="auto"/>
              <w:left w:val="single" w:sz="4" w:space="0" w:color="auto"/>
              <w:bottom w:val="single" w:sz="4" w:space="0" w:color="auto"/>
              <w:right w:val="single" w:sz="4" w:space="0" w:color="auto"/>
            </w:tcBorders>
            <w:hideMark/>
            <w:tcPrChange w:id="1737"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05D4EF76" w14:textId="77777777" w:rsidR="00A75C5E" w:rsidRDefault="00A75C5E" w:rsidP="005819D1">
            <w:pPr>
              <w:pStyle w:val="a9"/>
              <w:rPr>
                <w:color w:val="000000"/>
                <w:sz w:val="27"/>
                <w:szCs w:val="27"/>
                <w:lang w:eastAsia="en-US"/>
              </w:rPr>
            </w:pPr>
            <w:r>
              <w:rPr>
                <w:color w:val="000000"/>
                <w:sz w:val="27"/>
                <w:szCs w:val="27"/>
                <w:lang w:eastAsia="en-US"/>
              </w:rPr>
              <w:t>Теплый (+10°C и выше)</w:t>
            </w:r>
          </w:p>
        </w:tc>
        <w:tc>
          <w:tcPr>
            <w:tcW w:w="1869" w:type="dxa"/>
            <w:tcBorders>
              <w:top w:val="single" w:sz="4" w:space="0" w:color="auto"/>
              <w:left w:val="single" w:sz="4" w:space="0" w:color="auto"/>
              <w:bottom w:val="single" w:sz="4" w:space="0" w:color="auto"/>
              <w:right w:val="single" w:sz="4" w:space="0" w:color="auto"/>
            </w:tcBorders>
            <w:hideMark/>
            <w:tcPrChange w:id="1738"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54F3423B" w14:textId="77777777" w:rsidR="00A75C5E" w:rsidRDefault="00A75C5E" w:rsidP="005819D1">
            <w:pPr>
              <w:pStyle w:val="a9"/>
              <w:rPr>
                <w:color w:val="000000"/>
                <w:sz w:val="27"/>
                <w:szCs w:val="27"/>
                <w:lang w:eastAsia="en-US"/>
              </w:rPr>
            </w:pPr>
            <w:r>
              <w:rPr>
                <w:color w:val="000000"/>
                <w:sz w:val="27"/>
                <w:szCs w:val="27"/>
                <w:lang w:eastAsia="en-US"/>
              </w:rPr>
              <w:t>Iа (до 139)</w:t>
            </w:r>
          </w:p>
          <w:p w14:paraId="1340AC66" w14:textId="77777777" w:rsidR="00A75C5E" w:rsidRDefault="00A75C5E" w:rsidP="005819D1">
            <w:pPr>
              <w:pStyle w:val="a9"/>
              <w:rPr>
                <w:color w:val="000000"/>
                <w:sz w:val="27"/>
                <w:szCs w:val="27"/>
                <w:lang w:eastAsia="en-US"/>
              </w:rPr>
            </w:pPr>
            <w:r>
              <w:rPr>
                <w:color w:val="000000"/>
                <w:sz w:val="27"/>
                <w:szCs w:val="27"/>
                <w:lang w:eastAsia="en-US"/>
              </w:rPr>
              <w:t>Iб (140-174)</w:t>
            </w:r>
          </w:p>
        </w:tc>
        <w:tc>
          <w:tcPr>
            <w:tcW w:w="1869" w:type="dxa"/>
            <w:tcBorders>
              <w:top w:val="single" w:sz="4" w:space="0" w:color="auto"/>
              <w:left w:val="single" w:sz="4" w:space="0" w:color="auto"/>
              <w:bottom w:val="single" w:sz="4" w:space="0" w:color="auto"/>
              <w:right w:val="single" w:sz="4" w:space="0" w:color="auto"/>
            </w:tcBorders>
            <w:hideMark/>
            <w:tcPrChange w:id="1739"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33228C2A" w14:textId="77777777" w:rsidR="00A75C5E" w:rsidRDefault="00A75C5E" w:rsidP="005819D1">
            <w:pPr>
              <w:pStyle w:val="a9"/>
              <w:jc w:val="center"/>
              <w:rPr>
                <w:color w:val="000000"/>
                <w:sz w:val="27"/>
                <w:szCs w:val="27"/>
                <w:lang w:eastAsia="en-US"/>
              </w:rPr>
            </w:pPr>
            <w:r>
              <w:rPr>
                <w:color w:val="000000"/>
                <w:sz w:val="27"/>
                <w:szCs w:val="27"/>
                <w:lang w:eastAsia="en-US"/>
              </w:rPr>
              <w:t>23-25</w:t>
            </w:r>
          </w:p>
          <w:p w14:paraId="4F67E932" w14:textId="77777777" w:rsidR="00A75C5E" w:rsidRDefault="00A75C5E" w:rsidP="005819D1">
            <w:pPr>
              <w:pStyle w:val="a9"/>
              <w:jc w:val="center"/>
              <w:rPr>
                <w:color w:val="000000"/>
                <w:sz w:val="27"/>
                <w:szCs w:val="27"/>
                <w:lang w:eastAsia="en-US"/>
              </w:rPr>
            </w:pPr>
            <w:r>
              <w:rPr>
                <w:color w:val="000000"/>
                <w:sz w:val="27"/>
                <w:szCs w:val="27"/>
                <w:lang w:eastAsia="en-US"/>
              </w:rPr>
              <w:t>22-24</w:t>
            </w:r>
          </w:p>
        </w:tc>
        <w:tc>
          <w:tcPr>
            <w:tcW w:w="1958" w:type="dxa"/>
            <w:tcBorders>
              <w:top w:val="single" w:sz="4" w:space="0" w:color="auto"/>
              <w:left w:val="single" w:sz="4" w:space="0" w:color="auto"/>
              <w:bottom w:val="single" w:sz="4" w:space="0" w:color="auto"/>
              <w:right w:val="single" w:sz="4" w:space="0" w:color="auto"/>
            </w:tcBorders>
            <w:hideMark/>
            <w:tcPrChange w:id="1740" w:author="Evgeny Sukharev" w:date="2021-06-15T17:13:00Z">
              <w:tcPr>
                <w:tcW w:w="1869" w:type="dxa"/>
                <w:tcBorders>
                  <w:top w:val="single" w:sz="4" w:space="0" w:color="auto"/>
                  <w:left w:val="single" w:sz="4" w:space="0" w:color="auto"/>
                  <w:bottom w:val="single" w:sz="4" w:space="0" w:color="auto"/>
                  <w:right w:val="single" w:sz="4" w:space="0" w:color="auto"/>
                </w:tcBorders>
                <w:hideMark/>
              </w:tcPr>
            </w:tcPrChange>
          </w:tcPr>
          <w:p w14:paraId="6069F702" w14:textId="77777777" w:rsidR="00A75C5E" w:rsidRDefault="00A75C5E" w:rsidP="005819D1">
            <w:pPr>
              <w:pStyle w:val="a9"/>
              <w:jc w:val="center"/>
              <w:rPr>
                <w:color w:val="000000"/>
                <w:sz w:val="27"/>
                <w:szCs w:val="27"/>
                <w:lang w:eastAsia="en-US"/>
              </w:rPr>
            </w:pPr>
            <w:r>
              <w:rPr>
                <w:color w:val="000000"/>
                <w:sz w:val="27"/>
                <w:szCs w:val="27"/>
                <w:lang w:eastAsia="en-US"/>
              </w:rPr>
              <w:t>40-60</w:t>
            </w:r>
          </w:p>
        </w:tc>
        <w:tc>
          <w:tcPr>
            <w:tcW w:w="2353" w:type="dxa"/>
            <w:tcBorders>
              <w:top w:val="single" w:sz="4" w:space="0" w:color="auto"/>
              <w:left w:val="single" w:sz="4" w:space="0" w:color="auto"/>
              <w:bottom w:val="single" w:sz="4" w:space="0" w:color="auto"/>
              <w:right w:val="single" w:sz="4" w:space="0" w:color="auto"/>
            </w:tcBorders>
            <w:tcPrChange w:id="1741" w:author="Evgeny Sukharev" w:date="2021-06-15T17:13:00Z">
              <w:tcPr>
                <w:tcW w:w="1869" w:type="dxa"/>
                <w:tcBorders>
                  <w:top w:val="single" w:sz="4" w:space="0" w:color="auto"/>
                  <w:left w:val="single" w:sz="4" w:space="0" w:color="auto"/>
                  <w:bottom w:val="single" w:sz="4" w:space="0" w:color="auto"/>
                  <w:right w:val="single" w:sz="4" w:space="0" w:color="auto"/>
                </w:tcBorders>
              </w:tcPr>
            </w:tcPrChange>
          </w:tcPr>
          <w:p w14:paraId="5C35EB61" w14:textId="77777777" w:rsidR="00A75C5E" w:rsidRDefault="00A75C5E" w:rsidP="005819D1">
            <w:pPr>
              <w:pStyle w:val="a9"/>
              <w:jc w:val="center"/>
              <w:rPr>
                <w:color w:val="000000"/>
                <w:sz w:val="27"/>
                <w:szCs w:val="27"/>
                <w:lang w:eastAsia="en-US"/>
              </w:rPr>
            </w:pPr>
            <w:r>
              <w:rPr>
                <w:color w:val="000000"/>
                <w:sz w:val="27"/>
                <w:szCs w:val="27"/>
                <w:lang w:eastAsia="en-US"/>
              </w:rPr>
              <w:t>0,1</w:t>
            </w:r>
          </w:p>
          <w:p w14:paraId="1B93D869" w14:textId="77777777" w:rsidR="00A75C5E" w:rsidRDefault="00A75C5E" w:rsidP="005819D1">
            <w:pPr>
              <w:pStyle w:val="a9"/>
              <w:rPr>
                <w:color w:val="000000"/>
                <w:sz w:val="27"/>
                <w:szCs w:val="27"/>
                <w:lang w:eastAsia="en-US"/>
              </w:rPr>
            </w:pPr>
          </w:p>
        </w:tc>
      </w:tr>
    </w:tbl>
    <w:p w14:paraId="13865ECD" w14:textId="77777777" w:rsidR="00A75C5E" w:rsidRDefault="00A75C5E" w:rsidP="00273426">
      <w:pPr>
        <w:pStyle w:val="36"/>
        <w:spacing w:before="120"/>
      </w:pPr>
      <w:bookmarkStart w:id="1742" w:name="_Toc73879691"/>
      <w:r>
        <w:t>Влияние ЭВМ на организм</w:t>
      </w:r>
      <w:bookmarkEnd w:id="1742"/>
    </w:p>
    <w:p w14:paraId="2C4F33A4" w14:textId="4E0CE5BF" w:rsidR="00A75C5E" w:rsidRDefault="00A75C5E" w:rsidP="00A75C5E">
      <w:pPr>
        <w:pStyle w:val="aff0"/>
      </w:pPr>
      <w:r>
        <w:t xml:space="preserve">Рассмотрим основные вредные факторы, действующие на человека </w:t>
      </w:r>
      <w:del w:id="1743" w:author="Evgeny Sukharev" w:date="2021-06-15T17:01:00Z">
        <w:r w:rsidDel="00D06878">
          <w:delText xml:space="preserve">за </w:delText>
        </w:r>
      </w:del>
      <w:ins w:id="1744" w:author="Evgeny Sukharev" w:date="2021-06-15T17:01:00Z">
        <w:r w:rsidR="00D06878">
          <w:t>за </w:t>
        </w:r>
      </w:ins>
      <w:r>
        <w:t>компьютером:</w:t>
      </w:r>
    </w:p>
    <w:p w14:paraId="757CEA39" w14:textId="77777777" w:rsidR="00A75C5E" w:rsidRDefault="00A75C5E" w:rsidP="00E87833">
      <w:pPr>
        <w:pStyle w:val="a0"/>
        <w:numPr>
          <w:ilvl w:val="0"/>
          <w:numId w:val="30"/>
        </w:numPr>
      </w:pPr>
      <w:r>
        <w:t>сидячее положение в течение длительного времени;</w:t>
      </w:r>
    </w:p>
    <w:p w14:paraId="54329021" w14:textId="77777777" w:rsidR="00A75C5E" w:rsidRDefault="00A75C5E" w:rsidP="00E87833">
      <w:pPr>
        <w:pStyle w:val="a0"/>
        <w:numPr>
          <w:ilvl w:val="0"/>
          <w:numId w:val="30"/>
        </w:numPr>
      </w:pPr>
      <w:r>
        <w:t>воздействие электромагнитного излучения монитора;</w:t>
      </w:r>
    </w:p>
    <w:p w14:paraId="32D032E8" w14:textId="77777777" w:rsidR="00A75C5E" w:rsidRDefault="00A75C5E" w:rsidP="00E87833">
      <w:pPr>
        <w:pStyle w:val="a0"/>
        <w:numPr>
          <w:ilvl w:val="0"/>
          <w:numId w:val="30"/>
        </w:numPr>
      </w:pPr>
      <w:r>
        <w:t>утомление глаз, нагрузка на зрение;</w:t>
      </w:r>
    </w:p>
    <w:p w14:paraId="783DBDDA" w14:textId="0CB2C6C0" w:rsidR="00A75C5E" w:rsidRDefault="00A75C5E" w:rsidP="009D43DD">
      <w:pPr>
        <w:pStyle w:val="a0"/>
        <w:numPr>
          <w:ilvl w:val="0"/>
          <w:numId w:val="30"/>
        </w:numPr>
      </w:pPr>
      <w:r>
        <w:t>перегрузка суставов кистей;</w:t>
      </w:r>
    </w:p>
    <w:p w14:paraId="73A950A6" w14:textId="77777777" w:rsidR="00A75C5E" w:rsidRDefault="00A75C5E" w:rsidP="009D43DD">
      <w:pPr>
        <w:pStyle w:val="a0"/>
        <w:numPr>
          <w:ilvl w:val="0"/>
          <w:numId w:val="30"/>
        </w:numPr>
      </w:pPr>
      <w:r>
        <w:t>стресс при потере информации.</w:t>
      </w:r>
    </w:p>
    <w:p w14:paraId="4187E545" w14:textId="1902A3B7" w:rsidR="00A75C5E" w:rsidRDefault="00A75C5E" w:rsidP="00A75C5E">
      <w:r>
        <w:t xml:space="preserve">Одним из наиболее распространенных источников электромагнитного излучения является компьютер. Наибольшее излучение не со стороны монитора, </w:t>
      </w:r>
      <w:del w:id="1745" w:author="Evgeny Sukharev" w:date="2021-06-15T17:01:00Z">
        <w:r w:rsidDel="00D06878">
          <w:delText>а</w:delText>
        </w:r>
        <w:r w:rsidRPr="00D06878" w:rsidDel="00D06878">
          <w:delText xml:space="preserve"> </w:delText>
        </w:r>
      </w:del>
      <w:ins w:id="1746" w:author="Evgeny Sukharev" w:date="2021-06-15T17:01:00Z">
        <w:r w:rsidR="00D06878">
          <w:t>а </w:t>
        </w:r>
      </w:ins>
      <w:r>
        <w:t>со стороны задней стенки.</w:t>
      </w:r>
    </w:p>
    <w:p w14:paraId="15735060" w14:textId="77777777" w:rsidR="00A75C5E" w:rsidRDefault="00A75C5E" w:rsidP="00A75C5E">
      <w:r>
        <w:t xml:space="preserve">Изучение возможных последствий воздействия на организм человека находится еще в начале своего пути, однако имеется довольно много убедительных доказательств об опасности для здоровья, особенно электромагнитных полей низкой частоты. </w:t>
      </w:r>
    </w:p>
    <w:p w14:paraId="03DF3138" w14:textId="6083A1CB" w:rsidR="00A75C5E" w:rsidRDefault="00A75C5E" w:rsidP="00A75C5E">
      <w:r>
        <w:t xml:space="preserve">Многим пользователям ПК, обратившимся к грамотному окулисту </w:t>
      </w:r>
      <w:del w:id="1747" w:author="Evgeny Sukharev" w:date="2021-06-15T17:01:00Z">
        <w:r w:rsidDel="00D06878">
          <w:delText xml:space="preserve">с </w:delText>
        </w:r>
      </w:del>
      <w:ins w:id="1748" w:author="Evgeny Sukharev" w:date="2021-06-15T17:01:00Z">
        <w:r w:rsidR="00D06878">
          <w:t>с </w:t>
        </w:r>
      </w:ins>
      <w:r>
        <w:t xml:space="preserve">жалобами на "ухудшение зрения от работы за компьютером", всего лишь </w:t>
      </w:r>
      <w:del w:id="1749" w:author="Evgeny Sukharev" w:date="2021-06-15T17:01:00Z">
        <w:r w:rsidDel="00D06878">
          <w:delText xml:space="preserve">не </w:delText>
        </w:r>
      </w:del>
      <w:ins w:id="1750" w:author="Evgeny Sukharev" w:date="2021-06-15T17:01:00Z">
        <w:r w:rsidR="00D06878">
          <w:t>не </w:t>
        </w:r>
      </w:ins>
      <w:r>
        <w:t xml:space="preserve">хватало в организме витамина А, который есть практически в любой аптеке. Симптомы отсутствия витамина А общеизвестны </w:t>
      </w:r>
      <w:ins w:id="1751" w:author="Evgeny Sukharev" w:date="2021-06-17T22:52:00Z">
        <w:r w:rsidR="00F549F9">
          <w:t>–</w:t>
        </w:r>
      </w:ins>
      <w:del w:id="1752" w:author="Evgeny Sukharev" w:date="2021-06-17T22:51:00Z">
        <w:r w:rsidDel="00F549F9">
          <w:delText>-</w:delText>
        </w:r>
      </w:del>
      <w:r>
        <w:t xml:space="preserve"> это</w:t>
      </w:r>
      <w:ins w:id="1753" w:author="Evgeny Sukharev" w:date="2021-06-17T22:52:00Z">
        <w:r w:rsidR="00F549F9">
          <w:t xml:space="preserve"> </w:t>
        </w:r>
      </w:ins>
      <w:del w:id="1754" w:author="Evgeny Sukharev" w:date="2021-06-17T22:52:00Z">
        <w:r w:rsidDel="00F549F9">
          <w:delText xml:space="preserve"> </w:delText>
        </w:r>
      </w:del>
      <w:r>
        <w:t xml:space="preserve">чрезмерная чувствительность к яркому свету и, особенно, ухудшение сумеречного зрения. Эти симптомы принято связывать с компьютером в основном из-за того, что компьютер (при неправильном использовании) повышает потребность глаз в витамине А. Когда пользователь набивает большие объема текста не "вслепую", а глядя </w:t>
      </w:r>
      <w:del w:id="1755" w:author="Evgeny Sukharev" w:date="2021-06-15T17:01:00Z">
        <w:r w:rsidDel="00D06878">
          <w:delText xml:space="preserve">то </w:delText>
        </w:r>
      </w:del>
      <w:ins w:id="1756" w:author="Evgeny Sukharev" w:date="2021-06-15T17:01:00Z">
        <w:r w:rsidR="00D06878">
          <w:t>то </w:t>
        </w:r>
      </w:ins>
      <w:del w:id="1757" w:author="Evgeny Sukharev" w:date="2021-06-15T17:01:00Z">
        <w:r w:rsidDel="00D06878">
          <w:delText xml:space="preserve">на </w:delText>
        </w:r>
      </w:del>
      <w:ins w:id="1758" w:author="Evgeny Sukharev" w:date="2021-06-15T17:01:00Z">
        <w:r w:rsidR="00D06878">
          <w:t>на </w:t>
        </w:r>
      </w:ins>
      <w:r>
        <w:t>слабо освещенную клавиатуру, то на сильно освещенный монитор (пусть даже самый безопасный), то для глаз пользователя это является большим испытанием. Зрачки постоянно то сужаются, то расширяются и не успевают настроиться под имеющееся количество света, поэтому и глаза вынуждены работать в "разогнанном режиме".</w:t>
      </w:r>
    </w:p>
    <w:p w14:paraId="246FE99E" w14:textId="7E0A354A" w:rsidR="00A75C5E" w:rsidRDefault="00A75C5E" w:rsidP="00A75C5E">
      <w:r>
        <w:t xml:space="preserve">Характерные для программистов боли в пояснице и в основании шеи запросто могут привести к болезням вен и суставов конечностей. "Синдром программиста" (боли между лопатками) представляет опасность для сердца </w:t>
      </w:r>
      <w:del w:id="1759" w:author="Evgeny Sukharev" w:date="2021-06-15T17:01:00Z">
        <w:r w:rsidDel="00D06878">
          <w:delText xml:space="preserve">и </w:delText>
        </w:r>
      </w:del>
      <w:ins w:id="1760" w:author="Evgeny Sukharev" w:date="2021-06-15T17:01:00Z">
        <w:r w:rsidR="00D06878">
          <w:t>и </w:t>
        </w:r>
      </w:ins>
      <w:r>
        <w:t xml:space="preserve">легких. Он обычно сопровождается спазмом трапециевидных мышц, которые </w:t>
      </w:r>
      <w:del w:id="1761" w:author="Evgeny Sukharev" w:date="2021-06-15T17:01:00Z">
        <w:r w:rsidDel="00D06878">
          <w:delText xml:space="preserve">в </w:delText>
        </w:r>
      </w:del>
      <w:ins w:id="1762" w:author="Evgeny Sukharev" w:date="2021-06-15T17:01:00Z">
        <w:r w:rsidR="00D06878">
          <w:t>в </w:t>
        </w:r>
      </w:ins>
      <w:r>
        <w:t xml:space="preserve">попытках спасти позвоночник пережимают артерии, идущие к мозгу (помните давящие боли в затылке). Чуть выше может защемиться нерв, идущий к лицу </w:t>
      </w:r>
      <w:del w:id="1763" w:author="Evgeny Sukharev" w:date="2021-06-15T17:02:00Z">
        <w:r w:rsidDel="00D06878">
          <w:delText xml:space="preserve">и </w:delText>
        </w:r>
      </w:del>
      <w:ins w:id="1764" w:author="Evgeny Sukharev" w:date="2021-06-15T17:02:00Z">
        <w:r w:rsidR="00D06878">
          <w:t>и </w:t>
        </w:r>
      </w:ins>
      <w:r>
        <w:t xml:space="preserve">среди прочего контролирующий глаза, именно так и появляется временное ухудшение зрения, которое не лечится очками, но проходит после работы </w:t>
      </w:r>
      <w:del w:id="1765" w:author="Evgeny Sukharev" w:date="2021-06-15T17:02:00Z">
        <w:r w:rsidDel="00D06878">
          <w:delText xml:space="preserve">с </w:delText>
        </w:r>
      </w:del>
      <w:ins w:id="1766" w:author="Evgeny Sukharev" w:date="2021-06-15T17:02:00Z">
        <w:r w:rsidR="00D06878">
          <w:t>с </w:t>
        </w:r>
      </w:ins>
      <w:r>
        <w:t>позвоночником на специальном тренажере. Боли в середине спины, на стыке грудного и поясничного отделов, обещают пользователю гастрит, а то и язву желудка, но задолго до этого обеспечивают беспричинным "общим утомлением".</w:t>
      </w:r>
    </w:p>
    <w:p w14:paraId="71E6B8C2" w14:textId="3D332B14" w:rsidR="00A75C5E" w:rsidRDefault="00A75C5E" w:rsidP="003E5737">
      <w:r>
        <w:t xml:space="preserve">В целях предотвращения негативных </w:t>
      </w:r>
      <w:r w:rsidR="009D5547">
        <w:t>последствий рекомендуется раз в 40-</w:t>
      </w:r>
      <w:r>
        <w:t>45 минут сделать перерыв. Необходимо встать, пройтись, подвигаться, потянуться (наклоны особенно хороши), выполнить гимнастические упражнения.</w:t>
      </w:r>
    </w:p>
    <w:p w14:paraId="3B4AD0C1" w14:textId="62A0F443" w:rsidR="00A75C5E" w:rsidRDefault="00A75C5E" w:rsidP="00A75C5E">
      <w:pPr>
        <w:pStyle w:val="aff0"/>
        <w:rPr>
          <w:shd w:val="clear" w:color="auto" w:fill="FFFFFF"/>
        </w:rPr>
      </w:pPr>
      <w:r>
        <w:rPr>
          <w:shd w:val="clear" w:color="auto" w:fill="FFFFFF"/>
        </w:rPr>
        <w:t xml:space="preserve">Для снятия статического и нервно-эмоционального напряжения можно использовать обычные физические упражнения, преимущественно для верхней части туловища (рывки руками, повороты, «рубка дров» и т.д. Для снятия напряжения зрения рекомендуется зрительная гимнастика. Даже при небольшой </w:t>
      </w:r>
      <w:del w:id="1767" w:author="Evgeny Sukharev" w:date="2021-06-15T17:02:00Z">
        <w:r w:rsidDel="00D06878">
          <w:rPr>
            <w:shd w:val="clear" w:color="auto" w:fill="FFFFFF"/>
          </w:rPr>
          <w:delText xml:space="preserve">ее </w:delText>
        </w:r>
      </w:del>
      <w:ins w:id="1768" w:author="Evgeny Sukharev" w:date="2021-06-15T17:02:00Z">
        <w:r w:rsidR="00D06878">
          <w:rPr>
            <w:shd w:val="clear" w:color="auto" w:fill="FFFFFF"/>
          </w:rPr>
          <w:t>ее </w:t>
        </w:r>
      </w:ins>
      <w:r>
        <w:rPr>
          <w:shd w:val="clear" w:color="auto" w:fill="FFFFFF"/>
        </w:rPr>
        <w:t xml:space="preserve">продолжительности (1 мин), но регулярном проведении, она является эффективным мероприятием профилактики утомления. Эффективность зрительной гимнастики объясняется тем, что при выполнении специальных упражнений (описаны ниже) обеспечивается периодическое переключение зрения с ближнего на дальнее, снимается напряжение с цилиарной мышцы глаза, активизируются восстановительные процессы аккомодационного аппарата глаза, </w:t>
      </w:r>
      <w:del w:id="1769" w:author="Evgeny Sukharev" w:date="2021-06-15T17:02:00Z">
        <w:r w:rsidDel="00D06878">
          <w:rPr>
            <w:shd w:val="clear" w:color="auto" w:fill="FFFFFF"/>
          </w:rPr>
          <w:delText xml:space="preserve">в </w:delText>
        </w:r>
      </w:del>
      <w:ins w:id="1770" w:author="Evgeny Sukharev" w:date="2021-06-15T17:02:00Z">
        <w:r w:rsidR="00D06878">
          <w:rPr>
            <w:shd w:val="clear" w:color="auto" w:fill="FFFFFF"/>
          </w:rPr>
          <w:t>в </w:t>
        </w:r>
      </w:ins>
      <w:r>
        <w:rPr>
          <w:shd w:val="clear" w:color="auto" w:fill="FFFFFF"/>
        </w:rPr>
        <w:t>результате чего функция зрения нормализуется. Кроме того, есть специальное упражнение (с меткой на стекле), предназначенное для тренировки и развития аккомодационной функции глаза.</w:t>
      </w:r>
    </w:p>
    <w:p w14:paraId="403753B4" w14:textId="007AF6F7" w:rsidR="00A75C5E" w:rsidRDefault="00A75C5E" w:rsidP="00A75C5E">
      <w:pPr>
        <w:pStyle w:val="aff0"/>
        <w:rPr>
          <w:sz w:val="20"/>
          <w:szCs w:val="20"/>
        </w:rPr>
      </w:pPr>
      <w:r>
        <w:t xml:space="preserve">Упражнения выполняются сидя или стоя, отвернувшись от экрана </w:t>
      </w:r>
      <w:del w:id="1771" w:author="Evgeny Sukharev" w:date="2021-06-15T17:02:00Z">
        <w:r w:rsidDel="00D06878">
          <w:delText xml:space="preserve">при </w:delText>
        </w:r>
      </w:del>
      <w:ins w:id="1772" w:author="Evgeny Sukharev" w:date="2021-06-15T17:02:00Z">
        <w:r w:rsidR="00D06878">
          <w:t>при </w:t>
        </w:r>
      </w:ins>
      <w:r>
        <w:t>ритмичном дыхании, с максимальной амплитудой движения глаз.</w:t>
      </w:r>
    </w:p>
    <w:p w14:paraId="25930732" w14:textId="77777777" w:rsidR="00A75C5E" w:rsidRDefault="00A75C5E" w:rsidP="00A75C5E">
      <w:pPr>
        <w:pStyle w:val="-"/>
        <w:rPr>
          <w:sz w:val="20"/>
          <w:szCs w:val="20"/>
        </w:rPr>
      </w:pPr>
      <w:r>
        <w:t>Упражнения для глаз:</w:t>
      </w:r>
    </w:p>
    <w:p w14:paraId="1487C4BC" w14:textId="034CE50F" w:rsidR="00A75C5E" w:rsidRPr="008D5EAA" w:rsidRDefault="00A75C5E" w:rsidP="00E87833">
      <w:pPr>
        <w:pStyle w:val="a0"/>
        <w:numPr>
          <w:ilvl w:val="0"/>
          <w:numId w:val="44"/>
        </w:numPr>
        <w:ind w:left="1066" w:hanging="357"/>
      </w:pPr>
      <w:r w:rsidRPr="008D5EAA">
        <w:t>закрыть глаза, сильно напрягая глазные мышцы, на счет 1</w:t>
      </w:r>
      <w:del w:id="1773" w:author="Evgeny Sukharev" w:date="2021-06-17T22:52:00Z">
        <w:r w:rsidRPr="008D5EAA" w:rsidDel="00F549F9">
          <w:delText xml:space="preserve"> </w:delText>
        </w:r>
      </w:del>
      <w:r w:rsidRPr="008D5EAA">
        <w:t>-</w:t>
      </w:r>
      <w:del w:id="1774" w:author="Evgeny Sukharev" w:date="2021-06-17T22:52:00Z">
        <w:r w:rsidRPr="008D5EAA" w:rsidDel="00F549F9">
          <w:delText xml:space="preserve"> </w:delText>
        </w:r>
      </w:del>
      <w:r w:rsidRPr="008D5EAA">
        <w:t>4, затем раскрыть глаза, расслабив мышцы глаз, посмотреть вдаль на счет 1 - 6. Повторить 4 - 5 раз;</w:t>
      </w:r>
    </w:p>
    <w:p w14:paraId="37932349" w14:textId="02FA2298" w:rsidR="00A75C5E" w:rsidRPr="008D5EAA" w:rsidRDefault="00A75C5E" w:rsidP="00E87833">
      <w:pPr>
        <w:pStyle w:val="a0"/>
        <w:numPr>
          <w:ilvl w:val="0"/>
          <w:numId w:val="44"/>
        </w:numPr>
        <w:ind w:left="1066" w:hanging="357"/>
      </w:pPr>
      <w:r w:rsidRPr="008D5EAA">
        <w:t>посмотреть на переносицу и задержать в</w:t>
      </w:r>
      <w:r>
        <w:t>зор на счет 1</w:t>
      </w:r>
      <w:del w:id="1775" w:author="Evgeny Sukharev" w:date="2021-06-17T22:52:00Z">
        <w:r w:rsidDel="00F549F9">
          <w:delText xml:space="preserve"> </w:delText>
        </w:r>
      </w:del>
      <w:r>
        <w:t>-</w:t>
      </w:r>
      <w:del w:id="1776" w:author="Evgeny Sukharev" w:date="2021-06-17T22:52:00Z">
        <w:r w:rsidDel="00F549F9">
          <w:delText xml:space="preserve"> </w:delText>
        </w:r>
      </w:del>
      <w:r>
        <w:t xml:space="preserve">4. До усталости </w:t>
      </w:r>
      <w:r w:rsidRPr="008D5EAA">
        <w:t>глаза не доводить. Затем открыть глаза, посмотреть вдаль на счет 1</w:t>
      </w:r>
      <w:del w:id="1777" w:author="Evgeny Sukharev" w:date="2021-06-17T22:52:00Z">
        <w:r w:rsidRPr="008D5EAA" w:rsidDel="00F549F9">
          <w:delText xml:space="preserve"> </w:delText>
        </w:r>
      </w:del>
      <w:r w:rsidRPr="008D5EAA">
        <w:t>-</w:t>
      </w:r>
      <w:del w:id="1778" w:author="Evgeny Sukharev" w:date="2021-06-17T22:52:00Z">
        <w:r w:rsidRPr="008D5EAA" w:rsidDel="00F549F9">
          <w:delText xml:space="preserve"> </w:delText>
        </w:r>
      </w:del>
      <w:r w:rsidRPr="008D5EAA">
        <w:t>6. Повторить 4</w:t>
      </w:r>
      <w:del w:id="1779" w:author="Evgeny Sukharev" w:date="2021-06-17T22:52:00Z">
        <w:r w:rsidRPr="008D5EAA" w:rsidDel="00F549F9">
          <w:delText xml:space="preserve"> </w:delText>
        </w:r>
      </w:del>
      <w:r w:rsidRPr="008D5EAA">
        <w:t>-</w:t>
      </w:r>
      <w:del w:id="1780" w:author="Evgeny Sukharev" w:date="2021-06-17T22:52:00Z">
        <w:r w:rsidRPr="008D5EAA" w:rsidDel="00F549F9">
          <w:delText xml:space="preserve"> </w:delText>
        </w:r>
      </w:del>
      <w:r w:rsidRPr="008D5EAA">
        <w:t>5 раз;</w:t>
      </w:r>
    </w:p>
    <w:p w14:paraId="22BD69D5" w14:textId="45D200F0" w:rsidR="00A75C5E" w:rsidRPr="008D5EAA" w:rsidRDefault="00A75C5E" w:rsidP="00E87833">
      <w:pPr>
        <w:pStyle w:val="a0"/>
        <w:numPr>
          <w:ilvl w:val="0"/>
          <w:numId w:val="44"/>
        </w:numPr>
        <w:ind w:left="1066" w:hanging="357"/>
      </w:pPr>
      <w:r w:rsidRPr="008D5EAA">
        <w:t xml:space="preserve">не поворачивая головы, посмотреть направо и зафиксировать взгляд </w:t>
      </w:r>
      <w:del w:id="1781" w:author="Evgeny Sukharev" w:date="2021-06-15T17:02:00Z">
        <w:r w:rsidRPr="008D5EAA" w:rsidDel="00D06878">
          <w:delText xml:space="preserve">на </w:delText>
        </w:r>
      </w:del>
      <w:ins w:id="1782" w:author="Evgeny Sukharev" w:date="2021-06-15T17:02:00Z">
        <w:r w:rsidR="00D06878" w:rsidRPr="008D5EAA">
          <w:t>на</w:t>
        </w:r>
        <w:r w:rsidR="00D06878">
          <w:t> </w:t>
        </w:r>
      </w:ins>
      <w:r w:rsidRPr="008D5EAA">
        <w:t>счет 1</w:t>
      </w:r>
      <w:del w:id="1783" w:author="Evgeny Sukharev" w:date="2021-06-17T22:52:00Z">
        <w:r w:rsidRPr="008D5EAA" w:rsidDel="00F549F9">
          <w:delText xml:space="preserve"> </w:delText>
        </w:r>
      </w:del>
      <w:r w:rsidRPr="008D5EAA">
        <w:t>-</w:t>
      </w:r>
      <w:del w:id="1784" w:author="Evgeny Sukharev" w:date="2021-06-17T22:52:00Z">
        <w:r w:rsidRPr="008D5EAA" w:rsidDel="00F549F9">
          <w:delText xml:space="preserve"> </w:delText>
        </w:r>
      </w:del>
      <w:r w:rsidRPr="008D5EAA">
        <w:t>4, затем посмотреть вдаль прямо на счет 1</w:t>
      </w:r>
      <w:del w:id="1785" w:author="Evgeny Sukharev" w:date="2021-06-17T22:52:00Z">
        <w:r w:rsidRPr="008D5EAA" w:rsidDel="00F549F9">
          <w:delText xml:space="preserve"> </w:delText>
        </w:r>
      </w:del>
      <w:r w:rsidRPr="008D5EAA">
        <w:t>-</w:t>
      </w:r>
      <w:del w:id="1786" w:author="Evgeny Sukharev" w:date="2021-06-17T22:52:00Z">
        <w:r w:rsidRPr="008D5EAA" w:rsidDel="00F549F9">
          <w:delText xml:space="preserve"> </w:delText>
        </w:r>
      </w:del>
      <w:r w:rsidRPr="008D5EAA">
        <w:t xml:space="preserve">6. Аналогичным образом проводятся упражнения, но с фиксацией взгляда влево, вверх </w:t>
      </w:r>
      <w:del w:id="1787" w:author="Evgeny Sukharev" w:date="2021-06-15T17:02:00Z">
        <w:r w:rsidRPr="008D5EAA" w:rsidDel="00D06878">
          <w:delText xml:space="preserve">и </w:delText>
        </w:r>
      </w:del>
      <w:ins w:id="1788" w:author="Evgeny Sukharev" w:date="2021-06-15T17:02:00Z">
        <w:r w:rsidR="00D06878" w:rsidRPr="008D5EAA">
          <w:t>и</w:t>
        </w:r>
        <w:r w:rsidR="00D06878">
          <w:t> </w:t>
        </w:r>
      </w:ins>
      <w:r w:rsidRPr="008D5EAA">
        <w:t>вниз. Повторить 3</w:t>
      </w:r>
      <w:del w:id="1789" w:author="Evgeny Sukharev" w:date="2021-06-17T22:52:00Z">
        <w:r w:rsidRPr="008D5EAA" w:rsidDel="00F549F9">
          <w:delText xml:space="preserve"> </w:delText>
        </w:r>
      </w:del>
      <w:r w:rsidRPr="008D5EAA">
        <w:t>-</w:t>
      </w:r>
      <w:del w:id="1790" w:author="Evgeny Sukharev" w:date="2021-06-17T22:52:00Z">
        <w:r w:rsidRPr="008D5EAA" w:rsidDel="00F549F9">
          <w:delText xml:space="preserve"> </w:delText>
        </w:r>
      </w:del>
      <w:r w:rsidRPr="008D5EAA">
        <w:t>4 раза;</w:t>
      </w:r>
    </w:p>
    <w:p w14:paraId="5791E0B3" w14:textId="6CEEACF4" w:rsidR="00A75C5E" w:rsidRPr="008D5EAA" w:rsidRDefault="00A75C5E" w:rsidP="00E87833">
      <w:pPr>
        <w:pStyle w:val="a0"/>
        <w:numPr>
          <w:ilvl w:val="0"/>
          <w:numId w:val="44"/>
        </w:numPr>
        <w:ind w:left="1066" w:hanging="357"/>
      </w:pPr>
      <w:r w:rsidRPr="008D5EAA">
        <w:t>перенести взгляд быстро по диагонали: направо вверх - налево вниз, потом прямо вдаль на счет 1</w:t>
      </w:r>
      <w:del w:id="1791" w:author="Evgeny Sukharev" w:date="2021-06-17T22:52:00Z">
        <w:r w:rsidRPr="008D5EAA" w:rsidDel="00F549F9">
          <w:delText xml:space="preserve"> </w:delText>
        </w:r>
      </w:del>
      <w:r w:rsidRPr="008D5EAA">
        <w:t>-</w:t>
      </w:r>
      <w:del w:id="1792" w:author="Evgeny Sukharev" w:date="2021-06-17T22:52:00Z">
        <w:r w:rsidRPr="008D5EAA" w:rsidDel="00F549F9">
          <w:delText xml:space="preserve"> </w:delText>
        </w:r>
      </w:del>
      <w:r w:rsidRPr="008D5EAA">
        <w:t>6; затем налево вверх направо вниз и посмотреть вдаль на счет 1</w:t>
      </w:r>
      <w:del w:id="1793" w:author="Evgeny Sukharev" w:date="2021-06-17T22:52:00Z">
        <w:r w:rsidRPr="008D5EAA" w:rsidDel="00F549F9">
          <w:delText xml:space="preserve"> </w:delText>
        </w:r>
      </w:del>
      <w:r w:rsidRPr="008D5EAA">
        <w:t>-</w:t>
      </w:r>
      <w:del w:id="1794" w:author="Evgeny Sukharev" w:date="2021-06-17T22:52:00Z">
        <w:r w:rsidRPr="008D5EAA" w:rsidDel="00F549F9">
          <w:delText xml:space="preserve"> </w:delText>
        </w:r>
      </w:del>
      <w:r w:rsidRPr="008D5EAA">
        <w:t>6. Повторить 4</w:t>
      </w:r>
      <w:del w:id="1795" w:author="Evgeny Sukharev" w:date="2021-06-17T22:52:00Z">
        <w:r w:rsidRPr="008D5EAA" w:rsidDel="00F549F9">
          <w:delText xml:space="preserve"> </w:delText>
        </w:r>
      </w:del>
      <w:r w:rsidRPr="008D5EAA">
        <w:t>-</w:t>
      </w:r>
      <w:del w:id="1796" w:author="Evgeny Sukharev" w:date="2021-06-17T22:52:00Z">
        <w:r w:rsidRPr="008D5EAA" w:rsidDel="00F549F9">
          <w:delText xml:space="preserve"> </w:delText>
        </w:r>
      </w:del>
      <w:r w:rsidRPr="008D5EAA">
        <w:t>5 раз.</w:t>
      </w:r>
    </w:p>
    <w:p w14:paraId="12662871" w14:textId="77777777" w:rsidR="00A75C5E" w:rsidRDefault="00A75C5E" w:rsidP="009D5547">
      <w:pPr>
        <w:shd w:val="clear" w:color="auto" w:fill="FFFFFF"/>
        <w:ind w:firstLine="709"/>
        <w:rPr>
          <w:bCs/>
          <w:color w:val="000000"/>
          <w:szCs w:val="28"/>
        </w:rPr>
      </w:pPr>
      <w:r>
        <w:rPr>
          <w:bCs/>
          <w:color w:val="000000"/>
          <w:szCs w:val="28"/>
        </w:rPr>
        <w:t>Упражнение для снятия локального утомления:</w:t>
      </w:r>
    </w:p>
    <w:p w14:paraId="742A42BA" w14:textId="12A81D5B" w:rsidR="00A75C5E" w:rsidRDefault="00A75C5E" w:rsidP="00E87833">
      <w:pPr>
        <w:pStyle w:val="a7"/>
        <w:numPr>
          <w:ilvl w:val="0"/>
          <w:numId w:val="28"/>
        </w:numPr>
        <w:shd w:val="clear" w:color="auto" w:fill="FFFFFF"/>
        <w:ind w:left="1066" w:hanging="357"/>
        <w:rPr>
          <w:color w:val="000000"/>
          <w:szCs w:val="28"/>
        </w:rPr>
      </w:pPr>
      <w:r>
        <w:rPr>
          <w:color w:val="000000"/>
          <w:szCs w:val="28"/>
        </w:rPr>
        <w:t>и. п. - о. с. 1</w:t>
      </w:r>
      <w:del w:id="1797" w:author="Evgeny Sukharev" w:date="2021-06-17T22:52:00Z">
        <w:r w:rsidDel="00F549F9">
          <w:rPr>
            <w:color w:val="000000"/>
            <w:szCs w:val="28"/>
          </w:rPr>
          <w:delText xml:space="preserve"> </w:delText>
        </w:r>
      </w:del>
      <w:r>
        <w:rPr>
          <w:color w:val="000000"/>
          <w:szCs w:val="28"/>
        </w:rPr>
        <w:t>-</w:t>
      </w:r>
      <w:del w:id="1798" w:author="Evgeny Sukharev" w:date="2021-06-17T22:52:00Z">
        <w:r w:rsidDel="00F549F9">
          <w:rPr>
            <w:color w:val="000000"/>
            <w:szCs w:val="28"/>
          </w:rPr>
          <w:delText xml:space="preserve"> </w:delText>
        </w:r>
      </w:del>
      <w:r>
        <w:rPr>
          <w:color w:val="000000"/>
          <w:szCs w:val="28"/>
        </w:rPr>
        <w:t xml:space="preserve">2 - встать на носки, руки вверх-наружу, потянуться вверх </w:t>
      </w:r>
      <w:del w:id="1799" w:author="Evgeny Sukharev" w:date="2021-06-15T17:02:00Z">
        <w:r w:rsidDel="00D06878">
          <w:rPr>
            <w:color w:val="000000"/>
            <w:szCs w:val="28"/>
          </w:rPr>
          <w:delText xml:space="preserve">за </w:delText>
        </w:r>
      </w:del>
      <w:ins w:id="1800" w:author="Evgeny Sukharev" w:date="2021-06-15T17:02:00Z">
        <w:r w:rsidR="00D06878">
          <w:rPr>
            <w:color w:val="000000"/>
            <w:szCs w:val="28"/>
          </w:rPr>
          <w:t>за </w:t>
        </w:r>
      </w:ins>
      <w:r>
        <w:rPr>
          <w:color w:val="000000"/>
          <w:szCs w:val="28"/>
        </w:rPr>
        <w:t>руками, 3</w:t>
      </w:r>
      <w:del w:id="1801" w:author="Evgeny Sukharev" w:date="2021-06-17T22:52:00Z">
        <w:r w:rsidDel="00F549F9">
          <w:rPr>
            <w:color w:val="000000"/>
            <w:szCs w:val="28"/>
          </w:rPr>
          <w:delText xml:space="preserve"> </w:delText>
        </w:r>
      </w:del>
      <w:r>
        <w:rPr>
          <w:color w:val="000000"/>
          <w:szCs w:val="28"/>
        </w:rPr>
        <w:t>-</w:t>
      </w:r>
      <w:del w:id="1802" w:author="Evgeny Sukharev" w:date="2021-06-17T22:52:00Z">
        <w:r w:rsidDel="00F549F9">
          <w:rPr>
            <w:color w:val="000000"/>
            <w:szCs w:val="28"/>
          </w:rPr>
          <w:delText xml:space="preserve"> </w:delText>
        </w:r>
      </w:del>
      <w:r>
        <w:rPr>
          <w:color w:val="000000"/>
          <w:szCs w:val="28"/>
        </w:rPr>
        <w:t>4 - дугами в стороны руки вниз и расслабленно скрестить перед грудью, голову наклонить вперед. Повторить 6</w:t>
      </w:r>
      <w:del w:id="1803" w:author="Evgeny Sukharev" w:date="2021-06-17T22:52:00Z">
        <w:r w:rsidDel="00F549F9">
          <w:rPr>
            <w:color w:val="000000"/>
            <w:szCs w:val="28"/>
          </w:rPr>
          <w:delText xml:space="preserve"> </w:delText>
        </w:r>
      </w:del>
      <w:r>
        <w:rPr>
          <w:color w:val="000000"/>
          <w:szCs w:val="28"/>
        </w:rPr>
        <w:t>-</w:t>
      </w:r>
      <w:del w:id="1804" w:author="Evgeny Sukharev" w:date="2021-06-17T22:52:00Z">
        <w:r w:rsidDel="00F549F9">
          <w:rPr>
            <w:color w:val="000000"/>
            <w:szCs w:val="28"/>
          </w:rPr>
          <w:delText xml:space="preserve"> </w:delText>
        </w:r>
      </w:del>
      <w:r>
        <w:rPr>
          <w:color w:val="000000"/>
          <w:szCs w:val="28"/>
        </w:rPr>
        <w:t>8 раз. Темп быстрый;</w:t>
      </w:r>
    </w:p>
    <w:p w14:paraId="144EC4F2" w14:textId="77777777" w:rsidR="00A75C5E" w:rsidRDefault="00A75C5E" w:rsidP="00E87833">
      <w:pPr>
        <w:pStyle w:val="a7"/>
        <w:numPr>
          <w:ilvl w:val="0"/>
          <w:numId w:val="28"/>
        </w:numPr>
        <w:shd w:val="clear" w:color="auto" w:fill="FFFFFF"/>
        <w:ind w:left="1066" w:hanging="357"/>
        <w:rPr>
          <w:color w:val="000000"/>
          <w:szCs w:val="28"/>
        </w:rPr>
      </w:pPr>
      <w:r>
        <w:rPr>
          <w:color w:val="000000"/>
          <w:szCs w:val="28"/>
        </w:rPr>
        <w:t>и. п. - стойка ноги врозь, руки вперед, 1 - поворот туловища направо, мах левой рукой вправо, правой назад за спину. 2 и. п. 3</w:t>
      </w:r>
      <w:del w:id="1805" w:author="Evgeny Sukharev" w:date="2021-06-17T22:52:00Z">
        <w:r w:rsidDel="00F549F9">
          <w:rPr>
            <w:color w:val="000000"/>
            <w:szCs w:val="28"/>
          </w:rPr>
          <w:delText xml:space="preserve"> </w:delText>
        </w:r>
      </w:del>
      <w:r>
        <w:rPr>
          <w:color w:val="000000"/>
          <w:szCs w:val="28"/>
        </w:rPr>
        <w:t>-</w:t>
      </w:r>
      <w:del w:id="1806" w:author="Evgeny Sukharev" w:date="2021-06-17T22:52:00Z">
        <w:r w:rsidDel="00F549F9">
          <w:rPr>
            <w:color w:val="000000"/>
            <w:szCs w:val="28"/>
          </w:rPr>
          <w:delText xml:space="preserve"> </w:delText>
        </w:r>
      </w:del>
      <w:r>
        <w:rPr>
          <w:color w:val="000000"/>
          <w:szCs w:val="28"/>
        </w:rPr>
        <w:t>4 - то же в другую сторону. Упражнения выполняются размашисто, динамично. Повторить 6 - 8 раз. Темп быстрый;</w:t>
      </w:r>
    </w:p>
    <w:p w14:paraId="2CE636A1" w14:textId="720C06FE" w:rsidR="00A75C5E" w:rsidRDefault="00A75C5E" w:rsidP="00E87833">
      <w:pPr>
        <w:pStyle w:val="a7"/>
        <w:numPr>
          <w:ilvl w:val="0"/>
          <w:numId w:val="28"/>
        </w:numPr>
        <w:shd w:val="clear" w:color="auto" w:fill="FFFFFF"/>
        <w:ind w:left="1066" w:hanging="357"/>
        <w:rPr>
          <w:color w:val="000000"/>
          <w:szCs w:val="28"/>
        </w:rPr>
      </w:pPr>
      <w:r>
        <w:rPr>
          <w:color w:val="000000"/>
          <w:szCs w:val="28"/>
        </w:rPr>
        <w:t>и. п. 1 - согнуть правую ногу вперед и, обхватив голень руками, притянуть ногу к животу. 2 - приставить ногу, руки вверх-наружу, 3</w:t>
      </w:r>
      <w:del w:id="1807" w:author="Evgeny Sukharev" w:date="2021-06-17T22:52:00Z">
        <w:r w:rsidDel="00F549F9">
          <w:rPr>
            <w:color w:val="000000"/>
            <w:szCs w:val="28"/>
          </w:rPr>
          <w:delText xml:space="preserve"> </w:delText>
        </w:r>
      </w:del>
      <w:r>
        <w:rPr>
          <w:color w:val="000000"/>
          <w:szCs w:val="28"/>
        </w:rPr>
        <w:t>-</w:t>
      </w:r>
      <w:del w:id="1808" w:author="Evgeny Sukharev" w:date="2021-06-17T22:52:00Z">
        <w:r w:rsidDel="00F549F9">
          <w:rPr>
            <w:color w:val="000000"/>
            <w:szCs w:val="28"/>
          </w:rPr>
          <w:delText xml:space="preserve"> </w:delText>
        </w:r>
      </w:del>
      <w:r>
        <w:rPr>
          <w:color w:val="000000"/>
          <w:szCs w:val="28"/>
        </w:rPr>
        <w:t>4 - то же другой ногой. Повторить 6</w:t>
      </w:r>
      <w:del w:id="1809" w:author="Evgeny Sukharev" w:date="2021-06-17T22:52:00Z">
        <w:r w:rsidDel="00F549F9">
          <w:rPr>
            <w:color w:val="000000"/>
            <w:szCs w:val="28"/>
          </w:rPr>
          <w:delText xml:space="preserve"> </w:delText>
        </w:r>
      </w:del>
      <w:r>
        <w:rPr>
          <w:color w:val="000000"/>
          <w:szCs w:val="28"/>
        </w:rPr>
        <w:t>-</w:t>
      </w:r>
      <w:del w:id="1810" w:author="Evgeny Sukharev" w:date="2021-06-17T22:52:00Z">
        <w:r w:rsidDel="00F549F9">
          <w:rPr>
            <w:color w:val="000000"/>
            <w:szCs w:val="28"/>
          </w:rPr>
          <w:delText xml:space="preserve"> </w:delText>
        </w:r>
      </w:del>
      <w:r>
        <w:rPr>
          <w:color w:val="000000"/>
          <w:szCs w:val="28"/>
        </w:rPr>
        <w:t>8 раз. Темп средний.</w:t>
      </w:r>
    </w:p>
    <w:p w14:paraId="16CA999B" w14:textId="77777777" w:rsidR="00A75C5E" w:rsidRDefault="00A75C5E" w:rsidP="00A75C5E">
      <w:pPr>
        <w:shd w:val="clear" w:color="auto" w:fill="FFFFFF"/>
        <w:spacing w:before="120" w:after="120"/>
        <w:ind w:firstLine="0"/>
        <w:rPr>
          <w:color w:val="000000"/>
          <w:szCs w:val="28"/>
        </w:rPr>
      </w:pPr>
      <w:r>
        <w:rPr>
          <w:b/>
          <w:bCs/>
          <w:color w:val="000000"/>
          <w:szCs w:val="28"/>
        </w:rPr>
        <w:tab/>
      </w:r>
      <w:r>
        <w:rPr>
          <w:bCs/>
          <w:color w:val="000000"/>
          <w:szCs w:val="28"/>
        </w:rPr>
        <w:t>Упражнение для улучшения кровообращения мозгового кровообращения:</w:t>
      </w:r>
    </w:p>
    <w:p w14:paraId="75737DFC" w14:textId="571967B3" w:rsidR="00A75C5E" w:rsidRDefault="00A75C5E" w:rsidP="00E87833">
      <w:pPr>
        <w:pStyle w:val="a7"/>
        <w:numPr>
          <w:ilvl w:val="0"/>
          <w:numId w:val="29"/>
        </w:numPr>
        <w:shd w:val="clear" w:color="auto" w:fill="FFFFFF"/>
        <w:ind w:left="1066" w:hanging="357"/>
        <w:rPr>
          <w:color w:val="000000"/>
          <w:szCs w:val="28"/>
        </w:rPr>
      </w:pPr>
      <w:r>
        <w:rPr>
          <w:color w:val="000000"/>
          <w:szCs w:val="28"/>
        </w:rPr>
        <w:t>и. п. - о. с. 1 - руки за голову; локти развести, голову наклонить назад. 2 - локти вперед, 3</w:t>
      </w:r>
      <w:del w:id="1811" w:author="Evgeny Sukharev" w:date="2021-06-17T22:52:00Z">
        <w:r w:rsidDel="00F549F9">
          <w:rPr>
            <w:color w:val="000000"/>
            <w:szCs w:val="28"/>
          </w:rPr>
          <w:delText xml:space="preserve"> </w:delText>
        </w:r>
      </w:del>
      <w:r>
        <w:rPr>
          <w:color w:val="000000"/>
          <w:szCs w:val="28"/>
        </w:rPr>
        <w:t>-</w:t>
      </w:r>
      <w:del w:id="1812" w:author="Evgeny Sukharev" w:date="2021-06-17T22:52:00Z">
        <w:r w:rsidDel="00F549F9">
          <w:rPr>
            <w:color w:val="000000"/>
            <w:szCs w:val="28"/>
          </w:rPr>
          <w:delText xml:space="preserve"> </w:delText>
        </w:r>
      </w:del>
      <w:r>
        <w:rPr>
          <w:color w:val="000000"/>
          <w:szCs w:val="28"/>
        </w:rPr>
        <w:t>4 - руки расслабленно вниз, голову наклонить вперед. Повторить 4</w:t>
      </w:r>
      <w:del w:id="1813" w:author="Evgeny Sukharev" w:date="2021-06-17T22:53:00Z">
        <w:r w:rsidDel="00F549F9">
          <w:rPr>
            <w:color w:val="000000"/>
            <w:szCs w:val="28"/>
          </w:rPr>
          <w:delText xml:space="preserve"> </w:delText>
        </w:r>
      </w:del>
      <w:r>
        <w:rPr>
          <w:color w:val="000000"/>
          <w:szCs w:val="28"/>
        </w:rPr>
        <w:t>-</w:t>
      </w:r>
      <w:del w:id="1814" w:author="Evgeny Sukharev" w:date="2021-06-17T22:53:00Z">
        <w:r w:rsidDel="00F549F9">
          <w:rPr>
            <w:color w:val="000000"/>
            <w:szCs w:val="28"/>
          </w:rPr>
          <w:delText xml:space="preserve"> </w:delText>
        </w:r>
      </w:del>
      <w:r>
        <w:rPr>
          <w:color w:val="000000"/>
          <w:szCs w:val="28"/>
        </w:rPr>
        <w:t>6 раз. Темп медленный;</w:t>
      </w:r>
    </w:p>
    <w:p w14:paraId="6AB532F7" w14:textId="77777777" w:rsidR="00A75C5E" w:rsidRDefault="00A75C5E" w:rsidP="00E87833">
      <w:pPr>
        <w:pStyle w:val="a7"/>
        <w:numPr>
          <w:ilvl w:val="0"/>
          <w:numId w:val="29"/>
        </w:numPr>
        <w:shd w:val="clear" w:color="auto" w:fill="FFFFFF"/>
        <w:ind w:left="1066" w:hanging="357"/>
        <w:rPr>
          <w:color w:val="000000"/>
          <w:szCs w:val="28"/>
        </w:rPr>
      </w:pPr>
      <w:r>
        <w:rPr>
          <w:color w:val="000000"/>
          <w:szCs w:val="28"/>
        </w:rPr>
        <w:t>и. п. - стойка ноги врозь, кисти в кулаках. 1 - мах левой рукой назад, правой вверх - назад. 2 - встречными махами переменить положение рук. Махи заканчивать рывками руками назад. Повторить 6</w:t>
      </w:r>
      <w:del w:id="1815" w:author="Evgeny Sukharev" w:date="2021-06-17T22:53:00Z">
        <w:r w:rsidDel="00F549F9">
          <w:rPr>
            <w:color w:val="000000"/>
            <w:szCs w:val="28"/>
          </w:rPr>
          <w:delText xml:space="preserve"> </w:delText>
        </w:r>
      </w:del>
      <w:r>
        <w:rPr>
          <w:color w:val="000000"/>
          <w:szCs w:val="28"/>
        </w:rPr>
        <w:t>-</w:t>
      </w:r>
      <w:del w:id="1816" w:author="Evgeny Sukharev" w:date="2021-06-17T22:53:00Z">
        <w:r w:rsidDel="00F549F9">
          <w:rPr>
            <w:color w:val="000000"/>
            <w:szCs w:val="28"/>
          </w:rPr>
          <w:delText xml:space="preserve"> </w:delText>
        </w:r>
      </w:del>
      <w:r>
        <w:rPr>
          <w:color w:val="000000"/>
          <w:szCs w:val="28"/>
        </w:rPr>
        <w:t>8 раз. Темп средний;</w:t>
      </w:r>
    </w:p>
    <w:p w14:paraId="447128D6" w14:textId="7E25985E" w:rsidR="00A75C5E" w:rsidRDefault="00A75C5E" w:rsidP="00E87833">
      <w:pPr>
        <w:pStyle w:val="a7"/>
        <w:numPr>
          <w:ilvl w:val="0"/>
          <w:numId w:val="29"/>
        </w:numPr>
        <w:shd w:val="clear" w:color="auto" w:fill="FFFFFF"/>
        <w:ind w:left="1066" w:hanging="357"/>
        <w:rPr>
          <w:color w:val="000000"/>
          <w:szCs w:val="28"/>
        </w:rPr>
      </w:pPr>
      <w:r>
        <w:rPr>
          <w:color w:val="000000"/>
          <w:szCs w:val="28"/>
        </w:rPr>
        <w:t>и. п. - сидя на стуле. 1</w:t>
      </w:r>
      <w:del w:id="1817" w:author="Evgeny Sukharev" w:date="2021-06-17T22:53:00Z">
        <w:r w:rsidDel="00F549F9">
          <w:rPr>
            <w:color w:val="000000"/>
            <w:szCs w:val="28"/>
          </w:rPr>
          <w:delText xml:space="preserve"> </w:delText>
        </w:r>
      </w:del>
      <w:r>
        <w:rPr>
          <w:color w:val="000000"/>
          <w:szCs w:val="28"/>
        </w:rPr>
        <w:t>-</w:t>
      </w:r>
      <w:del w:id="1818" w:author="Evgeny Sukharev" w:date="2021-06-17T22:53:00Z">
        <w:r w:rsidDel="00F549F9">
          <w:rPr>
            <w:color w:val="000000"/>
            <w:szCs w:val="28"/>
          </w:rPr>
          <w:delText xml:space="preserve"> </w:delText>
        </w:r>
      </w:del>
      <w:r>
        <w:rPr>
          <w:color w:val="000000"/>
          <w:szCs w:val="28"/>
        </w:rPr>
        <w:t>2 отвести голову назад и плавно наклонить назад. 3</w:t>
      </w:r>
      <w:del w:id="1819" w:author="Evgeny Sukharev" w:date="2021-06-17T22:53:00Z">
        <w:r w:rsidDel="00F549F9">
          <w:rPr>
            <w:color w:val="000000"/>
            <w:szCs w:val="28"/>
          </w:rPr>
          <w:delText xml:space="preserve"> </w:delText>
        </w:r>
      </w:del>
      <w:r>
        <w:rPr>
          <w:color w:val="000000"/>
          <w:szCs w:val="28"/>
        </w:rPr>
        <w:t>-</w:t>
      </w:r>
      <w:del w:id="1820" w:author="Evgeny Sukharev" w:date="2021-06-17T22:53:00Z">
        <w:r w:rsidDel="00F549F9">
          <w:rPr>
            <w:color w:val="000000"/>
            <w:szCs w:val="28"/>
          </w:rPr>
          <w:delText xml:space="preserve"> </w:delText>
        </w:r>
      </w:del>
      <w:r>
        <w:rPr>
          <w:color w:val="000000"/>
          <w:szCs w:val="28"/>
        </w:rPr>
        <w:t>4 - голову наклонить вперед, плечи не поднимать. Повторить 4</w:t>
      </w:r>
      <w:del w:id="1821" w:author="Evgeny Sukharev" w:date="2021-06-17T22:53:00Z">
        <w:r w:rsidDel="00F549F9">
          <w:rPr>
            <w:color w:val="000000"/>
            <w:szCs w:val="28"/>
          </w:rPr>
          <w:delText xml:space="preserve"> </w:delText>
        </w:r>
      </w:del>
      <w:r>
        <w:rPr>
          <w:color w:val="000000"/>
          <w:szCs w:val="28"/>
        </w:rPr>
        <w:t>-</w:t>
      </w:r>
      <w:del w:id="1822" w:author="Evgeny Sukharev" w:date="2021-06-17T22:53:00Z">
        <w:r w:rsidDel="00F549F9">
          <w:rPr>
            <w:color w:val="000000"/>
            <w:szCs w:val="28"/>
          </w:rPr>
          <w:delText xml:space="preserve"> </w:delText>
        </w:r>
      </w:del>
      <w:r>
        <w:rPr>
          <w:color w:val="000000"/>
          <w:szCs w:val="28"/>
        </w:rPr>
        <w:t>6 раз. Темп медленный.</w:t>
      </w:r>
    </w:p>
    <w:p w14:paraId="4438844A" w14:textId="74E4CBD1" w:rsidR="00A75C5E" w:rsidRDefault="00A75C5E" w:rsidP="00273426">
      <w:pPr>
        <w:pStyle w:val="aff0"/>
        <w:rPr>
          <w:color w:val="000000"/>
          <w:szCs w:val="28"/>
        </w:rPr>
      </w:pPr>
      <w:r>
        <w:rPr>
          <w:color w:val="000000"/>
          <w:szCs w:val="28"/>
        </w:rPr>
        <w:t xml:space="preserve">Наклоны и повороты головы оказывают механическое воздействие на стенки шейных кровеносных сосудов, повышают их эластичность; раздражение вестибулярного аппарата вызывают расширение кровеносных сосудов головного мозга. Дыхательные упражнения, особенно дыхание через нос, изменяют </w:t>
      </w:r>
      <w:del w:id="1823" w:author="Evgeny Sukharev" w:date="2021-06-15T17:02:00Z">
        <w:r w:rsidDel="00D06878">
          <w:rPr>
            <w:color w:val="000000"/>
            <w:szCs w:val="28"/>
          </w:rPr>
          <w:delText xml:space="preserve">их </w:delText>
        </w:r>
      </w:del>
      <w:ins w:id="1824" w:author="Evgeny Sukharev" w:date="2021-06-15T17:02:00Z">
        <w:r w:rsidR="00D06878">
          <w:rPr>
            <w:color w:val="000000"/>
            <w:szCs w:val="28"/>
          </w:rPr>
          <w:t>их </w:t>
        </w:r>
      </w:ins>
      <w:r>
        <w:rPr>
          <w:color w:val="000000"/>
          <w:szCs w:val="28"/>
        </w:rPr>
        <w:t>кровенаполнение. Все это усиливает мозговое кровообращение, повышает его интенсивность и облегчает умственную деятельность.</w:t>
      </w:r>
    </w:p>
    <w:p w14:paraId="4737EFF6" w14:textId="77777777" w:rsidR="00A75C5E" w:rsidRDefault="00A75C5E" w:rsidP="00273426">
      <w:pPr>
        <w:pStyle w:val="36"/>
        <w:rPr>
          <w:color w:val="000000"/>
        </w:rPr>
      </w:pPr>
      <w:bookmarkStart w:id="1825" w:name="_Toc73879692"/>
      <w:r>
        <w:t>Пожарная безопасность</w:t>
      </w:r>
      <w:bookmarkEnd w:id="1825"/>
    </w:p>
    <w:p w14:paraId="47FD8B7B" w14:textId="16984328"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 процессе эксплуатации ПК существует опасность возникновения пожара, </w:t>
      </w:r>
      <w:del w:id="1826" w:author="Evgeny Sukharev" w:date="2021-06-15T17:02:00Z">
        <w:r w:rsidDel="00D06878">
          <w:rPr>
            <w:color w:val="000000"/>
            <w:sz w:val="28"/>
            <w:szCs w:val="28"/>
          </w:rPr>
          <w:delText xml:space="preserve">в </w:delText>
        </w:r>
      </w:del>
      <w:ins w:id="1827" w:author="Evgeny Sukharev" w:date="2021-06-15T17:02:00Z">
        <w:r w:rsidR="00D06878">
          <w:rPr>
            <w:color w:val="000000"/>
            <w:sz w:val="28"/>
            <w:szCs w:val="28"/>
          </w:rPr>
          <w:t>в </w:t>
        </w:r>
      </w:ins>
      <w:r>
        <w:rPr>
          <w:color w:val="000000"/>
          <w:sz w:val="28"/>
          <w:szCs w:val="28"/>
        </w:rPr>
        <w:t xml:space="preserve">связи с чем существует необходимость проведения мер по его предотвращению. Пожарная безопасность представляет собой комплекс действий </w:t>
      </w:r>
      <w:del w:id="1828" w:author="Evgeny Sukharev" w:date="2021-06-15T17:02:00Z">
        <w:r w:rsidDel="00D06878">
          <w:rPr>
            <w:color w:val="000000"/>
            <w:sz w:val="28"/>
            <w:szCs w:val="28"/>
          </w:rPr>
          <w:delText xml:space="preserve">по </w:delText>
        </w:r>
      </w:del>
      <w:ins w:id="1829" w:author="Evgeny Sukharev" w:date="2021-06-15T17:02:00Z">
        <w:r w:rsidR="00D06878">
          <w:rPr>
            <w:color w:val="000000"/>
            <w:sz w:val="28"/>
            <w:szCs w:val="28"/>
          </w:rPr>
          <w:t>по </w:t>
        </w:r>
      </w:ins>
      <w:r>
        <w:rPr>
          <w:color w:val="000000"/>
          <w:sz w:val="28"/>
          <w:szCs w:val="28"/>
        </w:rPr>
        <w:t>предупреждению опасности возникновения пожаров и взрывов, а также, в случае их возникновения, мер по их ликвидации.</w:t>
      </w:r>
    </w:p>
    <w:p w14:paraId="64DCC2BA" w14:textId="7A1BC772"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Источником пожара могут быть электрические схемы ЭВМ, устройства электропитания, расположенные в непосредственной близости друг от друга коммуникационные кабели и прочее.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кабели. При протекании по ним электрического тока выделяется значительное количество теплоты. При этом возможно оплавление изоляции. Для отвода избыточной теплоты от ЭВМ служат системы вентиляции и кондиционирования воздуха. При постоянном действии эти системы представляют собой дополнительную пожарную опасность. Также нельзя располагать ПК вблизи источников тепла. Устанавливать системные блоки необходимо так, чтобы задняя и боковые стенки стояли не менее чем на 0,2 м </w:t>
      </w:r>
      <w:del w:id="1830" w:author="Evgeny Sukharev" w:date="2021-06-15T17:02:00Z">
        <w:r w:rsidDel="00D06878">
          <w:rPr>
            <w:color w:val="000000"/>
            <w:sz w:val="28"/>
            <w:szCs w:val="28"/>
          </w:rPr>
          <w:delText xml:space="preserve">от </w:delText>
        </w:r>
      </w:del>
      <w:ins w:id="1831" w:author="Evgeny Sukharev" w:date="2021-06-15T17:02:00Z">
        <w:r w:rsidR="00D06878">
          <w:rPr>
            <w:color w:val="000000"/>
            <w:sz w:val="28"/>
            <w:szCs w:val="28"/>
          </w:rPr>
          <w:t>от </w:t>
        </w:r>
      </w:ins>
      <w:r>
        <w:rPr>
          <w:color w:val="000000"/>
          <w:sz w:val="28"/>
          <w:szCs w:val="28"/>
        </w:rPr>
        <w:t>других предметов. На экраны дисплеев не должны падать прямые солнечные лучи.</w:t>
      </w:r>
    </w:p>
    <w:p w14:paraId="042739A2" w14:textId="0E74DB7B"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 xml:space="preserve">Важную роль в обеспечении пожарной безопасности играет обучение </w:t>
      </w:r>
      <w:del w:id="1832" w:author="Evgeny Sukharev" w:date="2021-06-15T17:02:00Z">
        <w:r w:rsidDel="00D06878">
          <w:rPr>
            <w:color w:val="000000"/>
            <w:sz w:val="28"/>
            <w:szCs w:val="28"/>
          </w:rPr>
          <w:delText xml:space="preserve">и </w:delText>
        </w:r>
      </w:del>
      <w:ins w:id="1833" w:author="Evgeny Sukharev" w:date="2021-06-15T17:02:00Z">
        <w:r w:rsidR="00D06878">
          <w:rPr>
            <w:color w:val="000000"/>
            <w:sz w:val="28"/>
            <w:szCs w:val="28"/>
          </w:rPr>
          <w:t>и </w:t>
        </w:r>
      </w:ins>
      <w:r>
        <w:rPr>
          <w:color w:val="000000"/>
          <w:sz w:val="28"/>
          <w:szCs w:val="28"/>
        </w:rPr>
        <w:t>инструктирование персонала при прохождении пожарно-технического минимума (ПТМ). Для этого приказом руководителя необходимо определить порядок и сроки прохождения противопожарного инструктажа и пожарно-технического минимума, а также назначить лиц, ответственных за их проведение. Проводя инструктаж по ПТМ следует: рассказать сотрудникам о мерах предотвращения пожаров и загораний, указать место для курения, проинформировать о действиях при пожаре, свойствах горючих материалов, ознакомить с местом нахождения и инструкцией использования огнетушителя, показать ближайший телефон и прочее.</w:t>
      </w:r>
    </w:p>
    <w:p w14:paraId="6FDAAA14" w14:textId="77777777" w:rsidR="00A75C5E" w:rsidRDefault="00A75C5E" w:rsidP="00A75C5E">
      <w:pPr>
        <w:pStyle w:val="a9"/>
        <w:spacing w:before="0" w:beforeAutospacing="0" w:after="0" w:afterAutospacing="0" w:line="360" w:lineRule="auto"/>
        <w:ind w:firstLine="709"/>
        <w:jc w:val="both"/>
        <w:rPr>
          <w:color w:val="000000"/>
          <w:sz w:val="28"/>
          <w:szCs w:val="28"/>
        </w:rPr>
      </w:pPr>
      <w:r>
        <w:rPr>
          <w:color w:val="000000"/>
          <w:sz w:val="28"/>
          <w:szCs w:val="28"/>
        </w:rPr>
        <w:t>В офисном помещении обязательно на видном месте должна располагаться «Схема эвакуации людей при пожаре», регламентирующая действия персонала при возникновении очага-возгорания. В помещении нельзя использовать установки для тушения пожара с применением воды, пены, сухих химических порошков. В обязательном порядке должен присутствовать углекислотный огнетушитель (ОУ-2), относящийся к первичному средству огнетушения. Их использование предназначено для тушения загораний электрооборудования, находящегося под напряжением до 1000 В.</w:t>
      </w:r>
    </w:p>
    <w:p w14:paraId="32BBC43E" w14:textId="77777777" w:rsidR="00A75C5E" w:rsidRDefault="00A75C5E" w:rsidP="00A75C5E">
      <w:pPr>
        <w:pStyle w:val="aff0"/>
        <w:rPr>
          <w:color w:val="000000"/>
          <w:szCs w:val="28"/>
        </w:rPr>
      </w:pPr>
      <w:r>
        <w:rPr>
          <w:color w:val="000000"/>
          <w:szCs w:val="28"/>
        </w:rPr>
        <w:t>Средством обнаружения и оповещения при пожаре являются датчики, которые устанавливаются на потолке и в вытяжных воздуховодах.</w:t>
      </w:r>
    </w:p>
    <w:p w14:paraId="6864457A" w14:textId="77777777" w:rsidR="00A75C5E" w:rsidRDefault="00A75C5E" w:rsidP="00AB31D0">
      <w:pPr>
        <w:pStyle w:val="36"/>
        <w:rPr>
          <w:color w:val="000000"/>
        </w:rPr>
      </w:pPr>
      <w:bookmarkStart w:id="1834" w:name="_Toc73879693"/>
      <w:r>
        <w:t>Выводы</w:t>
      </w:r>
      <w:bookmarkEnd w:id="1834"/>
    </w:p>
    <w:p w14:paraId="69CA5A0B" w14:textId="77777777" w:rsidR="00A75C5E" w:rsidRDefault="00A75C5E" w:rsidP="00A75C5E">
      <w:pPr>
        <w:rPr>
          <w:color w:val="000000" w:themeColor="text1"/>
        </w:rPr>
      </w:pPr>
      <w:r>
        <w:t>В рамках организационной части был проанализирован ряд источников опасностей при работе с ПЭВМ.</w:t>
      </w:r>
    </w:p>
    <w:p w14:paraId="12ED5A73" w14:textId="77777777" w:rsidR="00A75C5E" w:rsidRDefault="00A75C5E" w:rsidP="00A75C5E">
      <w:r>
        <w:t>Рассчитан оптимальный уровень освещения в помещении, где проходит процесс разработки программного комплекса. Для освещения необходимо 6 ламп ЛД-80, расположенных в 2 ряда по три лампы в каждом.</w:t>
      </w:r>
    </w:p>
    <w:p w14:paraId="36B3AA52" w14:textId="4F213691" w:rsidR="00A75C5E" w:rsidRDefault="00A75C5E" w:rsidP="00A75C5E">
      <w:r>
        <w:t xml:space="preserve">Проанализированы основные показатели микроклимата в теплые и холодные периоды года. В холодный период года температура воздуха должны быть </w:t>
      </w:r>
      <w:del w:id="1835" w:author="Evgeny Sukharev" w:date="2021-06-15T17:02:00Z">
        <w:r w:rsidDel="00D06878">
          <w:delText xml:space="preserve">в </w:delText>
        </w:r>
      </w:del>
      <w:ins w:id="1836" w:author="Evgeny Sukharev" w:date="2021-06-15T17:02:00Z">
        <w:r w:rsidR="00D06878">
          <w:t>в </w:t>
        </w:r>
      </w:ins>
      <w:r>
        <w:t xml:space="preserve">диапазоне 22-24 градусов по Цельсию для работ типа </w:t>
      </w:r>
      <w:r>
        <w:rPr>
          <w:lang w:val="en-US"/>
        </w:rPr>
        <w:t>Ia</w:t>
      </w:r>
      <w:r w:rsidRPr="00B6765D">
        <w:t xml:space="preserve"> </w:t>
      </w:r>
      <w:r>
        <w:t xml:space="preserve">и 21-23 – для работ типа </w:t>
      </w:r>
      <w:r>
        <w:rPr>
          <w:lang w:val="en-US"/>
        </w:rPr>
        <w:t>I</w:t>
      </w:r>
      <w:r>
        <w:t>б. В теплый период года соответственно 23-25 и 22-24 градусов по Цельсию. Относительная влажность 40-60%. Скорость движения воздуха не более 0,1м/</w:t>
      </w:r>
      <w:r>
        <w:rPr>
          <w:lang w:val="en-US"/>
        </w:rPr>
        <w:t>c</w:t>
      </w:r>
      <w:r>
        <w:t>.</w:t>
      </w:r>
    </w:p>
    <w:p w14:paraId="2599DCA3" w14:textId="77777777" w:rsidR="00A75C5E" w:rsidRDefault="00A75C5E" w:rsidP="00A75C5E">
      <w:r>
        <w:t>Отдельно рассмотрены отрицательное влияние ЭВМ на организм человека и способы минимизации этого влияния.</w:t>
      </w:r>
    </w:p>
    <w:p w14:paraId="1AB232AF" w14:textId="77777777" w:rsidR="00A75C5E" w:rsidRPr="000837A7" w:rsidRDefault="00A75C5E" w:rsidP="00A75C5E">
      <w:pPr>
        <w:pStyle w:val="aff0"/>
      </w:pPr>
      <w:r>
        <w:t>Проанализированы основные аспекты пожарной безопасности и описаны необходимые средства для минимизации риска появления пожара.</w:t>
      </w:r>
      <w:r w:rsidRPr="000837A7">
        <w:t xml:space="preserve"> </w:t>
      </w:r>
    </w:p>
    <w:p w14:paraId="0A9A5E2A" w14:textId="75D569BB" w:rsidR="00663895" w:rsidRDefault="00663895">
      <w:pPr>
        <w:spacing w:after="160" w:line="259" w:lineRule="auto"/>
        <w:ind w:firstLine="0"/>
        <w:jc w:val="left"/>
      </w:pPr>
      <w:r>
        <w:br w:type="page"/>
      </w:r>
    </w:p>
    <w:p w14:paraId="17461B54" w14:textId="77CA5123" w:rsidR="0048591B" w:rsidRDefault="00663895" w:rsidP="00AE7554">
      <w:pPr>
        <w:pStyle w:val="2"/>
        <w:numPr>
          <w:ilvl w:val="0"/>
          <w:numId w:val="0"/>
        </w:numPr>
        <w:spacing w:before="0"/>
      </w:pPr>
      <w:bookmarkStart w:id="1837" w:name="_Toc74867084"/>
      <w:r>
        <w:t xml:space="preserve">Приложение </w:t>
      </w:r>
      <w:r w:rsidR="00DE7482">
        <w:t>В</w:t>
      </w:r>
      <w:bookmarkEnd w:id="1837"/>
    </w:p>
    <w:p w14:paraId="3EF725E9" w14:textId="642758E6" w:rsidR="00663895" w:rsidRPr="008B676E" w:rsidRDefault="00663895" w:rsidP="008B676E">
      <w:pPr>
        <w:ind w:right="142"/>
        <w:jc w:val="right"/>
        <w:rPr>
          <w:b/>
          <w:rPrChange w:id="1838" w:author="Evgeny Sukharev" w:date="2021-06-15T17:06:00Z">
            <w:rPr/>
          </w:rPrChange>
        </w:rPr>
      </w:pPr>
      <w:r w:rsidRPr="008B676E">
        <w:rPr>
          <w:b/>
          <w:rPrChange w:id="1839" w:author="Evgeny Sukharev" w:date="2021-06-15T17:06:00Z">
            <w:rPr/>
          </w:rPrChange>
        </w:rPr>
        <w:t xml:space="preserve">Листинг </w:t>
      </w:r>
      <w:r w:rsidR="00DE7482" w:rsidRPr="008B676E">
        <w:rPr>
          <w:b/>
          <w:rPrChange w:id="1840" w:author="Evgeny Sukharev" w:date="2021-06-15T17:06:00Z">
            <w:rPr/>
          </w:rPrChange>
        </w:rPr>
        <w:t>В</w:t>
      </w:r>
      <w:r w:rsidRPr="008B676E">
        <w:rPr>
          <w:b/>
          <w:rPrChange w:id="1841" w:author="Evgeny Sukharev" w:date="2021-06-15T17:06:00Z">
            <w:rPr/>
          </w:rPrChange>
        </w:rPr>
        <w:t>.1</w:t>
      </w:r>
    </w:p>
    <w:p w14:paraId="04C8E9B7" w14:textId="2F37384A" w:rsidR="00663895" w:rsidRPr="00AB31D0" w:rsidRDefault="00663895" w:rsidP="00AB31D0">
      <w:pPr>
        <w:pStyle w:val="affffff4"/>
      </w:pPr>
      <w:r w:rsidRPr="00AB31D0">
        <w:t>Получение и отправка сообщения</w:t>
      </w:r>
    </w:p>
    <w:tbl>
      <w:tblPr>
        <w:tblStyle w:val="af9"/>
        <w:tblW w:w="0" w:type="auto"/>
        <w:tblLook w:val="04A0" w:firstRow="1" w:lastRow="0" w:firstColumn="1" w:lastColumn="0" w:noHBand="0" w:noVBand="1"/>
        <w:tblPrChange w:id="1842" w:author="Evgeny Sukharev" w:date="2021-06-15T17:12:00Z">
          <w:tblPr>
            <w:tblStyle w:val="af9"/>
            <w:tblW w:w="0" w:type="auto"/>
            <w:tblLook w:val="04A0" w:firstRow="1" w:lastRow="0" w:firstColumn="1" w:lastColumn="0" w:noHBand="0" w:noVBand="1"/>
          </w:tblPr>
        </w:tblPrChange>
      </w:tblPr>
      <w:tblGrid>
        <w:gridCol w:w="9776"/>
        <w:tblGridChange w:id="1843">
          <w:tblGrid>
            <w:gridCol w:w="9628"/>
          </w:tblGrid>
        </w:tblGridChange>
      </w:tblGrid>
      <w:tr w:rsidR="00663895" w:rsidRPr="00247CA3" w14:paraId="238E12C0" w14:textId="77777777" w:rsidTr="008B676E">
        <w:tc>
          <w:tcPr>
            <w:tcW w:w="9776" w:type="dxa"/>
            <w:tcPrChange w:id="1844" w:author="Evgeny Sukharev" w:date="2021-06-15T17:12:00Z">
              <w:tcPr>
                <w:tcW w:w="9628" w:type="dxa"/>
              </w:tcPr>
            </w:tcPrChange>
          </w:tcPr>
          <w:p w14:paraId="3D8B26B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protected override async Task ExecuteAsync(CancellationToken stoppingToken)</w:t>
            </w:r>
          </w:p>
          <w:p w14:paraId="1E5936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5F8C247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while (!stoppingToken.IsCancellationRequested)</w:t>
            </w:r>
          </w:p>
          <w:p w14:paraId="1E60A96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7D4F8DA9"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Thread.Sleep(DelayInMs);</w:t>
            </w:r>
          </w:p>
          <w:p w14:paraId="6FFA83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w:t>
            </w:r>
          </w:p>
          <w:p w14:paraId="78A32A5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69BCAA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message = await _repository</w:t>
            </w:r>
          </w:p>
          <w:p w14:paraId="41B974E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.GetCurrentMessageFromBusiestQueue()</w:t>
            </w:r>
          </w:p>
          <w:p w14:paraId="02C6A9C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1A6BBAF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31F06BC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F62834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Queue is empty", DateTime.Now);</w:t>
            </w:r>
          </w:p>
          <w:p w14:paraId="3154506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A9C7B9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03F4932" w14:textId="77777777" w:rsidR="00663895" w:rsidRPr="00232D7C" w:rsidRDefault="00663895" w:rsidP="00663895">
            <w:pPr>
              <w:spacing w:line="240" w:lineRule="auto"/>
              <w:ind w:firstLine="0"/>
              <w:rPr>
                <w:rFonts w:ascii="Consolas" w:hAnsi="Consolas" w:cs="Consolas"/>
                <w:sz w:val="24"/>
                <w:szCs w:val="24"/>
                <w:lang w:val="en-US"/>
              </w:rPr>
            </w:pPr>
          </w:p>
          <w:p w14:paraId="06E7D31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Try send message",</w:t>
            </w:r>
          </w:p>
          <w:p w14:paraId="069AD21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w:t>
            </w:r>
          </w:p>
          <w:p w14:paraId="7C7B361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var result = await _senderService</w:t>
            </w:r>
          </w:p>
          <w:p w14:paraId="1DD6F9DB"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.TrySendByEachService(message)</w:t>
            </w:r>
          </w:p>
          <w:p w14:paraId="5B3C16CE"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2B43CB48"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2DA58F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if (result.IsSuccess)</w:t>
            </w:r>
          </w:p>
          <w:p w14:paraId="6D9373A3"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CC81CB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message.MarkSuccessful(result.DeliveryType);</w:t>
            </w:r>
          </w:p>
          <w:p w14:paraId="3403677C"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01A5DE50" w14:textId="77777777" w:rsidR="00663895" w:rsidRPr="009721C7"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9721C7">
              <w:rPr>
                <w:rFonts w:ascii="Consolas" w:hAnsi="Consolas" w:cs="Consolas"/>
                <w:sz w:val="24"/>
                <w:szCs w:val="24"/>
                <w:lang w:val="en-US"/>
              </w:rPr>
              <w:t>await UpdateMessage(message)</w:t>
            </w:r>
          </w:p>
          <w:p w14:paraId="534E4381"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7C809EA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Message successfully sent by {Service}",</w:t>
            </w:r>
          </w:p>
          <w:p w14:paraId="6D535C7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DateTime.Now, result.DeliveryType);</w:t>
            </w:r>
          </w:p>
          <w:p w14:paraId="320EF502"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continue;</w:t>
            </w:r>
          </w:p>
          <w:p w14:paraId="02DA14F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363D76D" w14:textId="77777777" w:rsidR="00663895" w:rsidRPr="00232D7C" w:rsidRDefault="00663895" w:rsidP="00663895">
            <w:pPr>
              <w:spacing w:line="240" w:lineRule="auto"/>
              <w:ind w:firstLine="0"/>
              <w:rPr>
                <w:rFonts w:ascii="Consolas" w:hAnsi="Consolas" w:cs="Consolas"/>
                <w:sz w:val="24"/>
                <w:szCs w:val="24"/>
                <w:lang w:val="en-US"/>
              </w:rPr>
            </w:pPr>
          </w:p>
          <w:p w14:paraId="284C15D7"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message.MarkFailed(result.ErrorMessage);</w:t>
            </w:r>
          </w:p>
          <w:p w14:paraId="09EEAE25"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message.DeleteFromQueue();</w:t>
            </w:r>
          </w:p>
          <w:p w14:paraId="249B6BE4"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await UpdateMessage(message)</w:t>
            </w:r>
          </w:p>
          <w:p w14:paraId="7986CCA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.ConfigureAwait(false);</w:t>
            </w:r>
          </w:p>
          <w:p w14:paraId="43650090"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_logger.LogInformation("[{DateTime}] Sending via each delivery service failed", DateTime.Now);</w:t>
            </w:r>
          </w:p>
          <w:p w14:paraId="14D35BDF"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0B783F66"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F24E72D" w14:textId="77777777" w:rsidR="00663895" w:rsidRPr="00232D7C" w:rsidRDefault="00663895" w:rsidP="00663895">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2A15DB62" w14:textId="07901FE4" w:rsidR="00663895" w:rsidRPr="00321997" w:rsidRDefault="00663895"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_logger.LogError("[{DateTime}] {Message}",</w:t>
            </w:r>
          </w:p>
        </w:tc>
      </w:tr>
    </w:tbl>
    <w:p w14:paraId="2496A820" w14:textId="0A158797" w:rsidR="00663895" w:rsidRPr="008B676E" w:rsidRDefault="00F549F9" w:rsidP="008B676E">
      <w:pPr>
        <w:ind w:right="142"/>
        <w:jc w:val="right"/>
        <w:rPr>
          <w:b/>
          <w:rPrChange w:id="1845" w:author="Evgeny Sukharev" w:date="2021-06-15T17:06:00Z">
            <w:rPr/>
          </w:rPrChange>
        </w:rPr>
      </w:pPr>
      <w:ins w:id="1846" w:author="Evgeny Sukharev" w:date="2021-06-17T22:53:00Z">
        <w:r>
          <w:rPr>
            <w:b/>
          </w:rPr>
          <w:t xml:space="preserve">Окончание </w:t>
        </w:r>
      </w:ins>
      <w:del w:id="1847" w:author="Evgeny Sukharev" w:date="2021-06-17T22:53:00Z">
        <w:r w:rsidR="00AB31D0" w:rsidRPr="008B676E" w:rsidDel="00F549F9">
          <w:rPr>
            <w:b/>
            <w:rPrChange w:id="1848" w:author="Evgeny Sukharev" w:date="2021-06-15T17:06:00Z">
              <w:rPr/>
            </w:rPrChange>
          </w:rPr>
          <w:delText>Л</w:delText>
        </w:r>
      </w:del>
      <w:ins w:id="1849" w:author="Evgeny Sukharev" w:date="2021-06-17T22:53:00Z">
        <w:r>
          <w:rPr>
            <w:b/>
          </w:rPr>
          <w:t>л</w:t>
        </w:r>
      </w:ins>
      <w:r w:rsidR="00AB31D0" w:rsidRPr="008B676E">
        <w:rPr>
          <w:b/>
          <w:rPrChange w:id="1850" w:author="Evgeny Sukharev" w:date="2021-06-15T17:06:00Z">
            <w:rPr/>
          </w:rPrChange>
        </w:rPr>
        <w:t>истинг</w:t>
      </w:r>
      <w:ins w:id="1851" w:author="Evgeny Sukharev" w:date="2021-06-17T22:53:00Z">
        <w:r>
          <w:rPr>
            <w:b/>
          </w:rPr>
          <w:t>а</w:t>
        </w:r>
      </w:ins>
      <w:r w:rsidR="00AB31D0" w:rsidRPr="008B676E">
        <w:rPr>
          <w:b/>
          <w:rPrChange w:id="1852" w:author="Evgeny Sukharev" w:date="2021-06-15T17:06:00Z">
            <w:rPr/>
          </w:rPrChange>
        </w:rPr>
        <w:t xml:space="preserve"> В.1</w:t>
      </w:r>
      <w:del w:id="1853" w:author="Evgeny Sukharev" w:date="2021-06-17T22:53:00Z">
        <w:r w:rsidR="00AB31D0" w:rsidRPr="008B676E" w:rsidDel="00F549F9">
          <w:rPr>
            <w:b/>
            <w:rPrChange w:id="1854" w:author="Evgeny Sukharev" w:date="2021-06-15T17:06:00Z">
              <w:rPr/>
            </w:rPrChange>
          </w:rPr>
          <w:delText>. Продолжение</w:delText>
        </w:r>
      </w:del>
    </w:p>
    <w:p w14:paraId="58401A38" w14:textId="4B380C53" w:rsidR="00AB31D0" w:rsidRPr="00AB31D0" w:rsidRDefault="00AB31D0" w:rsidP="00AB31D0">
      <w:pPr>
        <w:pStyle w:val="affffff4"/>
      </w:pPr>
      <w:r w:rsidRPr="00AB31D0">
        <w:t>Получение и отправка сообщения</w:t>
      </w:r>
    </w:p>
    <w:tbl>
      <w:tblPr>
        <w:tblStyle w:val="af9"/>
        <w:tblW w:w="0" w:type="auto"/>
        <w:tblLook w:val="04A0" w:firstRow="1" w:lastRow="0" w:firstColumn="1" w:lastColumn="0" w:noHBand="0" w:noVBand="1"/>
        <w:tblPrChange w:id="1855" w:author="Evgeny Sukharev" w:date="2021-06-15T17:12:00Z">
          <w:tblPr>
            <w:tblStyle w:val="af9"/>
            <w:tblW w:w="0" w:type="auto"/>
            <w:tblLook w:val="04A0" w:firstRow="1" w:lastRow="0" w:firstColumn="1" w:lastColumn="0" w:noHBand="0" w:noVBand="1"/>
          </w:tblPr>
        </w:tblPrChange>
      </w:tblPr>
      <w:tblGrid>
        <w:gridCol w:w="9776"/>
        <w:tblGridChange w:id="1856">
          <w:tblGrid>
            <w:gridCol w:w="9628"/>
          </w:tblGrid>
        </w:tblGridChange>
      </w:tblGrid>
      <w:tr w:rsidR="00AB31D0" w:rsidRPr="00247CA3" w14:paraId="4337A4C4" w14:textId="77777777" w:rsidTr="008B676E">
        <w:tc>
          <w:tcPr>
            <w:tcW w:w="9776" w:type="dxa"/>
            <w:tcPrChange w:id="1857" w:author="Evgeny Sukharev" w:date="2021-06-15T17:12:00Z">
              <w:tcPr>
                <w:tcW w:w="9628" w:type="dxa"/>
              </w:tcPr>
            </w:tcPrChange>
          </w:tcPr>
          <w:p w14:paraId="6CADC3B0"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DateTime.Now, exception.Message);</w:t>
            </w:r>
          </w:p>
          <w:p w14:paraId="613915A5"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66004B8E"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345F8704"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_logger.LogInformation("Worker stopped");</w:t>
            </w:r>
          </w:p>
          <w:p w14:paraId="4FCB64AB"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p>
          <w:p w14:paraId="48E1C126" w14:textId="77777777" w:rsidR="00AB31D0" w:rsidRPr="00232D7C" w:rsidRDefault="00AB31D0" w:rsidP="00AB31D0">
            <w:pPr>
              <w:spacing w:line="240" w:lineRule="auto"/>
              <w:ind w:firstLine="0"/>
              <w:rPr>
                <w:rFonts w:ascii="Consolas" w:hAnsi="Consolas" w:cs="Consolas"/>
                <w:sz w:val="24"/>
                <w:szCs w:val="24"/>
                <w:lang w:val="en-US"/>
              </w:rPr>
            </w:pPr>
          </w:p>
          <w:p w14:paraId="17BB9E28" w14:textId="77777777" w:rsidR="00AB31D0" w:rsidRPr="00232D7C"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private async Task UpdateMessage(Message message) =&gt;</w:t>
            </w:r>
          </w:p>
          <w:p w14:paraId="13AF25B9" w14:textId="77777777" w:rsidR="00AB31D0" w:rsidRPr="00321997" w:rsidRDefault="00AB31D0" w:rsidP="00AB31D0">
            <w:pPr>
              <w:spacing w:line="240" w:lineRule="auto"/>
              <w:ind w:firstLine="0"/>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await _repository</w:t>
            </w:r>
          </w:p>
          <w:p w14:paraId="4146DEBB" w14:textId="77777777" w:rsidR="00AB31D0" w:rsidRPr="00321997" w:rsidRDefault="00AB31D0" w:rsidP="00AB31D0">
            <w:pPr>
              <w:spacing w:line="240" w:lineRule="auto"/>
              <w:ind w:firstLine="0"/>
              <w:rPr>
                <w:rFonts w:ascii="Consolas" w:hAnsi="Consolas" w:cs="Consolas"/>
                <w:sz w:val="24"/>
                <w:szCs w:val="24"/>
                <w:lang w:val="en-US"/>
              </w:rPr>
            </w:pPr>
            <w:r w:rsidRPr="00321997">
              <w:rPr>
                <w:rFonts w:ascii="Consolas" w:hAnsi="Consolas" w:cs="Consolas"/>
                <w:sz w:val="24"/>
                <w:szCs w:val="24"/>
                <w:lang w:val="en-US"/>
              </w:rPr>
              <w:t xml:space="preserve">                .UpdateMessage(message)</w:t>
            </w:r>
          </w:p>
          <w:p w14:paraId="72FBDC19" w14:textId="56DB926F" w:rsidR="00AB31D0" w:rsidRDefault="00AB31D0" w:rsidP="00AB31D0">
            <w:pPr>
              <w:ind w:firstLine="0"/>
              <w:rPr>
                <w:lang w:val="en-US"/>
              </w:rPr>
            </w:pPr>
            <w:r w:rsidRPr="00321997">
              <w:rPr>
                <w:rFonts w:ascii="Consolas" w:hAnsi="Consolas" w:cs="Consolas"/>
                <w:sz w:val="24"/>
                <w:szCs w:val="24"/>
                <w:lang w:val="en-US"/>
              </w:rPr>
              <w:t xml:space="preserve">                .ConfigureAwait(false);</w:t>
            </w:r>
          </w:p>
        </w:tc>
      </w:tr>
    </w:tbl>
    <w:p w14:paraId="7EC30728" w14:textId="77777777" w:rsidR="00AB31D0" w:rsidRPr="00321997" w:rsidRDefault="00AB31D0" w:rsidP="00663895">
      <w:pPr>
        <w:rPr>
          <w:lang w:val="en-US"/>
        </w:rPr>
      </w:pPr>
    </w:p>
    <w:p w14:paraId="52AFD984" w14:textId="5CDB6FF0" w:rsidR="00663895" w:rsidRPr="008B676E" w:rsidRDefault="00663895" w:rsidP="008B676E">
      <w:pPr>
        <w:ind w:right="142"/>
        <w:jc w:val="right"/>
        <w:rPr>
          <w:b/>
          <w:rPrChange w:id="1858" w:author="Evgeny Sukharev" w:date="2021-06-15T17:06:00Z">
            <w:rPr/>
          </w:rPrChange>
        </w:rPr>
      </w:pPr>
      <w:r w:rsidRPr="008B676E">
        <w:rPr>
          <w:b/>
          <w:rPrChange w:id="1859" w:author="Evgeny Sukharev" w:date="2021-06-15T17:06:00Z">
            <w:rPr/>
          </w:rPrChange>
        </w:rPr>
        <w:t xml:space="preserve">Листинг </w:t>
      </w:r>
      <w:r w:rsidR="00DE7482" w:rsidRPr="008B676E">
        <w:rPr>
          <w:b/>
          <w:rPrChange w:id="1860" w:author="Evgeny Sukharev" w:date="2021-06-15T17:06:00Z">
            <w:rPr/>
          </w:rPrChange>
        </w:rPr>
        <w:t>В</w:t>
      </w:r>
      <w:r w:rsidRPr="008B676E">
        <w:rPr>
          <w:b/>
          <w:rPrChange w:id="1861" w:author="Evgeny Sukharev" w:date="2021-06-15T17:06:00Z">
            <w:rPr/>
          </w:rPrChange>
        </w:rPr>
        <w:t>.2</w:t>
      </w:r>
    </w:p>
    <w:p w14:paraId="1BE94E97" w14:textId="2F4793E6" w:rsidR="00663895" w:rsidRPr="00AB31D0" w:rsidRDefault="00663895" w:rsidP="00AB31D0">
      <w:pPr>
        <w:pStyle w:val="affffff4"/>
      </w:pPr>
      <w:r w:rsidRPr="00AB31D0">
        <w:t>Интерфейс ISender</w:t>
      </w:r>
    </w:p>
    <w:tbl>
      <w:tblPr>
        <w:tblStyle w:val="af9"/>
        <w:tblW w:w="0" w:type="auto"/>
        <w:tblLook w:val="04A0" w:firstRow="1" w:lastRow="0" w:firstColumn="1" w:lastColumn="0" w:noHBand="0" w:noVBand="1"/>
        <w:tblPrChange w:id="1862" w:author="Evgeny Sukharev" w:date="2021-06-15T17:12:00Z">
          <w:tblPr>
            <w:tblStyle w:val="af9"/>
            <w:tblW w:w="0" w:type="auto"/>
            <w:tblLook w:val="04A0" w:firstRow="1" w:lastRow="0" w:firstColumn="1" w:lastColumn="0" w:noHBand="0" w:noVBand="1"/>
          </w:tblPr>
        </w:tblPrChange>
      </w:tblPr>
      <w:tblGrid>
        <w:gridCol w:w="9776"/>
        <w:tblGridChange w:id="1863">
          <w:tblGrid>
            <w:gridCol w:w="9628"/>
          </w:tblGrid>
        </w:tblGridChange>
      </w:tblGrid>
      <w:tr w:rsidR="00663895" w14:paraId="0EC0520B" w14:textId="77777777" w:rsidTr="008B676E">
        <w:tc>
          <w:tcPr>
            <w:tcW w:w="9776" w:type="dxa"/>
            <w:tcPrChange w:id="1864" w:author="Evgeny Sukharev" w:date="2021-06-15T17:12:00Z">
              <w:tcPr>
                <w:tcW w:w="9628" w:type="dxa"/>
              </w:tcPr>
            </w:tcPrChange>
          </w:tcPr>
          <w:p w14:paraId="06B80C55"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System.Threading.Tasks;</w:t>
            </w:r>
          </w:p>
          <w:p w14:paraId="5DBDCF5A"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using DeliveryRely.Domain.Models.Messages;</w:t>
            </w:r>
          </w:p>
          <w:p w14:paraId="55C88B8E" w14:textId="77777777" w:rsidR="00663895" w:rsidRPr="00232D7C" w:rsidRDefault="00663895" w:rsidP="00663895">
            <w:pPr>
              <w:spacing w:line="240" w:lineRule="auto"/>
              <w:ind w:firstLine="0"/>
              <w:jc w:val="left"/>
              <w:rPr>
                <w:rFonts w:ascii="Consolas" w:hAnsi="Consolas" w:cs="Consolas"/>
                <w:sz w:val="24"/>
                <w:lang w:val="en-US"/>
              </w:rPr>
            </w:pPr>
          </w:p>
          <w:p w14:paraId="099EBAF4"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namespace DeliveryRely.SendingService.Senders</w:t>
            </w:r>
          </w:p>
          <w:p w14:paraId="2976D97D"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w:t>
            </w:r>
          </w:p>
          <w:p w14:paraId="4F8268C0"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public interface ISender</w:t>
            </w:r>
          </w:p>
          <w:p w14:paraId="58F96D82"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w:t>
            </w:r>
          </w:p>
          <w:p w14:paraId="73EAF34F" w14:textId="77777777" w:rsidR="00663895" w:rsidRPr="00232D7C" w:rsidRDefault="00663895" w:rsidP="00663895">
            <w:pPr>
              <w:spacing w:line="240" w:lineRule="auto"/>
              <w:ind w:firstLine="0"/>
              <w:jc w:val="left"/>
              <w:rPr>
                <w:rFonts w:ascii="Consolas" w:hAnsi="Consolas" w:cs="Consolas"/>
                <w:sz w:val="24"/>
                <w:lang w:val="en-US"/>
              </w:rPr>
            </w:pPr>
            <w:r w:rsidRPr="00232D7C">
              <w:rPr>
                <w:rFonts w:ascii="Consolas" w:hAnsi="Consolas" w:cs="Consolas"/>
                <w:sz w:val="24"/>
                <w:lang w:val="en-US"/>
              </w:rPr>
              <w:t xml:space="preserve">        Task&lt;SendingResult&gt; TrySend(Message message);</w:t>
            </w:r>
          </w:p>
          <w:p w14:paraId="17850ACC" w14:textId="77777777" w:rsidR="00663895" w:rsidRPr="00232D7C" w:rsidRDefault="00663895" w:rsidP="00663895">
            <w:pPr>
              <w:spacing w:line="240" w:lineRule="auto"/>
              <w:ind w:firstLine="0"/>
              <w:jc w:val="left"/>
              <w:rPr>
                <w:rFonts w:ascii="Consolas" w:hAnsi="Consolas" w:cs="Consolas"/>
                <w:sz w:val="24"/>
              </w:rPr>
            </w:pPr>
            <w:r w:rsidRPr="00232D7C">
              <w:rPr>
                <w:rFonts w:ascii="Consolas" w:hAnsi="Consolas" w:cs="Consolas"/>
                <w:sz w:val="24"/>
                <w:lang w:val="en-US"/>
              </w:rPr>
              <w:t xml:space="preserve">    </w:t>
            </w:r>
            <w:r w:rsidRPr="00232D7C">
              <w:rPr>
                <w:rFonts w:ascii="Consolas" w:hAnsi="Consolas" w:cs="Consolas"/>
                <w:sz w:val="24"/>
              </w:rPr>
              <w:t>}</w:t>
            </w:r>
          </w:p>
          <w:p w14:paraId="3572C36F" w14:textId="65FBF991" w:rsidR="00663895" w:rsidRPr="00232D7C" w:rsidRDefault="00663895" w:rsidP="00663895">
            <w:pPr>
              <w:spacing w:line="240" w:lineRule="auto"/>
              <w:ind w:firstLine="0"/>
              <w:jc w:val="left"/>
              <w:rPr>
                <w:rFonts w:ascii="Consolas" w:hAnsi="Consolas" w:cs="Consolas"/>
              </w:rPr>
            </w:pPr>
            <w:r w:rsidRPr="00232D7C">
              <w:rPr>
                <w:rFonts w:ascii="Consolas" w:hAnsi="Consolas" w:cs="Consolas"/>
                <w:sz w:val="24"/>
              </w:rPr>
              <w:t>}</w:t>
            </w:r>
          </w:p>
        </w:tc>
      </w:tr>
    </w:tbl>
    <w:p w14:paraId="21F4A396" w14:textId="3E4103D2" w:rsidR="00663895" w:rsidRDefault="00663895" w:rsidP="00663895">
      <w:pPr>
        <w:jc w:val="center"/>
      </w:pPr>
    </w:p>
    <w:p w14:paraId="5F3C5B6A" w14:textId="4242B99E" w:rsidR="00663895" w:rsidRPr="008B676E" w:rsidRDefault="00663895" w:rsidP="00663895">
      <w:pPr>
        <w:jc w:val="right"/>
        <w:rPr>
          <w:b/>
          <w:rPrChange w:id="1865" w:author="Evgeny Sukharev" w:date="2021-06-15T17:06:00Z">
            <w:rPr/>
          </w:rPrChange>
        </w:rPr>
      </w:pPr>
      <w:r w:rsidRPr="008B676E">
        <w:rPr>
          <w:b/>
          <w:rPrChange w:id="1866" w:author="Evgeny Sukharev" w:date="2021-06-15T17:06:00Z">
            <w:rPr/>
          </w:rPrChange>
        </w:rPr>
        <w:t xml:space="preserve">Листинг </w:t>
      </w:r>
      <w:r w:rsidR="00DE7482" w:rsidRPr="008B676E">
        <w:rPr>
          <w:b/>
          <w:rPrChange w:id="1867" w:author="Evgeny Sukharev" w:date="2021-06-15T17:06:00Z">
            <w:rPr/>
          </w:rPrChange>
        </w:rPr>
        <w:t>В</w:t>
      </w:r>
      <w:r w:rsidRPr="008B676E">
        <w:rPr>
          <w:b/>
          <w:rPrChange w:id="1868" w:author="Evgeny Sukharev" w:date="2021-06-15T17:06:00Z">
            <w:rPr/>
          </w:rPrChange>
        </w:rPr>
        <w:t>.3</w:t>
      </w:r>
    </w:p>
    <w:p w14:paraId="78FBE2C1" w14:textId="116706C3" w:rsidR="00663895" w:rsidRDefault="00663895" w:rsidP="008B614D">
      <w:pPr>
        <w:pStyle w:val="affffff4"/>
        <w:rPr>
          <w:ins w:id="1869" w:author="Evgeny Sukharev" w:date="2021-06-15T17:11:00Z"/>
          <w:lang w:val="en-US"/>
        </w:rPr>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Change w:id="1870" w:author="Evgeny Sukharev" w:date="2021-06-15T17:14:00Z">
          <w:tblPr>
            <w:tblStyle w:val="af9"/>
            <w:tblW w:w="0" w:type="auto"/>
            <w:tblLook w:val="04A0" w:firstRow="1" w:lastRow="0" w:firstColumn="1" w:lastColumn="0" w:noHBand="0" w:noVBand="1"/>
          </w:tblPr>
        </w:tblPrChange>
      </w:tblPr>
      <w:tblGrid>
        <w:gridCol w:w="9776"/>
        <w:tblGridChange w:id="1871">
          <w:tblGrid>
            <w:gridCol w:w="9913"/>
          </w:tblGrid>
        </w:tblGridChange>
      </w:tblGrid>
      <w:tr w:rsidR="008B676E" w:rsidRPr="00247CA3" w14:paraId="73A769BC" w14:textId="77777777" w:rsidTr="00C15121">
        <w:trPr>
          <w:ins w:id="1872" w:author="Evgeny Sukharev" w:date="2021-06-15T17:11:00Z"/>
        </w:trPr>
        <w:tc>
          <w:tcPr>
            <w:tcW w:w="9776" w:type="dxa"/>
            <w:tcPrChange w:id="1873" w:author="Evgeny Sukharev" w:date="2021-06-15T17:14:00Z">
              <w:tcPr>
                <w:tcW w:w="9913" w:type="dxa"/>
              </w:tcPr>
            </w:tcPrChange>
          </w:tcPr>
          <w:p w14:paraId="63959B42" w14:textId="77777777" w:rsidR="008B676E" w:rsidRPr="00232D7C" w:rsidRDefault="008B676E" w:rsidP="008B676E">
            <w:pPr>
              <w:spacing w:line="240" w:lineRule="auto"/>
              <w:ind w:firstLine="0"/>
              <w:jc w:val="left"/>
              <w:rPr>
                <w:ins w:id="1874" w:author="Evgeny Sukharev" w:date="2021-06-15T17:12:00Z"/>
                <w:rFonts w:ascii="Consolas" w:hAnsi="Consolas" w:cs="Consolas"/>
                <w:sz w:val="24"/>
                <w:szCs w:val="24"/>
                <w:lang w:val="en-US"/>
              </w:rPr>
            </w:pPr>
            <w:ins w:id="1875" w:author="Evgeny Sukharev" w:date="2021-06-15T17:12:00Z">
              <w:r w:rsidRPr="00232D7C">
                <w:rPr>
                  <w:rFonts w:ascii="Consolas" w:hAnsi="Consolas" w:cs="Consolas"/>
                  <w:sz w:val="24"/>
                  <w:szCs w:val="24"/>
                  <w:lang w:val="en-US"/>
                </w:rPr>
                <w:t>public class SmtpSender : ISender</w:t>
              </w:r>
            </w:ins>
          </w:p>
          <w:p w14:paraId="7D721923" w14:textId="77777777" w:rsidR="008B676E" w:rsidRPr="00232D7C" w:rsidRDefault="008B676E" w:rsidP="008B676E">
            <w:pPr>
              <w:spacing w:line="240" w:lineRule="auto"/>
              <w:ind w:firstLine="0"/>
              <w:jc w:val="left"/>
              <w:rPr>
                <w:ins w:id="1876" w:author="Evgeny Sukharev" w:date="2021-06-15T17:12:00Z"/>
                <w:rFonts w:ascii="Consolas" w:hAnsi="Consolas" w:cs="Consolas"/>
                <w:sz w:val="24"/>
                <w:szCs w:val="24"/>
                <w:lang w:val="en-US"/>
              </w:rPr>
            </w:pPr>
            <w:ins w:id="1877" w:author="Evgeny Sukharev" w:date="2021-06-15T17:12:00Z">
              <w:r w:rsidRPr="00232D7C">
                <w:rPr>
                  <w:rFonts w:ascii="Consolas" w:hAnsi="Consolas" w:cs="Consolas"/>
                  <w:sz w:val="24"/>
                  <w:szCs w:val="24"/>
                  <w:lang w:val="en-US"/>
                </w:rPr>
                <w:t xml:space="preserve">    {</w:t>
              </w:r>
            </w:ins>
          </w:p>
          <w:p w14:paraId="1D3B5A4A" w14:textId="4EC1F12E" w:rsidR="008B676E" w:rsidRPr="00232D7C" w:rsidRDefault="008B676E" w:rsidP="008B676E">
            <w:pPr>
              <w:spacing w:line="240" w:lineRule="auto"/>
              <w:ind w:right="313" w:firstLine="0"/>
              <w:jc w:val="left"/>
              <w:rPr>
                <w:ins w:id="1878" w:author="Evgeny Sukharev" w:date="2021-06-15T17:12:00Z"/>
                <w:rFonts w:ascii="Consolas" w:hAnsi="Consolas" w:cs="Consolas"/>
                <w:sz w:val="24"/>
                <w:szCs w:val="24"/>
                <w:lang w:val="en-US"/>
              </w:rPr>
            </w:pPr>
            <w:ins w:id="1879" w:author="Evgeny Sukharev" w:date="2021-06-15T17:12:00Z">
              <w:r w:rsidRPr="00232D7C">
                <w:rPr>
                  <w:rFonts w:ascii="Consolas" w:hAnsi="Consolas" w:cs="Consolas"/>
                  <w:sz w:val="24"/>
                  <w:szCs w:val="24"/>
                  <w:lang w:val="en-US"/>
                </w:rPr>
                <w:t xml:space="preserve">        private const string filesPath = "DeliveryRely.ServiceLayer/Files";</w:t>
              </w:r>
            </w:ins>
          </w:p>
          <w:p w14:paraId="0903850E" w14:textId="77777777" w:rsidR="008B676E" w:rsidRPr="00232D7C" w:rsidRDefault="008B676E" w:rsidP="008B676E">
            <w:pPr>
              <w:spacing w:line="240" w:lineRule="auto"/>
              <w:ind w:firstLine="0"/>
              <w:jc w:val="left"/>
              <w:rPr>
                <w:ins w:id="1880" w:author="Evgeny Sukharev" w:date="2021-06-15T17:12:00Z"/>
                <w:rFonts w:ascii="Consolas" w:hAnsi="Consolas" w:cs="Consolas"/>
                <w:sz w:val="24"/>
                <w:szCs w:val="24"/>
                <w:lang w:val="en-US"/>
              </w:rPr>
            </w:pPr>
          </w:p>
          <w:p w14:paraId="67141817" w14:textId="77777777" w:rsidR="008B676E" w:rsidRPr="00232D7C" w:rsidRDefault="008B676E" w:rsidP="008B676E">
            <w:pPr>
              <w:spacing w:line="240" w:lineRule="auto"/>
              <w:ind w:firstLine="0"/>
              <w:jc w:val="left"/>
              <w:rPr>
                <w:ins w:id="1881" w:author="Evgeny Sukharev" w:date="2021-06-15T17:12:00Z"/>
                <w:rFonts w:ascii="Consolas" w:hAnsi="Consolas" w:cs="Consolas"/>
                <w:sz w:val="24"/>
                <w:szCs w:val="24"/>
                <w:lang w:val="en-US"/>
              </w:rPr>
            </w:pPr>
            <w:ins w:id="1882" w:author="Evgeny Sukharev" w:date="2021-06-15T17:12:00Z">
              <w:r w:rsidRPr="00232D7C">
                <w:rPr>
                  <w:rFonts w:ascii="Consolas" w:hAnsi="Consolas" w:cs="Consolas"/>
                  <w:sz w:val="24"/>
                  <w:szCs w:val="24"/>
                  <w:lang w:val="en-US"/>
                </w:rPr>
                <w:t xml:space="preserve">        public async Task&lt;SendingResult&gt; TrySend(Message message)</w:t>
              </w:r>
            </w:ins>
          </w:p>
          <w:p w14:paraId="08ED186E" w14:textId="77777777" w:rsidR="008B676E" w:rsidRPr="00232D7C" w:rsidRDefault="008B676E" w:rsidP="008B676E">
            <w:pPr>
              <w:spacing w:line="240" w:lineRule="auto"/>
              <w:ind w:firstLine="0"/>
              <w:jc w:val="left"/>
              <w:rPr>
                <w:ins w:id="1883" w:author="Evgeny Sukharev" w:date="2021-06-15T17:12:00Z"/>
                <w:rFonts w:ascii="Consolas" w:hAnsi="Consolas" w:cs="Consolas"/>
                <w:sz w:val="24"/>
                <w:szCs w:val="24"/>
                <w:lang w:val="en-US"/>
              </w:rPr>
            </w:pPr>
            <w:ins w:id="1884" w:author="Evgeny Sukharev" w:date="2021-06-15T17:12:00Z">
              <w:r w:rsidRPr="00232D7C">
                <w:rPr>
                  <w:rFonts w:ascii="Consolas" w:hAnsi="Consolas" w:cs="Consolas"/>
                  <w:sz w:val="24"/>
                  <w:szCs w:val="24"/>
                  <w:lang w:val="en-US"/>
                </w:rPr>
                <w:t xml:space="preserve">        {</w:t>
              </w:r>
            </w:ins>
          </w:p>
          <w:p w14:paraId="0ACEE0EC" w14:textId="77777777" w:rsidR="008B676E" w:rsidRPr="00232D7C" w:rsidRDefault="008B676E" w:rsidP="008B676E">
            <w:pPr>
              <w:spacing w:line="240" w:lineRule="auto"/>
              <w:ind w:firstLine="0"/>
              <w:jc w:val="left"/>
              <w:rPr>
                <w:ins w:id="1885" w:author="Evgeny Sukharev" w:date="2021-06-15T17:12:00Z"/>
                <w:rFonts w:ascii="Consolas" w:hAnsi="Consolas" w:cs="Consolas"/>
                <w:sz w:val="24"/>
                <w:szCs w:val="24"/>
                <w:lang w:val="en-US"/>
              </w:rPr>
            </w:pPr>
            <w:ins w:id="1886" w:author="Evgeny Sukharev" w:date="2021-06-15T17:12:00Z">
              <w:r w:rsidRPr="00232D7C">
                <w:rPr>
                  <w:rFonts w:ascii="Consolas" w:hAnsi="Consolas" w:cs="Consolas"/>
                  <w:sz w:val="24"/>
                  <w:szCs w:val="24"/>
                  <w:lang w:val="en-US"/>
                </w:rPr>
                <w:t xml:space="preserve">            try</w:t>
              </w:r>
            </w:ins>
          </w:p>
          <w:p w14:paraId="3D97709C" w14:textId="77777777" w:rsidR="008B676E" w:rsidRPr="00232D7C" w:rsidRDefault="008B676E" w:rsidP="008B676E">
            <w:pPr>
              <w:spacing w:line="240" w:lineRule="auto"/>
              <w:ind w:firstLine="0"/>
              <w:jc w:val="left"/>
              <w:rPr>
                <w:ins w:id="1887" w:author="Evgeny Sukharev" w:date="2021-06-15T17:12:00Z"/>
                <w:rFonts w:ascii="Consolas" w:hAnsi="Consolas" w:cs="Consolas"/>
                <w:sz w:val="24"/>
                <w:szCs w:val="24"/>
                <w:lang w:val="en-US"/>
              </w:rPr>
            </w:pPr>
            <w:ins w:id="1888" w:author="Evgeny Sukharev" w:date="2021-06-15T17:12:00Z">
              <w:r w:rsidRPr="00232D7C">
                <w:rPr>
                  <w:rFonts w:ascii="Consolas" w:hAnsi="Consolas" w:cs="Consolas"/>
                  <w:sz w:val="24"/>
                  <w:szCs w:val="24"/>
                  <w:lang w:val="en-US"/>
                </w:rPr>
                <w:t xml:space="preserve">            {</w:t>
              </w:r>
            </w:ins>
          </w:p>
          <w:p w14:paraId="75C7F752" w14:textId="77777777" w:rsidR="008B676E" w:rsidRPr="00232D7C" w:rsidRDefault="008B676E" w:rsidP="008B676E">
            <w:pPr>
              <w:spacing w:line="240" w:lineRule="auto"/>
              <w:ind w:firstLine="0"/>
              <w:jc w:val="left"/>
              <w:rPr>
                <w:ins w:id="1889" w:author="Evgeny Sukharev" w:date="2021-06-15T17:12:00Z"/>
                <w:rFonts w:ascii="Consolas" w:hAnsi="Consolas" w:cs="Consolas"/>
                <w:sz w:val="24"/>
                <w:szCs w:val="24"/>
                <w:lang w:val="en-US"/>
              </w:rPr>
            </w:pPr>
            <w:ins w:id="1890" w:author="Evgeny Sukharev" w:date="2021-06-15T17:12:00Z">
              <w:r w:rsidRPr="00232D7C">
                <w:rPr>
                  <w:rFonts w:ascii="Consolas" w:hAnsi="Consolas" w:cs="Consolas"/>
                  <w:sz w:val="24"/>
                  <w:szCs w:val="24"/>
                  <w:lang w:val="en-US"/>
                </w:rPr>
                <w:t xml:space="preserve">                var mailMessages = PrepareMailMessages(message);</w:t>
              </w:r>
            </w:ins>
          </w:p>
          <w:p w14:paraId="1367FF26" w14:textId="77777777" w:rsidR="008B676E" w:rsidRPr="00232D7C" w:rsidRDefault="008B676E" w:rsidP="008B676E">
            <w:pPr>
              <w:spacing w:line="240" w:lineRule="auto"/>
              <w:ind w:right="739" w:firstLine="0"/>
              <w:jc w:val="left"/>
              <w:rPr>
                <w:ins w:id="1891" w:author="Evgeny Sukharev" w:date="2021-06-15T17:12:00Z"/>
                <w:rFonts w:ascii="Consolas" w:hAnsi="Consolas" w:cs="Consolas"/>
                <w:sz w:val="24"/>
                <w:szCs w:val="24"/>
                <w:lang w:val="en-US"/>
              </w:rPr>
            </w:pPr>
            <w:ins w:id="1892" w:author="Evgeny Sukharev" w:date="2021-06-15T17:12:00Z">
              <w:r w:rsidRPr="00232D7C">
                <w:rPr>
                  <w:rFonts w:ascii="Consolas" w:hAnsi="Consolas" w:cs="Consolas"/>
                  <w:sz w:val="24"/>
                  <w:szCs w:val="24"/>
                  <w:lang w:val="en-US"/>
                </w:rPr>
                <w:t xml:space="preserve">                var smtpClient = PrepareSmtpClient(message.User);</w:t>
              </w:r>
            </w:ins>
          </w:p>
          <w:p w14:paraId="17B4201C" w14:textId="77777777" w:rsidR="008B676E" w:rsidRPr="00232D7C" w:rsidRDefault="008B676E" w:rsidP="008B676E">
            <w:pPr>
              <w:spacing w:line="240" w:lineRule="auto"/>
              <w:ind w:firstLine="0"/>
              <w:jc w:val="left"/>
              <w:rPr>
                <w:ins w:id="1893" w:author="Evgeny Sukharev" w:date="2021-06-15T17:12:00Z"/>
                <w:rFonts w:ascii="Consolas" w:hAnsi="Consolas" w:cs="Consolas"/>
                <w:sz w:val="24"/>
                <w:szCs w:val="24"/>
                <w:lang w:val="en-US"/>
              </w:rPr>
            </w:pPr>
          </w:p>
          <w:p w14:paraId="74409AB3" w14:textId="77777777" w:rsidR="008B676E" w:rsidRPr="00232D7C" w:rsidRDefault="008B676E" w:rsidP="008B676E">
            <w:pPr>
              <w:spacing w:line="240" w:lineRule="auto"/>
              <w:ind w:firstLine="0"/>
              <w:jc w:val="left"/>
              <w:rPr>
                <w:ins w:id="1894" w:author="Evgeny Sukharev" w:date="2021-06-15T17:12:00Z"/>
                <w:rFonts w:ascii="Consolas" w:hAnsi="Consolas" w:cs="Consolas"/>
                <w:sz w:val="24"/>
                <w:szCs w:val="24"/>
                <w:lang w:val="en-US"/>
              </w:rPr>
            </w:pPr>
            <w:ins w:id="1895" w:author="Evgeny Sukharev" w:date="2021-06-15T17:12:00Z">
              <w:r w:rsidRPr="00232D7C">
                <w:rPr>
                  <w:rFonts w:ascii="Consolas" w:hAnsi="Consolas" w:cs="Consolas"/>
                  <w:sz w:val="24"/>
                  <w:szCs w:val="24"/>
                  <w:lang w:val="en-US"/>
                </w:rPr>
                <w:t xml:space="preserve">                foreach (var mailMessage in mailMessages)</w:t>
              </w:r>
            </w:ins>
          </w:p>
          <w:p w14:paraId="6D7BBEA2" w14:textId="77777777" w:rsidR="008B676E" w:rsidRPr="00232D7C" w:rsidRDefault="008B676E" w:rsidP="008B676E">
            <w:pPr>
              <w:spacing w:line="240" w:lineRule="auto"/>
              <w:ind w:firstLine="0"/>
              <w:rPr>
                <w:ins w:id="1896" w:author="Evgeny Sukharev" w:date="2021-06-15T17:12:00Z"/>
                <w:rFonts w:ascii="Consolas" w:hAnsi="Consolas" w:cs="Consolas"/>
                <w:sz w:val="24"/>
                <w:szCs w:val="24"/>
                <w:lang w:val="en-US"/>
              </w:rPr>
            </w:pPr>
            <w:ins w:id="1897" w:author="Evgeny Sukharev" w:date="2021-06-15T17:12:00Z">
              <w:r w:rsidRPr="00232D7C">
                <w:rPr>
                  <w:rFonts w:ascii="Consolas" w:hAnsi="Consolas" w:cs="Consolas"/>
                  <w:sz w:val="24"/>
                  <w:szCs w:val="24"/>
                  <w:lang w:val="en-US"/>
                </w:rPr>
                <w:t xml:space="preserve">                {</w:t>
              </w:r>
            </w:ins>
          </w:p>
          <w:p w14:paraId="3F4D4590" w14:textId="77777777" w:rsidR="008B676E" w:rsidRPr="00232D7C" w:rsidRDefault="008B676E" w:rsidP="008B676E">
            <w:pPr>
              <w:spacing w:line="240" w:lineRule="auto"/>
              <w:ind w:firstLine="0"/>
              <w:jc w:val="left"/>
              <w:rPr>
                <w:ins w:id="1898" w:author="Evgeny Sukharev" w:date="2021-06-15T17:12:00Z"/>
                <w:rFonts w:ascii="Consolas" w:hAnsi="Consolas" w:cs="Consolas"/>
                <w:sz w:val="24"/>
                <w:szCs w:val="24"/>
                <w:lang w:val="en-US"/>
              </w:rPr>
            </w:pPr>
            <w:ins w:id="1899" w:author="Evgeny Sukharev" w:date="2021-06-15T17:12:00Z">
              <w:r w:rsidRPr="00232D7C">
                <w:rPr>
                  <w:rFonts w:ascii="Consolas" w:hAnsi="Consolas" w:cs="Consolas"/>
                  <w:sz w:val="24"/>
                  <w:szCs w:val="24"/>
                  <w:lang w:val="en-US"/>
                </w:rPr>
                <w:t xml:space="preserve">                    if (message.AttachedFiles?.Count &gt; 0</w:t>
              </w:r>
            </w:ins>
          </w:p>
          <w:p w14:paraId="127270C5" w14:textId="77777777" w:rsidR="008B676E" w:rsidRDefault="008B676E" w:rsidP="008B676E">
            <w:pPr>
              <w:pStyle w:val="-"/>
              <w:spacing w:line="240" w:lineRule="auto"/>
              <w:rPr>
                <w:ins w:id="1900" w:author="Evgeny Sukharev" w:date="2021-06-15T17:12:00Z"/>
                <w:rFonts w:ascii="Consolas" w:hAnsi="Consolas" w:cs="Consolas"/>
                <w:sz w:val="24"/>
                <w:szCs w:val="24"/>
                <w:lang w:val="en-US"/>
              </w:rPr>
            </w:pPr>
            <w:ins w:id="1901" w:author="Evgeny Sukharev" w:date="2021-06-15T17:12:00Z">
              <w:r w:rsidRPr="00232D7C">
                <w:rPr>
                  <w:rFonts w:ascii="Consolas" w:hAnsi="Consolas" w:cs="Consolas"/>
                  <w:sz w:val="24"/>
                  <w:szCs w:val="24"/>
                  <w:lang w:val="en-US"/>
                </w:rPr>
                <w:t xml:space="preserve">                        &amp;&amp; Directory.Exists(</w:t>
              </w:r>
            </w:ins>
          </w:p>
          <w:p w14:paraId="727E559D" w14:textId="4B5CE5AC" w:rsidR="008B676E" w:rsidRPr="008B676E" w:rsidRDefault="008B676E">
            <w:pPr>
              <w:pStyle w:val="-"/>
              <w:spacing w:line="240" w:lineRule="auto"/>
              <w:rPr>
                <w:ins w:id="1902" w:author="Evgeny Sukharev" w:date="2021-06-15T17:11:00Z"/>
                <w:lang w:val="en-US"/>
                <w:rPrChange w:id="1903" w:author="Evgeny Sukharev" w:date="2021-06-15T17:11:00Z">
                  <w:rPr>
                    <w:ins w:id="1904" w:author="Evgeny Sukharev" w:date="2021-06-15T17:11:00Z"/>
                  </w:rPr>
                </w:rPrChange>
              </w:rPr>
              <w:pPrChange w:id="1905" w:author="Evgeny Sukharev" w:date="2021-06-15T17:12:00Z">
                <w:pPr>
                  <w:pStyle w:val="affffff4"/>
                </w:pPr>
              </w:pPrChange>
            </w:pPr>
            <w:ins w:id="1906" w:author="Evgeny Sukharev" w:date="2021-06-15T17:12:00Z">
              <w:r w:rsidRPr="00232D7C">
                <w:rPr>
                  <w:rFonts w:ascii="Consolas" w:hAnsi="Consolas" w:cs="Consolas"/>
                  <w:sz w:val="24"/>
                  <w:szCs w:val="24"/>
                  <w:lang w:val="en-US"/>
                </w:rPr>
                <w:t>Path.Combine(filesPath, message.MessageId.ToString())))</w:t>
              </w:r>
            </w:ins>
          </w:p>
        </w:tc>
      </w:tr>
    </w:tbl>
    <w:p w14:paraId="387B24F5" w14:textId="77777777" w:rsidR="008B676E" w:rsidRPr="008B676E" w:rsidRDefault="008B676E" w:rsidP="008B614D">
      <w:pPr>
        <w:pStyle w:val="affffff4"/>
        <w:rPr>
          <w:lang w:val="en-US"/>
          <w:rPrChange w:id="1907" w:author="Evgeny Sukharev" w:date="2021-06-15T17:11:00Z">
            <w:rPr/>
          </w:rPrChange>
        </w:rPr>
      </w:pPr>
    </w:p>
    <w:tbl>
      <w:tblPr>
        <w:tblStyle w:val="af9"/>
        <w:tblW w:w="0" w:type="auto"/>
        <w:tblLook w:val="04A0" w:firstRow="1" w:lastRow="0" w:firstColumn="1" w:lastColumn="0" w:noHBand="0" w:noVBand="1"/>
        <w:tblPrChange w:id="1908" w:author="Evgeny Sukharev" w:date="2021-06-15T17:11:00Z">
          <w:tblPr>
            <w:tblStyle w:val="af9"/>
            <w:tblW w:w="0" w:type="auto"/>
            <w:tblLook w:val="04A0" w:firstRow="1" w:lastRow="0" w:firstColumn="1" w:lastColumn="0" w:noHBand="0" w:noVBand="1"/>
          </w:tblPr>
        </w:tblPrChange>
      </w:tblPr>
      <w:tblGrid>
        <w:gridCol w:w="9913"/>
        <w:tblGridChange w:id="1909">
          <w:tblGrid>
            <w:gridCol w:w="9913"/>
          </w:tblGrid>
        </w:tblGridChange>
      </w:tblGrid>
      <w:tr w:rsidR="00663895" w:rsidRPr="00247CA3" w:rsidDel="008B676E" w14:paraId="507317A9" w14:textId="5F58B66F" w:rsidTr="008B676E">
        <w:trPr>
          <w:trHeight w:val="5099"/>
          <w:del w:id="1910" w:author="Evgeny Sukharev" w:date="2021-06-15T17:11:00Z"/>
        </w:trPr>
        <w:tc>
          <w:tcPr>
            <w:tcW w:w="9634" w:type="dxa"/>
            <w:tcPrChange w:id="1911" w:author="Evgeny Sukharev" w:date="2021-06-15T17:11:00Z">
              <w:tcPr>
                <w:tcW w:w="9628" w:type="dxa"/>
              </w:tcPr>
            </w:tcPrChange>
          </w:tcPr>
          <w:p w14:paraId="2769EF10" w14:textId="556B72D2" w:rsidR="00663895" w:rsidRPr="00232D7C" w:rsidDel="008B676E" w:rsidRDefault="00663895" w:rsidP="00663895">
            <w:pPr>
              <w:spacing w:line="240" w:lineRule="auto"/>
              <w:ind w:firstLine="0"/>
              <w:jc w:val="left"/>
              <w:rPr>
                <w:del w:id="1912" w:author="Evgeny Sukharev" w:date="2021-06-15T17:11:00Z"/>
                <w:rFonts w:ascii="Consolas" w:hAnsi="Consolas" w:cs="Consolas"/>
                <w:sz w:val="24"/>
                <w:szCs w:val="24"/>
                <w:lang w:val="en-US"/>
              </w:rPr>
            </w:pPr>
            <w:del w:id="1913" w:author="Evgeny Sukharev" w:date="2021-06-15T17:11:00Z">
              <w:r w:rsidRPr="00232D7C" w:rsidDel="008B676E">
                <w:rPr>
                  <w:rFonts w:ascii="Consolas" w:hAnsi="Consolas" w:cs="Consolas"/>
                  <w:sz w:val="24"/>
                  <w:szCs w:val="24"/>
                  <w:lang w:val="en-US"/>
                </w:rPr>
                <w:delText>public class SmtpSender : ISender</w:delText>
              </w:r>
            </w:del>
          </w:p>
          <w:p w14:paraId="2604FD3A" w14:textId="1620C2E0" w:rsidR="00663895" w:rsidRPr="00232D7C" w:rsidDel="008B676E" w:rsidRDefault="00663895" w:rsidP="00663895">
            <w:pPr>
              <w:spacing w:line="240" w:lineRule="auto"/>
              <w:ind w:firstLine="0"/>
              <w:jc w:val="left"/>
              <w:rPr>
                <w:del w:id="1914" w:author="Evgeny Sukharev" w:date="2021-06-15T17:11:00Z"/>
                <w:rFonts w:ascii="Consolas" w:hAnsi="Consolas" w:cs="Consolas"/>
                <w:sz w:val="24"/>
                <w:szCs w:val="24"/>
                <w:lang w:val="en-US"/>
              </w:rPr>
            </w:pPr>
            <w:del w:id="1915" w:author="Evgeny Sukharev" w:date="2021-06-15T17:11:00Z">
              <w:r w:rsidRPr="00232D7C" w:rsidDel="008B676E">
                <w:rPr>
                  <w:rFonts w:ascii="Consolas" w:hAnsi="Consolas" w:cs="Consolas"/>
                  <w:sz w:val="24"/>
                  <w:szCs w:val="24"/>
                  <w:lang w:val="en-US"/>
                </w:rPr>
                <w:delText xml:space="preserve">    {</w:delText>
              </w:r>
            </w:del>
          </w:p>
          <w:p w14:paraId="28735E55" w14:textId="26CCD9F2" w:rsidR="00663895" w:rsidRPr="00232D7C" w:rsidDel="008B676E" w:rsidRDefault="00663895" w:rsidP="008B676E">
            <w:pPr>
              <w:spacing w:line="240" w:lineRule="auto"/>
              <w:ind w:right="313" w:firstLine="0"/>
              <w:jc w:val="left"/>
              <w:rPr>
                <w:del w:id="1916" w:author="Evgeny Sukharev" w:date="2021-06-15T17:11:00Z"/>
                <w:rFonts w:ascii="Consolas" w:hAnsi="Consolas" w:cs="Consolas"/>
                <w:sz w:val="24"/>
                <w:szCs w:val="24"/>
                <w:lang w:val="en-US"/>
              </w:rPr>
            </w:pPr>
            <w:del w:id="1917" w:author="Evgeny Sukharev" w:date="2021-06-15T17:11:00Z">
              <w:r w:rsidRPr="00232D7C" w:rsidDel="008B676E">
                <w:rPr>
                  <w:rFonts w:ascii="Consolas" w:hAnsi="Consolas" w:cs="Consolas"/>
                  <w:sz w:val="24"/>
                  <w:szCs w:val="24"/>
                  <w:lang w:val="en-US"/>
                </w:rPr>
                <w:delText xml:space="preserve">        private const string filesPath = "C:/Users/r0bar/Documents/GitHub/DeliveryRely/DeliveryRely.ServiceLayer/Files";</w:delText>
              </w:r>
            </w:del>
          </w:p>
          <w:p w14:paraId="6CF6A88F" w14:textId="1BD1E280" w:rsidR="00663895" w:rsidRPr="00232D7C" w:rsidDel="008B676E" w:rsidRDefault="00663895" w:rsidP="00663895">
            <w:pPr>
              <w:spacing w:line="240" w:lineRule="auto"/>
              <w:ind w:firstLine="0"/>
              <w:jc w:val="left"/>
              <w:rPr>
                <w:del w:id="1918" w:author="Evgeny Sukharev" w:date="2021-06-15T17:11:00Z"/>
                <w:rFonts w:ascii="Consolas" w:hAnsi="Consolas" w:cs="Consolas"/>
                <w:sz w:val="24"/>
                <w:szCs w:val="24"/>
                <w:lang w:val="en-US"/>
              </w:rPr>
            </w:pPr>
          </w:p>
          <w:p w14:paraId="4DAD734E" w14:textId="5DEAFADA" w:rsidR="00663895" w:rsidRPr="00232D7C" w:rsidDel="008B676E" w:rsidRDefault="00663895" w:rsidP="00663895">
            <w:pPr>
              <w:spacing w:line="240" w:lineRule="auto"/>
              <w:ind w:firstLine="0"/>
              <w:jc w:val="left"/>
              <w:rPr>
                <w:del w:id="1919" w:author="Evgeny Sukharev" w:date="2021-06-15T17:11:00Z"/>
                <w:rFonts w:ascii="Consolas" w:hAnsi="Consolas" w:cs="Consolas"/>
                <w:sz w:val="24"/>
                <w:szCs w:val="24"/>
                <w:lang w:val="en-US"/>
              </w:rPr>
            </w:pPr>
            <w:del w:id="1920" w:author="Evgeny Sukharev" w:date="2021-06-15T17:11:00Z">
              <w:r w:rsidRPr="00232D7C" w:rsidDel="008B676E">
                <w:rPr>
                  <w:rFonts w:ascii="Consolas" w:hAnsi="Consolas" w:cs="Consolas"/>
                  <w:sz w:val="24"/>
                  <w:szCs w:val="24"/>
                  <w:lang w:val="en-US"/>
                </w:rPr>
                <w:delText xml:space="preserve">        public async Task&lt;SendingResult&gt; TrySend(Message message)</w:delText>
              </w:r>
            </w:del>
          </w:p>
          <w:p w14:paraId="122D4CD5" w14:textId="1AA6596F" w:rsidR="00663895" w:rsidRPr="00232D7C" w:rsidDel="008B676E" w:rsidRDefault="00663895" w:rsidP="00663895">
            <w:pPr>
              <w:spacing w:line="240" w:lineRule="auto"/>
              <w:ind w:firstLine="0"/>
              <w:jc w:val="left"/>
              <w:rPr>
                <w:del w:id="1921" w:author="Evgeny Sukharev" w:date="2021-06-15T17:11:00Z"/>
                <w:rFonts w:ascii="Consolas" w:hAnsi="Consolas" w:cs="Consolas"/>
                <w:sz w:val="24"/>
                <w:szCs w:val="24"/>
                <w:lang w:val="en-US"/>
              </w:rPr>
            </w:pPr>
            <w:del w:id="1922" w:author="Evgeny Sukharev" w:date="2021-06-15T17:11:00Z">
              <w:r w:rsidRPr="00232D7C" w:rsidDel="008B676E">
                <w:rPr>
                  <w:rFonts w:ascii="Consolas" w:hAnsi="Consolas" w:cs="Consolas"/>
                  <w:sz w:val="24"/>
                  <w:szCs w:val="24"/>
                  <w:lang w:val="en-US"/>
                </w:rPr>
                <w:delText xml:space="preserve">        {</w:delText>
              </w:r>
            </w:del>
          </w:p>
          <w:p w14:paraId="6EE94485" w14:textId="7634C470" w:rsidR="00663895" w:rsidRPr="00232D7C" w:rsidDel="008B676E" w:rsidRDefault="00663895" w:rsidP="00663895">
            <w:pPr>
              <w:spacing w:line="240" w:lineRule="auto"/>
              <w:ind w:firstLine="0"/>
              <w:jc w:val="left"/>
              <w:rPr>
                <w:del w:id="1923" w:author="Evgeny Sukharev" w:date="2021-06-15T17:11:00Z"/>
                <w:rFonts w:ascii="Consolas" w:hAnsi="Consolas" w:cs="Consolas"/>
                <w:sz w:val="24"/>
                <w:szCs w:val="24"/>
                <w:lang w:val="en-US"/>
              </w:rPr>
            </w:pPr>
            <w:del w:id="1924" w:author="Evgeny Sukharev" w:date="2021-06-15T17:11:00Z">
              <w:r w:rsidRPr="00232D7C" w:rsidDel="008B676E">
                <w:rPr>
                  <w:rFonts w:ascii="Consolas" w:hAnsi="Consolas" w:cs="Consolas"/>
                  <w:sz w:val="24"/>
                  <w:szCs w:val="24"/>
                  <w:lang w:val="en-US"/>
                </w:rPr>
                <w:delText xml:space="preserve">            try</w:delText>
              </w:r>
            </w:del>
          </w:p>
          <w:p w14:paraId="05F6848D" w14:textId="6160FD56" w:rsidR="00663895" w:rsidRPr="00232D7C" w:rsidDel="008B676E" w:rsidRDefault="00663895" w:rsidP="00663895">
            <w:pPr>
              <w:spacing w:line="240" w:lineRule="auto"/>
              <w:ind w:firstLine="0"/>
              <w:jc w:val="left"/>
              <w:rPr>
                <w:del w:id="1925" w:author="Evgeny Sukharev" w:date="2021-06-15T17:11:00Z"/>
                <w:rFonts w:ascii="Consolas" w:hAnsi="Consolas" w:cs="Consolas"/>
                <w:sz w:val="24"/>
                <w:szCs w:val="24"/>
                <w:lang w:val="en-US"/>
              </w:rPr>
            </w:pPr>
            <w:del w:id="1926" w:author="Evgeny Sukharev" w:date="2021-06-15T17:11:00Z">
              <w:r w:rsidRPr="00232D7C" w:rsidDel="008B676E">
                <w:rPr>
                  <w:rFonts w:ascii="Consolas" w:hAnsi="Consolas" w:cs="Consolas"/>
                  <w:sz w:val="24"/>
                  <w:szCs w:val="24"/>
                  <w:lang w:val="en-US"/>
                </w:rPr>
                <w:delText xml:space="preserve">            {</w:delText>
              </w:r>
            </w:del>
          </w:p>
          <w:p w14:paraId="5D47CDCB" w14:textId="60E3C7CC" w:rsidR="00663895" w:rsidRPr="00232D7C" w:rsidDel="008B676E" w:rsidRDefault="00663895" w:rsidP="00663895">
            <w:pPr>
              <w:spacing w:line="240" w:lineRule="auto"/>
              <w:ind w:firstLine="0"/>
              <w:jc w:val="left"/>
              <w:rPr>
                <w:del w:id="1927" w:author="Evgeny Sukharev" w:date="2021-06-15T17:11:00Z"/>
                <w:rFonts w:ascii="Consolas" w:hAnsi="Consolas" w:cs="Consolas"/>
                <w:sz w:val="24"/>
                <w:szCs w:val="24"/>
                <w:lang w:val="en-US"/>
              </w:rPr>
            </w:pPr>
            <w:del w:id="1928" w:author="Evgeny Sukharev" w:date="2021-06-15T17:11:00Z">
              <w:r w:rsidRPr="00232D7C" w:rsidDel="008B676E">
                <w:rPr>
                  <w:rFonts w:ascii="Consolas" w:hAnsi="Consolas" w:cs="Consolas"/>
                  <w:sz w:val="24"/>
                  <w:szCs w:val="24"/>
                  <w:lang w:val="en-US"/>
                </w:rPr>
                <w:delText xml:space="preserve">                var mailMessages = PrepareMailMessages(message);</w:delText>
              </w:r>
            </w:del>
          </w:p>
          <w:p w14:paraId="26AEC3E8" w14:textId="24A0972A" w:rsidR="00663895" w:rsidRPr="00232D7C" w:rsidDel="008B676E" w:rsidRDefault="00663895" w:rsidP="008B676E">
            <w:pPr>
              <w:spacing w:line="240" w:lineRule="auto"/>
              <w:ind w:right="739" w:firstLine="0"/>
              <w:jc w:val="left"/>
              <w:rPr>
                <w:del w:id="1929" w:author="Evgeny Sukharev" w:date="2021-06-15T17:11:00Z"/>
                <w:rFonts w:ascii="Consolas" w:hAnsi="Consolas" w:cs="Consolas"/>
                <w:sz w:val="24"/>
                <w:szCs w:val="24"/>
                <w:lang w:val="en-US"/>
              </w:rPr>
            </w:pPr>
            <w:del w:id="1930" w:author="Evgeny Sukharev" w:date="2021-06-15T17:11:00Z">
              <w:r w:rsidRPr="00232D7C" w:rsidDel="008B676E">
                <w:rPr>
                  <w:rFonts w:ascii="Consolas" w:hAnsi="Consolas" w:cs="Consolas"/>
                  <w:sz w:val="24"/>
                  <w:szCs w:val="24"/>
                  <w:lang w:val="en-US"/>
                </w:rPr>
                <w:delText xml:space="preserve">                var smtpClient = PrepareSmtpClient(message.User);</w:delText>
              </w:r>
            </w:del>
          </w:p>
          <w:p w14:paraId="199E68FC" w14:textId="3FD3DD41" w:rsidR="00663895" w:rsidRPr="00232D7C" w:rsidDel="008B676E" w:rsidRDefault="00663895" w:rsidP="00663895">
            <w:pPr>
              <w:spacing w:line="240" w:lineRule="auto"/>
              <w:ind w:firstLine="0"/>
              <w:jc w:val="left"/>
              <w:rPr>
                <w:del w:id="1931" w:author="Evgeny Sukharev" w:date="2021-06-15T17:11:00Z"/>
                <w:rFonts w:ascii="Consolas" w:hAnsi="Consolas" w:cs="Consolas"/>
                <w:sz w:val="24"/>
                <w:szCs w:val="24"/>
                <w:lang w:val="en-US"/>
              </w:rPr>
            </w:pPr>
          </w:p>
          <w:p w14:paraId="6D2E4CE2" w14:textId="3DDBECE4" w:rsidR="00663895" w:rsidRPr="00232D7C" w:rsidDel="008B676E" w:rsidRDefault="00663895" w:rsidP="00663895">
            <w:pPr>
              <w:spacing w:line="240" w:lineRule="auto"/>
              <w:ind w:firstLine="0"/>
              <w:jc w:val="left"/>
              <w:rPr>
                <w:del w:id="1932" w:author="Evgeny Sukharev" w:date="2021-06-15T17:11:00Z"/>
                <w:rFonts w:ascii="Consolas" w:hAnsi="Consolas" w:cs="Consolas"/>
                <w:sz w:val="24"/>
                <w:szCs w:val="24"/>
                <w:lang w:val="en-US"/>
              </w:rPr>
            </w:pPr>
            <w:del w:id="1933" w:author="Evgeny Sukharev" w:date="2021-06-15T17:11:00Z">
              <w:r w:rsidRPr="00232D7C" w:rsidDel="008B676E">
                <w:rPr>
                  <w:rFonts w:ascii="Consolas" w:hAnsi="Consolas" w:cs="Consolas"/>
                  <w:sz w:val="24"/>
                  <w:szCs w:val="24"/>
                  <w:lang w:val="en-US"/>
                </w:rPr>
                <w:delText xml:space="preserve">                foreach (var mailMessage in mailMessages)</w:delText>
              </w:r>
            </w:del>
          </w:p>
          <w:p w14:paraId="244862EE" w14:textId="391BBE58" w:rsidR="00663895" w:rsidRPr="00232D7C" w:rsidDel="008B676E" w:rsidRDefault="00663895" w:rsidP="00663895">
            <w:pPr>
              <w:spacing w:line="240" w:lineRule="auto"/>
              <w:ind w:firstLine="0"/>
              <w:rPr>
                <w:del w:id="1934" w:author="Evgeny Sukharev" w:date="2021-06-15T17:11:00Z"/>
                <w:rFonts w:ascii="Consolas" w:hAnsi="Consolas" w:cs="Consolas"/>
                <w:sz w:val="24"/>
                <w:szCs w:val="24"/>
                <w:lang w:val="en-US"/>
              </w:rPr>
            </w:pPr>
            <w:del w:id="1935" w:author="Evgeny Sukharev" w:date="2021-06-15T17:11:00Z">
              <w:r w:rsidRPr="00232D7C" w:rsidDel="008B676E">
                <w:rPr>
                  <w:rFonts w:ascii="Consolas" w:hAnsi="Consolas" w:cs="Consolas"/>
                  <w:sz w:val="24"/>
                  <w:szCs w:val="24"/>
                  <w:lang w:val="en-US"/>
                </w:rPr>
                <w:delText xml:space="preserve">                {</w:delText>
              </w:r>
            </w:del>
          </w:p>
          <w:p w14:paraId="0807FC70" w14:textId="65EB3F86" w:rsidR="00663895" w:rsidRPr="00232D7C" w:rsidDel="008B676E" w:rsidRDefault="00663895" w:rsidP="00663895">
            <w:pPr>
              <w:spacing w:line="240" w:lineRule="auto"/>
              <w:ind w:firstLine="0"/>
              <w:jc w:val="left"/>
              <w:rPr>
                <w:del w:id="1936" w:author="Evgeny Sukharev" w:date="2021-06-15T17:11:00Z"/>
                <w:rFonts w:ascii="Consolas" w:hAnsi="Consolas" w:cs="Consolas"/>
                <w:sz w:val="24"/>
                <w:szCs w:val="24"/>
                <w:lang w:val="en-US"/>
              </w:rPr>
            </w:pPr>
            <w:del w:id="1937" w:author="Evgeny Sukharev" w:date="2021-06-15T17:11:00Z">
              <w:r w:rsidRPr="00232D7C" w:rsidDel="008B676E">
                <w:rPr>
                  <w:rFonts w:ascii="Consolas" w:hAnsi="Consolas" w:cs="Consolas"/>
                  <w:sz w:val="24"/>
                  <w:szCs w:val="24"/>
                  <w:lang w:val="en-US"/>
                </w:rPr>
                <w:delText xml:space="preserve">                    if (message.AttachedFiles?.Count &gt; 0</w:delText>
              </w:r>
            </w:del>
          </w:p>
          <w:p w14:paraId="411B5405" w14:textId="61A3AE0B" w:rsidR="00663895" w:rsidRPr="00AB31D0" w:rsidDel="008B676E" w:rsidRDefault="00663895" w:rsidP="00663895">
            <w:pPr>
              <w:spacing w:line="240" w:lineRule="auto"/>
              <w:ind w:firstLine="0"/>
              <w:jc w:val="left"/>
              <w:rPr>
                <w:del w:id="1938" w:author="Evgeny Sukharev" w:date="2021-06-15T17:11:00Z"/>
                <w:rFonts w:ascii="Consolas" w:hAnsi="Consolas" w:cs="Consolas"/>
                <w:sz w:val="24"/>
                <w:szCs w:val="24"/>
                <w:lang w:val="en-US"/>
              </w:rPr>
            </w:pPr>
            <w:del w:id="1939" w:author="Evgeny Sukharev" w:date="2021-06-15T17:11:00Z">
              <w:r w:rsidRPr="00232D7C" w:rsidDel="008B676E">
                <w:rPr>
                  <w:rFonts w:ascii="Consolas" w:hAnsi="Consolas" w:cs="Consolas"/>
                  <w:sz w:val="24"/>
                  <w:szCs w:val="24"/>
                  <w:lang w:val="en-US"/>
                </w:rPr>
                <w:delText xml:space="preserve">                        &amp;&amp; Directory.Exists(Path.Combine(filesPath, message.MessageId.ToString())))</w:delText>
              </w:r>
            </w:del>
          </w:p>
        </w:tc>
      </w:tr>
    </w:tbl>
    <w:p w14:paraId="48425102" w14:textId="0325358D" w:rsidR="00663895" w:rsidRPr="008B676E" w:rsidRDefault="00F549F9" w:rsidP="008B676E">
      <w:pPr>
        <w:ind w:right="142"/>
        <w:jc w:val="right"/>
        <w:rPr>
          <w:b/>
          <w:rPrChange w:id="1940" w:author="Evgeny Sukharev" w:date="2021-06-15T17:06:00Z">
            <w:rPr/>
          </w:rPrChange>
        </w:rPr>
      </w:pPr>
      <w:ins w:id="1941" w:author="Evgeny Sukharev" w:date="2021-06-17T22:53:00Z">
        <w:r>
          <w:rPr>
            <w:b/>
          </w:rPr>
          <w:t xml:space="preserve">Продолжение </w:t>
        </w:r>
      </w:ins>
      <w:del w:id="1942" w:author="Evgeny Sukharev" w:date="2021-06-17T22:53:00Z">
        <w:r w:rsidR="00AB31D0" w:rsidRPr="008B676E" w:rsidDel="00F549F9">
          <w:rPr>
            <w:b/>
            <w:rPrChange w:id="1943" w:author="Evgeny Sukharev" w:date="2021-06-15T17:06:00Z">
              <w:rPr/>
            </w:rPrChange>
          </w:rPr>
          <w:delText>Л</w:delText>
        </w:r>
      </w:del>
      <w:ins w:id="1944" w:author="Evgeny Sukharev" w:date="2021-06-17T22:53:00Z">
        <w:r>
          <w:rPr>
            <w:b/>
          </w:rPr>
          <w:t>л</w:t>
        </w:r>
      </w:ins>
      <w:r w:rsidR="00AB31D0" w:rsidRPr="008B676E">
        <w:rPr>
          <w:b/>
          <w:rPrChange w:id="1945" w:author="Evgeny Sukharev" w:date="2021-06-15T17:06:00Z">
            <w:rPr/>
          </w:rPrChange>
        </w:rPr>
        <w:t>истинг</w:t>
      </w:r>
      <w:ins w:id="1946" w:author="Evgeny Sukharev" w:date="2021-06-17T22:53:00Z">
        <w:r>
          <w:rPr>
            <w:b/>
          </w:rPr>
          <w:t>а</w:t>
        </w:r>
      </w:ins>
      <w:r w:rsidR="00AB31D0" w:rsidRPr="008B676E">
        <w:rPr>
          <w:b/>
          <w:rPrChange w:id="1947" w:author="Evgeny Sukharev" w:date="2021-06-15T17:06:00Z">
            <w:rPr/>
          </w:rPrChange>
        </w:rPr>
        <w:t xml:space="preserve"> В.3</w:t>
      </w:r>
      <w:del w:id="1948" w:author="Evgeny Sukharev" w:date="2021-06-17T22:54:00Z">
        <w:r w:rsidR="00AB31D0" w:rsidRPr="008B676E" w:rsidDel="00F549F9">
          <w:rPr>
            <w:b/>
            <w:rPrChange w:id="1949" w:author="Evgeny Sukharev" w:date="2021-06-15T17:06:00Z">
              <w:rPr/>
            </w:rPrChange>
          </w:rPr>
          <w:delText>. Продолжение</w:delText>
        </w:r>
      </w:del>
    </w:p>
    <w:p w14:paraId="0C283CF1" w14:textId="5B949CB0" w:rsidR="00AB31D0" w:rsidRPr="00B7172F" w:rsidRDefault="00AB31D0" w:rsidP="00AB31D0">
      <w:pPr>
        <w:pStyle w:val="affffff4"/>
      </w:pPr>
      <w:r>
        <w:t xml:space="preserve">Класс </w:t>
      </w:r>
      <w:r>
        <w:rPr>
          <w:lang w:val="en-US"/>
        </w:rPr>
        <w:t>SmtpSender</w:t>
      </w:r>
      <w:r w:rsidRPr="00B7172F">
        <w:t xml:space="preserve">, </w:t>
      </w:r>
      <w:r>
        <w:t xml:space="preserve">реализующий интерфейс </w:t>
      </w:r>
      <w:r>
        <w:rPr>
          <w:lang w:val="en-US"/>
        </w:rPr>
        <w:t>ISender</w:t>
      </w:r>
    </w:p>
    <w:tbl>
      <w:tblPr>
        <w:tblStyle w:val="af9"/>
        <w:tblW w:w="0" w:type="auto"/>
        <w:tblLook w:val="04A0" w:firstRow="1" w:lastRow="0" w:firstColumn="1" w:lastColumn="0" w:noHBand="0" w:noVBand="1"/>
        <w:tblPrChange w:id="1950" w:author="Evgeny Sukharev" w:date="2021-06-15T17:10:00Z">
          <w:tblPr>
            <w:tblStyle w:val="af9"/>
            <w:tblW w:w="0" w:type="auto"/>
            <w:tblLook w:val="04A0" w:firstRow="1" w:lastRow="0" w:firstColumn="1" w:lastColumn="0" w:noHBand="0" w:noVBand="1"/>
          </w:tblPr>
        </w:tblPrChange>
      </w:tblPr>
      <w:tblGrid>
        <w:gridCol w:w="9776"/>
        <w:tblGridChange w:id="1951">
          <w:tblGrid>
            <w:gridCol w:w="9628"/>
          </w:tblGrid>
        </w:tblGridChange>
      </w:tblGrid>
      <w:tr w:rsidR="00AB31D0" w:rsidRPr="00247CA3" w14:paraId="6629E7C6" w14:textId="77777777" w:rsidTr="008B676E">
        <w:tc>
          <w:tcPr>
            <w:tcW w:w="9776" w:type="dxa"/>
            <w:tcPrChange w:id="1952" w:author="Evgeny Sukharev" w:date="2021-06-15T17:10:00Z">
              <w:tcPr>
                <w:tcW w:w="9628" w:type="dxa"/>
              </w:tcPr>
            </w:tcPrChange>
          </w:tcPr>
          <w:p w14:paraId="1E554188" w14:textId="77777777" w:rsidR="00AB31D0" w:rsidRPr="00232D7C" w:rsidRDefault="00AB31D0" w:rsidP="00AB31D0">
            <w:pPr>
              <w:spacing w:line="240" w:lineRule="auto"/>
              <w:ind w:firstLine="0"/>
              <w:jc w:val="left"/>
              <w:rPr>
                <w:rFonts w:ascii="Consolas" w:hAnsi="Consolas" w:cs="Consolas"/>
                <w:sz w:val="24"/>
                <w:szCs w:val="24"/>
                <w:lang w:val="en-US"/>
              </w:rPr>
            </w:pPr>
            <w:r w:rsidRPr="00C20043">
              <w:rPr>
                <w:rFonts w:ascii="Consolas" w:hAnsi="Consolas" w:cs="Consolas"/>
                <w:sz w:val="24"/>
                <w:szCs w:val="24"/>
              </w:rPr>
              <w:t xml:space="preserve">                    </w:t>
            </w:r>
            <w:r w:rsidRPr="00232D7C">
              <w:rPr>
                <w:rFonts w:ascii="Consolas" w:hAnsi="Consolas" w:cs="Consolas"/>
                <w:sz w:val="24"/>
                <w:szCs w:val="24"/>
                <w:lang w:val="en-US"/>
              </w:rPr>
              <w:t>{</w:t>
            </w:r>
          </w:p>
          <w:p w14:paraId="47BFC2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AttachFiles(mailMessage, message.AttachedFiles);</w:t>
            </w:r>
          </w:p>
          <w:p w14:paraId="2290605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7CC1145" w14:textId="77777777" w:rsidR="00AB31D0" w:rsidRPr="00232D7C" w:rsidRDefault="00AB31D0" w:rsidP="00AB31D0">
            <w:pPr>
              <w:spacing w:line="240" w:lineRule="auto"/>
              <w:ind w:firstLine="0"/>
              <w:jc w:val="left"/>
              <w:rPr>
                <w:rFonts w:ascii="Consolas" w:hAnsi="Consolas" w:cs="Consolas"/>
                <w:sz w:val="24"/>
                <w:szCs w:val="24"/>
                <w:lang w:val="en-US"/>
              </w:rPr>
            </w:pPr>
          </w:p>
          <w:p w14:paraId="0ABF31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smtpClient.SendMailAsync(mailMessage);</w:t>
            </w:r>
          </w:p>
          <w:p w14:paraId="63DF8B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DisposeAttachments(mailMessage);</w:t>
            </w:r>
          </w:p>
          <w:p w14:paraId="11F31A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652294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071E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SendingResult.Successful(DeliveryTypes.Smtp);</w:t>
            </w:r>
          </w:p>
          <w:p w14:paraId="7117CF1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97018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C6D44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D7D0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SendingResult.Failed(exception.Message);</w:t>
            </w:r>
          </w:p>
          <w:p w14:paraId="4068B5C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122CC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4C521E" w14:textId="77777777" w:rsidR="00AB31D0" w:rsidRPr="00232D7C" w:rsidRDefault="00AB31D0" w:rsidP="00AB31D0">
            <w:pPr>
              <w:spacing w:line="240" w:lineRule="auto"/>
              <w:ind w:firstLine="0"/>
              <w:jc w:val="left"/>
              <w:rPr>
                <w:rFonts w:ascii="Consolas" w:hAnsi="Consolas" w:cs="Consolas"/>
                <w:sz w:val="24"/>
                <w:szCs w:val="24"/>
                <w:lang w:val="en-US"/>
              </w:rPr>
            </w:pPr>
          </w:p>
          <w:p w14:paraId="7AF7067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AttachFiles(MailMessage mailMessage, IEnumerable&lt;AttachedFile&gt; files)</w:t>
            </w:r>
          </w:p>
          <w:p w14:paraId="71C0CF1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D56B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foreach (var file in files)</w:t>
            </w:r>
          </w:p>
          <w:p w14:paraId="728C54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C9DD5A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path = Path.Combine(filesPath, file.MessageId.ToString(), file.Title);</w:t>
            </w:r>
          </w:p>
          <w:p w14:paraId="1E1A1C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(!File.Exists(path))</w:t>
            </w:r>
          </w:p>
          <w:p w14:paraId="6ABE2A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C5FCC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continue;</w:t>
            </w:r>
          </w:p>
          <w:p w14:paraId="2228AE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DBDD0D0" w14:textId="77777777" w:rsidR="00AB31D0" w:rsidRPr="00232D7C" w:rsidRDefault="00AB31D0" w:rsidP="00AB31D0">
            <w:pPr>
              <w:spacing w:line="240" w:lineRule="auto"/>
              <w:ind w:firstLine="0"/>
              <w:jc w:val="left"/>
              <w:rPr>
                <w:rFonts w:ascii="Consolas" w:hAnsi="Consolas" w:cs="Consolas"/>
                <w:sz w:val="24"/>
                <w:szCs w:val="24"/>
                <w:lang w:val="en-US"/>
              </w:rPr>
            </w:pPr>
          </w:p>
          <w:p w14:paraId="460070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mailMessage.Attachments.Add(new Attachment(path, file.FileType));</w:t>
            </w:r>
          </w:p>
          <w:p w14:paraId="19F2C1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0EFA13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4086B75" w14:textId="77777777" w:rsidR="00AB31D0" w:rsidRPr="00232D7C" w:rsidRDefault="00AB31D0" w:rsidP="00AB31D0">
            <w:pPr>
              <w:spacing w:line="240" w:lineRule="auto"/>
              <w:ind w:firstLine="0"/>
              <w:jc w:val="left"/>
              <w:rPr>
                <w:rFonts w:ascii="Consolas" w:hAnsi="Consolas" w:cs="Consolas"/>
                <w:sz w:val="24"/>
                <w:szCs w:val="24"/>
                <w:lang w:val="en-US"/>
              </w:rPr>
            </w:pPr>
          </w:p>
          <w:p w14:paraId="620F555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protected virtual void DisposeAttachments(MailMessage message)</w:t>
            </w:r>
          </w:p>
          <w:p w14:paraId="014A1C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32543C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message.Attachments.ForAll(a =&gt; a.Dispose());</w:t>
            </w:r>
          </w:p>
          <w:p w14:paraId="17A5E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2D3BA9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A917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FCD15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List&lt;MailMessage&gt; PrepareMailMessages(Message message)</w:t>
            </w:r>
          </w:p>
          <w:p w14:paraId="61F793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1D520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mailMessages = new List&lt;MailMessage&gt;();</w:t>
            </w:r>
          </w:p>
          <w:p w14:paraId="185B05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message.DestinationEmails.ForEach(destinationEmail =&gt;</w:t>
            </w:r>
          </w:p>
          <w:p w14:paraId="76FB18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9D60D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from = new MailAddress(message.User.Email,</w:t>
            </w:r>
          </w:p>
          <w:p w14:paraId="73FA58B4" w14:textId="2366461A"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$"{message.User.UserName} {message.User.UserSecondName}");</w:t>
            </w:r>
          </w:p>
        </w:tc>
      </w:tr>
    </w:tbl>
    <w:p w14:paraId="1E0DA51F" w14:textId="77777777" w:rsidR="00C15121" w:rsidRPr="00FE58F3" w:rsidRDefault="00C15121">
      <w:pPr>
        <w:spacing w:after="160" w:line="259" w:lineRule="auto"/>
        <w:ind w:firstLine="0"/>
        <w:jc w:val="left"/>
        <w:rPr>
          <w:ins w:id="1953" w:author="Evgeny Sukharev" w:date="2021-06-15T17:18:00Z"/>
          <w:b/>
          <w:lang w:val="en-US"/>
          <w:rPrChange w:id="1954" w:author="Evgeny Sukharev" w:date="2021-06-16T23:47:00Z">
            <w:rPr>
              <w:ins w:id="1955" w:author="Evgeny Sukharev" w:date="2021-06-15T17:18:00Z"/>
              <w:b/>
            </w:rPr>
          </w:rPrChange>
        </w:rPr>
      </w:pPr>
      <w:ins w:id="1956" w:author="Evgeny Sukharev" w:date="2021-06-15T17:18:00Z">
        <w:r w:rsidRPr="00FE58F3">
          <w:rPr>
            <w:b/>
            <w:lang w:val="en-US"/>
            <w:rPrChange w:id="1957" w:author="Evgeny Sukharev" w:date="2021-06-16T23:47:00Z">
              <w:rPr>
                <w:b/>
              </w:rPr>
            </w:rPrChange>
          </w:rPr>
          <w:br w:type="page"/>
        </w:r>
      </w:ins>
    </w:p>
    <w:p w14:paraId="421DE56C" w14:textId="2299E118" w:rsidR="00AB31D0" w:rsidRPr="008B676E" w:rsidRDefault="00F549F9" w:rsidP="008B676E">
      <w:pPr>
        <w:ind w:right="142"/>
        <w:jc w:val="right"/>
        <w:rPr>
          <w:b/>
          <w:rPrChange w:id="1958" w:author="Evgeny Sukharev" w:date="2021-06-15T17:06:00Z">
            <w:rPr/>
          </w:rPrChange>
        </w:rPr>
      </w:pPr>
      <w:ins w:id="1959" w:author="Evgeny Sukharev" w:date="2021-06-17T22:54:00Z">
        <w:r>
          <w:rPr>
            <w:b/>
          </w:rPr>
          <w:t xml:space="preserve">Окончание </w:t>
        </w:r>
      </w:ins>
      <w:del w:id="1960" w:author="Evgeny Sukharev" w:date="2021-06-17T22:54:00Z">
        <w:r w:rsidR="00AB31D0" w:rsidRPr="008B676E" w:rsidDel="00F549F9">
          <w:rPr>
            <w:b/>
            <w:rPrChange w:id="1961" w:author="Evgeny Sukharev" w:date="2021-06-15T17:06:00Z">
              <w:rPr/>
            </w:rPrChange>
          </w:rPr>
          <w:delText>Л</w:delText>
        </w:r>
      </w:del>
      <w:ins w:id="1962" w:author="Evgeny Sukharev" w:date="2021-06-17T22:54:00Z">
        <w:r>
          <w:rPr>
            <w:b/>
          </w:rPr>
          <w:t>л</w:t>
        </w:r>
      </w:ins>
      <w:r w:rsidR="00AB31D0" w:rsidRPr="008B676E">
        <w:rPr>
          <w:b/>
          <w:rPrChange w:id="1963" w:author="Evgeny Sukharev" w:date="2021-06-15T17:06:00Z">
            <w:rPr/>
          </w:rPrChange>
        </w:rPr>
        <w:t>истинг</w:t>
      </w:r>
      <w:ins w:id="1964" w:author="Evgeny Sukharev" w:date="2021-06-17T22:54:00Z">
        <w:r>
          <w:rPr>
            <w:b/>
          </w:rPr>
          <w:t>а</w:t>
        </w:r>
      </w:ins>
      <w:r w:rsidR="00AB31D0" w:rsidRPr="008B676E">
        <w:rPr>
          <w:b/>
          <w:rPrChange w:id="1965" w:author="Evgeny Sukharev" w:date="2021-06-15T17:06:00Z">
            <w:rPr/>
          </w:rPrChange>
        </w:rPr>
        <w:t xml:space="preserve"> В.3</w:t>
      </w:r>
      <w:del w:id="1966" w:author="Evgeny Sukharev" w:date="2021-06-17T22:54:00Z">
        <w:r w:rsidR="00AB31D0" w:rsidRPr="008B676E" w:rsidDel="00F549F9">
          <w:rPr>
            <w:b/>
            <w:rPrChange w:id="1967" w:author="Evgeny Sukharev" w:date="2021-06-15T17:06:00Z">
              <w:rPr/>
            </w:rPrChange>
          </w:rPr>
          <w:delText>. Продолжение</w:delText>
        </w:r>
      </w:del>
    </w:p>
    <w:p w14:paraId="05A61CC6" w14:textId="233DC017" w:rsidR="00AB31D0" w:rsidRPr="00B7172F" w:rsidRDefault="00AB31D0" w:rsidP="00AB31D0">
      <w:pPr>
        <w:pStyle w:val="affffff4"/>
      </w:pPr>
      <w:r>
        <w:t xml:space="preserve">Класс </w:t>
      </w:r>
      <w:r>
        <w:rPr>
          <w:lang w:val="en-US"/>
        </w:rPr>
        <w:t>SmtpSender</w:t>
      </w:r>
      <w:r>
        <w:t xml:space="preserve">, реализующий интерфейс </w:t>
      </w:r>
      <w:r>
        <w:rPr>
          <w:lang w:val="en-US"/>
        </w:rPr>
        <w:t>ISender</w:t>
      </w:r>
    </w:p>
    <w:tbl>
      <w:tblPr>
        <w:tblStyle w:val="af9"/>
        <w:tblW w:w="0" w:type="auto"/>
        <w:tblLook w:val="04A0" w:firstRow="1" w:lastRow="0" w:firstColumn="1" w:lastColumn="0" w:noHBand="0" w:noVBand="1"/>
        <w:tblPrChange w:id="1968" w:author="Evgeny Sukharev" w:date="2021-06-15T17:10:00Z">
          <w:tblPr>
            <w:tblStyle w:val="af9"/>
            <w:tblW w:w="0" w:type="auto"/>
            <w:tblLook w:val="04A0" w:firstRow="1" w:lastRow="0" w:firstColumn="1" w:lastColumn="0" w:noHBand="0" w:noVBand="1"/>
          </w:tblPr>
        </w:tblPrChange>
      </w:tblPr>
      <w:tblGrid>
        <w:gridCol w:w="9776"/>
        <w:tblGridChange w:id="1969">
          <w:tblGrid>
            <w:gridCol w:w="9628"/>
          </w:tblGrid>
        </w:tblGridChange>
      </w:tblGrid>
      <w:tr w:rsidR="00AB31D0" w14:paraId="3333D798" w14:textId="77777777" w:rsidTr="008B676E">
        <w:tc>
          <w:tcPr>
            <w:tcW w:w="9776" w:type="dxa"/>
            <w:tcPrChange w:id="1970" w:author="Evgeny Sukharev" w:date="2021-06-15T17:10:00Z">
              <w:tcPr>
                <w:tcW w:w="9628" w:type="dxa"/>
              </w:tcPr>
            </w:tcPrChange>
          </w:tcPr>
          <w:p w14:paraId="257CBBDB" w14:textId="77777777" w:rsidR="00AB31D0" w:rsidRPr="00232D7C" w:rsidRDefault="00AB31D0" w:rsidP="00AB31D0">
            <w:pPr>
              <w:spacing w:line="240" w:lineRule="auto"/>
              <w:ind w:firstLine="0"/>
              <w:jc w:val="left"/>
              <w:rPr>
                <w:rFonts w:ascii="Consolas" w:hAnsi="Consolas" w:cs="Consolas"/>
                <w:sz w:val="24"/>
                <w:szCs w:val="24"/>
                <w:lang w:val="en-US"/>
              </w:rPr>
            </w:pPr>
            <w:r w:rsidRPr="00C20043">
              <w:rPr>
                <w:rFonts w:ascii="Consolas" w:hAnsi="Consolas" w:cs="Consolas"/>
                <w:sz w:val="24"/>
                <w:szCs w:val="24"/>
              </w:rPr>
              <w:t xml:space="preserve">                </w:t>
            </w:r>
            <w:r w:rsidRPr="00232D7C">
              <w:rPr>
                <w:rFonts w:ascii="Consolas" w:hAnsi="Consolas" w:cs="Consolas"/>
                <w:sz w:val="24"/>
                <w:szCs w:val="24"/>
                <w:lang w:val="en-US"/>
              </w:rPr>
              <w:t>var to = new MailAddress(destinationEmail.Email);</w:t>
            </w:r>
          </w:p>
          <w:p w14:paraId="3D3F970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mailMessages.Add(new MailMessage(from, to)</w:t>
            </w:r>
          </w:p>
          <w:p w14:paraId="4B91B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7B77E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Subject = message.Theme,</w:t>
            </w:r>
          </w:p>
          <w:p w14:paraId="2EB2D6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Body = message.Body</w:t>
            </w:r>
          </w:p>
          <w:p w14:paraId="1DDA8A5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FB0AA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0D4354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mailMessages;</w:t>
            </w:r>
          </w:p>
          <w:p w14:paraId="580BEC3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C7289A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118571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static SmtpClient PrepareSmtpClient(UserBase user) =&gt; new()</w:t>
            </w:r>
          </w:p>
          <w:p w14:paraId="0DD1CB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474CAD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Host = SmtpOptions.Host,</w:t>
            </w:r>
          </w:p>
          <w:p w14:paraId="4F9587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Port = SmtpOptions.Port,</w:t>
            </w:r>
          </w:p>
          <w:p w14:paraId="3683945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EnableSsl = SmtpOptions.EnableSSL,</w:t>
            </w:r>
          </w:p>
          <w:p w14:paraId="70DF0E9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DeliveryMethod = SmtpDeliveryMethod.Network,</w:t>
            </w:r>
          </w:p>
          <w:p w14:paraId="3840C00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UseDefaultCredentials = false,</w:t>
            </w:r>
          </w:p>
          <w:p w14:paraId="2712C2E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Credentials = new NetworkCredential(SmtpOptions.GmailEmail, SmtpOptions.GmailPassword)</w:t>
            </w:r>
          </w:p>
          <w:p w14:paraId="15CBD7E9" w14:textId="77777777" w:rsidR="00AB31D0" w:rsidRPr="00232D7C" w:rsidRDefault="00AB31D0" w:rsidP="00AB31D0">
            <w:pPr>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222CFEB3" w14:textId="2BF843F7" w:rsidR="00AB31D0" w:rsidRDefault="00AB31D0" w:rsidP="00AB31D0">
            <w:pPr>
              <w:ind w:firstLine="0"/>
              <w:rPr>
                <w:lang w:val="en-US"/>
              </w:rPr>
            </w:pPr>
            <w:r w:rsidRPr="00232D7C">
              <w:rPr>
                <w:rFonts w:ascii="Consolas" w:hAnsi="Consolas" w:cs="Consolas"/>
                <w:sz w:val="24"/>
                <w:szCs w:val="24"/>
              </w:rPr>
              <w:t>}</w:t>
            </w:r>
          </w:p>
        </w:tc>
      </w:tr>
    </w:tbl>
    <w:p w14:paraId="12FEEC47" w14:textId="77777777" w:rsidR="00AB31D0" w:rsidRPr="00AB31D0" w:rsidRDefault="00AB31D0" w:rsidP="00AB31D0">
      <w:pPr>
        <w:ind w:firstLine="0"/>
        <w:jc w:val="center"/>
        <w:rPr>
          <w:lang w:val="en-US"/>
        </w:rPr>
      </w:pPr>
    </w:p>
    <w:p w14:paraId="54444748" w14:textId="7398D7FD" w:rsidR="00663895" w:rsidRPr="008B676E" w:rsidRDefault="00663895" w:rsidP="008B676E">
      <w:pPr>
        <w:ind w:right="142"/>
        <w:jc w:val="right"/>
        <w:rPr>
          <w:b/>
          <w:rPrChange w:id="1971" w:author="Evgeny Sukharev" w:date="2021-06-15T17:06:00Z">
            <w:rPr/>
          </w:rPrChange>
        </w:rPr>
      </w:pPr>
      <w:r w:rsidRPr="008B676E">
        <w:rPr>
          <w:b/>
          <w:rPrChange w:id="1972" w:author="Evgeny Sukharev" w:date="2021-06-15T17:06:00Z">
            <w:rPr/>
          </w:rPrChange>
        </w:rPr>
        <w:t xml:space="preserve">Листинг </w:t>
      </w:r>
      <w:r w:rsidR="00DE7482" w:rsidRPr="008B676E">
        <w:rPr>
          <w:b/>
          <w:rPrChange w:id="1973" w:author="Evgeny Sukharev" w:date="2021-06-15T17:06:00Z">
            <w:rPr/>
          </w:rPrChange>
        </w:rPr>
        <w:t>В</w:t>
      </w:r>
      <w:r w:rsidRPr="008B676E">
        <w:rPr>
          <w:b/>
          <w:rPrChange w:id="1974" w:author="Evgeny Sukharev" w:date="2021-06-15T17:06:00Z">
            <w:rPr/>
          </w:rPrChange>
        </w:rPr>
        <w:t>.4</w:t>
      </w:r>
    </w:p>
    <w:p w14:paraId="04496D76" w14:textId="3C28A781" w:rsidR="00663895" w:rsidRDefault="00663895" w:rsidP="008B614D">
      <w:pPr>
        <w:pStyle w:val="affffff4"/>
        <w:rPr>
          <w:lang w:val="en-US"/>
        </w:rPr>
      </w:pPr>
      <w:r>
        <w:t xml:space="preserve">Контроллер </w:t>
      </w:r>
      <w:r>
        <w:rPr>
          <w:lang w:val="en-US"/>
        </w:rPr>
        <w:t>MessagesController</w:t>
      </w:r>
    </w:p>
    <w:tbl>
      <w:tblPr>
        <w:tblStyle w:val="af9"/>
        <w:tblW w:w="0" w:type="auto"/>
        <w:tblLook w:val="04A0" w:firstRow="1" w:lastRow="0" w:firstColumn="1" w:lastColumn="0" w:noHBand="0" w:noVBand="1"/>
        <w:tblPrChange w:id="1975" w:author="Evgeny Sukharev" w:date="2021-06-15T17:09:00Z">
          <w:tblPr>
            <w:tblStyle w:val="af9"/>
            <w:tblW w:w="0" w:type="auto"/>
            <w:tblLook w:val="04A0" w:firstRow="1" w:lastRow="0" w:firstColumn="1" w:lastColumn="0" w:noHBand="0" w:noVBand="1"/>
          </w:tblPr>
        </w:tblPrChange>
      </w:tblPr>
      <w:tblGrid>
        <w:gridCol w:w="9776"/>
        <w:tblGridChange w:id="1976">
          <w:tblGrid>
            <w:gridCol w:w="9628"/>
          </w:tblGrid>
        </w:tblGridChange>
      </w:tblGrid>
      <w:tr w:rsidR="00663895" w14:paraId="6321CAFA" w14:textId="77777777" w:rsidTr="008B676E">
        <w:tc>
          <w:tcPr>
            <w:tcW w:w="9776" w:type="dxa"/>
            <w:tcPrChange w:id="1977" w:author="Evgeny Sukharev" w:date="2021-06-15T17:09:00Z">
              <w:tcPr>
                <w:tcW w:w="9628" w:type="dxa"/>
              </w:tcPr>
            </w:tcPrChange>
          </w:tcPr>
          <w:p w14:paraId="5EABAB10"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[Authorize]</w:t>
            </w:r>
          </w:p>
          <w:p w14:paraId="7ACE70B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[Route(Constants.ApiPrefix + "messages")]</w:t>
            </w:r>
          </w:p>
          <w:p w14:paraId="5CC6BF2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MessagesController : ControllerBase</w:t>
            </w:r>
          </w:p>
          <w:p w14:paraId="4FA0D8B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8A6ED9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IRepository _repository;</w:t>
            </w:r>
          </w:p>
          <w:p w14:paraId="66F5EFD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private readonly IMapper _mapper;</w:t>
            </w:r>
          </w:p>
          <w:p w14:paraId="03FF8645" w14:textId="77777777" w:rsidR="00663895" w:rsidRPr="00232D7C" w:rsidRDefault="00663895" w:rsidP="00663895">
            <w:pPr>
              <w:spacing w:line="240" w:lineRule="auto"/>
              <w:ind w:firstLine="0"/>
              <w:jc w:val="left"/>
              <w:rPr>
                <w:rFonts w:ascii="Consolas" w:hAnsi="Consolas" w:cs="Consolas"/>
                <w:sz w:val="24"/>
                <w:szCs w:val="24"/>
                <w:lang w:val="en-US"/>
              </w:rPr>
            </w:pPr>
          </w:p>
          <w:p w14:paraId="7CCEB32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MessagesController(IRepository repository, IMapper mapper)</w:t>
            </w:r>
          </w:p>
          <w:p w14:paraId="20BB877B"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49490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_repository = repository;</w:t>
            </w:r>
          </w:p>
          <w:p w14:paraId="77839F74"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_mapper = mapper;</w:t>
            </w:r>
          </w:p>
          <w:p w14:paraId="0F892665"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92B0E8" w14:textId="77777777" w:rsidR="00663895" w:rsidRPr="00232D7C" w:rsidRDefault="00663895" w:rsidP="00663895">
            <w:pPr>
              <w:spacing w:line="240" w:lineRule="auto"/>
              <w:ind w:firstLine="0"/>
              <w:jc w:val="left"/>
              <w:rPr>
                <w:rFonts w:ascii="Consolas" w:hAnsi="Consolas" w:cs="Consolas"/>
                <w:sz w:val="24"/>
                <w:szCs w:val="24"/>
                <w:lang w:val="en-US"/>
              </w:rPr>
            </w:pPr>
          </w:p>
          <w:p w14:paraId="6599814E"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api/messages/list</w:t>
            </w:r>
          </w:p>
          <w:p w14:paraId="4D02830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[Route("list")]</w:t>
            </w:r>
          </w:p>
          <w:p w14:paraId="746A4AE8"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CC8A789"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w:t>
            </w:r>
          </w:p>
          <w:p w14:paraId="28CFF2FC" w14:textId="77777777" w:rsidR="00663895" w:rsidRPr="00232D7C" w:rsidRDefault="00663895" w:rsidP="00663895">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5655AE" w14:textId="6193756A" w:rsidR="00663895" w:rsidRPr="00232D7C" w:rsidRDefault="00663895"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tc>
      </w:tr>
    </w:tbl>
    <w:p w14:paraId="0B6C0FB2" w14:textId="3D71463E" w:rsidR="00AB31D0" w:rsidRPr="008B676E" w:rsidRDefault="00F549F9" w:rsidP="008B676E">
      <w:pPr>
        <w:ind w:right="142" w:firstLine="0"/>
        <w:jc w:val="right"/>
        <w:rPr>
          <w:b/>
          <w:lang w:val="en-US"/>
          <w:rPrChange w:id="1978" w:author="Evgeny Sukharev" w:date="2021-06-15T17:06:00Z">
            <w:rPr>
              <w:lang w:val="en-US"/>
            </w:rPr>
          </w:rPrChange>
        </w:rPr>
      </w:pPr>
      <w:ins w:id="1979" w:author="Evgeny Sukharev" w:date="2021-06-17T22:54:00Z">
        <w:r>
          <w:rPr>
            <w:b/>
          </w:rPr>
          <w:t xml:space="preserve">Продолжение </w:t>
        </w:r>
      </w:ins>
      <w:del w:id="1980" w:author="Evgeny Sukharev" w:date="2021-06-17T22:54:00Z">
        <w:r w:rsidR="00AB31D0" w:rsidRPr="008B676E" w:rsidDel="00F549F9">
          <w:rPr>
            <w:b/>
            <w:rPrChange w:id="1981" w:author="Evgeny Sukharev" w:date="2021-06-15T17:06:00Z">
              <w:rPr/>
            </w:rPrChange>
          </w:rPr>
          <w:delText>Л</w:delText>
        </w:r>
      </w:del>
      <w:ins w:id="1982" w:author="Evgeny Sukharev" w:date="2021-06-17T22:54:00Z">
        <w:r>
          <w:rPr>
            <w:b/>
          </w:rPr>
          <w:t>л</w:t>
        </w:r>
      </w:ins>
      <w:r w:rsidR="00AB31D0" w:rsidRPr="008B676E">
        <w:rPr>
          <w:b/>
          <w:rPrChange w:id="1983" w:author="Evgeny Sukharev" w:date="2021-06-15T17:06:00Z">
            <w:rPr/>
          </w:rPrChange>
        </w:rPr>
        <w:t>истинг</w:t>
      </w:r>
      <w:ins w:id="1984" w:author="Evgeny Sukharev" w:date="2021-06-17T22:54:00Z">
        <w:r>
          <w:rPr>
            <w:b/>
          </w:rPr>
          <w:t>а</w:t>
        </w:r>
      </w:ins>
      <w:r w:rsidR="00AB31D0" w:rsidRPr="008B676E">
        <w:rPr>
          <w:b/>
          <w:rPrChange w:id="1985" w:author="Evgeny Sukharev" w:date="2021-06-15T17:06:00Z">
            <w:rPr/>
          </w:rPrChange>
        </w:rPr>
        <w:t xml:space="preserve"> В.4</w:t>
      </w:r>
      <w:del w:id="1986" w:author="Evgeny Sukharev" w:date="2021-06-17T22:54:00Z">
        <w:r w:rsidR="00AB31D0" w:rsidRPr="008B676E" w:rsidDel="00F549F9">
          <w:rPr>
            <w:b/>
            <w:rPrChange w:id="1987" w:author="Evgeny Sukharev" w:date="2021-06-15T17:06:00Z">
              <w:rPr/>
            </w:rPrChange>
          </w:rPr>
          <w:delText>. Продолжение</w:delText>
        </w:r>
        <w:r w:rsidR="00AB31D0" w:rsidRPr="008B676E" w:rsidDel="00F549F9">
          <w:rPr>
            <w:b/>
            <w:lang w:val="en-US"/>
            <w:rPrChange w:id="1988" w:author="Evgeny Sukharev" w:date="2021-06-15T17:06:00Z">
              <w:rPr>
                <w:lang w:val="en-US"/>
              </w:rPr>
            </w:rPrChange>
          </w:rPr>
          <w:delText xml:space="preserve"> 1</w:delText>
        </w:r>
      </w:del>
    </w:p>
    <w:p w14:paraId="4837FA13" w14:textId="649ADC1F" w:rsidR="00AB31D0" w:rsidRDefault="00AB31D0" w:rsidP="00AB31D0">
      <w:pPr>
        <w:pStyle w:val="affffff4"/>
        <w:rPr>
          <w:lang w:val="en-US"/>
        </w:rPr>
      </w:pPr>
      <w:r>
        <w:t xml:space="preserve">Контроллер </w:t>
      </w:r>
      <w:r>
        <w:rPr>
          <w:lang w:val="en-US"/>
        </w:rPr>
        <w:t>MessagesController</w:t>
      </w:r>
    </w:p>
    <w:tbl>
      <w:tblPr>
        <w:tblStyle w:val="af9"/>
        <w:tblW w:w="9776" w:type="dxa"/>
        <w:tblLayout w:type="fixed"/>
        <w:tblLook w:val="04A0" w:firstRow="1" w:lastRow="0" w:firstColumn="1" w:lastColumn="0" w:noHBand="0" w:noVBand="1"/>
        <w:tblPrChange w:id="1989" w:author="Evgeny Sukharev" w:date="2021-06-15T17:09:00Z">
          <w:tblPr>
            <w:tblStyle w:val="af9"/>
            <w:tblW w:w="0" w:type="auto"/>
            <w:tblLook w:val="04A0" w:firstRow="1" w:lastRow="0" w:firstColumn="1" w:lastColumn="0" w:noHBand="0" w:noVBand="1"/>
          </w:tblPr>
        </w:tblPrChange>
      </w:tblPr>
      <w:tblGrid>
        <w:gridCol w:w="9776"/>
        <w:tblGridChange w:id="1990">
          <w:tblGrid>
            <w:gridCol w:w="9913"/>
          </w:tblGrid>
        </w:tblGridChange>
      </w:tblGrid>
      <w:tr w:rsidR="00AB31D0" w:rsidRPr="00247CA3" w14:paraId="11081B22" w14:textId="77777777" w:rsidTr="008B676E">
        <w:tc>
          <w:tcPr>
            <w:tcW w:w="9776" w:type="dxa"/>
            <w:tcPrChange w:id="1991" w:author="Evgeny Sukharev" w:date="2021-06-15T17:09:00Z">
              <w:tcPr>
                <w:tcW w:w="9628" w:type="dxa"/>
              </w:tcPr>
            </w:tcPrChange>
          </w:tcPr>
          <w:p w14:paraId="2267016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64AE217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_repository.MessagesIncludeAll</w:t>
            </w:r>
          </w:p>
          <w:p w14:paraId="0745AF0A" w14:textId="77777777" w:rsidR="00AB31D0" w:rsidRPr="00232D7C" w:rsidRDefault="00AB31D0" w:rsidP="008B676E">
            <w:pPr>
              <w:spacing w:line="240" w:lineRule="auto"/>
              <w:ind w:right="172" w:firstLine="0"/>
              <w:jc w:val="left"/>
              <w:rPr>
                <w:rFonts w:ascii="Consolas" w:hAnsi="Consolas" w:cs="Consolas"/>
                <w:sz w:val="24"/>
                <w:szCs w:val="24"/>
                <w:lang w:val="en-US"/>
              </w:rPr>
            </w:pPr>
            <w:r w:rsidRPr="00232D7C">
              <w:rPr>
                <w:rFonts w:ascii="Consolas" w:hAnsi="Consolas" w:cs="Consolas"/>
                <w:sz w:val="24"/>
                <w:szCs w:val="24"/>
                <w:lang w:val="en-US"/>
              </w:rPr>
              <w:t xml:space="preserve">                    .Select(message =&gt; _mapper.Map&lt;MessageProjection&gt;(message))</w:t>
            </w:r>
          </w:p>
          <w:p w14:paraId="1758D4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.ToListAsync();</w:t>
            </w:r>
          </w:p>
          <w:p w14:paraId="45EE183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ApiResponse.Successful&lt;IEnumerable&lt;MessageProjection&gt;&gt;(messageProjections);</w:t>
            </w:r>
          </w:p>
          <w:p w14:paraId="5A24AB3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BC9024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7969E29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27AC6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030DBF9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17AD0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F9F97E1" w14:textId="77777777" w:rsidR="00AB31D0" w:rsidRPr="00232D7C" w:rsidRDefault="00AB31D0" w:rsidP="00AB31D0">
            <w:pPr>
              <w:spacing w:line="240" w:lineRule="auto"/>
              <w:ind w:firstLine="0"/>
              <w:jc w:val="left"/>
              <w:rPr>
                <w:rFonts w:ascii="Consolas" w:hAnsi="Consolas" w:cs="Consolas"/>
                <w:sz w:val="24"/>
                <w:szCs w:val="24"/>
                <w:lang w:val="en-US"/>
              </w:rPr>
            </w:pPr>
          </w:p>
          <w:p w14:paraId="4892575F" w14:textId="77777777" w:rsidR="00AB31D0" w:rsidRPr="00232D7C" w:rsidRDefault="00AB31D0" w:rsidP="00AB31D0">
            <w:pPr>
              <w:spacing w:line="240" w:lineRule="auto"/>
              <w:ind w:firstLine="0"/>
              <w:jc w:val="left"/>
              <w:rPr>
                <w:rFonts w:ascii="Consolas" w:hAnsi="Consolas" w:cs="Consolas"/>
                <w:sz w:val="24"/>
                <w:szCs w:val="24"/>
                <w:lang w:val="en-US"/>
              </w:rPr>
            </w:pPr>
          </w:p>
          <w:p w14:paraId="312EC00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api/messages/id</w:t>
            </w:r>
          </w:p>
          <w:p w14:paraId="698A020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6E7C511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2406A1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Task&lt;ApiResponse&lt;MessageProjection&gt;&gt; Get(long id)</w:t>
            </w:r>
          </w:p>
          <w:p w14:paraId="6C3333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B76F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012098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A85A4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_repository.MessagesIncludeAll</w:t>
            </w:r>
          </w:p>
          <w:p w14:paraId="5403192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.AsNoTracking()</w:t>
            </w:r>
          </w:p>
          <w:p w14:paraId="15E9CA0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.Where(m =&gt; m.MessageId == id)</w:t>
            </w:r>
          </w:p>
          <w:p w14:paraId="44F88A5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.FirstOrDefaultAsync();</w:t>
            </w:r>
          </w:p>
          <w:p w14:paraId="0DDF377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75FBB9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 = _mapper</w:t>
            </w:r>
          </w:p>
          <w:p w14:paraId="3EACE7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.Map&lt;MessageProjection&gt;(message ?? throw new Exception("Message not found"));</w:t>
            </w:r>
          </w:p>
          <w:p w14:paraId="0A4B296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080ED6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w:t>
            </w:r>
          </w:p>
          <w:p w14:paraId="6D2041B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986C7C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12AAF3B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3536AF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ApiResponse.Failed&lt;MessageProjection&gt;(exception.Message);</w:t>
            </w:r>
          </w:p>
          <w:p w14:paraId="723BA99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5E635E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BB00CA2" w14:textId="77777777" w:rsidR="00AB31D0" w:rsidRPr="00232D7C" w:rsidRDefault="00AB31D0" w:rsidP="00AB31D0">
            <w:pPr>
              <w:spacing w:line="240" w:lineRule="auto"/>
              <w:ind w:firstLine="0"/>
              <w:jc w:val="left"/>
              <w:rPr>
                <w:rFonts w:ascii="Consolas" w:hAnsi="Consolas" w:cs="Consolas"/>
                <w:sz w:val="24"/>
                <w:szCs w:val="24"/>
                <w:lang w:val="en-US"/>
              </w:rPr>
            </w:pPr>
          </w:p>
          <w:p w14:paraId="4BE1719A" w14:textId="77777777" w:rsidR="00AB31D0" w:rsidRPr="00232D7C" w:rsidRDefault="00AB31D0" w:rsidP="00AB31D0">
            <w:pPr>
              <w:spacing w:line="240" w:lineRule="auto"/>
              <w:ind w:firstLine="0"/>
              <w:jc w:val="left"/>
              <w:rPr>
                <w:rFonts w:ascii="Consolas" w:hAnsi="Consolas" w:cs="Consolas"/>
                <w:sz w:val="24"/>
                <w:szCs w:val="24"/>
                <w:lang w:val="en-US"/>
              </w:rPr>
            </w:pPr>
          </w:p>
          <w:p w14:paraId="22CFF71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api/messages/queue/id</w:t>
            </w:r>
          </w:p>
          <w:p w14:paraId="1F47E90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[Route("queue/{id}")]</w:t>
            </w:r>
          </w:p>
          <w:p w14:paraId="24C3950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471879DE" w14:textId="31C54283"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GetMessageForQueue(int id)</w:t>
            </w:r>
          </w:p>
        </w:tc>
      </w:tr>
    </w:tbl>
    <w:p w14:paraId="23FB7418" w14:textId="70FA73CE" w:rsidR="00AB31D0" w:rsidRPr="00F549F9" w:rsidRDefault="00F549F9" w:rsidP="008B676E">
      <w:pPr>
        <w:ind w:right="142" w:firstLine="0"/>
        <w:jc w:val="right"/>
        <w:rPr>
          <w:b/>
          <w:rPrChange w:id="1992" w:author="Evgeny Sukharev" w:date="2021-06-17T22:54:00Z">
            <w:rPr>
              <w:lang w:val="en-US"/>
            </w:rPr>
          </w:rPrChange>
        </w:rPr>
      </w:pPr>
      <w:ins w:id="1993" w:author="Evgeny Sukharev" w:date="2021-06-17T22:54:00Z">
        <w:r>
          <w:rPr>
            <w:b/>
          </w:rPr>
          <w:t>Продолжение л</w:t>
        </w:r>
        <w:r w:rsidRPr="00584BA3">
          <w:rPr>
            <w:b/>
          </w:rPr>
          <w:t>истинг</w:t>
        </w:r>
        <w:r>
          <w:rPr>
            <w:b/>
          </w:rPr>
          <w:t>а</w:t>
        </w:r>
        <w:r w:rsidRPr="00584BA3">
          <w:rPr>
            <w:b/>
          </w:rPr>
          <w:t xml:space="preserve"> В.4</w:t>
        </w:r>
      </w:ins>
      <w:del w:id="1994" w:author="Evgeny Sukharev" w:date="2021-06-17T22:54:00Z">
        <w:r w:rsidR="00AB31D0" w:rsidRPr="008B676E" w:rsidDel="00F549F9">
          <w:rPr>
            <w:b/>
            <w:rPrChange w:id="1995" w:author="Evgeny Sukharev" w:date="2021-06-15T17:06:00Z">
              <w:rPr/>
            </w:rPrChange>
          </w:rPr>
          <w:delText>Листинг В.4. Продолжение</w:delText>
        </w:r>
        <w:r w:rsidR="00AB31D0" w:rsidRPr="00F549F9" w:rsidDel="00F549F9">
          <w:rPr>
            <w:b/>
            <w:rPrChange w:id="1996" w:author="Evgeny Sukharev" w:date="2021-06-17T22:54:00Z">
              <w:rPr>
                <w:lang w:val="en-US"/>
              </w:rPr>
            </w:rPrChange>
          </w:rPr>
          <w:delText xml:space="preserve"> 2</w:delText>
        </w:r>
      </w:del>
    </w:p>
    <w:p w14:paraId="09A14A15" w14:textId="7E88FE9B" w:rsidR="00AB31D0" w:rsidRPr="00F549F9" w:rsidRDefault="00AB31D0" w:rsidP="00AB31D0">
      <w:pPr>
        <w:pStyle w:val="affffff4"/>
        <w:rPr>
          <w:rPrChange w:id="1997" w:author="Evgeny Sukharev" w:date="2021-06-17T22:54:00Z">
            <w:rPr>
              <w:lang w:val="en-US"/>
            </w:rPr>
          </w:rPrChange>
        </w:rPr>
      </w:pPr>
      <w:r>
        <w:t xml:space="preserve">Контроллер </w:t>
      </w:r>
      <w:r>
        <w:rPr>
          <w:lang w:val="en-US"/>
        </w:rPr>
        <w:t>MessagesController</w:t>
      </w:r>
    </w:p>
    <w:tbl>
      <w:tblPr>
        <w:tblStyle w:val="af9"/>
        <w:tblW w:w="0" w:type="auto"/>
        <w:tblLook w:val="04A0" w:firstRow="1" w:lastRow="0" w:firstColumn="1" w:lastColumn="0" w:noHBand="0" w:noVBand="1"/>
        <w:tblPrChange w:id="1998" w:author="Evgeny Sukharev" w:date="2021-06-15T17:09:00Z">
          <w:tblPr>
            <w:tblStyle w:val="af9"/>
            <w:tblW w:w="0" w:type="auto"/>
            <w:tblLook w:val="04A0" w:firstRow="1" w:lastRow="0" w:firstColumn="1" w:lastColumn="0" w:noHBand="0" w:noVBand="1"/>
          </w:tblPr>
        </w:tblPrChange>
      </w:tblPr>
      <w:tblGrid>
        <w:gridCol w:w="9776"/>
        <w:tblGridChange w:id="1999">
          <w:tblGrid>
            <w:gridCol w:w="9628"/>
          </w:tblGrid>
        </w:tblGridChange>
      </w:tblGrid>
      <w:tr w:rsidR="00AB31D0" w14:paraId="0D70D211" w14:textId="77777777" w:rsidTr="008B676E">
        <w:tc>
          <w:tcPr>
            <w:tcW w:w="9776" w:type="dxa"/>
            <w:tcPrChange w:id="2000" w:author="Evgeny Sukharev" w:date="2021-06-15T17:09:00Z">
              <w:tcPr>
                <w:tcW w:w="9628" w:type="dxa"/>
              </w:tcPr>
            </w:tcPrChange>
          </w:tcPr>
          <w:p w14:paraId="66A9BD1D" w14:textId="77777777" w:rsidR="00AB31D0" w:rsidRPr="00232D7C" w:rsidRDefault="00AB31D0" w:rsidP="00AB31D0">
            <w:pPr>
              <w:spacing w:line="240" w:lineRule="auto"/>
              <w:ind w:firstLine="0"/>
              <w:jc w:val="left"/>
              <w:rPr>
                <w:rFonts w:ascii="Consolas" w:hAnsi="Consolas" w:cs="Consolas"/>
                <w:sz w:val="24"/>
                <w:szCs w:val="24"/>
                <w:lang w:val="en-US"/>
              </w:rPr>
            </w:pPr>
            <w:r w:rsidRPr="00717A4D">
              <w:rPr>
                <w:rFonts w:ascii="Consolas" w:hAnsi="Consolas" w:cs="Consolas"/>
                <w:sz w:val="24"/>
                <w:szCs w:val="24"/>
                <w:lang w:val="en-US"/>
              </w:rPr>
              <w:t xml:space="preserve">        </w:t>
            </w:r>
            <w:r w:rsidRPr="00232D7C">
              <w:rPr>
                <w:rFonts w:ascii="Consolas" w:hAnsi="Consolas" w:cs="Consolas"/>
                <w:sz w:val="24"/>
                <w:szCs w:val="24"/>
                <w:lang w:val="en-US"/>
              </w:rPr>
              <w:t>{</w:t>
            </w:r>
          </w:p>
          <w:p w14:paraId="18C8ECC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6F2FA58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1EEA1E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messages = await _repository.GetMessagesForQueue(id);</w:t>
            </w:r>
          </w:p>
          <w:p w14:paraId="0AC5339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messages</w:t>
            </w:r>
          </w:p>
          <w:p w14:paraId="4A59158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569C99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50A8E8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AF259C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E6C3FC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D8810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1D9BB8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8FD3F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7EE5CC" w14:textId="77777777" w:rsidR="00AB31D0" w:rsidRPr="00232D7C" w:rsidRDefault="00AB31D0" w:rsidP="00AB31D0">
            <w:pPr>
              <w:spacing w:line="240" w:lineRule="auto"/>
              <w:ind w:firstLine="0"/>
              <w:jc w:val="left"/>
              <w:rPr>
                <w:rFonts w:ascii="Consolas" w:hAnsi="Consolas" w:cs="Consolas"/>
                <w:sz w:val="24"/>
                <w:szCs w:val="24"/>
                <w:lang w:val="en-US"/>
              </w:rPr>
            </w:pPr>
          </w:p>
          <w:p w14:paraId="6D4282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api/messages/user/id</w:t>
            </w:r>
          </w:p>
          <w:p w14:paraId="2B98157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[Route("user/{id}")]</w:t>
            </w:r>
          </w:p>
          <w:p w14:paraId="047C95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3A789C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Task&lt;ApiResponse&lt;IEnumerable&lt;MessageProjection&gt;&gt;&gt; GetListForUser(long id)</w:t>
            </w:r>
          </w:p>
          <w:p w14:paraId="4020E7F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70574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75D2445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E94CB3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messageProjections = (await _repository</w:t>
            </w:r>
          </w:p>
          <w:p w14:paraId="4D4508D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.GetMessagesForUser(id))</w:t>
            </w:r>
          </w:p>
          <w:p w14:paraId="6C7231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.Select(m =&gt; _mapper.Map&lt;MessageProjection&gt;(m));</w:t>
            </w:r>
          </w:p>
          <w:p w14:paraId="73E490B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ApiResponse.Successful(messageProjections);</w:t>
            </w:r>
          </w:p>
          <w:p w14:paraId="2290C5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6EB089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1B4EC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4E8C40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ApiResponse.Failed&lt;IEnumerable&lt;MessageProjection&gt;&gt;(exception.Message);</w:t>
            </w:r>
          </w:p>
          <w:p w14:paraId="60B4FAD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A07C9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7D279DA" w14:textId="77777777" w:rsidR="00AB31D0" w:rsidRPr="00232D7C" w:rsidRDefault="00AB31D0" w:rsidP="00AB31D0">
            <w:pPr>
              <w:spacing w:line="240" w:lineRule="auto"/>
              <w:ind w:firstLine="0"/>
              <w:jc w:val="left"/>
              <w:rPr>
                <w:rFonts w:ascii="Consolas" w:hAnsi="Consolas" w:cs="Consolas"/>
                <w:sz w:val="24"/>
                <w:szCs w:val="24"/>
                <w:lang w:val="en-US"/>
              </w:rPr>
            </w:pPr>
          </w:p>
          <w:p w14:paraId="20996A2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GET api/messages/next</w:t>
            </w:r>
          </w:p>
          <w:p w14:paraId="388A185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[Route("next")]</w:t>
            </w:r>
          </w:p>
          <w:p w14:paraId="24D552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[HttpGet]</w:t>
            </w:r>
          </w:p>
          <w:p w14:paraId="26BC3A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Task&lt;ApiResponse&lt;Message&gt;&gt; Get()</w:t>
            </w:r>
          </w:p>
          <w:p w14:paraId="1E2834D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7F232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3375226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FB4C37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message = await _repository.GetCurrentMessageFromBusiestQueue();</w:t>
            </w:r>
          </w:p>
          <w:p w14:paraId="44BACE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(message is null)</w:t>
            </w:r>
          </w:p>
          <w:p w14:paraId="4DA1EE4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83F2E3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Exception("All queues are empty");</w:t>
            </w:r>
          </w:p>
          <w:p w14:paraId="1A3F6776" w14:textId="6E9D861B"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tc>
      </w:tr>
    </w:tbl>
    <w:p w14:paraId="2924CA93" w14:textId="0AB98DBE" w:rsidR="00AB31D0" w:rsidRPr="00C15121" w:rsidRDefault="00F549F9" w:rsidP="008B676E">
      <w:pPr>
        <w:ind w:right="142" w:firstLine="0"/>
        <w:jc w:val="right"/>
        <w:rPr>
          <w:b/>
          <w:rPrChange w:id="2001" w:author="Evgeny Sukharev" w:date="2021-06-15T17:17:00Z">
            <w:rPr>
              <w:lang w:val="en-US"/>
            </w:rPr>
          </w:rPrChange>
        </w:rPr>
      </w:pPr>
      <w:ins w:id="2002" w:author="Evgeny Sukharev" w:date="2021-06-17T22:54:00Z">
        <w:r>
          <w:rPr>
            <w:b/>
          </w:rPr>
          <w:t>Продолжение л</w:t>
        </w:r>
        <w:r w:rsidRPr="00584BA3">
          <w:rPr>
            <w:b/>
          </w:rPr>
          <w:t>истинг</w:t>
        </w:r>
        <w:r>
          <w:rPr>
            <w:b/>
          </w:rPr>
          <w:t>а</w:t>
        </w:r>
        <w:r w:rsidRPr="00584BA3">
          <w:rPr>
            <w:b/>
          </w:rPr>
          <w:t xml:space="preserve"> В.4</w:t>
        </w:r>
      </w:ins>
      <w:del w:id="2003" w:author="Evgeny Sukharev" w:date="2021-06-17T22:54:00Z">
        <w:r w:rsidR="00AB31D0" w:rsidRPr="008B676E" w:rsidDel="00F549F9">
          <w:rPr>
            <w:b/>
            <w:rPrChange w:id="2004" w:author="Evgeny Sukharev" w:date="2021-06-15T17:07:00Z">
              <w:rPr/>
            </w:rPrChange>
          </w:rPr>
          <w:delText>Листинг</w:delText>
        </w:r>
        <w:r w:rsidR="00AB31D0" w:rsidRPr="00C15121" w:rsidDel="00F549F9">
          <w:rPr>
            <w:b/>
            <w:rPrChange w:id="2005" w:author="Evgeny Sukharev" w:date="2021-06-15T17:17:00Z">
              <w:rPr>
                <w:lang w:val="en-US"/>
              </w:rPr>
            </w:rPrChange>
          </w:rPr>
          <w:delText xml:space="preserve"> </w:delText>
        </w:r>
        <w:r w:rsidR="00AB31D0" w:rsidRPr="008B676E" w:rsidDel="00F549F9">
          <w:rPr>
            <w:b/>
            <w:rPrChange w:id="2006" w:author="Evgeny Sukharev" w:date="2021-06-15T17:07:00Z">
              <w:rPr/>
            </w:rPrChange>
          </w:rPr>
          <w:delText>В</w:delText>
        </w:r>
        <w:r w:rsidR="00AB31D0" w:rsidRPr="00C15121" w:rsidDel="00F549F9">
          <w:rPr>
            <w:b/>
            <w:rPrChange w:id="2007" w:author="Evgeny Sukharev" w:date="2021-06-15T17:17:00Z">
              <w:rPr>
                <w:lang w:val="en-US"/>
              </w:rPr>
            </w:rPrChange>
          </w:rPr>
          <w:delText xml:space="preserve">.4. </w:delText>
        </w:r>
        <w:r w:rsidR="00AB31D0" w:rsidRPr="008B676E" w:rsidDel="00F549F9">
          <w:rPr>
            <w:b/>
            <w:rPrChange w:id="2008" w:author="Evgeny Sukharev" w:date="2021-06-15T17:07:00Z">
              <w:rPr/>
            </w:rPrChange>
          </w:rPr>
          <w:delText>Продолжение</w:delText>
        </w:r>
        <w:r w:rsidR="00AB31D0" w:rsidRPr="00C15121" w:rsidDel="00F549F9">
          <w:rPr>
            <w:b/>
            <w:rPrChange w:id="2009" w:author="Evgeny Sukharev" w:date="2021-06-15T17:17:00Z">
              <w:rPr>
                <w:lang w:val="en-US"/>
              </w:rPr>
            </w:rPrChange>
          </w:rPr>
          <w:delText xml:space="preserve"> 3</w:delText>
        </w:r>
      </w:del>
    </w:p>
    <w:p w14:paraId="46D8B6F6" w14:textId="4D1C00C1" w:rsidR="00AB31D0" w:rsidRPr="00C15121" w:rsidRDefault="00AB31D0" w:rsidP="00AB31D0">
      <w:pPr>
        <w:pStyle w:val="affffff4"/>
        <w:rPr>
          <w:rPrChange w:id="2010" w:author="Evgeny Sukharev" w:date="2021-06-15T17:17:00Z">
            <w:rPr>
              <w:lang w:val="en-US"/>
            </w:rPr>
          </w:rPrChange>
        </w:rPr>
      </w:pPr>
      <w:r>
        <w:t xml:space="preserve">Контроллер </w:t>
      </w:r>
      <w:r>
        <w:rPr>
          <w:lang w:val="en-US"/>
        </w:rPr>
        <w:t>MessagesController</w:t>
      </w:r>
    </w:p>
    <w:tbl>
      <w:tblPr>
        <w:tblStyle w:val="af9"/>
        <w:tblW w:w="0" w:type="auto"/>
        <w:tblLook w:val="04A0" w:firstRow="1" w:lastRow="0" w:firstColumn="1" w:lastColumn="0" w:noHBand="0" w:noVBand="1"/>
        <w:tblPrChange w:id="2011" w:author="Evgeny Sukharev" w:date="2021-06-15T17:09:00Z">
          <w:tblPr>
            <w:tblStyle w:val="af9"/>
            <w:tblW w:w="0" w:type="auto"/>
            <w:tblLook w:val="04A0" w:firstRow="1" w:lastRow="0" w:firstColumn="1" w:lastColumn="0" w:noHBand="0" w:noVBand="1"/>
          </w:tblPr>
        </w:tblPrChange>
      </w:tblPr>
      <w:tblGrid>
        <w:gridCol w:w="9776"/>
        <w:tblGridChange w:id="2012">
          <w:tblGrid>
            <w:gridCol w:w="9628"/>
          </w:tblGrid>
        </w:tblGridChange>
      </w:tblGrid>
      <w:tr w:rsidR="00AB31D0" w14:paraId="76448136" w14:textId="77777777" w:rsidTr="008B676E">
        <w:tc>
          <w:tcPr>
            <w:tcW w:w="9776" w:type="dxa"/>
            <w:tcPrChange w:id="2013" w:author="Evgeny Sukharev" w:date="2021-06-15T17:09:00Z">
              <w:tcPr>
                <w:tcW w:w="9628" w:type="dxa"/>
              </w:tcPr>
            </w:tcPrChange>
          </w:tcPr>
          <w:p w14:paraId="4C80F21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message.AttachedFiles = await _repository.GetAttachedFilesForMessage(message.MessageId);</w:t>
            </w:r>
          </w:p>
          <w:p w14:paraId="09D4F710" w14:textId="77777777" w:rsidR="00AB31D0" w:rsidRPr="00232D7C" w:rsidRDefault="00AB31D0" w:rsidP="00AB31D0">
            <w:pPr>
              <w:spacing w:line="240" w:lineRule="auto"/>
              <w:ind w:firstLine="0"/>
              <w:jc w:val="left"/>
              <w:rPr>
                <w:rFonts w:ascii="Consolas" w:hAnsi="Consolas" w:cs="Consolas"/>
                <w:sz w:val="24"/>
                <w:szCs w:val="24"/>
                <w:lang w:val="en-US"/>
              </w:rPr>
            </w:pPr>
          </w:p>
          <w:p w14:paraId="4A16E0F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ApiResponse.Successful(message);</w:t>
            </w:r>
          </w:p>
          <w:p w14:paraId="6AC0B6B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E2DC47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3CD8235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ACF928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ApiResponse.Failed&lt;Message&gt;(exception.Message);</w:t>
            </w:r>
          </w:p>
          <w:p w14:paraId="1835E093"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5F5277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8F7E5B0" w14:textId="77777777" w:rsidR="00AB31D0" w:rsidRPr="00232D7C" w:rsidRDefault="00AB31D0" w:rsidP="00AB31D0">
            <w:pPr>
              <w:spacing w:line="240" w:lineRule="auto"/>
              <w:ind w:firstLine="0"/>
              <w:jc w:val="left"/>
              <w:rPr>
                <w:rFonts w:ascii="Consolas" w:hAnsi="Consolas" w:cs="Consolas"/>
                <w:sz w:val="24"/>
                <w:szCs w:val="24"/>
                <w:lang w:val="en-US"/>
              </w:rPr>
            </w:pPr>
          </w:p>
          <w:p w14:paraId="29334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POST api/messages</w:t>
            </w:r>
          </w:p>
          <w:p w14:paraId="2E7E2C1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[HttpPost]</w:t>
            </w:r>
          </w:p>
          <w:p w14:paraId="396D1D6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Post([FromBody]Message message)</w:t>
            </w:r>
          </w:p>
          <w:p w14:paraId="2A0CFB97"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1C922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204BF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00E51F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result = await _repository.InsertMessage(message);</w:t>
            </w:r>
          </w:p>
          <w:p w14:paraId="706B3C6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if (result &lt;= 0)</w:t>
            </w:r>
          </w:p>
          <w:p w14:paraId="5CF94D4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31775FC"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throw new Exception("Message inserting failed");</w:t>
            </w:r>
          </w:p>
          <w:p w14:paraId="16163DC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4CF77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19BDCFC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1D970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DBD722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7D04C7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6D11F0A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4493F4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90E860D" w14:textId="77777777" w:rsidR="00AB31D0" w:rsidRPr="00232D7C" w:rsidRDefault="00AB31D0" w:rsidP="00AB31D0">
            <w:pPr>
              <w:spacing w:line="240" w:lineRule="auto"/>
              <w:ind w:firstLine="0"/>
              <w:jc w:val="left"/>
              <w:rPr>
                <w:rFonts w:ascii="Consolas" w:hAnsi="Consolas" w:cs="Consolas"/>
                <w:sz w:val="24"/>
                <w:szCs w:val="24"/>
                <w:lang w:val="en-US"/>
              </w:rPr>
            </w:pPr>
          </w:p>
          <w:p w14:paraId="6D397E1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PUT api/messages/id</w:t>
            </w:r>
          </w:p>
          <w:p w14:paraId="51A6D1E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7CF88E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[HttpPut]</w:t>
            </w:r>
          </w:p>
          <w:p w14:paraId="3FC2B9D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Put([FromBody] Message message)</w:t>
            </w:r>
          </w:p>
          <w:p w14:paraId="2C5F427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86C5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6451EF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74C0AD8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_repository.UpdateMessage(message);</w:t>
            </w:r>
          </w:p>
          <w:p w14:paraId="1ECD49A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448EE45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38DA5CD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2C291E7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081A992"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49531BA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1459D3A8"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51987A8" w14:textId="77777777" w:rsidR="00AB31D0" w:rsidRPr="00232D7C" w:rsidRDefault="00AB31D0" w:rsidP="00AB31D0">
            <w:pPr>
              <w:spacing w:line="240" w:lineRule="auto"/>
              <w:ind w:firstLine="0"/>
              <w:jc w:val="left"/>
              <w:rPr>
                <w:rFonts w:ascii="Consolas" w:hAnsi="Consolas" w:cs="Consolas"/>
                <w:sz w:val="24"/>
                <w:szCs w:val="24"/>
                <w:lang w:val="en-US"/>
              </w:rPr>
            </w:pPr>
          </w:p>
          <w:p w14:paraId="1B5A6795" w14:textId="13EEFE6C" w:rsidR="00AB31D0" w:rsidRP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 DELETE api/messages/id</w:t>
            </w:r>
          </w:p>
        </w:tc>
      </w:tr>
    </w:tbl>
    <w:p w14:paraId="05E4D279" w14:textId="77777777" w:rsidR="00273426" w:rsidRDefault="00273426" w:rsidP="00AB31D0">
      <w:pPr>
        <w:ind w:firstLine="0"/>
        <w:jc w:val="right"/>
      </w:pPr>
    </w:p>
    <w:p w14:paraId="4655BB50" w14:textId="5200B874" w:rsidR="00AB31D0" w:rsidRPr="008B676E" w:rsidRDefault="00F549F9" w:rsidP="008B676E">
      <w:pPr>
        <w:ind w:right="142" w:firstLine="0"/>
        <w:jc w:val="right"/>
        <w:rPr>
          <w:b/>
          <w:lang w:val="en-US"/>
          <w:rPrChange w:id="2014" w:author="Evgeny Sukharev" w:date="2021-06-15T17:07:00Z">
            <w:rPr>
              <w:lang w:val="en-US"/>
            </w:rPr>
          </w:rPrChange>
        </w:rPr>
      </w:pPr>
      <w:ins w:id="2015" w:author="Evgeny Sukharev" w:date="2021-06-17T22:54:00Z">
        <w:r>
          <w:rPr>
            <w:b/>
          </w:rPr>
          <w:t>Окончание л</w:t>
        </w:r>
        <w:r w:rsidRPr="00584BA3">
          <w:rPr>
            <w:b/>
          </w:rPr>
          <w:t>истинг</w:t>
        </w:r>
        <w:r>
          <w:rPr>
            <w:b/>
          </w:rPr>
          <w:t>а</w:t>
        </w:r>
        <w:r w:rsidRPr="00584BA3">
          <w:rPr>
            <w:b/>
          </w:rPr>
          <w:t xml:space="preserve"> В.4</w:t>
        </w:r>
      </w:ins>
      <w:del w:id="2016" w:author="Evgeny Sukharev" w:date="2021-06-17T22:54:00Z">
        <w:r w:rsidR="00AB31D0" w:rsidRPr="008B676E" w:rsidDel="00F549F9">
          <w:rPr>
            <w:b/>
            <w:rPrChange w:id="2017" w:author="Evgeny Sukharev" w:date="2021-06-15T17:07:00Z">
              <w:rPr/>
            </w:rPrChange>
          </w:rPr>
          <w:delText>Листинг</w:delText>
        </w:r>
        <w:r w:rsidR="00AB31D0" w:rsidRPr="008B676E" w:rsidDel="00F549F9">
          <w:rPr>
            <w:b/>
            <w:lang w:val="en-US"/>
            <w:rPrChange w:id="2018" w:author="Evgeny Sukharev" w:date="2021-06-15T17:07:00Z">
              <w:rPr>
                <w:lang w:val="en-US"/>
              </w:rPr>
            </w:rPrChange>
          </w:rPr>
          <w:delText xml:space="preserve"> </w:delText>
        </w:r>
        <w:r w:rsidR="00AB31D0" w:rsidRPr="008B676E" w:rsidDel="00F549F9">
          <w:rPr>
            <w:b/>
            <w:rPrChange w:id="2019" w:author="Evgeny Sukharev" w:date="2021-06-15T17:07:00Z">
              <w:rPr/>
            </w:rPrChange>
          </w:rPr>
          <w:delText>В</w:delText>
        </w:r>
        <w:r w:rsidR="00AB31D0" w:rsidRPr="008B676E" w:rsidDel="00F549F9">
          <w:rPr>
            <w:b/>
            <w:lang w:val="en-US"/>
            <w:rPrChange w:id="2020" w:author="Evgeny Sukharev" w:date="2021-06-15T17:07:00Z">
              <w:rPr>
                <w:lang w:val="en-US"/>
              </w:rPr>
            </w:rPrChange>
          </w:rPr>
          <w:delText xml:space="preserve">.4. </w:delText>
        </w:r>
        <w:r w:rsidR="00AB31D0" w:rsidRPr="008B676E" w:rsidDel="00F549F9">
          <w:rPr>
            <w:b/>
            <w:rPrChange w:id="2021" w:author="Evgeny Sukharev" w:date="2021-06-15T17:07:00Z">
              <w:rPr/>
            </w:rPrChange>
          </w:rPr>
          <w:delText>Продолжение</w:delText>
        </w:r>
        <w:r w:rsidR="00AB31D0" w:rsidRPr="008B676E" w:rsidDel="00F549F9">
          <w:rPr>
            <w:b/>
            <w:lang w:val="en-US"/>
            <w:rPrChange w:id="2022" w:author="Evgeny Sukharev" w:date="2021-06-15T17:07:00Z">
              <w:rPr>
                <w:lang w:val="en-US"/>
              </w:rPr>
            </w:rPrChange>
          </w:rPr>
          <w:delText xml:space="preserve"> 4</w:delText>
        </w:r>
      </w:del>
    </w:p>
    <w:p w14:paraId="1ECA59C8" w14:textId="7DF0E7A1" w:rsidR="00AB31D0" w:rsidRDefault="00AB31D0" w:rsidP="00AB31D0">
      <w:pPr>
        <w:pStyle w:val="affffff4"/>
        <w:rPr>
          <w:lang w:val="en-US"/>
        </w:rPr>
      </w:pPr>
      <w:r>
        <w:t xml:space="preserve">Контроллер </w:t>
      </w:r>
      <w:r>
        <w:rPr>
          <w:lang w:val="en-US"/>
        </w:rPr>
        <w:t>MessagesController</w:t>
      </w:r>
    </w:p>
    <w:tbl>
      <w:tblPr>
        <w:tblStyle w:val="af9"/>
        <w:tblW w:w="0" w:type="auto"/>
        <w:tblLook w:val="04A0" w:firstRow="1" w:lastRow="0" w:firstColumn="1" w:lastColumn="0" w:noHBand="0" w:noVBand="1"/>
        <w:tblPrChange w:id="2023" w:author="Evgeny Sukharev" w:date="2021-06-15T17:09:00Z">
          <w:tblPr>
            <w:tblStyle w:val="af9"/>
            <w:tblW w:w="0" w:type="auto"/>
            <w:tblLook w:val="04A0" w:firstRow="1" w:lastRow="0" w:firstColumn="1" w:lastColumn="0" w:noHBand="0" w:noVBand="1"/>
          </w:tblPr>
        </w:tblPrChange>
      </w:tblPr>
      <w:tblGrid>
        <w:gridCol w:w="9776"/>
        <w:tblGridChange w:id="2024">
          <w:tblGrid>
            <w:gridCol w:w="9628"/>
          </w:tblGrid>
        </w:tblGridChange>
      </w:tblGrid>
      <w:tr w:rsidR="00AB31D0" w14:paraId="01ACC332" w14:textId="77777777" w:rsidTr="008B676E">
        <w:tc>
          <w:tcPr>
            <w:tcW w:w="9776" w:type="dxa"/>
            <w:tcPrChange w:id="2025" w:author="Evgeny Sukharev" w:date="2021-06-15T17:09:00Z">
              <w:tcPr>
                <w:tcW w:w="9628" w:type="dxa"/>
              </w:tcPr>
            </w:tcPrChange>
          </w:tcPr>
          <w:p w14:paraId="5AF1BBA0"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[Route("{id}")]</w:t>
            </w:r>
          </w:p>
          <w:p w14:paraId="06B7DD0B"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[HttpDelete]</w:t>
            </w:r>
          </w:p>
          <w:p w14:paraId="56A7A265"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async Task&lt;ApiResponse&gt; Delete(long id)</w:t>
            </w:r>
          </w:p>
          <w:p w14:paraId="780DEDC1"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96708FD"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try</w:t>
            </w:r>
          </w:p>
          <w:p w14:paraId="10D09FC4"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E8DCB1E"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await _repository.DeleteMessage(id);</w:t>
            </w:r>
          </w:p>
          <w:p w14:paraId="10B5F81F"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ApiResponse.Successful();</w:t>
            </w:r>
          </w:p>
          <w:p w14:paraId="2FFC75E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3442B6A"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catch (Exception exception)</w:t>
            </w:r>
          </w:p>
          <w:p w14:paraId="694224B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987B549"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return ApiResponse.Failed(exception.Message);</w:t>
            </w:r>
          </w:p>
          <w:p w14:paraId="56428776" w14:textId="77777777" w:rsidR="00AB31D0" w:rsidRPr="00232D7C"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27AA443" w14:textId="77777777" w:rsidR="00AB31D0" w:rsidRDefault="00AB31D0" w:rsidP="00AB31D0">
            <w:pPr>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28528B0A" w14:textId="24E6BA02" w:rsidR="00AB31D0" w:rsidRDefault="00AB31D0" w:rsidP="00AB31D0">
            <w:pPr>
              <w:spacing w:line="240" w:lineRule="auto"/>
              <w:ind w:firstLine="0"/>
              <w:jc w:val="left"/>
              <w:rPr>
                <w:lang w:val="en-US"/>
              </w:rPr>
            </w:pPr>
            <w:r w:rsidRPr="00232D7C">
              <w:rPr>
                <w:rFonts w:ascii="Consolas" w:hAnsi="Consolas" w:cs="Consolas"/>
                <w:sz w:val="24"/>
                <w:szCs w:val="24"/>
                <w:lang w:val="en-US"/>
              </w:rPr>
              <w:t>}</w:t>
            </w:r>
          </w:p>
        </w:tc>
      </w:tr>
    </w:tbl>
    <w:p w14:paraId="1DF30B05" w14:textId="77777777" w:rsidR="00AB31D0" w:rsidRPr="00AB31D0" w:rsidRDefault="00AB31D0" w:rsidP="00AB31D0">
      <w:pPr>
        <w:ind w:firstLine="0"/>
        <w:jc w:val="center"/>
        <w:rPr>
          <w:lang w:val="en-US"/>
        </w:rPr>
      </w:pPr>
    </w:p>
    <w:p w14:paraId="575A74FB" w14:textId="5141585A" w:rsidR="00663895" w:rsidRPr="008B676E" w:rsidRDefault="00663895" w:rsidP="008B676E">
      <w:pPr>
        <w:ind w:right="142" w:firstLine="0"/>
        <w:jc w:val="right"/>
        <w:rPr>
          <w:b/>
          <w:lang w:val="en-US"/>
          <w:rPrChange w:id="2026" w:author="Evgeny Sukharev" w:date="2021-06-15T17:07:00Z">
            <w:rPr>
              <w:lang w:val="en-US"/>
            </w:rPr>
          </w:rPrChange>
        </w:rPr>
      </w:pPr>
      <w:r w:rsidRPr="008B676E">
        <w:rPr>
          <w:b/>
          <w:rPrChange w:id="2027" w:author="Evgeny Sukharev" w:date="2021-06-15T17:07:00Z">
            <w:rPr/>
          </w:rPrChange>
        </w:rPr>
        <w:t>Листинг</w:t>
      </w:r>
      <w:r w:rsidRPr="008B676E">
        <w:rPr>
          <w:b/>
          <w:lang w:val="en-US"/>
          <w:rPrChange w:id="2028" w:author="Evgeny Sukharev" w:date="2021-06-15T17:07:00Z">
            <w:rPr>
              <w:lang w:val="en-US"/>
            </w:rPr>
          </w:rPrChange>
        </w:rPr>
        <w:t xml:space="preserve"> </w:t>
      </w:r>
      <w:r w:rsidR="00DE7482" w:rsidRPr="008B676E">
        <w:rPr>
          <w:b/>
          <w:rPrChange w:id="2029" w:author="Evgeny Sukharev" w:date="2021-06-15T17:07:00Z">
            <w:rPr/>
          </w:rPrChange>
        </w:rPr>
        <w:t>В</w:t>
      </w:r>
      <w:r w:rsidRPr="008B676E">
        <w:rPr>
          <w:b/>
          <w:lang w:val="en-US"/>
          <w:rPrChange w:id="2030" w:author="Evgeny Sukharev" w:date="2021-06-15T17:07:00Z">
            <w:rPr>
              <w:lang w:val="en-US"/>
            </w:rPr>
          </w:rPrChange>
        </w:rPr>
        <w:t>.5</w:t>
      </w:r>
    </w:p>
    <w:p w14:paraId="6D7EF33A" w14:textId="787AEE80" w:rsidR="00663895" w:rsidRPr="00B7172F" w:rsidRDefault="00663895" w:rsidP="008B614D">
      <w:pPr>
        <w:pStyle w:val="affffff4"/>
      </w:pPr>
      <w:r>
        <w:t>Интерфейс</w:t>
      </w:r>
      <w:r w:rsidRPr="00B7172F">
        <w:t xml:space="preserve"> </w:t>
      </w:r>
      <w:r>
        <w:t>для</w:t>
      </w:r>
      <w:r w:rsidRPr="00B7172F">
        <w:t xml:space="preserve"> </w:t>
      </w:r>
      <w:r>
        <w:t>взаимодействия</w:t>
      </w:r>
      <w:r w:rsidRPr="00B7172F">
        <w:t xml:space="preserve"> </w:t>
      </w:r>
      <w:r>
        <w:t>с</w:t>
      </w:r>
      <w:r w:rsidRPr="00B7172F">
        <w:t xml:space="preserve"> </w:t>
      </w:r>
      <w:r>
        <w:t>БД</w:t>
      </w:r>
      <w:r w:rsidRPr="00B7172F">
        <w:t xml:space="preserve"> </w:t>
      </w:r>
      <w:r>
        <w:rPr>
          <w:lang w:val="en-US"/>
        </w:rPr>
        <w:t>IRepository</w:t>
      </w:r>
    </w:p>
    <w:tbl>
      <w:tblPr>
        <w:tblStyle w:val="af9"/>
        <w:tblW w:w="0" w:type="auto"/>
        <w:tblLook w:val="04A0" w:firstRow="1" w:lastRow="0" w:firstColumn="1" w:lastColumn="0" w:noHBand="0" w:noVBand="1"/>
        <w:tblPrChange w:id="2031" w:author="Evgeny Sukharev" w:date="2021-06-15T17:08:00Z">
          <w:tblPr>
            <w:tblStyle w:val="af9"/>
            <w:tblW w:w="0" w:type="auto"/>
            <w:tblLook w:val="04A0" w:firstRow="1" w:lastRow="0" w:firstColumn="1" w:lastColumn="0" w:noHBand="0" w:noVBand="1"/>
          </w:tblPr>
        </w:tblPrChange>
      </w:tblPr>
      <w:tblGrid>
        <w:gridCol w:w="9776"/>
        <w:tblGridChange w:id="2032">
          <w:tblGrid>
            <w:gridCol w:w="9628"/>
          </w:tblGrid>
        </w:tblGridChange>
      </w:tblGrid>
      <w:tr w:rsidR="00663895" w:rsidRPr="00247CA3" w14:paraId="351F59E0" w14:textId="77777777" w:rsidTr="008B676E">
        <w:tc>
          <w:tcPr>
            <w:tcW w:w="9776" w:type="dxa"/>
            <w:tcPrChange w:id="2033" w:author="Evgeny Sukharev" w:date="2021-06-15T17:08:00Z">
              <w:tcPr>
                <w:tcW w:w="9628" w:type="dxa"/>
              </w:tcPr>
            </w:tcPrChange>
          </w:tcPr>
          <w:p w14:paraId="0573855B" w14:textId="77777777" w:rsidR="00663895" w:rsidRPr="00AB31D0"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public</w:t>
            </w:r>
            <w:r w:rsidRPr="00AB31D0">
              <w:rPr>
                <w:rFonts w:ascii="Consolas" w:hAnsi="Consolas" w:cs="Consolas"/>
                <w:sz w:val="24"/>
                <w:szCs w:val="24"/>
                <w:lang w:val="en-US"/>
              </w:rPr>
              <w:t xml:space="preserve"> </w:t>
            </w:r>
            <w:r w:rsidRPr="00232D7C">
              <w:rPr>
                <w:rFonts w:ascii="Consolas" w:hAnsi="Consolas" w:cs="Consolas"/>
                <w:sz w:val="24"/>
                <w:szCs w:val="24"/>
                <w:lang w:val="en-US"/>
              </w:rPr>
              <w:t>interface</w:t>
            </w:r>
            <w:r w:rsidRPr="00AB31D0">
              <w:rPr>
                <w:rFonts w:ascii="Consolas" w:hAnsi="Consolas" w:cs="Consolas"/>
                <w:sz w:val="24"/>
                <w:szCs w:val="24"/>
                <w:lang w:val="en-US"/>
              </w:rPr>
              <w:t xml:space="preserve"> </w:t>
            </w:r>
            <w:r w:rsidRPr="00232D7C">
              <w:rPr>
                <w:rFonts w:ascii="Consolas" w:hAnsi="Consolas" w:cs="Consolas"/>
                <w:sz w:val="24"/>
                <w:szCs w:val="24"/>
                <w:lang w:val="en-US"/>
              </w:rPr>
              <w:t>IRepository</w:t>
            </w:r>
            <w:r w:rsidRPr="00AB31D0">
              <w:rPr>
                <w:rFonts w:ascii="Consolas" w:hAnsi="Consolas" w:cs="Consolas"/>
                <w:sz w:val="24"/>
                <w:szCs w:val="24"/>
                <w:lang w:val="en-US"/>
              </w:rPr>
              <w:t xml:space="preserve"> : </w:t>
            </w:r>
            <w:r w:rsidRPr="00232D7C">
              <w:rPr>
                <w:rFonts w:ascii="Consolas" w:hAnsi="Consolas" w:cs="Consolas"/>
                <w:sz w:val="24"/>
                <w:szCs w:val="24"/>
                <w:lang w:val="en-US"/>
              </w:rPr>
              <w:t>IDisposable</w:t>
            </w:r>
          </w:p>
          <w:p w14:paraId="3BCFA80F" w14:textId="77777777" w:rsidR="00663895" w:rsidRPr="00AB31D0"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p>
          <w:p w14:paraId="286F238A" w14:textId="77777777" w:rsidR="00663895" w:rsidRPr="00232D7C" w:rsidRDefault="00663895" w:rsidP="00663895">
            <w:pPr>
              <w:ind w:firstLine="0"/>
              <w:jc w:val="left"/>
              <w:rPr>
                <w:rFonts w:ascii="Consolas" w:hAnsi="Consolas" w:cs="Consolas"/>
                <w:sz w:val="24"/>
                <w:szCs w:val="24"/>
                <w:lang w:val="en-US"/>
              </w:rPr>
            </w:pPr>
            <w:r w:rsidRPr="00AB31D0">
              <w:rPr>
                <w:rFonts w:ascii="Consolas" w:hAnsi="Consolas" w:cs="Consolas"/>
                <w:sz w:val="24"/>
                <w:szCs w:val="24"/>
                <w:lang w:val="en-US"/>
              </w:rPr>
              <w:t xml:space="preserve">        </w:t>
            </w:r>
            <w:r w:rsidRPr="00232D7C">
              <w:rPr>
                <w:rFonts w:ascii="Consolas" w:hAnsi="Consolas" w:cs="Consolas"/>
                <w:sz w:val="24"/>
                <w:szCs w:val="24"/>
                <w:lang w:val="en-US"/>
              </w:rPr>
              <w:t>DbSet</w:t>
            </w:r>
            <w:r w:rsidRPr="00AB31D0">
              <w:rPr>
                <w:rFonts w:ascii="Consolas" w:hAnsi="Consolas" w:cs="Consolas"/>
                <w:sz w:val="24"/>
                <w:szCs w:val="24"/>
                <w:lang w:val="en-US"/>
              </w:rPr>
              <w:t>&lt;</w:t>
            </w:r>
            <w:r w:rsidRPr="00232D7C">
              <w:rPr>
                <w:rFonts w:ascii="Consolas" w:hAnsi="Consolas" w:cs="Consolas"/>
                <w:sz w:val="24"/>
                <w:szCs w:val="24"/>
                <w:lang w:val="en-US"/>
              </w:rPr>
              <w:t>Access&gt; Accesses { get; set; }</w:t>
            </w:r>
          </w:p>
          <w:p w14:paraId="4AB321AD"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IIncludableQueryable&lt;Access, User&gt; AccessesIncludeAll { get; }</w:t>
            </w:r>
          </w:p>
          <w:p w14:paraId="551FBAB2"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DbSet&lt;AttachedFile&gt; AttachedFiles { get; set; }</w:t>
            </w:r>
          </w:p>
          <w:p w14:paraId="3D4A182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DbSet&lt;Contact&gt; Contacts { get; set; }</w:t>
            </w:r>
          </w:p>
          <w:p w14:paraId="5E8C7F2E"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DbSet&lt;DeliveryQueue&gt; DeliveryQueues { get; set; }</w:t>
            </w:r>
          </w:p>
          <w:p w14:paraId="4EF7F5B5"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DbSet&lt;DestinationEmail&gt; DestinationEmails { get; set; }</w:t>
            </w:r>
          </w:p>
          <w:p w14:paraId="1999ED1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DbSet&lt;Message&gt; Messages { get; set; }</w:t>
            </w:r>
          </w:p>
          <w:p w14:paraId="412A022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IIncludableQueryable&lt;Message, User&gt; MessagesIncludeAll { get; }</w:t>
            </w:r>
          </w:p>
          <w:p w14:paraId="03A211E7"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DbSet&lt;Sale&gt; Sales { get; set; }</w:t>
            </w:r>
          </w:p>
          <w:p w14:paraId="7B957C11"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DbSet&lt;Tariff&gt; Tariffs { get; set; }</w:t>
            </w:r>
          </w:p>
          <w:p w14:paraId="30C59E6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DbSet&lt;User&gt; Users { get; set; }</w:t>
            </w:r>
          </w:p>
          <w:p w14:paraId="285988A4" w14:textId="77777777" w:rsidR="00663895" w:rsidRPr="00232D7C" w:rsidRDefault="00663895" w:rsidP="00663895">
            <w:pPr>
              <w:ind w:firstLine="0"/>
              <w:jc w:val="left"/>
              <w:rPr>
                <w:rFonts w:ascii="Consolas" w:hAnsi="Consolas" w:cs="Consolas"/>
                <w:sz w:val="24"/>
                <w:szCs w:val="24"/>
                <w:lang w:val="en-US"/>
              </w:rPr>
            </w:pPr>
          </w:p>
          <w:p w14:paraId="0DDBC529"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InsertAccess(Access access);</w:t>
            </w:r>
          </w:p>
          <w:p w14:paraId="4327779B"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UpdateAccess(Access access, long id);</w:t>
            </w:r>
          </w:p>
          <w:p w14:paraId="5C245A9C"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Task&lt;Access&gt; DeleteAccess(long id);</w:t>
            </w:r>
          </w:p>
          <w:p w14:paraId="79B502B0" w14:textId="77777777" w:rsidR="00663895" w:rsidRPr="00232D7C" w:rsidRDefault="00663895" w:rsidP="00663895">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Task&lt;IEnumerable&lt;Access&gt;&gt; GetActiveAccessesForUser(long id);</w:t>
            </w:r>
          </w:p>
          <w:p w14:paraId="324FA951" w14:textId="79F2E2F0" w:rsidR="00663895" w:rsidRPr="00B7172F" w:rsidRDefault="00663895" w:rsidP="00AB31D0">
            <w:pPr>
              <w:ind w:firstLine="0"/>
              <w:jc w:val="left"/>
              <w:rPr>
                <w:rFonts w:ascii="Consolas" w:hAnsi="Consolas" w:cs="Consolas"/>
                <w:sz w:val="24"/>
                <w:szCs w:val="24"/>
                <w:lang w:val="en-US"/>
              </w:rPr>
            </w:pPr>
          </w:p>
        </w:tc>
      </w:tr>
    </w:tbl>
    <w:p w14:paraId="1F1C9079" w14:textId="366E73FC" w:rsidR="00663895" w:rsidRPr="008B676E" w:rsidRDefault="00F549F9" w:rsidP="008B676E">
      <w:pPr>
        <w:ind w:right="142" w:firstLine="0"/>
        <w:jc w:val="right"/>
        <w:rPr>
          <w:b/>
          <w:rPrChange w:id="2034" w:author="Evgeny Sukharev" w:date="2021-06-15T17:07:00Z">
            <w:rPr/>
          </w:rPrChange>
        </w:rPr>
      </w:pPr>
      <w:ins w:id="2035" w:author="Evgeny Sukharev" w:date="2021-06-17T22:54:00Z">
        <w:r>
          <w:rPr>
            <w:b/>
          </w:rPr>
          <w:t xml:space="preserve">Продолжение </w:t>
        </w:r>
      </w:ins>
      <w:del w:id="2036" w:author="Evgeny Sukharev" w:date="2021-06-17T22:54:00Z">
        <w:r w:rsidR="00AB31D0" w:rsidRPr="008B676E" w:rsidDel="00F549F9">
          <w:rPr>
            <w:b/>
            <w:rPrChange w:id="2037" w:author="Evgeny Sukharev" w:date="2021-06-15T17:07:00Z">
              <w:rPr/>
            </w:rPrChange>
          </w:rPr>
          <w:delText>Л</w:delText>
        </w:r>
      </w:del>
      <w:ins w:id="2038" w:author="Evgeny Sukharev" w:date="2021-06-17T22:54:00Z">
        <w:r>
          <w:rPr>
            <w:b/>
          </w:rPr>
          <w:t>л</w:t>
        </w:r>
      </w:ins>
      <w:r w:rsidR="00AB31D0" w:rsidRPr="008B676E">
        <w:rPr>
          <w:b/>
          <w:rPrChange w:id="2039" w:author="Evgeny Sukharev" w:date="2021-06-15T17:07:00Z">
            <w:rPr/>
          </w:rPrChange>
        </w:rPr>
        <w:t>истинг</w:t>
      </w:r>
      <w:ins w:id="2040" w:author="Evgeny Sukharev" w:date="2021-06-17T22:54:00Z">
        <w:r>
          <w:rPr>
            <w:b/>
          </w:rPr>
          <w:t>а</w:t>
        </w:r>
      </w:ins>
      <w:r w:rsidR="00AB31D0" w:rsidRPr="008B676E">
        <w:rPr>
          <w:b/>
          <w:rPrChange w:id="2041" w:author="Evgeny Sukharev" w:date="2021-06-15T17:07:00Z">
            <w:rPr/>
          </w:rPrChange>
        </w:rPr>
        <w:t xml:space="preserve"> В.5</w:t>
      </w:r>
      <w:del w:id="2042" w:author="Evgeny Sukharev" w:date="2021-06-17T22:55:00Z">
        <w:r w:rsidR="00AB31D0" w:rsidRPr="008B676E" w:rsidDel="00F549F9">
          <w:rPr>
            <w:b/>
            <w:rPrChange w:id="2043" w:author="Evgeny Sukharev" w:date="2021-06-15T17:07:00Z">
              <w:rPr/>
            </w:rPrChange>
          </w:rPr>
          <w:delText>. Продолжение 1</w:delText>
        </w:r>
      </w:del>
    </w:p>
    <w:p w14:paraId="3A9FBA45" w14:textId="64B11BFF" w:rsidR="00AB31D0" w:rsidRPr="00B7172F" w:rsidRDefault="00AB31D0" w:rsidP="00AB31D0">
      <w:pPr>
        <w:pStyle w:val="affffff4"/>
      </w:pPr>
      <w:r w:rsidRPr="00AB31D0">
        <w:t xml:space="preserve">Интерфейс для взаимодействия с БД </w:t>
      </w:r>
      <w:r w:rsidRPr="00AB31D0">
        <w:rPr>
          <w:lang w:val="en-US"/>
        </w:rPr>
        <w:t>Repository</w:t>
      </w:r>
    </w:p>
    <w:tbl>
      <w:tblPr>
        <w:tblStyle w:val="af9"/>
        <w:tblW w:w="0" w:type="auto"/>
        <w:tblLook w:val="04A0" w:firstRow="1" w:lastRow="0" w:firstColumn="1" w:lastColumn="0" w:noHBand="0" w:noVBand="1"/>
        <w:tblPrChange w:id="2044" w:author="Evgeny Sukharev" w:date="2021-06-15T17:08:00Z">
          <w:tblPr>
            <w:tblStyle w:val="af9"/>
            <w:tblW w:w="0" w:type="auto"/>
            <w:tblLook w:val="04A0" w:firstRow="1" w:lastRow="0" w:firstColumn="1" w:lastColumn="0" w:noHBand="0" w:noVBand="1"/>
          </w:tblPr>
        </w:tblPrChange>
      </w:tblPr>
      <w:tblGrid>
        <w:gridCol w:w="9776"/>
        <w:tblGridChange w:id="2045">
          <w:tblGrid>
            <w:gridCol w:w="9628"/>
          </w:tblGrid>
        </w:tblGridChange>
      </w:tblGrid>
      <w:tr w:rsidR="00AB31D0" w:rsidRPr="00247CA3" w14:paraId="59C5076F" w14:textId="77777777" w:rsidTr="008B676E">
        <w:tc>
          <w:tcPr>
            <w:tcW w:w="9776" w:type="dxa"/>
            <w:tcPrChange w:id="2046" w:author="Evgeny Sukharev" w:date="2021-06-15T17:08:00Z">
              <w:tcPr>
                <w:tcW w:w="9628" w:type="dxa"/>
              </w:tcPr>
            </w:tcPrChange>
          </w:tcPr>
          <w:p w14:paraId="056C011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Task&lt;int&gt; InsertAttachedFiles(IEnumerable&lt;AttachedFile&gt; attachedFiles);</w:t>
            </w:r>
          </w:p>
          <w:p w14:paraId="1B71E7E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UpdateAttachedFile(long id, AttachedFile file);</w:t>
            </w:r>
          </w:p>
          <w:p w14:paraId="7BD9827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DeleteAttachedFile(long id);</w:t>
            </w:r>
          </w:p>
          <w:p w14:paraId="6270213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Task&lt;List&lt;AttachedFile&gt;&gt; GetAttachedFilesForMessage(long messageId);</w:t>
            </w:r>
          </w:p>
          <w:p w14:paraId="02B74E85" w14:textId="77777777" w:rsidR="00AB31D0" w:rsidRPr="00232D7C" w:rsidRDefault="00AB31D0" w:rsidP="00AB31D0">
            <w:pPr>
              <w:ind w:firstLine="0"/>
              <w:jc w:val="left"/>
              <w:rPr>
                <w:rFonts w:ascii="Consolas" w:hAnsi="Consolas" w:cs="Consolas"/>
                <w:sz w:val="24"/>
                <w:szCs w:val="24"/>
                <w:lang w:val="en-US"/>
              </w:rPr>
            </w:pPr>
          </w:p>
          <w:p w14:paraId="4D4BEA6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InsertContact(Contact contact);</w:t>
            </w:r>
          </w:p>
          <w:p w14:paraId="746B6F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UpdateContact(Contact contact, long id);</w:t>
            </w:r>
          </w:p>
          <w:p w14:paraId="58A406D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Task&lt;Contact&gt; DeleteContact(long id);</w:t>
            </w:r>
          </w:p>
          <w:p w14:paraId="27A70E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Task&lt;IEnumerable&lt;Contact&gt;&gt; GetContactsForUser(long id);</w:t>
            </w:r>
          </w:p>
          <w:p w14:paraId="4EE98DAF" w14:textId="77777777" w:rsidR="00AB31D0" w:rsidRPr="00232D7C" w:rsidRDefault="00AB31D0" w:rsidP="00AB31D0">
            <w:pPr>
              <w:ind w:firstLine="0"/>
              <w:jc w:val="left"/>
              <w:rPr>
                <w:rFonts w:ascii="Consolas" w:hAnsi="Consolas" w:cs="Consolas"/>
                <w:sz w:val="24"/>
                <w:szCs w:val="24"/>
                <w:lang w:val="en-US"/>
              </w:rPr>
            </w:pPr>
          </w:p>
          <w:p w14:paraId="70ED3FD3"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InsertDeliveryQueue(DeliveryQueue deliveryQueue);</w:t>
            </w:r>
          </w:p>
          <w:p w14:paraId="58B665E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UpdateDeliveryQueue(DeliveryQueue queue, int id);</w:t>
            </w:r>
          </w:p>
          <w:p w14:paraId="6870509E"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Task&lt;DeliveryQueue&gt; DeleteDeliveryQueue(int id);</w:t>
            </w:r>
          </w:p>
          <w:p w14:paraId="37D1A759" w14:textId="77777777" w:rsidR="00AB31D0" w:rsidRPr="00232D7C" w:rsidRDefault="00AB31D0" w:rsidP="00AB31D0">
            <w:pPr>
              <w:ind w:firstLine="0"/>
              <w:jc w:val="left"/>
              <w:rPr>
                <w:rFonts w:ascii="Consolas" w:hAnsi="Consolas" w:cs="Consolas"/>
                <w:sz w:val="24"/>
                <w:szCs w:val="24"/>
                <w:lang w:val="en-US"/>
              </w:rPr>
            </w:pPr>
          </w:p>
          <w:p w14:paraId="010DD508"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InsertDestinationEmail(DestinationEmail destinationEmail);</w:t>
            </w:r>
          </w:p>
          <w:p w14:paraId="0AB24344"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UpdateDestinationEmail(DestinationEmail destinationEmail);</w:t>
            </w:r>
          </w:p>
          <w:p w14:paraId="73CB336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DeleteDestinationEmail(long id);</w:t>
            </w:r>
          </w:p>
          <w:p w14:paraId="557F3E55" w14:textId="77777777" w:rsidR="00AB31D0" w:rsidRPr="00321997"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r w:rsidRPr="00321997">
              <w:rPr>
                <w:rFonts w:ascii="Consolas" w:hAnsi="Consolas" w:cs="Consolas"/>
                <w:sz w:val="24"/>
                <w:szCs w:val="24"/>
                <w:lang w:val="en-US"/>
              </w:rPr>
              <w:t>Task&lt;Message&gt; GetCurrentMessageFromBusiestQueue();</w:t>
            </w:r>
          </w:p>
          <w:p w14:paraId="0D87318D"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Task&lt;int&gt; InsertMessage(Message message);</w:t>
            </w:r>
          </w:p>
          <w:p w14:paraId="1684AC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UpdateMessage(Message message);</w:t>
            </w:r>
          </w:p>
          <w:p w14:paraId="7ADCEEF2"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Task&lt;Message&gt; DeleteMessage(long id);</w:t>
            </w:r>
          </w:p>
          <w:p w14:paraId="08C7A391"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GetMessagesForQueue(int queueId);</w:t>
            </w:r>
          </w:p>
          <w:p w14:paraId="6DDAA9A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Task&lt;IEnumerable&lt;Message&gt;&gt; GetMessagesForUser(long userId);</w:t>
            </w:r>
          </w:p>
          <w:p w14:paraId="78AB1314" w14:textId="77777777" w:rsidR="00AB31D0" w:rsidRPr="00232D7C" w:rsidRDefault="00AB31D0" w:rsidP="00AB31D0">
            <w:pPr>
              <w:ind w:firstLine="0"/>
              <w:jc w:val="left"/>
              <w:rPr>
                <w:rFonts w:ascii="Consolas" w:hAnsi="Consolas" w:cs="Consolas"/>
                <w:sz w:val="24"/>
                <w:szCs w:val="24"/>
                <w:lang w:val="en-US"/>
              </w:rPr>
            </w:pPr>
          </w:p>
          <w:p w14:paraId="5607D515"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InsertSale(Message message);</w:t>
            </w:r>
          </w:p>
          <w:p w14:paraId="05867959" w14:textId="77777777" w:rsidR="00AB31D0" w:rsidRPr="00232D7C" w:rsidRDefault="00AB31D0" w:rsidP="00AB31D0">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Task&lt;Sale&gt; UpdateSale(Message message, int id);</w:t>
            </w:r>
          </w:p>
          <w:p w14:paraId="238FABF8" w14:textId="4C8E46CF" w:rsidR="00AB31D0" w:rsidRPr="00FB737D" w:rsidRDefault="00AB31D0" w:rsidP="00AB31D0">
            <w:pPr>
              <w:ind w:firstLine="0"/>
              <w:jc w:val="left"/>
              <w:rPr>
                <w:lang w:val="en-US"/>
              </w:rPr>
            </w:pPr>
            <w:r w:rsidRPr="00232D7C">
              <w:rPr>
                <w:rFonts w:ascii="Consolas" w:hAnsi="Consolas" w:cs="Consolas"/>
                <w:sz w:val="24"/>
                <w:szCs w:val="24"/>
                <w:lang w:val="en-US"/>
              </w:rPr>
              <w:t xml:space="preserve">        Task&lt;Sale&gt; DeleteSale(int id);</w:t>
            </w:r>
            <w:r w:rsidRPr="00FB737D">
              <w:rPr>
                <w:lang w:val="en-US"/>
              </w:rPr>
              <w:t xml:space="preserve"> </w:t>
            </w:r>
          </w:p>
        </w:tc>
      </w:tr>
    </w:tbl>
    <w:p w14:paraId="798BF102" w14:textId="77777777" w:rsidR="00AB31D0" w:rsidRPr="00FB737D" w:rsidRDefault="00AB31D0" w:rsidP="00AB31D0">
      <w:pPr>
        <w:ind w:firstLine="0"/>
        <w:jc w:val="center"/>
        <w:rPr>
          <w:lang w:val="en-US"/>
        </w:rPr>
      </w:pPr>
    </w:p>
    <w:p w14:paraId="5676D0FF" w14:textId="29781A91" w:rsidR="00FB737D" w:rsidRPr="008B676E" w:rsidRDefault="00F549F9" w:rsidP="008B676E">
      <w:pPr>
        <w:ind w:right="142" w:firstLine="0"/>
        <w:jc w:val="right"/>
        <w:rPr>
          <w:b/>
          <w:rPrChange w:id="2047" w:author="Evgeny Sukharev" w:date="2021-06-15T17:07:00Z">
            <w:rPr/>
          </w:rPrChange>
        </w:rPr>
      </w:pPr>
      <w:ins w:id="2048" w:author="Evgeny Sukharev" w:date="2021-06-17T22:55:00Z">
        <w:r>
          <w:rPr>
            <w:b/>
          </w:rPr>
          <w:t xml:space="preserve">Окончание </w:t>
        </w:r>
      </w:ins>
      <w:del w:id="2049" w:author="Evgeny Sukharev" w:date="2021-06-17T22:55:00Z">
        <w:r w:rsidR="00FB737D" w:rsidRPr="008B676E" w:rsidDel="00F549F9">
          <w:rPr>
            <w:b/>
            <w:rPrChange w:id="2050" w:author="Evgeny Sukharev" w:date="2021-06-15T17:07:00Z">
              <w:rPr/>
            </w:rPrChange>
          </w:rPr>
          <w:delText>Л</w:delText>
        </w:r>
      </w:del>
      <w:ins w:id="2051" w:author="Evgeny Sukharev" w:date="2021-06-17T22:55:00Z">
        <w:r>
          <w:rPr>
            <w:b/>
          </w:rPr>
          <w:t>л</w:t>
        </w:r>
      </w:ins>
      <w:r w:rsidR="00FB737D" w:rsidRPr="008B676E">
        <w:rPr>
          <w:b/>
          <w:rPrChange w:id="2052" w:author="Evgeny Sukharev" w:date="2021-06-15T17:07:00Z">
            <w:rPr/>
          </w:rPrChange>
        </w:rPr>
        <w:t>истинг</w:t>
      </w:r>
      <w:ins w:id="2053" w:author="Evgeny Sukharev" w:date="2021-06-17T22:55:00Z">
        <w:r>
          <w:rPr>
            <w:b/>
          </w:rPr>
          <w:t>а</w:t>
        </w:r>
      </w:ins>
      <w:r w:rsidR="00FB737D" w:rsidRPr="008B676E">
        <w:rPr>
          <w:b/>
          <w:rPrChange w:id="2054" w:author="Evgeny Sukharev" w:date="2021-06-15T17:07:00Z">
            <w:rPr/>
          </w:rPrChange>
        </w:rPr>
        <w:t xml:space="preserve"> В.5</w:t>
      </w:r>
      <w:del w:id="2055" w:author="Evgeny Sukharev" w:date="2021-06-17T22:55:00Z">
        <w:r w:rsidR="00FB737D" w:rsidRPr="008B676E" w:rsidDel="00F549F9">
          <w:rPr>
            <w:b/>
            <w:rPrChange w:id="2056" w:author="Evgeny Sukharev" w:date="2021-06-15T17:07:00Z">
              <w:rPr/>
            </w:rPrChange>
          </w:rPr>
          <w:delText>. Продолжение 2</w:delText>
        </w:r>
      </w:del>
    </w:p>
    <w:p w14:paraId="1D761997" w14:textId="169E8BA2" w:rsidR="00FB737D" w:rsidRPr="00B7172F" w:rsidRDefault="00FB737D" w:rsidP="00FB737D">
      <w:pPr>
        <w:pStyle w:val="affffff4"/>
      </w:pPr>
      <w:r w:rsidRPr="00FB737D">
        <w:t xml:space="preserve">Интерфейс для взаимодействия с БД </w:t>
      </w:r>
      <w:r w:rsidRPr="00FB737D">
        <w:rPr>
          <w:lang w:val="en-US"/>
        </w:rPr>
        <w:t>Repository</w:t>
      </w:r>
    </w:p>
    <w:tbl>
      <w:tblPr>
        <w:tblStyle w:val="af9"/>
        <w:tblW w:w="0" w:type="auto"/>
        <w:tblLook w:val="04A0" w:firstRow="1" w:lastRow="0" w:firstColumn="1" w:lastColumn="0" w:noHBand="0" w:noVBand="1"/>
        <w:tblPrChange w:id="2057" w:author="Evgeny Sukharev" w:date="2021-06-15T17:08:00Z">
          <w:tblPr>
            <w:tblStyle w:val="af9"/>
            <w:tblW w:w="0" w:type="auto"/>
            <w:tblLook w:val="04A0" w:firstRow="1" w:lastRow="0" w:firstColumn="1" w:lastColumn="0" w:noHBand="0" w:noVBand="1"/>
          </w:tblPr>
        </w:tblPrChange>
      </w:tblPr>
      <w:tblGrid>
        <w:gridCol w:w="9776"/>
        <w:tblGridChange w:id="2058">
          <w:tblGrid>
            <w:gridCol w:w="9628"/>
          </w:tblGrid>
        </w:tblGridChange>
      </w:tblGrid>
      <w:tr w:rsidR="00FB737D" w14:paraId="553806EC" w14:textId="77777777" w:rsidTr="008B676E">
        <w:tc>
          <w:tcPr>
            <w:tcW w:w="9776" w:type="dxa"/>
            <w:tcPrChange w:id="2059" w:author="Evgeny Sukharev" w:date="2021-06-15T17:08:00Z">
              <w:tcPr>
                <w:tcW w:w="9628" w:type="dxa"/>
              </w:tcPr>
            </w:tcPrChange>
          </w:tcPr>
          <w:p w14:paraId="37ACCFC5" w14:textId="77777777" w:rsidR="00FB737D" w:rsidRPr="00B7172F" w:rsidRDefault="00FB737D" w:rsidP="00FB737D">
            <w:pPr>
              <w:ind w:firstLine="0"/>
              <w:jc w:val="left"/>
              <w:rPr>
                <w:rFonts w:ascii="Consolas" w:hAnsi="Consolas" w:cs="Consolas"/>
                <w:sz w:val="24"/>
                <w:szCs w:val="24"/>
              </w:rPr>
            </w:pPr>
          </w:p>
          <w:p w14:paraId="7BAB88E3" w14:textId="77777777" w:rsidR="00FB737D" w:rsidRPr="00232D7C" w:rsidRDefault="00FB737D" w:rsidP="00FB737D">
            <w:pPr>
              <w:ind w:firstLine="0"/>
              <w:jc w:val="left"/>
              <w:rPr>
                <w:rFonts w:ascii="Consolas" w:hAnsi="Consolas" w:cs="Consolas"/>
                <w:sz w:val="24"/>
                <w:szCs w:val="24"/>
                <w:lang w:val="en-US"/>
              </w:rPr>
            </w:pPr>
            <w:r w:rsidRPr="00B7172F">
              <w:rPr>
                <w:rFonts w:ascii="Consolas" w:hAnsi="Consolas" w:cs="Consolas"/>
                <w:sz w:val="24"/>
                <w:szCs w:val="24"/>
              </w:rPr>
              <w:t xml:space="preserve">        </w:t>
            </w:r>
            <w:r w:rsidRPr="00232D7C">
              <w:rPr>
                <w:rFonts w:ascii="Consolas" w:hAnsi="Consolas" w:cs="Consolas"/>
                <w:sz w:val="24"/>
                <w:szCs w:val="24"/>
                <w:lang w:val="en-US"/>
              </w:rPr>
              <w:t>Task&lt;Tariff&gt; InsertTariff(Tariff tariff);</w:t>
            </w:r>
          </w:p>
          <w:p w14:paraId="7EAF61E0"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UpdateTariff(Tariff tariff, int id);</w:t>
            </w:r>
          </w:p>
          <w:p w14:paraId="294AC07E"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Task&lt;Tariff&gt; DeleteTariff(int id);</w:t>
            </w:r>
          </w:p>
          <w:p w14:paraId="33C76DD4" w14:textId="77777777" w:rsidR="00FB737D" w:rsidRPr="00232D7C" w:rsidRDefault="00FB737D" w:rsidP="00FB737D">
            <w:pPr>
              <w:ind w:firstLine="0"/>
              <w:jc w:val="left"/>
              <w:rPr>
                <w:rFonts w:ascii="Consolas" w:hAnsi="Consolas" w:cs="Consolas"/>
                <w:sz w:val="24"/>
                <w:szCs w:val="24"/>
                <w:lang w:val="en-US"/>
              </w:rPr>
            </w:pPr>
          </w:p>
          <w:p w14:paraId="04CD1F82"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InsertUser(User user);</w:t>
            </w:r>
          </w:p>
          <w:p w14:paraId="4C3E6843" w14:textId="77777777" w:rsidR="00FB737D" w:rsidRPr="00232D7C"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UpdateUser(User user, long id);</w:t>
            </w:r>
          </w:p>
          <w:p w14:paraId="04696B21" w14:textId="77777777" w:rsidR="00FB737D" w:rsidRDefault="00FB737D" w:rsidP="00FB737D">
            <w:pPr>
              <w:ind w:firstLine="0"/>
              <w:jc w:val="left"/>
              <w:rPr>
                <w:rFonts w:ascii="Consolas" w:hAnsi="Consolas" w:cs="Consolas"/>
                <w:sz w:val="24"/>
                <w:szCs w:val="24"/>
                <w:lang w:val="en-US"/>
              </w:rPr>
            </w:pPr>
            <w:r w:rsidRPr="00232D7C">
              <w:rPr>
                <w:rFonts w:ascii="Consolas" w:hAnsi="Consolas" w:cs="Consolas"/>
                <w:sz w:val="24"/>
                <w:szCs w:val="24"/>
                <w:lang w:val="en-US"/>
              </w:rPr>
              <w:t xml:space="preserve">        Task&lt;User&gt; DeleteUser(long id);</w:t>
            </w:r>
          </w:p>
          <w:p w14:paraId="3F3E5462" w14:textId="2BE31DBE" w:rsidR="00FB737D" w:rsidRDefault="00FB737D" w:rsidP="00FB737D">
            <w:pPr>
              <w:ind w:firstLine="0"/>
              <w:jc w:val="left"/>
            </w:pPr>
            <w:r w:rsidRPr="00232D7C">
              <w:rPr>
                <w:rFonts w:ascii="Consolas" w:hAnsi="Consolas" w:cs="Consolas"/>
                <w:sz w:val="24"/>
                <w:szCs w:val="24"/>
              </w:rPr>
              <w:t>}</w:t>
            </w:r>
          </w:p>
        </w:tc>
      </w:tr>
    </w:tbl>
    <w:p w14:paraId="5B5F81B8" w14:textId="77777777" w:rsidR="00FB737D" w:rsidRPr="00FB737D" w:rsidRDefault="00FB737D" w:rsidP="00FB737D">
      <w:pPr>
        <w:ind w:firstLine="0"/>
        <w:jc w:val="center"/>
      </w:pPr>
    </w:p>
    <w:p w14:paraId="721541A3" w14:textId="07655B93" w:rsidR="00232D7C" w:rsidRPr="008B676E" w:rsidRDefault="00663895" w:rsidP="008B676E">
      <w:pPr>
        <w:ind w:right="142" w:firstLine="0"/>
        <w:jc w:val="right"/>
        <w:rPr>
          <w:b/>
          <w:rPrChange w:id="2060" w:author="Evgeny Sukharev" w:date="2021-06-15T17:07:00Z">
            <w:rPr/>
          </w:rPrChange>
        </w:rPr>
      </w:pPr>
      <w:r w:rsidRPr="008B676E">
        <w:rPr>
          <w:b/>
          <w:rPrChange w:id="2061" w:author="Evgeny Sukharev" w:date="2021-06-15T17:07:00Z">
            <w:rPr/>
          </w:rPrChange>
        </w:rPr>
        <w:t xml:space="preserve">Листинг </w:t>
      </w:r>
      <w:r w:rsidR="00DE7482" w:rsidRPr="008B676E">
        <w:rPr>
          <w:b/>
          <w:rPrChange w:id="2062" w:author="Evgeny Sukharev" w:date="2021-06-15T17:07:00Z">
            <w:rPr/>
          </w:rPrChange>
        </w:rPr>
        <w:t>В</w:t>
      </w:r>
      <w:r w:rsidRPr="008B676E">
        <w:rPr>
          <w:b/>
          <w:rPrChange w:id="2063" w:author="Evgeny Sukharev" w:date="2021-06-15T17:07:00Z">
            <w:rPr/>
          </w:rPrChange>
        </w:rPr>
        <w:t>.6</w:t>
      </w:r>
    </w:p>
    <w:p w14:paraId="3483FCC8" w14:textId="77777777" w:rsidR="00232D7C" w:rsidRDefault="00232D7C" w:rsidP="008B614D">
      <w:pPr>
        <w:pStyle w:val="affffff4"/>
      </w:pPr>
      <w:r>
        <w:t>Модульный тест механизма хэширования</w:t>
      </w:r>
    </w:p>
    <w:tbl>
      <w:tblPr>
        <w:tblStyle w:val="af9"/>
        <w:tblW w:w="9776" w:type="dxa"/>
        <w:tblLook w:val="04A0" w:firstRow="1" w:lastRow="0" w:firstColumn="1" w:lastColumn="0" w:noHBand="0" w:noVBand="1"/>
        <w:tblPrChange w:id="2064" w:author="Evgeny Sukharev" w:date="2021-06-15T17:08:00Z">
          <w:tblPr>
            <w:tblStyle w:val="af9"/>
            <w:tblW w:w="9634" w:type="dxa"/>
            <w:tblLook w:val="04A0" w:firstRow="1" w:lastRow="0" w:firstColumn="1" w:lastColumn="0" w:noHBand="0" w:noVBand="1"/>
          </w:tblPr>
        </w:tblPrChange>
      </w:tblPr>
      <w:tblGrid>
        <w:gridCol w:w="9776"/>
        <w:tblGridChange w:id="2065">
          <w:tblGrid>
            <w:gridCol w:w="9634"/>
          </w:tblGrid>
        </w:tblGridChange>
      </w:tblGrid>
      <w:tr w:rsidR="00232D7C" w14:paraId="2779AC40" w14:textId="77777777" w:rsidTr="008B676E">
        <w:tc>
          <w:tcPr>
            <w:tcW w:w="9776" w:type="dxa"/>
            <w:tcBorders>
              <w:top w:val="single" w:sz="4" w:space="0" w:color="auto"/>
              <w:left w:val="single" w:sz="4" w:space="0" w:color="auto"/>
              <w:bottom w:val="single" w:sz="4" w:space="0" w:color="auto"/>
              <w:right w:val="single" w:sz="4" w:space="0" w:color="auto"/>
            </w:tcBorders>
            <w:tcPrChange w:id="2066"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40E7747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B7172F">
              <w:rPr>
                <w:rFonts w:ascii="Consolas" w:hAnsi="Consolas" w:cs="Consolas"/>
                <w:sz w:val="24"/>
                <w:szCs w:val="24"/>
                <w:lang w:val="en-US"/>
              </w:rPr>
              <w:t xml:space="preserve">    </w:t>
            </w:r>
            <w:r w:rsidRPr="00232D7C">
              <w:rPr>
                <w:rFonts w:ascii="Consolas" w:hAnsi="Consolas" w:cs="Consolas"/>
                <w:sz w:val="24"/>
                <w:szCs w:val="24"/>
                <w:lang w:val="en-US"/>
              </w:rPr>
              <w:t>[TestClass]</w:t>
            </w:r>
          </w:p>
          <w:p w14:paraId="0A6BA39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HashSHA512Tests</w:t>
            </w:r>
          </w:p>
          <w:p w14:paraId="5E6EBD3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95D515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6C05CA65"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MakeHashTest()</w:t>
            </w:r>
          </w:p>
          <w:p w14:paraId="35327E7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D29E20F"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 = "Eviguf@77";</w:t>
            </w:r>
          </w:p>
          <w:p w14:paraId="7AD242F2"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passwordHash = "dba23bd80b85edfd9ea2f28e4cc4bb953" +</w:t>
            </w:r>
          </w:p>
          <w:p w14:paraId="6F5F348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"86df6b0183567ca3179cb156120f5c4" +</w:t>
            </w:r>
          </w:p>
          <w:p w14:paraId="326EE733"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"0312fae40f7ad74431ca921ce4c2c27" +</w:t>
            </w:r>
          </w:p>
          <w:p w14:paraId="63A8665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"d4c92b604051bf090947649801dc54e5e";</w:t>
            </w:r>
          </w:p>
          <w:p w14:paraId="4E6C11F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string actualPasswordHash = new HashSHA512().MakeHash(password);</w:t>
            </w:r>
          </w:p>
          <w:p w14:paraId="22FB220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Assert.Equals(passwordHash, actualPasswordHash);</w:t>
            </w:r>
          </w:p>
          <w:p w14:paraId="17563254"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799014C4" w14:textId="1A84905E" w:rsidR="00232D7C" w:rsidRPr="00232D7C" w:rsidRDefault="00232D7C" w:rsidP="00321997">
            <w:pPr>
              <w:autoSpaceDE w:val="0"/>
              <w:autoSpaceDN w:val="0"/>
              <w:adjustRightInd w:val="0"/>
              <w:spacing w:line="240" w:lineRule="auto"/>
              <w:ind w:firstLine="0"/>
              <w:jc w:val="left"/>
              <w:rPr>
                <w:rFonts w:ascii="Consolas" w:hAnsi="Consolas" w:cs="Consolas"/>
                <w:color w:val="000000"/>
                <w:sz w:val="19"/>
                <w:szCs w:val="19"/>
              </w:rPr>
            </w:pPr>
            <w:r w:rsidRPr="00232D7C">
              <w:rPr>
                <w:rFonts w:ascii="Consolas" w:hAnsi="Consolas" w:cs="Consolas"/>
                <w:sz w:val="24"/>
                <w:szCs w:val="24"/>
              </w:rPr>
              <w:t xml:space="preserve">    }</w:t>
            </w:r>
          </w:p>
        </w:tc>
      </w:tr>
    </w:tbl>
    <w:p w14:paraId="0774DAE2" w14:textId="6300E3B6" w:rsidR="00232D7C" w:rsidRDefault="00232D7C" w:rsidP="00C521EA">
      <w:pPr>
        <w:ind w:firstLine="0"/>
      </w:pPr>
    </w:p>
    <w:p w14:paraId="172FBD74" w14:textId="40B336AB" w:rsidR="00232D7C" w:rsidRPr="008B676E" w:rsidRDefault="00232D7C" w:rsidP="008B676E">
      <w:pPr>
        <w:ind w:right="142" w:firstLine="0"/>
        <w:jc w:val="right"/>
        <w:rPr>
          <w:b/>
          <w:rPrChange w:id="2067" w:author="Evgeny Sukharev" w:date="2021-06-15T17:07:00Z">
            <w:rPr/>
          </w:rPrChange>
        </w:rPr>
      </w:pPr>
      <w:r w:rsidRPr="008B676E">
        <w:rPr>
          <w:b/>
          <w:rPrChange w:id="2068" w:author="Evgeny Sukharev" w:date="2021-06-15T17:07:00Z">
            <w:rPr/>
          </w:rPrChange>
        </w:rPr>
        <w:t xml:space="preserve">Листинг </w:t>
      </w:r>
      <w:r w:rsidR="00DE7482" w:rsidRPr="008B676E">
        <w:rPr>
          <w:b/>
          <w:rPrChange w:id="2069" w:author="Evgeny Sukharev" w:date="2021-06-15T17:07:00Z">
            <w:rPr/>
          </w:rPrChange>
        </w:rPr>
        <w:t>В</w:t>
      </w:r>
      <w:r w:rsidRPr="008B676E">
        <w:rPr>
          <w:b/>
          <w:rPrChange w:id="2070" w:author="Evgeny Sukharev" w:date="2021-06-15T17:07:00Z">
            <w:rPr/>
          </w:rPrChange>
        </w:rPr>
        <w:t>.7</w:t>
      </w:r>
    </w:p>
    <w:p w14:paraId="1D83C237" w14:textId="77777777" w:rsidR="00232D7C" w:rsidRDefault="00232D7C" w:rsidP="008B614D">
      <w:pPr>
        <w:pStyle w:val="affffff4"/>
      </w:pPr>
      <w:r w:rsidRPr="005258C7">
        <w:t>Модульный</w:t>
      </w:r>
      <w:r>
        <w:t xml:space="preserve"> тест контактов</w:t>
      </w:r>
    </w:p>
    <w:tbl>
      <w:tblPr>
        <w:tblStyle w:val="af9"/>
        <w:tblW w:w="9776" w:type="dxa"/>
        <w:tblLook w:val="04A0" w:firstRow="1" w:lastRow="0" w:firstColumn="1" w:lastColumn="0" w:noHBand="0" w:noVBand="1"/>
        <w:tblPrChange w:id="2071" w:author="Evgeny Sukharev" w:date="2021-06-15T17:08:00Z">
          <w:tblPr>
            <w:tblStyle w:val="af9"/>
            <w:tblW w:w="9634" w:type="dxa"/>
            <w:tblLook w:val="04A0" w:firstRow="1" w:lastRow="0" w:firstColumn="1" w:lastColumn="0" w:noHBand="0" w:noVBand="1"/>
          </w:tblPr>
        </w:tblPrChange>
      </w:tblPr>
      <w:tblGrid>
        <w:gridCol w:w="9776"/>
        <w:tblGridChange w:id="2072">
          <w:tblGrid>
            <w:gridCol w:w="9634"/>
          </w:tblGrid>
        </w:tblGridChange>
      </w:tblGrid>
      <w:tr w:rsidR="00232D7C" w14:paraId="328B8377" w14:textId="77777777" w:rsidTr="008B676E">
        <w:tc>
          <w:tcPr>
            <w:tcW w:w="9776" w:type="dxa"/>
            <w:tcBorders>
              <w:top w:val="single" w:sz="4" w:space="0" w:color="auto"/>
              <w:left w:val="single" w:sz="4" w:space="0" w:color="auto"/>
              <w:bottom w:val="single" w:sz="4" w:space="0" w:color="auto"/>
              <w:right w:val="single" w:sz="4" w:space="0" w:color="auto"/>
            </w:tcBorders>
            <w:tcPrChange w:id="2073" w:author="Evgeny Sukharev" w:date="2021-06-15T17:08:00Z">
              <w:tcPr>
                <w:tcW w:w="9634" w:type="dxa"/>
                <w:tcBorders>
                  <w:top w:val="single" w:sz="4" w:space="0" w:color="auto"/>
                  <w:left w:val="single" w:sz="4" w:space="0" w:color="auto"/>
                  <w:bottom w:val="single" w:sz="4" w:space="0" w:color="auto"/>
                  <w:right w:val="single" w:sz="4" w:space="0" w:color="auto"/>
                </w:tcBorders>
              </w:tcPr>
            </w:tcPrChange>
          </w:tcPr>
          <w:p w14:paraId="62BE7EDC"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Domain.Models.Contacts;</w:t>
            </w:r>
          </w:p>
          <w:p w14:paraId="4115B7AE"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Domain.Models.Users;</w:t>
            </w:r>
          </w:p>
          <w:p w14:paraId="79346E6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using Microsoft.VisualStudio.TestTools.UnitTesting;</w:t>
            </w:r>
          </w:p>
          <w:p w14:paraId="6B7CE166"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p>
          <w:p w14:paraId="30E000DD"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namespace DeliveryRely.Domain.Tests</w:t>
            </w:r>
          </w:p>
          <w:p w14:paraId="1C8DED0A"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0BCB4871" w14:textId="77777777" w:rsidR="00232D7C" w:rsidRPr="00232D7C" w:rsidRDefault="00232D7C" w:rsidP="00321997">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[TestClass]</w:t>
            </w:r>
          </w:p>
          <w:p w14:paraId="6368477D" w14:textId="3E8AA1C9" w:rsidR="00232D7C" w:rsidRPr="00FB737D" w:rsidRDefault="00232D7C"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class ContactTest</w:t>
            </w:r>
          </w:p>
        </w:tc>
      </w:tr>
    </w:tbl>
    <w:p w14:paraId="3DE5C9BD" w14:textId="77777777" w:rsidR="00C15121" w:rsidRDefault="00C15121">
      <w:pPr>
        <w:spacing w:after="160" w:line="259" w:lineRule="auto"/>
        <w:ind w:firstLine="0"/>
        <w:jc w:val="left"/>
        <w:rPr>
          <w:ins w:id="2074" w:author="Evgeny Sukharev" w:date="2021-06-15T17:18:00Z"/>
          <w:b/>
          <w:color w:val="000000" w:themeColor="text1"/>
        </w:rPr>
      </w:pPr>
      <w:ins w:id="2075" w:author="Evgeny Sukharev" w:date="2021-06-15T17:18:00Z">
        <w:r>
          <w:rPr>
            <w:b/>
            <w:color w:val="000000" w:themeColor="text1"/>
          </w:rPr>
          <w:br w:type="page"/>
        </w:r>
      </w:ins>
    </w:p>
    <w:p w14:paraId="2D3F4C24" w14:textId="70DB3346" w:rsidR="007E607E" w:rsidRPr="008B676E" w:rsidRDefault="00F549F9" w:rsidP="008B676E">
      <w:pPr>
        <w:ind w:right="284"/>
        <w:jc w:val="right"/>
        <w:rPr>
          <w:b/>
          <w:color w:val="000000" w:themeColor="text1"/>
          <w:rPrChange w:id="2076" w:author="Evgeny Sukharev" w:date="2021-06-15T17:07:00Z">
            <w:rPr>
              <w:color w:val="000000" w:themeColor="text1"/>
            </w:rPr>
          </w:rPrChange>
        </w:rPr>
      </w:pPr>
      <w:ins w:id="2077" w:author="Evgeny Sukharev" w:date="2021-06-17T22:55:00Z">
        <w:r>
          <w:rPr>
            <w:b/>
            <w:color w:val="000000" w:themeColor="text1"/>
          </w:rPr>
          <w:t xml:space="preserve">Окончание </w:t>
        </w:r>
      </w:ins>
      <w:del w:id="2078" w:author="Evgeny Sukharev" w:date="2021-06-17T22:55:00Z">
        <w:r w:rsidR="00FB737D" w:rsidRPr="008B676E" w:rsidDel="00F549F9">
          <w:rPr>
            <w:b/>
            <w:color w:val="000000" w:themeColor="text1"/>
            <w:rPrChange w:id="2079" w:author="Evgeny Sukharev" w:date="2021-06-15T17:07:00Z">
              <w:rPr>
                <w:color w:val="000000" w:themeColor="text1"/>
              </w:rPr>
            </w:rPrChange>
          </w:rPr>
          <w:delText>Л</w:delText>
        </w:r>
      </w:del>
      <w:ins w:id="2080" w:author="Evgeny Sukharev" w:date="2021-06-17T22:55:00Z">
        <w:r>
          <w:rPr>
            <w:b/>
            <w:color w:val="000000" w:themeColor="text1"/>
          </w:rPr>
          <w:t>л</w:t>
        </w:r>
      </w:ins>
      <w:r w:rsidR="00FB737D" w:rsidRPr="008B676E">
        <w:rPr>
          <w:b/>
          <w:color w:val="000000" w:themeColor="text1"/>
          <w:rPrChange w:id="2081" w:author="Evgeny Sukharev" w:date="2021-06-15T17:07:00Z">
            <w:rPr>
              <w:color w:val="000000" w:themeColor="text1"/>
            </w:rPr>
          </w:rPrChange>
        </w:rPr>
        <w:t>истинг</w:t>
      </w:r>
      <w:ins w:id="2082" w:author="Evgeny Sukharev" w:date="2021-06-17T22:55:00Z">
        <w:r>
          <w:rPr>
            <w:b/>
            <w:color w:val="000000" w:themeColor="text1"/>
          </w:rPr>
          <w:t>а</w:t>
        </w:r>
      </w:ins>
      <w:r w:rsidR="00FB737D" w:rsidRPr="008B676E">
        <w:rPr>
          <w:b/>
          <w:color w:val="000000" w:themeColor="text1"/>
          <w:rPrChange w:id="2083" w:author="Evgeny Sukharev" w:date="2021-06-15T17:07:00Z">
            <w:rPr>
              <w:color w:val="000000" w:themeColor="text1"/>
            </w:rPr>
          </w:rPrChange>
        </w:rPr>
        <w:t xml:space="preserve"> В.7</w:t>
      </w:r>
      <w:del w:id="2084" w:author="Evgeny Sukharev" w:date="2021-06-17T22:55:00Z">
        <w:r w:rsidR="00FB737D" w:rsidRPr="008B676E" w:rsidDel="00F549F9">
          <w:rPr>
            <w:b/>
            <w:color w:val="000000" w:themeColor="text1"/>
            <w:rPrChange w:id="2085" w:author="Evgeny Sukharev" w:date="2021-06-15T17:07:00Z">
              <w:rPr>
                <w:color w:val="000000" w:themeColor="text1"/>
              </w:rPr>
            </w:rPrChange>
          </w:rPr>
          <w:delText>. Продолжение</w:delText>
        </w:r>
      </w:del>
    </w:p>
    <w:p w14:paraId="34FC3525" w14:textId="3027C419" w:rsidR="007E607E" w:rsidRDefault="00FB737D" w:rsidP="00FB737D">
      <w:pPr>
        <w:pStyle w:val="affffff4"/>
      </w:pPr>
      <w:r>
        <w:t>Модульный тест контактов</w:t>
      </w:r>
    </w:p>
    <w:tbl>
      <w:tblPr>
        <w:tblStyle w:val="af9"/>
        <w:tblW w:w="0" w:type="auto"/>
        <w:tblLook w:val="04A0" w:firstRow="1" w:lastRow="0" w:firstColumn="1" w:lastColumn="0" w:noHBand="0" w:noVBand="1"/>
        <w:tblPrChange w:id="2086" w:author="Evgeny Sukharev" w:date="2021-06-15T17:08:00Z">
          <w:tblPr>
            <w:tblStyle w:val="af9"/>
            <w:tblW w:w="0" w:type="auto"/>
            <w:tblLook w:val="04A0" w:firstRow="1" w:lastRow="0" w:firstColumn="1" w:lastColumn="0" w:noHBand="0" w:noVBand="1"/>
          </w:tblPr>
        </w:tblPrChange>
      </w:tblPr>
      <w:tblGrid>
        <w:gridCol w:w="9776"/>
        <w:tblGridChange w:id="2087">
          <w:tblGrid>
            <w:gridCol w:w="9628"/>
          </w:tblGrid>
        </w:tblGridChange>
      </w:tblGrid>
      <w:tr w:rsidR="00FB737D" w14:paraId="3D222B6A" w14:textId="77777777" w:rsidTr="008B676E">
        <w:tc>
          <w:tcPr>
            <w:tcW w:w="9776" w:type="dxa"/>
            <w:tcPrChange w:id="2088" w:author="Evgeny Sukharev" w:date="2021-06-15T17:08:00Z">
              <w:tcPr>
                <w:tcW w:w="9628" w:type="dxa"/>
              </w:tcPr>
            </w:tcPrChange>
          </w:tcPr>
          <w:p w14:paraId="49DD85A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w:t>
            </w:r>
          </w:p>
          <w:p w14:paraId="525C90D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[TestMethod]</w:t>
            </w:r>
          </w:p>
          <w:p w14:paraId="442E2F2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public void FieldsTest()</w:t>
            </w:r>
          </w:p>
          <w:p w14:paraId="3AD490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7B31069"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var contact = new Contact</w:t>
            </w:r>
          </w:p>
          <w:p w14:paraId="7B8950B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5DE9EAF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ContactId = 1,</w:t>
            </w:r>
          </w:p>
          <w:p w14:paraId="71E732EF"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ContactName = "contact",</w:t>
            </w:r>
          </w:p>
          <w:p w14:paraId="4D99DFA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ContactEmail = "contact@yandex.ru",</w:t>
            </w:r>
          </w:p>
          <w:p w14:paraId="2326DC9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UserId = 4,</w:t>
            </w:r>
          </w:p>
          <w:p w14:paraId="24E89605"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User = new User</w:t>
            </w:r>
          </w:p>
          <w:p w14:paraId="09D0148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0EAF9F23"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Email = "user@yandex.ru"</w:t>
            </w:r>
          </w:p>
          <w:p w14:paraId="0278C860"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6EABC95D"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w:t>
            </w:r>
          </w:p>
          <w:p w14:paraId="4F58E15C"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 contact.ContactName);</w:t>
            </w:r>
          </w:p>
          <w:p w14:paraId="1FCA5878"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Assert.AreEqual("contact@yandex.ru", contact.ContactEmail);</w:t>
            </w:r>
          </w:p>
          <w:p w14:paraId="30B0C97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Assert.AreEqual(4, contact.UserId);</w:t>
            </w:r>
          </w:p>
          <w:p w14:paraId="092D93DB"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lang w:val="en-US"/>
              </w:rPr>
            </w:pPr>
            <w:r w:rsidRPr="00232D7C">
              <w:rPr>
                <w:rFonts w:ascii="Consolas" w:hAnsi="Consolas" w:cs="Consolas"/>
                <w:sz w:val="24"/>
                <w:szCs w:val="24"/>
                <w:lang w:val="en-US"/>
              </w:rPr>
              <w:t xml:space="preserve">            Assert.AreEqual("user@yandex.ru", contact.User.Email);</w:t>
            </w:r>
          </w:p>
          <w:p w14:paraId="348DDFD2"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lang w:val="en-US"/>
              </w:rPr>
              <w:t xml:space="preserve">        </w:t>
            </w:r>
            <w:r w:rsidRPr="00232D7C">
              <w:rPr>
                <w:rFonts w:ascii="Consolas" w:hAnsi="Consolas" w:cs="Consolas"/>
                <w:sz w:val="24"/>
                <w:szCs w:val="24"/>
              </w:rPr>
              <w:t>}</w:t>
            </w:r>
          </w:p>
          <w:p w14:paraId="41D05C06" w14:textId="77777777" w:rsidR="00FB737D" w:rsidRPr="00232D7C" w:rsidRDefault="00FB737D" w:rsidP="00FB737D">
            <w:pPr>
              <w:autoSpaceDE w:val="0"/>
              <w:autoSpaceDN w:val="0"/>
              <w:adjustRightInd w:val="0"/>
              <w:spacing w:line="240" w:lineRule="auto"/>
              <w:ind w:firstLine="0"/>
              <w:jc w:val="left"/>
              <w:rPr>
                <w:rFonts w:ascii="Consolas" w:hAnsi="Consolas" w:cs="Consolas"/>
                <w:sz w:val="24"/>
                <w:szCs w:val="24"/>
              </w:rPr>
            </w:pPr>
            <w:r w:rsidRPr="00232D7C">
              <w:rPr>
                <w:rFonts w:ascii="Consolas" w:hAnsi="Consolas" w:cs="Consolas"/>
                <w:sz w:val="24"/>
                <w:szCs w:val="24"/>
              </w:rPr>
              <w:t xml:space="preserve">    }</w:t>
            </w:r>
          </w:p>
          <w:p w14:paraId="5CAEE8B4" w14:textId="28224FAF" w:rsidR="00FB737D" w:rsidRDefault="00FB737D" w:rsidP="00FB737D">
            <w:pPr>
              <w:autoSpaceDE w:val="0"/>
              <w:autoSpaceDN w:val="0"/>
              <w:adjustRightInd w:val="0"/>
              <w:spacing w:line="240" w:lineRule="auto"/>
              <w:ind w:firstLine="0"/>
              <w:jc w:val="left"/>
            </w:pPr>
            <w:r w:rsidRPr="00232D7C">
              <w:rPr>
                <w:rFonts w:ascii="Consolas" w:hAnsi="Consolas" w:cs="Consolas"/>
                <w:sz w:val="24"/>
                <w:szCs w:val="24"/>
              </w:rPr>
              <w:t>}</w:t>
            </w:r>
          </w:p>
        </w:tc>
      </w:tr>
    </w:tbl>
    <w:p w14:paraId="009AC283" w14:textId="77777777" w:rsidR="00FB737D" w:rsidRPr="00FB737D" w:rsidRDefault="00FB737D" w:rsidP="00FB737D">
      <w:pPr>
        <w:pStyle w:val="aff0"/>
      </w:pPr>
    </w:p>
    <w:p w14:paraId="48195BCF" w14:textId="6525E308" w:rsidR="00232D7C" w:rsidRDefault="007E607E" w:rsidP="007E607E">
      <w:pPr>
        <w:pStyle w:val="2"/>
        <w:numPr>
          <w:ilvl w:val="0"/>
          <w:numId w:val="0"/>
        </w:numPr>
      </w:pPr>
      <w:bookmarkStart w:id="2089" w:name="_Toc74867085"/>
      <w:r>
        <w:t>Приложение Г</w:t>
      </w:r>
      <w:bookmarkEnd w:id="2089"/>
    </w:p>
    <w:p w14:paraId="064EC512" w14:textId="77777777" w:rsidR="007E607E" w:rsidRDefault="007E607E" w:rsidP="007E607E">
      <w:pPr>
        <w:keepNext/>
        <w:ind w:firstLine="0"/>
      </w:pPr>
      <w:r w:rsidRPr="007E607E">
        <w:rPr>
          <w:noProof/>
          <w:lang w:eastAsia="ru-RU"/>
        </w:rPr>
        <w:drawing>
          <wp:inline distT="0" distB="0" distL="0" distR="0" wp14:anchorId="510E0D01" wp14:editId="076E6C4E">
            <wp:extent cx="6120130" cy="8649283"/>
            <wp:effectExtent l="0" t="0" r="0" b="0"/>
            <wp:docPr id="2" name="Рисунок 2" descr="C:\Users\r0bar\Documents\GitHub\MessageDeliveryService\Презентация\Заявка на внедр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Заявка на внедрение.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p>
    <w:p w14:paraId="79839A12" w14:textId="5EFA64B0" w:rsidR="007E607E" w:rsidRDefault="007E607E" w:rsidP="007E607E">
      <w:pPr>
        <w:pStyle w:val="affffff4"/>
      </w:pPr>
      <w:r>
        <w:t>Рис. Г.1. Заявка на разработку программного комплекса</w:t>
      </w:r>
    </w:p>
    <w:p w14:paraId="20981983" w14:textId="14D15062" w:rsidR="007E607E" w:rsidRDefault="00BA0901" w:rsidP="007E607E">
      <w:pPr>
        <w:pStyle w:val="affffff4"/>
        <w:keepNext/>
      </w:pPr>
      <w:ins w:id="2090" w:author="Evgeny Sukharev" w:date="2021-06-15T01:10:00Z">
        <w:r w:rsidRPr="00BA0901">
          <w:rPr>
            <w:noProof/>
            <w:lang w:eastAsia="ru-RU"/>
          </w:rPr>
          <w:drawing>
            <wp:inline distT="0" distB="0" distL="0" distR="0" wp14:anchorId="016088DB" wp14:editId="6ED9A801">
              <wp:extent cx="6301105" cy="8671741"/>
              <wp:effectExtent l="0" t="0" r="4445" b="0"/>
              <wp:docPr id="6" name="Рисунок 6" descr="C:\Users\r0bar\Documents\GitHub\MessageDeliveryService\Презентация\Акт внедр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0bar\Documents\GitHub\MessageDeliveryService\Презентация\Акт внедрения.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1105" cy="8671741"/>
                      </a:xfrm>
                      <a:prstGeom prst="rect">
                        <a:avLst/>
                      </a:prstGeom>
                      <a:noFill/>
                      <a:ln>
                        <a:noFill/>
                      </a:ln>
                    </pic:spPr>
                  </pic:pic>
                </a:graphicData>
              </a:graphic>
            </wp:inline>
          </w:drawing>
        </w:r>
      </w:ins>
      <w:del w:id="2091" w:author="Evgeny Sukharev" w:date="2021-06-15T01:09:00Z">
        <w:r w:rsidR="007E607E" w:rsidRPr="007E607E" w:rsidDel="00BA0901">
          <w:rPr>
            <w:noProof/>
            <w:lang w:eastAsia="ru-RU"/>
          </w:rPr>
          <w:drawing>
            <wp:inline distT="0" distB="0" distL="0" distR="0" wp14:anchorId="68845906" wp14:editId="4CC1C16B">
              <wp:extent cx="6120130" cy="8649283"/>
              <wp:effectExtent l="0" t="0" r="0" b="0"/>
              <wp:docPr id="3" name="Рисунок 3" descr="C:\Users\r0bar\Documents\GitHub\MessageDeliveryService\Презентация\Акт о внедрен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0bar\Documents\GitHub\MessageDeliveryService\Презентация\Акт о внедрении.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8649283"/>
                      </a:xfrm>
                      <a:prstGeom prst="rect">
                        <a:avLst/>
                      </a:prstGeom>
                      <a:noFill/>
                      <a:ln>
                        <a:noFill/>
                      </a:ln>
                    </pic:spPr>
                  </pic:pic>
                </a:graphicData>
              </a:graphic>
            </wp:inline>
          </w:drawing>
        </w:r>
      </w:del>
    </w:p>
    <w:p w14:paraId="46F59BCA" w14:textId="38FB7595" w:rsidR="007E607E" w:rsidRPr="007E607E" w:rsidRDefault="007E607E" w:rsidP="007E607E">
      <w:pPr>
        <w:pStyle w:val="af0"/>
        <w:jc w:val="center"/>
      </w:pPr>
      <w:r>
        <w:t>Рис. Г.2. Акт внедрения</w:t>
      </w:r>
    </w:p>
    <w:sectPr w:rsidR="007E607E" w:rsidRPr="007E607E" w:rsidSect="006613A2">
      <w:headerReference w:type="default" r:id="rId65"/>
      <w:pgSz w:w="11906" w:h="16838"/>
      <w:pgMar w:top="1134" w:right="282" w:bottom="851" w:left="1701"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29" w:author="Andrey T" w:date="2021-06-06T12:28:00Z" w:initials="AT">
    <w:p w14:paraId="0CAB5F15" w14:textId="75F5FC04" w:rsidR="00274593" w:rsidRDefault="00274593" w:rsidP="00DB1FD9">
      <w:pPr>
        <w:pStyle w:val="af2"/>
      </w:pPr>
      <w:r>
        <w:rPr>
          <w:rStyle w:val="af1"/>
        </w:rPr>
        <w:annotationRef/>
      </w:r>
      <w:r>
        <w:t>Цифры то же жирные и курсив, по левому краю выравнивание</w:t>
      </w:r>
    </w:p>
  </w:comment>
  <w:comment w:id="715" w:author="Andrey T" w:date="2021-06-06T12:55:00Z" w:initials="AT">
    <w:p w14:paraId="22E4284A" w14:textId="77777777" w:rsidR="00274593" w:rsidRDefault="00274593" w:rsidP="00B37101">
      <w:pPr>
        <w:pStyle w:val="af2"/>
        <w:jc w:val="left"/>
      </w:pPr>
      <w:r>
        <w:rPr>
          <w:rStyle w:val="af1"/>
        </w:rPr>
        <w:annotationRef/>
      </w:r>
      <w:r>
        <w:t xml:space="preserve">На защите могут спросить, почему не расматривали самые популярные у нас сервисы - </w:t>
      </w:r>
      <w:r>
        <w:rPr>
          <w:lang w:val="en-US"/>
        </w:rPr>
        <w:t>sendpulse</w:t>
      </w:r>
      <w:r w:rsidRPr="00463FE0">
        <w:t xml:space="preserve">, </w:t>
      </w:r>
      <w:r>
        <w:rPr>
          <w:lang w:val="en-US"/>
        </w:rPr>
        <w:t>unisender</w:t>
      </w:r>
      <w:r>
        <w:t>. И их нужно либо упомянуть, либо продумать ответ, почему не упоминул</w:t>
      </w:r>
    </w:p>
  </w:comment>
  <w:comment w:id="761" w:author="Andrey T" w:date="2021-06-06T12:58:00Z" w:initials="AT">
    <w:p w14:paraId="59E49A97" w14:textId="77777777" w:rsidR="00274593" w:rsidRDefault="00274593" w:rsidP="00B37101">
      <w:pPr>
        <w:pStyle w:val="af2"/>
        <w:jc w:val="left"/>
      </w:pPr>
      <w:r>
        <w:rPr>
          <w:rStyle w:val="af1"/>
        </w:rPr>
        <w:annotationRef/>
      </w:r>
      <w:r>
        <w:t>Жирность не нужна</w:t>
      </w:r>
    </w:p>
  </w:comment>
  <w:comment w:id="762" w:author="Andrey T" w:date="2021-06-06T12:59:00Z" w:initials="AT">
    <w:p w14:paraId="0A61E068" w14:textId="77777777" w:rsidR="00274593" w:rsidRDefault="00274593" w:rsidP="00B37101">
      <w:pPr>
        <w:pStyle w:val="af2"/>
        <w:jc w:val="left"/>
      </w:pPr>
      <w:r>
        <w:rPr>
          <w:rStyle w:val="af1"/>
        </w:rPr>
        <w:annotationRef/>
      </w:r>
      <w:r>
        <w:t>Зачем курсив?</w:t>
      </w:r>
    </w:p>
  </w:comment>
  <w:comment w:id="773" w:author="Andrey T" w:date="2021-06-06T13:00:00Z" w:initials="AT">
    <w:p w14:paraId="416288F9" w14:textId="77777777" w:rsidR="00274593" w:rsidRDefault="00274593" w:rsidP="00B37101">
      <w:pPr>
        <w:pStyle w:val="af2"/>
        <w:jc w:val="left"/>
      </w:pPr>
      <w:r>
        <w:rPr>
          <w:rStyle w:val="af1"/>
        </w:rPr>
        <w:annotationRef/>
      </w:r>
      <w:r>
        <w:t>Каждый лист внутри главы должен быть заполнен на 100%, последний лист главы - на 2/3</w:t>
      </w:r>
    </w:p>
  </w:comment>
  <w:comment w:id="848" w:author="Andrey T" w:date="2021-06-06T13:03:00Z" w:initials="AT">
    <w:p w14:paraId="6306C7AC" w14:textId="77777777" w:rsidR="00A13D0E" w:rsidRDefault="00A13D0E" w:rsidP="00A13D0E">
      <w:pPr>
        <w:pStyle w:val="af2"/>
        <w:jc w:val="left"/>
      </w:pPr>
      <w:r>
        <w:rPr>
          <w:rStyle w:val="af1"/>
        </w:rPr>
        <w:annotationRef/>
      </w:r>
      <w:r>
        <w:t>Не хватает перед этим какой-то общей тестовки-абзаца.</w:t>
      </w:r>
    </w:p>
  </w:comment>
  <w:comment w:id="860" w:author="Andrey T" w:date="2021-06-06T13:03:00Z" w:initials="AT">
    <w:p w14:paraId="6742B4A8" w14:textId="77777777" w:rsidR="00274593" w:rsidRDefault="00274593" w:rsidP="00B37101">
      <w:pPr>
        <w:pStyle w:val="af2"/>
        <w:jc w:val="left"/>
      </w:pPr>
      <w:r>
        <w:rPr>
          <w:rStyle w:val="af1"/>
        </w:rPr>
        <w:annotationRef/>
      </w:r>
      <w:r>
        <w:t>Не хватает перед этим какой-то общей тестовки-абзаца.</w:t>
      </w:r>
    </w:p>
  </w:comment>
  <w:comment w:id="911" w:author="Andrey T" w:date="2021-06-06T13:10:00Z" w:initials="AT">
    <w:p w14:paraId="4A343270" w14:textId="77777777" w:rsidR="00274593" w:rsidRDefault="00274593" w:rsidP="00B37101">
      <w:pPr>
        <w:pStyle w:val="af2"/>
        <w:jc w:val="left"/>
      </w:pPr>
      <w:r>
        <w:rPr>
          <w:rStyle w:val="af1"/>
        </w:rPr>
        <w:annotationRef/>
      </w:r>
      <w:r>
        <w:t>точка</w:t>
      </w:r>
    </w:p>
  </w:comment>
  <w:comment w:id="1376" w:author="Andrey T" w:date="2021-06-06T13:23:00Z" w:initials="AT">
    <w:p w14:paraId="03B88967" w14:textId="77777777" w:rsidR="00274593" w:rsidRDefault="00274593" w:rsidP="00B37101">
      <w:pPr>
        <w:pStyle w:val="af2"/>
        <w:jc w:val="left"/>
      </w:pPr>
      <w:r>
        <w:rPr>
          <w:rStyle w:val="af1"/>
        </w:rPr>
        <w:annotationRef/>
      </w:r>
      <w:r>
        <w:t>Считается что в сиске должно быть (не менее половины) журнальных источников и книг. Сейчас в основном сайты. Но в целом не плохо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AB5F15" w15:done="0"/>
  <w15:commentEx w15:paraId="22E4284A" w15:done="0"/>
  <w15:commentEx w15:paraId="59E49A97" w15:done="0"/>
  <w15:commentEx w15:paraId="0A61E068" w15:done="0"/>
  <w15:commentEx w15:paraId="416288F9" w15:done="0"/>
  <w15:commentEx w15:paraId="6306C7AC" w15:done="0"/>
  <w15:commentEx w15:paraId="6742B4A8" w15:done="0"/>
  <w15:commentEx w15:paraId="4A343270" w15:done="0"/>
  <w15:commentEx w15:paraId="03B889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73AED" w16cex:dateUtc="2021-06-06T09:15:00Z"/>
  <w16cex:commentExtensible w16cex:durableId="24673B47" w16cex:dateUtc="2021-06-06T09:17:00Z"/>
  <w16cex:commentExtensible w16cex:durableId="24673E32" w16cex:dateUtc="2021-06-06T09:29:00Z"/>
  <w16cex:commentExtensible w16cex:durableId="24673EB8" w16cex:dateUtc="2021-06-06T09:31:00Z"/>
  <w16cex:commentExtensible w16cex:durableId="246745D0" w16cex:dateUtc="2021-06-06T10:02:00Z"/>
  <w16cex:commentExtensible w16cex:durableId="24673DD4" w16cex:dateUtc="2021-06-06T09:28:00Z"/>
  <w16cex:commentExtensible w16cex:durableId="24674450" w16cex:dateUtc="2021-06-06T09:55:00Z"/>
  <w16cex:commentExtensible w16cex:durableId="2467450D" w16cex:dateUtc="2021-06-06T09:58:00Z"/>
  <w16cex:commentExtensible w16cex:durableId="24674543" w16cex:dateUtc="2021-06-06T09:59:00Z"/>
  <w16cex:commentExtensible w16cex:durableId="2467456A" w16cex:dateUtc="2021-06-06T10:00:00Z"/>
  <w16cex:commentExtensible w16cex:durableId="2467461E" w16cex:dateUtc="2021-06-06T10:03:00Z"/>
  <w16cex:commentExtensible w16cex:durableId="24674750" w16cex:dateUtc="2021-06-06T10:08:00Z"/>
  <w16cex:commentExtensible w16cex:durableId="246747DB" w16cex:dateUtc="2021-06-06T10:10:00Z"/>
  <w16cex:commentExtensible w16cex:durableId="24674AD1" w16cex:dateUtc="2021-06-0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F3E12" w16cid:durableId="24673AED"/>
  <w16cid:commentId w16cid:paraId="5E69B485" w16cid:durableId="24673B47"/>
  <w16cid:commentId w16cid:paraId="21E91FD3" w16cid:durableId="24673E32"/>
  <w16cid:commentId w16cid:paraId="43AE2E6B" w16cid:durableId="24673EB8"/>
  <w16cid:commentId w16cid:paraId="749E3F79" w16cid:durableId="246745D0"/>
  <w16cid:commentId w16cid:paraId="0CAB5F15" w16cid:durableId="24673DD4"/>
  <w16cid:commentId w16cid:paraId="22E4284A" w16cid:durableId="24674450"/>
  <w16cid:commentId w16cid:paraId="59E49A97" w16cid:durableId="2467450D"/>
  <w16cid:commentId w16cid:paraId="0A61E068" w16cid:durableId="24674543"/>
  <w16cid:commentId w16cid:paraId="416288F9" w16cid:durableId="2467456A"/>
  <w16cid:commentId w16cid:paraId="6742B4A8" w16cid:durableId="2467461E"/>
  <w16cid:commentId w16cid:paraId="6424D0B7" w16cid:durableId="24674750"/>
  <w16cid:commentId w16cid:paraId="4A343270" w16cid:durableId="246747DB"/>
  <w16cid:commentId w16cid:paraId="03B88967" w16cid:durableId="24674A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05516" w14:textId="77777777" w:rsidR="001B58BB" w:rsidRDefault="001B58BB" w:rsidP="00AA1F1D">
      <w:pPr>
        <w:spacing w:line="240" w:lineRule="auto"/>
      </w:pPr>
      <w:r>
        <w:separator/>
      </w:r>
    </w:p>
  </w:endnote>
  <w:endnote w:type="continuationSeparator" w:id="0">
    <w:p w14:paraId="70E3C1AA" w14:textId="77777777" w:rsidR="001B58BB" w:rsidRDefault="001B58BB" w:rsidP="00AA1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useoSansCyrl">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B5187" w14:textId="77777777" w:rsidR="001B58BB" w:rsidRDefault="001B58BB" w:rsidP="00AA1F1D">
      <w:pPr>
        <w:spacing w:line="240" w:lineRule="auto"/>
      </w:pPr>
      <w:r>
        <w:separator/>
      </w:r>
    </w:p>
  </w:footnote>
  <w:footnote w:type="continuationSeparator" w:id="0">
    <w:p w14:paraId="1D36E3E9" w14:textId="77777777" w:rsidR="001B58BB" w:rsidRDefault="001B58BB" w:rsidP="00AA1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1AD5B683" w14:textId="77777777" w:rsidR="00274593" w:rsidRDefault="00274593" w:rsidP="00AA1F1D">
        <w:pPr>
          <w:pStyle w:val="aa"/>
          <w:ind w:firstLine="0"/>
          <w:jc w:val="center"/>
        </w:pPr>
        <w:r>
          <w:fldChar w:fldCharType="begin"/>
        </w:r>
        <w:r>
          <w:instrText>PAGE   \* MERGEFORMAT</w:instrText>
        </w:r>
        <w:r>
          <w:fldChar w:fldCharType="separate"/>
        </w:r>
        <w:r>
          <w:rPr>
            <w:noProof/>
          </w:rPr>
          <w:t>97</w:t>
        </w:r>
        <w:r>
          <w:fldChar w:fldCharType="end"/>
        </w:r>
      </w:p>
    </w:sdtContent>
  </w:sdt>
  <w:p w14:paraId="13C772C5" w14:textId="77777777" w:rsidR="00274593" w:rsidRDefault="0027459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7285660"/>
      <w:docPartObj>
        <w:docPartGallery w:val="Page Numbers (Top of Page)"/>
        <w:docPartUnique/>
      </w:docPartObj>
    </w:sdtPr>
    <w:sdtEndPr>
      <w:rPr>
        <w:sz w:val="24"/>
        <w:szCs w:val="24"/>
      </w:rPr>
    </w:sdtEndPr>
    <w:sdtContent>
      <w:p w14:paraId="74A7AEE3" w14:textId="6DAE37AB" w:rsidR="00274593" w:rsidRPr="0071314C" w:rsidRDefault="00274593" w:rsidP="00C91C07">
        <w:pPr>
          <w:pStyle w:val="aa"/>
          <w:ind w:firstLine="0"/>
          <w:jc w:val="center"/>
          <w:rPr>
            <w:sz w:val="24"/>
            <w:szCs w:val="24"/>
          </w:rPr>
        </w:pPr>
        <w:r w:rsidRPr="00097A9E">
          <w:rPr>
            <w:sz w:val="24"/>
            <w:szCs w:val="24"/>
          </w:rPr>
          <w:fldChar w:fldCharType="begin"/>
        </w:r>
        <w:r w:rsidRPr="00097A9E">
          <w:rPr>
            <w:sz w:val="24"/>
            <w:szCs w:val="24"/>
          </w:rPr>
          <w:instrText>PAGE   \* MERGEFORMAT</w:instrText>
        </w:r>
        <w:r w:rsidRPr="00097A9E">
          <w:rPr>
            <w:sz w:val="24"/>
            <w:szCs w:val="24"/>
          </w:rPr>
          <w:fldChar w:fldCharType="separate"/>
        </w:r>
        <w:r w:rsidR="00247CA3">
          <w:rPr>
            <w:noProof/>
            <w:sz w:val="24"/>
            <w:szCs w:val="24"/>
          </w:rPr>
          <w:t>16</w:t>
        </w:r>
        <w:r w:rsidRPr="00097A9E">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6B72"/>
    <w:multiLevelType w:val="hybridMultilevel"/>
    <w:tmpl w:val="A274C306"/>
    <w:lvl w:ilvl="0" w:tplc="79D696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CFB3412"/>
    <w:multiLevelType w:val="hybridMultilevel"/>
    <w:tmpl w:val="98F2FAD8"/>
    <w:lvl w:ilvl="0" w:tplc="ABCE6F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E405D29"/>
    <w:multiLevelType w:val="hybridMultilevel"/>
    <w:tmpl w:val="A274D60E"/>
    <w:lvl w:ilvl="0" w:tplc="94BED2CE">
      <w:start w:val="1"/>
      <w:numFmt w:val="decimal"/>
      <w:lvlText w:val="%1."/>
      <w:lvlJc w:val="left"/>
      <w:pPr>
        <w:ind w:left="1068" w:hanging="360"/>
      </w:pPr>
      <w:rPr>
        <w:b w:val="0"/>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E7E17E4"/>
    <w:multiLevelType w:val="hybridMultilevel"/>
    <w:tmpl w:val="5AE2F0E8"/>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42E5E08"/>
    <w:multiLevelType w:val="hybridMultilevel"/>
    <w:tmpl w:val="B14E8324"/>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1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F926D8E"/>
    <w:multiLevelType w:val="hybridMultilevel"/>
    <w:tmpl w:val="980442F8"/>
    <w:lvl w:ilvl="0" w:tplc="3BBC03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4A46ACA"/>
    <w:multiLevelType w:val="hybridMultilevel"/>
    <w:tmpl w:val="121862EA"/>
    <w:lvl w:ilvl="0" w:tplc="5CF82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94324C8"/>
    <w:multiLevelType w:val="hybridMultilevel"/>
    <w:tmpl w:val="1ABACAEA"/>
    <w:lvl w:ilvl="0" w:tplc="0419000F">
      <w:start w:val="1"/>
      <w:numFmt w:val="decimal"/>
      <w:lvlText w:val="%1."/>
      <w:lvlJc w:val="left"/>
      <w:pPr>
        <w:ind w:left="1068" w:hanging="360"/>
      </w:pPr>
      <w:rPr>
        <w:rFonts w:hint="default"/>
      </w:rPr>
    </w:lvl>
    <w:lvl w:ilvl="1" w:tplc="04190001">
      <w:start w:val="1"/>
      <w:numFmt w:val="bullet"/>
      <w:lvlText w:val=""/>
      <w:lvlJc w:val="left"/>
      <w:pPr>
        <w:ind w:left="1788" w:hanging="360"/>
      </w:pPr>
      <w:rPr>
        <w:rFonts w:ascii="Symbol" w:hAnsi="Symbol" w:hint="default"/>
      </w:rPr>
    </w:lvl>
    <w:lvl w:ilvl="2" w:tplc="26560FF0">
      <w:start w:val="1"/>
      <w:numFmt w:val="decimal"/>
      <w:lvlText w:val="%3)"/>
      <w:lvlJc w:val="left"/>
      <w:pPr>
        <w:ind w:left="2688" w:hanging="360"/>
      </w:pPr>
      <w:rPr>
        <w:rFonts w:hint="default"/>
      </w:r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30740C95"/>
    <w:multiLevelType w:val="hybridMultilevel"/>
    <w:tmpl w:val="F1A6192E"/>
    <w:lvl w:ilvl="0" w:tplc="54162FC0">
      <w:start w:val="1"/>
      <w:numFmt w:val="bullet"/>
      <w:pStyle w:val="a"/>
      <w:lvlText w:val=""/>
      <w:lvlJc w:val="left"/>
      <w:pPr>
        <w:ind w:left="1068" w:hanging="360"/>
      </w:pPr>
      <w:rPr>
        <w:rFonts w:ascii="Symbol" w:eastAsiaTheme="minorHAnsi" w:hAnsi="Symbol" w:cstheme="minorBidi"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2" w15:restartNumberingAfterBreak="0">
    <w:nsid w:val="30CF2D2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12217FD"/>
    <w:multiLevelType w:val="hybridMultilevel"/>
    <w:tmpl w:val="9B72D5B0"/>
    <w:lvl w:ilvl="0" w:tplc="36D27B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1D32A64"/>
    <w:multiLevelType w:val="hybridMultilevel"/>
    <w:tmpl w:val="F132BF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561B8D"/>
    <w:multiLevelType w:val="hybridMultilevel"/>
    <w:tmpl w:val="275698A8"/>
    <w:lvl w:ilvl="0" w:tplc="DFE848C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6F9359A"/>
    <w:multiLevelType w:val="hybridMultilevel"/>
    <w:tmpl w:val="3C4A5BA6"/>
    <w:lvl w:ilvl="0" w:tplc="CB6A564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8F427D2"/>
    <w:multiLevelType w:val="hybridMultilevel"/>
    <w:tmpl w:val="B6EC2A6E"/>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19" w15:restartNumberingAfterBreak="0">
    <w:nsid w:val="3A022E5C"/>
    <w:multiLevelType w:val="hybridMultilevel"/>
    <w:tmpl w:val="FBDA9A58"/>
    <w:lvl w:ilvl="0" w:tplc="49B29A74">
      <w:start w:val="1"/>
      <w:numFmt w:val="decimal"/>
      <w:lvlText w:val="%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3B3B034D"/>
    <w:multiLevelType w:val="hybridMultilevel"/>
    <w:tmpl w:val="85D47CC0"/>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F835453"/>
    <w:multiLevelType w:val="hybridMultilevel"/>
    <w:tmpl w:val="A246F85C"/>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pStyle w:val="c"/>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41AD4734"/>
    <w:multiLevelType w:val="hybridMultilevel"/>
    <w:tmpl w:val="CA32725A"/>
    <w:lvl w:ilvl="0" w:tplc="04190011">
      <w:start w:val="1"/>
      <w:numFmt w:val="decimal"/>
      <w:lvlText w:val="%1)"/>
      <w:lvlJc w:val="left"/>
      <w:pPr>
        <w:ind w:left="1003" w:hanging="360"/>
      </w:pPr>
    </w:lvl>
    <w:lvl w:ilvl="1" w:tplc="04190019">
      <w:start w:val="1"/>
      <w:numFmt w:val="lowerLetter"/>
      <w:lvlText w:val="%2."/>
      <w:lvlJc w:val="left"/>
      <w:pPr>
        <w:ind w:left="1723" w:hanging="360"/>
      </w:pPr>
    </w:lvl>
    <w:lvl w:ilvl="2" w:tplc="0419001B">
      <w:start w:val="1"/>
      <w:numFmt w:val="lowerRoman"/>
      <w:lvlText w:val="%3."/>
      <w:lvlJc w:val="right"/>
      <w:pPr>
        <w:ind w:left="2443" w:hanging="180"/>
      </w:pPr>
    </w:lvl>
    <w:lvl w:ilvl="3" w:tplc="0419000F">
      <w:start w:val="1"/>
      <w:numFmt w:val="decimal"/>
      <w:lvlText w:val="%4."/>
      <w:lvlJc w:val="left"/>
      <w:pPr>
        <w:ind w:left="3163" w:hanging="360"/>
      </w:pPr>
    </w:lvl>
    <w:lvl w:ilvl="4" w:tplc="04190019">
      <w:start w:val="1"/>
      <w:numFmt w:val="lowerLetter"/>
      <w:lvlText w:val="%5."/>
      <w:lvlJc w:val="left"/>
      <w:pPr>
        <w:ind w:left="3883" w:hanging="360"/>
      </w:pPr>
    </w:lvl>
    <w:lvl w:ilvl="5" w:tplc="0419001B">
      <w:start w:val="1"/>
      <w:numFmt w:val="lowerRoman"/>
      <w:lvlText w:val="%6."/>
      <w:lvlJc w:val="right"/>
      <w:pPr>
        <w:ind w:left="4603" w:hanging="180"/>
      </w:pPr>
    </w:lvl>
    <w:lvl w:ilvl="6" w:tplc="0419000F">
      <w:start w:val="1"/>
      <w:numFmt w:val="decimal"/>
      <w:lvlText w:val="%7."/>
      <w:lvlJc w:val="left"/>
      <w:pPr>
        <w:ind w:left="5323" w:hanging="360"/>
      </w:pPr>
    </w:lvl>
    <w:lvl w:ilvl="7" w:tplc="04190019">
      <w:start w:val="1"/>
      <w:numFmt w:val="lowerLetter"/>
      <w:lvlText w:val="%8."/>
      <w:lvlJc w:val="left"/>
      <w:pPr>
        <w:ind w:left="6043" w:hanging="360"/>
      </w:pPr>
    </w:lvl>
    <w:lvl w:ilvl="8" w:tplc="0419001B">
      <w:start w:val="1"/>
      <w:numFmt w:val="lowerRoman"/>
      <w:lvlText w:val="%9."/>
      <w:lvlJc w:val="right"/>
      <w:pPr>
        <w:ind w:left="6763" w:hanging="180"/>
      </w:pPr>
    </w:lvl>
  </w:abstractNum>
  <w:abstractNum w:abstractNumId="24" w15:restartNumberingAfterBreak="0">
    <w:nsid w:val="4C68689A"/>
    <w:multiLevelType w:val="multilevel"/>
    <w:tmpl w:val="52CE2030"/>
    <w:lvl w:ilvl="0">
      <w:start w:val="1"/>
      <w:numFmt w:val="decimal"/>
      <w:pStyle w:val="1"/>
      <w:suff w:val="space"/>
      <w:lvlText w:val="%1."/>
      <w:lvlJc w:val="left"/>
      <w:pPr>
        <w:ind w:left="0" w:firstLine="0"/>
      </w:pPr>
      <w:rPr>
        <w:rFonts w:hint="default"/>
        <w:lang w:val="ru-RU"/>
      </w:rPr>
    </w:lvl>
    <w:lvl w:ilvl="1">
      <w:start w:val="1"/>
      <w:numFmt w:val="decimal"/>
      <w:pStyle w:val="2"/>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7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0" w:firstLine="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02F64"/>
    <w:multiLevelType w:val="hybridMultilevel"/>
    <w:tmpl w:val="AC248108"/>
    <w:lvl w:ilvl="0" w:tplc="AD400E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05104C1"/>
    <w:multiLevelType w:val="multilevel"/>
    <w:tmpl w:val="B6A8C4B4"/>
    <w:lvl w:ilvl="0">
      <w:start w:val="1"/>
      <w:numFmt w:val="decimal"/>
      <w:suff w:val="space"/>
      <w:lvlText w:val="%1."/>
      <w:lvlJc w:val="left"/>
      <w:pPr>
        <w:ind w:left="0" w:firstLine="0"/>
      </w:pPr>
    </w:lvl>
    <w:lvl w:ilvl="1">
      <w:start w:val="1"/>
      <w:numFmt w:val="decimal"/>
      <w:suff w:val="space"/>
      <w:lvlText w:val="%1.%2."/>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bCs w:val="0"/>
        <w:i/>
        <w:iCs w:val="0"/>
        <w:caps w:val="0"/>
        <w:smallCaps w:val="0"/>
        <w:strike w:val="0"/>
        <w:dstrike w:val="0"/>
        <w:outline w:val="0"/>
        <w:shadow w:val="0"/>
        <w:emboss w:val="0"/>
        <w:imprint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635747"/>
    <w:multiLevelType w:val="hybridMultilevel"/>
    <w:tmpl w:val="63C26284"/>
    <w:lvl w:ilvl="0" w:tplc="68D419D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521111D"/>
    <w:multiLevelType w:val="hybridMultilevel"/>
    <w:tmpl w:val="883289D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82AC6BB6">
      <w:start w:val="1"/>
      <w:numFmt w:val="decimal"/>
      <w:lvlText w:val="%4."/>
      <w:lvlJc w:val="left"/>
      <w:pPr>
        <w:ind w:left="3589" w:hanging="360"/>
      </w:pPr>
      <w:rPr>
        <w:b w:val="0"/>
      </w:r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9" w15:restartNumberingAfterBreak="0">
    <w:nsid w:val="584E7706"/>
    <w:multiLevelType w:val="hybridMultilevel"/>
    <w:tmpl w:val="69C881B6"/>
    <w:lvl w:ilvl="0" w:tplc="CBE23B12">
      <w:start w:val="1"/>
      <w:numFmt w:val="decimal"/>
      <w:pStyle w:val="a0"/>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F0330D5"/>
    <w:multiLevelType w:val="hybridMultilevel"/>
    <w:tmpl w:val="62F4C604"/>
    <w:lvl w:ilvl="0" w:tplc="454845E2">
      <w:start w:val="1"/>
      <w:numFmt w:val="bullet"/>
      <w:pStyle w:val="10"/>
      <w:lvlText w:val=""/>
      <w:lvlJc w:val="left"/>
      <w:pPr>
        <w:ind w:left="720" w:hanging="360"/>
      </w:pPr>
      <w:rPr>
        <w:rFonts w:ascii="Symbol" w:hAnsi="Symbol" w:hint="default"/>
      </w:rPr>
    </w:lvl>
    <w:lvl w:ilvl="1" w:tplc="08FACB90">
      <w:numFmt w:val="bullet"/>
      <w:lvlText w:val="•"/>
      <w:lvlJc w:val="left"/>
      <w:pPr>
        <w:ind w:left="1785" w:hanging="705"/>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F947FF"/>
    <w:multiLevelType w:val="hybridMultilevel"/>
    <w:tmpl w:val="862A5FAC"/>
    <w:lvl w:ilvl="0" w:tplc="BBFE77C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4321462"/>
    <w:multiLevelType w:val="hybridMultilevel"/>
    <w:tmpl w:val="82961580"/>
    <w:lvl w:ilvl="0" w:tplc="DC1A5D60">
      <w:start w:val="1"/>
      <w:numFmt w:val="decimal"/>
      <w:pStyle w:val="30"/>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786574F"/>
    <w:multiLevelType w:val="hybridMultilevel"/>
    <w:tmpl w:val="A0AC9218"/>
    <w:lvl w:ilvl="0" w:tplc="911A24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85143F1"/>
    <w:multiLevelType w:val="hybridMultilevel"/>
    <w:tmpl w:val="F9FE21A0"/>
    <w:lvl w:ilvl="0" w:tplc="0419000F">
      <w:start w:val="1"/>
      <w:numFmt w:val="decimal"/>
      <w:lvlText w:val="%1."/>
      <w:lvlJc w:val="left"/>
      <w:pPr>
        <w:ind w:left="3588" w:hanging="360"/>
      </w:pPr>
    </w:lvl>
    <w:lvl w:ilvl="1" w:tplc="3B44F9E6">
      <w:start w:val="1"/>
      <w:numFmt w:val="decimal"/>
      <w:lvlText w:val="%2)"/>
      <w:lvlJc w:val="left"/>
      <w:pPr>
        <w:ind w:left="4308" w:hanging="360"/>
      </w:pPr>
      <w:rPr>
        <w:rFonts w:hint="default"/>
      </w:rPr>
    </w:lvl>
    <w:lvl w:ilvl="2" w:tplc="0419001B" w:tentative="1">
      <w:start w:val="1"/>
      <w:numFmt w:val="lowerRoman"/>
      <w:lvlText w:val="%3."/>
      <w:lvlJc w:val="right"/>
      <w:pPr>
        <w:ind w:left="5028" w:hanging="180"/>
      </w:pPr>
    </w:lvl>
    <w:lvl w:ilvl="3" w:tplc="A38A86DE">
      <w:start w:val="1"/>
      <w:numFmt w:val="decimal"/>
      <w:lvlText w:val="%4."/>
      <w:lvlJc w:val="left"/>
      <w:pPr>
        <w:ind w:left="5748" w:hanging="360"/>
      </w:pPr>
      <w:rPr>
        <w:b w:val="0"/>
      </w:r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35" w15:restartNumberingAfterBreak="0">
    <w:nsid w:val="6E463CAE"/>
    <w:multiLevelType w:val="multilevel"/>
    <w:tmpl w:val="953A77D6"/>
    <w:styleLink w:val="a1"/>
    <w:lvl w:ilvl="0">
      <w:start w:val="1"/>
      <w:numFmt w:val="decimal"/>
      <w:suff w:val="space"/>
      <w:lvlText w:val="%1."/>
      <w:lvlJc w:val="left"/>
      <w:pPr>
        <w:ind w:left="360" w:hanging="360"/>
      </w:pPr>
      <w:rPr>
        <w:rFonts w:ascii="Times New Roman" w:eastAsiaTheme="minorHAnsi" w:hAnsi="Times New Roman" w:cstheme="minorBidi"/>
      </w:rPr>
    </w:lvl>
    <w:lvl w:ilvl="1">
      <w:start w:val="1"/>
      <w:numFmt w:val="decimal"/>
      <w:suff w:val="space"/>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012B5B"/>
    <w:multiLevelType w:val="hybridMultilevel"/>
    <w:tmpl w:val="2A2C4B10"/>
    <w:lvl w:ilvl="0" w:tplc="F4063412">
      <w:start w:val="1"/>
      <w:numFmt w:val="decimal"/>
      <w:lvlText w:val="%1."/>
      <w:lvlJc w:val="left"/>
      <w:pPr>
        <w:tabs>
          <w:tab w:val="num" w:pos="1069"/>
        </w:tabs>
        <w:ind w:left="1069" w:hanging="360"/>
      </w:pPr>
      <w:rPr>
        <w:b w:val="0"/>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start w:val="1"/>
      <w:numFmt w:val="decimal"/>
      <w:lvlText w:val="%4."/>
      <w:lvlJc w:val="left"/>
      <w:pPr>
        <w:tabs>
          <w:tab w:val="num" w:pos="3229"/>
        </w:tabs>
        <w:ind w:left="3229" w:hanging="360"/>
      </w:pPr>
    </w:lvl>
    <w:lvl w:ilvl="4" w:tplc="04190019">
      <w:start w:val="1"/>
      <w:numFmt w:val="lowerLetter"/>
      <w:lvlText w:val="%5."/>
      <w:lvlJc w:val="left"/>
      <w:pPr>
        <w:tabs>
          <w:tab w:val="num" w:pos="3949"/>
        </w:tabs>
        <w:ind w:left="3949" w:hanging="360"/>
      </w:pPr>
    </w:lvl>
    <w:lvl w:ilvl="5" w:tplc="0419001B">
      <w:start w:val="1"/>
      <w:numFmt w:val="lowerRoman"/>
      <w:lvlText w:val="%6."/>
      <w:lvlJc w:val="right"/>
      <w:pPr>
        <w:tabs>
          <w:tab w:val="num" w:pos="4669"/>
        </w:tabs>
        <w:ind w:left="4669" w:hanging="180"/>
      </w:pPr>
    </w:lvl>
    <w:lvl w:ilvl="6" w:tplc="0419000F">
      <w:start w:val="1"/>
      <w:numFmt w:val="decimal"/>
      <w:lvlText w:val="%7."/>
      <w:lvlJc w:val="left"/>
      <w:pPr>
        <w:tabs>
          <w:tab w:val="num" w:pos="5389"/>
        </w:tabs>
        <w:ind w:left="5389" w:hanging="360"/>
      </w:pPr>
    </w:lvl>
    <w:lvl w:ilvl="7" w:tplc="04190019">
      <w:start w:val="1"/>
      <w:numFmt w:val="lowerLetter"/>
      <w:lvlText w:val="%8."/>
      <w:lvlJc w:val="left"/>
      <w:pPr>
        <w:tabs>
          <w:tab w:val="num" w:pos="6109"/>
        </w:tabs>
        <w:ind w:left="6109" w:hanging="360"/>
      </w:pPr>
    </w:lvl>
    <w:lvl w:ilvl="8" w:tplc="0419001B">
      <w:start w:val="1"/>
      <w:numFmt w:val="lowerRoman"/>
      <w:lvlText w:val="%9."/>
      <w:lvlJc w:val="right"/>
      <w:pPr>
        <w:tabs>
          <w:tab w:val="num" w:pos="6829"/>
        </w:tabs>
        <w:ind w:left="6829" w:hanging="180"/>
      </w:pPr>
    </w:lvl>
  </w:abstractNum>
  <w:abstractNum w:abstractNumId="37" w15:restartNumberingAfterBreak="0">
    <w:nsid w:val="77320D42"/>
    <w:multiLevelType w:val="hybridMultilevel"/>
    <w:tmpl w:val="EA320F6E"/>
    <w:lvl w:ilvl="0" w:tplc="42AC4FC4">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9155DAE"/>
    <w:multiLevelType w:val="hybridMultilevel"/>
    <w:tmpl w:val="71FEA092"/>
    <w:lvl w:ilvl="0" w:tplc="9022EA48">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7978353A"/>
    <w:multiLevelType w:val="hybridMultilevel"/>
    <w:tmpl w:val="A1CE0432"/>
    <w:lvl w:ilvl="0" w:tplc="0BCAC5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F860F2F"/>
    <w:multiLevelType w:val="hybridMultilevel"/>
    <w:tmpl w:val="8FBA7D6C"/>
    <w:lvl w:ilvl="0" w:tplc="5ECC4B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FFC4449"/>
    <w:multiLevelType w:val="hybridMultilevel"/>
    <w:tmpl w:val="CCA09BEE"/>
    <w:lvl w:ilvl="0" w:tplc="623863F0">
      <w:start w:val="2"/>
      <w:numFmt w:val="bullet"/>
      <w:pStyle w:val="a2"/>
      <w:lvlText w:val="•"/>
      <w:lvlJc w:val="left"/>
      <w:pPr>
        <w:ind w:left="1060" w:hanging="34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5"/>
  </w:num>
  <w:num w:numId="3">
    <w:abstractNumId w:val="9"/>
  </w:num>
  <w:num w:numId="4">
    <w:abstractNumId w:val="30"/>
  </w:num>
  <w:num w:numId="5">
    <w:abstractNumId w:val="2"/>
  </w:num>
  <w:num w:numId="6">
    <w:abstractNumId w:val="29"/>
  </w:num>
  <w:num w:numId="7">
    <w:abstractNumId w:val="41"/>
  </w:num>
  <w:num w:numId="8">
    <w:abstractNumId w:val="35"/>
  </w:num>
  <w:num w:numId="9">
    <w:abstractNumId w:val="32"/>
  </w:num>
  <w:num w:numId="10">
    <w:abstractNumId w:val="12"/>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0"/>
  </w:num>
  <w:num w:numId="16">
    <w:abstractNumId w:val="8"/>
  </w:num>
  <w:num w:numId="17">
    <w:abstractNumId w:val="16"/>
  </w:num>
  <w:num w:numId="18">
    <w:abstractNumId w:val="20"/>
  </w:num>
  <w:num w:numId="19">
    <w:abstractNumId w:val="14"/>
  </w:num>
  <w:num w:numId="20">
    <w:abstractNumId w:val="27"/>
  </w:num>
  <w:num w:numId="21">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1"/>
  </w:num>
  <w:num w:numId="24">
    <w:abstractNumId w:val="17"/>
  </w:num>
  <w:num w:numId="25">
    <w:abstractNumId w:val="7"/>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0"/>
  </w:num>
  <w:num w:numId="38">
    <w:abstractNumId w:val="19"/>
  </w:num>
  <w:num w:numId="39">
    <w:abstractNumId w:val="29"/>
    <w:lvlOverride w:ilvl="0">
      <w:startOverride w:val="1"/>
    </w:lvlOverride>
  </w:num>
  <w:num w:numId="40">
    <w:abstractNumId w:val="34"/>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8"/>
  </w:num>
  <w:num w:numId="44">
    <w:abstractNumId w:val="15"/>
  </w:num>
  <w:num w:numId="45">
    <w:abstractNumId w:val="31"/>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rson w15:author="Andrey T">
    <w15:presenceInfo w15:providerId="Windows Live" w15:userId="273f916f653486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revisionView w:markup="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82"/>
    <w:rsid w:val="00002E67"/>
    <w:rsid w:val="00002F98"/>
    <w:rsid w:val="0000458D"/>
    <w:rsid w:val="0000678E"/>
    <w:rsid w:val="00007DC7"/>
    <w:rsid w:val="00010492"/>
    <w:rsid w:val="00014D8C"/>
    <w:rsid w:val="000152E0"/>
    <w:rsid w:val="000159E4"/>
    <w:rsid w:val="000178B6"/>
    <w:rsid w:val="0002288F"/>
    <w:rsid w:val="00024AA1"/>
    <w:rsid w:val="00033099"/>
    <w:rsid w:val="00033EAC"/>
    <w:rsid w:val="00035516"/>
    <w:rsid w:val="00035728"/>
    <w:rsid w:val="000369C0"/>
    <w:rsid w:val="000443CD"/>
    <w:rsid w:val="00046896"/>
    <w:rsid w:val="0004725C"/>
    <w:rsid w:val="00055D72"/>
    <w:rsid w:val="0006413E"/>
    <w:rsid w:val="00066D02"/>
    <w:rsid w:val="0007015F"/>
    <w:rsid w:val="000762AD"/>
    <w:rsid w:val="000837A7"/>
    <w:rsid w:val="00083C5F"/>
    <w:rsid w:val="00084CC0"/>
    <w:rsid w:val="0008660F"/>
    <w:rsid w:val="000909B3"/>
    <w:rsid w:val="0009148E"/>
    <w:rsid w:val="00096B0F"/>
    <w:rsid w:val="000A27D5"/>
    <w:rsid w:val="000A31F4"/>
    <w:rsid w:val="000A39DA"/>
    <w:rsid w:val="000A3A92"/>
    <w:rsid w:val="000A69FA"/>
    <w:rsid w:val="000B07B2"/>
    <w:rsid w:val="000B1A9D"/>
    <w:rsid w:val="000B2C66"/>
    <w:rsid w:val="000B510E"/>
    <w:rsid w:val="000B71BE"/>
    <w:rsid w:val="000C518B"/>
    <w:rsid w:val="000C6B66"/>
    <w:rsid w:val="000D3773"/>
    <w:rsid w:val="000D3974"/>
    <w:rsid w:val="000D5B90"/>
    <w:rsid w:val="000D5EC8"/>
    <w:rsid w:val="000E1EBF"/>
    <w:rsid w:val="000E5715"/>
    <w:rsid w:val="000E6B46"/>
    <w:rsid w:val="000E6F3F"/>
    <w:rsid w:val="000F559E"/>
    <w:rsid w:val="000F56A3"/>
    <w:rsid w:val="001078C1"/>
    <w:rsid w:val="0011026A"/>
    <w:rsid w:val="00115F3F"/>
    <w:rsid w:val="001161F3"/>
    <w:rsid w:val="00117455"/>
    <w:rsid w:val="00120981"/>
    <w:rsid w:val="00122CF5"/>
    <w:rsid w:val="00125AE6"/>
    <w:rsid w:val="001270F6"/>
    <w:rsid w:val="00127B9A"/>
    <w:rsid w:val="00132ED2"/>
    <w:rsid w:val="0013514F"/>
    <w:rsid w:val="00135AC6"/>
    <w:rsid w:val="00140F30"/>
    <w:rsid w:val="001421EA"/>
    <w:rsid w:val="00145114"/>
    <w:rsid w:val="00146002"/>
    <w:rsid w:val="0014746C"/>
    <w:rsid w:val="00150EB3"/>
    <w:rsid w:val="00153DB0"/>
    <w:rsid w:val="0015581F"/>
    <w:rsid w:val="00155AA8"/>
    <w:rsid w:val="00157C0A"/>
    <w:rsid w:val="00163E00"/>
    <w:rsid w:val="00164D4C"/>
    <w:rsid w:val="00165683"/>
    <w:rsid w:val="00167414"/>
    <w:rsid w:val="0017021E"/>
    <w:rsid w:val="001708AB"/>
    <w:rsid w:val="00174D00"/>
    <w:rsid w:val="00177DF2"/>
    <w:rsid w:val="00181DE7"/>
    <w:rsid w:val="00185943"/>
    <w:rsid w:val="001909B2"/>
    <w:rsid w:val="0019278C"/>
    <w:rsid w:val="001958C9"/>
    <w:rsid w:val="001965A5"/>
    <w:rsid w:val="00197075"/>
    <w:rsid w:val="00197B8A"/>
    <w:rsid w:val="001A264B"/>
    <w:rsid w:val="001A4035"/>
    <w:rsid w:val="001B2177"/>
    <w:rsid w:val="001B3522"/>
    <w:rsid w:val="001B58BB"/>
    <w:rsid w:val="001B7ED6"/>
    <w:rsid w:val="001C11E2"/>
    <w:rsid w:val="001C38EE"/>
    <w:rsid w:val="001C7650"/>
    <w:rsid w:val="001D3C31"/>
    <w:rsid w:val="001D48A7"/>
    <w:rsid w:val="001D621E"/>
    <w:rsid w:val="001D706A"/>
    <w:rsid w:val="001E0D49"/>
    <w:rsid w:val="001E1CCB"/>
    <w:rsid w:val="001E2D53"/>
    <w:rsid w:val="001E30B0"/>
    <w:rsid w:val="001E4353"/>
    <w:rsid w:val="001E79DD"/>
    <w:rsid w:val="001F1699"/>
    <w:rsid w:val="001F2375"/>
    <w:rsid w:val="001F3BAF"/>
    <w:rsid w:val="0020112D"/>
    <w:rsid w:val="002037C6"/>
    <w:rsid w:val="00216C09"/>
    <w:rsid w:val="00217F84"/>
    <w:rsid w:val="00222AFF"/>
    <w:rsid w:val="00223C83"/>
    <w:rsid w:val="00227600"/>
    <w:rsid w:val="002305CE"/>
    <w:rsid w:val="00230B21"/>
    <w:rsid w:val="00232D7C"/>
    <w:rsid w:val="002353E7"/>
    <w:rsid w:val="002419BC"/>
    <w:rsid w:val="00246165"/>
    <w:rsid w:val="00247CA3"/>
    <w:rsid w:val="00250CD6"/>
    <w:rsid w:val="002522A3"/>
    <w:rsid w:val="00262688"/>
    <w:rsid w:val="002647B6"/>
    <w:rsid w:val="002715F6"/>
    <w:rsid w:val="002722BC"/>
    <w:rsid w:val="00273426"/>
    <w:rsid w:val="00274593"/>
    <w:rsid w:val="00274A04"/>
    <w:rsid w:val="002830FF"/>
    <w:rsid w:val="00283412"/>
    <w:rsid w:val="00287A01"/>
    <w:rsid w:val="00291666"/>
    <w:rsid w:val="00294BDD"/>
    <w:rsid w:val="002A0CE5"/>
    <w:rsid w:val="002A2466"/>
    <w:rsid w:val="002B455C"/>
    <w:rsid w:val="002C1144"/>
    <w:rsid w:val="002C1F75"/>
    <w:rsid w:val="002C27F9"/>
    <w:rsid w:val="002C3AE6"/>
    <w:rsid w:val="002C4B69"/>
    <w:rsid w:val="002D47F9"/>
    <w:rsid w:val="002D5F46"/>
    <w:rsid w:val="002E20D0"/>
    <w:rsid w:val="002E21E6"/>
    <w:rsid w:val="002E5D8D"/>
    <w:rsid w:val="002F15CC"/>
    <w:rsid w:val="002F455C"/>
    <w:rsid w:val="002F706D"/>
    <w:rsid w:val="002F779F"/>
    <w:rsid w:val="002F787B"/>
    <w:rsid w:val="00301633"/>
    <w:rsid w:val="00301E53"/>
    <w:rsid w:val="00303CBA"/>
    <w:rsid w:val="00304E74"/>
    <w:rsid w:val="00310069"/>
    <w:rsid w:val="003116E8"/>
    <w:rsid w:val="00312A4D"/>
    <w:rsid w:val="00312C41"/>
    <w:rsid w:val="00314BD9"/>
    <w:rsid w:val="00321195"/>
    <w:rsid w:val="00321997"/>
    <w:rsid w:val="003305CF"/>
    <w:rsid w:val="0033282E"/>
    <w:rsid w:val="003407DB"/>
    <w:rsid w:val="003414FE"/>
    <w:rsid w:val="00351B98"/>
    <w:rsid w:val="00352047"/>
    <w:rsid w:val="00356A8A"/>
    <w:rsid w:val="003619C7"/>
    <w:rsid w:val="00361B43"/>
    <w:rsid w:val="00361D62"/>
    <w:rsid w:val="00362C38"/>
    <w:rsid w:val="00364809"/>
    <w:rsid w:val="00364C32"/>
    <w:rsid w:val="003651E5"/>
    <w:rsid w:val="0037273C"/>
    <w:rsid w:val="003731E4"/>
    <w:rsid w:val="003760CF"/>
    <w:rsid w:val="003761E3"/>
    <w:rsid w:val="0038098F"/>
    <w:rsid w:val="003831EE"/>
    <w:rsid w:val="00385053"/>
    <w:rsid w:val="003868BE"/>
    <w:rsid w:val="0039046F"/>
    <w:rsid w:val="003935E2"/>
    <w:rsid w:val="0039377F"/>
    <w:rsid w:val="00397F57"/>
    <w:rsid w:val="003B3FB5"/>
    <w:rsid w:val="003B4FE3"/>
    <w:rsid w:val="003C29E4"/>
    <w:rsid w:val="003D2E82"/>
    <w:rsid w:val="003D2F12"/>
    <w:rsid w:val="003D6F2F"/>
    <w:rsid w:val="003E148D"/>
    <w:rsid w:val="003E25CA"/>
    <w:rsid w:val="003E2E44"/>
    <w:rsid w:val="003E4972"/>
    <w:rsid w:val="003E536D"/>
    <w:rsid w:val="003E5737"/>
    <w:rsid w:val="003E69CE"/>
    <w:rsid w:val="003F0293"/>
    <w:rsid w:val="003F636E"/>
    <w:rsid w:val="003F72B1"/>
    <w:rsid w:val="003F7572"/>
    <w:rsid w:val="00400AC8"/>
    <w:rsid w:val="00401F19"/>
    <w:rsid w:val="00402D6A"/>
    <w:rsid w:val="00403CC1"/>
    <w:rsid w:val="004044EF"/>
    <w:rsid w:val="0040460C"/>
    <w:rsid w:val="004047C4"/>
    <w:rsid w:val="00404D9D"/>
    <w:rsid w:val="004056D7"/>
    <w:rsid w:val="00406383"/>
    <w:rsid w:val="00406CEB"/>
    <w:rsid w:val="004123E7"/>
    <w:rsid w:val="004130E0"/>
    <w:rsid w:val="0041564D"/>
    <w:rsid w:val="004168DC"/>
    <w:rsid w:val="00427180"/>
    <w:rsid w:val="004277B9"/>
    <w:rsid w:val="00427DD4"/>
    <w:rsid w:val="00430E20"/>
    <w:rsid w:val="00437711"/>
    <w:rsid w:val="004400B4"/>
    <w:rsid w:val="00447665"/>
    <w:rsid w:val="004476DC"/>
    <w:rsid w:val="00457BB5"/>
    <w:rsid w:val="00463537"/>
    <w:rsid w:val="00463E5C"/>
    <w:rsid w:val="00463FE0"/>
    <w:rsid w:val="0046792D"/>
    <w:rsid w:val="00467A88"/>
    <w:rsid w:val="0047035B"/>
    <w:rsid w:val="00471D03"/>
    <w:rsid w:val="00471DB4"/>
    <w:rsid w:val="00473345"/>
    <w:rsid w:val="00474331"/>
    <w:rsid w:val="004753DB"/>
    <w:rsid w:val="0048591B"/>
    <w:rsid w:val="00491D01"/>
    <w:rsid w:val="004963B7"/>
    <w:rsid w:val="004966D1"/>
    <w:rsid w:val="004979FA"/>
    <w:rsid w:val="00497DE4"/>
    <w:rsid w:val="004A0142"/>
    <w:rsid w:val="004A10BE"/>
    <w:rsid w:val="004A2014"/>
    <w:rsid w:val="004A6D16"/>
    <w:rsid w:val="004A6E33"/>
    <w:rsid w:val="004B27C5"/>
    <w:rsid w:val="004C002E"/>
    <w:rsid w:val="004C0555"/>
    <w:rsid w:val="004C0B9E"/>
    <w:rsid w:val="004C0EF4"/>
    <w:rsid w:val="004C1475"/>
    <w:rsid w:val="004C4ABC"/>
    <w:rsid w:val="004C748E"/>
    <w:rsid w:val="004D2D0E"/>
    <w:rsid w:val="004D358A"/>
    <w:rsid w:val="004D582A"/>
    <w:rsid w:val="004D624B"/>
    <w:rsid w:val="004D6545"/>
    <w:rsid w:val="004D70C0"/>
    <w:rsid w:val="004D79A5"/>
    <w:rsid w:val="004D79AB"/>
    <w:rsid w:val="004E5309"/>
    <w:rsid w:val="004E5957"/>
    <w:rsid w:val="004E686A"/>
    <w:rsid w:val="004F1495"/>
    <w:rsid w:val="004F28E8"/>
    <w:rsid w:val="004F311C"/>
    <w:rsid w:val="004F367F"/>
    <w:rsid w:val="004F7F3F"/>
    <w:rsid w:val="00501145"/>
    <w:rsid w:val="00501188"/>
    <w:rsid w:val="00502B81"/>
    <w:rsid w:val="00511E45"/>
    <w:rsid w:val="005146A7"/>
    <w:rsid w:val="00515297"/>
    <w:rsid w:val="00515597"/>
    <w:rsid w:val="00521125"/>
    <w:rsid w:val="00524008"/>
    <w:rsid w:val="005258C7"/>
    <w:rsid w:val="00533A3C"/>
    <w:rsid w:val="005345C4"/>
    <w:rsid w:val="00535F4B"/>
    <w:rsid w:val="0053684E"/>
    <w:rsid w:val="00537C13"/>
    <w:rsid w:val="00540623"/>
    <w:rsid w:val="005445DF"/>
    <w:rsid w:val="005463C3"/>
    <w:rsid w:val="005467DF"/>
    <w:rsid w:val="00552CC0"/>
    <w:rsid w:val="00553C66"/>
    <w:rsid w:val="0055538A"/>
    <w:rsid w:val="005566CB"/>
    <w:rsid w:val="00562A98"/>
    <w:rsid w:val="00564399"/>
    <w:rsid w:val="00564CA4"/>
    <w:rsid w:val="00567E79"/>
    <w:rsid w:val="00575A54"/>
    <w:rsid w:val="00576599"/>
    <w:rsid w:val="0058150C"/>
    <w:rsid w:val="005819D1"/>
    <w:rsid w:val="00582DD6"/>
    <w:rsid w:val="005840F5"/>
    <w:rsid w:val="0058434E"/>
    <w:rsid w:val="0058620F"/>
    <w:rsid w:val="0058681F"/>
    <w:rsid w:val="00587A9D"/>
    <w:rsid w:val="0059488C"/>
    <w:rsid w:val="005A18E9"/>
    <w:rsid w:val="005A5E69"/>
    <w:rsid w:val="005B0EE2"/>
    <w:rsid w:val="005B1EF9"/>
    <w:rsid w:val="005B2F13"/>
    <w:rsid w:val="005B5FD9"/>
    <w:rsid w:val="005C0240"/>
    <w:rsid w:val="005C6E09"/>
    <w:rsid w:val="005D0B51"/>
    <w:rsid w:val="005D1058"/>
    <w:rsid w:val="005D2666"/>
    <w:rsid w:val="005D56B1"/>
    <w:rsid w:val="005D5BB5"/>
    <w:rsid w:val="005D5DDA"/>
    <w:rsid w:val="005E088F"/>
    <w:rsid w:val="005E2874"/>
    <w:rsid w:val="005E4AE7"/>
    <w:rsid w:val="005F0EFC"/>
    <w:rsid w:val="005F3240"/>
    <w:rsid w:val="005F54A5"/>
    <w:rsid w:val="005F6B02"/>
    <w:rsid w:val="005F6E3B"/>
    <w:rsid w:val="005F7E37"/>
    <w:rsid w:val="00600C78"/>
    <w:rsid w:val="00602595"/>
    <w:rsid w:val="0060583A"/>
    <w:rsid w:val="006122E7"/>
    <w:rsid w:val="00612CB4"/>
    <w:rsid w:val="00613CCE"/>
    <w:rsid w:val="0061736B"/>
    <w:rsid w:val="006209DE"/>
    <w:rsid w:val="00631869"/>
    <w:rsid w:val="00632356"/>
    <w:rsid w:val="00636BC0"/>
    <w:rsid w:val="00651D30"/>
    <w:rsid w:val="00653C52"/>
    <w:rsid w:val="00655432"/>
    <w:rsid w:val="0066040C"/>
    <w:rsid w:val="006613A2"/>
    <w:rsid w:val="0066311C"/>
    <w:rsid w:val="00663895"/>
    <w:rsid w:val="00663C85"/>
    <w:rsid w:val="0067012E"/>
    <w:rsid w:val="00670BF8"/>
    <w:rsid w:val="006744F9"/>
    <w:rsid w:val="006767A6"/>
    <w:rsid w:val="0068434F"/>
    <w:rsid w:val="00685162"/>
    <w:rsid w:val="00686DC5"/>
    <w:rsid w:val="00686F3F"/>
    <w:rsid w:val="00690083"/>
    <w:rsid w:val="006908DF"/>
    <w:rsid w:val="006911A6"/>
    <w:rsid w:val="00692574"/>
    <w:rsid w:val="00694EF1"/>
    <w:rsid w:val="006A00FB"/>
    <w:rsid w:val="006A3D6F"/>
    <w:rsid w:val="006A3E6F"/>
    <w:rsid w:val="006A40A5"/>
    <w:rsid w:val="006A4499"/>
    <w:rsid w:val="006A6EF6"/>
    <w:rsid w:val="006B65C3"/>
    <w:rsid w:val="006C31A7"/>
    <w:rsid w:val="006E1AB9"/>
    <w:rsid w:val="006E2519"/>
    <w:rsid w:val="006F110E"/>
    <w:rsid w:val="006F112B"/>
    <w:rsid w:val="006F4A6B"/>
    <w:rsid w:val="006F4FB6"/>
    <w:rsid w:val="006F7158"/>
    <w:rsid w:val="0070418C"/>
    <w:rsid w:val="0071284F"/>
    <w:rsid w:val="00717A4D"/>
    <w:rsid w:val="00720441"/>
    <w:rsid w:val="00720D2E"/>
    <w:rsid w:val="00721193"/>
    <w:rsid w:val="00722568"/>
    <w:rsid w:val="00722EDC"/>
    <w:rsid w:val="00724810"/>
    <w:rsid w:val="00725DD2"/>
    <w:rsid w:val="007267B4"/>
    <w:rsid w:val="00727BA2"/>
    <w:rsid w:val="0073316E"/>
    <w:rsid w:val="00744585"/>
    <w:rsid w:val="00746819"/>
    <w:rsid w:val="00750E63"/>
    <w:rsid w:val="007519F4"/>
    <w:rsid w:val="00752D20"/>
    <w:rsid w:val="00761709"/>
    <w:rsid w:val="00761FE0"/>
    <w:rsid w:val="00763B51"/>
    <w:rsid w:val="00764B49"/>
    <w:rsid w:val="00771846"/>
    <w:rsid w:val="0077241B"/>
    <w:rsid w:val="00772FBF"/>
    <w:rsid w:val="0077315F"/>
    <w:rsid w:val="007737A8"/>
    <w:rsid w:val="007757B3"/>
    <w:rsid w:val="00780C9D"/>
    <w:rsid w:val="0078278B"/>
    <w:rsid w:val="00783904"/>
    <w:rsid w:val="00786EF5"/>
    <w:rsid w:val="007872F8"/>
    <w:rsid w:val="00792304"/>
    <w:rsid w:val="00794FC3"/>
    <w:rsid w:val="007A25BF"/>
    <w:rsid w:val="007A4F78"/>
    <w:rsid w:val="007A61D2"/>
    <w:rsid w:val="007B3819"/>
    <w:rsid w:val="007B43A5"/>
    <w:rsid w:val="007B44F4"/>
    <w:rsid w:val="007B7408"/>
    <w:rsid w:val="007B774E"/>
    <w:rsid w:val="007C2F66"/>
    <w:rsid w:val="007C4781"/>
    <w:rsid w:val="007D02B5"/>
    <w:rsid w:val="007D24F0"/>
    <w:rsid w:val="007D57B9"/>
    <w:rsid w:val="007D6ADB"/>
    <w:rsid w:val="007E381C"/>
    <w:rsid w:val="007E3B94"/>
    <w:rsid w:val="007E4847"/>
    <w:rsid w:val="007E607E"/>
    <w:rsid w:val="007E6D2C"/>
    <w:rsid w:val="007F08A2"/>
    <w:rsid w:val="007F6368"/>
    <w:rsid w:val="008024FF"/>
    <w:rsid w:val="008034C9"/>
    <w:rsid w:val="008043E9"/>
    <w:rsid w:val="0081002A"/>
    <w:rsid w:val="0081540A"/>
    <w:rsid w:val="00830774"/>
    <w:rsid w:val="00830825"/>
    <w:rsid w:val="0083593F"/>
    <w:rsid w:val="0083681A"/>
    <w:rsid w:val="00842FBD"/>
    <w:rsid w:val="008471BF"/>
    <w:rsid w:val="0085090C"/>
    <w:rsid w:val="00850EB7"/>
    <w:rsid w:val="00852F21"/>
    <w:rsid w:val="008532AE"/>
    <w:rsid w:val="00854B20"/>
    <w:rsid w:val="00861E6B"/>
    <w:rsid w:val="00867873"/>
    <w:rsid w:val="00873B6D"/>
    <w:rsid w:val="008749BC"/>
    <w:rsid w:val="00875D47"/>
    <w:rsid w:val="00875E3F"/>
    <w:rsid w:val="00875FB1"/>
    <w:rsid w:val="0088536C"/>
    <w:rsid w:val="00886141"/>
    <w:rsid w:val="00886284"/>
    <w:rsid w:val="0089156F"/>
    <w:rsid w:val="00892989"/>
    <w:rsid w:val="00895D1C"/>
    <w:rsid w:val="0089678A"/>
    <w:rsid w:val="008A5C78"/>
    <w:rsid w:val="008A7B41"/>
    <w:rsid w:val="008B4B6E"/>
    <w:rsid w:val="008B614D"/>
    <w:rsid w:val="008B676E"/>
    <w:rsid w:val="008B6C91"/>
    <w:rsid w:val="008B7EDC"/>
    <w:rsid w:val="008C2158"/>
    <w:rsid w:val="008C25C9"/>
    <w:rsid w:val="008C3258"/>
    <w:rsid w:val="008C6B5A"/>
    <w:rsid w:val="008C7912"/>
    <w:rsid w:val="008D0594"/>
    <w:rsid w:val="008D1650"/>
    <w:rsid w:val="008D2D9A"/>
    <w:rsid w:val="008D5EAA"/>
    <w:rsid w:val="008D61CD"/>
    <w:rsid w:val="008E2887"/>
    <w:rsid w:val="008E2A7B"/>
    <w:rsid w:val="008E3282"/>
    <w:rsid w:val="008E36B6"/>
    <w:rsid w:val="008E4214"/>
    <w:rsid w:val="008E5E27"/>
    <w:rsid w:val="008E63F8"/>
    <w:rsid w:val="008F34D8"/>
    <w:rsid w:val="008F7BA1"/>
    <w:rsid w:val="00900BEC"/>
    <w:rsid w:val="009125ED"/>
    <w:rsid w:val="00912F5B"/>
    <w:rsid w:val="0092282C"/>
    <w:rsid w:val="00923A1D"/>
    <w:rsid w:val="00930657"/>
    <w:rsid w:val="00932CA6"/>
    <w:rsid w:val="009337BA"/>
    <w:rsid w:val="00940714"/>
    <w:rsid w:val="00941564"/>
    <w:rsid w:val="00942F72"/>
    <w:rsid w:val="0094644D"/>
    <w:rsid w:val="00946468"/>
    <w:rsid w:val="00946C08"/>
    <w:rsid w:val="00950163"/>
    <w:rsid w:val="00951FE9"/>
    <w:rsid w:val="00953B8C"/>
    <w:rsid w:val="0095506B"/>
    <w:rsid w:val="00956A93"/>
    <w:rsid w:val="00961076"/>
    <w:rsid w:val="009617D4"/>
    <w:rsid w:val="00965AC7"/>
    <w:rsid w:val="00965F92"/>
    <w:rsid w:val="00967C39"/>
    <w:rsid w:val="00967C45"/>
    <w:rsid w:val="00971D68"/>
    <w:rsid w:val="009721C7"/>
    <w:rsid w:val="00972204"/>
    <w:rsid w:val="0097430E"/>
    <w:rsid w:val="00976128"/>
    <w:rsid w:val="009822E0"/>
    <w:rsid w:val="009824D3"/>
    <w:rsid w:val="00983428"/>
    <w:rsid w:val="00984CB1"/>
    <w:rsid w:val="009873F2"/>
    <w:rsid w:val="0098779D"/>
    <w:rsid w:val="00990B2A"/>
    <w:rsid w:val="00995DD3"/>
    <w:rsid w:val="00996637"/>
    <w:rsid w:val="009A133B"/>
    <w:rsid w:val="009A2785"/>
    <w:rsid w:val="009A75A1"/>
    <w:rsid w:val="009B3116"/>
    <w:rsid w:val="009C50E8"/>
    <w:rsid w:val="009C6FA0"/>
    <w:rsid w:val="009C7946"/>
    <w:rsid w:val="009D43DD"/>
    <w:rsid w:val="009D5547"/>
    <w:rsid w:val="009E0FC1"/>
    <w:rsid w:val="009E1AB9"/>
    <w:rsid w:val="009E1D30"/>
    <w:rsid w:val="009E3448"/>
    <w:rsid w:val="009E447B"/>
    <w:rsid w:val="00A01F2E"/>
    <w:rsid w:val="00A04B7A"/>
    <w:rsid w:val="00A06E1F"/>
    <w:rsid w:val="00A106AA"/>
    <w:rsid w:val="00A13885"/>
    <w:rsid w:val="00A13D0E"/>
    <w:rsid w:val="00A239C6"/>
    <w:rsid w:val="00A240CC"/>
    <w:rsid w:val="00A2417E"/>
    <w:rsid w:val="00A26036"/>
    <w:rsid w:val="00A27377"/>
    <w:rsid w:val="00A27AF6"/>
    <w:rsid w:val="00A419C4"/>
    <w:rsid w:val="00A4599F"/>
    <w:rsid w:val="00A503ED"/>
    <w:rsid w:val="00A5339F"/>
    <w:rsid w:val="00A66DE1"/>
    <w:rsid w:val="00A75182"/>
    <w:rsid w:val="00A75C5E"/>
    <w:rsid w:val="00A75FEB"/>
    <w:rsid w:val="00A816E8"/>
    <w:rsid w:val="00A824E4"/>
    <w:rsid w:val="00A83837"/>
    <w:rsid w:val="00A85935"/>
    <w:rsid w:val="00A877A8"/>
    <w:rsid w:val="00A92CD1"/>
    <w:rsid w:val="00AA18D0"/>
    <w:rsid w:val="00AA1F1D"/>
    <w:rsid w:val="00AA24A7"/>
    <w:rsid w:val="00AB31D0"/>
    <w:rsid w:val="00AB6819"/>
    <w:rsid w:val="00AB7505"/>
    <w:rsid w:val="00AB7FD4"/>
    <w:rsid w:val="00AC1627"/>
    <w:rsid w:val="00AC27AD"/>
    <w:rsid w:val="00AC488B"/>
    <w:rsid w:val="00AC6673"/>
    <w:rsid w:val="00AD18E8"/>
    <w:rsid w:val="00AD522D"/>
    <w:rsid w:val="00AD643D"/>
    <w:rsid w:val="00AD7357"/>
    <w:rsid w:val="00AE17CD"/>
    <w:rsid w:val="00AE666E"/>
    <w:rsid w:val="00AE7554"/>
    <w:rsid w:val="00AE7EFB"/>
    <w:rsid w:val="00AF11D7"/>
    <w:rsid w:val="00AF15FF"/>
    <w:rsid w:val="00AF1625"/>
    <w:rsid w:val="00AF3066"/>
    <w:rsid w:val="00B027B9"/>
    <w:rsid w:val="00B02ABD"/>
    <w:rsid w:val="00B14284"/>
    <w:rsid w:val="00B15ECC"/>
    <w:rsid w:val="00B2012E"/>
    <w:rsid w:val="00B20C35"/>
    <w:rsid w:val="00B213C3"/>
    <w:rsid w:val="00B24BEF"/>
    <w:rsid w:val="00B2640F"/>
    <w:rsid w:val="00B27FEA"/>
    <w:rsid w:val="00B319FD"/>
    <w:rsid w:val="00B362EF"/>
    <w:rsid w:val="00B36D7B"/>
    <w:rsid w:val="00B37101"/>
    <w:rsid w:val="00B4594A"/>
    <w:rsid w:val="00B500DB"/>
    <w:rsid w:val="00B51AC6"/>
    <w:rsid w:val="00B51F88"/>
    <w:rsid w:val="00B52A66"/>
    <w:rsid w:val="00B62419"/>
    <w:rsid w:val="00B6765D"/>
    <w:rsid w:val="00B7172F"/>
    <w:rsid w:val="00B75F02"/>
    <w:rsid w:val="00B76AFA"/>
    <w:rsid w:val="00B817D6"/>
    <w:rsid w:val="00B84011"/>
    <w:rsid w:val="00B87EB8"/>
    <w:rsid w:val="00B909A3"/>
    <w:rsid w:val="00B9174F"/>
    <w:rsid w:val="00B92A4A"/>
    <w:rsid w:val="00B978D7"/>
    <w:rsid w:val="00BA0637"/>
    <w:rsid w:val="00BA0901"/>
    <w:rsid w:val="00BA1FFD"/>
    <w:rsid w:val="00BA7E46"/>
    <w:rsid w:val="00BB044F"/>
    <w:rsid w:val="00BB4BFE"/>
    <w:rsid w:val="00BB5391"/>
    <w:rsid w:val="00BC0E88"/>
    <w:rsid w:val="00BC1E76"/>
    <w:rsid w:val="00BC1E8B"/>
    <w:rsid w:val="00BC32B0"/>
    <w:rsid w:val="00BC3723"/>
    <w:rsid w:val="00BD0F63"/>
    <w:rsid w:val="00BD12D9"/>
    <w:rsid w:val="00BD60DB"/>
    <w:rsid w:val="00BD774A"/>
    <w:rsid w:val="00BE020F"/>
    <w:rsid w:val="00BE1B55"/>
    <w:rsid w:val="00BE6721"/>
    <w:rsid w:val="00BE6B02"/>
    <w:rsid w:val="00BE7351"/>
    <w:rsid w:val="00BF04B8"/>
    <w:rsid w:val="00BF1C95"/>
    <w:rsid w:val="00C05EB9"/>
    <w:rsid w:val="00C063A7"/>
    <w:rsid w:val="00C0783C"/>
    <w:rsid w:val="00C10D1F"/>
    <w:rsid w:val="00C11D61"/>
    <w:rsid w:val="00C15121"/>
    <w:rsid w:val="00C15904"/>
    <w:rsid w:val="00C15989"/>
    <w:rsid w:val="00C16FF4"/>
    <w:rsid w:val="00C17796"/>
    <w:rsid w:val="00C20043"/>
    <w:rsid w:val="00C2268F"/>
    <w:rsid w:val="00C3692B"/>
    <w:rsid w:val="00C36983"/>
    <w:rsid w:val="00C37C61"/>
    <w:rsid w:val="00C402FA"/>
    <w:rsid w:val="00C44294"/>
    <w:rsid w:val="00C5178E"/>
    <w:rsid w:val="00C51D18"/>
    <w:rsid w:val="00C521EA"/>
    <w:rsid w:val="00C55F6A"/>
    <w:rsid w:val="00C56043"/>
    <w:rsid w:val="00C5604B"/>
    <w:rsid w:val="00C57B27"/>
    <w:rsid w:val="00C62A7C"/>
    <w:rsid w:val="00C6433C"/>
    <w:rsid w:val="00C66A5E"/>
    <w:rsid w:val="00C67812"/>
    <w:rsid w:val="00C703D2"/>
    <w:rsid w:val="00C7688B"/>
    <w:rsid w:val="00C77785"/>
    <w:rsid w:val="00C85617"/>
    <w:rsid w:val="00C87739"/>
    <w:rsid w:val="00C91832"/>
    <w:rsid w:val="00C91C07"/>
    <w:rsid w:val="00C97A7F"/>
    <w:rsid w:val="00CA3AA9"/>
    <w:rsid w:val="00CA550E"/>
    <w:rsid w:val="00CA7A75"/>
    <w:rsid w:val="00CA7EF6"/>
    <w:rsid w:val="00CB09FA"/>
    <w:rsid w:val="00CB1507"/>
    <w:rsid w:val="00CB22B7"/>
    <w:rsid w:val="00CC0252"/>
    <w:rsid w:val="00CC41E6"/>
    <w:rsid w:val="00CC6AE4"/>
    <w:rsid w:val="00CC7EAF"/>
    <w:rsid w:val="00CD0AB9"/>
    <w:rsid w:val="00CD4EBE"/>
    <w:rsid w:val="00CD4F72"/>
    <w:rsid w:val="00CE3EE0"/>
    <w:rsid w:val="00CE6007"/>
    <w:rsid w:val="00D01ECD"/>
    <w:rsid w:val="00D02E41"/>
    <w:rsid w:val="00D06878"/>
    <w:rsid w:val="00D12776"/>
    <w:rsid w:val="00D13F47"/>
    <w:rsid w:val="00D1507E"/>
    <w:rsid w:val="00D201A0"/>
    <w:rsid w:val="00D21D4D"/>
    <w:rsid w:val="00D22B04"/>
    <w:rsid w:val="00D24957"/>
    <w:rsid w:val="00D24A7E"/>
    <w:rsid w:val="00D27020"/>
    <w:rsid w:val="00D3700A"/>
    <w:rsid w:val="00D43F84"/>
    <w:rsid w:val="00D526D4"/>
    <w:rsid w:val="00D53720"/>
    <w:rsid w:val="00D53848"/>
    <w:rsid w:val="00D53946"/>
    <w:rsid w:val="00D54AD3"/>
    <w:rsid w:val="00D55875"/>
    <w:rsid w:val="00D57728"/>
    <w:rsid w:val="00D60877"/>
    <w:rsid w:val="00D67F38"/>
    <w:rsid w:val="00D701F8"/>
    <w:rsid w:val="00D75B23"/>
    <w:rsid w:val="00D75D8B"/>
    <w:rsid w:val="00D806E0"/>
    <w:rsid w:val="00D81C4C"/>
    <w:rsid w:val="00D8723B"/>
    <w:rsid w:val="00D90720"/>
    <w:rsid w:val="00DA0D1F"/>
    <w:rsid w:val="00DA11D9"/>
    <w:rsid w:val="00DA364C"/>
    <w:rsid w:val="00DA4AB9"/>
    <w:rsid w:val="00DA6BBA"/>
    <w:rsid w:val="00DB101A"/>
    <w:rsid w:val="00DB1B49"/>
    <w:rsid w:val="00DB1FD9"/>
    <w:rsid w:val="00DB2BAD"/>
    <w:rsid w:val="00DB30E2"/>
    <w:rsid w:val="00DB60D9"/>
    <w:rsid w:val="00DB7398"/>
    <w:rsid w:val="00DC200B"/>
    <w:rsid w:val="00DC20BB"/>
    <w:rsid w:val="00DC2C43"/>
    <w:rsid w:val="00DC2EA5"/>
    <w:rsid w:val="00DD2612"/>
    <w:rsid w:val="00DD2A24"/>
    <w:rsid w:val="00DD3157"/>
    <w:rsid w:val="00DD4216"/>
    <w:rsid w:val="00DD4A4F"/>
    <w:rsid w:val="00DD7B70"/>
    <w:rsid w:val="00DE004F"/>
    <w:rsid w:val="00DE28A2"/>
    <w:rsid w:val="00DE2DE2"/>
    <w:rsid w:val="00DE3FFB"/>
    <w:rsid w:val="00DE4C3F"/>
    <w:rsid w:val="00DE7482"/>
    <w:rsid w:val="00DF1066"/>
    <w:rsid w:val="00E0663C"/>
    <w:rsid w:val="00E10CD6"/>
    <w:rsid w:val="00E1253D"/>
    <w:rsid w:val="00E13D7E"/>
    <w:rsid w:val="00E142A5"/>
    <w:rsid w:val="00E14A83"/>
    <w:rsid w:val="00E162BE"/>
    <w:rsid w:val="00E26361"/>
    <w:rsid w:val="00E26DE3"/>
    <w:rsid w:val="00E27CF3"/>
    <w:rsid w:val="00E307EE"/>
    <w:rsid w:val="00E310C1"/>
    <w:rsid w:val="00E37E4C"/>
    <w:rsid w:val="00E40DB1"/>
    <w:rsid w:val="00E42B82"/>
    <w:rsid w:val="00E433E4"/>
    <w:rsid w:val="00E445E5"/>
    <w:rsid w:val="00E44785"/>
    <w:rsid w:val="00E45E3B"/>
    <w:rsid w:val="00E4604B"/>
    <w:rsid w:val="00E4706A"/>
    <w:rsid w:val="00E50985"/>
    <w:rsid w:val="00E50B7E"/>
    <w:rsid w:val="00E52682"/>
    <w:rsid w:val="00E55A81"/>
    <w:rsid w:val="00E60172"/>
    <w:rsid w:val="00E61995"/>
    <w:rsid w:val="00E621AD"/>
    <w:rsid w:val="00E62220"/>
    <w:rsid w:val="00E626C9"/>
    <w:rsid w:val="00E63B8E"/>
    <w:rsid w:val="00E679DE"/>
    <w:rsid w:val="00E70D38"/>
    <w:rsid w:val="00E74C40"/>
    <w:rsid w:val="00E75190"/>
    <w:rsid w:val="00E82EB4"/>
    <w:rsid w:val="00E86206"/>
    <w:rsid w:val="00E87791"/>
    <w:rsid w:val="00E87833"/>
    <w:rsid w:val="00E87C7F"/>
    <w:rsid w:val="00E9251B"/>
    <w:rsid w:val="00E9355C"/>
    <w:rsid w:val="00E97207"/>
    <w:rsid w:val="00EA1425"/>
    <w:rsid w:val="00EA2E33"/>
    <w:rsid w:val="00EA3B8A"/>
    <w:rsid w:val="00EA5533"/>
    <w:rsid w:val="00EA57F7"/>
    <w:rsid w:val="00EB015C"/>
    <w:rsid w:val="00EB4FD4"/>
    <w:rsid w:val="00EC2A8D"/>
    <w:rsid w:val="00EE37E6"/>
    <w:rsid w:val="00EF0AFE"/>
    <w:rsid w:val="00EF50ED"/>
    <w:rsid w:val="00EF567C"/>
    <w:rsid w:val="00F07597"/>
    <w:rsid w:val="00F10855"/>
    <w:rsid w:val="00F11E8E"/>
    <w:rsid w:val="00F1535A"/>
    <w:rsid w:val="00F17BDA"/>
    <w:rsid w:val="00F2246D"/>
    <w:rsid w:val="00F3305F"/>
    <w:rsid w:val="00F33FD0"/>
    <w:rsid w:val="00F3737F"/>
    <w:rsid w:val="00F43553"/>
    <w:rsid w:val="00F50E97"/>
    <w:rsid w:val="00F51652"/>
    <w:rsid w:val="00F517E8"/>
    <w:rsid w:val="00F524D8"/>
    <w:rsid w:val="00F549F9"/>
    <w:rsid w:val="00F54AAA"/>
    <w:rsid w:val="00F61418"/>
    <w:rsid w:val="00F64A75"/>
    <w:rsid w:val="00F732C6"/>
    <w:rsid w:val="00F73B10"/>
    <w:rsid w:val="00F750F7"/>
    <w:rsid w:val="00F75C86"/>
    <w:rsid w:val="00F96B16"/>
    <w:rsid w:val="00FA4A04"/>
    <w:rsid w:val="00FA7EC9"/>
    <w:rsid w:val="00FB0FBD"/>
    <w:rsid w:val="00FB215B"/>
    <w:rsid w:val="00FB5756"/>
    <w:rsid w:val="00FB737D"/>
    <w:rsid w:val="00FC5943"/>
    <w:rsid w:val="00FC5A4C"/>
    <w:rsid w:val="00FC5D09"/>
    <w:rsid w:val="00FD04BD"/>
    <w:rsid w:val="00FD089D"/>
    <w:rsid w:val="00FE346B"/>
    <w:rsid w:val="00FE432F"/>
    <w:rsid w:val="00FE58F3"/>
    <w:rsid w:val="00FF10B7"/>
    <w:rsid w:val="00FF5E2E"/>
    <w:rsid w:val="00FF73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21DC6"/>
  <w15:chartTrackingRefBased/>
  <w15:docId w15:val="{E7AB0B85-2E5E-4054-839B-B67518A10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85935"/>
    <w:pPr>
      <w:spacing w:after="0" w:line="360" w:lineRule="auto"/>
      <w:ind w:firstLine="720"/>
      <w:jc w:val="both"/>
    </w:pPr>
    <w:rPr>
      <w:rFonts w:ascii="Times New Roman" w:hAnsi="Times New Roman"/>
      <w:sz w:val="28"/>
    </w:rPr>
  </w:style>
  <w:style w:type="paragraph" w:styleId="1">
    <w:name w:val="heading 1"/>
    <w:basedOn w:val="a3"/>
    <w:next w:val="a3"/>
    <w:link w:val="11"/>
    <w:uiPriority w:val="9"/>
    <w:qFormat/>
    <w:rsid w:val="005F7E37"/>
    <w:pPr>
      <w:keepNext/>
      <w:keepLines/>
      <w:pageBreakBefore/>
      <w:numPr>
        <w:numId w:val="1"/>
      </w:numPr>
      <w:jc w:val="center"/>
      <w:outlineLvl w:val="0"/>
    </w:pPr>
    <w:rPr>
      <w:rFonts w:eastAsiaTheme="majorEastAsia" w:cstheme="majorBidi"/>
      <w:b/>
      <w:caps/>
      <w:sz w:val="32"/>
      <w:szCs w:val="32"/>
    </w:rPr>
  </w:style>
  <w:style w:type="paragraph" w:styleId="2">
    <w:name w:val="heading 2"/>
    <w:basedOn w:val="1"/>
    <w:next w:val="a3"/>
    <w:link w:val="20"/>
    <w:uiPriority w:val="9"/>
    <w:unhideWhenUsed/>
    <w:qFormat/>
    <w:rsid w:val="004A6D16"/>
    <w:pPr>
      <w:pageBreakBefore w:val="0"/>
      <w:numPr>
        <w:ilvl w:val="1"/>
      </w:numPr>
      <w:spacing w:before="120"/>
      <w:outlineLvl w:val="1"/>
    </w:pPr>
    <w:rPr>
      <w:caps w:val="0"/>
      <w:sz w:val="28"/>
    </w:rPr>
  </w:style>
  <w:style w:type="paragraph" w:styleId="3">
    <w:name w:val="heading 3"/>
    <w:basedOn w:val="a3"/>
    <w:next w:val="a3"/>
    <w:link w:val="31"/>
    <w:uiPriority w:val="9"/>
    <w:unhideWhenUsed/>
    <w:qFormat/>
    <w:rsid w:val="001E2D53"/>
    <w:pPr>
      <w:keepNext/>
      <w:keepLines/>
      <w:numPr>
        <w:ilvl w:val="2"/>
        <w:numId w:val="12"/>
      </w:numPr>
      <w:ind w:firstLine="709"/>
      <w:jc w:val="left"/>
      <w:outlineLvl w:val="2"/>
    </w:pPr>
    <w:rPr>
      <w:rFonts w:eastAsiaTheme="majorEastAsia" w:cs="Times New Roman"/>
      <w:b/>
      <w:i/>
      <w:szCs w:val="24"/>
      <w14:scene3d>
        <w14:camera w14:prst="orthographicFront"/>
        <w14:lightRig w14:rig="threePt" w14:dir="t">
          <w14:rot w14:lat="0" w14:lon="0" w14:rev="0"/>
        </w14:lightRig>
      </w14:scene3d>
    </w:rPr>
  </w:style>
  <w:style w:type="paragraph" w:styleId="4">
    <w:name w:val="heading 4"/>
    <w:basedOn w:val="3"/>
    <w:next w:val="a3"/>
    <w:link w:val="40"/>
    <w:uiPriority w:val="9"/>
    <w:unhideWhenUsed/>
    <w:qFormat/>
    <w:rsid w:val="001421EA"/>
    <w:pPr>
      <w:numPr>
        <w:ilvl w:val="3"/>
      </w:numPr>
      <w:spacing w:before="40"/>
      <w:jc w:val="both"/>
      <w:outlineLvl w:val="3"/>
    </w:pPr>
    <w:rPr>
      <w:b w:val="0"/>
      <w:iCs/>
    </w:rPr>
  </w:style>
  <w:style w:type="paragraph" w:styleId="5">
    <w:name w:val="heading 5"/>
    <w:basedOn w:val="a3"/>
    <w:next w:val="a3"/>
    <w:link w:val="50"/>
    <w:uiPriority w:val="9"/>
    <w:unhideWhenUsed/>
    <w:qFormat/>
    <w:rsid w:val="002F779F"/>
    <w:pPr>
      <w:keepNext/>
      <w:keepLines/>
      <w:spacing w:before="40"/>
      <w:ind w:left="4978" w:hanging="1008"/>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unhideWhenUsed/>
    <w:qFormat/>
    <w:rsid w:val="002F779F"/>
    <w:pPr>
      <w:keepNext/>
      <w:keepLines/>
      <w:spacing w:before="40"/>
      <w:ind w:left="5122" w:hanging="1152"/>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2F779F"/>
    <w:pPr>
      <w:keepNext/>
      <w:keepLines/>
      <w:spacing w:before="40"/>
      <w:ind w:left="5266" w:hanging="1296"/>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2F779F"/>
    <w:pPr>
      <w:keepNext/>
      <w:keepLines/>
      <w:spacing w:before="40"/>
      <w:ind w:left="541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2F779F"/>
    <w:pPr>
      <w:keepNext/>
      <w:keepLines/>
      <w:spacing w:before="40"/>
      <w:ind w:left="5554" w:hanging="1584"/>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aliases w:val="Таблицы,Список1"/>
    <w:basedOn w:val="a3"/>
    <w:link w:val="a8"/>
    <w:uiPriority w:val="34"/>
    <w:qFormat/>
    <w:rsid w:val="00E433E4"/>
    <w:pPr>
      <w:ind w:left="720"/>
      <w:contextualSpacing/>
    </w:pPr>
  </w:style>
  <w:style w:type="paragraph" w:styleId="a9">
    <w:name w:val="Normal (Web)"/>
    <w:basedOn w:val="a3"/>
    <w:uiPriority w:val="99"/>
    <w:unhideWhenUsed/>
    <w:rsid w:val="00E433E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1">
    <w:name w:val="Заголовок 1 Знак"/>
    <w:basedOn w:val="a4"/>
    <w:link w:val="1"/>
    <w:uiPriority w:val="9"/>
    <w:rsid w:val="005F7E37"/>
    <w:rPr>
      <w:rFonts w:ascii="Times New Roman" w:eastAsiaTheme="majorEastAsia" w:hAnsi="Times New Roman" w:cstheme="majorBidi"/>
      <w:b/>
      <w:caps/>
      <w:sz w:val="32"/>
      <w:szCs w:val="32"/>
    </w:rPr>
  </w:style>
  <w:style w:type="character" w:customStyle="1" w:styleId="20">
    <w:name w:val="Заголовок 2 Знак"/>
    <w:basedOn w:val="a4"/>
    <w:link w:val="2"/>
    <w:uiPriority w:val="9"/>
    <w:rsid w:val="004A6D16"/>
    <w:rPr>
      <w:rFonts w:ascii="Times New Roman" w:eastAsiaTheme="majorEastAsia" w:hAnsi="Times New Roman" w:cstheme="majorBidi"/>
      <w:b/>
      <w:sz w:val="28"/>
      <w:szCs w:val="32"/>
    </w:rPr>
  </w:style>
  <w:style w:type="character" w:customStyle="1" w:styleId="31">
    <w:name w:val="Заголовок 3 Знак"/>
    <w:basedOn w:val="a4"/>
    <w:link w:val="3"/>
    <w:uiPriority w:val="9"/>
    <w:rsid w:val="001E2D53"/>
    <w:rPr>
      <w:rFonts w:ascii="Times New Roman" w:eastAsiaTheme="majorEastAsia" w:hAnsi="Times New Roman" w:cs="Times New Roman"/>
      <w:b/>
      <w:i/>
      <w:sz w:val="28"/>
      <w:szCs w:val="24"/>
      <w14:scene3d>
        <w14:camera w14:prst="orthographicFront"/>
        <w14:lightRig w14:rig="threePt" w14:dir="t">
          <w14:rot w14:lat="0" w14:lon="0" w14:rev="0"/>
        </w14:lightRig>
      </w14:scene3d>
    </w:rPr>
  </w:style>
  <w:style w:type="paragraph" w:styleId="aa">
    <w:name w:val="header"/>
    <w:basedOn w:val="a3"/>
    <w:link w:val="ab"/>
    <w:uiPriority w:val="99"/>
    <w:unhideWhenUsed/>
    <w:rsid w:val="00AA1F1D"/>
    <w:pPr>
      <w:tabs>
        <w:tab w:val="center" w:pos="4677"/>
        <w:tab w:val="right" w:pos="9355"/>
      </w:tabs>
      <w:spacing w:line="240" w:lineRule="auto"/>
    </w:pPr>
  </w:style>
  <w:style w:type="character" w:customStyle="1" w:styleId="ab">
    <w:name w:val="Верхний колонтитул Знак"/>
    <w:basedOn w:val="a4"/>
    <w:link w:val="aa"/>
    <w:uiPriority w:val="99"/>
    <w:rsid w:val="00AA1F1D"/>
    <w:rPr>
      <w:rFonts w:ascii="Times New Roman" w:hAnsi="Times New Roman"/>
      <w:sz w:val="28"/>
    </w:rPr>
  </w:style>
  <w:style w:type="paragraph" w:styleId="ac">
    <w:name w:val="footer"/>
    <w:basedOn w:val="a3"/>
    <w:link w:val="ad"/>
    <w:uiPriority w:val="99"/>
    <w:unhideWhenUsed/>
    <w:rsid w:val="00AA1F1D"/>
    <w:pPr>
      <w:tabs>
        <w:tab w:val="center" w:pos="4677"/>
        <w:tab w:val="right" w:pos="9355"/>
      </w:tabs>
      <w:spacing w:line="240" w:lineRule="auto"/>
    </w:pPr>
  </w:style>
  <w:style w:type="character" w:customStyle="1" w:styleId="ad">
    <w:name w:val="Нижний колонтитул Знак"/>
    <w:basedOn w:val="a4"/>
    <w:link w:val="ac"/>
    <w:uiPriority w:val="99"/>
    <w:rsid w:val="00AA1F1D"/>
    <w:rPr>
      <w:rFonts w:ascii="Times New Roman" w:hAnsi="Times New Roman"/>
      <w:sz w:val="28"/>
    </w:rPr>
  </w:style>
  <w:style w:type="paragraph" w:styleId="ae">
    <w:name w:val="TOC Heading"/>
    <w:basedOn w:val="1"/>
    <w:next w:val="a3"/>
    <w:uiPriority w:val="39"/>
    <w:unhideWhenUsed/>
    <w:qFormat/>
    <w:rsid w:val="00AA1F1D"/>
    <w:pPr>
      <w:pageBreakBefore w:val="0"/>
      <w:numPr>
        <w:numId w:val="0"/>
      </w:numPr>
      <w:spacing w:before="240" w:line="259" w:lineRule="auto"/>
      <w:jc w:val="left"/>
      <w:outlineLvl w:val="9"/>
    </w:pPr>
    <w:rPr>
      <w:rFonts w:asciiTheme="majorHAnsi" w:hAnsiTheme="majorHAnsi"/>
      <w:b w:val="0"/>
      <w:color w:val="2E74B5" w:themeColor="accent1" w:themeShade="BF"/>
      <w:lang w:eastAsia="ru-RU"/>
    </w:rPr>
  </w:style>
  <w:style w:type="paragraph" w:styleId="12">
    <w:name w:val="toc 1"/>
    <w:basedOn w:val="a3"/>
    <w:next w:val="a3"/>
    <w:link w:val="13"/>
    <w:autoRedefine/>
    <w:uiPriority w:val="39"/>
    <w:unhideWhenUsed/>
    <w:qFormat/>
    <w:rsid w:val="00A877A8"/>
    <w:pPr>
      <w:tabs>
        <w:tab w:val="right" w:leader="dot" w:pos="9628"/>
      </w:tabs>
      <w:ind w:left="1417" w:hanging="697"/>
    </w:pPr>
  </w:style>
  <w:style w:type="paragraph" w:styleId="21">
    <w:name w:val="toc 2"/>
    <w:basedOn w:val="a3"/>
    <w:next w:val="a3"/>
    <w:autoRedefine/>
    <w:uiPriority w:val="39"/>
    <w:unhideWhenUsed/>
    <w:qFormat/>
    <w:rsid w:val="00066D02"/>
    <w:pPr>
      <w:tabs>
        <w:tab w:val="right" w:leader="dot" w:pos="9628"/>
      </w:tabs>
      <w:ind w:left="1559" w:hanging="561"/>
    </w:pPr>
  </w:style>
  <w:style w:type="paragraph" w:styleId="32">
    <w:name w:val="toc 3"/>
    <w:basedOn w:val="a3"/>
    <w:next w:val="a3"/>
    <w:autoRedefine/>
    <w:uiPriority w:val="39"/>
    <w:unhideWhenUsed/>
    <w:qFormat/>
    <w:rsid w:val="006209DE"/>
    <w:pPr>
      <w:tabs>
        <w:tab w:val="left" w:pos="2131"/>
        <w:tab w:val="right" w:leader="dot" w:pos="9628"/>
      </w:tabs>
      <w:ind w:left="1281" w:firstLine="0"/>
    </w:pPr>
  </w:style>
  <w:style w:type="character" w:styleId="af">
    <w:name w:val="Hyperlink"/>
    <w:basedOn w:val="a4"/>
    <w:uiPriority w:val="99"/>
    <w:unhideWhenUsed/>
    <w:rsid w:val="00AA1F1D"/>
    <w:rPr>
      <w:color w:val="0563C1" w:themeColor="hyperlink"/>
      <w:u w:val="single"/>
    </w:rPr>
  </w:style>
  <w:style w:type="paragraph" w:styleId="af0">
    <w:name w:val="caption"/>
    <w:aliases w:val="Таблица"/>
    <w:basedOn w:val="a3"/>
    <w:next w:val="a3"/>
    <w:uiPriority w:val="35"/>
    <w:unhideWhenUsed/>
    <w:qFormat/>
    <w:rsid w:val="003935E2"/>
    <w:pPr>
      <w:spacing w:after="200" w:line="240" w:lineRule="auto"/>
      <w:ind w:firstLine="0"/>
      <w:jc w:val="right"/>
    </w:pPr>
    <w:rPr>
      <w:b/>
      <w:i/>
      <w:iCs/>
      <w:szCs w:val="18"/>
    </w:rPr>
  </w:style>
  <w:style w:type="character" w:customStyle="1" w:styleId="40">
    <w:name w:val="Заголовок 4 Знак"/>
    <w:basedOn w:val="a4"/>
    <w:link w:val="4"/>
    <w:uiPriority w:val="9"/>
    <w:rsid w:val="001421EA"/>
    <w:rPr>
      <w:rFonts w:ascii="Times New Roman" w:eastAsiaTheme="majorEastAsia" w:hAnsi="Times New Roman" w:cs="Times New Roman"/>
      <w:i/>
      <w:iCs/>
      <w:sz w:val="28"/>
      <w:szCs w:val="24"/>
      <w14:scene3d>
        <w14:camera w14:prst="orthographicFront"/>
        <w14:lightRig w14:rig="threePt" w14:dir="t">
          <w14:rot w14:lat="0" w14:lon="0" w14:rev="0"/>
        </w14:lightRig>
      </w14:scene3d>
    </w:rPr>
  </w:style>
  <w:style w:type="character" w:styleId="af1">
    <w:name w:val="annotation reference"/>
    <w:basedOn w:val="a4"/>
    <w:uiPriority w:val="99"/>
    <w:semiHidden/>
    <w:unhideWhenUsed/>
    <w:rsid w:val="00636BC0"/>
    <w:rPr>
      <w:sz w:val="16"/>
      <w:szCs w:val="16"/>
    </w:rPr>
  </w:style>
  <w:style w:type="paragraph" w:styleId="af2">
    <w:name w:val="annotation text"/>
    <w:basedOn w:val="a3"/>
    <w:link w:val="af3"/>
    <w:uiPriority w:val="99"/>
    <w:unhideWhenUsed/>
    <w:rsid w:val="00636BC0"/>
    <w:pPr>
      <w:spacing w:line="240" w:lineRule="auto"/>
    </w:pPr>
    <w:rPr>
      <w:sz w:val="20"/>
      <w:szCs w:val="20"/>
    </w:rPr>
  </w:style>
  <w:style w:type="character" w:customStyle="1" w:styleId="af3">
    <w:name w:val="Текст примечания Знак"/>
    <w:basedOn w:val="a4"/>
    <w:link w:val="af2"/>
    <w:uiPriority w:val="99"/>
    <w:rsid w:val="00636BC0"/>
    <w:rPr>
      <w:rFonts w:ascii="Times New Roman" w:hAnsi="Times New Roman"/>
      <w:sz w:val="20"/>
      <w:szCs w:val="20"/>
    </w:rPr>
  </w:style>
  <w:style w:type="paragraph" w:styleId="af4">
    <w:name w:val="annotation subject"/>
    <w:basedOn w:val="af2"/>
    <w:next w:val="af2"/>
    <w:link w:val="af5"/>
    <w:uiPriority w:val="99"/>
    <w:semiHidden/>
    <w:unhideWhenUsed/>
    <w:rsid w:val="00636BC0"/>
    <w:rPr>
      <w:b/>
      <w:bCs/>
    </w:rPr>
  </w:style>
  <w:style w:type="character" w:customStyle="1" w:styleId="af5">
    <w:name w:val="Тема примечания Знак"/>
    <w:basedOn w:val="af3"/>
    <w:link w:val="af4"/>
    <w:uiPriority w:val="99"/>
    <w:semiHidden/>
    <w:rsid w:val="00636BC0"/>
    <w:rPr>
      <w:rFonts w:ascii="Times New Roman" w:hAnsi="Times New Roman"/>
      <w:b/>
      <w:bCs/>
      <w:sz w:val="20"/>
      <w:szCs w:val="20"/>
    </w:rPr>
  </w:style>
  <w:style w:type="paragraph" w:styleId="af6">
    <w:name w:val="Balloon Text"/>
    <w:basedOn w:val="a3"/>
    <w:link w:val="af7"/>
    <w:uiPriority w:val="99"/>
    <w:semiHidden/>
    <w:unhideWhenUsed/>
    <w:rsid w:val="00636BC0"/>
    <w:pPr>
      <w:spacing w:line="240" w:lineRule="auto"/>
    </w:pPr>
    <w:rPr>
      <w:rFonts w:ascii="Segoe UI" w:hAnsi="Segoe UI" w:cs="Segoe UI"/>
      <w:sz w:val="18"/>
      <w:szCs w:val="18"/>
    </w:rPr>
  </w:style>
  <w:style w:type="character" w:customStyle="1" w:styleId="af7">
    <w:name w:val="Текст выноски Знак"/>
    <w:basedOn w:val="a4"/>
    <w:link w:val="af6"/>
    <w:uiPriority w:val="99"/>
    <w:semiHidden/>
    <w:rsid w:val="00636BC0"/>
    <w:rPr>
      <w:rFonts w:ascii="Segoe UI" w:hAnsi="Segoe UI" w:cs="Segoe UI"/>
      <w:sz w:val="18"/>
      <w:szCs w:val="18"/>
    </w:rPr>
  </w:style>
  <w:style w:type="paragraph" w:styleId="af8">
    <w:name w:val="No Spacing"/>
    <w:uiPriority w:val="1"/>
    <w:qFormat/>
    <w:rsid w:val="002419BC"/>
    <w:pPr>
      <w:spacing w:after="0" w:line="240" w:lineRule="auto"/>
      <w:ind w:firstLine="720"/>
      <w:jc w:val="both"/>
    </w:pPr>
    <w:rPr>
      <w:rFonts w:ascii="Times New Roman" w:hAnsi="Times New Roman"/>
      <w:sz w:val="28"/>
    </w:rPr>
  </w:style>
  <w:style w:type="character" w:customStyle="1" w:styleId="a8">
    <w:name w:val="Абзац списка Знак"/>
    <w:aliases w:val="Таблицы Знак,Список1 Знак"/>
    <w:basedOn w:val="a4"/>
    <w:link w:val="a7"/>
    <w:uiPriority w:val="34"/>
    <w:rsid w:val="002419BC"/>
    <w:rPr>
      <w:rFonts w:ascii="Times New Roman" w:hAnsi="Times New Roman"/>
      <w:sz w:val="28"/>
    </w:rPr>
  </w:style>
  <w:style w:type="paragraph" w:customStyle="1" w:styleId="10">
    <w:name w:val="Диплом Список1"/>
    <w:basedOn w:val="a3"/>
    <w:link w:val="14"/>
    <w:qFormat/>
    <w:rsid w:val="007B3819"/>
    <w:pPr>
      <w:numPr>
        <w:numId w:val="4"/>
      </w:numPr>
    </w:pPr>
    <w:rPr>
      <w:rFonts w:eastAsia="Calibri" w:cs="Times New Roman"/>
      <w:lang w:eastAsia="ru-RU"/>
    </w:rPr>
  </w:style>
  <w:style w:type="character" w:customStyle="1" w:styleId="14">
    <w:name w:val="Диплом Список1 Знак"/>
    <w:basedOn w:val="a4"/>
    <w:link w:val="10"/>
    <w:rsid w:val="007B3819"/>
    <w:rPr>
      <w:rFonts w:ascii="Times New Roman" w:eastAsia="Calibri" w:hAnsi="Times New Roman" w:cs="Times New Roman"/>
      <w:sz w:val="28"/>
      <w:lang w:eastAsia="ru-RU"/>
    </w:rPr>
  </w:style>
  <w:style w:type="table" w:styleId="af9">
    <w:name w:val="Table Grid"/>
    <w:basedOn w:val="a5"/>
    <w:uiPriority w:val="39"/>
    <w:rsid w:val="00167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4"/>
    <w:uiPriority w:val="99"/>
    <w:semiHidden/>
    <w:rsid w:val="000B71BE"/>
    <w:rPr>
      <w:color w:val="808080"/>
    </w:rPr>
  </w:style>
  <w:style w:type="paragraph" w:styleId="afb">
    <w:name w:val="Title"/>
    <w:aliases w:val="Приложение"/>
    <w:basedOn w:val="a3"/>
    <w:next w:val="a3"/>
    <w:link w:val="afc"/>
    <w:uiPriority w:val="10"/>
    <w:qFormat/>
    <w:rsid w:val="00EE37E6"/>
    <w:pPr>
      <w:spacing w:line="240" w:lineRule="auto"/>
      <w:contextualSpacing/>
      <w:jc w:val="right"/>
    </w:pPr>
    <w:rPr>
      <w:rFonts w:eastAsiaTheme="majorEastAsia" w:cstheme="majorBidi"/>
      <w:b/>
      <w:caps/>
      <w:spacing w:val="-10"/>
      <w:kern w:val="28"/>
      <w:szCs w:val="56"/>
    </w:rPr>
  </w:style>
  <w:style w:type="character" w:customStyle="1" w:styleId="afc">
    <w:name w:val="Заголовок Знак"/>
    <w:aliases w:val="Приложение Знак"/>
    <w:basedOn w:val="a4"/>
    <w:link w:val="afb"/>
    <w:uiPriority w:val="10"/>
    <w:rsid w:val="00EE37E6"/>
    <w:rPr>
      <w:rFonts w:ascii="Times New Roman" w:eastAsiaTheme="majorEastAsia" w:hAnsi="Times New Roman" w:cstheme="majorBidi"/>
      <w:b/>
      <w:caps/>
      <w:spacing w:val="-10"/>
      <w:kern w:val="28"/>
      <w:sz w:val="28"/>
      <w:szCs w:val="56"/>
    </w:rPr>
  </w:style>
  <w:style w:type="paragraph" w:styleId="afd">
    <w:name w:val="Revision"/>
    <w:hidden/>
    <w:uiPriority w:val="99"/>
    <w:semiHidden/>
    <w:rsid w:val="00F11E8E"/>
    <w:pPr>
      <w:spacing w:after="0" w:line="240" w:lineRule="auto"/>
    </w:pPr>
    <w:rPr>
      <w:rFonts w:ascii="Times New Roman" w:hAnsi="Times New Roman"/>
      <w:sz w:val="28"/>
    </w:rPr>
  </w:style>
  <w:style w:type="character" w:customStyle="1" w:styleId="50">
    <w:name w:val="Заголовок 5 Знак"/>
    <w:basedOn w:val="a4"/>
    <w:link w:val="5"/>
    <w:uiPriority w:val="9"/>
    <w:rsid w:val="002F779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4"/>
    <w:link w:val="6"/>
    <w:uiPriority w:val="9"/>
    <w:rsid w:val="002F779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4"/>
    <w:link w:val="7"/>
    <w:uiPriority w:val="9"/>
    <w:rsid w:val="002F779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semiHidden/>
    <w:rsid w:val="002F77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semiHidden/>
    <w:rsid w:val="002F779F"/>
    <w:rPr>
      <w:rFonts w:asciiTheme="majorHAnsi" w:eastAsiaTheme="majorEastAsia" w:hAnsiTheme="majorHAnsi" w:cstheme="majorBidi"/>
      <w:i/>
      <w:iCs/>
      <w:color w:val="272727" w:themeColor="text1" w:themeTint="D8"/>
      <w:sz w:val="21"/>
      <w:szCs w:val="21"/>
    </w:rPr>
  </w:style>
  <w:style w:type="paragraph" w:customStyle="1" w:styleId="afe">
    <w:name w:val="Отчет по ТЗ"/>
    <w:basedOn w:val="a3"/>
    <w:next w:val="a3"/>
    <w:qFormat/>
    <w:rsid w:val="0015581F"/>
    <w:pPr>
      <w:spacing w:before="100" w:beforeAutospacing="1" w:after="100" w:afterAutospacing="1"/>
      <w:ind w:left="1134" w:right="567"/>
      <w:contextualSpacing/>
    </w:pPr>
    <w:rPr>
      <w:rFonts w:eastAsia="Times New Roman"/>
      <w:szCs w:val="20"/>
      <w:lang w:eastAsia="ru-RU"/>
    </w:rPr>
  </w:style>
  <w:style w:type="paragraph" w:customStyle="1" w:styleId="aff">
    <w:name w:val="Стиль текста"/>
    <w:basedOn w:val="a3"/>
    <w:qFormat/>
    <w:rsid w:val="0015581F"/>
    <w:rPr>
      <w:rFonts w:eastAsia="Times New Roman"/>
      <w:lang w:eastAsia="ru-RU"/>
    </w:rPr>
  </w:style>
  <w:style w:type="paragraph" w:customStyle="1" w:styleId="aff0">
    <w:name w:val="ГОСТ обычный текст"/>
    <w:basedOn w:val="a3"/>
    <w:link w:val="aff1"/>
    <w:qFormat/>
    <w:rsid w:val="0015581F"/>
    <w:rPr>
      <w:rFonts w:eastAsia="Times New Roman"/>
      <w:szCs w:val="24"/>
      <w:lang w:eastAsia="ru-RU"/>
    </w:rPr>
  </w:style>
  <w:style w:type="character" w:customStyle="1" w:styleId="aff1">
    <w:name w:val="ГОСТ обычный текст Знак"/>
    <w:link w:val="aff0"/>
    <w:rsid w:val="0015581F"/>
    <w:rPr>
      <w:rFonts w:ascii="Times New Roman" w:eastAsia="Times New Roman" w:hAnsi="Times New Roman"/>
      <w:sz w:val="28"/>
      <w:szCs w:val="24"/>
      <w:lang w:eastAsia="ru-RU"/>
    </w:rPr>
  </w:style>
  <w:style w:type="paragraph" w:customStyle="1" w:styleId="-">
    <w:name w:val="гост-Обычный"/>
    <w:basedOn w:val="a3"/>
    <w:link w:val="-0"/>
    <w:qFormat/>
    <w:rsid w:val="0015581F"/>
    <w:rPr>
      <w:rFonts w:eastAsia="Times New Roman"/>
      <w:szCs w:val="28"/>
      <w:lang w:eastAsia="ru-RU"/>
    </w:rPr>
  </w:style>
  <w:style w:type="character" w:customStyle="1" w:styleId="-0">
    <w:name w:val="гост-Обычный Знак"/>
    <w:link w:val="-"/>
    <w:rsid w:val="0015581F"/>
    <w:rPr>
      <w:rFonts w:ascii="Times New Roman" w:eastAsia="Times New Roman" w:hAnsi="Times New Roman"/>
      <w:sz w:val="28"/>
      <w:szCs w:val="28"/>
      <w:lang w:eastAsia="ru-RU"/>
    </w:rPr>
  </w:style>
  <w:style w:type="paragraph" w:customStyle="1" w:styleId="-1">
    <w:name w:val="гост-подпись к рисунку"/>
    <w:basedOn w:val="a3"/>
    <w:link w:val="-2"/>
    <w:autoRedefine/>
    <w:qFormat/>
    <w:rsid w:val="004044EF"/>
    <w:pPr>
      <w:spacing w:before="120" w:after="360" w:line="240" w:lineRule="auto"/>
      <w:ind w:firstLine="0"/>
      <w:jc w:val="center"/>
    </w:pPr>
    <w:rPr>
      <w:rFonts w:eastAsia="Times New Roman"/>
      <w:b/>
      <w:i/>
      <w:sz w:val="24"/>
      <w:szCs w:val="28"/>
      <w:lang w:eastAsia="ru-RU"/>
    </w:rPr>
  </w:style>
  <w:style w:type="character" w:customStyle="1" w:styleId="-2">
    <w:name w:val="гост-подпись к рисунку Знак"/>
    <w:link w:val="-1"/>
    <w:rsid w:val="004044EF"/>
    <w:rPr>
      <w:rFonts w:ascii="Times New Roman" w:eastAsia="Times New Roman" w:hAnsi="Times New Roman"/>
      <w:b/>
      <w:i/>
      <w:sz w:val="24"/>
      <w:szCs w:val="28"/>
      <w:lang w:eastAsia="ru-RU"/>
    </w:rPr>
  </w:style>
  <w:style w:type="paragraph" w:customStyle="1" w:styleId="aff2">
    <w:name w:val="объект"/>
    <w:basedOn w:val="a3"/>
    <w:qFormat/>
    <w:rsid w:val="0015581F"/>
    <w:pPr>
      <w:ind w:firstLine="0"/>
      <w:jc w:val="center"/>
    </w:pPr>
    <w:rPr>
      <w:rFonts w:eastAsia="Calibri"/>
      <w:lang w:val="en-US"/>
    </w:rPr>
  </w:style>
  <w:style w:type="paragraph" w:customStyle="1" w:styleId="aff3">
    <w:name w:val="рис_наз"/>
    <w:basedOn w:val="afb"/>
    <w:qFormat/>
    <w:rsid w:val="0015581F"/>
    <w:pPr>
      <w:spacing w:after="300"/>
      <w:ind w:firstLine="0"/>
      <w:jc w:val="center"/>
    </w:pPr>
    <w:rPr>
      <w:b w:val="0"/>
      <w:caps w:val="0"/>
      <w:spacing w:val="5"/>
      <w:sz w:val="24"/>
      <w:szCs w:val="52"/>
    </w:rPr>
  </w:style>
  <w:style w:type="paragraph" w:customStyle="1" w:styleId="aff4">
    <w:name w:val="табл"/>
    <w:basedOn w:val="aff3"/>
    <w:qFormat/>
    <w:rsid w:val="0015581F"/>
    <w:pPr>
      <w:ind w:firstLine="709"/>
      <w:jc w:val="right"/>
    </w:pPr>
    <w:rPr>
      <w:sz w:val="28"/>
      <w:szCs w:val="28"/>
    </w:rPr>
  </w:style>
  <w:style w:type="paragraph" w:customStyle="1" w:styleId="aff5">
    <w:name w:val="Текст_таблицы"/>
    <w:basedOn w:val="a3"/>
    <w:link w:val="aff6"/>
    <w:qFormat/>
    <w:rsid w:val="0015581F"/>
    <w:pPr>
      <w:autoSpaceDE w:val="0"/>
      <w:autoSpaceDN w:val="0"/>
      <w:adjustRightInd w:val="0"/>
      <w:spacing w:line="240" w:lineRule="auto"/>
      <w:ind w:firstLine="0"/>
      <w:jc w:val="left"/>
    </w:pPr>
    <w:rPr>
      <w:rFonts w:eastAsia="Times New Roman"/>
      <w:color w:val="000000"/>
      <w:sz w:val="24"/>
      <w:szCs w:val="24"/>
      <w:lang w:eastAsia="ru-RU"/>
    </w:rPr>
  </w:style>
  <w:style w:type="character" w:customStyle="1" w:styleId="aff6">
    <w:name w:val="Текст_таблицы Знак"/>
    <w:basedOn w:val="a4"/>
    <w:link w:val="aff5"/>
    <w:rsid w:val="0015581F"/>
    <w:rPr>
      <w:rFonts w:ascii="Times New Roman" w:eastAsia="Times New Roman" w:hAnsi="Times New Roman"/>
      <w:color w:val="000000"/>
      <w:sz w:val="24"/>
      <w:szCs w:val="24"/>
      <w:lang w:eastAsia="ru-RU"/>
    </w:rPr>
  </w:style>
  <w:style w:type="character" w:styleId="aff7">
    <w:name w:val="Strong"/>
    <w:uiPriority w:val="22"/>
    <w:qFormat/>
    <w:rsid w:val="0015581F"/>
    <w:rPr>
      <w:b/>
      <w:bCs/>
    </w:rPr>
  </w:style>
  <w:style w:type="character" w:customStyle="1" w:styleId="ListParagraphChar1">
    <w:name w:val="List Paragraph Char1"/>
    <w:aliases w:val="Таблицы Char1,Список1 Char1"/>
    <w:basedOn w:val="a4"/>
    <w:uiPriority w:val="99"/>
    <w:rsid w:val="0015581F"/>
    <w:rPr>
      <w:rFonts w:ascii="Times New Roman" w:hAnsi="Times New Roman"/>
      <w:sz w:val="28"/>
    </w:rPr>
  </w:style>
  <w:style w:type="paragraph" w:customStyle="1" w:styleId="Default">
    <w:name w:val="Default"/>
    <w:uiPriority w:val="99"/>
    <w:rsid w:val="0015581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8">
    <w:name w:val="Диплом_Обычный"/>
    <w:basedOn w:val="a3"/>
    <w:link w:val="aff9"/>
    <w:rsid w:val="0015581F"/>
    <w:rPr>
      <w:rFonts w:eastAsia="MS Mincho"/>
      <w:szCs w:val="20"/>
      <w:lang w:eastAsia="ru-RU"/>
    </w:rPr>
  </w:style>
  <w:style w:type="character" w:customStyle="1" w:styleId="aff9">
    <w:name w:val="Диплом_Обычный Знак Знак"/>
    <w:link w:val="aff8"/>
    <w:rsid w:val="0015581F"/>
    <w:rPr>
      <w:rFonts w:ascii="Times New Roman" w:eastAsia="MS Mincho" w:hAnsi="Times New Roman"/>
      <w:sz w:val="28"/>
      <w:szCs w:val="20"/>
      <w:lang w:eastAsia="ru-RU"/>
    </w:rPr>
  </w:style>
  <w:style w:type="paragraph" w:customStyle="1" w:styleId="affa">
    <w:name w:val="ГОСТ_Текст"/>
    <w:basedOn w:val="a3"/>
    <w:link w:val="affb"/>
    <w:rsid w:val="0015581F"/>
    <w:rPr>
      <w:rFonts w:eastAsia="Times New Roman"/>
      <w:kern w:val="32"/>
      <w:szCs w:val="28"/>
      <w:lang w:eastAsia="ru-RU"/>
    </w:rPr>
  </w:style>
  <w:style w:type="character" w:customStyle="1" w:styleId="apple-converted-space">
    <w:name w:val="apple-converted-space"/>
    <w:rsid w:val="0015581F"/>
  </w:style>
  <w:style w:type="character" w:customStyle="1" w:styleId="affb">
    <w:name w:val="ГОСТ_Текст Знак"/>
    <w:link w:val="affa"/>
    <w:rsid w:val="0015581F"/>
    <w:rPr>
      <w:rFonts w:ascii="Times New Roman" w:eastAsia="Times New Roman" w:hAnsi="Times New Roman"/>
      <w:kern w:val="32"/>
      <w:sz w:val="28"/>
      <w:szCs w:val="28"/>
      <w:lang w:eastAsia="ru-RU"/>
    </w:rPr>
  </w:style>
  <w:style w:type="paragraph" w:customStyle="1" w:styleId="15">
    <w:name w:val="Абзац списка1"/>
    <w:basedOn w:val="a3"/>
    <w:rsid w:val="0015581F"/>
    <w:pPr>
      <w:ind w:left="720" w:firstLine="709"/>
      <w:contextualSpacing/>
    </w:pPr>
    <w:rPr>
      <w:rFonts w:eastAsia="Calibri"/>
      <w:szCs w:val="28"/>
      <w:lang w:eastAsia="ru-RU"/>
    </w:rPr>
  </w:style>
  <w:style w:type="paragraph" w:customStyle="1" w:styleId="affc">
    <w:name w:val="_Текст"/>
    <w:basedOn w:val="a3"/>
    <w:link w:val="affd"/>
    <w:rsid w:val="0015581F"/>
    <w:rPr>
      <w:rFonts w:eastAsia="Times New Roman"/>
      <w:szCs w:val="20"/>
      <w:lang w:eastAsia="ru-RU"/>
    </w:rPr>
  </w:style>
  <w:style w:type="character" w:customStyle="1" w:styleId="affd">
    <w:name w:val="_Текст Знак"/>
    <w:link w:val="affc"/>
    <w:locked/>
    <w:rsid w:val="0015581F"/>
    <w:rPr>
      <w:rFonts w:ascii="Times New Roman" w:eastAsia="Times New Roman" w:hAnsi="Times New Roman"/>
      <w:sz w:val="28"/>
      <w:szCs w:val="20"/>
      <w:lang w:eastAsia="ru-RU"/>
    </w:rPr>
  </w:style>
  <w:style w:type="paragraph" w:customStyle="1" w:styleId="affe">
    <w:name w:val="_Основной текст"/>
    <w:basedOn w:val="a3"/>
    <w:link w:val="afff"/>
    <w:rsid w:val="0015581F"/>
    <w:pPr>
      <w:ind w:firstLine="709"/>
    </w:pPr>
    <w:rPr>
      <w:rFonts w:eastAsia="Times New Roman"/>
      <w:szCs w:val="24"/>
      <w:lang w:eastAsia="ru-RU"/>
    </w:rPr>
  </w:style>
  <w:style w:type="character" w:customStyle="1" w:styleId="afff">
    <w:name w:val="_Основной текст Знак"/>
    <w:link w:val="affe"/>
    <w:rsid w:val="0015581F"/>
    <w:rPr>
      <w:rFonts w:ascii="Times New Roman" w:eastAsia="Times New Roman" w:hAnsi="Times New Roman"/>
      <w:sz w:val="28"/>
      <w:szCs w:val="24"/>
      <w:lang w:eastAsia="ru-RU"/>
    </w:rPr>
  </w:style>
  <w:style w:type="paragraph" w:customStyle="1" w:styleId="afff0">
    <w:name w:val="Простотекст"/>
    <w:basedOn w:val="a3"/>
    <w:link w:val="afff1"/>
    <w:rsid w:val="0015581F"/>
    <w:pPr>
      <w:ind w:firstLine="709"/>
    </w:pPr>
    <w:rPr>
      <w:rFonts w:eastAsia="Calibri"/>
      <w:szCs w:val="28"/>
      <w:lang w:eastAsia="ru-RU"/>
    </w:rPr>
  </w:style>
  <w:style w:type="character" w:customStyle="1" w:styleId="afff1">
    <w:name w:val="Простотекст Знак"/>
    <w:basedOn w:val="a4"/>
    <w:link w:val="afff0"/>
    <w:locked/>
    <w:rsid w:val="0015581F"/>
    <w:rPr>
      <w:rFonts w:ascii="Times New Roman" w:eastAsia="Calibri" w:hAnsi="Times New Roman"/>
      <w:sz w:val="28"/>
      <w:szCs w:val="28"/>
      <w:lang w:eastAsia="ru-RU"/>
    </w:rPr>
  </w:style>
  <w:style w:type="paragraph" w:customStyle="1" w:styleId="afff2">
    <w:name w:val="Рисунок"/>
    <w:basedOn w:val="a3"/>
    <w:link w:val="afff3"/>
    <w:qFormat/>
    <w:rsid w:val="0015581F"/>
    <w:pPr>
      <w:keepNext/>
      <w:spacing w:before="120"/>
      <w:ind w:firstLine="0"/>
      <w:contextualSpacing/>
      <w:jc w:val="center"/>
    </w:pPr>
    <w:rPr>
      <w:rFonts w:eastAsia="Calibri"/>
      <w:i/>
      <w:szCs w:val="28"/>
    </w:rPr>
  </w:style>
  <w:style w:type="character" w:customStyle="1" w:styleId="afff3">
    <w:name w:val="Рисунок Знак"/>
    <w:basedOn w:val="a4"/>
    <w:link w:val="afff2"/>
    <w:rsid w:val="0015581F"/>
    <w:rPr>
      <w:rFonts w:ascii="Times New Roman" w:eastAsia="Calibri" w:hAnsi="Times New Roman"/>
      <w:i/>
      <w:sz w:val="28"/>
      <w:szCs w:val="28"/>
    </w:rPr>
  </w:style>
  <w:style w:type="paragraph" w:customStyle="1" w:styleId="a2">
    <w:name w:val="Маркированный список кружок"/>
    <w:basedOn w:val="afff4"/>
    <w:link w:val="afff5"/>
    <w:autoRedefine/>
    <w:qFormat/>
    <w:rsid w:val="0015581F"/>
    <w:pPr>
      <w:numPr>
        <w:numId w:val="7"/>
      </w:numPr>
      <w:ind w:left="0" w:firstLine="0"/>
    </w:pPr>
  </w:style>
  <w:style w:type="character" w:customStyle="1" w:styleId="afff5">
    <w:name w:val="Маркированный список кружок Знак"/>
    <w:basedOn w:val="a8"/>
    <w:link w:val="a2"/>
    <w:rsid w:val="0015581F"/>
    <w:rPr>
      <w:rFonts w:ascii="Times New Roman" w:hAnsi="Times New Roman"/>
      <w:sz w:val="28"/>
      <w:szCs w:val="28"/>
    </w:rPr>
  </w:style>
  <w:style w:type="paragraph" w:customStyle="1" w:styleId="22">
    <w:name w:val="2лист"/>
    <w:basedOn w:val="a3"/>
    <w:link w:val="23"/>
    <w:qFormat/>
    <w:rsid w:val="0015581F"/>
    <w:pPr>
      <w:spacing w:line="264" w:lineRule="auto"/>
      <w:ind w:firstLine="0"/>
      <w:jc w:val="left"/>
    </w:pPr>
    <w:rPr>
      <w:rFonts w:eastAsia="Times New Roman"/>
      <w:szCs w:val="28"/>
      <w:lang w:eastAsia="ru-RU"/>
    </w:rPr>
  </w:style>
  <w:style w:type="character" w:customStyle="1" w:styleId="23">
    <w:name w:val="2лист Знак"/>
    <w:basedOn w:val="a4"/>
    <w:link w:val="22"/>
    <w:rsid w:val="0015581F"/>
    <w:rPr>
      <w:rFonts w:ascii="Times New Roman" w:eastAsia="Times New Roman" w:hAnsi="Times New Roman"/>
      <w:sz w:val="28"/>
      <w:szCs w:val="28"/>
      <w:lang w:eastAsia="ru-RU"/>
    </w:rPr>
  </w:style>
  <w:style w:type="paragraph" w:customStyle="1" w:styleId="afff6">
    <w:name w:val="содержание"/>
    <w:basedOn w:val="12"/>
    <w:link w:val="afff7"/>
    <w:autoRedefine/>
    <w:qFormat/>
    <w:rsid w:val="0015581F"/>
    <w:pPr>
      <w:spacing w:before="120" w:after="120"/>
      <w:ind w:left="0"/>
    </w:pPr>
    <w:rPr>
      <w:b/>
    </w:rPr>
  </w:style>
  <w:style w:type="character" w:customStyle="1" w:styleId="13">
    <w:name w:val="Оглавление 1 Знак"/>
    <w:basedOn w:val="a4"/>
    <w:link w:val="12"/>
    <w:uiPriority w:val="39"/>
    <w:rsid w:val="00A877A8"/>
    <w:rPr>
      <w:rFonts w:ascii="Times New Roman" w:hAnsi="Times New Roman"/>
      <w:sz w:val="28"/>
    </w:rPr>
  </w:style>
  <w:style w:type="character" w:customStyle="1" w:styleId="afff7">
    <w:name w:val="содержание Знак"/>
    <w:basedOn w:val="13"/>
    <w:link w:val="afff6"/>
    <w:rsid w:val="0015581F"/>
    <w:rPr>
      <w:rFonts w:ascii="Times New Roman" w:hAnsi="Times New Roman"/>
      <w:b/>
      <w:sz w:val="28"/>
    </w:rPr>
  </w:style>
  <w:style w:type="paragraph" w:customStyle="1" w:styleId="16">
    <w:name w:val="Элемент содержания 1"/>
    <w:basedOn w:val="afff6"/>
    <w:link w:val="17"/>
    <w:autoRedefine/>
    <w:qFormat/>
    <w:rsid w:val="0015581F"/>
  </w:style>
  <w:style w:type="paragraph" w:customStyle="1" w:styleId="24">
    <w:name w:val="Элемент содержания 2"/>
    <w:basedOn w:val="afff6"/>
    <w:link w:val="25"/>
    <w:autoRedefine/>
    <w:qFormat/>
    <w:rsid w:val="0015581F"/>
    <w:pPr>
      <w:ind w:left="397"/>
    </w:pPr>
    <w:rPr>
      <w:caps/>
    </w:rPr>
  </w:style>
  <w:style w:type="character" w:customStyle="1" w:styleId="17">
    <w:name w:val="Элемент содержания 1 Знак"/>
    <w:basedOn w:val="afff7"/>
    <w:link w:val="16"/>
    <w:rsid w:val="0015581F"/>
    <w:rPr>
      <w:rFonts w:ascii="Times New Roman" w:hAnsi="Times New Roman"/>
      <w:b/>
      <w:sz w:val="28"/>
    </w:rPr>
  </w:style>
  <w:style w:type="paragraph" w:customStyle="1" w:styleId="33">
    <w:name w:val="элемент содержания 3"/>
    <w:basedOn w:val="afff6"/>
    <w:link w:val="34"/>
    <w:autoRedefine/>
    <w:qFormat/>
    <w:rsid w:val="0015581F"/>
    <w:pPr>
      <w:spacing w:line="240" w:lineRule="auto"/>
      <w:ind w:left="720"/>
    </w:pPr>
    <w:rPr>
      <w:caps/>
    </w:rPr>
  </w:style>
  <w:style w:type="character" w:customStyle="1" w:styleId="25">
    <w:name w:val="Элемент содержания 2 Знак"/>
    <w:basedOn w:val="afff7"/>
    <w:link w:val="24"/>
    <w:rsid w:val="0015581F"/>
    <w:rPr>
      <w:rFonts w:ascii="Times New Roman" w:hAnsi="Times New Roman"/>
      <w:b/>
      <w:caps/>
      <w:sz w:val="28"/>
    </w:rPr>
  </w:style>
  <w:style w:type="character" w:customStyle="1" w:styleId="34">
    <w:name w:val="элемент содержания 3 Знак"/>
    <w:basedOn w:val="afff7"/>
    <w:link w:val="33"/>
    <w:rsid w:val="0015581F"/>
    <w:rPr>
      <w:rFonts w:ascii="Times New Roman" w:hAnsi="Times New Roman"/>
      <w:b/>
      <w:caps/>
      <w:sz w:val="28"/>
    </w:rPr>
  </w:style>
  <w:style w:type="numbering" w:customStyle="1" w:styleId="a1">
    <w:name w:val="Нумерация заголовков"/>
    <w:uiPriority w:val="99"/>
    <w:rsid w:val="0015581F"/>
    <w:pPr>
      <w:numPr>
        <w:numId w:val="8"/>
      </w:numPr>
    </w:pPr>
  </w:style>
  <w:style w:type="paragraph" w:customStyle="1" w:styleId="18">
    <w:name w:val="заголовок 1 без нумерации"/>
    <w:basedOn w:val="1"/>
    <w:link w:val="19"/>
    <w:autoRedefine/>
    <w:qFormat/>
    <w:rsid w:val="0015581F"/>
    <w:pPr>
      <w:numPr>
        <w:numId w:val="0"/>
      </w:numPr>
    </w:pPr>
    <w:rPr>
      <w:bCs/>
    </w:rPr>
  </w:style>
  <w:style w:type="character" w:customStyle="1" w:styleId="19">
    <w:name w:val="заголовок 1 без нумерации Знак"/>
    <w:basedOn w:val="11"/>
    <w:link w:val="18"/>
    <w:rsid w:val="0015581F"/>
    <w:rPr>
      <w:rFonts w:ascii="Times New Roman" w:eastAsiaTheme="majorEastAsia" w:hAnsi="Times New Roman" w:cstheme="majorBidi"/>
      <w:b/>
      <w:bCs/>
      <w:caps/>
      <w:sz w:val="32"/>
      <w:szCs w:val="32"/>
    </w:rPr>
  </w:style>
  <w:style w:type="paragraph" w:customStyle="1" w:styleId="afff8">
    <w:name w:val="номер таблицы"/>
    <w:basedOn w:val="a3"/>
    <w:link w:val="afff9"/>
    <w:uiPriority w:val="99"/>
    <w:qFormat/>
    <w:rsid w:val="0015581F"/>
    <w:pPr>
      <w:ind w:firstLine="709"/>
      <w:jc w:val="right"/>
    </w:pPr>
    <w:rPr>
      <w:rFonts w:eastAsia="Calibri"/>
    </w:rPr>
  </w:style>
  <w:style w:type="paragraph" w:customStyle="1" w:styleId="afffa">
    <w:name w:val="название таблицы"/>
    <w:basedOn w:val="a3"/>
    <w:link w:val="afffb"/>
    <w:autoRedefine/>
    <w:uiPriority w:val="99"/>
    <w:qFormat/>
    <w:rsid w:val="0015581F"/>
    <w:pPr>
      <w:spacing w:line="240" w:lineRule="auto"/>
      <w:ind w:firstLine="0"/>
      <w:jc w:val="center"/>
    </w:pPr>
    <w:rPr>
      <w:rFonts w:eastAsia="Calibri"/>
      <w:b/>
    </w:rPr>
  </w:style>
  <w:style w:type="character" w:customStyle="1" w:styleId="afff9">
    <w:name w:val="номер таблицы Знак"/>
    <w:basedOn w:val="a4"/>
    <w:link w:val="afff8"/>
    <w:uiPriority w:val="99"/>
    <w:rsid w:val="0015581F"/>
    <w:rPr>
      <w:rFonts w:ascii="Times New Roman" w:eastAsia="Calibri" w:hAnsi="Times New Roman"/>
      <w:sz w:val="28"/>
    </w:rPr>
  </w:style>
  <w:style w:type="paragraph" w:customStyle="1" w:styleId="afffc">
    <w:name w:val="_обычный"/>
    <w:basedOn w:val="a3"/>
    <w:link w:val="afffd"/>
    <w:uiPriority w:val="99"/>
    <w:rsid w:val="0015581F"/>
    <w:rPr>
      <w:rFonts w:eastAsia="Times New Roman" w:cs="Times New Roman"/>
      <w:szCs w:val="28"/>
      <w:lang w:eastAsia="ru-RU"/>
    </w:rPr>
  </w:style>
  <w:style w:type="character" w:customStyle="1" w:styleId="afffb">
    <w:name w:val="название таблицы Знак"/>
    <w:basedOn w:val="a4"/>
    <w:link w:val="afffa"/>
    <w:uiPriority w:val="99"/>
    <w:rsid w:val="0015581F"/>
    <w:rPr>
      <w:rFonts w:ascii="Times New Roman" w:eastAsia="Calibri" w:hAnsi="Times New Roman"/>
      <w:b/>
      <w:sz w:val="28"/>
    </w:rPr>
  </w:style>
  <w:style w:type="character" w:customStyle="1" w:styleId="afffd">
    <w:name w:val="_обычный Знак"/>
    <w:basedOn w:val="a4"/>
    <w:link w:val="afffc"/>
    <w:uiPriority w:val="99"/>
    <w:rsid w:val="0015581F"/>
    <w:rPr>
      <w:rFonts w:ascii="Times New Roman" w:eastAsia="Times New Roman" w:hAnsi="Times New Roman" w:cs="Times New Roman"/>
      <w:sz w:val="28"/>
      <w:szCs w:val="28"/>
      <w:lang w:eastAsia="ru-RU"/>
    </w:rPr>
  </w:style>
  <w:style w:type="paragraph" w:customStyle="1" w:styleId="afffe">
    <w:name w:val="_рисунок"/>
    <w:basedOn w:val="a3"/>
    <w:rsid w:val="0015581F"/>
    <w:pPr>
      <w:spacing w:before="240"/>
      <w:ind w:firstLine="0"/>
      <w:jc w:val="center"/>
    </w:pPr>
    <w:rPr>
      <w:rFonts w:eastAsia="Times New Roman" w:cs="Times New Roman"/>
      <w:szCs w:val="28"/>
      <w:lang w:eastAsia="ru-RU"/>
    </w:rPr>
  </w:style>
  <w:style w:type="paragraph" w:customStyle="1" w:styleId="affff">
    <w:name w:val="_рисунок_подпись"/>
    <w:basedOn w:val="a3"/>
    <w:link w:val="affff0"/>
    <w:uiPriority w:val="99"/>
    <w:rsid w:val="0015581F"/>
    <w:pPr>
      <w:spacing w:after="240"/>
      <w:ind w:left="862" w:hanging="862"/>
      <w:jc w:val="center"/>
    </w:pPr>
    <w:rPr>
      <w:rFonts w:eastAsia="Times New Roman" w:cs="Times New Roman"/>
      <w:b/>
      <w:i/>
      <w:szCs w:val="28"/>
      <w:lang w:eastAsia="ru-RU"/>
    </w:rPr>
  </w:style>
  <w:style w:type="paragraph" w:customStyle="1" w:styleId="affff1">
    <w:name w:val="_таблица_номер"/>
    <w:basedOn w:val="a9"/>
    <w:link w:val="affff2"/>
    <w:rsid w:val="0015581F"/>
    <w:pPr>
      <w:keepNext/>
      <w:keepLines/>
      <w:spacing w:before="120" w:beforeAutospacing="0" w:after="0" w:afterAutospacing="0" w:line="360" w:lineRule="auto"/>
      <w:jc w:val="right"/>
    </w:pPr>
    <w:rPr>
      <w:color w:val="000000"/>
      <w:sz w:val="28"/>
      <w:szCs w:val="28"/>
    </w:rPr>
  </w:style>
  <w:style w:type="paragraph" w:customStyle="1" w:styleId="affff3">
    <w:name w:val="_таблица_подпись"/>
    <w:basedOn w:val="a9"/>
    <w:rsid w:val="0015581F"/>
    <w:pPr>
      <w:keepNext/>
      <w:keepLines/>
      <w:spacing w:before="0" w:beforeAutospacing="0" w:after="0" w:afterAutospacing="0" w:line="360" w:lineRule="auto"/>
      <w:jc w:val="center"/>
    </w:pPr>
    <w:rPr>
      <w:b/>
      <w:color w:val="000000"/>
      <w:sz w:val="28"/>
      <w:szCs w:val="28"/>
    </w:rPr>
  </w:style>
  <w:style w:type="character" w:customStyle="1" w:styleId="affff0">
    <w:name w:val="_рисунок_подпись Знак"/>
    <w:basedOn w:val="a4"/>
    <w:link w:val="affff"/>
    <w:uiPriority w:val="99"/>
    <w:rsid w:val="0015581F"/>
    <w:rPr>
      <w:rFonts w:ascii="Times New Roman" w:eastAsia="Times New Roman" w:hAnsi="Times New Roman" w:cs="Times New Roman"/>
      <w:b/>
      <w:i/>
      <w:sz w:val="28"/>
      <w:szCs w:val="28"/>
      <w:lang w:eastAsia="ru-RU"/>
    </w:rPr>
  </w:style>
  <w:style w:type="character" w:customStyle="1" w:styleId="affff2">
    <w:name w:val="_таблица_номер Знак"/>
    <w:basedOn w:val="a4"/>
    <w:link w:val="affff1"/>
    <w:rsid w:val="0015581F"/>
    <w:rPr>
      <w:rFonts w:ascii="Times New Roman" w:eastAsia="Times New Roman" w:hAnsi="Times New Roman" w:cs="Times New Roman"/>
      <w:color w:val="000000"/>
      <w:sz w:val="28"/>
      <w:szCs w:val="28"/>
      <w:lang w:eastAsia="ru-RU"/>
    </w:rPr>
  </w:style>
  <w:style w:type="paragraph" w:styleId="affff4">
    <w:name w:val="Body Text"/>
    <w:basedOn w:val="a3"/>
    <w:link w:val="affff5"/>
    <w:uiPriority w:val="99"/>
    <w:rsid w:val="0015581F"/>
    <w:pPr>
      <w:spacing w:after="120"/>
      <w:ind w:firstLine="709"/>
    </w:pPr>
    <w:rPr>
      <w:rFonts w:ascii="Calibri" w:eastAsia="Calibri" w:hAnsi="Calibri" w:cs="Calibri"/>
      <w:szCs w:val="24"/>
      <w:lang w:eastAsia="ru-RU"/>
    </w:rPr>
  </w:style>
  <w:style w:type="character" w:customStyle="1" w:styleId="affff5">
    <w:name w:val="Основной текст Знак"/>
    <w:basedOn w:val="a4"/>
    <w:link w:val="affff4"/>
    <w:uiPriority w:val="99"/>
    <w:rsid w:val="0015581F"/>
    <w:rPr>
      <w:rFonts w:ascii="Calibri" w:eastAsia="Calibri" w:hAnsi="Calibri" w:cs="Calibri"/>
      <w:sz w:val="28"/>
      <w:szCs w:val="24"/>
      <w:lang w:eastAsia="ru-RU"/>
    </w:rPr>
  </w:style>
  <w:style w:type="paragraph" w:customStyle="1" w:styleId="affff6">
    <w:name w:val="Подпись рисунка"/>
    <w:basedOn w:val="a3"/>
    <w:link w:val="affff7"/>
    <w:autoRedefine/>
    <w:qFormat/>
    <w:rsid w:val="0015581F"/>
    <w:pPr>
      <w:spacing w:after="120" w:line="240" w:lineRule="auto"/>
      <w:ind w:firstLine="0"/>
      <w:jc w:val="center"/>
    </w:pPr>
    <w:rPr>
      <w:rFonts w:eastAsia="Calibri"/>
      <w:b/>
      <w:i/>
      <w:sz w:val="24"/>
      <w:szCs w:val="24"/>
    </w:rPr>
  </w:style>
  <w:style w:type="character" w:customStyle="1" w:styleId="affff7">
    <w:name w:val="Подпись рисунка Знак"/>
    <w:basedOn w:val="a4"/>
    <w:link w:val="affff6"/>
    <w:rsid w:val="0015581F"/>
    <w:rPr>
      <w:rFonts w:ascii="Times New Roman" w:eastAsia="Calibri" w:hAnsi="Times New Roman"/>
      <w:b/>
      <w:i/>
      <w:sz w:val="24"/>
      <w:szCs w:val="24"/>
    </w:rPr>
  </w:style>
  <w:style w:type="paragraph" w:styleId="affff8">
    <w:name w:val="Subtitle"/>
    <w:basedOn w:val="3"/>
    <w:next w:val="a3"/>
    <w:link w:val="affff9"/>
    <w:uiPriority w:val="11"/>
    <w:qFormat/>
    <w:rsid w:val="0015581F"/>
    <w:pPr>
      <w:numPr>
        <w:ilvl w:val="1"/>
        <w:numId w:val="0"/>
      </w:numPr>
      <w:spacing w:before="320" w:after="120"/>
      <w:ind w:firstLine="709"/>
    </w:pPr>
    <w:rPr>
      <w:rFonts w:eastAsia="Times New Roman"/>
      <w:b w:val="0"/>
      <w:bCs/>
      <w:iCs/>
      <w:spacing w:val="15"/>
    </w:rPr>
  </w:style>
  <w:style w:type="character" w:customStyle="1" w:styleId="affff9">
    <w:name w:val="Подзаголовок Знак"/>
    <w:basedOn w:val="a4"/>
    <w:link w:val="affff8"/>
    <w:uiPriority w:val="11"/>
    <w:rsid w:val="0015581F"/>
    <w:rPr>
      <w:rFonts w:ascii="Times New Roman" w:eastAsia="Times New Roman" w:hAnsi="Times New Roman" w:cs="Times New Roman"/>
      <w:bCs/>
      <w:i/>
      <w:iCs/>
      <w:spacing w:val="15"/>
      <w:sz w:val="28"/>
      <w:szCs w:val="24"/>
    </w:rPr>
  </w:style>
  <w:style w:type="paragraph" w:customStyle="1" w:styleId="text">
    <w:name w:val="text"/>
    <w:basedOn w:val="a3"/>
    <w:rsid w:val="0015581F"/>
    <w:pPr>
      <w:spacing w:before="100" w:beforeAutospacing="1" w:after="100" w:afterAutospacing="1"/>
      <w:ind w:firstLine="0"/>
    </w:pPr>
    <w:rPr>
      <w:rFonts w:eastAsia="Times New Roman" w:cs="Times New Roman"/>
      <w:sz w:val="24"/>
      <w:szCs w:val="24"/>
      <w:lang w:eastAsia="ru-RU"/>
    </w:rPr>
  </w:style>
  <w:style w:type="character" w:customStyle="1" w:styleId="textb">
    <w:name w:val="text_b"/>
    <w:basedOn w:val="a4"/>
    <w:rsid w:val="0015581F"/>
  </w:style>
  <w:style w:type="paragraph" w:styleId="affffa">
    <w:name w:val="table of figures"/>
    <w:basedOn w:val="a3"/>
    <w:next w:val="a3"/>
    <w:uiPriority w:val="99"/>
    <w:unhideWhenUsed/>
    <w:rsid w:val="0015581F"/>
    <w:pPr>
      <w:ind w:firstLine="709"/>
    </w:pPr>
    <w:rPr>
      <w:rFonts w:eastAsia="Calibri" w:cs="Times New Roman"/>
      <w:szCs w:val="28"/>
    </w:rPr>
  </w:style>
  <w:style w:type="character" w:styleId="affffb">
    <w:name w:val="FollowedHyperlink"/>
    <w:uiPriority w:val="99"/>
    <w:semiHidden/>
    <w:unhideWhenUsed/>
    <w:rsid w:val="0015581F"/>
    <w:rPr>
      <w:color w:val="800080"/>
      <w:u w:val="single"/>
    </w:rPr>
  </w:style>
  <w:style w:type="paragraph" w:customStyle="1" w:styleId="affffc">
    <w:name w:val="ТАБЛИЧНЫЙ"/>
    <w:basedOn w:val="a3"/>
    <w:qFormat/>
    <w:rsid w:val="0015581F"/>
    <w:pPr>
      <w:ind w:firstLine="0"/>
    </w:pPr>
    <w:rPr>
      <w:rFonts w:eastAsia="Calibri" w:cs="Times New Roman"/>
      <w:sz w:val="26"/>
      <w:szCs w:val="26"/>
      <w:lang w:val="en-US"/>
    </w:rPr>
  </w:style>
  <w:style w:type="character" w:customStyle="1" w:styleId="MTEquationSection">
    <w:name w:val="MTEquationSection"/>
    <w:rsid w:val="0015581F"/>
    <w:rPr>
      <w:vanish/>
      <w:color w:val="FF0000"/>
    </w:rPr>
  </w:style>
  <w:style w:type="paragraph" w:styleId="affffd">
    <w:name w:val="Body Text Indent"/>
    <w:basedOn w:val="a3"/>
    <w:link w:val="affffe"/>
    <w:uiPriority w:val="99"/>
    <w:unhideWhenUsed/>
    <w:rsid w:val="0015581F"/>
    <w:pPr>
      <w:ind w:left="283" w:firstLine="709"/>
    </w:pPr>
    <w:rPr>
      <w:rFonts w:eastAsia="Calibri" w:cs="Times New Roman"/>
      <w:szCs w:val="28"/>
    </w:rPr>
  </w:style>
  <w:style w:type="character" w:customStyle="1" w:styleId="affffe">
    <w:name w:val="Основной текст с отступом Знак"/>
    <w:basedOn w:val="a4"/>
    <w:link w:val="affffd"/>
    <w:uiPriority w:val="99"/>
    <w:rsid w:val="0015581F"/>
    <w:rPr>
      <w:rFonts w:ascii="Times New Roman" w:eastAsia="Calibri" w:hAnsi="Times New Roman" w:cs="Times New Roman"/>
      <w:sz w:val="28"/>
      <w:szCs w:val="28"/>
    </w:rPr>
  </w:style>
  <w:style w:type="table" w:customStyle="1" w:styleId="1a">
    <w:name w:val="Сетка таблицы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5">
    <w:name w:val="Сетка таблицы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
    <w:name w:val="Сетка таблицы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71">
    <w:name w:val="Сетка таблицы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1">
    <w:name w:val="Сетка таблицы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1">
    <w:name w:val="Сетка таблицы9"/>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Сетка таблицы10"/>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Сетка таблицы12"/>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40">
    <w:name w:val="Сетка таблицы14"/>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Сетка таблицы15"/>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0">
    <w:name w:val="Сетка таблицы16"/>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0">
    <w:name w:val="Сетка таблицы17"/>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0">
    <w:name w:val="Сетка таблицы18"/>
    <w:basedOn w:val="a5"/>
    <w:next w:val="af9"/>
    <w:uiPriority w:val="59"/>
    <w:rsid w:val="0015581F"/>
    <w:pPr>
      <w:spacing w:after="0" w:line="240" w:lineRule="auto"/>
    </w:pPr>
    <w:rPr>
      <w:rFonts w:ascii="Calibri" w:eastAsia="Calibri" w:hAnsi="Calibri"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pelle">
    <w:name w:val="spelle"/>
    <w:rsid w:val="0015581F"/>
  </w:style>
  <w:style w:type="paragraph" w:customStyle="1" w:styleId="1b">
    <w:name w:val="Без интервала1"/>
    <w:qFormat/>
    <w:rsid w:val="0015581F"/>
    <w:pPr>
      <w:spacing w:after="0" w:line="276" w:lineRule="auto"/>
      <w:ind w:firstLine="709"/>
      <w:jc w:val="both"/>
    </w:pPr>
    <w:rPr>
      <w:rFonts w:ascii="Times New Roman" w:eastAsia="Calibri" w:hAnsi="Times New Roman" w:cs="Times New Roman"/>
      <w:i/>
      <w:sz w:val="32"/>
      <w:szCs w:val="32"/>
    </w:rPr>
  </w:style>
  <w:style w:type="paragraph" w:customStyle="1" w:styleId="afffff">
    <w:name w:val="Номер таблицы"/>
    <w:basedOn w:val="a3"/>
    <w:uiPriority w:val="99"/>
    <w:qFormat/>
    <w:rsid w:val="0015581F"/>
    <w:pPr>
      <w:ind w:firstLine="0"/>
      <w:jc w:val="right"/>
    </w:pPr>
    <w:rPr>
      <w:rFonts w:eastAsia="Times New Roman" w:cs="Times New Roman"/>
      <w:i/>
      <w:szCs w:val="28"/>
    </w:rPr>
  </w:style>
  <w:style w:type="paragraph" w:customStyle="1" w:styleId="afffff0">
    <w:name w:val="Название таблицы"/>
    <w:basedOn w:val="afffff"/>
    <w:qFormat/>
    <w:rsid w:val="0015581F"/>
    <w:pPr>
      <w:jc w:val="center"/>
    </w:pPr>
    <w:rPr>
      <w:b/>
    </w:rPr>
  </w:style>
  <w:style w:type="paragraph" w:customStyle="1" w:styleId="30">
    <w:name w:val="Список3"/>
    <w:basedOn w:val="a3"/>
    <w:qFormat/>
    <w:rsid w:val="0015581F"/>
    <w:pPr>
      <w:numPr>
        <w:numId w:val="9"/>
      </w:numPr>
      <w:contextualSpacing/>
    </w:pPr>
    <w:rPr>
      <w:rFonts w:eastAsia="Times New Roman" w:cs="Times New Roman"/>
      <w:szCs w:val="24"/>
    </w:rPr>
  </w:style>
  <w:style w:type="table" w:customStyle="1" w:styleId="190">
    <w:name w:val="Сетка таблицы19"/>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1">
    <w:name w:val="Обычный шрифт"/>
    <w:basedOn w:val="a3"/>
    <w:link w:val="afffff2"/>
    <w:rsid w:val="0015581F"/>
    <w:rPr>
      <w:rFonts w:eastAsia="Times New Roman" w:cs="Times New Roman"/>
      <w:szCs w:val="20"/>
      <w:lang w:eastAsia="ru-RU"/>
    </w:rPr>
  </w:style>
  <w:style w:type="character" w:customStyle="1" w:styleId="afffff2">
    <w:name w:val="Обычный шрифт Знак"/>
    <w:link w:val="afffff1"/>
    <w:rsid w:val="0015581F"/>
    <w:rPr>
      <w:rFonts w:ascii="Times New Roman" w:eastAsia="Times New Roman" w:hAnsi="Times New Roman" w:cs="Times New Roman"/>
      <w:sz w:val="28"/>
      <w:szCs w:val="20"/>
      <w:lang w:eastAsia="ru-RU"/>
    </w:rPr>
  </w:style>
  <w:style w:type="table" w:customStyle="1" w:styleId="200">
    <w:name w:val="Сетка таблицы20"/>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0">
    <w:name w:val="Сетка таблицы22"/>
    <w:basedOn w:val="a5"/>
    <w:next w:val="af9"/>
    <w:uiPriority w:val="59"/>
    <w:rsid w:val="0015581F"/>
    <w:pPr>
      <w:spacing w:after="0" w:line="240" w:lineRule="auto"/>
    </w:pPr>
    <w:rPr>
      <w:rFonts w:ascii="Times New Roman" w:eastAsia="Times New Roman" w:hAnsi="Times New Roman" w:cs="Times New Roman"/>
      <w: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4">
    <w:name w:val="список"/>
    <w:basedOn w:val="a7"/>
    <w:link w:val="afffff3"/>
    <w:qFormat/>
    <w:rsid w:val="0015581F"/>
    <w:pPr>
      <w:ind w:left="1060" w:hanging="340"/>
    </w:pPr>
    <w:rPr>
      <w:szCs w:val="28"/>
    </w:rPr>
  </w:style>
  <w:style w:type="character" w:customStyle="1" w:styleId="afffff3">
    <w:name w:val="список Знак"/>
    <w:basedOn w:val="ListParagraphChar1"/>
    <w:link w:val="afff4"/>
    <w:rsid w:val="0015581F"/>
    <w:rPr>
      <w:rFonts w:ascii="Times New Roman" w:hAnsi="Times New Roman"/>
      <w:sz w:val="28"/>
      <w:szCs w:val="28"/>
    </w:rPr>
  </w:style>
  <w:style w:type="paragraph" w:customStyle="1" w:styleId="afffff4">
    <w:name w:val="обычный"/>
    <w:basedOn w:val="a3"/>
    <w:link w:val="afffff5"/>
    <w:qFormat/>
    <w:rsid w:val="0015581F"/>
    <w:rPr>
      <w:rFonts w:eastAsia="Times New Roman" w:cs="Times New Roman"/>
      <w:szCs w:val="28"/>
      <w:lang w:val="x-none" w:eastAsia="x-none"/>
    </w:rPr>
  </w:style>
  <w:style w:type="character" w:customStyle="1" w:styleId="afffff5">
    <w:name w:val="обычный Знак"/>
    <w:link w:val="afffff4"/>
    <w:rsid w:val="0015581F"/>
    <w:rPr>
      <w:rFonts w:ascii="Times New Roman" w:eastAsia="Times New Roman" w:hAnsi="Times New Roman" w:cs="Times New Roman"/>
      <w:sz w:val="28"/>
      <w:szCs w:val="28"/>
      <w:lang w:val="x-none" w:eastAsia="x-none"/>
    </w:rPr>
  </w:style>
  <w:style w:type="paragraph" w:customStyle="1" w:styleId="afffff6">
    <w:name w:val="номер формулы"/>
    <w:basedOn w:val="a3"/>
    <w:link w:val="afffff7"/>
    <w:autoRedefine/>
    <w:qFormat/>
    <w:rsid w:val="0015581F"/>
    <w:pPr>
      <w:ind w:firstLine="0"/>
      <w:jc w:val="right"/>
    </w:pPr>
    <w:rPr>
      <w:rFonts w:eastAsia="Calibri"/>
    </w:rPr>
  </w:style>
  <w:style w:type="character" w:customStyle="1" w:styleId="afffff7">
    <w:name w:val="номер формулы Знак"/>
    <w:basedOn w:val="a4"/>
    <w:link w:val="afffff6"/>
    <w:rsid w:val="0015581F"/>
    <w:rPr>
      <w:rFonts w:ascii="Times New Roman" w:eastAsia="Calibri" w:hAnsi="Times New Roman"/>
      <w:sz w:val="28"/>
    </w:rPr>
  </w:style>
  <w:style w:type="paragraph" w:customStyle="1" w:styleId="afffff8">
    <w:name w:val="Подпись к рисунку"/>
    <w:basedOn w:val="a3"/>
    <w:link w:val="afffff9"/>
    <w:qFormat/>
    <w:rsid w:val="0015581F"/>
    <w:pPr>
      <w:keepNext/>
      <w:spacing w:after="120" w:line="240" w:lineRule="auto"/>
      <w:ind w:firstLine="0"/>
      <w:contextualSpacing/>
      <w:jc w:val="center"/>
    </w:pPr>
    <w:rPr>
      <w:rFonts w:eastAsia="Calibri" w:cs="Times New Roman"/>
      <w:b/>
      <w:i/>
      <w:sz w:val="24"/>
      <w:szCs w:val="28"/>
    </w:rPr>
  </w:style>
  <w:style w:type="character" w:customStyle="1" w:styleId="afffff9">
    <w:name w:val="Подпись к рисунку Знак"/>
    <w:link w:val="afffff8"/>
    <w:rsid w:val="0015581F"/>
    <w:rPr>
      <w:rFonts w:ascii="Times New Roman" w:eastAsia="Calibri" w:hAnsi="Times New Roman" w:cs="Times New Roman"/>
      <w:b/>
      <w:i/>
      <w:sz w:val="24"/>
      <w:szCs w:val="28"/>
    </w:rPr>
  </w:style>
  <w:style w:type="paragraph" w:customStyle="1" w:styleId="afffffa">
    <w:name w:val="Осн"/>
    <w:basedOn w:val="a3"/>
    <w:link w:val="afffffb"/>
    <w:rsid w:val="0015581F"/>
    <w:pPr>
      <w:spacing w:before="40"/>
    </w:pPr>
    <w:rPr>
      <w:rFonts w:eastAsia="Times New Roman" w:cs="Times New Roman"/>
      <w:szCs w:val="24"/>
      <w:lang w:eastAsia="ru-RU"/>
    </w:rPr>
  </w:style>
  <w:style w:type="character" w:customStyle="1" w:styleId="afffffb">
    <w:name w:val="Осн Знак"/>
    <w:basedOn w:val="a4"/>
    <w:link w:val="afffffa"/>
    <w:rsid w:val="0015581F"/>
    <w:rPr>
      <w:rFonts w:ascii="Times New Roman" w:eastAsia="Times New Roman" w:hAnsi="Times New Roman" w:cs="Times New Roman"/>
      <w:sz w:val="28"/>
      <w:szCs w:val="24"/>
      <w:lang w:eastAsia="ru-RU"/>
    </w:rPr>
  </w:style>
  <w:style w:type="paragraph" w:styleId="afffffc">
    <w:name w:val="endnote text"/>
    <w:basedOn w:val="a3"/>
    <w:link w:val="afffffd"/>
    <w:uiPriority w:val="99"/>
    <w:semiHidden/>
    <w:unhideWhenUsed/>
    <w:rsid w:val="0015581F"/>
    <w:pPr>
      <w:spacing w:line="240" w:lineRule="auto"/>
      <w:ind w:firstLine="709"/>
    </w:pPr>
    <w:rPr>
      <w:rFonts w:eastAsia="Calibri"/>
      <w:sz w:val="20"/>
      <w:szCs w:val="20"/>
    </w:rPr>
  </w:style>
  <w:style w:type="character" w:customStyle="1" w:styleId="afffffd">
    <w:name w:val="Текст концевой сноски Знак"/>
    <w:basedOn w:val="a4"/>
    <w:link w:val="afffffc"/>
    <w:uiPriority w:val="99"/>
    <w:semiHidden/>
    <w:rsid w:val="0015581F"/>
    <w:rPr>
      <w:rFonts w:ascii="Times New Roman" w:eastAsia="Calibri" w:hAnsi="Times New Roman"/>
      <w:sz w:val="20"/>
      <w:szCs w:val="20"/>
    </w:rPr>
  </w:style>
  <w:style w:type="character" w:styleId="afffffe">
    <w:name w:val="endnote reference"/>
    <w:basedOn w:val="a4"/>
    <w:uiPriority w:val="99"/>
    <w:semiHidden/>
    <w:unhideWhenUsed/>
    <w:rsid w:val="0015581F"/>
    <w:rPr>
      <w:vertAlign w:val="superscript"/>
    </w:rPr>
  </w:style>
  <w:style w:type="numbering" w:styleId="111111">
    <w:name w:val="Outline List 2"/>
    <w:basedOn w:val="a6"/>
    <w:uiPriority w:val="99"/>
    <w:semiHidden/>
    <w:unhideWhenUsed/>
    <w:rsid w:val="0015581F"/>
    <w:pPr>
      <w:numPr>
        <w:numId w:val="10"/>
      </w:numPr>
    </w:pPr>
  </w:style>
  <w:style w:type="character" w:styleId="affffff">
    <w:name w:val="page number"/>
    <w:basedOn w:val="a4"/>
    <w:uiPriority w:val="99"/>
    <w:semiHidden/>
    <w:unhideWhenUsed/>
    <w:rsid w:val="004044EF"/>
  </w:style>
  <w:style w:type="paragraph" w:customStyle="1" w:styleId="affffff0">
    <w:name w:val="ИМТ_Аннотация"/>
    <w:basedOn w:val="a3"/>
    <w:link w:val="affffff1"/>
    <w:qFormat/>
    <w:rsid w:val="00D01ECD"/>
    <w:pPr>
      <w:tabs>
        <w:tab w:val="left" w:pos="9072"/>
      </w:tabs>
      <w:spacing w:after="60" w:line="288" w:lineRule="auto"/>
      <w:ind w:left="567" w:right="567" w:firstLine="0"/>
    </w:pPr>
    <w:rPr>
      <w:rFonts w:eastAsia="Calibri" w:cs="Times New Roman"/>
      <w:sz w:val="20"/>
      <w:szCs w:val="24"/>
    </w:rPr>
  </w:style>
  <w:style w:type="character" w:customStyle="1" w:styleId="affffff1">
    <w:name w:val="ИМТ_Аннотация Знак"/>
    <w:basedOn w:val="a4"/>
    <w:link w:val="affffff0"/>
    <w:rsid w:val="00D01ECD"/>
    <w:rPr>
      <w:rFonts w:ascii="Times New Roman" w:eastAsia="Calibri" w:hAnsi="Times New Roman" w:cs="Times New Roman"/>
      <w:sz w:val="20"/>
      <w:szCs w:val="24"/>
    </w:rPr>
  </w:style>
  <w:style w:type="paragraph" w:customStyle="1" w:styleId="MyHeading1">
    <w:name w:val="MyHeading1"/>
    <w:basedOn w:val="1"/>
    <w:qFormat/>
    <w:rsid w:val="00FD089D"/>
    <w:pPr>
      <w:numPr>
        <w:numId w:val="0"/>
      </w:numPr>
    </w:pPr>
  </w:style>
  <w:style w:type="paragraph" w:customStyle="1" w:styleId="a0">
    <w:name w:val="Список со скобкой"/>
    <w:basedOn w:val="a7"/>
    <w:link w:val="affffff2"/>
    <w:qFormat/>
    <w:rsid w:val="00C91C07"/>
    <w:pPr>
      <w:numPr>
        <w:numId w:val="6"/>
      </w:numPr>
    </w:pPr>
  </w:style>
  <w:style w:type="character" w:customStyle="1" w:styleId="affffff3">
    <w:name w:val="подписи Знак"/>
    <w:link w:val="affffff4"/>
    <w:locked/>
    <w:rsid w:val="00AB31D0"/>
    <w:rPr>
      <w:rFonts w:ascii="Times New Roman" w:hAnsi="Times New Roman" w:cs="Times New Roman"/>
      <w:b/>
      <w:i/>
      <w:sz w:val="28"/>
    </w:rPr>
  </w:style>
  <w:style w:type="character" w:customStyle="1" w:styleId="affffff2">
    <w:name w:val="Список со скобкой Знак"/>
    <w:basedOn w:val="a8"/>
    <w:link w:val="a0"/>
    <w:rsid w:val="00C91C07"/>
    <w:rPr>
      <w:rFonts w:ascii="Times New Roman" w:hAnsi="Times New Roman"/>
      <w:sz w:val="28"/>
    </w:rPr>
  </w:style>
  <w:style w:type="paragraph" w:customStyle="1" w:styleId="affffff4">
    <w:name w:val="подписи"/>
    <w:link w:val="affffff3"/>
    <w:qFormat/>
    <w:rsid w:val="00AB31D0"/>
    <w:pPr>
      <w:spacing w:after="120" w:line="257" w:lineRule="auto"/>
      <w:jc w:val="center"/>
    </w:pPr>
    <w:rPr>
      <w:rFonts w:ascii="Times New Roman" w:hAnsi="Times New Roman" w:cs="Times New Roman"/>
      <w:b/>
      <w:i/>
      <w:sz w:val="28"/>
    </w:rPr>
  </w:style>
  <w:style w:type="character" w:customStyle="1" w:styleId="affffff5">
    <w:name w:val="Список с точкой Знак"/>
    <w:basedOn w:val="a8"/>
    <w:link w:val="affffff6"/>
    <w:locked/>
    <w:rsid w:val="00362C38"/>
    <w:rPr>
      <w:rFonts w:ascii="Times New Roman" w:hAnsi="Times New Roman" w:cs="Times New Roman"/>
      <w:color w:val="000000" w:themeColor="text1"/>
      <w:sz w:val="28"/>
      <w:szCs w:val="28"/>
    </w:rPr>
  </w:style>
  <w:style w:type="paragraph" w:customStyle="1" w:styleId="affffff6">
    <w:name w:val="Список с точкой"/>
    <w:basedOn w:val="a7"/>
    <w:link w:val="affffff5"/>
    <w:qFormat/>
    <w:rsid w:val="00362C38"/>
    <w:pPr>
      <w:ind w:left="1418" w:hanging="284"/>
    </w:pPr>
    <w:rPr>
      <w:rFonts w:cs="Times New Roman"/>
      <w:color w:val="000000" w:themeColor="text1"/>
      <w:szCs w:val="28"/>
    </w:rPr>
  </w:style>
  <w:style w:type="paragraph" w:customStyle="1" w:styleId="a">
    <w:name w:val="Стиль с точкой"/>
    <w:basedOn w:val="affffff6"/>
    <w:link w:val="affffff7"/>
    <w:qFormat/>
    <w:rsid w:val="0048591B"/>
    <w:pPr>
      <w:numPr>
        <w:numId w:val="14"/>
      </w:numPr>
      <w:ind w:left="1066" w:hanging="357"/>
    </w:pPr>
  </w:style>
  <w:style w:type="character" w:customStyle="1" w:styleId="affffff7">
    <w:name w:val="Стиль с точкой Знак"/>
    <w:basedOn w:val="affffff5"/>
    <w:link w:val="a"/>
    <w:rsid w:val="0048591B"/>
    <w:rPr>
      <w:rFonts w:ascii="Times New Roman" w:hAnsi="Times New Roman" w:cs="Times New Roman"/>
      <w:color w:val="000000" w:themeColor="text1"/>
      <w:sz w:val="28"/>
      <w:szCs w:val="28"/>
    </w:rPr>
  </w:style>
  <w:style w:type="paragraph" w:customStyle="1" w:styleId="affffff8">
    <w:name w:val="Стиль с точкой второго уровня"/>
    <w:basedOn w:val="a"/>
    <w:link w:val="affffff9"/>
    <w:qFormat/>
    <w:rsid w:val="00222AFF"/>
    <w:pPr>
      <w:ind w:left="1843" w:hanging="425"/>
    </w:pPr>
  </w:style>
  <w:style w:type="character" w:customStyle="1" w:styleId="affffff9">
    <w:name w:val="Стиль с точкой второго уровня Знак"/>
    <w:basedOn w:val="affffff7"/>
    <w:link w:val="affffff8"/>
    <w:rsid w:val="00222AFF"/>
    <w:rPr>
      <w:rFonts w:ascii="Times New Roman" w:hAnsi="Times New Roman" w:cs="Times New Roman"/>
      <w:color w:val="000000" w:themeColor="text1"/>
      <w:sz w:val="28"/>
      <w:szCs w:val="28"/>
    </w:rPr>
  </w:style>
  <w:style w:type="paragraph" w:customStyle="1" w:styleId="affffffa">
    <w:name w:val="Основной текст записки"/>
    <w:basedOn w:val="a3"/>
    <w:uiPriority w:val="99"/>
    <w:rsid w:val="000A31F4"/>
    <w:pPr>
      <w:ind w:firstLine="709"/>
    </w:pPr>
    <w:rPr>
      <w:rFonts w:eastAsia="Times New Roman" w:cs="Times New Roman"/>
      <w:szCs w:val="28"/>
      <w:lang w:eastAsia="ru-RU"/>
    </w:rPr>
  </w:style>
  <w:style w:type="character" w:customStyle="1" w:styleId="affffffb">
    <w:name w:val="Обычный_текст Знак"/>
    <w:basedOn w:val="a4"/>
    <w:link w:val="affffffc"/>
    <w:locked/>
    <w:rsid w:val="00AA24A7"/>
    <w:rPr>
      <w:rFonts w:ascii="Times New Roman" w:eastAsia="Times New Roman" w:hAnsi="Times New Roman" w:cs="Times New Roman"/>
      <w:color w:val="000000"/>
      <w:sz w:val="28"/>
      <w:szCs w:val="28"/>
      <w:lang w:eastAsia="ru-RU"/>
    </w:rPr>
  </w:style>
  <w:style w:type="paragraph" w:customStyle="1" w:styleId="affffffc">
    <w:name w:val="Обычный_текст"/>
    <w:basedOn w:val="a3"/>
    <w:link w:val="affffffb"/>
    <w:qFormat/>
    <w:rsid w:val="00AA24A7"/>
    <w:rPr>
      <w:rFonts w:eastAsia="Times New Roman" w:cs="Times New Roman"/>
      <w:color w:val="000000"/>
      <w:szCs w:val="28"/>
      <w:lang w:eastAsia="ru-RU"/>
    </w:rPr>
  </w:style>
  <w:style w:type="paragraph" w:customStyle="1" w:styleId="221">
    <w:name w:val="Основной текст 22"/>
    <w:basedOn w:val="a3"/>
    <w:uiPriority w:val="99"/>
    <w:semiHidden/>
    <w:rsid w:val="006C31A7"/>
    <w:pPr>
      <w:widowControl w:val="0"/>
      <w:spacing w:after="120" w:line="240" w:lineRule="auto"/>
    </w:pPr>
    <w:rPr>
      <w:rFonts w:eastAsia="Times New Roman" w:cs="Times New Roman"/>
      <w:szCs w:val="20"/>
      <w:lang w:eastAsia="ru-RU"/>
    </w:rPr>
  </w:style>
  <w:style w:type="character" w:styleId="affffffd">
    <w:name w:val="Intense Reference"/>
    <w:aliases w:val="РИСУНОК"/>
    <w:basedOn w:val="a4"/>
    <w:uiPriority w:val="32"/>
    <w:qFormat/>
    <w:rsid w:val="006C31A7"/>
    <w:rPr>
      <w:rFonts w:ascii="Times New Roman" w:hAnsi="Times New Roman" w:cs="Times New Roman" w:hint="default"/>
      <w:b/>
      <w:bCs/>
      <w:i/>
      <w:iCs w:val="0"/>
      <w:spacing w:val="5"/>
      <w:sz w:val="24"/>
      <w:szCs w:val="28"/>
    </w:rPr>
  </w:style>
  <w:style w:type="paragraph" w:customStyle="1" w:styleId="c">
    <w:name w:val="Стиль c точкой"/>
    <w:basedOn w:val="10"/>
    <w:link w:val="c0"/>
    <w:qFormat/>
    <w:rsid w:val="002353E7"/>
    <w:pPr>
      <w:numPr>
        <w:ilvl w:val="3"/>
        <w:numId w:val="36"/>
      </w:numPr>
      <w:ind w:left="1066" w:hanging="357"/>
    </w:pPr>
    <w:rPr>
      <w:lang w:val="en-US"/>
    </w:rPr>
  </w:style>
  <w:style w:type="character" w:customStyle="1" w:styleId="c0">
    <w:name w:val="Стиль c точкой Знак"/>
    <w:basedOn w:val="14"/>
    <w:link w:val="c"/>
    <w:rsid w:val="002353E7"/>
    <w:rPr>
      <w:rFonts w:ascii="Times New Roman" w:eastAsia="Calibri" w:hAnsi="Times New Roman" w:cs="Times New Roman"/>
      <w:sz w:val="28"/>
      <w:lang w:val="en-US" w:eastAsia="ru-RU"/>
    </w:rPr>
  </w:style>
  <w:style w:type="paragraph" w:customStyle="1" w:styleId="36">
    <w:name w:val="Псевдозаголовок 3"/>
    <w:basedOn w:val="aff0"/>
    <w:link w:val="37"/>
    <w:qFormat/>
    <w:rsid w:val="00273426"/>
    <w:pPr>
      <w:ind w:firstLine="709"/>
    </w:pPr>
    <w:rPr>
      <w:b/>
      <w:i/>
    </w:rPr>
  </w:style>
  <w:style w:type="character" w:customStyle="1" w:styleId="37">
    <w:name w:val="Псевдозаголовок 3 Знак"/>
    <w:basedOn w:val="aff1"/>
    <w:link w:val="36"/>
    <w:rsid w:val="00273426"/>
    <w:rPr>
      <w:rFonts w:ascii="Times New Roman" w:eastAsia="Times New Roman" w:hAnsi="Times New Roman"/>
      <w:b/>
      <w: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19885">
      <w:bodyDiv w:val="1"/>
      <w:marLeft w:val="0"/>
      <w:marRight w:val="0"/>
      <w:marTop w:val="0"/>
      <w:marBottom w:val="0"/>
      <w:divBdr>
        <w:top w:val="none" w:sz="0" w:space="0" w:color="auto"/>
        <w:left w:val="none" w:sz="0" w:space="0" w:color="auto"/>
        <w:bottom w:val="none" w:sz="0" w:space="0" w:color="auto"/>
        <w:right w:val="none" w:sz="0" w:space="0" w:color="auto"/>
      </w:divBdr>
      <w:divsChild>
        <w:div w:id="1603222112">
          <w:marLeft w:val="0"/>
          <w:marRight w:val="0"/>
          <w:marTop w:val="0"/>
          <w:marBottom w:val="0"/>
          <w:divBdr>
            <w:top w:val="none" w:sz="0" w:space="0" w:color="auto"/>
            <w:left w:val="none" w:sz="0" w:space="0" w:color="auto"/>
            <w:bottom w:val="none" w:sz="0" w:space="0" w:color="auto"/>
            <w:right w:val="none" w:sz="0" w:space="0" w:color="auto"/>
          </w:divBdr>
          <w:divsChild>
            <w:div w:id="2037466067">
              <w:marLeft w:val="0"/>
              <w:marRight w:val="0"/>
              <w:marTop w:val="0"/>
              <w:marBottom w:val="0"/>
              <w:divBdr>
                <w:top w:val="none" w:sz="0" w:space="0" w:color="auto"/>
                <w:left w:val="none" w:sz="0" w:space="0" w:color="auto"/>
                <w:bottom w:val="none" w:sz="0" w:space="0" w:color="auto"/>
                <w:right w:val="none" w:sz="0" w:space="0" w:color="auto"/>
              </w:divBdr>
            </w:div>
            <w:div w:id="226845146">
              <w:marLeft w:val="0"/>
              <w:marRight w:val="0"/>
              <w:marTop w:val="0"/>
              <w:marBottom w:val="0"/>
              <w:divBdr>
                <w:top w:val="none" w:sz="0" w:space="0" w:color="auto"/>
                <w:left w:val="none" w:sz="0" w:space="0" w:color="auto"/>
                <w:bottom w:val="none" w:sz="0" w:space="0" w:color="auto"/>
                <w:right w:val="none" w:sz="0" w:space="0" w:color="auto"/>
              </w:divBdr>
            </w:div>
            <w:div w:id="2126272240">
              <w:marLeft w:val="0"/>
              <w:marRight w:val="0"/>
              <w:marTop w:val="0"/>
              <w:marBottom w:val="0"/>
              <w:divBdr>
                <w:top w:val="none" w:sz="0" w:space="0" w:color="auto"/>
                <w:left w:val="none" w:sz="0" w:space="0" w:color="auto"/>
                <w:bottom w:val="none" w:sz="0" w:space="0" w:color="auto"/>
                <w:right w:val="none" w:sz="0" w:space="0" w:color="auto"/>
              </w:divBdr>
            </w:div>
            <w:div w:id="1717193432">
              <w:marLeft w:val="0"/>
              <w:marRight w:val="0"/>
              <w:marTop w:val="0"/>
              <w:marBottom w:val="0"/>
              <w:divBdr>
                <w:top w:val="none" w:sz="0" w:space="0" w:color="auto"/>
                <w:left w:val="none" w:sz="0" w:space="0" w:color="auto"/>
                <w:bottom w:val="none" w:sz="0" w:space="0" w:color="auto"/>
                <w:right w:val="none" w:sz="0" w:space="0" w:color="auto"/>
              </w:divBdr>
            </w:div>
            <w:div w:id="1911453448">
              <w:marLeft w:val="0"/>
              <w:marRight w:val="0"/>
              <w:marTop w:val="0"/>
              <w:marBottom w:val="0"/>
              <w:divBdr>
                <w:top w:val="none" w:sz="0" w:space="0" w:color="auto"/>
                <w:left w:val="none" w:sz="0" w:space="0" w:color="auto"/>
                <w:bottom w:val="none" w:sz="0" w:space="0" w:color="auto"/>
                <w:right w:val="none" w:sz="0" w:space="0" w:color="auto"/>
              </w:divBdr>
            </w:div>
            <w:div w:id="269093598">
              <w:marLeft w:val="0"/>
              <w:marRight w:val="0"/>
              <w:marTop w:val="0"/>
              <w:marBottom w:val="0"/>
              <w:divBdr>
                <w:top w:val="none" w:sz="0" w:space="0" w:color="auto"/>
                <w:left w:val="none" w:sz="0" w:space="0" w:color="auto"/>
                <w:bottom w:val="none" w:sz="0" w:space="0" w:color="auto"/>
                <w:right w:val="none" w:sz="0" w:space="0" w:color="auto"/>
              </w:divBdr>
            </w:div>
            <w:div w:id="2134520370">
              <w:marLeft w:val="0"/>
              <w:marRight w:val="0"/>
              <w:marTop w:val="0"/>
              <w:marBottom w:val="0"/>
              <w:divBdr>
                <w:top w:val="none" w:sz="0" w:space="0" w:color="auto"/>
                <w:left w:val="none" w:sz="0" w:space="0" w:color="auto"/>
                <w:bottom w:val="none" w:sz="0" w:space="0" w:color="auto"/>
                <w:right w:val="none" w:sz="0" w:space="0" w:color="auto"/>
              </w:divBdr>
            </w:div>
            <w:div w:id="1304700415">
              <w:marLeft w:val="0"/>
              <w:marRight w:val="0"/>
              <w:marTop w:val="0"/>
              <w:marBottom w:val="0"/>
              <w:divBdr>
                <w:top w:val="none" w:sz="0" w:space="0" w:color="auto"/>
                <w:left w:val="none" w:sz="0" w:space="0" w:color="auto"/>
                <w:bottom w:val="none" w:sz="0" w:space="0" w:color="auto"/>
                <w:right w:val="none" w:sz="0" w:space="0" w:color="auto"/>
              </w:divBdr>
            </w:div>
            <w:div w:id="1225990178">
              <w:marLeft w:val="0"/>
              <w:marRight w:val="0"/>
              <w:marTop w:val="0"/>
              <w:marBottom w:val="0"/>
              <w:divBdr>
                <w:top w:val="none" w:sz="0" w:space="0" w:color="auto"/>
                <w:left w:val="none" w:sz="0" w:space="0" w:color="auto"/>
                <w:bottom w:val="none" w:sz="0" w:space="0" w:color="auto"/>
                <w:right w:val="none" w:sz="0" w:space="0" w:color="auto"/>
              </w:divBdr>
            </w:div>
            <w:div w:id="979503108">
              <w:marLeft w:val="0"/>
              <w:marRight w:val="0"/>
              <w:marTop w:val="0"/>
              <w:marBottom w:val="0"/>
              <w:divBdr>
                <w:top w:val="none" w:sz="0" w:space="0" w:color="auto"/>
                <w:left w:val="none" w:sz="0" w:space="0" w:color="auto"/>
                <w:bottom w:val="none" w:sz="0" w:space="0" w:color="auto"/>
                <w:right w:val="none" w:sz="0" w:space="0" w:color="auto"/>
              </w:divBdr>
            </w:div>
            <w:div w:id="421530038">
              <w:marLeft w:val="0"/>
              <w:marRight w:val="0"/>
              <w:marTop w:val="0"/>
              <w:marBottom w:val="0"/>
              <w:divBdr>
                <w:top w:val="none" w:sz="0" w:space="0" w:color="auto"/>
                <w:left w:val="none" w:sz="0" w:space="0" w:color="auto"/>
                <w:bottom w:val="none" w:sz="0" w:space="0" w:color="auto"/>
                <w:right w:val="none" w:sz="0" w:space="0" w:color="auto"/>
              </w:divBdr>
            </w:div>
            <w:div w:id="619339387">
              <w:marLeft w:val="0"/>
              <w:marRight w:val="0"/>
              <w:marTop w:val="0"/>
              <w:marBottom w:val="0"/>
              <w:divBdr>
                <w:top w:val="none" w:sz="0" w:space="0" w:color="auto"/>
                <w:left w:val="none" w:sz="0" w:space="0" w:color="auto"/>
                <w:bottom w:val="none" w:sz="0" w:space="0" w:color="auto"/>
                <w:right w:val="none" w:sz="0" w:space="0" w:color="auto"/>
              </w:divBdr>
            </w:div>
            <w:div w:id="825706340">
              <w:marLeft w:val="0"/>
              <w:marRight w:val="0"/>
              <w:marTop w:val="0"/>
              <w:marBottom w:val="0"/>
              <w:divBdr>
                <w:top w:val="none" w:sz="0" w:space="0" w:color="auto"/>
                <w:left w:val="none" w:sz="0" w:space="0" w:color="auto"/>
                <w:bottom w:val="none" w:sz="0" w:space="0" w:color="auto"/>
                <w:right w:val="none" w:sz="0" w:space="0" w:color="auto"/>
              </w:divBdr>
            </w:div>
            <w:div w:id="1946375775">
              <w:marLeft w:val="0"/>
              <w:marRight w:val="0"/>
              <w:marTop w:val="0"/>
              <w:marBottom w:val="0"/>
              <w:divBdr>
                <w:top w:val="none" w:sz="0" w:space="0" w:color="auto"/>
                <w:left w:val="none" w:sz="0" w:space="0" w:color="auto"/>
                <w:bottom w:val="none" w:sz="0" w:space="0" w:color="auto"/>
                <w:right w:val="none" w:sz="0" w:space="0" w:color="auto"/>
              </w:divBdr>
            </w:div>
            <w:div w:id="419643134">
              <w:marLeft w:val="0"/>
              <w:marRight w:val="0"/>
              <w:marTop w:val="0"/>
              <w:marBottom w:val="0"/>
              <w:divBdr>
                <w:top w:val="none" w:sz="0" w:space="0" w:color="auto"/>
                <w:left w:val="none" w:sz="0" w:space="0" w:color="auto"/>
                <w:bottom w:val="none" w:sz="0" w:space="0" w:color="auto"/>
                <w:right w:val="none" w:sz="0" w:space="0" w:color="auto"/>
              </w:divBdr>
            </w:div>
            <w:div w:id="1024332144">
              <w:marLeft w:val="0"/>
              <w:marRight w:val="0"/>
              <w:marTop w:val="0"/>
              <w:marBottom w:val="0"/>
              <w:divBdr>
                <w:top w:val="none" w:sz="0" w:space="0" w:color="auto"/>
                <w:left w:val="none" w:sz="0" w:space="0" w:color="auto"/>
                <w:bottom w:val="none" w:sz="0" w:space="0" w:color="auto"/>
                <w:right w:val="none" w:sz="0" w:space="0" w:color="auto"/>
              </w:divBdr>
            </w:div>
            <w:div w:id="181632595">
              <w:marLeft w:val="0"/>
              <w:marRight w:val="0"/>
              <w:marTop w:val="0"/>
              <w:marBottom w:val="0"/>
              <w:divBdr>
                <w:top w:val="none" w:sz="0" w:space="0" w:color="auto"/>
                <w:left w:val="none" w:sz="0" w:space="0" w:color="auto"/>
                <w:bottom w:val="none" w:sz="0" w:space="0" w:color="auto"/>
                <w:right w:val="none" w:sz="0" w:space="0" w:color="auto"/>
              </w:divBdr>
            </w:div>
            <w:div w:id="1820607960">
              <w:marLeft w:val="0"/>
              <w:marRight w:val="0"/>
              <w:marTop w:val="0"/>
              <w:marBottom w:val="0"/>
              <w:divBdr>
                <w:top w:val="none" w:sz="0" w:space="0" w:color="auto"/>
                <w:left w:val="none" w:sz="0" w:space="0" w:color="auto"/>
                <w:bottom w:val="none" w:sz="0" w:space="0" w:color="auto"/>
                <w:right w:val="none" w:sz="0" w:space="0" w:color="auto"/>
              </w:divBdr>
            </w:div>
            <w:div w:id="148449571">
              <w:marLeft w:val="0"/>
              <w:marRight w:val="0"/>
              <w:marTop w:val="0"/>
              <w:marBottom w:val="0"/>
              <w:divBdr>
                <w:top w:val="none" w:sz="0" w:space="0" w:color="auto"/>
                <w:left w:val="none" w:sz="0" w:space="0" w:color="auto"/>
                <w:bottom w:val="none" w:sz="0" w:space="0" w:color="auto"/>
                <w:right w:val="none" w:sz="0" w:space="0" w:color="auto"/>
              </w:divBdr>
            </w:div>
            <w:div w:id="1112670850">
              <w:marLeft w:val="0"/>
              <w:marRight w:val="0"/>
              <w:marTop w:val="0"/>
              <w:marBottom w:val="0"/>
              <w:divBdr>
                <w:top w:val="none" w:sz="0" w:space="0" w:color="auto"/>
                <w:left w:val="none" w:sz="0" w:space="0" w:color="auto"/>
                <w:bottom w:val="none" w:sz="0" w:space="0" w:color="auto"/>
                <w:right w:val="none" w:sz="0" w:space="0" w:color="auto"/>
              </w:divBdr>
            </w:div>
            <w:div w:id="930048498">
              <w:marLeft w:val="0"/>
              <w:marRight w:val="0"/>
              <w:marTop w:val="0"/>
              <w:marBottom w:val="0"/>
              <w:divBdr>
                <w:top w:val="none" w:sz="0" w:space="0" w:color="auto"/>
                <w:left w:val="none" w:sz="0" w:space="0" w:color="auto"/>
                <w:bottom w:val="none" w:sz="0" w:space="0" w:color="auto"/>
                <w:right w:val="none" w:sz="0" w:space="0" w:color="auto"/>
              </w:divBdr>
            </w:div>
            <w:div w:id="364404269">
              <w:marLeft w:val="0"/>
              <w:marRight w:val="0"/>
              <w:marTop w:val="0"/>
              <w:marBottom w:val="0"/>
              <w:divBdr>
                <w:top w:val="none" w:sz="0" w:space="0" w:color="auto"/>
                <w:left w:val="none" w:sz="0" w:space="0" w:color="auto"/>
                <w:bottom w:val="none" w:sz="0" w:space="0" w:color="auto"/>
                <w:right w:val="none" w:sz="0" w:space="0" w:color="auto"/>
              </w:divBdr>
            </w:div>
            <w:div w:id="248320718">
              <w:marLeft w:val="0"/>
              <w:marRight w:val="0"/>
              <w:marTop w:val="0"/>
              <w:marBottom w:val="0"/>
              <w:divBdr>
                <w:top w:val="none" w:sz="0" w:space="0" w:color="auto"/>
                <w:left w:val="none" w:sz="0" w:space="0" w:color="auto"/>
                <w:bottom w:val="none" w:sz="0" w:space="0" w:color="auto"/>
                <w:right w:val="none" w:sz="0" w:space="0" w:color="auto"/>
              </w:divBdr>
            </w:div>
            <w:div w:id="85226637">
              <w:marLeft w:val="0"/>
              <w:marRight w:val="0"/>
              <w:marTop w:val="0"/>
              <w:marBottom w:val="0"/>
              <w:divBdr>
                <w:top w:val="none" w:sz="0" w:space="0" w:color="auto"/>
                <w:left w:val="none" w:sz="0" w:space="0" w:color="auto"/>
                <w:bottom w:val="none" w:sz="0" w:space="0" w:color="auto"/>
                <w:right w:val="none" w:sz="0" w:space="0" w:color="auto"/>
              </w:divBdr>
            </w:div>
            <w:div w:id="1868564428">
              <w:marLeft w:val="0"/>
              <w:marRight w:val="0"/>
              <w:marTop w:val="0"/>
              <w:marBottom w:val="0"/>
              <w:divBdr>
                <w:top w:val="none" w:sz="0" w:space="0" w:color="auto"/>
                <w:left w:val="none" w:sz="0" w:space="0" w:color="auto"/>
                <w:bottom w:val="none" w:sz="0" w:space="0" w:color="auto"/>
                <w:right w:val="none" w:sz="0" w:space="0" w:color="auto"/>
              </w:divBdr>
            </w:div>
            <w:div w:id="827139687">
              <w:marLeft w:val="0"/>
              <w:marRight w:val="0"/>
              <w:marTop w:val="0"/>
              <w:marBottom w:val="0"/>
              <w:divBdr>
                <w:top w:val="none" w:sz="0" w:space="0" w:color="auto"/>
                <w:left w:val="none" w:sz="0" w:space="0" w:color="auto"/>
                <w:bottom w:val="none" w:sz="0" w:space="0" w:color="auto"/>
                <w:right w:val="none" w:sz="0" w:space="0" w:color="auto"/>
              </w:divBdr>
            </w:div>
            <w:div w:id="155118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4609">
      <w:bodyDiv w:val="1"/>
      <w:marLeft w:val="0"/>
      <w:marRight w:val="0"/>
      <w:marTop w:val="0"/>
      <w:marBottom w:val="0"/>
      <w:divBdr>
        <w:top w:val="none" w:sz="0" w:space="0" w:color="auto"/>
        <w:left w:val="none" w:sz="0" w:space="0" w:color="auto"/>
        <w:bottom w:val="none" w:sz="0" w:space="0" w:color="auto"/>
        <w:right w:val="none" w:sz="0" w:space="0" w:color="auto"/>
      </w:divBdr>
    </w:div>
    <w:div w:id="85732048">
      <w:bodyDiv w:val="1"/>
      <w:marLeft w:val="0"/>
      <w:marRight w:val="0"/>
      <w:marTop w:val="0"/>
      <w:marBottom w:val="0"/>
      <w:divBdr>
        <w:top w:val="none" w:sz="0" w:space="0" w:color="auto"/>
        <w:left w:val="none" w:sz="0" w:space="0" w:color="auto"/>
        <w:bottom w:val="none" w:sz="0" w:space="0" w:color="auto"/>
        <w:right w:val="none" w:sz="0" w:space="0" w:color="auto"/>
      </w:divBdr>
    </w:div>
    <w:div w:id="113717929">
      <w:bodyDiv w:val="1"/>
      <w:marLeft w:val="0"/>
      <w:marRight w:val="0"/>
      <w:marTop w:val="0"/>
      <w:marBottom w:val="0"/>
      <w:divBdr>
        <w:top w:val="none" w:sz="0" w:space="0" w:color="auto"/>
        <w:left w:val="none" w:sz="0" w:space="0" w:color="auto"/>
        <w:bottom w:val="none" w:sz="0" w:space="0" w:color="auto"/>
        <w:right w:val="none" w:sz="0" w:space="0" w:color="auto"/>
      </w:divBdr>
    </w:div>
    <w:div w:id="117383922">
      <w:bodyDiv w:val="1"/>
      <w:marLeft w:val="0"/>
      <w:marRight w:val="0"/>
      <w:marTop w:val="0"/>
      <w:marBottom w:val="0"/>
      <w:divBdr>
        <w:top w:val="none" w:sz="0" w:space="0" w:color="auto"/>
        <w:left w:val="none" w:sz="0" w:space="0" w:color="auto"/>
        <w:bottom w:val="none" w:sz="0" w:space="0" w:color="auto"/>
        <w:right w:val="none" w:sz="0" w:space="0" w:color="auto"/>
      </w:divBdr>
    </w:div>
    <w:div w:id="179244371">
      <w:bodyDiv w:val="1"/>
      <w:marLeft w:val="0"/>
      <w:marRight w:val="0"/>
      <w:marTop w:val="0"/>
      <w:marBottom w:val="0"/>
      <w:divBdr>
        <w:top w:val="none" w:sz="0" w:space="0" w:color="auto"/>
        <w:left w:val="none" w:sz="0" w:space="0" w:color="auto"/>
        <w:bottom w:val="none" w:sz="0" w:space="0" w:color="auto"/>
        <w:right w:val="none" w:sz="0" w:space="0" w:color="auto"/>
      </w:divBdr>
    </w:div>
    <w:div w:id="179709230">
      <w:bodyDiv w:val="1"/>
      <w:marLeft w:val="0"/>
      <w:marRight w:val="0"/>
      <w:marTop w:val="0"/>
      <w:marBottom w:val="0"/>
      <w:divBdr>
        <w:top w:val="none" w:sz="0" w:space="0" w:color="auto"/>
        <w:left w:val="none" w:sz="0" w:space="0" w:color="auto"/>
        <w:bottom w:val="none" w:sz="0" w:space="0" w:color="auto"/>
        <w:right w:val="none" w:sz="0" w:space="0" w:color="auto"/>
      </w:divBdr>
    </w:div>
    <w:div w:id="210771253">
      <w:bodyDiv w:val="1"/>
      <w:marLeft w:val="0"/>
      <w:marRight w:val="0"/>
      <w:marTop w:val="0"/>
      <w:marBottom w:val="0"/>
      <w:divBdr>
        <w:top w:val="none" w:sz="0" w:space="0" w:color="auto"/>
        <w:left w:val="none" w:sz="0" w:space="0" w:color="auto"/>
        <w:bottom w:val="none" w:sz="0" w:space="0" w:color="auto"/>
        <w:right w:val="none" w:sz="0" w:space="0" w:color="auto"/>
      </w:divBdr>
    </w:div>
    <w:div w:id="296568788">
      <w:bodyDiv w:val="1"/>
      <w:marLeft w:val="0"/>
      <w:marRight w:val="0"/>
      <w:marTop w:val="0"/>
      <w:marBottom w:val="0"/>
      <w:divBdr>
        <w:top w:val="none" w:sz="0" w:space="0" w:color="auto"/>
        <w:left w:val="none" w:sz="0" w:space="0" w:color="auto"/>
        <w:bottom w:val="none" w:sz="0" w:space="0" w:color="auto"/>
        <w:right w:val="none" w:sz="0" w:space="0" w:color="auto"/>
      </w:divBdr>
    </w:div>
    <w:div w:id="334114082">
      <w:bodyDiv w:val="1"/>
      <w:marLeft w:val="0"/>
      <w:marRight w:val="0"/>
      <w:marTop w:val="0"/>
      <w:marBottom w:val="0"/>
      <w:divBdr>
        <w:top w:val="none" w:sz="0" w:space="0" w:color="auto"/>
        <w:left w:val="none" w:sz="0" w:space="0" w:color="auto"/>
        <w:bottom w:val="none" w:sz="0" w:space="0" w:color="auto"/>
        <w:right w:val="none" w:sz="0" w:space="0" w:color="auto"/>
      </w:divBdr>
    </w:div>
    <w:div w:id="361907634">
      <w:bodyDiv w:val="1"/>
      <w:marLeft w:val="0"/>
      <w:marRight w:val="0"/>
      <w:marTop w:val="0"/>
      <w:marBottom w:val="0"/>
      <w:divBdr>
        <w:top w:val="none" w:sz="0" w:space="0" w:color="auto"/>
        <w:left w:val="none" w:sz="0" w:space="0" w:color="auto"/>
        <w:bottom w:val="none" w:sz="0" w:space="0" w:color="auto"/>
        <w:right w:val="none" w:sz="0" w:space="0" w:color="auto"/>
      </w:divBdr>
    </w:div>
    <w:div w:id="374306760">
      <w:bodyDiv w:val="1"/>
      <w:marLeft w:val="0"/>
      <w:marRight w:val="0"/>
      <w:marTop w:val="0"/>
      <w:marBottom w:val="0"/>
      <w:divBdr>
        <w:top w:val="none" w:sz="0" w:space="0" w:color="auto"/>
        <w:left w:val="none" w:sz="0" w:space="0" w:color="auto"/>
        <w:bottom w:val="none" w:sz="0" w:space="0" w:color="auto"/>
        <w:right w:val="none" w:sz="0" w:space="0" w:color="auto"/>
      </w:divBdr>
      <w:divsChild>
        <w:div w:id="966011022">
          <w:marLeft w:val="1170"/>
          <w:marRight w:val="735"/>
          <w:marTop w:val="0"/>
          <w:marBottom w:val="0"/>
          <w:divBdr>
            <w:top w:val="none" w:sz="0" w:space="0" w:color="auto"/>
            <w:left w:val="none" w:sz="0" w:space="0" w:color="auto"/>
            <w:bottom w:val="none" w:sz="0" w:space="0" w:color="auto"/>
            <w:right w:val="none" w:sz="0" w:space="0" w:color="auto"/>
          </w:divBdr>
        </w:div>
        <w:div w:id="1368408773">
          <w:marLeft w:val="-60"/>
          <w:marRight w:val="75"/>
          <w:marTop w:val="0"/>
          <w:marBottom w:val="0"/>
          <w:divBdr>
            <w:top w:val="none" w:sz="0" w:space="0" w:color="auto"/>
            <w:left w:val="none" w:sz="0" w:space="0" w:color="auto"/>
            <w:bottom w:val="none" w:sz="0" w:space="0" w:color="auto"/>
            <w:right w:val="none" w:sz="0" w:space="0" w:color="auto"/>
          </w:divBdr>
        </w:div>
        <w:div w:id="156266870">
          <w:marLeft w:val="1170"/>
          <w:marRight w:val="735"/>
          <w:marTop w:val="0"/>
          <w:marBottom w:val="0"/>
          <w:divBdr>
            <w:top w:val="none" w:sz="0" w:space="0" w:color="auto"/>
            <w:left w:val="none" w:sz="0" w:space="0" w:color="auto"/>
            <w:bottom w:val="none" w:sz="0" w:space="0" w:color="auto"/>
            <w:right w:val="none" w:sz="0" w:space="0" w:color="auto"/>
          </w:divBdr>
        </w:div>
        <w:div w:id="1526795667">
          <w:marLeft w:val="-60"/>
          <w:marRight w:val="75"/>
          <w:marTop w:val="0"/>
          <w:marBottom w:val="0"/>
          <w:divBdr>
            <w:top w:val="none" w:sz="0" w:space="0" w:color="auto"/>
            <w:left w:val="none" w:sz="0" w:space="0" w:color="auto"/>
            <w:bottom w:val="none" w:sz="0" w:space="0" w:color="auto"/>
            <w:right w:val="none" w:sz="0" w:space="0" w:color="auto"/>
          </w:divBdr>
        </w:div>
        <w:div w:id="1193496489">
          <w:marLeft w:val="1170"/>
          <w:marRight w:val="735"/>
          <w:marTop w:val="0"/>
          <w:marBottom w:val="0"/>
          <w:divBdr>
            <w:top w:val="none" w:sz="0" w:space="0" w:color="auto"/>
            <w:left w:val="none" w:sz="0" w:space="0" w:color="auto"/>
            <w:bottom w:val="none" w:sz="0" w:space="0" w:color="auto"/>
            <w:right w:val="none" w:sz="0" w:space="0" w:color="auto"/>
          </w:divBdr>
        </w:div>
      </w:divsChild>
    </w:div>
    <w:div w:id="408503973">
      <w:bodyDiv w:val="1"/>
      <w:marLeft w:val="0"/>
      <w:marRight w:val="0"/>
      <w:marTop w:val="0"/>
      <w:marBottom w:val="0"/>
      <w:divBdr>
        <w:top w:val="none" w:sz="0" w:space="0" w:color="auto"/>
        <w:left w:val="none" w:sz="0" w:space="0" w:color="auto"/>
        <w:bottom w:val="none" w:sz="0" w:space="0" w:color="auto"/>
        <w:right w:val="none" w:sz="0" w:space="0" w:color="auto"/>
      </w:divBdr>
    </w:div>
    <w:div w:id="410009044">
      <w:bodyDiv w:val="1"/>
      <w:marLeft w:val="0"/>
      <w:marRight w:val="0"/>
      <w:marTop w:val="0"/>
      <w:marBottom w:val="0"/>
      <w:divBdr>
        <w:top w:val="none" w:sz="0" w:space="0" w:color="auto"/>
        <w:left w:val="none" w:sz="0" w:space="0" w:color="auto"/>
        <w:bottom w:val="none" w:sz="0" w:space="0" w:color="auto"/>
        <w:right w:val="none" w:sz="0" w:space="0" w:color="auto"/>
      </w:divBdr>
    </w:div>
    <w:div w:id="433132433">
      <w:bodyDiv w:val="1"/>
      <w:marLeft w:val="0"/>
      <w:marRight w:val="0"/>
      <w:marTop w:val="0"/>
      <w:marBottom w:val="0"/>
      <w:divBdr>
        <w:top w:val="none" w:sz="0" w:space="0" w:color="auto"/>
        <w:left w:val="none" w:sz="0" w:space="0" w:color="auto"/>
        <w:bottom w:val="none" w:sz="0" w:space="0" w:color="auto"/>
        <w:right w:val="none" w:sz="0" w:space="0" w:color="auto"/>
      </w:divBdr>
    </w:div>
    <w:div w:id="466822293">
      <w:bodyDiv w:val="1"/>
      <w:marLeft w:val="0"/>
      <w:marRight w:val="0"/>
      <w:marTop w:val="0"/>
      <w:marBottom w:val="0"/>
      <w:divBdr>
        <w:top w:val="none" w:sz="0" w:space="0" w:color="auto"/>
        <w:left w:val="none" w:sz="0" w:space="0" w:color="auto"/>
        <w:bottom w:val="none" w:sz="0" w:space="0" w:color="auto"/>
        <w:right w:val="none" w:sz="0" w:space="0" w:color="auto"/>
      </w:divBdr>
    </w:div>
    <w:div w:id="482745774">
      <w:bodyDiv w:val="1"/>
      <w:marLeft w:val="0"/>
      <w:marRight w:val="0"/>
      <w:marTop w:val="0"/>
      <w:marBottom w:val="0"/>
      <w:divBdr>
        <w:top w:val="none" w:sz="0" w:space="0" w:color="auto"/>
        <w:left w:val="none" w:sz="0" w:space="0" w:color="auto"/>
        <w:bottom w:val="none" w:sz="0" w:space="0" w:color="auto"/>
        <w:right w:val="none" w:sz="0" w:space="0" w:color="auto"/>
      </w:divBdr>
    </w:div>
    <w:div w:id="565996273">
      <w:bodyDiv w:val="1"/>
      <w:marLeft w:val="0"/>
      <w:marRight w:val="0"/>
      <w:marTop w:val="0"/>
      <w:marBottom w:val="0"/>
      <w:divBdr>
        <w:top w:val="none" w:sz="0" w:space="0" w:color="auto"/>
        <w:left w:val="none" w:sz="0" w:space="0" w:color="auto"/>
        <w:bottom w:val="none" w:sz="0" w:space="0" w:color="auto"/>
        <w:right w:val="none" w:sz="0" w:space="0" w:color="auto"/>
      </w:divBdr>
    </w:div>
    <w:div w:id="622925512">
      <w:bodyDiv w:val="1"/>
      <w:marLeft w:val="0"/>
      <w:marRight w:val="0"/>
      <w:marTop w:val="0"/>
      <w:marBottom w:val="0"/>
      <w:divBdr>
        <w:top w:val="none" w:sz="0" w:space="0" w:color="auto"/>
        <w:left w:val="none" w:sz="0" w:space="0" w:color="auto"/>
        <w:bottom w:val="none" w:sz="0" w:space="0" w:color="auto"/>
        <w:right w:val="none" w:sz="0" w:space="0" w:color="auto"/>
      </w:divBdr>
    </w:div>
    <w:div w:id="701440689">
      <w:bodyDiv w:val="1"/>
      <w:marLeft w:val="0"/>
      <w:marRight w:val="0"/>
      <w:marTop w:val="0"/>
      <w:marBottom w:val="0"/>
      <w:divBdr>
        <w:top w:val="none" w:sz="0" w:space="0" w:color="auto"/>
        <w:left w:val="none" w:sz="0" w:space="0" w:color="auto"/>
        <w:bottom w:val="none" w:sz="0" w:space="0" w:color="auto"/>
        <w:right w:val="none" w:sz="0" w:space="0" w:color="auto"/>
      </w:divBdr>
      <w:divsChild>
        <w:div w:id="879171692">
          <w:marLeft w:val="1170"/>
          <w:marRight w:val="735"/>
          <w:marTop w:val="0"/>
          <w:marBottom w:val="0"/>
          <w:divBdr>
            <w:top w:val="none" w:sz="0" w:space="0" w:color="auto"/>
            <w:left w:val="none" w:sz="0" w:space="0" w:color="auto"/>
            <w:bottom w:val="none" w:sz="0" w:space="0" w:color="auto"/>
            <w:right w:val="none" w:sz="0" w:space="0" w:color="auto"/>
          </w:divBdr>
        </w:div>
        <w:div w:id="48304745">
          <w:marLeft w:val="-60"/>
          <w:marRight w:val="75"/>
          <w:marTop w:val="0"/>
          <w:marBottom w:val="0"/>
          <w:divBdr>
            <w:top w:val="none" w:sz="0" w:space="0" w:color="auto"/>
            <w:left w:val="none" w:sz="0" w:space="0" w:color="auto"/>
            <w:bottom w:val="none" w:sz="0" w:space="0" w:color="auto"/>
            <w:right w:val="none" w:sz="0" w:space="0" w:color="auto"/>
          </w:divBdr>
        </w:div>
        <w:div w:id="1234008482">
          <w:marLeft w:val="1170"/>
          <w:marRight w:val="735"/>
          <w:marTop w:val="0"/>
          <w:marBottom w:val="0"/>
          <w:divBdr>
            <w:top w:val="none" w:sz="0" w:space="0" w:color="auto"/>
            <w:left w:val="none" w:sz="0" w:space="0" w:color="auto"/>
            <w:bottom w:val="none" w:sz="0" w:space="0" w:color="auto"/>
            <w:right w:val="none" w:sz="0" w:space="0" w:color="auto"/>
          </w:divBdr>
        </w:div>
        <w:div w:id="1935242175">
          <w:marLeft w:val="-60"/>
          <w:marRight w:val="75"/>
          <w:marTop w:val="0"/>
          <w:marBottom w:val="0"/>
          <w:divBdr>
            <w:top w:val="none" w:sz="0" w:space="0" w:color="auto"/>
            <w:left w:val="none" w:sz="0" w:space="0" w:color="auto"/>
            <w:bottom w:val="none" w:sz="0" w:space="0" w:color="auto"/>
            <w:right w:val="none" w:sz="0" w:space="0" w:color="auto"/>
          </w:divBdr>
        </w:div>
        <w:div w:id="181404933">
          <w:marLeft w:val="1170"/>
          <w:marRight w:val="735"/>
          <w:marTop w:val="0"/>
          <w:marBottom w:val="0"/>
          <w:divBdr>
            <w:top w:val="none" w:sz="0" w:space="0" w:color="auto"/>
            <w:left w:val="none" w:sz="0" w:space="0" w:color="auto"/>
            <w:bottom w:val="none" w:sz="0" w:space="0" w:color="auto"/>
            <w:right w:val="none" w:sz="0" w:space="0" w:color="auto"/>
          </w:divBdr>
        </w:div>
      </w:divsChild>
    </w:div>
    <w:div w:id="716007431">
      <w:bodyDiv w:val="1"/>
      <w:marLeft w:val="0"/>
      <w:marRight w:val="0"/>
      <w:marTop w:val="0"/>
      <w:marBottom w:val="0"/>
      <w:divBdr>
        <w:top w:val="none" w:sz="0" w:space="0" w:color="auto"/>
        <w:left w:val="none" w:sz="0" w:space="0" w:color="auto"/>
        <w:bottom w:val="none" w:sz="0" w:space="0" w:color="auto"/>
        <w:right w:val="none" w:sz="0" w:space="0" w:color="auto"/>
      </w:divBdr>
    </w:div>
    <w:div w:id="764884623">
      <w:bodyDiv w:val="1"/>
      <w:marLeft w:val="0"/>
      <w:marRight w:val="0"/>
      <w:marTop w:val="0"/>
      <w:marBottom w:val="0"/>
      <w:divBdr>
        <w:top w:val="none" w:sz="0" w:space="0" w:color="auto"/>
        <w:left w:val="none" w:sz="0" w:space="0" w:color="auto"/>
        <w:bottom w:val="none" w:sz="0" w:space="0" w:color="auto"/>
        <w:right w:val="none" w:sz="0" w:space="0" w:color="auto"/>
      </w:divBdr>
    </w:div>
    <w:div w:id="768620438">
      <w:bodyDiv w:val="1"/>
      <w:marLeft w:val="0"/>
      <w:marRight w:val="0"/>
      <w:marTop w:val="0"/>
      <w:marBottom w:val="0"/>
      <w:divBdr>
        <w:top w:val="none" w:sz="0" w:space="0" w:color="auto"/>
        <w:left w:val="none" w:sz="0" w:space="0" w:color="auto"/>
        <w:bottom w:val="none" w:sz="0" w:space="0" w:color="auto"/>
        <w:right w:val="none" w:sz="0" w:space="0" w:color="auto"/>
      </w:divBdr>
    </w:div>
    <w:div w:id="887914326">
      <w:bodyDiv w:val="1"/>
      <w:marLeft w:val="0"/>
      <w:marRight w:val="0"/>
      <w:marTop w:val="0"/>
      <w:marBottom w:val="0"/>
      <w:divBdr>
        <w:top w:val="none" w:sz="0" w:space="0" w:color="auto"/>
        <w:left w:val="none" w:sz="0" w:space="0" w:color="auto"/>
        <w:bottom w:val="none" w:sz="0" w:space="0" w:color="auto"/>
        <w:right w:val="none" w:sz="0" w:space="0" w:color="auto"/>
      </w:divBdr>
    </w:div>
    <w:div w:id="888149183">
      <w:bodyDiv w:val="1"/>
      <w:marLeft w:val="0"/>
      <w:marRight w:val="0"/>
      <w:marTop w:val="0"/>
      <w:marBottom w:val="0"/>
      <w:divBdr>
        <w:top w:val="none" w:sz="0" w:space="0" w:color="auto"/>
        <w:left w:val="none" w:sz="0" w:space="0" w:color="auto"/>
        <w:bottom w:val="none" w:sz="0" w:space="0" w:color="auto"/>
        <w:right w:val="none" w:sz="0" w:space="0" w:color="auto"/>
      </w:divBdr>
    </w:div>
    <w:div w:id="936451279">
      <w:bodyDiv w:val="1"/>
      <w:marLeft w:val="0"/>
      <w:marRight w:val="0"/>
      <w:marTop w:val="0"/>
      <w:marBottom w:val="0"/>
      <w:divBdr>
        <w:top w:val="none" w:sz="0" w:space="0" w:color="auto"/>
        <w:left w:val="none" w:sz="0" w:space="0" w:color="auto"/>
        <w:bottom w:val="none" w:sz="0" w:space="0" w:color="auto"/>
        <w:right w:val="none" w:sz="0" w:space="0" w:color="auto"/>
      </w:divBdr>
    </w:div>
    <w:div w:id="952247365">
      <w:bodyDiv w:val="1"/>
      <w:marLeft w:val="0"/>
      <w:marRight w:val="0"/>
      <w:marTop w:val="0"/>
      <w:marBottom w:val="0"/>
      <w:divBdr>
        <w:top w:val="none" w:sz="0" w:space="0" w:color="auto"/>
        <w:left w:val="none" w:sz="0" w:space="0" w:color="auto"/>
        <w:bottom w:val="none" w:sz="0" w:space="0" w:color="auto"/>
        <w:right w:val="none" w:sz="0" w:space="0" w:color="auto"/>
      </w:divBdr>
    </w:div>
    <w:div w:id="963577202">
      <w:bodyDiv w:val="1"/>
      <w:marLeft w:val="0"/>
      <w:marRight w:val="0"/>
      <w:marTop w:val="0"/>
      <w:marBottom w:val="0"/>
      <w:divBdr>
        <w:top w:val="none" w:sz="0" w:space="0" w:color="auto"/>
        <w:left w:val="none" w:sz="0" w:space="0" w:color="auto"/>
        <w:bottom w:val="none" w:sz="0" w:space="0" w:color="auto"/>
        <w:right w:val="none" w:sz="0" w:space="0" w:color="auto"/>
      </w:divBdr>
    </w:div>
    <w:div w:id="979849393">
      <w:bodyDiv w:val="1"/>
      <w:marLeft w:val="0"/>
      <w:marRight w:val="0"/>
      <w:marTop w:val="0"/>
      <w:marBottom w:val="0"/>
      <w:divBdr>
        <w:top w:val="none" w:sz="0" w:space="0" w:color="auto"/>
        <w:left w:val="none" w:sz="0" w:space="0" w:color="auto"/>
        <w:bottom w:val="none" w:sz="0" w:space="0" w:color="auto"/>
        <w:right w:val="none" w:sz="0" w:space="0" w:color="auto"/>
      </w:divBdr>
    </w:div>
    <w:div w:id="984550517">
      <w:bodyDiv w:val="1"/>
      <w:marLeft w:val="0"/>
      <w:marRight w:val="0"/>
      <w:marTop w:val="0"/>
      <w:marBottom w:val="0"/>
      <w:divBdr>
        <w:top w:val="none" w:sz="0" w:space="0" w:color="auto"/>
        <w:left w:val="none" w:sz="0" w:space="0" w:color="auto"/>
        <w:bottom w:val="none" w:sz="0" w:space="0" w:color="auto"/>
        <w:right w:val="none" w:sz="0" w:space="0" w:color="auto"/>
      </w:divBdr>
    </w:div>
    <w:div w:id="986402715">
      <w:bodyDiv w:val="1"/>
      <w:marLeft w:val="0"/>
      <w:marRight w:val="0"/>
      <w:marTop w:val="0"/>
      <w:marBottom w:val="0"/>
      <w:divBdr>
        <w:top w:val="none" w:sz="0" w:space="0" w:color="auto"/>
        <w:left w:val="none" w:sz="0" w:space="0" w:color="auto"/>
        <w:bottom w:val="none" w:sz="0" w:space="0" w:color="auto"/>
        <w:right w:val="none" w:sz="0" w:space="0" w:color="auto"/>
      </w:divBdr>
    </w:div>
    <w:div w:id="992686732">
      <w:bodyDiv w:val="1"/>
      <w:marLeft w:val="0"/>
      <w:marRight w:val="0"/>
      <w:marTop w:val="0"/>
      <w:marBottom w:val="0"/>
      <w:divBdr>
        <w:top w:val="none" w:sz="0" w:space="0" w:color="auto"/>
        <w:left w:val="none" w:sz="0" w:space="0" w:color="auto"/>
        <w:bottom w:val="none" w:sz="0" w:space="0" w:color="auto"/>
        <w:right w:val="none" w:sz="0" w:space="0" w:color="auto"/>
      </w:divBdr>
    </w:div>
    <w:div w:id="1015960660">
      <w:bodyDiv w:val="1"/>
      <w:marLeft w:val="0"/>
      <w:marRight w:val="0"/>
      <w:marTop w:val="0"/>
      <w:marBottom w:val="0"/>
      <w:divBdr>
        <w:top w:val="none" w:sz="0" w:space="0" w:color="auto"/>
        <w:left w:val="none" w:sz="0" w:space="0" w:color="auto"/>
        <w:bottom w:val="none" w:sz="0" w:space="0" w:color="auto"/>
        <w:right w:val="none" w:sz="0" w:space="0" w:color="auto"/>
      </w:divBdr>
    </w:div>
    <w:div w:id="1066024943">
      <w:bodyDiv w:val="1"/>
      <w:marLeft w:val="0"/>
      <w:marRight w:val="0"/>
      <w:marTop w:val="0"/>
      <w:marBottom w:val="0"/>
      <w:divBdr>
        <w:top w:val="none" w:sz="0" w:space="0" w:color="auto"/>
        <w:left w:val="none" w:sz="0" w:space="0" w:color="auto"/>
        <w:bottom w:val="none" w:sz="0" w:space="0" w:color="auto"/>
        <w:right w:val="none" w:sz="0" w:space="0" w:color="auto"/>
      </w:divBdr>
    </w:div>
    <w:div w:id="1084104378">
      <w:bodyDiv w:val="1"/>
      <w:marLeft w:val="0"/>
      <w:marRight w:val="0"/>
      <w:marTop w:val="0"/>
      <w:marBottom w:val="0"/>
      <w:divBdr>
        <w:top w:val="none" w:sz="0" w:space="0" w:color="auto"/>
        <w:left w:val="none" w:sz="0" w:space="0" w:color="auto"/>
        <w:bottom w:val="none" w:sz="0" w:space="0" w:color="auto"/>
        <w:right w:val="none" w:sz="0" w:space="0" w:color="auto"/>
      </w:divBdr>
    </w:div>
    <w:div w:id="1087992898">
      <w:bodyDiv w:val="1"/>
      <w:marLeft w:val="0"/>
      <w:marRight w:val="0"/>
      <w:marTop w:val="0"/>
      <w:marBottom w:val="0"/>
      <w:divBdr>
        <w:top w:val="none" w:sz="0" w:space="0" w:color="auto"/>
        <w:left w:val="none" w:sz="0" w:space="0" w:color="auto"/>
        <w:bottom w:val="none" w:sz="0" w:space="0" w:color="auto"/>
        <w:right w:val="none" w:sz="0" w:space="0" w:color="auto"/>
      </w:divBdr>
    </w:div>
    <w:div w:id="1095394555">
      <w:bodyDiv w:val="1"/>
      <w:marLeft w:val="0"/>
      <w:marRight w:val="0"/>
      <w:marTop w:val="0"/>
      <w:marBottom w:val="0"/>
      <w:divBdr>
        <w:top w:val="none" w:sz="0" w:space="0" w:color="auto"/>
        <w:left w:val="none" w:sz="0" w:space="0" w:color="auto"/>
        <w:bottom w:val="none" w:sz="0" w:space="0" w:color="auto"/>
        <w:right w:val="none" w:sz="0" w:space="0" w:color="auto"/>
      </w:divBdr>
    </w:div>
    <w:div w:id="1146822784">
      <w:bodyDiv w:val="1"/>
      <w:marLeft w:val="0"/>
      <w:marRight w:val="0"/>
      <w:marTop w:val="0"/>
      <w:marBottom w:val="0"/>
      <w:divBdr>
        <w:top w:val="none" w:sz="0" w:space="0" w:color="auto"/>
        <w:left w:val="none" w:sz="0" w:space="0" w:color="auto"/>
        <w:bottom w:val="none" w:sz="0" w:space="0" w:color="auto"/>
        <w:right w:val="none" w:sz="0" w:space="0" w:color="auto"/>
      </w:divBdr>
    </w:div>
    <w:div w:id="1164928965">
      <w:bodyDiv w:val="1"/>
      <w:marLeft w:val="0"/>
      <w:marRight w:val="0"/>
      <w:marTop w:val="0"/>
      <w:marBottom w:val="0"/>
      <w:divBdr>
        <w:top w:val="none" w:sz="0" w:space="0" w:color="auto"/>
        <w:left w:val="none" w:sz="0" w:space="0" w:color="auto"/>
        <w:bottom w:val="none" w:sz="0" w:space="0" w:color="auto"/>
        <w:right w:val="none" w:sz="0" w:space="0" w:color="auto"/>
      </w:divBdr>
    </w:div>
    <w:div w:id="1169180470">
      <w:bodyDiv w:val="1"/>
      <w:marLeft w:val="0"/>
      <w:marRight w:val="0"/>
      <w:marTop w:val="0"/>
      <w:marBottom w:val="0"/>
      <w:divBdr>
        <w:top w:val="none" w:sz="0" w:space="0" w:color="auto"/>
        <w:left w:val="none" w:sz="0" w:space="0" w:color="auto"/>
        <w:bottom w:val="none" w:sz="0" w:space="0" w:color="auto"/>
        <w:right w:val="none" w:sz="0" w:space="0" w:color="auto"/>
      </w:divBdr>
    </w:div>
    <w:div w:id="1170296467">
      <w:bodyDiv w:val="1"/>
      <w:marLeft w:val="0"/>
      <w:marRight w:val="0"/>
      <w:marTop w:val="0"/>
      <w:marBottom w:val="0"/>
      <w:divBdr>
        <w:top w:val="none" w:sz="0" w:space="0" w:color="auto"/>
        <w:left w:val="none" w:sz="0" w:space="0" w:color="auto"/>
        <w:bottom w:val="none" w:sz="0" w:space="0" w:color="auto"/>
        <w:right w:val="none" w:sz="0" w:space="0" w:color="auto"/>
      </w:divBdr>
    </w:div>
    <w:div w:id="1240212681">
      <w:bodyDiv w:val="1"/>
      <w:marLeft w:val="0"/>
      <w:marRight w:val="0"/>
      <w:marTop w:val="0"/>
      <w:marBottom w:val="0"/>
      <w:divBdr>
        <w:top w:val="none" w:sz="0" w:space="0" w:color="auto"/>
        <w:left w:val="none" w:sz="0" w:space="0" w:color="auto"/>
        <w:bottom w:val="none" w:sz="0" w:space="0" w:color="auto"/>
        <w:right w:val="none" w:sz="0" w:space="0" w:color="auto"/>
      </w:divBdr>
    </w:div>
    <w:div w:id="1304578824">
      <w:bodyDiv w:val="1"/>
      <w:marLeft w:val="0"/>
      <w:marRight w:val="0"/>
      <w:marTop w:val="0"/>
      <w:marBottom w:val="0"/>
      <w:divBdr>
        <w:top w:val="none" w:sz="0" w:space="0" w:color="auto"/>
        <w:left w:val="none" w:sz="0" w:space="0" w:color="auto"/>
        <w:bottom w:val="none" w:sz="0" w:space="0" w:color="auto"/>
        <w:right w:val="none" w:sz="0" w:space="0" w:color="auto"/>
      </w:divBdr>
    </w:div>
    <w:div w:id="1312250211">
      <w:bodyDiv w:val="1"/>
      <w:marLeft w:val="0"/>
      <w:marRight w:val="0"/>
      <w:marTop w:val="0"/>
      <w:marBottom w:val="0"/>
      <w:divBdr>
        <w:top w:val="none" w:sz="0" w:space="0" w:color="auto"/>
        <w:left w:val="none" w:sz="0" w:space="0" w:color="auto"/>
        <w:bottom w:val="none" w:sz="0" w:space="0" w:color="auto"/>
        <w:right w:val="none" w:sz="0" w:space="0" w:color="auto"/>
      </w:divBdr>
    </w:div>
    <w:div w:id="1313751944">
      <w:bodyDiv w:val="1"/>
      <w:marLeft w:val="0"/>
      <w:marRight w:val="0"/>
      <w:marTop w:val="0"/>
      <w:marBottom w:val="0"/>
      <w:divBdr>
        <w:top w:val="none" w:sz="0" w:space="0" w:color="auto"/>
        <w:left w:val="none" w:sz="0" w:space="0" w:color="auto"/>
        <w:bottom w:val="none" w:sz="0" w:space="0" w:color="auto"/>
        <w:right w:val="none" w:sz="0" w:space="0" w:color="auto"/>
      </w:divBdr>
    </w:div>
    <w:div w:id="1332102029">
      <w:bodyDiv w:val="1"/>
      <w:marLeft w:val="0"/>
      <w:marRight w:val="0"/>
      <w:marTop w:val="0"/>
      <w:marBottom w:val="0"/>
      <w:divBdr>
        <w:top w:val="none" w:sz="0" w:space="0" w:color="auto"/>
        <w:left w:val="none" w:sz="0" w:space="0" w:color="auto"/>
        <w:bottom w:val="none" w:sz="0" w:space="0" w:color="auto"/>
        <w:right w:val="none" w:sz="0" w:space="0" w:color="auto"/>
      </w:divBdr>
    </w:div>
    <w:div w:id="1360008386">
      <w:bodyDiv w:val="1"/>
      <w:marLeft w:val="0"/>
      <w:marRight w:val="0"/>
      <w:marTop w:val="0"/>
      <w:marBottom w:val="0"/>
      <w:divBdr>
        <w:top w:val="none" w:sz="0" w:space="0" w:color="auto"/>
        <w:left w:val="none" w:sz="0" w:space="0" w:color="auto"/>
        <w:bottom w:val="none" w:sz="0" w:space="0" w:color="auto"/>
        <w:right w:val="none" w:sz="0" w:space="0" w:color="auto"/>
      </w:divBdr>
    </w:div>
    <w:div w:id="1473212069">
      <w:bodyDiv w:val="1"/>
      <w:marLeft w:val="0"/>
      <w:marRight w:val="0"/>
      <w:marTop w:val="0"/>
      <w:marBottom w:val="0"/>
      <w:divBdr>
        <w:top w:val="none" w:sz="0" w:space="0" w:color="auto"/>
        <w:left w:val="none" w:sz="0" w:space="0" w:color="auto"/>
        <w:bottom w:val="none" w:sz="0" w:space="0" w:color="auto"/>
        <w:right w:val="none" w:sz="0" w:space="0" w:color="auto"/>
      </w:divBdr>
    </w:div>
    <w:div w:id="1562909449">
      <w:bodyDiv w:val="1"/>
      <w:marLeft w:val="0"/>
      <w:marRight w:val="0"/>
      <w:marTop w:val="0"/>
      <w:marBottom w:val="0"/>
      <w:divBdr>
        <w:top w:val="none" w:sz="0" w:space="0" w:color="auto"/>
        <w:left w:val="none" w:sz="0" w:space="0" w:color="auto"/>
        <w:bottom w:val="none" w:sz="0" w:space="0" w:color="auto"/>
        <w:right w:val="none" w:sz="0" w:space="0" w:color="auto"/>
      </w:divBdr>
    </w:div>
    <w:div w:id="1572614717">
      <w:bodyDiv w:val="1"/>
      <w:marLeft w:val="0"/>
      <w:marRight w:val="0"/>
      <w:marTop w:val="0"/>
      <w:marBottom w:val="0"/>
      <w:divBdr>
        <w:top w:val="none" w:sz="0" w:space="0" w:color="auto"/>
        <w:left w:val="none" w:sz="0" w:space="0" w:color="auto"/>
        <w:bottom w:val="none" w:sz="0" w:space="0" w:color="auto"/>
        <w:right w:val="none" w:sz="0" w:space="0" w:color="auto"/>
      </w:divBdr>
    </w:div>
    <w:div w:id="1600677989">
      <w:bodyDiv w:val="1"/>
      <w:marLeft w:val="0"/>
      <w:marRight w:val="0"/>
      <w:marTop w:val="0"/>
      <w:marBottom w:val="0"/>
      <w:divBdr>
        <w:top w:val="none" w:sz="0" w:space="0" w:color="auto"/>
        <w:left w:val="none" w:sz="0" w:space="0" w:color="auto"/>
        <w:bottom w:val="none" w:sz="0" w:space="0" w:color="auto"/>
        <w:right w:val="none" w:sz="0" w:space="0" w:color="auto"/>
      </w:divBdr>
      <w:divsChild>
        <w:div w:id="1130591830">
          <w:marLeft w:val="0"/>
          <w:marRight w:val="0"/>
          <w:marTop w:val="0"/>
          <w:marBottom w:val="0"/>
          <w:divBdr>
            <w:top w:val="none" w:sz="0" w:space="0" w:color="auto"/>
            <w:left w:val="none" w:sz="0" w:space="0" w:color="auto"/>
            <w:bottom w:val="none" w:sz="0" w:space="0" w:color="auto"/>
            <w:right w:val="none" w:sz="0" w:space="0" w:color="auto"/>
          </w:divBdr>
          <w:divsChild>
            <w:div w:id="2021351170">
              <w:marLeft w:val="0"/>
              <w:marRight w:val="0"/>
              <w:marTop w:val="0"/>
              <w:marBottom w:val="0"/>
              <w:divBdr>
                <w:top w:val="none" w:sz="0" w:space="0" w:color="auto"/>
                <w:left w:val="none" w:sz="0" w:space="0" w:color="auto"/>
                <w:bottom w:val="none" w:sz="0" w:space="0" w:color="auto"/>
                <w:right w:val="none" w:sz="0" w:space="0" w:color="auto"/>
              </w:divBdr>
            </w:div>
            <w:div w:id="5400318">
              <w:marLeft w:val="0"/>
              <w:marRight w:val="0"/>
              <w:marTop w:val="0"/>
              <w:marBottom w:val="0"/>
              <w:divBdr>
                <w:top w:val="none" w:sz="0" w:space="0" w:color="auto"/>
                <w:left w:val="none" w:sz="0" w:space="0" w:color="auto"/>
                <w:bottom w:val="none" w:sz="0" w:space="0" w:color="auto"/>
                <w:right w:val="none" w:sz="0" w:space="0" w:color="auto"/>
              </w:divBdr>
            </w:div>
            <w:div w:id="1059406134">
              <w:marLeft w:val="0"/>
              <w:marRight w:val="0"/>
              <w:marTop w:val="0"/>
              <w:marBottom w:val="0"/>
              <w:divBdr>
                <w:top w:val="none" w:sz="0" w:space="0" w:color="auto"/>
                <w:left w:val="none" w:sz="0" w:space="0" w:color="auto"/>
                <w:bottom w:val="none" w:sz="0" w:space="0" w:color="auto"/>
                <w:right w:val="none" w:sz="0" w:space="0" w:color="auto"/>
              </w:divBdr>
            </w:div>
            <w:div w:id="1130132192">
              <w:marLeft w:val="0"/>
              <w:marRight w:val="0"/>
              <w:marTop w:val="0"/>
              <w:marBottom w:val="0"/>
              <w:divBdr>
                <w:top w:val="none" w:sz="0" w:space="0" w:color="auto"/>
                <w:left w:val="none" w:sz="0" w:space="0" w:color="auto"/>
                <w:bottom w:val="none" w:sz="0" w:space="0" w:color="auto"/>
                <w:right w:val="none" w:sz="0" w:space="0" w:color="auto"/>
              </w:divBdr>
            </w:div>
            <w:div w:id="846946599">
              <w:marLeft w:val="0"/>
              <w:marRight w:val="0"/>
              <w:marTop w:val="0"/>
              <w:marBottom w:val="0"/>
              <w:divBdr>
                <w:top w:val="none" w:sz="0" w:space="0" w:color="auto"/>
                <w:left w:val="none" w:sz="0" w:space="0" w:color="auto"/>
                <w:bottom w:val="none" w:sz="0" w:space="0" w:color="auto"/>
                <w:right w:val="none" w:sz="0" w:space="0" w:color="auto"/>
              </w:divBdr>
            </w:div>
            <w:div w:id="951404020">
              <w:marLeft w:val="0"/>
              <w:marRight w:val="0"/>
              <w:marTop w:val="0"/>
              <w:marBottom w:val="0"/>
              <w:divBdr>
                <w:top w:val="none" w:sz="0" w:space="0" w:color="auto"/>
                <w:left w:val="none" w:sz="0" w:space="0" w:color="auto"/>
                <w:bottom w:val="none" w:sz="0" w:space="0" w:color="auto"/>
                <w:right w:val="none" w:sz="0" w:space="0" w:color="auto"/>
              </w:divBdr>
            </w:div>
            <w:div w:id="760031510">
              <w:marLeft w:val="0"/>
              <w:marRight w:val="0"/>
              <w:marTop w:val="0"/>
              <w:marBottom w:val="0"/>
              <w:divBdr>
                <w:top w:val="none" w:sz="0" w:space="0" w:color="auto"/>
                <w:left w:val="none" w:sz="0" w:space="0" w:color="auto"/>
                <w:bottom w:val="none" w:sz="0" w:space="0" w:color="auto"/>
                <w:right w:val="none" w:sz="0" w:space="0" w:color="auto"/>
              </w:divBdr>
            </w:div>
            <w:div w:id="1096831828">
              <w:marLeft w:val="0"/>
              <w:marRight w:val="0"/>
              <w:marTop w:val="0"/>
              <w:marBottom w:val="0"/>
              <w:divBdr>
                <w:top w:val="none" w:sz="0" w:space="0" w:color="auto"/>
                <w:left w:val="none" w:sz="0" w:space="0" w:color="auto"/>
                <w:bottom w:val="none" w:sz="0" w:space="0" w:color="auto"/>
                <w:right w:val="none" w:sz="0" w:space="0" w:color="auto"/>
              </w:divBdr>
            </w:div>
            <w:div w:id="1578204156">
              <w:marLeft w:val="0"/>
              <w:marRight w:val="0"/>
              <w:marTop w:val="0"/>
              <w:marBottom w:val="0"/>
              <w:divBdr>
                <w:top w:val="none" w:sz="0" w:space="0" w:color="auto"/>
                <w:left w:val="none" w:sz="0" w:space="0" w:color="auto"/>
                <w:bottom w:val="none" w:sz="0" w:space="0" w:color="auto"/>
                <w:right w:val="none" w:sz="0" w:space="0" w:color="auto"/>
              </w:divBdr>
            </w:div>
            <w:div w:id="506602429">
              <w:marLeft w:val="0"/>
              <w:marRight w:val="0"/>
              <w:marTop w:val="0"/>
              <w:marBottom w:val="0"/>
              <w:divBdr>
                <w:top w:val="none" w:sz="0" w:space="0" w:color="auto"/>
                <w:left w:val="none" w:sz="0" w:space="0" w:color="auto"/>
                <w:bottom w:val="none" w:sz="0" w:space="0" w:color="auto"/>
                <w:right w:val="none" w:sz="0" w:space="0" w:color="auto"/>
              </w:divBdr>
            </w:div>
            <w:div w:id="674184572">
              <w:marLeft w:val="0"/>
              <w:marRight w:val="0"/>
              <w:marTop w:val="0"/>
              <w:marBottom w:val="0"/>
              <w:divBdr>
                <w:top w:val="none" w:sz="0" w:space="0" w:color="auto"/>
                <w:left w:val="none" w:sz="0" w:space="0" w:color="auto"/>
                <w:bottom w:val="none" w:sz="0" w:space="0" w:color="auto"/>
                <w:right w:val="none" w:sz="0" w:space="0" w:color="auto"/>
              </w:divBdr>
            </w:div>
            <w:div w:id="1582911852">
              <w:marLeft w:val="0"/>
              <w:marRight w:val="0"/>
              <w:marTop w:val="0"/>
              <w:marBottom w:val="0"/>
              <w:divBdr>
                <w:top w:val="none" w:sz="0" w:space="0" w:color="auto"/>
                <w:left w:val="none" w:sz="0" w:space="0" w:color="auto"/>
                <w:bottom w:val="none" w:sz="0" w:space="0" w:color="auto"/>
                <w:right w:val="none" w:sz="0" w:space="0" w:color="auto"/>
              </w:divBdr>
            </w:div>
            <w:div w:id="695157967">
              <w:marLeft w:val="0"/>
              <w:marRight w:val="0"/>
              <w:marTop w:val="0"/>
              <w:marBottom w:val="0"/>
              <w:divBdr>
                <w:top w:val="none" w:sz="0" w:space="0" w:color="auto"/>
                <w:left w:val="none" w:sz="0" w:space="0" w:color="auto"/>
                <w:bottom w:val="none" w:sz="0" w:space="0" w:color="auto"/>
                <w:right w:val="none" w:sz="0" w:space="0" w:color="auto"/>
              </w:divBdr>
            </w:div>
            <w:div w:id="1135487507">
              <w:marLeft w:val="0"/>
              <w:marRight w:val="0"/>
              <w:marTop w:val="0"/>
              <w:marBottom w:val="0"/>
              <w:divBdr>
                <w:top w:val="none" w:sz="0" w:space="0" w:color="auto"/>
                <w:left w:val="none" w:sz="0" w:space="0" w:color="auto"/>
                <w:bottom w:val="none" w:sz="0" w:space="0" w:color="auto"/>
                <w:right w:val="none" w:sz="0" w:space="0" w:color="auto"/>
              </w:divBdr>
            </w:div>
            <w:div w:id="585844446">
              <w:marLeft w:val="0"/>
              <w:marRight w:val="0"/>
              <w:marTop w:val="0"/>
              <w:marBottom w:val="0"/>
              <w:divBdr>
                <w:top w:val="none" w:sz="0" w:space="0" w:color="auto"/>
                <w:left w:val="none" w:sz="0" w:space="0" w:color="auto"/>
                <w:bottom w:val="none" w:sz="0" w:space="0" w:color="auto"/>
                <w:right w:val="none" w:sz="0" w:space="0" w:color="auto"/>
              </w:divBdr>
            </w:div>
            <w:div w:id="1189829246">
              <w:marLeft w:val="0"/>
              <w:marRight w:val="0"/>
              <w:marTop w:val="0"/>
              <w:marBottom w:val="0"/>
              <w:divBdr>
                <w:top w:val="none" w:sz="0" w:space="0" w:color="auto"/>
                <w:left w:val="none" w:sz="0" w:space="0" w:color="auto"/>
                <w:bottom w:val="none" w:sz="0" w:space="0" w:color="auto"/>
                <w:right w:val="none" w:sz="0" w:space="0" w:color="auto"/>
              </w:divBdr>
            </w:div>
            <w:div w:id="877469448">
              <w:marLeft w:val="0"/>
              <w:marRight w:val="0"/>
              <w:marTop w:val="0"/>
              <w:marBottom w:val="0"/>
              <w:divBdr>
                <w:top w:val="none" w:sz="0" w:space="0" w:color="auto"/>
                <w:left w:val="none" w:sz="0" w:space="0" w:color="auto"/>
                <w:bottom w:val="none" w:sz="0" w:space="0" w:color="auto"/>
                <w:right w:val="none" w:sz="0" w:space="0" w:color="auto"/>
              </w:divBdr>
            </w:div>
            <w:div w:id="221602558">
              <w:marLeft w:val="0"/>
              <w:marRight w:val="0"/>
              <w:marTop w:val="0"/>
              <w:marBottom w:val="0"/>
              <w:divBdr>
                <w:top w:val="none" w:sz="0" w:space="0" w:color="auto"/>
                <w:left w:val="none" w:sz="0" w:space="0" w:color="auto"/>
                <w:bottom w:val="none" w:sz="0" w:space="0" w:color="auto"/>
                <w:right w:val="none" w:sz="0" w:space="0" w:color="auto"/>
              </w:divBdr>
            </w:div>
            <w:div w:id="1232347977">
              <w:marLeft w:val="0"/>
              <w:marRight w:val="0"/>
              <w:marTop w:val="0"/>
              <w:marBottom w:val="0"/>
              <w:divBdr>
                <w:top w:val="none" w:sz="0" w:space="0" w:color="auto"/>
                <w:left w:val="none" w:sz="0" w:space="0" w:color="auto"/>
                <w:bottom w:val="none" w:sz="0" w:space="0" w:color="auto"/>
                <w:right w:val="none" w:sz="0" w:space="0" w:color="auto"/>
              </w:divBdr>
            </w:div>
            <w:div w:id="712656029">
              <w:marLeft w:val="0"/>
              <w:marRight w:val="0"/>
              <w:marTop w:val="0"/>
              <w:marBottom w:val="0"/>
              <w:divBdr>
                <w:top w:val="none" w:sz="0" w:space="0" w:color="auto"/>
                <w:left w:val="none" w:sz="0" w:space="0" w:color="auto"/>
                <w:bottom w:val="none" w:sz="0" w:space="0" w:color="auto"/>
                <w:right w:val="none" w:sz="0" w:space="0" w:color="auto"/>
              </w:divBdr>
            </w:div>
            <w:div w:id="1779719586">
              <w:marLeft w:val="0"/>
              <w:marRight w:val="0"/>
              <w:marTop w:val="0"/>
              <w:marBottom w:val="0"/>
              <w:divBdr>
                <w:top w:val="none" w:sz="0" w:space="0" w:color="auto"/>
                <w:left w:val="none" w:sz="0" w:space="0" w:color="auto"/>
                <w:bottom w:val="none" w:sz="0" w:space="0" w:color="auto"/>
                <w:right w:val="none" w:sz="0" w:space="0" w:color="auto"/>
              </w:divBdr>
            </w:div>
            <w:div w:id="819619156">
              <w:marLeft w:val="0"/>
              <w:marRight w:val="0"/>
              <w:marTop w:val="0"/>
              <w:marBottom w:val="0"/>
              <w:divBdr>
                <w:top w:val="none" w:sz="0" w:space="0" w:color="auto"/>
                <w:left w:val="none" w:sz="0" w:space="0" w:color="auto"/>
                <w:bottom w:val="none" w:sz="0" w:space="0" w:color="auto"/>
                <w:right w:val="none" w:sz="0" w:space="0" w:color="auto"/>
              </w:divBdr>
            </w:div>
            <w:div w:id="2090417091">
              <w:marLeft w:val="0"/>
              <w:marRight w:val="0"/>
              <w:marTop w:val="0"/>
              <w:marBottom w:val="0"/>
              <w:divBdr>
                <w:top w:val="none" w:sz="0" w:space="0" w:color="auto"/>
                <w:left w:val="none" w:sz="0" w:space="0" w:color="auto"/>
                <w:bottom w:val="none" w:sz="0" w:space="0" w:color="auto"/>
                <w:right w:val="none" w:sz="0" w:space="0" w:color="auto"/>
              </w:divBdr>
            </w:div>
            <w:div w:id="1408307585">
              <w:marLeft w:val="0"/>
              <w:marRight w:val="0"/>
              <w:marTop w:val="0"/>
              <w:marBottom w:val="0"/>
              <w:divBdr>
                <w:top w:val="none" w:sz="0" w:space="0" w:color="auto"/>
                <w:left w:val="none" w:sz="0" w:space="0" w:color="auto"/>
                <w:bottom w:val="none" w:sz="0" w:space="0" w:color="auto"/>
                <w:right w:val="none" w:sz="0" w:space="0" w:color="auto"/>
              </w:divBdr>
            </w:div>
            <w:div w:id="258681418">
              <w:marLeft w:val="0"/>
              <w:marRight w:val="0"/>
              <w:marTop w:val="0"/>
              <w:marBottom w:val="0"/>
              <w:divBdr>
                <w:top w:val="none" w:sz="0" w:space="0" w:color="auto"/>
                <w:left w:val="none" w:sz="0" w:space="0" w:color="auto"/>
                <w:bottom w:val="none" w:sz="0" w:space="0" w:color="auto"/>
                <w:right w:val="none" w:sz="0" w:space="0" w:color="auto"/>
              </w:divBdr>
            </w:div>
            <w:div w:id="1980574557">
              <w:marLeft w:val="0"/>
              <w:marRight w:val="0"/>
              <w:marTop w:val="0"/>
              <w:marBottom w:val="0"/>
              <w:divBdr>
                <w:top w:val="none" w:sz="0" w:space="0" w:color="auto"/>
                <w:left w:val="none" w:sz="0" w:space="0" w:color="auto"/>
                <w:bottom w:val="none" w:sz="0" w:space="0" w:color="auto"/>
                <w:right w:val="none" w:sz="0" w:space="0" w:color="auto"/>
              </w:divBdr>
            </w:div>
            <w:div w:id="709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0758">
      <w:bodyDiv w:val="1"/>
      <w:marLeft w:val="0"/>
      <w:marRight w:val="0"/>
      <w:marTop w:val="0"/>
      <w:marBottom w:val="0"/>
      <w:divBdr>
        <w:top w:val="none" w:sz="0" w:space="0" w:color="auto"/>
        <w:left w:val="none" w:sz="0" w:space="0" w:color="auto"/>
        <w:bottom w:val="none" w:sz="0" w:space="0" w:color="auto"/>
        <w:right w:val="none" w:sz="0" w:space="0" w:color="auto"/>
      </w:divBdr>
    </w:div>
    <w:div w:id="1748765264">
      <w:bodyDiv w:val="1"/>
      <w:marLeft w:val="0"/>
      <w:marRight w:val="0"/>
      <w:marTop w:val="0"/>
      <w:marBottom w:val="0"/>
      <w:divBdr>
        <w:top w:val="none" w:sz="0" w:space="0" w:color="auto"/>
        <w:left w:val="none" w:sz="0" w:space="0" w:color="auto"/>
        <w:bottom w:val="none" w:sz="0" w:space="0" w:color="auto"/>
        <w:right w:val="none" w:sz="0" w:space="0" w:color="auto"/>
      </w:divBdr>
      <w:divsChild>
        <w:div w:id="189879450">
          <w:marLeft w:val="0"/>
          <w:marRight w:val="0"/>
          <w:marTop w:val="0"/>
          <w:marBottom w:val="0"/>
          <w:divBdr>
            <w:top w:val="none" w:sz="0" w:space="0" w:color="auto"/>
            <w:left w:val="none" w:sz="0" w:space="0" w:color="auto"/>
            <w:bottom w:val="none" w:sz="0" w:space="0" w:color="auto"/>
            <w:right w:val="none" w:sz="0" w:space="0" w:color="auto"/>
          </w:divBdr>
          <w:divsChild>
            <w:div w:id="853030119">
              <w:marLeft w:val="0"/>
              <w:marRight w:val="0"/>
              <w:marTop w:val="0"/>
              <w:marBottom w:val="0"/>
              <w:divBdr>
                <w:top w:val="none" w:sz="0" w:space="0" w:color="auto"/>
                <w:left w:val="none" w:sz="0" w:space="0" w:color="auto"/>
                <w:bottom w:val="none" w:sz="0" w:space="0" w:color="auto"/>
                <w:right w:val="none" w:sz="0" w:space="0" w:color="auto"/>
              </w:divBdr>
              <w:divsChild>
                <w:div w:id="761682441">
                  <w:marLeft w:val="-225"/>
                  <w:marRight w:val="-225"/>
                  <w:marTop w:val="0"/>
                  <w:marBottom w:val="0"/>
                  <w:divBdr>
                    <w:top w:val="none" w:sz="0" w:space="0" w:color="auto"/>
                    <w:left w:val="none" w:sz="0" w:space="0" w:color="auto"/>
                    <w:bottom w:val="none" w:sz="0" w:space="0" w:color="auto"/>
                    <w:right w:val="none" w:sz="0" w:space="0" w:color="auto"/>
                  </w:divBdr>
                  <w:divsChild>
                    <w:div w:id="105855688">
                      <w:marLeft w:val="0"/>
                      <w:marRight w:val="0"/>
                      <w:marTop w:val="0"/>
                      <w:marBottom w:val="0"/>
                      <w:divBdr>
                        <w:top w:val="none" w:sz="0" w:space="0" w:color="auto"/>
                        <w:left w:val="none" w:sz="0" w:space="0" w:color="auto"/>
                        <w:bottom w:val="none" w:sz="0" w:space="0" w:color="auto"/>
                        <w:right w:val="none" w:sz="0" w:space="0" w:color="auto"/>
                      </w:divBdr>
                      <w:divsChild>
                        <w:div w:id="720249735">
                          <w:marLeft w:val="0"/>
                          <w:marRight w:val="0"/>
                          <w:marTop w:val="0"/>
                          <w:marBottom w:val="0"/>
                          <w:divBdr>
                            <w:top w:val="none" w:sz="0" w:space="0" w:color="auto"/>
                            <w:left w:val="none" w:sz="0" w:space="0" w:color="auto"/>
                            <w:bottom w:val="none" w:sz="0" w:space="0" w:color="auto"/>
                            <w:right w:val="none" w:sz="0" w:space="0" w:color="auto"/>
                          </w:divBdr>
                          <w:divsChild>
                            <w:div w:id="1054158353">
                              <w:marLeft w:val="0"/>
                              <w:marRight w:val="0"/>
                              <w:marTop w:val="0"/>
                              <w:marBottom w:val="600"/>
                              <w:divBdr>
                                <w:top w:val="none" w:sz="0" w:space="0" w:color="auto"/>
                                <w:left w:val="none" w:sz="0" w:space="0" w:color="auto"/>
                                <w:bottom w:val="none" w:sz="0" w:space="0" w:color="auto"/>
                                <w:right w:val="none" w:sz="0" w:space="0" w:color="auto"/>
                              </w:divBdr>
                            </w:div>
                            <w:div w:id="1234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164098">
      <w:bodyDiv w:val="1"/>
      <w:marLeft w:val="0"/>
      <w:marRight w:val="0"/>
      <w:marTop w:val="0"/>
      <w:marBottom w:val="0"/>
      <w:divBdr>
        <w:top w:val="none" w:sz="0" w:space="0" w:color="auto"/>
        <w:left w:val="none" w:sz="0" w:space="0" w:color="auto"/>
        <w:bottom w:val="none" w:sz="0" w:space="0" w:color="auto"/>
        <w:right w:val="none" w:sz="0" w:space="0" w:color="auto"/>
      </w:divBdr>
    </w:div>
    <w:div w:id="1786994349">
      <w:bodyDiv w:val="1"/>
      <w:marLeft w:val="0"/>
      <w:marRight w:val="0"/>
      <w:marTop w:val="0"/>
      <w:marBottom w:val="0"/>
      <w:divBdr>
        <w:top w:val="none" w:sz="0" w:space="0" w:color="auto"/>
        <w:left w:val="none" w:sz="0" w:space="0" w:color="auto"/>
        <w:bottom w:val="none" w:sz="0" w:space="0" w:color="auto"/>
        <w:right w:val="none" w:sz="0" w:space="0" w:color="auto"/>
      </w:divBdr>
    </w:div>
    <w:div w:id="1791127698">
      <w:bodyDiv w:val="1"/>
      <w:marLeft w:val="0"/>
      <w:marRight w:val="0"/>
      <w:marTop w:val="0"/>
      <w:marBottom w:val="0"/>
      <w:divBdr>
        <w:top w:val="none" w:sz="0" w:space="0" w:color="auto"/>
        <w:left w:val="none" w:sz="0" w:space="0" w:color="auto"/>
        <w:bottom w:val="none" w:sz="0" w:space="0" w:color="auto"/>
        <w:right w:val="none" w:sz="0" w:space="0" w:color="auto"/>
      </w:divBdr>
    </w:div>
    <w:div w:id="1821265983">
      <w:bodyDiv w:val="1"/>
      <w:marLeft w:val="0"/>
      <w:marRight w:val="0"/>
      <w:marTop w:val="0"/>
      <w:marBottom w:val="0"/>
      <w:divBdr>
        <w:top w:val="none" w:sz="0" w:space="0" w:color="auto"/>
        <w:left w:val="none" w:sz="0" w:space="0" w:color="auto"/>
        <w:bottom w:val="none" w:sz="0" w:space="0" w:color="auto"/>
        <w:right w:val="none" w:sz="0" w:space="0" w:color="auto"/>
      </w:divBdr>
    </w:div>
    <w:div w:id="1827744838">
      <w:bodyDiv w:val="1"/>
      <w:marLeft w:val="0"/>
      <w:marRight w:val="0"/>
      <w:marTop w:val="0"/>
      <w:marBottom w:val="0"/>
      <w:divBdr>
        <w:top w:val="none" w:sz="0" w:space="0" w:color="auto"/>
        <w:left w:val="none" w:sz="0" w:space="0" w:color="auto"/>
        <w:bottom w:val="none" w:sz="0" w:space="0" w:color="auto"/>
        <w:right w:val="none" w:sz="0" w:space="0" w:color="auto"/>
      </w:divBdr>
    </w:div>
    <w:div w:id="1872036034">
      <w:bodyDiv w:val="1"/>
      <w:marLeft w:val="0"/>
      <w:marRight w:val="0"/>
      <w:marTop w:val="0"/>
      <w:marBottom w:val="0"/>
      <w:divBdr>
        <w:top w:val="none" w:sz="0" w:space="0" w:color="auto"/>
        <w:left w:val="none" w:sz="0" w:space="0" w:color="auto"/>
        <w:bottom w:val="none" w:sz="0" w:space="0" w:color="auto"/>
        <w:right w:val="none" w:sz="0" w:space="0" w:color="auto"/>
      </w:divBdr>
    </w:div>
    <w:div w:id="1890416627">
      <w:bodyDiv w:val="1"/>
      <w:marLeft w:val="0"/>
      <w:marRight w:val="0"/>
      <w:marTop w:val="0"/>
      <w:marBottom w:val="0"/>
      <w:divBdr>
        <w:top w:val="none" w:sz="0" w:space="0" w:color="auto"/>
        <w:left w:val="none" w:sz="0" w:space="0" w:color="auto"/>
        <w:bottom w:val="none" w:sz="0" w:space="0" w:color="auto"/>
        <w:right w:val="none" w:sz="0" w:space="0" w:color="auto"/>
      </w:divBdr>
    </w:div>
    <w:div w:id="1932273994">
      <w:bodyDiv w:val="1"/>
      <w:marLeft w:val="0"/>
      <w:marRight w:val="0"/>
      <w:marTop w:val="0"/>
      <w:marBottom w:val="0"/>
      <w:divBdr>
        <w:top w:val="none" w:sz="0" w:space="0" w:color="auto"/>
        <w:left w:val="none" w:sz="0" w:space="0" w:color="auto"/>
        <w:bottom w:val="none" w:sz="0" w:space="0" w:color="auto"/>
        <w:right w:val="none" w:sz="0" w:space="0" w:color="auto"/>
      </w:divBdr>
    </w:div>
    <w:div w:id="1934119868">
      <w:bodyDiv w:val="1"/>
      <w:marLeft w:val="0"/>
      <w:marRight w:val="0"/>
      <w:marTop w:val="0"/>
      <w:marBottom w:val="0"/>
      <w:divBdr>
        <w:top w:val="none" w:sz="0" w:space="0" w:color="auto"/>
        <w:left w:val="none" w:sz="0" w:space="0" w:color="auto"/>
        <w:bottom w:val="none" w:sz="0" w:space="0" w:color="auto"/>
        <w:right w:val="none" w:sz="0" w:space="0" w:color="auto"/>
      </w:divBdr>
    </w:div>
    <w:div w:id="1968313475">
      <w:bodyDiv w:val="1"/>
      <w:marLeft w:val="0"/>
      <w:marRight w:val="0"/>
      <w:marTop w:val="0"/>
      <w:marBottom w:val="0"/>
      <w:divBdr>
        <w:top w:val="none" w:sz="0" w:space="0" w:color="auto"/>
        <w:left w:val="none" w:sz="0" w:space="0" w:color="auto"/>
        <w:bottom w:val="none" w:sz="0" w:space="0" w:color="auto"/>
        <w:right w:val="none" w:sz="0" w:space="0" w:color="auto"/>
      </w:divBdr>
    </w:div>
    <w:div w:id="1969428424">
      <w:bodyDiv w:val="1"/>
      <w:marLeft w:val="0"/>
      <w:marRight w:val="0"/>
      <w:marTop w:val="0"/>
      <w:marBottom w:val="0"/>
      <w:divBdr>
        <w:top w:val="none" w:sz="0" w:space="0" w:color="auto"/>
        <w:left w:val="none" w:sz="0" w:space="0" w:color="auto"/>
        <w:bottom w:val="none" w:sz="0" w:space="0" w:color="auto"/>
        <w:right w:val="none" w:sz="0" w:space="0" w:color="auto"/>
      </w:divBdr>
    </w:div>
    <w:div w:id="2042777749">
      <w:bodyDiv w:val="1"/>
      <w:marLeft w:val="0"/>
      <w:marRight w:val="0"/>
      <w:marTop w:val="0"/>
      <w:marBottom w:val="0"/>
      <w:divBdr>
        <w:top w:val="none" w:sz="0" w:space="0" w:color="auto"/>
        <w:left w:val="none" w:sz="0" w:space="0" w:color="auto"/>
        <w:bottom w:val="none" w:sz="0" w:space="0" w:color="auto"/>
        <w:right w:val="none" w:sz="0" w:space="0" w:color="auto"/>
      </w:divBdr>
    </w:div>
    <w:div w:id="2048794920">
      <w:bodyDiv w:val="1"/>
      <w:marLeft w:val="0"/>
      <w:marRight w:val="0"/>
      <w:marTop w:val="0"/>
      <w:marBottom w:val="0"/>
      <w:divBdr>
        <w:top w:val="none" w:sz="0" w:space="0" w:color="auto"/>
        <w:left w:val="none" w:sz="0" w:space="0" w:color="auto"/>
        <w:bottom w:val="none" w:sz="0" w:space="0" w:color="auto"/>
        <w:right w:val="none" w:sz="0" w:space="0" w:color="auto"/>
      </w:divBdr>
    </w:div>
    <w:div w:id="2062901741">
      <w:bodyDiv w:val="1"/>
      <w:marLeft w:val="0"/>
      <w:marRight w:val="0"/>
      <w:marTop w:val="0"/>
      <w:marBottom w:val="0"/>
      <w:divBdr>
        <w:top w:val="none" w:sz="0" w:space="0" w:color="auto"/>
        <w:left w:val="none" w:sz="0" w:space="0" w:color="auto"/>
        <w:bottom w:val="none" w:sz="0" w:space="0" w:color="auto"/>
        <w:right w:val="none" w:sz="0" w:space="0" w:color="auto"/>
      </w:divBdr>
    </w:div>
    <w:div w:id="2070688021">
      <w:bodyDiv w:val="1"/>
      <w:marLeft w:val="0"/>
      <w:marRight w:val="0"/>
      <w:marTop w:val="0"/>
      <w:marBottom w:val="0"/>
      <w:divBdr>
        <w:top w:val="none" w:sz="0" w:space="0" w:color="auto"/>
        <w:left w:val="none" w:sz="0" w:space="0" w:color="auto"/>
        <w:bottom w:val="none" w:sz="0" w:space="0" w:color="auto"/>
        <w:right w:val="none" w:sz="0" w:space="0" w:color="auto"/>
      </w:divBdr>
    </w:div>
    <w:div w:id="2109108644">
      <w:bodyDiv w:val="1"/>
      <w:marLeft w:val="0"/>
      <w:marRight w:val="0"/>
      <w:marTop w:val="0"/>
      <w:marBottom w:val="0"/>
      <w:divBdr>
        <w:top w:val="none" w:sz="0" w:space="0" w:color="auto"/>
        <w:left w:val="none" w:sz="0" w:space="0" w:color="auto"/>
        <w:bottom w:val="none" w:sz="0" w:space="0" w:color="auto"/>
        <w:right w:val="none" w:sz="0" w:space="0" w:color="auto"/>
      </w:divBdr>
    </w:div>
    <w:div w:id="21269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wmf"/><Relationship Id="rId47" Type="http://schemas.openxmlformats.org/officeDocument/2006/relationships/oleObject" Target="embeddings/oleObject3.bin"/><Relationship Id="rId63" Type="http://schemas.openxmlformats.org/officeDocument/2006/relationships/image" Target="media/image4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wmf"/><Relationship Id="rId66" Type="http://schemas.openxmlformats.org/officeDocument/2006/relationships/fontTable" Target="fontTable.xml"/><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ocalhost:44306/api/contacts/3" TargetMode="External"/><Relationship Id="rId43" Type="http://schemas.openxmlformats.org/officeDocument/2006/relationships/oleObject" Target="embeddings/oleObject1.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9.bin"/><Relationship Id="rId67"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header" Target="header2.xm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hyperlink" Target="https://localhost:44306/api/auth/sign-in" TargetMode="External"/><Relationship Id="rId50" Type="http://schemas.openxmlformats.org/officeDocument/2006/relationships/image" Target="media/image34.wmf"/><Relationship Id="rId55" Type="http://schemas.openxmlformats.org/officeDocument/2006/relationships/oleObject" Target="embeddings/oleObject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DD01C-E8F0-4164-B9FA-D75CBF3E2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17174</Words>
  <Characters>97898</Characters>
  <Application>Microsoft Office Word</Application>
  <DocSecurity>0</DocSecurity>
  <Lines>815</Lines>
  <Paragraphs>229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Павликова</dc:creator>
  <cp:keywords/>
  <dc:description/>
  <cp:lastModifiedBy>Evgeny Sukharev</cp:lastModifiedBy>
  <cp:revision>218</cp:revision>
  <cp:lastPrinted>2021-06-18T12:43:00Z</cp:lastPrinted>
  <dcterms:created xsi:type="dcterms:W3CDTF">2021-05-26T17:58:00Z</dcterms:created>
  <dcterms:modified xsi:type="dcterms:W3CDTF">2021-06-18T12:44:00Z</dcterms:modified>
</cp:coreProperties>
</file>