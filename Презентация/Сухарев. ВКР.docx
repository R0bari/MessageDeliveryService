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69C7ED" w14:textId="77777777" w:rsidR="00F73B10" w:rsidRPr="00F73B10" w:rsidRDefault="00F73B10" w:rsidP="00F73B10">
      <w:pPr>
        <w:ind w:firstLine="0"/>
        <w:jc w:val="center"/>
        <w:rPr>
          <w:rFonts w:eastAsia="Times New Roman" w:cs="Times New Roman"/>
          <w:b/>
          <w:caps/>
          <w:sz w:val="36"/>
          <w:szCs w:val="20"/>
          <w:lang w:eastAsia="ru-RU"/>
        </w:rPr>
      </w:pPr>
      <w:r w:rsidRPr="00F73B10">
        <w:rPr>
          <w:rFonts w:eastAsia="Times New Roman" w:cs="Times New Roman"/>
          <w:b/>
          <w:caps/>
          <w:sz w:val="36"/>
          <w:szCs w:val="20"/>
          <w:lang w:eastAsia="ru-RU"/>
        </w:rPr>
        <w:t>МИНИСТЕРСТВО НАУКИ И ВЫСШЕГО ОБРАЗОВАНИЯ</w:t>
      </w:r>
      <w:r w:rsidR="00024AA1">
        <w:rPr>
          <w:rFonts w:eastAsia="Times New Roman" w:cs="Times New Roman"/>
          <w:b/>
          <w:caps/>
          <w:sz w:val="36"/>
          <w:szCs w:val="20"/>
          <w:lang w:eastAsia="ru-RU"/>
        </w:rPr>
        <w:t xml:space="preserve"> РФ </w:t>
      </w:r>
    </w:p>
    <w:p w14:paraId="6C27AF74" w14:textId="77777777" w:rsidR="00F73B10" w:rsidRPr="00F73B10" w:rsidRDefault="00F73B10" w:rsidP="00F73B10">
      <w:pPr>
        <w:ind w:firstLine="0"/>
        <w:jc w:val="center"/>
        <w:rPr>
          <w:rFonts w:eastAsia="Times New Roman" w:cs="Times New Roman"/>
          <w:b/>
          <w:szCs w:val="28"/>
          <w:lang w:eastAsia="ru-RU"/>
        </w:rPr>
      </w:pPr>
      <w:r w:rsidRPr="00F73B10">
        <w:rPr>
          <w:rFonts w:eastAsia="Times New Roman" w:cs="Times New Roman"/>
          <w:b/>
          <w:szCs w:val="28"/>
          <w:lang w:eastAsia="ru-RU"/>
        </w:rPr>
        <w:t>ФГБОУ ВО</w:t>
      </w:r>
      <w:r w:rsidRPr="00F73B10">
        <w:rPr>
          <w:rFonts w:eastAsia="Times New Roman" w:cs="Times New Roman"/>
          <w:b/>
          <w:szCs w:val="28"/>
          <w:lang w:eastAsia="ru-RU"/>
        </w:rPr>
        <w:br/>
        <w:t>«БРЯНСКИЙ ГОСУДАРСТВЕННЫЙ ТЕХНИЧЕСКИЙ УНИВЕРСИТЕТ»</w:t>
      </w:r>
    </w:p>
    <w:p w14:paraId="4982E59C" w14:textId="77777777" w:rsidR="00F73B10" w:rsidRPr="00F73B10" w:rsidRDefault="00F73B10" w:rsidP="00F73B10">
      <w:pPr>
        <w:ind w:firstLine="0"/>
        <w:jc w:val="center"/>
        <w:rPr>
          <w:rFonts w:eastAsia="Times New Roman" w:cs="Times New Roman"/>
          <w:b/>
          <w:sz w:val="32"/>
          <w:szCs w:val="32"/>
          <w:lang w:eastAsia="ru-RU"/>
        </w:rPr>
      </w:pPr>
      <w:r w:rsidRPr="00F73B10">
        <w:rPr>
          <w:rFonts w:eastAsia="Times New Roman" w:cs="Times New Roman"/>
          <w:b/>
          <w:sz w:val="32"/>
          <w:szCs w:val="32"/>
          <w:lang w:eastAsia="ru-RU"/>
        </w:rPr>
        <w:t>ФАКУЛЬТЕТ ИНФОРМАЦИОННЫХ ТЕХНОЛОГИЙ</w:t>
      </w:r>
    </w:p>
    <w:p w14:paraId="3DAF5DE0" w14:textId="77777777" w:rsidR="00F73B10" w:rsidRPr="00F73B10" w:rsidRDefault="00F73B10" w:rsidP="00F73B10">
      <w:pPr>
        <w:ind w:firstLine="0"/>
        <w:jc w:val="center"/>
        <w:rPr>
          <w:b/>
          <w:lang w:eastAsia="ru-RU"/>
        </w:rPr>
      </w:pPr>
      <w:r w:rsidRPr="00F73B10">
        <w:rPr>
          <w:b/>
          <w:lang w:eastAsia="ru-RU"/>
        </w:rPr>
        <w:t>Кафедра «Информатика и программное обеспечение»</w:t>
      </w:r>
    </w:p>
    <w:p w14:paraId="0BB129CD" w14:textId="77777777" w:rsidR="00F73B10" w:rsidRPr="00F73B10" w:rsidRDefault="00F73B10" w:rsidP="00F73B10">
      <w:pPr>
        <w:spacing w:line="240" w:lineRule="auto"/>
        <w:ind w:firstLine="0"/>
        <w:jc w:val="left"/>
        <w:rPr>
          <w:rFonts w:eastAsia="Times New Roman" w:cs="Times New Roman"/>
          <w:szCs w:val="20"/>
          <w:lang w:eastAsia="ru-RU"/>
        </w:rPr>
      </w:pPr>
    </w:p>
    <w:p w14:paraId="269D65A1" w14:textId="77777777" w:rsidR="00F73B10" w:rsidRPr="00F73B10" w:rsidRDefault="00F73B10" w:rsidP="00F73B10">
      <w:pPr>
        <w:spacing w:line="240" w:lineRule="auto"/>
        <w:ind w:firstLine="0"/>
        <w:jc w:val="left"/>
        <w:rPr>
          <w:rFonts w:eastAsia="Times New Roman" w:cs="Times New Roman"/>
          <w:szCs w:val="20"/>
          <w:lang w:eastAsia="ru-RU"/>
        </w:rPr>
      </w:pPr>
    </w:p>
    <w:p w14:paraId="7F50A840" w14:textId="77777777" w:rsidR="00F73B10" w:rsidRPr="00F73B10" w:rsidRDefault="00F73B10" w:rsidP="00F73B10">
      <w:pPr>
        <w:spacing w:line="240" w:lineRule="auto"/>
        <w:ind w:left="5103" w:firstLine="0"/>
        <w:jc w:val="left"/>
        <w:rPr>
          <w:rFonts w:eastAsia="Times New Roman" w:cs="Times New Roman"/>
          <w:b/>
          <w:szCs w:val="20"/>
          <w:lang w:eastAsia="ru-RU"/>
        </w:rPr>
      </w:pPr>
      <w:r w:rsidRPr="00F73B10">
        <w:rPr>
          <w:rFonts w:eastAsia="Times New Roman" w:cs="Times New Roman"/>
          <w:b/>
          <w:szCs w:val="20"/>
          <w:lang w:eastAsia="ru-RU"/>
        </w:rPr>
        <w:t>«У Т В Е Р Ж Д А Ю»</w:t>
      </w:r>
    </w:p>
    <w:p w14:paraId="5453AC7D" w14:textId="77777777" w:rsidR="00F73B10" w:rsidRPr="00F73B10" w:rsidRDefault="00F73B10" w:rsidP="00F73B10">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Зав. кафедрой «И и ПО», к.т.н., доцент</w:t>
      </w:r>
    </w:p>
    <w:p w14:paraId="290D2063" w14:textId="77777777" w:rsidR="00F73B10" w:rsidRPr="00F73B10" w:rsidRDefault="00F73B10" w:rsidP="00F73B10">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_____________________ Подвесовский А.Г.</w:t>
      </w:r>
    </w:p>
    <w:p w14:paraId="77A03BCC" w14:textId="5543C87C" w:rsidR="00F73B10" w:rsidRPr="00F73B10" w:rsidRDefault="00F73B10" w:rsidP="00F73B10">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«____» ______________ 20</w:t>
      </w:r>
      <w:r w:rsidR="00321195">
        <w:rPr>
          <w:rFonts w:eastAsia="Times New Roman" w:cs="Times New Roman"/>
          <w:szCs w:val="20"/>
          <w:lang w:eastAsia="ru-RU"/>
        </w:rPr>
        <w:t>2</w:t>
      </w:r>
      <w:r w:rsidR="00F11E8E">
        <w:rPr>
          <w:rFonts w:eastAsia="Times New Roman" w:cs="Times New Roman"/>
          <w:szCs w:val="20"/>
          <w:lang w:eastAsia="ru-RU"/>
        </w:rPr>
        <w:t>1</w:t>
      </w:r>
      <w:r w:rsidRPr="00F73B10">
        <w:rPr>
          <w:rFonts w:eastAsia="Times New Roman" w:cs="Times New Roman"/>
          <w:szCs w:val="20"/>
          <w:lang w:eastAsia="ru-RU"/>
        </w:rPr>
        <w:t xml:space="preserve"> г.</w:t>
      </w:r>
    </w:p>
    <w:p w14:paraId="5922E609" w14:textId="77777777" w:rsidR="00F73B10" w:rsidRPr="00F73B10" w:rsidRDefault="00F73B10" w:rsidP="00F73B10">
      <w:pPr>
        <w:spacing w:line="240" w:lineRule="auto"/>
        <w:ind w:firstLine="0"/>
        <w:jc w:val="left"/>
        <w:rPr>
          <w:rFonts w:eastAsia="Times New Roman" w:cs="Times New Roman"/>
          <w:sz w:val="20"/>
          <w:szCs w:val="20"/>
          <w:lang w:eastAsia="ru-RU"/>
        </w:rPr>
      </w:pPr>
    </w:p>
    <w:p w14:paraId="2ADFDAE3" w14:textId="77777777" w:rsidR="00F73B10" w:rsidRPr="00F73B10" w:rsidRDefault="00F73B10" w:rsidP="00F73B10">
      <w:pPr>
        <w:spacing w:line="240" w:lineRule="auto"/>
        <w:ind w:firstLine="0"/>
        <w:jc w:val="left"/>
        <w:rPr>
          <w:rFonts w:eastAsia="Times New Roman" w:cs="Times New Roman"/>
          <w:sz w:val="20"/>
          <w:szCs w:val="20"/>
          <w:lang w:eastAsia="ru-RU"/>
        </w:rPr>
      </w:pPr>
    </w:p>
    <w:p w14:paraId="68DCF45A" w14:textId="6F1D3AB5" w:rsidR="00F73B10" w:rsidRPr="00F73B10" w:rsidRDefault="00C91C07" w:rsidP="00F73B10">
      <w:pPr>
        <w:spacing w:line="240" w:lineRule="auto"/>
        <w:ind w:firstLine="0"/>
        <w:jc w:val="center"/>
        <w:rPr>
          <w:b/>
          <w:sz w:val="32"/>
          <w:szCs w:val="32"/>
          <w:lang w:eastAsia="ru-RU"/>
        </w:rPr>
      </w:pPr>
      <w:r w:rsidRPr="00C91C07">
        <w:rPr>
          <w:b/>
          <w:sz w:val="32"/>
          <w:szCs w:val="32"/>
          <w:lang w:eastAsia="ru-RU"/>
        </w:rPr>
        <w:t>ПРОЕКТИРОВАНИЕ ПРОГРАММНОГО КОМПЛЕКСА УПРАВЛЕНИЯ НАДЕЖНОЙ ОТПРАВКОЙ ЭЛЕКТРОННЫХ ПИСЕМ С РЕАЛИЗАЦИЕЙ ОСНОВНОГО МЕХАНИЗМА РАССЫЛКИ И ПОЛЬЗОВАТЕЛЬСКОГО ИНТЕРФЕЙСА</w:t>
      </w:r>
    </w:p>
    <w:p w14:paraId="7F97223E" w14:textId="77777777" w:rsidR="00F73B10" w:rsidRPr="00F73B10" w:rsidRDefault="00F73B10" w:rsidP="00D806E0">
      <w:pPr>
        <w:spacing w:line="240" w:lineRule="auto"/>
        <w:ind w:firstLine="0"/>
        <w:rPr>
          <w:lang w:eastAsia="ru-RU"/>
        </w:rPr>
      </w:pPr>
    </w:p>
    <w:p w14:paraId="6409A6E6" w14:textId="77777777" w:rsidR="00F73B10" w:rsidRPr="00FC5A4C" w:rsidRDefault="00F73B10" w:rsidP="00FC5A4C">
      <w:pPr>
        <w:spacing w:line="240" w:lineRule="auto"/>
        <w:ind w:firstLine="0"/>
        <w:jc w:val="center"/>
        <w:rPr>
          <w:b/>
          <w:spacing w:val="100"/>
          <w:lang w:eastAsia="ru-RU"/>
        </w:rPr>
      </w:pPr>
      <w:r w:rsidRPr="00FC5A4C">
        <w:rPr>
          <w:b/>
          <w:spacing w:val="100"/>
          <w:lang w:eastAsia="ru-RU"/>
        </w:rPr>
        <w:t>ДИПЛОМНАЯ РАБОТА</w:t>
      </w:r>
    </w:p>
    <w:p w14:paraId="6154A17D" w14:textId="77777777" w:rsidR="00F73B10" w:rsidRPr="00F73B10" w:rsidRDefault="00F73B10" w:rsidP="00F73B10">
      <w:pPr>
        <w:spacing w:line="240" w:lineRule="auto"/>
        <w:ind w:firstLine="0"/>
        <w:jc w:val="center"/>
        <w:rPr>
          <w:rFonts w:eastAsia="Times New Roman" w:cs="Times New Roman"/>
          <w:b/>
          <w:sz w:val="32"/>
          <w:szCs w:val="20"/>
          <w:lang w:eastAsia="ru-RU"/>
        </w:rPr>
      </w:pPr>
    </w:p>
    <w:p w14:paraId="06C433BF" w14:textId="77777777" w:rsidR="00F73B10" w:rsidRPr="00F73B10" w:rsidRDefault="00F73B10" w:rsidP="00F73B10">
      <w:pPr>
        <w:spacing w:line="240" w:lineRule="auto"/>
        <w:ind w:firstLine="0"/>
        <w:jc w:val="center"/>
        <w:rPr>
          <w:lang w:eastAsia="ru-RU"/>
        </w:rPr>
      </w:pPr>
      <w:r w:rsidRPr="00F73B10">
        <w:rPr>
          <w:lang w:eastAsia="ru-RU"/>
        </w:rPr>
        <w:t>Документы текстовые</w:t>
      </w:r>
    </w:p>
    <w:p w14:paraId="3001D91D" w14:textId="77777777" w:rsidR="00F73B10" w:rsidRPr="00F73B10" w:rsidRDefault="00F73B10" w:rsidP="00F73B10">
      <w:pPr>
        <w:spacing w:line="240" w:lineRule="auto"/>
        <w:ind w:firstLine="0"/>
        <w:jc w:val="center"/>
        <w:rPr>
          <w:rFonts w:eastAsia="Times New Roman" w:cs="Times New Roman"/>
          <w:sz w:val="16"/>
          <w:szCs w:val="20"/>
          <w:lang w:eastAsia="ru-RU"/>
        </w:rPr>
      </w:pPr>
    </w:p>
    <w:p w14:paraId="51F30640" w14:textId="77777777" w:rsidR="00F73B10" w:rsidRPr="00F73B10" w:rsidRDefault="00F73B10" w:rsidP="009E1AB9">
      <w:pPr>
        <w:spacing w:line="240" w:lineRule="auto"/>
        <w:ind w:firstLine="0"/>
        <w:jc w:val="center"/>
        <w:rPr>
          <w:lang w:eastAsia="ru-RU"/>
        </w:rPr>
      </w:pPr>
      <w:r w:rsidRPr="00F73B10">
        <w:rPr>
          <w:lang w:eastAsia="ru-RU"/>
        </w:rPr>
        <w:t>Всего ____ листов в папке</w:t>
      </w:r>
    </w:p>
    <w:p w14:paraId="7343A17C" w14:textId="77777777" w:rsidR="00F73B10" w:rsidRPr="00F73B10" w:rsidRDefault="00F73B10" w:rsidP="00F73B10">
      <w:pPr>
        <w:spacing w:line="240" w:lineRule="auto"/>
        <w:ind w:firstLine="0"/>
        <w:jc w:val="left"/>
        <w:rPr>
          <w:rFonts w:eastAsia="Times New Roman" w:cs="Times New Roman"/>
          <w:szCs w:val="20"/>
          <w:lang w:eastAsia="ru-RU"/>
        </w:rPr>
      </w:pPr>
    </w:p>
    <w:p w14:paraId="049702E5" w14:textId="77777777" w:rsidR="00F73B10" w:rsidRPr="004044EF" w:rsidRDefault="00F73B10" w:rsidP="00F73B10">
      <w:pPr>
        <w:spacing w:line="240" w:lineRule="auto"/>
        <w:ind w:left="5103" w:firstLine="0"/>
        <w:rPr>
          <w:b/>
          <w:lang w:eastAsia="ru-RU"/>
        </w:rPr>
      </w:pPr>
      <w:r w:rsidRPr="004044EF">
        <w:rPr>
          <w:b/>
          <w:lang w:eastAsia="ru-RU"/>
        </w:rPr>
        <w:t>Руководитель</w:t>
      </w:r>
    </w:p>
    <w:p w14:paraId="3056AD96" w14:textId="13C915F0" w:rsidR="00F73B10" w:rsidRPr="004044EF" w:rsidRDefault="00C91C07" w:rsidP="00F73B10">
      <w:pPr>
        <w:spacing w:line="240" w:lineRule="auto"/>
        <w:ind w:left="5103" w:firstLine="0"/>
        <w:jc w:val="left"/>
        <w:rPr>
          <w:rFonts w:eastAsia="Times New Roman" w:cs="Times New Roman"/>
          <w:szCs w:val="20"/>
          <w:lang w:eastAsia="ru-RU"/>
        </w:rPr>
      </w:pPr>
      <w:r>
        <w:rPr>
          <w:rFonts w:eastAsia="Times New Roman" w:cs="Times New Roman"/>
          <w:szCs w:val="20"/>
          <w:lang w:eastAsia="ru-RU"/>
        </w:rPr>
        <w:t>_________________</w:t>
      </w:r>
      <w:r w:rsidR="00F73B10" w:rsidRPr="004044EF">
        <w:rPr>
          <w:rFonts w:eastAsia="Times New Roman" w:cs="Times New Roman"/>
          <w:szCs w:val="20"/>
          <w:lang w:eastAsia="ru-RU"/>
        </w:rPr>
        <w:t xml:space="preserve"> к.т.н., доц. </w:t>
      </w:r>
      <w:r>
        <w:rPr>
          <w:rFonts w:eastAsia="Times New Roman" w:cs="Times New Roman"/>
          <w:szCs w:val="20"/>
          <w:lang w:eastAsia="ru-RU"/>
        </w:rPr>
        <w:t>Трубаков А.О.</w:t>
      </w:r>
    </w:p>
    <w:p w14:paraId="084E1548" w14:textId="7B372FD0"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«___»____________20</w:t>
      </w:r>
      <w:r w:rsidR="001F2375" w:rsidRPr="004044EF">
        <w:rPr>
          <w:rFonts w:eastAsia="Times New Roman" w:cs="Times New Roman"/>
          <w:szCs w:val="20"/>
          <w:lang w:eastAsia="ru-RU"/>
        </w:rPr>
        <w:t>2</w:t>
      </w:r>
      <w:r w:rsidR="00F11E8E" w:rsidRPr="004044EF">
        <w:rPr>
          <w:rFonts w:eastAsia="Times New Roman" w:cs="Times New Roman"/>
          <w:szCs w:val="20"/>
          <w:lang w:eastAsia="ru-RU"/>
        </w:rPr>
        <w:t>1</w:t>
      </w:r>
      <w:r w:rsidRPr="004044EF">
        <w:rPr>
          <w:rFonts w:eastAsia="Times New Roman" w:cs="Times New Roman"/>
          <w:szCs w:val="20"/>
          <w:lang w:eastAsia="ru-RU"/>
        </w:rPr>
        <w:t xml:space="preserve"> г.</w:t>
      </w:r>
    </w:p>
    <w:p w14:paraId="36933111" w14:textId="77777777" w:rsidR="00F73B10" w:rsidRPr="004044EF" w:rsidRDefault="00F73B10" w:rsidP="00F73B10">
      <w:pPr>
        <w:spacing w:line="240" w:lineRule="auto"/>
        <w:ind w:left="5103" w:firstLine="0"/>
        <w:jc w:val="left"/>
        <w:rPr>
          <w:rFonts w:eastAsia="Times New Roman" w:cs="Times New Roman"/>
          <w:b/>
          <w:szCs w:val="20"/>
          <w:lang w:eastAsia="ru-RU"/>
        </w:rPr>
      </w:pPr>
      <w:r w:rsidRPr="004044EF">
        <w:rPr>
          <w:rFonts w:eastAsia="Times New Roman" w:cs="Times New Roman"/>
          <w:b/>
          <w:szCs w:val="20"/>
          <w:lang w:eastAsia="ru-RU"/>
        </w:rPr>
        <w:t>Консультанты:</w:t>
      </w:r>
    </w:p>
    <w:p w14:paraId="47CE1EB6" w14:textId="77777777"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 xml:space="preserve">по экономической части </w:t>
      </w:r>
    </w:p>
    <w:p w14:paraId="497CF52C" w14:textId="77777777"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__________________ к.т.н., доц. Титарев Д.В.</w:t>
      </w:r>
    </w:p>
    <w:p w14:paraId="59D676A5" w14:textId="3BF332E3"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«___»____________20</w:t>
      </w:r>
      <w:r w:rsidR="001F2375" w:rsidRPr="004044EF">
        <w:rPr>
          <w:rFonts w:eastAsia="Times New Roman" w:cs="Times New Roman"/>
          <w:szCs w:val="20"/>
          <w:lang w:eastAsia="ru-RU"/>
        </w:rPr>
        <w:t>2</w:t>
      </w:r>
      <w:r w:rsidR="00F11E8E" w:rsidRPr="004044EF">
        <w:rPr>
          <w:rFonts w:eastAsia="Times New Roman" w:cs="Times New Roman"/>
          <w:szCs w:val="20"/>
          <w:lang w:eastAsia="ru-RU"/>
        </w:rPr>
        <w:t>1</w:t>
      </w:r>
      <w:r w:rsidRPr="004044EF">
        <w:rPr>
          <w:rFonts w:eastAsia="Times New Roman" w:cs="Times New Roman"/>
          <w:szCs w:val="20"/>
          <w:lang w:eastAsia="ru-RU"/>
        </w:rPr>
        <w:t xml:space="preserve"> г.</w:t>
      </w:r>
    </w:p>
    <w:p w14:paraId="139273BB" w14:textId="77777777"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 xml:space="preserve">по организационной части </w:t>
      </w:r>
    </w:p>
    <w:p w14:paraId="746E93F6" w14:textId="77777777"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____________________ ст. преп. Зяблова Е.С.</w:t>
      </w:r>
    </w:p>
    <w:p w14:paraId="512F4C10" w14:textId="5BF249E1"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«___»____________20</w:t>
      </w:r>
      <w:r w:rsidR="001F2375" w:rsidRPr="004044EF">
        <w:rPr>
          <w:rFonts w:eastAsia="Times New Roman" w:cs="Times New Roman"/>
          <w:szCs w:val="20"/>
          <w:lang w:eastAsia="ru-RU"/>
        </w:rPr>
        <w:t>2</w:t>
      </w:r>
      <w:r w:rsidR="00F11E8E" w:rsidRPr="004044EF">
        <w:rPr>
          <w:rFonts w:eastAsia="Times New Roman" w:cs="Times New Roman"/>
          <w:szCs w:val="20"/>
          <w:lang w:eastAsia="ru-RU"/>
        </w:rPr>
        <w:t>1</w:t>
      </w:r>
      <w:r w:rsidRPr="004044EF">
        <w:rPr>
          <w:rFonts w:eastAsia="Times New Roman" w:cs="Times New Roman"/>
          <w:szCs w:val="20"/>
          <w:lang w:eastAsia="ru-RU"/>
        </w:rPr>
        <w:t xml:space="preserve"> г.</w:t>
      </w:r>
    </w:p>
    <w:p w14:paraId="1E85D9DB" w14:textId="77777777" w:rsidR="00F73B10" w:rsidRPr="0006413E" w:rsidRDefault="00F73B10" w:rsidP="00F73B10">
      <w:pPr>
        <w:spacing w:line="240" w:lineRule="auto"/>
        <w:ind w:left="5103" w:firstLine="0"/>
        <w:jc w:val="left"/>
        <w:rPr>
          <w:rFonts w:eastAsia="Times New Roman" w:cs="Times New Roman"/>
          <w:szCs w:val="20"/>
          <w:highlight w:val="yellow"/>
          <w:lang w:eastAsia="ru-RU"/>
        </w:rPr>
      </w:pPr>
    </w:p>
    <w:p w14:paraId="10036A72" w14:textId="77777777" w:rsidR="00F73B10" w:rsidRPr="004044EF" w:rsidRDefault="00F73B10" w:rsidP="00F73B10">
      <w:pPr>
        <w:spacing w:line="240" w:lineRule="auto"/>
        <w:ind w:left="5103" w:firstLine="0"/>
        <w:rPr>
          <w:b/>
          <w:lang w:eastAsia="ru-RU"/>
        </w:rPr>
      </w:pPr>
      <w:r w:rsidRPr="004044EF">
        <w:rPr>
          <w:b/>
          <w:lang w:eastAsia="ru-RU"/>
        </w:rPr>
        <w:t>Нормоконтролер</w:t>
      </w:r>
    </w:p>
    <w:p w14:paraId="6E17609E" w14:textId="77777777" w:rsidR="00F73B10" w:rsidRPr="004044EF" w:rsidRDefault="00A13885"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_________________</w:t>
      </w:r>
      <w:r w:rsidR="00F73B10" w:rsidRPr="004044EF">
        <w:rPr>
          <w:rFonts w:eastAsia="Times New Roman" w:cs="Times New Roman"/>
          <w:szCs w:val="20"/>
          <w:lang w:eastAsia="ru-RU"/>
        </w:rPr>
        <w:t xml:space="preserve"> к.т.н., доц. </w:t>
      </w:r>
      <w:r w:rsidRPr="004044EF">
        <w:rPr>
          <w:rFonts w:eastAsia="Times New Roman" w:cs="Times New Roman"/>
          <w:szCs w:val="20"/>
          <w:lang w:eastAsia="ru-RU"/>
        </w:rPr>
        <w:t>Трубаков А</w:t>
      </w:r>
      <w:r w:rsidR="00F73B10" w:rsidRPr="004044EF">
        <w:rPr>
          <w:rFonts w:eastAsia="Times New Roman" w:cs="Times New Roman"/>
          <w:szCs w:val="20"/>
          <w:lang w:eastAsia="ru-RU"/>
        </w:rPr>
        <w:t>.</w:t>
      </w:r>
      <w:r w:rsidRPr="004044EF">
        <w:rPr>
          <w:rFonts w:eastAsia="Times New Roman" w:cs="Times New Roman"/>
          <w:szCs w:val="20"/>
          <w:lang w:eastAsia="ru-RU"/>
        </w:rPr>
        <w:t>О</w:t>
      </w:r>
      <w:r w:rsidR="00F73B10" w:rsidRPr="004044EF">
        <w:rPr>
          <w:rFonts w:eastAsia="Times New Roman" w:cs="Times New Roman"/>
          <w:szCs w:val="20"/>
          <w:lang w:eastAsia="ru-RU"/>
        </w:rPr>
        <w:t>.</w:t>
      </w:r>
    </w:p>
    <w:p w14:paraId="11E27900" w14:textId="6C078532" w:rsidR="00F73B10" w:rsidRPr="00F73B10"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«___»____________20</w:t>
      </w:r>
      <w:r w:rsidR="001F2375" w:rsidRPr="004044EF">
        <w:rPr>
          <w:rFonts w:eastAsia="Times New Roman" w:cs="Times New Roman"/>
          <w:szCs w:val="20"/>
          <w:lang w:eastAsia="ru-RU"/>
        </w:rPr>
        <w:t>2</w:t>
      </w:r>
      <w:r w:rsidR="00F11E8E" w:rsidRPr="004044EF">
        <w:rPr>
          <w:rFonts w:eastAsia="Times New Roman" w:cs="Times New Roman"/>
          <w:szCs w:val="20"/>
          <w:lang w:eastAsia="ru-RU"/>
        </w:rPr>
        <w:t>1</w:t>
      </w:r>
      <w:r w:rsidRPr="004044EF">
        <w:rPr>
          <w:rFonts w:eastAsia="Times New Roman" w:cs="Times New Roman"/>
          <w:szCs w:val="20"/>
          <w:lang w:eastAsia="ru-RU"/>
        </w:rPr>
        <w:t xml:space="preserve"> г.</w:t>
      </w:r>
    </w:p>
    <w:p w14:paraId="3848A22F" w14:textId="77777777" w:rsidR="00F73B10" w:rsidRPr="00F73B10" w:rsidRDefault="00F73B10" w:rsidP="00F73B10">
      <w:pPr>
        <w:spacing w:line="240" w:lineRule="auto"/>
        <w:ind w:left="5103" w:firstLine="0"/>
        <w:jc w:val="left"/>
        <w:rPr>
          <w:rFonts w:eastAsia="Times New Roman" w:cs="Times New Roman"/>
          <w:szCs w:val="20"/>
          <w:lang w:eastAsia="ru-RU"/>
        </w:rPr>
      </w:pPr>
    </w:p>
    <w:p w14:paraId="5582ACDB" w14:textId="77777777" w:rsidR="00F73B10" w:rsidRPr="00F73B10" w:rsidRDefault="00F73B10" w:rsidP="00F73B10">
      <w:pPr>
        <w:spacing w:line="240" w:lineRule="auto"/>
        <w:ind w:left="5103" w:firstLine="0"/>
        <w:rPr>
          <w:b/>
          <w:lang w:eastAsia="ru-RU"/>
        </w:rPr>
      </w:pPr>
      <w:r w:rsidRPr="00F73B10">
        <w:rPr>
          <w:b/>
          <w:lang w:eastAsia="ru-RU"/>
        </w:rPr>
        <w:t>Студент</w:t>
      </w:r>
    </w:p>
    <w:p w14:paraId="112E27DA" w14:textId="3910C9E6" w:rsidR="00F73B10" w:rsidRPr="00F73B10" w:rsidRDefault="00F73B10" w:rsidP="00F73B10">
      <w:pPr>
        <w:spacing w:line="240" w:lineRule="auto"/>
        <w:ind w:left="5103" w:firstLine="0"/>
        <w:jc w:val="left"/>
        <w:rPr>
          <w:rFonts w:eastAsia="Times New Roman" w:cs="Times New Roman"/>
          <w:szCs w:val="20"/>
          <w:lang w:eastAsia="ru-RU"/>
        </w:rPr>
      </w:pPr>
      <w:r>
        <w:rPr>
          <w:rFonts w:eastAsia="Times New Roman" w:cs="Times New Roman"/>
          <w:szCs w:val="20"/>
          <w:lang w:eastAsia="ru-RU"/>
        </w:rPr>
        <w:t>_</w:t>
      </w:r>
      <w:r w:rsidRPr="00F73B10">
        <w:rPr>
          <w:rFonts w:eastAsia="Times New Roman" w:cs="Times New Roman"/>
          <w:szCs w:val="20"/>
          <w:lang w:eastAsia="ru-RU"/>
        </w:rPr>
        <w:t>________________________</w:t>
      </w:r>
      <w:r w:rsidR="00C91C07">
        <w:rPr>
          <w:rFonts w:eastAsia="Times New Roman" w:cs="Times New Roman"/>
          <w:szCs w:val="20"/>
          <w:lang w:eastAsia="ru-RU"/>
        </w:rPr>
        <w:t>__</w:t>
      </w:r>
      <w:r w:rsidRPr="00F73B10">
        <w:rPr>
          <w:rFonts w:eastAsia="Times New Roman" w:cs="Times New Roman"/>
          <w:szCs w:val="20"/>
          <w:lang w:eastAsia="ru-RU"/>
        </w:rPr>
        <w:t xml:space="preserve"> </w:t>
      </w:r>
      <w:r w:rsidR="00C91C07">
        <w:rPr>
          <w:rFonts w:eastAsia="Times New Roman" w:cs="Times New Roman"/>
          <w:szCs w:val="20"/>
          <w:lang w:eastAsia="ru-RU"/>
        </w:rPr>
        <w:t>Сухарев Е.А.</w:t>
      </w:r>
    </w:p>
    <w:p w14:paraId="32BB84F4" w14:textId="131D4025" w:rsidR="00F73B10" w:rsidRPr="00F73B10" w:rsidRDefault="004963B7" w:rsidP="004963B7">
      <w:pPr>
        <w:spacing w:line="240" w:lineRule="auto"/>
        <w:ind w:left="5103" w:firstLine="0"/>
        <w:jc w:val="left"/>
        <w:rPr>
          <w:rFonts w:eastAsia="Times New Roman" w:cs="Times New Roman"/>
          <w:szCs w:val="20"/>
          <w:lang w:eastAsia="ru-RU"/>
        </w:rPr>
      </w:pPr>
      <w:r>
        <w:rPr>
          <w:rFonts w:eastAsia="Times New Roman" w:cs="Times New Roman"/>
          <w:szCs w:val="20"/>
          <w:lang w:eastAsia="ru-RU"/>
        </w:rPr>
        <w:t>«___»____________20</w:t>
      </w:r>
      <w:r w:rsidR="001F2375">
        <w:rPr>
          <w:rFonts w:eastAsia="Times New Roman" w:cs="Times New Roman"/>
          <w:szCs w:val="20"/>
          <w:lang w:eastAsia="ru-RU"/>
        </w:rPr>
        <w:t>2</w:t>
      </w:r>
      <w:r w:rsidR="00F11E8E">
        <w:rPr>
          <w:rFonts w:eastAsia="Times New Roman" w:cs="Times New Roman"/>
          <w:szCs w:val="20"/>
          <w:lang w:eastAsia="ru-RU"/>
        </w:rPr>
        <w:t>1</w:t>
      </w:r>
      <w:r>
        <w:rPr>
          <w:rFonts w:eastAsia="Times New Roman" w:cs="Times New Roman"/>
          <w:szCs w:val="20"/>
          <w:lang w:eastAsia="ru-RU"/>
        </w:rPr>
        <w:t xml:space="preserve"> г.</w:t>
      </w:r>
    </w:p>
    <w:p w14:paraId="5EE8454D" w14:textId="77777777" w:rsidR="00F73B10" w:rsidRPr="00F73B10" w:rsidRDefault="00F73B10" w:rsidP="00F73B10">
      <w:pPr>
        <w:keepNext/>
        <w:spacing w:line="240" w:lineRule="auto"/>
        <w:ind w:firstLine="0"/>
        <w:jc w:val="left"/>
        <w:outlineLvl w:val="2"/>
        <w:rPr>
          <w:rFonts w:eastAsia="Times New Roman" w:cs="Times New Roman"/>
          <w:szCs w:val="28"/>
          <w:lang w:eastAsia="ru-RU"/>
        </w:rPr>
      </w:pPr>
    </w:p>
    <w:p w14:paraId="0FB791D0" w14:textId="374F9FA7" w:rsidR="00E626C9" w:rsidRPr="00E626C9" w:rsidRDefault="00F73B10" w:rsidP="00F73B10">
      <w:pPr>
        <w:spacing w:line="240" w:lineRule="auto"/>
        <w:jc w:val="center"/>
        <w:rPr>
          <w:b/>
          <w:lang w:eastAsia="ru-RU"/>
        </w:rPr>
        <w:sectPr w:rsidR="00E626C9" w:rsidRPr="00E626C9" w:rsidSect="00D01ECD">
          <w:headerReference w:type="default" r:id="rId8"/>
          <w:pgSz w:w="11906" w:h="16838"/>
          <w:pgMar w:top="709" w:right="284" w:bottom="425" w:left="964" w:header="709" w:footer="709" w:gutter="0"/>
          <w:cols w:space="708"/>
          <w:titlePg/>
          <w:docGrid w:linePitch="381"/>
        </w:sectPr>
      </w:pPr>
      <w:r w:rsidRPr="00F73B10">
        <w:rPr>
          <w:b/>
          <w:lang w:eastAsia="ru-RU"/>
        </w:rPr>
        <w:t>БРЯНСК 20</w:t>
      </w:r>
      <w:r w:rsidR="00F11E8E">
        <w:rPr>
          <w:b/>
          <w:lang w:eastAsia="ru-RU"/>
        </w:rPr>
        <w:t>21</w:t>
      </w:r>
    </w:p>
    <w:p w14:paraId="10618F30" w14:textId="1636F8F2" w:rsidR="006B65C3" w:rsidRDefault="006B65C3" w:rsidP="00FD089D">
      <w:pPr>
        <w:pStyle w:val="MyHeading1"/>
      </w:pPr>
      <w:bookmarkStart w:id="0" w:name="_Toc11938253"/>
      <w:bookmarkStart w:id="1" w:name="_Toc73879910"/>
      <w:r w:rsidRPr="00951FE9">
        <w:lastRenderedPageBreak/>
        <w:t>АННОТАЦИЯ</w:t>
      </w:r>
      <w:bookmarkEnd w:id="0"/>
      <w:bookmarkEnd w:id="1"/>
    </w:p>
    <w:p w14:paraId="6590C988" w14:textId="6FFAD73F" w:rsidR="00362C38" w:rsidRDefault="00362C38" w:rsidP="00362C38">
      <w:r>
        <w:t xml:space="preserve">Данная дипломная работа посвящена вопросам проектирования и разработки программного комплекса, служащего для </w:t>
      </w:r>
      <w:r w:rsidR="005258C7">
        <w:t>управления и контроля надежной</w:t>
      </w:r>
      <w:r>
        <w:t xml:space="preserve"> отправки электронных писем.</w:t>
      </w:r>
    </w:p>
    <w:p w14:paraId="7E90427D" w14:textId="39321211" w:rsidR="00362C38" w:rsidRDefault="00362C38" w:rsidP="00362C38">
      <w:pPr>
        <w:rPr>
          <w:color w:val="000000" w:themeColor="text1"/>
        </w:rPr>
      </w:pPr>
      <w:del w:id="2" w:author="Andrey T" w:date="2021-06-06T12:09:00Z">
        <w:r w:rsidDel="00403CC1">
          <w:delText xml:space="preserve">Из </w:delText>
        </w:r>
      </w:del>
      <w:del w:id="3" w:author="Andrey T" w:date="2021-06-06T12:08:00Z">
        <w:r w:rsidDel="00403CC1">
          <w:delText xml:space="preserve">всего </w:delText>
        </w:r>
      </w:del>
      <w:ins w:id="4" w:author="Andrey T" w:date="2021-06-06T12:09:00Z">
        <w:r w:rsidR="00403CC1">
          <w:t xml:space="preserve">На данный момент в </w:t>
        </w:r>
      </w:ins>
      <w:r>
        <w:t>спроектированно</w:t>
      </w:r>
      <w:del w:id="5" w:author="Andrey T" w:date="2021-06-06T12:09:00Z">
        <w:r w:rsidDel="00403CC1">
          <w:delText>го</w:delText>
        </w:r>
      </w:del>
      <w:ins w:id="6" w:author="Andrey T" w:date="2021-06-06T12:09:00Z">
        <w:r w:rsidR="00403CC1">
          <w:t>м</w:t>
        </w:r>
      </w:ins>
      <w:r>
        <w:t xml:space="preserve"> комплекс</w:t>
      </w:r>
      <w:ins w:id="7" w:author="Andrey T" w:date="2021-06-06T12:09:00Z">
        <w:r w:rsidR="00403CC1">
          <w:t>е</w:t>
        </w:r>
      </w:ins>
      <w:del w:id="8" w:author="Andrey T" w:date="2021-06-06T12:09:00Z">
        <w:r w:rsidDel="00403CC1">
          <w:delText>а</w:delText>
        </w:r>
      </w:del>
      <w:r>
        <w:t xml:space="preserve"> выполн</w:t>
      </w:r>
      <w:del w:id="9" w:author="Andrey T" w:date="2021-06-06T12:09:00Z">
        <w:r w:rsidDel="00403CC1">
          <w:delText>яется</w:delText>
        </w:r>
      </w:del>
      <w:ins w:id="10" w:author="Andrey T" w:date="2021-06-06T12:09:00Z">
        <w:r w:rsidR="00403CC1">
          <w:t>ена</w:t>
        </w:r>
      </w:ins>
      <w:r>
        <w:t xml:space="preserve"> </w:t>
      </w:r>
      <w:del w:id="11" w:author="Andrey T" w:date="2021-06-06T12:10:00Z">
        <w:r w:rsidR="005F7E37" w:rsidDel="00403CC1">
          <w:delText xml:space="preserve">частичная </w:delText>
        </w:r>
      </w:del>
      <w:r>
        <w:t>реализация</w:t>
      </w:r>
      <w:r w:rsidR="00274A04">
        <w:t xml:space="preserve"> следующих модулей</w:t>
      </w:r>
      <w:r>
        <w:t>:</w:t>
      </w:r>
    </w:p>
    <w:p w14:paraId="7F53BEAD" w14:textId="389EB5C3" w:rsidR="00362C38" w:rsidRDefault="00274A04" w:rsidP="00F61418">
      <w:pPr>
        <w:pStyle w:val="a0"/>
        <w:numPr>
          <w:ilvl w:val="0"/>
          <w:numId w:val="12"/>
        </w:numPr>
      </w:pPr>
      <w:r>
        <w:t>интерфейсы</w:t>
      </w:r>
      <w:r w:rsidR="00362C38">
        <w:t xml:space="preserve"> пользовательской части для просмотра доступной информации;</w:t>
      </w:r>
    </w:p>
    <w:p w14:paraId="4AC6EA0F" w14:textId="47DF7B82" w:rsidR="00362C38" w:rsidRDefault="00274A04" w:rsidP="00F61418">
      <w:pPr>
        <w:pStyle w:val="a0"/>
        <w:numPr>
          <w:ilvl w:val="0"/>
          <w:numId w:val="12"/>
        </w:numPr>
      </w:pPr>
      <w:r>
        <w:t xml:space="preserve">компоненты </w:t>
      </w:r>
      <w:r w:rsidR="00362C38">
        <w:t>пользовательской части</w:t>
      </w:r>
      <w:r>
        <w:t>, отвечающие за обработку</w:t>
      </w:r>
      <w:r w:rsidR="00362C38">
        <w:t xml:space="preserve"> действий пользователя</w:t>
      </w:r>
      <w:r>
        <w:t xml:space="preserve"> и отправку запросов на сервер</w:t>
      </w:r>
      <w:r w:rsidR="00362C38">
        <w:t>;</w:t>
      </w:r>
    </w:p>
    <w:p w14:paraId="4C0E1AFD" w14:textId="70D268F1" w:rsidR="00362C38" w:rsidRDefault="00362C38" w:rsidP="00F61418">
      <w:pPr>
        <w:pStyle w:val="a0"/>
        <w:numPr>
          <w:ilvl w:val="0"/>
          <w:numId w:val="12"/>
        </w:numPr>
      </w:pPr>
      <w:r>
        <w:rPr>
          <w:lang w:val="en-US"/>
        </w:rPr>
        <w:t>WEB</w:t>
      </w:r>
      <w:r w:rsidRPr="00362C38">
        <w:t xml:space="preserve"> </w:t>
      </w:r>
      <w:r>
        <w:rPr>
          <w:lang w:val="en-US"/>
        </w:rPr>
        <w:t>API</w:t>
      </w:r>
      <w:r w:rsidR="0098779D">
        <w:t xml:space="preserve"> </w:t>
      </w:r>
      <w:r w:rsidR="0098779D" w:rsidRPr="0098779D">
        <w:t>[</w:t>
      </w:r>
      <w:r w:rsidR="0098779D">
        <w:rPr>
          <w:lang w:val="en-US"/>
        </w:rPr>
        <w:fldChar w:fldCharType="begin"/>
      </w:r>
      <w:r w:rsidR="0098779D" w:rsidRPr="0098779D">
        <w:instrText xml:space="preserve"> </w:instrText>
      </w:r>
      <w:r w:rsidR="0098779D">
        <w:rPr>
          <w:lang w:val="en-US"/>
        </w:rPr>
        <w:instrText>REF</w:instrText>
      </w:r>
      <w:r w:rsidR="0098779D" w:rsidRPr="0098779D">
        <w:instrText xml:space="preserve"> _</w:instrText>
      </w:r>
      <w:r w:rsidR="0098779D">
        <w:rPr>
          <w:lang w:val="en-US"/>
        </w:rPr>
        <w:instrText>Ref</w:instrText>
      </w:r>
      <w:r w:rsidR="0098779D" w:rsidRPr="0098779D">
        <w:instrText>533631009 \</w:instrText>
      </w:r>
      <w:r w:rsidR="0098779D">
        <w:rPr>
          <w:lang w:val="en-US"/>
        </w:rPr>
        <w:instrText>r</w:instrText>
      </w:r>
      <w:r w:rsidR="0098779D" w:rsidRPr="0098779D">
        <w:instrText xml:space="preserve"> \</w:instrText>
      </w:r>
      <w:r w:rsidR="0098779D">
        <w:rPr>
          <w:lang w:val="en-US"/>
        </w:rPr>
        <w:instrText>h</w:instrText>
      </w:r>
      <w:r w:rsidR="0098779D" w:rsidRPr="0098779D">
        <w:instrText xml:space="preserve"> </w:instrText>
      </w:r>
      <w:r w:rsidR="0098779D">
        <w:rPr>
          <w:lang w:val="en-US"/>
        </w:rPr>
      </w:r>
      <w:r w:rsidR="0098779D">
        <w:rPr>
          <w:lang w:val="en-US"/>
        </w:rPr>
        <w:fldChar w:fldCharType="separate"/>
      </w:r>
      <w:r w:rsidR="0098779D" w:rsidRPr="0098779D">
        <w:t>2</w:t>
      </w:r>
      <w:r w:rsidR="0098779D">
        <w:rPr>
          <w:lang w:val="en-US"/>
        </w:rPr>
        <w:fldChar w:fldCharType="end"/>
      </w:r>
      <w:r w:rsidR="0098779D" w:rsidRPr="0098779D">
        <w:t>]</w:t>
      </w:r>
      <w:r>
        <w:t xml:space="preserve"> д</w:t>
      </w:r>
      <w:r w:rsidR="00274A04">
        <w:t>ля обработки получаемых сервером</w:t>
      </w:r>
      <w:r>
        <w:t xml:space="preserve"> запросов;</w:t>
      </w:r>
    </w:p>
    <w:p w14:paraId="542E3812" w14:textId="5250BE39" w:rsidR="00362C38" w:rsidRDefault="00274A04" w:rsidP="00F61418">
      <w:pPr>
        <w:pStyle w:val="a0"/>
        <w:numPr>
          <w:ilvl w:val="0"/>
          <w:numId w:val="12"/>
        </w:numPr>
      </w:pPr>
      <w:r>
        <w:t>фоновая служба</w:t>
      </w:r>
      <w:r w:rsidR="00362C38">
        <w:t xml:space="preserve"> для</w:t>
      </w:r>
      <w:r>
        <w:t xml:space="preserve"> асинхронной отправки сообщений;</w:t>
      </w:r>
    </w:p>
    <w:p w14:paraId="7E9E848B" w14:textId="63D2CBFA" w:rsidR="00274A04" w:rsidRDefault="00274A04" w:rsidP="00F61418">
      <w:pPr>
        <w:pStyle w:val="a0"/>
        <w:numPr>
          <w:ilvl w:val="0"/>
          <w:numId w:val="12"/>
        </w:numPr>
      </w:pPr>
      <w:r>
        <w:t>база данных для хранения основных сущностей.</w:t>
      </w:r>
    </w:p>
    <w:p w14:paraId="4092533C" w14:textId="1554D89B" w:rsidR="00362C38" w:rsidRDefault="00463FE0" w:rsidP="00C6433C">
      <w:r>
        <w:t>В анализе требований представлен</w:t>
      </w:r>
      <w:r w:rsidR="00362C38">
        <w:t xml:space="preserve"> обзор процесса отправки электронного сообщения, программ-аналогов, диаграмм</w:t>
      </w:r>
      <w:r>
        <w:t>ы</w:t>
      </w:r>
      <w:r w:rsidR="00362C38">
        <w:t xml:space="preserve"> вариантов использования, </w:t>
      </w:r>
      <w:r w:rsidR="00362C38">
        <w:rPr>
          <w:lang w:val="en-US"/>
        </w:rPr>
        <w:t>IDEF</w:t>
      </w:r>
      <w:r w:rsidR="00274A04">
        <w:t>0-диаграмм</w:t>
      </w:r>
      <w:r>
        <w:t>ы</w:t>
      </w:r>
      <w:r w:rsidR="00274A04">
        <w:t xml:space="preserve">. </w:t>
      </w:r>
      <w:r>
        <w:t>О</w:t>
      </w:r>
      <w:r w:rsidR="00274A04">
        <w:t>писана</w:t>
      </w:r>
      <w:r w:rsidR="00362C38">
        <w:t xml:space="preserve"> </w:t>
      </w:r>
      <w:r w:rsidR="00274A04">
        <w:t>диаграмма</w:t>
      </w:r>
      <w:r w:rsidR="00362C38">
        <w:t xml:space="preserve"> </w:t>
      </w:r>
      <w:r w:rsidR="00362C38">
        <w:rPr>
          <w:lang w:val="en-US"/>
        </w:rPr>
        <w:t>BPMN</w:t>
      </w:r>
      <w:r w:rsidR="00274A04">
        <w:t>,</w:t>
      </w:r>
      <w:r w:rsidR="00362C38" w:rsidRPr="00362C38">
        <w:t xml:space="preserve"> </w:t>
      </w:r>
      <w:r w:rsidR="00362C38">
        <w:t>рассмотрен бизнес-процесс от создания сообщения пользователем до отправки этого сообщения получателям.</w:t>
      </w:r>
    </w:p>
    <w:p w14:paraId="488FFEA3" w14:textId="76290F90" w:rsidR="00362C38" w:rsidRPr="00274A04" w:rsidRDefault="00362C38" w:rsidP="00362C38">
      <w:pPr>
        <w:rPr>
          <w:highlight w:val="yellow"/>
        </w:rPr>
      </w:pPr>
      <w:r>
        <w:t>Экономический анализ представляет собой определение организационной структуры, необходимой для создани</w:t>
      </w:r>
      <w:r w:rsidR="00274A04">
        <w:t>я</w:t>
      </w:r>
      <w:r>
        <w:t xml:space="preserve"> программного комплекса, составление календарного плана и расчёт себестоимости проекта.</w:t>
      </w:r>
    </w:p>
    <w:p w14:paraId="3B36C6C6" w14:textId="661E3999" w:rsidR="00362C38" w:rsidRDefault="00362C38" w:rsidP="00463FE0">
      <w:r>
        <w:t xml:space="preserve">В рамках проектирования </w:t>
      </w:r>
      <w:r w:rsidR="00216C09">
        <w:t xml:space="preserve">и разработки </w:t>
      </w:r>
      <w:r>
        <w:t>программного комплекса были выбраны основные инструменты разработки, разработана архитектура программного комплекса</w:t>
      </w:r>
      <w:r w:rsidR="00216C09">
        <w:t xml:space="preserve">, спроектированы и </w:t>
      </w:r>
      <w:r w:rsidR="00E50985">
        <w:t xml:space="preserve">разработаны основные интерфейсы. Спроектирована база данных, а особенности основных ее сущностей отражены на </w:t>
      </w:r>
      <w:r w:rsidR="00E50985">
        <w:rPr>
          <w:lang w:val="en-US"/>
        </w:rPr>
        <w:t>ER</w:t>
      </w:r>
      <w:r w:rsidR="00E50985" w:rsidRPr="00E50985">
        <w:t>-</w:t>
      </w:r>
      <w:r w:rsidR="00E50985">
        <w:t>диаграмме.</w:t>
      </w:r>
      <w:r>
        <w:t xml:space="preserve"> Также разработаны </w:t>
      </w:r>
      <w:r w:rsidR="00463FE0">
        <w:t>диаграмма потоков данных и диаграмма классов для службы отправки сообщений.</w:t>
      </w:r>
    </w:p>
    <w:p w14:paraId="3F7465E8" w14:textId="77777777" w:rsidR="00362C38" w:rsidRDefault="00362C38" w:rsidP="00362C38">
      <w:r>
        <w:t>Тестирование программного комплекса содержит перечень видов испытаний, их краткое описание, а также результаты проведенных испытаний.</w:t>
      </w:r>
    </w:p>
    <w:p w14:paraId="4252BF67" w14:textId="6F765629" w:rsidR="00FE432F" w:rsidRPr="002830FF" w:rsidRDefault="00362C38" w:rsidP="00362C38">
      <w:r>
        <w:t xml:space="preserve">Организационная часть описывает вредные и опасные факторы, которым подвергаются пользователи программного </w:t>
      </w:r>
      <w:commentRangeStart w:id="12"/>
      <w:r>
        <w:t>комплекса</w:t>
      </w:r>
      <w:commentRangeEnd w:id="12"/>
      <w:r w:rsidR="00403CC1">
        <w:rPr>
          <w:rStyle w:val="af1"/>
        </w:rPr>
        <w:commentReference w:id="12"/>
      </w:r>
      <w:r>
        <w:t>.</w:t>
      </w:r>
    </w:p>
    <w:sdt>
      <w:sdtPr>
        <w:id w:val="-738633588"/>
        <w:docPartObj>
          <w:docPartGallery w:val="Table of Contents"/>
          <w:docPartUnique/>
        </w:docPartObj>
      </w:sdtPr>
      <w:sdtEndPr>
        <w:rPr>
          <w:b/>
          <w:bCs/>
        </w:rPr>
      </w:sdtEndPr>
      <w:sdtContent>
        <w:p w14:paraId="4B71D22D" w14:textId="716E57F4" w:rsidR="00B37101" w:rsidRPr="00B37101" w:rsidRDefault="00B37101" w:rsidP="00B37101">
          <w:pPr>
            <w:pStyle w:val="af8"/>
            <w:jc w:val="center"/>
            <w:rPr>
              <w:rStyle w:val="11"/>
            </w:rPr>
          </w:pPr>
          <w:r w:rsidRPr="00B37101">
            <w:rPr>
              <w:rStyle w:val="11"/>
            </w:rPr>
            <w:t>СОДЕРЖАНИЕ</w:t>
          </w:r>
        </w:p>
        <w:p w14:paraId="67294193" w14:textId="0AE0D66E" w:rsidR="004A6D16" w:rsidRDefault="00B37101" w:rsidP="004A6D16">
          <w:pPr>
            <w:pStyle w:val="12"/>
            <w:spacing w:after="0"/>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73879910" w:history="1">
            <w:r w:rsidR="004A6D16" w:rsidRPr="006B4119">
              <w:rPr>
                <w:rStyle w:val="af"/>
                <w:noProof/>
              </w:rPr>
              <w:t>АННОТАЦИЯ</w:t>
            </w:r>
            <w:r w:rsidR="004A6D16">
              <w:rPr>
                <w:noProof/>
                <w:webHidden/>
              </w:rPr>
              <w:tab/>
            </w:r>
            <w:r w:rsidR="004A6D16">
              <w:rPr>
                <w:noProof/>
                <w:webHidden/>
              </w:rPr>
              <w:fldChar w:fldCharType="begin"/>
            </w:r>
            <w:r w:rsidR="004A6D16">
              <w:rPr>
                <w:noProof/>
                <w:webHidden/>
              </w:rPr>
              <w:instrText xml:space="preserve"> PAGEREF _Toc73879910 \h </w:instrText>
            </w:r>
            <w:r w:rsidR="004A6D16">
              <w:rPr>
                <w:noProof/>
                <w:webHidden/>
              </w:rPr>
            </w:r>
            <w:r w:rsidR="004A6D16">
              <w:rPr>
                <w:noProof/>
                <w:webHidden/>
              </w:rPr>
              <w:fldChar w:fldCharType="separate"/>
            </w:r>
            <w:r w:rsidR="004A6D16">
              <w:rPr>
                <w:noProof/>
                <w:webHidden/>
              </w:rPr>
              <w:t>2</w:t>
            </w:r>
            <w:r w:rsidR="004A6D16">
              <w:rPr>
                <w:noProof/>
                <w:webHidden/>
              </w:rPr>
              <w:fldChar w:fldCharType="end"/>
            </w:r>
          </w:hyperlink>
        </w:p>
        <w:p w14:paraId="34C59805" w14:textId="46D4D16B" w:rsidR="004A6D16" w:rsidRDefault="00321997" w:rsidP="004A6D16">
          <w:pPr>
            <w:pStyle w:val="12"/>
            <w:spacing w:after="0"/>
            <w:rPr>
              <w:rFonts w:asciiTheme="minorHAnsi" w:eastAsiaTheme="minorEastAsia" w:hAnsiTheme="minorHAnsi"/>
              <w:noProof/>
              <w:sz w:val="22"/>
              <w:lang w:eastAsia="ru-RU"/>
            </w:rPr>
          </w:pPr>
          <w:hyperlink w:anchor="_Toc73879911" w:history="1">
            <w:r w:rsidR="004A6D16" w:rsidRPr="006B4119">
              <w:rPr>
                <w:rStyle w:val="af"/>
                <w:noProof/>
              </w:rPr>
              <w:t>ВВЕДЕНИЕ</w:t>
            </w:r>
            <w:r w:rsidR="004A6D16">
              <w:rPr>
                <w:noProof/>
                <w:webHidden/>
              </w:rPr>
              <w:tab/>
            </w:r>
            <w:r w:rsidR="004A6D16">
              <w:rPr>
                <w:noProof/>
                <w:webHidden/>
              </w:rPr>
              <w:fldChar w:fldCharType="begin"/>
            </w:r>
            <w:r w:rsidR="004A6D16">
              <w:rPr>
                <w:noProof/>
                <w:webHidden/>
              </w:rPr>
              <w:instrText xml:space="preserve"> PAGEREF _Toc73879911 \h </w:instrText>
            </w:r>
            <w:r w:rsidR="004A6D16">
              <w:rPr>
                <w:noProof/>
                <w:webHidden/>
              </w:rPr>
            </w:r>
            <w:r w:rsidR="004A6D16">
              <w:rPr>
                <w:noProof/>
                <w:webHidden/>
              </w:rPr>
              <w:fldChar w:fldCharType="separate"/>
            </w:r>
            <w:r w:rsidR="004A6D16">
              <w:rPr>
                <w:noProof/>
                <w:webHidden/>
              </w:rPr>
              <w:t>6</w:t>
            </w:r>
            <w:r w:rsidR="004A6D16">
              <w:rPr>
                <w:noProof/>
                <w:webHidden/>
              </w:rPr>
              <w:fldChar w:fldCharType="end"/>
            </w:r>
          </w:hyperlink>
        </w:p>
        <w:p w14:paraId="1B65B5B6" w14:textId="43D9A2CA" w:rsidR="004A6D16" w:rsidRDefault="00321997" w:rsidP="004A6D16">
          <w:pPr>
            <w:pStyle w:val="12"/>
            <w:spacing w:after="0"/>
            <w:rPr>
              <w:rFonts w:asciiTheme="minorHAnsi" w:eastAsiaTheme="minorEastAsia" w:hAnsiTheme="minorHAnsi"/>
              <w:noProof/>
              <w:sz w:val="22"/>
              <w:lang w:eastAsia="ru-RU"/>
            </w:rPr>
          </w:pPr>
          <w:hyperlink w:anchor="_Toc73879912" w:history="1">
            <w:r w:rsidR="004A6D16" w:rsidRPr="006B4119">
              <w:rPr>
                <w:rStyle w:val="af"/>
                <w:noProof/>
              </w:rPr>
              <w:t>1. АНАЛИЗ ТРЕБОВАНИЙ</w:t>
            </w:r>
            <w:r w:rsidR="004A6D16">
              <w:rPr>
                <w:noProof/>
                <w:webHidden/>
              </w:rPr>
              <w:tab/>
            </w:r>
            <w:r w:rsidR="004A6D16">
              <w:rPr>
                <w:noProof/>
                <w:webHidden/>
              </w:rPr>
              <w:fldChar w:fldCharType="begin"/>
            </w:r>
            <w:r w:rsidR="004A6D16">
              <w:rPr>
                <w:noProof/>
                <w:webHidden/>
              </w:rPr>
              <w:instrText xml:space="preserve"> PAGEREF _Toc73879912 \h </w:instrText>
            </w:r>
            <w:r w:rsidR="004A6D16">
              <w:rPr>
                <w:noProof/>
                <w:webHidden/>
              </w:rPr>
            </w:r>
            <w:r w:rsidR="004A6D16">
              <w:rPr>
                <w:noProof/>
                <w:webHidden/>
              </w:rPr>
              <w:fldChar w:fldCharType="separate"/>
            </w:r>
            <w:r w:rsidR="004A6D16">
              <w:rPr>
                <w:noProof/>
                <w:webHidden/>
              </w:rPr>
              <w:t>8</w:t>
            </w:r>
            <w:r w:rsidR="004A6D16">
              <w:rPr>
                <w:noProof/>
                <w:webHidden/>
              </w:rPr>
              <w:fldChar w:fldCharType="end"/>
            </w:r>
          </w:hyperlink>
        </w:p>
        <w:p w14:paraId="27F8BBF2" w14:textId="554B0DBB" w:rsidR="004A6D16" w:rsidRDefault="00321997" w:rsidP="004A6D16">
          <w:pPr>
            <w:pStyle w:val="21"/>
            <w:rPr>
              <w:rFonts w:asciiTheme="minorHAnsi" w:eastAsiaTheme="minorEastAsia" w:hAnsiTheme="minorHAnsi"/>
              <w:noProof/>
              <w:sz w:val="22"/>
              <w:lang w:eastAsia="ru-RU"/>
            </w:rPr>
          </w:pPr>
          <w:hyperlink w:anchor="_Toc73879913" w:history="1">
            <w:r w:rsidR="004A6D16" w:rsidRPr="006B4119">
              <w:rPr>
                <w:rStyle w:val="af"/>
                <w:noProof/>
                <w14:scene3d>
                  <w14:camera w14:prst="orthographicFront"/>
                  <w14:lightRig w14:rig="threePt" w14:dir="t">
                    <w14:rot w14:lat="0" w14:lon="0" w14:rev="0"/>
                  </w14:lightRig>
                </w14:scene3d>
              </w:rPr>
              <w:t>1.1.</w:t>
            </w:r>
            <w:r w:rsidR="004A6D16" w:rsidRPr="006B4119">
              <w:rPr>
                <w:rStyle w:val="af"/>
                <w:noProof/>
              </w:rPr>
              <w:t xml:space="preserve"> Обзор процесса отправки сообщения</w:t>
            </w:r>
            <w:r w:rsidR="004A6D16">
              <w:rPr>
                <w:noProof/>
                <w:webHidden/>
              </w:rPr>
              <w:tab/>
            </w:r>
            <w:r w:rsidR="004A6D16">
              <w:rPr>
                <w:noProof/>
                <w:webHidden/>
              </w:rPr>
              <w:fldChar w:fldCharType="begin"/>
            </w:r>
            <w:r w:rsidR="004A6D16">
              <w:rPr>
                <w:noProof/>
                <w:webHidden/>
              </w:rPr>
              <w:instrText xml:space="preserve"> PAGEREF _Toc73879913 \h </w:instrText>
            </w:r>
            <w:r w:rsidR="004A6D16">
              <w:rPr>
                <w:noProof/>
                <w:webHidden/>
              </w:rPr>
            </w:r>
            <w:r w:rsidR="004A6D16">
              <w:rPr>
                <w:noProof/>
                <w:webHidden/>
              </w:rPr>
              <w:fldChar w:fldCharType="separate"/>
            </w:r>
            <w:r w:rsidR="004A6D16">
              <w:rPr>
                <w:noProof/>
                <w:webHidden/>
              </w:rPr>
              <w:t>8</w:t>
            </w:r>
            <w:r w:rsidR="004A6D16">
              <w:rPr>
                <w:noProof/>
                <w:webHidden/>
              </w:rPr>
              <w:fldChar w:fldCharType="end"/>
            </w:r>
          </w:hyperlink>
        </w:p>
        <w:p w14:paraId="0C4EE891" w14:textId="0554F4A5" w:rsidR="004A6D16" w:rsidRDefault="00321997" w:rsidP="004A6D16">
          <w:pPr>
            <w:pStyle w:val="32"/>
            <w:rPr>
              <w:rFonts w:asciiTheme="minorHAnsi" w:eastAsiaTheme="minorEastAsia" w:hAnsiTheme="minorHAnsi"/>
              <w:noProof/>
              <w:sz w:val="22"/>
              <w:lang w:eastAsia="ru-RU"/>
            </w:rPr>
          </w:pPr>
          <w:hyperlink w:anchor="_Toc73879914" w:history="1">
            <w:r w:rsidR="004A6D16" w:rsidRPr="006B4119">
              <w:rPr>
                <w:rStyle w:val="af"/>
                <w:noProof/>
                <w:lang w:bidi="x-none"/>
                <w14:scene3d>
                  <w14:camera w14:prst="orthographicFront"/>
                  <w14:lightRig w14:rig="threePt" w14:dir="t">
                    <w14:rot w14:lat="0" w14:lon="0" w14:rev="0"/>
                  </w14:lightRig>
                </w14:scene3d>
              </w:rPr>
              <w:t>1.1.1.</w:t>
            </w:r>
            <w:r w:rsidR="004A6D16">
              <w:rPr>
                <w:rFonts w:asciiTheme="minorHAnsi" w:eastAsiaTheme="minorEastAsia" w:hAnsiTheme="minorHAnsi"/>
                <w:noProof/>
                <w:sz w:val="22"/>
                <w:lang w:eastAsia="ru-RU"/>
              </w:rPr>
              <w:tab/>
            </w:r>
            <w:r w:rsidR="004A6D16" w:rsidRPr="006B4119">
              <w:rPr>
                <w:rStyle w:val="af"/>
                <w:noProof/>
              </w:rPr>
              <w:t>Общие сведения</w:t>
            </w:r>
            <w:r w:rsidR="004A6D16">
              <w:rPr>
                <w:noProof/>
                <w:webHidden/>
              </w:rPr>
              <w:tab/>
            </w:r>
            <w:r w:rsidR="004A6D16">
              <w:rPr>
                <w:noProof/>
                <w:webHidden/>
              </w:rPr>
              <w:fldChar w:fldCharType="begin"/>
            </w:r>
            <w:r w:rsidR="004A6D16">
              <w:rPr>
                <w:noProof/>
                <w:webHidden/>
              </w:rPr>
              <w:instrText xml:space="preserve"> PAGEREF _Toc73879914 \h </w:instrText>
            </w:r>
            <w:r w:rsidR="004A6D16">
              <w:rPr>
                <w:noProof/>
                <w:webHidden/>
              </w:rPr>
            </w:r>
            <w:r w:rsidR="004A6D16">
              <w:rPr>
                <w:noProof/>
                <w:webHidden/>
              </w:rPr>
              <w:fldChar w:fldCharType="separate"/>
            </w:r>
            <w:r w:rsidR="004A6D16">
              <w:rPr>
                <w:noProof/>
                <w:webHidden/>
              </w:rPr>
              <w:t>8</w:t>
            </w:r>
            <w:r w:rsidR="004A6D16">
              <w:rPr>
                <w:noProof/>
                <w:webHidden/>
              </w:rPr>
              <w:fldChar w:fldCharType="end"/>
            </w:r>
          </w:hyperlink>
        </w:p>
        <w:p w14:paraId="4A3CB840" w14:textId="58FEA014" w:rsidR="004A6D16" w:rsidRDefault="00321997" w:rsidP="004A6D16">
          <w:pPr>
            <w:pStyle w:val="32"/>
            <w:rPr>
              <w:rFonts w:asciiTheme="minorHAnsi" w:eastAsiaTheme="minorEastAsia" w:hAnsiTheme="minorHAnsi"/>
              <w:noProof/>
              <w:sz w:val="22"/>
              <w:lang w:eastAsia="ru-RU"/>
            </w:rPr>
          </w:pPr>
          <w:hyperlink w:anchor="_Toc73879915" w:history="1">
            <w:r w:rsidR="004A6D16" w:rsidRPr="006B4119">
              <w:rPr>
                <w:rStyle w:val="af"/>
                <w:noProof/>
                <w:lang w:bidi="x-none"/>
                <w14:scene3d>
                  <w14:camera w14:prst="orthographicFront"/>
                  <w14:lightRig w14:rig="threePt" w14:dir="t">
                    <w14:rot w14:lat="0" w14:lon="0" w14:rev="0"/>
                  </w14:lightRig>
                </w14:scene3d>
              </w:rPr>
              <w:t>1.1.2.</w:t>
            </w:r>
            <w:r w:rsidR="004A6D16">
              <w:rPr>
                <w:rFonts w:asciiTheme="minorHAnsi" w:eastAsiaTheme="minorEastAsia" w:hAnsiTheme="minorHAnsi"/>
                <w:noProof/>
                <w:sz w:val="22"/>
                <w:lang w:eastAsia="ru-RU"/>
              </w:rPr>
              <w:tab/>
            </w:r>
            <w:r w:rsidR="004A6D16" w:rsidRPr="006B4119">
              <w:rPr>
                <w:rStyle w:val="af"/>
                <w:noProof/>
              </w:rPr>
              <w:t>Основные понятия</w:t>
            </w:r>
            <w:r w:rsidR="004A6D16">
              <w:rPr>
                <w:noProof/>
                <w:webHidden/>
              </w:rPr>
              <w:tab/>
            </w:r>
            <w:r w:rsidR="004A6D16">
              <w:rPr>
                <w:noProof/>
                <w:webHidden/>
              </w:rPr>
              <w:fldChar w:fldCharType="begin"/>
            </w:r>
            <w:r w:rsidR="004A6D16">
              <w:rPr>
                <w:noProof/>
                <w:webHidden/>
              </w:rPr>
              <w:instrText xml:space="preserve"> PAGEREF _Toc73879915 \h </w:instrText>
            </w:r>
            <w:r w:rsidR="004A6D16">
              <w:rPr>
                <w:noProof/>
                <w:webHidden/>
              </w:rPr>
            </w:r>
            <w:r w:rsidR="004A6D16">
              <w:rPr>
                <w:noProof/>
                <w:webHidden/>
              </w:rPr>
              <w:fldChar w:fldCharType="separate"/>
            </w:r>
            <w:r w:rsidR="004A6D16">
              <w:rPr>
                <w:noProof/>
                <w:webHidden/>
              </w:rPr>
              <w:t>8</w:t>
            </w:r>
            <w:r w:rsidR="004A6D16">
              <w:rPr>
                <w:noProof/>
                <w:webHidden/>
              </w:rPr>
              <w:fldChar w:fldCharType="end"/>
            </w:r>
          </w:hyperlink>
        </w:p>
        <w:p w14:paraId="16754439" w14:textId="7E0E2AA8" w:rsidR="004A6D16" w:rsidRDefault="00321997" w:rsidP="004A6D16">
          <w:pPr>
            <w:pStyle w:val="32"/>
            <w:rPr>
              <w:rFonts w:asciiTheme="minorHAnsi" w:eastAsiaTheme="minorEastAsia" w:hAnsiTheme="minorHAnsi"/>
              <w:noProof/>
              <w:sz w:val="22"/>
              <w:lang w:eastAsia="ru-RU"/>
            </w:rPr>
          </w:pPr>
          <w:hyperlink w:anchor="_Toc73879916" w:history="1">
            <w:r w:rsidR="004A6D16" w:rsidRPr="006B4119">
              <w:rPr>
                <w:rStyle w:val="af"/>
                <w:noProof/>
                <w:lang w:bidi="x-none"/>
                <w14:scene3d>
                  <w14:camera w14:prst="orthographicFront"/>
                  <w14:lightRig w14:rig="threePt" w14:dir="t">
                    <w14:rot w14:lat="0" w14:lon="0" w14:rev="0"/>
                  </w14:lightRig>
                </w14:scene3d>
              </w:rPr>
              <w:t>1.1.3.</w:t>
            </w:r>
            <w:r w:rsidR="004A6D16">
              <w:rPr>
                <w:rFonts w:asciiTheme="minorHAnsi" w:eastAsiaTheme="minorEastAsia" w:hAnsiTheme="minorHAnsi"/>
                <w:noProof/>
                <w:sz w:val="22"/>
                <w:lang w:eastAsia="ru-RU"/>
              </w:rPr>
              <w:tab/>
            </w:r>
            <w:r w:rsidR="004A6D16" w:rsidRPr="006B4119">
              <w:rPr>
                <w:rStyle w:val="af"/>
                <w:noProof/>
              </w:rPr>
              <w:t>Процесс отправки сообщения</w:t>
            </w:r>
            <w:r w:rsidR="004A6D16">
              <w:rPr>
                <w:noProof/>
                <w:webHidden/>
              </w:rPr>
              <w:tab/>
            </w:r>
            <w:r w:rsidR="004A6D16">
              <w:rPr>
                <w:noProof/>
                <w:webHidden/>
              </w:rPr>
              <w:fldChar w:fldCharType="begin"/>
            </w:r>
            <w:r w:rsidR="004A6D16">
              <w:rPr>
                <w:noProof/>
                <w:webHidden/>
              </w:rPr>
              <w:instrText xml:space="preserve"> PAGEREF _Toc73879916 \h </w:instrText>
            </w:r>
            <w:r w:rsidR="004A6D16">
              <w:rPr>
                <w:noProof/>
                <w:webHidden/>
              </w:rPr>
            </w:r>
            <w:r w:rsidR="004A6D16">
              <w:rPr>
                <w:noProof/>
                <w:webHidden/>
              </w:rPr>
              <w:fldChar w:fldCharType="separate"/>
            </w:r>
            <w:r w:rsidR="004A6D16">
              <w:rPr>
                <w:noProof/>
                <w:webHidden/>
              </w:rPr>
              <w:t>9</w:t>
            </w:r>
            <w:r w:rsidR="004A6D16">
              <w:rPr>
                <w:noProof/>
                <w:webHidden/>
              </w:rPr>
              <w:fldChar w:fldCharType="end"/>
            </w:r>
          </w:hyperlink>
        </w:p>
        <w:p w14:paraId="2BC6F16F" w14:textId="7DEE862C" w:rsidR="004A6D16" w:rsidRDefault="00321997" w:rsidP="004A6D16">
          <w:pPr>
            <w:pStyle w:val="21"/>
            <w:rPr>
              <w:rFonts w:asciiTheme="minorHAnsi" w:eastAsiaTheme="minorEastAsia" w:hAnsiTheme="minorHAnsi"/>
              <w:noProof/>
              <w:sz w:val="22"/>
              <w:lang w:eastAsia="ru-RU"/>
            </w:rPr>
          </w:pPr>
          <w:hyperlink w:anchor="_Toc73879917" w:history="1">
            <w:r w:rsidR="004A6D16" w:rsidRPr="006B4119">
              <w:rPr>
                <w:rStyle w:val="af"/>
                <w:noProof/>
                <w:lang w:bidi="x-none"/>
                <w14:scene3d>
                  <w14:camera w14:prst="orthographicFront"/>
                  <w14:lightRig w14:rig="threePt" w14:dir="t">
                    <w14:rot w14:lat="0" w14:lon="0" w14:rev="0"/>
                  </w14:lightRig>
                </w14:scene3d>
              </w:rPr>
              <w:t>1.2.</w:t>
            </w:r>
            <w:r w:rsidR="004A6D16" w:rsidRPr="006B4119">
              <w:rPr>
                <w:rStyle w:val="af"/>
                <w:noProof/>
              </w:rPr>
              <w:t xml:space="preserve"> Обзор программ-аналогов</w:t>
            </w:r>
            <w:r w:rsidR="004A6D16">
              <w:rPr>
                <w:noProof/>
                <w:webHidden/>
              </w:rPr>
              <w:tab/>
            </w:r>
            <w:r w:rsidR="004A6D16">
              <w:rPr>
                <w:noProof/>
                <w:webHidden/>
              </w:rPr>
              <w:fldChar w:fldCharType="begin"/>
            </w:r>
            <w:r w:rsidR="004A6D16">
              <w:rPr>
                <w:noProof/>
                <w:webHidden/>
              </w:rPr>
              <w:instrText xml:space="preserve"> PAGEREF _Toc73879917 \h </w:instrText>
            </w:r>
            <w:r w:rsidR="004A6D16">
              <w:rPr>
                <w:noProof/>
                <w:webHidden/>
              </w:rPr>
            </w:r>
            <w:r w:rsidR="004A6D16">
              <w:rPr>
                <w:noProof/>
                <w:webHidden/>
              </w:rPr>
              <w:fldChar w:fldCharType="separate"/>
            </w:r>
            <w:r w:rsidR="004A6D16">
              <w:rPr>
                <w:noProof/>
                <w:webHidden/>
              </w:rPr>
              <w:t>12</w:t>
            </w:r>
            <w:r w:rsidR="004A6D16">
              <w:rPr>
                <w:noProof/>
                <w:webHidden/>
              </w:rPr>
              <w:fldChar w:fldCharType="end"/>
            </w:r>
          </w:hyperlink>
        </w:p>
        <w:p w14:paraId="0A29080B" w14:textId="28AD10C7" w:rsidR="004A6D16" w:rsidRDefault="00321997" w:rsidP="004A6D16">
          <w:pPr>
            <w:pStyle w:val="32"/>
            <w:rPr>
              <w:rFonts w:asciiTheme="minorHAnsi" w:eastAsiaTheme="minorEastAsia" w:hAnsiTheme="minorHAnsi"/>
              <w:noProof/>
              <w:sz w:val="22"/>
              <w:lang w:eastAsia="ru-RU"/>
            </w:rPr>
          </w:pPr>
          <w:hyperlink w:anchor="_Toc73879918" w:history="1">
            <w:r w:rsidR="004A6D16" w:rsidRPr="006B4119">
              <w:rPr>
                <w:rStyle w:val="af"/>
                <w:noProof/>
                <w:lang w:bidi="x-none"/>
                <w14:scene3d>
                  <w14:camera w14:prst="orthographicFront"/>
                  <w14:lightRig w14:rig="threePt" w14:dir="t">
                    <w14:rot w14:lat="0" w14:lon="0" w14:rev="0"/>
                  </w14:lightRig>
                </w14:scene3d>
              </w:rPr>
              <w:t>1.2.1.</w:t>
            </w:r>
            <w:r w:rsidR="004A6D16">
              <w:rPr>
                <w:rFonts w:asciiTheme="minorHAnsi" w:eastAsiaTheme="minorEastAsia" w:hAnsiTheme="minorHAnsi"/>
                <w:noProof/>
                <w:sz w:val="22"/>
                <w:lang w:eastAsia="ru-RU"/>
              </w:rPr>
              <w:tab/>
            </w:r>
            <w:r w:rsidR="004A6D16" w:rsidRPr="006B4119">
              <w:rPr>
                <w:rStyle w:val="af"/>
                <w:noProof/>
              </w:rPr>
              <w:t>Amazon SES</w:t>
            </w:r>
            <w:r w:rsidR="004A6D16">
              <w:rPr>
                <w:noProof/>
                <w:webHidden/>
              </w:rPr>
              <w:tab/>
            </w:r>
            <w:r w:rsidR="004A6D16">
              <w:rPr>
                <w:noProof/>
                <w:webHidden/>
              </w:rPr>
              <w:fldChar w:fldCharType="begin"/>
            </w:r>
            <w:r w:rsidR="004A6D16">
              <w:rPr>
                <w:noProof/>
                <w:webHidden/>
              </w:rPr>
              <w:instrText xml:space="preserve"> PAGEREF _Toc73879918 \h </w:instrText>
            </w:r>
            <w:r w:rsidR="004A6D16">
              <w:rPr>
                <w:noProof/>
                <w:webHidden/>
              </w:rPr>
            </w:r>
            <w:r w:rsidR="004A6D16">
              <w:rPr>
                <w:noProof/>
                <w:webHidden/>
              </w:rPr>
              <w:fldChar w:fldCharType="separate"/>
            </w:r>
            <w:r w:rsidR="004A6D16">
              <w:rPr>
                <w:noProof/>
                <w:webHidden/>
              </w:rPr>
              <w:t>12</w:t>
            </w:r>
            <w:r w:rsidR="004A6D16">
              <w:rPr>
                <w:noProof/>
                <w:webHidden/>
              </w:rPr>
              <w:fldChar w:fldCharType="end"/>
            </w:r>
          </w:hyperlink>
        </w:p>
        <w:p w14:paraId="632643DE" w14:textId="5FB1AC7E" w:rsidR="004A6D16" w:rsidRDefault="00321997" w:rsidP="004A6D16">
          <w:pPr>
            <w:pStyle w:val="32"/>
            <w:rPr>
              <w:rFonts w:asciiTheme="minorHAnsi" w:eastAsiaTheme="minorEastAsia" w:hAnsiTheme="minorHAnsi"/>
              <w:noProof/>
              <w:sz w:val="22"/>
              <w:lang w:eastAsia="ru-RU"/>
            </w:rPr>
          </w:pPr>
          <w:hyperlink w:anchor="_Toc73879919" w:history="1">
            <w:r w:rsidR="004A6D16" w:rsidRPr="006B4119">
              <w:rPr>
                <w:rStyle w:val="af"/>
                <w:noProof/>
                <w:lang w:val="en-US" w:bidi="x-none"/>
                <w14:scene3d>
                  <w14:camera w14:prst="orthographicFront"/>
                  <w14:lightRig w14:rig="threePt" w14:dir="t">
                    <w14:rot w14:lat="0" w14:lon="0" w14:rev="0"/>
                  </w14:lightRig>
                </w14:scene3d>
              </w:rPr>
              <w:t>1.2.2.</w:t>
            </w:r>
            <w:r w:rsidR="004A6D16">
              <w:rPr>
                <w:rFonts w:asciiTheme="minorHAnsi" w:eastAsiaTheme="minorEastAsia" w:hAnsiTheme="minorHAnsi"/>
                <w:noProof/>
                <w:sz w:val="22"/>
                <w:lang w:eastAsia="ru-RU"/>
              </w:rPr>
              <w:tab/>
            </w:r>
            <w:r w:rsidR="004A6D16" w:rsidRPr="006B4119">
              <w:rPr>
                <w:rStyle w:val="af"/>
                <w:noProof/>
              </w:rPr>
              <w:t>Sendgrid</w:t>
            </w:r>
            <w:r w:rsidR="004A6D16">
              <w:rPr>
                <w:noProof/>
                <w:webHidden/>
              </w:rPr>
              <w:tab/>
            </w:r>
            <w:r w:rsidR="004A6D16">
              <w:rPr>
                <w:noProof/>
                <w:webHidden/>
              </w:rPr>
              <w:fldChar w:fldCharType="begin"/>
            </w:r>
            <w:r w:rsidR="004A6D16">
              <w:rPr>
                <w:noProof/>
                <w:webHidden/>
              </w:rPr>
              <w:instrText xml:space="preserve"> PAGEREF _Toc73879919 \h </w:instrText>
            </w:r>
            <w:r w:rsidR="004A6D16">
              <w:rPr>
                <w:noProof/>
                <w:webHidden/>
              </w:rPr>
            </w:r>
            <w:r w:rsidR="004A6D16">
              <w:rPr>
                <w:noProof/>
                <w:webHidden/>
              </w:rPr>
              <w:fldChar w:fldCharType="separate"/>
            </w:r>
            <w:r w:rsidR="004A6D16">
              <w:rPr>
                <w:noProof/>
                <w:webHidden/>
              </w:rPr>
              <w:t>13</w:t>
            </w:r>
            <w:r w:rsidR="004A6D16">
              <w:rPr>
                <w:noProof/>
                <w:webHidden/>
              </w:rPr>
              <w:fldChar w:fldCharType="end"/>
            </w:r>
          </w:hyperlink>
        </w:p>
        <w:p w14:paraId="4E068C7D" w14:textId="18283E5A" w:rsidR="004A6D16" w:rsidRDefault="00321997" w:rsidP="004A6D16">
          <w:pPr>
            <w:pStyle w:val="32"/>
            <w:rPr>
              <w:rFonts w:asciiTheme="minorHAnsi" w:eastAsiaTheme="minorEastAsia" w:hAnsiTheme="minorHAnsi"/>
              <w:noProof/>
              <w:sz w:val="22"/>
              <w:lang w:eastAsia="ru-RU"/>
            </w:rPr>
          </w:pPr>
          <w:hyperlink w:anchor="_Toc73879920" w:history="1">
            <w:r w:rsidR="004A6D16" w:rsidRPr="006B4119">
              <w:rPr>
                <w:rStyle w:val="af"/>
                <w:noProof/>
                <w:lang w:val="en-US" w:bidi="x-none"/>
                <w14:scene3d>
                  <w14:camera w14:prst="orthographicFront"/>
                  <w14:lightRig w14:rig="threePt" w14:dir="t">
                    <w14:rot w14:lat="0" w14:lon="0" w14:rev="0"/>
                  </w14:lightRig>
                </w14:scene3d>
              </w:rPr>
              <w:t>1.2.3.</w:t>
            </w:r>
            <w:r w:rsidR="004A6D16">
              <w:rPr>
                <w:rFonts w:asciiTheme="minorHAnsi" w:eastAsiaTheme="minorEastAsia" w:hAnsiTheme="minorHAnsi"/>
                <w:noProof/>
                <w:sz w:val="22"/>
                <w:lang w:eastAsia="ru-RU"/>
              </w:rPr>
              <w:tab/>
            </w:r>
            <w:r w:rsidR="004A6D16" w:rsidRPr="006B4119">
              <w:rPr>
                <w:rStyle w:val="af"/>
                <w:noProof/>
                <w:lang w:val="en-US"/>
              </w:rPr>
              <w:t>Tin-cat email queue</w:t>
            </w:r>
            <w:r w:rsidR="004A6D16">
              <w:rPr>
                <w:noProof/>
                <w:webHidden/>
              </w:rPr>
              <w:tab/>
            </w:r>
            <w:r w:rsidR="004A6D16">
              <w:rPr>
                <w:noProof/>
                <w:webHidden/>
              </w:rPr>
              <w:fldChar w:fldCharType="begin"/>
            </w:r>
            <w:r w:rsidR="004A6D16">
              <w:rPr>
                <w:noProof/>
                <w:webHidden/>
              </w:rPr>
              <w:instrText xml:space="preserve"> PAGEREF _Toc73879920 \h </w:instrText>
            </w:r>
            <w:r w:rsidR="004A6D16">
              <w:rPr>
                <w:noProof/>
                <w:webHidden/>
              </w:rPr>
            </w:r>
            <w:r w:rsidR="004A6D16">
              <w:rPr>
                <w:noProof/>
                <w:webHidden/>
              </w:rPr>
              <w:fldChar w:fldCharType="separate"/>
            </w:r>
            <w:r w:rsidR="004A6D16">
              <w:rPr>
                <w:noProof/>
                <w:webHidden/>
              </w:rPr>
              <w:t>14</w:t>
            </w:r>
            <w:r w:rsidR="004A6D16">
              <w:rPr>
                <w:noProof/>
                <w:webHidden/>
              </w:rPr>
              <w:fldChar w:fldCharType="end"/>
            </w:r>
          </w:hyperlink>
        </w:p>
        <w:p w14:paraId="6C488660" w14:textId="1413E63E" w:rsidR="004A6D16" w:rsidRDefault="00321997" w:rsidP="004A6D16">
          <w:pPr>
            <w:pStyle w:val="32"/>
            <w:rPr>
              <w:rFonts w:asciiTheme="minorHAnsi" w:eastAsiaTheme="minorEastAsia" w:hAnsiTheme="minorHAnsi"/>
              <w:noProof/>
              <w:sz w:val="22"/>
              <w:lang w:eastAsia="ru-RU"/>
            </w:rPr>
          </w:pPr>
          <w:hyperlink w:anchor="_Toc73879921" w:history="1">
            <w:r w:rsidR="004A6D16" w:rsidRPr="006B4119">
              <w:rPr>
                <w:rStyle w:val="af"/>
                <w:noProof/>
                <w:lang w:bidi="x-none"/>
                <w14:scene3d>
                  <w14:camera w14:prst="orthographicFront"/>
                  <w14:lightRig w14:rig="threePt" w14:dir="t">
                    <w14:rot w14:lat="0" w14:lon="0" w14:rev="0"/>
                  </w14:lightRig>
                </w14:scene3d>
              </w:rPr>
              <w:t>1.2.4.</w:t>
            </w:r>
            <w:r w:rsidR="004A6D16">
              <w:rPr>
                <w:rFonts w:asciiTheme="minorHAnsi" w:eastAsiaTheme="minorEastAsia" w:hAnsiTheme="minorHAnsi"/>
                <w:noProof/>
                <w:sz w:val="22"/>
                <w:lang w:eastAsia="ru-RU"/>
              </w:rPr>
              <w:tab/>
            </w:r>
            <w:r w:rsidR="004A6D16" w:rsidRPr="006B4119">
              <w:rPr>
                <w:rStyle w:val="af"/>
                <w:noProof/>
              </w:rPr>
              <w:t>Сравнение</w:t>
            </w:r>
            <w:r w:rsidR="004A6D16">
              <w:rPr>
                <w:noProof/>
                <w:webHidden/>
              </w:rPr>
              <w:tab/>
            </w:r>
            <w:r w:rsidR="004A6D16">
              <w:rPr>
                <w:noProof/>
                <w:webHidden/>
              </w:rPr>
              <w:fldChar w:fldCharType="begin"/>
            </w:r>
            <w:r w:rsidR="004A6D16">
              <w:rPr>
                <w:noProof/>
                <w:webHidden/>
              </w:rPr>
              <w:instrText xml:space="preserve"> PAGEREF _Toc73879921 \h </w:instrText>
            </w:r>
            <w:r w:rsidR="004A6D16">
              <w:rPr>
                <w:noProof/>
                <w:webHidden/>
              </w:rPr>
            </w:r>
            <w:r w:rsidR="004A6D16">
              <w:rPr>
                <w:noProof/>
                <w:webHidden/>
              </w:rPr>
              <w:fldChar w:fldCharType="separate"/>
            </w:r>
            <w:r w:rsidR="004A6D16">
              <w:rPr>
                <w:noProof/>
                <w:webHidden/>
              </w:rPr>
              <w:t>15</w:t>
            </w:r>
            <w:r w:rsidR="004A6D16">
              <w:rPr>
                <w:noProof/>
                <w:webHidden/>
              </w:rPr>
              <w:fldChar w:fldCharType="end"/>
            </w:r>
          </w:hyperlink>
        </w:p>
        <w:p w14:paraId="35581174" w14:textId="1684923B" w:rsidR="004A6D16" w:rsidRDefault="00321997" w:rsidP="004A6D16">
          <w:pPr>
            <w:pStyle w:val="21"/>
            <w:rPr>
              <w:rFonts w:asciiTheme="minorHAnsi" w:eastAsiaTheme="minorEastAsia" w:hAnsiTheme="minorHAnsi"/>
              <w:noProof/>
              <w:sz w:val="22"/>
              <w:lang w:eastAsia="ru-RU"/>
            </w:rPr>
          </w:pPr>
          <w:hyperlink w:anchor="_Toc73879922" w:history="1">
            <w:r w:rsidR="004A6D16" w:rsidRPr="006B4119">
              <w:rPr>
                <w:rStyle w:val="af"/>
                <w:noProof/>
                <w:lang w:bidi="x-none"/>
                <w14:scene3d>
                  <w14:camera w14:prst="orthographicFront"/>
                  <w14:lightRig w14:rig="threePt" w14:dir="t">
                    <w14:rot w14:lat="0" w14:lon="0" w14:rev="0"/>
                  </w14:lightRig>
                </w14:scene3d>
              </w:rPr>
              <w:t>1.3.</w:t>
            </w:r>
            <w:r w:rsidR="004A6D16" w:rsidRPr="006B4119">
              <w:rPr>
                <w:rStyle w:val="af"/>
                <w:noProof/>
              </w:rPr>
              <w:t xml:space="preserve"> Диаграмма вариантов использования</w:t>
            </w:r>
            <w:r w:rsidR="004A6D16">
              <w:rPr>
                <w:noProof/>
                <w:webHidden/>
              </w:rPr>
              <w:tab/>
            </w:r>
            <w:r w:rsidR="004A6D16">
              <w:rPr>
                <w:noProof/>
                <w:webHidden/>
              </w:rPr>
              <w:fldChar w:fldCharType="begin"/>
            </w:r>
            <w:r w:rsidR="004A6D16">
              <w:rPr>
                <w:noProof/>
                <w:webHidden/>
              </w:rPr>
              <w:instrText xml:space="preserve"> PAGEREF _Toc73879922 \h </w:instrText>
            </w:r>
            <w:r w:rsidR="004A6D16">
              <w:rPr>
                <w:noProof/>
                <w:webHidden/>
              </w:rPr>
            </w:r>
            <w:r w:rsidR="004A6D16">
              <w:rPr>
                <w:noProof/>
                <w:webHidden/>
              </w:rPr>
              <w:fldChar w:fldCharType="separate"/>
            </w:r>
            <w:r w:rsidR="004A6D16">
              <w:rPr>
                <w:noProof/>
                <w:webHidden/>
              </w:rPr>
              <w:t>15</w:t>
            </w:r>
            <w:r w:rsidR="004A6D16">
              <w:rPr>
                <w:noProof/>
                <w:webHidden/>
              </w:rPr>
              <w:fldChar w:fldCharType="end"/>
            </w:r>
          </w:hyperlink>
        </w:p>
        <w:p w14:paraId="0EA25D4B" w14:textId="2ADED0BB" w:rsidR="004A6D16" w:rsidRDefault="00321997" w:rsidP="004A6D16">
          <w:pPr>
            <w:pStyle w:val="32"/>
            <w:rPr>
              <w:rFonts w:asciiTheme="minorHAnsi" w:eastAsiaTheme="minorEastAsia" w:hAnsiTheme="minorHAnsi"/>
              <w:noProof/>
              <w:sz w:val="22"/>
              <w:lang w:eastAsia="ru-RU"/>
            </w:rPr>
          </w:pPr>
          <w:hyperlink w:anchor="_Toc73879923" w:history="1">
            <w:r w:rsidR="004A6D16" w:rsidRPr="006B4119">
              <w:rPr>
                <w:rStyle w:val="af"/>
                <w:noProof/>
                <w:lang w:bidi="x-none"/>
                <w14:scene3d>
                  <w14:camera w14:prst="orthographicFront"/>
                  <w14:lightRig w14:rig="threePt" w14:dir="t">
                    <w14:rot w14:lat="0" w14:lon="0" w14:rev="0"/>
                  </w14:lightRig>
                </w14:scene3d>
              </w:rPr>
              <w:t>1.3.1.</w:t>
            </w:r>
            <w:r w:rsidR="004A6D16">
              <w:rPr>
                <w:rFonts w:asciiTheme="minorHAnsi" w:eastAsiaTheme="minorEastAsia" w:hAnsiTheme="minorHAnsi"/>
                <w:noProof/>
                <w:sz w:val="22"/>
                <w:lang w:eastAsia="ru-RU"/>
              </w:rPr>
              <w:tab/>
            </w:r>
            <w:r w:rsidR="004A6D16" w:rsidRPr="006B4119">
              <w:rPr>
                <w:rStyle w:val="af"/>
                <w:noProof/>
              </w:rPr>
              <w:t>Оператор</w:t>
            </w:r>
            <w:r w:rsidR="004A6D16">
              <w:rPr>
                <w:noProof/>
                <w:webHidden/>
              </w:rPr>
              <w:tab/>
            </w:r>
            <w:r w:rsidR="004A6D16">
              <w:rPr>
                <w:noProof/>
                <w:webHidden/>
              </w:rPr>
              <w:fldChar w:fldCharType="begin"/>
            </w:r>
            <w:r w:rsidR="004A6D16">
              <w:rPr>
                <w:noProof/>
                <w:webHidden/>
              </w:rPr>
              <w:instrText xml:space="preserve"> PAGEREF _Toc73879923 \h </w:instrText>
            </w:r>
            <w:r w:rsidR="004A6D16">
              <w:rPr>
                <w:noProof/>
                <w:webHidden/>
              </w:rPr>
            </w:r>
            <w:r w:rsidR="004A6D16">
              <w:rPr>
                <w:noProof/>
                <w:webHidden/>
              </w:rPr>
              <w:fldChar w:fldCharType="separate"/>
            </w:r>
            <w:r w:rsidR="004A6D16">
              <w:rPr>
                <w:noProof/>
                <w:webHidden/>
              </w:rPr>
              <w:t>16</w:t>
            </w:r>
            <w:r w:rsidR="004A6D16">
              <w:rPr>
                <w:noProof/>
                <w:webHidden/>
              </w:rPr>
              <w:fldChar w:fldCharType="end"/>
            </w:r>
          </w:hyperlink>
        </w:p>
        <w:p w14:paraId="05E1CB09" w14:textId="7174C371" w:rsidR="004A6D16" w:rsidRDefault="00321997" w:rsidP="004A6D16">
          <w:pPr>
            <w:pStyle w:val="32"/>
            <w:rPr>
              <w:rFonts w:asciiTheme="minorHAnsi" w:eastAsiaTheme="minorEastAsia" w:hAnsiTheme="minorHAnsi"/>
              <w:noProof/>
              <w:sz w:val="22"/>
              <w:lang w:eastAsia="ru-RU"/>
            </w:rPr>
          </w:pPr>
          <w:hyperlink w:anchor="_Toc73879924" w:history="1">
            <w:r w:rsidR="004A6D16" w:rsidRPr="006B4119">
              <w:rPr>
                <w:rStyle w:val="af"/>
                <w:noProof/>
                <w:lang w:bidi="x-none"/>
                <w14:scene3d>
                  <w14:camera w14:prst="orthographicFront"/>
                  <w14:lightRig w14:rig="threePt" w14:dir="t">
                    <w14:rot w14:lat="0" w14:lon="0" w14:rev="0"/>
                  </w14:lightRig>
                </w14:scene3d>
              </w:rPr>
              <w:t>1.3.2.</w:t>
            </w:r>
            <w:r w:rsidR="004A6D16">
              <w:rPr>
                <w:rFonts w:asciiTheme="minorHAnsi" w:eastAsiaTheme="minorEastAsia" w:hAnsiTheme="minorHAnsi"/>
                <w:noProof/>
                <w:sz w:val="22"/>
                <w:lang w:eastAsia="ru-RU"/>
              </w:rPr>
              <w:tab/>
            </w:r>
            <w:r w:rsidR="004A6D16" w:rsidRPr="006B4119">
              <w:rPr>
                <w:rStyle w:val="af"/>
                <w:noProof/>
              </w:rPr>
              <w:t>Администратор</w:t>
            </w:r>
            <w:r w:rsidR="004A6D16">
              <w:rPr>
                <w:noProof/>
                <w:webHidden/>
              </w:rPr>
              <w:tab/>
            </w:r>
            <w:r w:rsidR="004A6D16">
              <w:rPr>
                <w:noProof/>
                <w:webHidden/>
              </w:rPr>
              <w:fldChar w:fldCharType="begin"/>
            </w:r>
            <w:r w:rsidR="004A6D16">
              <w:rPr>
                <w:noProof/>
                <w:webHidden/>
              </w:rPr>
              <w:instrText xml:space="preserve"> PAGEREF _Toc73879924 \h </w:instrText>
            </w:r>
            <w:r w:rsidR="004A6D16">
              <w:rPr>
                <w:noProof/>
                <w:webHidden/>
              </w:rPr>
            </w:r>
            <w:r w:rsidR="004A6D16">
              <w:rPr>
                <w:noProof/>
                <w:webHidden/>
              </w:rPr>
              <w:fldChar w:fldCharType="separate"/>
            </w:r>
            <w:r w:rsidR="004A6D16">
              <w:rPr>
                <w:noProof/>
                <w:webHidden/>
              </w:rPr>
              <w:t>16</w:t>
            </w:r>
            <w:r w:rsidR="004A6D16">
              <w:rPr>
                <w:noProof/>
                <w:webHidden/>
              </w:rPr>
              <w:fldChar w:fldCharType="end"/>
            </w:r>
          </w:hyperlink>
        </w:p>
        <w:p w14:paraId="4236C201" w14:textId="1EF6D853" w:rsidR="004A6D16" w:rsidRDefault="00321997" w:rsidP="004A6D16">
          <w:pPr>
            <w:pStyle w:val="21"/>
            <w:rPr>
              <w:rFonts w:asciiTheme="minorHAnsi" w:eastAsiaTheme="minorEastAsia" w:hAnsiTheme="minorHAnsi"/>
              <w:noProof/>
              <w:sz w:val="22"/>
              <w:lang w:eastAsia="ru-RU"/>
            </w:rPr>
          </w:pPr>
          <w:hyperlink w:anchor="_Toc73879925" w:history="1">
            <w:r w:rsidR="004A6D16" w:rsidRPr="006B4119">
              <w:rPr>
                <w:rStyle w:val="af"/>
                <w:noProof/>
                <w:lang w:bidi="x-none"/>
                <w14:scene3d>
                  <w14:camera w14:prst="orthographicFront"/>
                  <w14:lightRig w14:rig="threePt" w14:dir="t">
                    <w14:rot w14:lat="0" w14:lon="0" w14:rev="0"/>
                  </w14:lightRig>
                </w14:scene3d>
              </w:rPr>
              <w:t>1.4.</w:t>
            </w:r>
            <w:r w:rsidR="004A6D16" w:rsidRPr="006B4119">
              <w:rPr>
                <w:rStyle w:val="af"/>
                <w:noProof/>
                <w:lang w:val="en-US"/>
              </w:rPr>
              <w:t xml:space="preserve"> IDEF0-</w:t>
            </w:r>
            <w:r w:rsidR="004A6D16" w:rsidRPr="006B4119">
              <w:rPr>
                <w:rStyle w:val="af"/>
                <w:noProof/>
              </w:rPr>
              <w:t>Диаграмма</w:t>
            </w:r>
            <w:r w:rsidR="004A6D16">
              <w:rPr>
                <w:noProof/>
                <w:webHidden/>
              </w:rPr>
              <w:tab/>
            </w:r>
            <w:r w:rsidR="004A6D16">
              <w:rPr>
                <w:noProof/>
                <w:webHidden/>
              </w:rPr>
              <w:fldChar w:fldCharType="begin"/>
            </w:r>
            <w:r w:rsidR="004A6D16">
              <w:rPr>
                <w:noProof/>
                <w:webHidden/>
              </w:rPr>
              <w:instrText xml:space="preserve"> PAGEREF _Toc73879925 \h </w:instrText>
            </w:r>
            <w:r w:rsidR="004A6D16">
              <w:rPr>
                <w:noProof/>
                <w:webHidden/>
              </w:rPr>
            </w:r>
            <w:r w:rsidR="004A6D16">
              <w:rPr>
                <w:noProof/>
                <w:webHidden/>
              </w:rPr>
              <w:fldChar w:fldCharType="separate"/>
            </w:r>
            <w:r w:rsidR="004A6D16">
              <w:rPr>
                <w:noProof/>
                <w:webHidden/>
              </w:rPr>
              <w:t>18</w:t>
            </w:r>
            <w:r w:rsidR="004A6D16">
              <w:rPr>
                <w:noProof/>
                <w:webHidden/>
              </w:rPr>
              <w:fldChar w:fldCharType="end"/>
            </w:r>
          </w:hyperlink>
        </w:p>
        <w:p w14:paraId="49BD80DF" w14:textId="15AB59A3" w:rsidR="004A6D16" w:rsidRDefault="00321997" w:rsidP="004A6D16">
          <w:pPr>
            <w:pStyle w:val="21"/>
            <w:rPr>
              <w:rFonts w:asciiTheme="minorHAnsi" w:eastAsiaTheme="minorEastAsia" w:hAnsiTheme="minorHAnsi"/>
              <w:noProof/>
              <w:sz w:val="22"/>
              <w:lang w:eastAsia="ru-RU"/>
            </w:rPr>
          </w:pPr>
          <w:hyperlink w:anchor="_Toc73879926" w:history="1">
            <w:r w:rsidR="004A6D16" w:rsidRPr="006B4119">
              <w:rPr>
                <w:rStyle w:val="af"/>
                <w:noProof/>
                <w:lang w:val="en-US" w:bidi="x-none"/>
                <w14:scene3d>
                  <w14:camera w14:prst="orthographicFront"/>
                  <w14:lightRig w14:rig="threePt" w14:dir="t">
                    <w14:rot w14:lat="0" w14:lon="0" w14:rev="0"/>
                  </w14:lightRig>
                </w14:scene3d>
              </w:rPr>
              <w:t>1.5.</w:t>
            </w:r>
            <w:r w:rsidR="004A6D16" w:rsidRPr="006B4119">
              <w:rPr>
                <w:rStyle w:val="af"/>
                <w:noProof/>
                <w:lang w:val="en-US"/>
              </w:rPr>
              <w:t xml:space="preserve"> BPMN</w:t>
            </w:r>
            <w:r w:rsidR="004A6D16">
              <w:rPr>
                <w:noProof/>
                <w:webHidden/>
              </w:rPr>
              <w:tab/>
            </w:r>
            <w:r w:rsidR="004A6D16">
              <w:rPr>
                <w:noProof/>
                <w:webHidden/>
              </w:rPr>
              <w:fldChar w:fldCharType="begin"/>
            </w:r>
            <w:r w:rsidR="004A6D16">
              <w:rPr>
                <w:noProof/>
                <w:webHidden/>
              </w:rPr>
              <w:instrText xml:space="preserve"> PAGEREF _Toc73879926 \h </w:instrText>
            </w:r>
            <w:r w:rsidR="004A6D16">
              <w:rPr>
                <w:noProof/>
                <w:webHidden/>
              </w:rPr>
            </w:r>
            <w:r w:rsidR="004A6D16">
              <w:rPr>
                <w:noProof/>
                <w:webHidden/>
              </w:rPr>
              <w:fldChar w:fldCharType="separate"/>
            </w:r>
            <w:r w:rsidR="004A6D16">
              <w:rPr>
                <w:noProof/>
                <w:webHidden/>
              </w:rPr>
              <w:t>20</w:t>
            </w:r>
            <w:r w:rsidR="004A6D16">
              <w:rPr>
                <w:noProof/>
                <w:webHidden/>
              </w:rPr>
              <w:fldChar w:fldCharType="end"/>
            </w:r>
          </w:hyperlink>
        </w:p>
        <w:p w14:paraId="0605C30E" w14:textId="01D39AF6" w:rsidR="004A6D16" w:rsidRDefault="00321997" w:rsidP="004A6D16">
          <w:pPr>
            <w:pStyle w:val="21"/>
            <w:rPr>
              <w:rFonts w:asciiTheme="minorHAnsi" w:eastAsiaTheme="minorEastAsia" w:hAnsiTheme="minorHAnsi"/>
              <w:noProof/>
              <w:sz w:val="22"/>
              <w:lang w:eastAsia="ru-RU"/>
            </w:rPr>
          </w:pPr>
          <w:hyperlink w:anchor="_Toc73879927" w:history="1">
            <w:r w:rsidR="004A6D16" w:rsidRPr="006B4119">
              <w:rPr>
                <w:rStyle w:val="af"/>
                <w:noProof/>
                <w:lang w:bidi="x-none"/>
                <w14:scene3d>
                  <w14:camera w14:prst="orthographicFront"/>
                  <w14:lightRig w14:rig="threePt" w14:dir="t">
                    <w14:rot w14:lat="0" w14:lon="0" w14:rev="0"/>
                  </w14:lightRig>
                </w14:scene3d>
              </w:rPr>
              <w:t>1.6.</w:t>
            </w:r>
            <w:r w:rsidR="004A6D16" w:rsidRPr="006B4119">
              <w:rPr>
                <w:rStyle w:val="af"/>
                <w:noProof/>
              </w:rPr>
              <w:t xml:space="preserve"> Выводы</w:t>
            </w:r>
            <w:r w:rsidR="004A6D16">
              <w:rPr>
                <w:noProof/>
                <w:webHidden/>
              </w:rPr>
              <w:tab/>
            </w:r>
            <w:r w:rsidR="004A6D16">
              <w:rPr>
                <w:noProof/>
                <w:webHidden/>
              </w:rPr>
              <w:fldChar w:fldCharType="begin"/>
            </w:r>
            <w:r w:rsidR="004A6D16">
              <w:rPr>
                <w:noProof/>
                <w:webHidden/>
              </w:rPr>
              <w:instrText xml:space="preserve"> PAGEREF _Toc73879927 \h </w:instrText>
            </w:r>
            <w:r w:rsidR="004A6D16">
              <w:rPr>
                <w:noProof/>
                <w:webHidden/>
              </w:rPr>
            </w:r>
            <w:r w:rsidR="004A6D16">
              <w:rPr>
                <w:noProof/>
                <w:webHidden/>
              </w:rPr>
              <w:fldChar w:fldCharType="separate"/>
            </w:r>
            <w:r w:rsidR="004A6D16">
              <w:rPr>
                <w:noProof/>
                <w:webHidden/>
              </w:rPr>
              <w:t>22</w:t>
            </w:r>
            <w:r w:rsidR="004A6D16">
              <w:rPr>
                <w:noProof/>
                <w:webHidden/>
              </w:rPr>
              <w:fldChar w:fldCharType="end"/>
            </w:r>
          </w:hyperlink>
        </w:p>
        <w:p w14:paraId="2618B3F9" w14:textId="1C1F8E96" w:rsidR="004A6D16" w:rsidRDefault="00321997" w:rsidP="004A6D16">
          <w:pPr>
            <w:pStyle w:val="12"/>
            <w:spacing w:after="0"/>
            <w:rPr>
              <w:rFonts w:asciiTheme="minorHAnsi" w:eastAsiaTheme="minorEastAsia" w:hAnsiTheme="minorHAnsi"/>
              <w:noProof/>
              <w:sz w:val="22"/>
              <w:lang w:eastAsia="ru-RU"/>
            </w:rPr>
          </w:pPr>
          <w:hyperlink w:anchor="_Toc73879928" w:history="1">
            <w:r w:rsidR="004A6D16" w:rsidRPr="006B4119">
              <w:rPr>
                <w:rStyle w:val="af"/>
                <w:noProof/>
              </w:rPr>
              <w:t>2. ТЕХНИЧЕСКОЕ ЗАДАНИЕ</w:t>
            </w:r>
            <w:r w:rsidR="004A6D16">
              <w:rPr>
                <w:noProof/>
                <w:webHidden/>
              </w:rPr>
              <w:tab/>
            </w:r>
            <w:r w:rsidR="004A6D16">
              <w:rPr>
                <w:noProof/>
                <w:webHidden/>
              </w:rPr>
              <w:fldChar w:fldCharType="begin"/>
            </w:r>
            <w:r w:rsidR="004A6D16">
              <w:rPr>
                <w:noProof/>
                <w:webHidden/>
              </w:rPr>
              <w:instrText xml:space="preserve"> PAGEREF _Toc73879928 \h </w:instrText>
            </w:r>
            <w:r w:rsidR="004A6D16">
              <w:rPr>
                <w:noProof/>
                <w:webHidden/>
              </w:rPr>
            </w:r>
            <w:r w:rsidR="004A6D16">
              <w:rPr>
                <w:noProof/>
                <w:webHidden/>
              </w:rPr>
              <w:fldChar w:fldCharType="separate"/>
            </w:r>
            <w:r w:rsidR="004A6D16">
              <w:rPr>
                <w:noProof/>
                <w:webHidden/>
              </w:rPr>
              <w:t>24</w:t>
            </w:r>
            <w:r w:rsidR="004A6D16">
              <w:rPr>
                <w:noProof/>
                <w:webHidden/>
              </w:rPr>
              <w:fldChar w:fldCharType="end"/>
            </w:r>
          </w:hyperlink>
        </w:p>
        <w:p w14:paraId="1CBD20AA" w14:textId="5EB6E469" w:rsidR="004A6D16" w:rsidRDefault="00321997" w:rsidP="004A6D16">
          <w:pPr>
            <w:pStyle w:val="21"/>
            <w:rPr>
              <w:rFonts w:asciiTheme="minorHAnsi" w:eastAsiaTheme="minorEastAsia" w:hAnsiTheme="minorHAnsi"/>
              <w:noProof/>
              <w:sz w:val="22"/>
              <w:lang w:eastAsia="ru-RU"/>
            </w:rPr>
          </w:pPr>
          <w:hyperlink w:anchor="_Toc73879929" w:history="1">
            <w:r w:rsidR="004A6D16" w:rsidRPr="006B4119">
              <w:rPr>
                <w:rStyle w:val="af"/>
                <w:noProof/>
                <w14:scene3d>
                  <w14:camera w14:prst="orthographicFront"/>
                  <w14:lightRig w14:rig="threePt" w14:dir="t">
                    <w14:rot w14:lat="0" w14:lon="0" w14:rev="0"/>
                  </w14:lightRig>
                </w14:scene3d>
              </w:rPr>
              <w:t>2.1.</w:t>
            </w:r>
            <w:r w:rsidR="004A6D16" w:rsidRPr="006B4119">
              <w:rPr>
                <w:rStyle w:val="af"/>
                <w:noProof/>
              </w:rPr>
              <w:t xml:space="preserve"> Основание для разработки</w:t>
            </w:r>
            <w:r w:rsidR="004A6D16">
              <w:rPr>
                <w:noProof/>
                <w:webHidden/>
              </w:rPr>
              <w:tab/>
            </w:r>
            <w:r w:rsidR="004A6D16">
              <w:rPr>
                <w:noProof/>
                <w:webHidden/>
              </w:rPr>
              <w:fldChar w:fldCharType="begin"/>
            </w:r>
            <w:r w:rsidR="004A6D16">
              <w:rPr>
                <w:noProof/>
                <w:webHidden/>
              </w:rPr>
              <w:instrText xml:space="preserve"> PAGEREF _Toc73879929 \h </w:instrText>
            </w:r>
            <w:r w:rsidR="004A6D16">
              <w:rPr>
                <w:noProof/>
                <w:webHidden/>
              </w:rPr>
            </w:r>
            <w:r w:rsidR="004A6D16">
              <w:rPr>
                <w:noProof/>
                <w:webHidden/>
              </w:rPr>
              <w:fldChar w:fldCharType="separate"/>
            </w:r>
            <w:r w:rsidR="004A6D16">
              <w:rPr>
                <w:noProof/>
                <w:webHidden/>
              </w:rPr>
              <w:t>24</w:t>
            </w:r>
            <w:r w:rsidR="004A6D16">
              <w:rPr>
                <w:noProof/>
                <w:webHidden/>
              </w:rPr>
              <w:fldChar w:fldCharType="end"/>
            </w:r>
          </w:hyperlink>
        </w:p>
        <w:p w14:paraId="1E9ADEFE" w14:textId="572FC8C0" w:rsidR="004A6D16" w:rsidRDefault="00321997" w:rsidP="004A6D16">
          <w:pPr>
            <w:pStyle w:val="21"/>
            <w:rPr>
              <w:rFonts w:asciiTheme="minorHAnsi" w:eastAsiaTheme="minorEastAsia" w:hAnsiTheme="minorHAnsi"/>
              <w:noProof/>
              <w:sz w:val="22"/>
              <w:lang w:eastAsia="ru-RU"/>
            </w:rPr>
          </w:pPr>
          <w:hyperlink w:anchor="_Toc73879930" w:history="1">
            <w:r w:rsidR="004A6D16" w:rsidRPr="006B4119">
              <w:rPr>
                <w:rStyle w:val="af"/>
                <w:noProof/>
                <w14:scene3d>
                  <w14:camera w14:prst="orthographicFront"/>
                  <w14:lightRig w14:rig="threePt" w14:dir="t">
                    <w14:rot w14:lat="0" w14:lon="0" w14:rev="0"/>
                  </w14:lightRig>
                </w14:scene3d>
              </w:rPr>
              <w:t>2.2.</w:t>
            </w:r>
            <w:r w:rsidR="004A6D16" w:rsidRPr="006B4119">
              <w:rPr>
                <w:rStyle w:val="af"/>
                <w:noProof/>
              </w:rPr>
              <w:t xml:space="preserve"> Назначение и область применения</w:t>
            </w:r>
            <w:r w:rsidR="004A6D16">
              <w:rPr>
                <w:noProof/>
                <w:webHidden/>
              </w:rPr>
              <w:tab/>
            </w:r>
            <w:r w:rsidR="004A6D16">
              <w:rPr>
                <w:noProof/>
                <w:webHidden/>
              </w:rPr>
              <w:fldChar w:fldCharType="begin"/>
            </w:r>
            <w:r w:rsidR="004A6D16">
              <w:rPr>
                <w:noProof/>
                <w:webHidden/>
              </w:rPr>
              <w:instrText xml:space="preserve"> PAGEREF _Toc73879930 \h </w:instrText>
            </w:r>
            <w:r w:rsidR="004A6D16">
              <w:rPr>
                <w:noProof/>
                <w:webHidden/>
              </w:rPr>
            </w:r>
            <w:r w:rsidR="004A6D16">
              <w:rPr>
                <w:noProof/>
                <w:webHidden/>
              </w:rPr>
              <w:fldChar w:fldCharType="separate"/>
            </w:r>
            <w:r w:rsidR="004A6D16">
              <w:rPr>
                <w:noProof/>
                <w:webHidden/>
              </w:rPr>
              <w:t>24</w:t>
            </w:r>
            <w:r w:rsidR="004A6D16">
              <w:rPr>
                <w:noProof/>
                <w:webHidden/>
              </w:rPr>
              <w:fldChar w:fldCharType="end"/>
            </w:r>
          </w:hyperlink>
        </w:p>
        <w:p w14:paraId="366989D2" w14:textId="7ACC59E9" w:rsidR="004A6D16" w:rsidRDefault="00321997" w:rsidP="004A6D16">
          <w:pPr>
            <w:pStyle w:val="21"/>
            <w:rPr>
              <w:rFonts w:asciiTheme="minorHAnsi" w:eastAsiaTheme="minorEastAsia" w:hAnsiTheme="minorHAnsi"/>
              <w:noProof/>
              <w:sz w:val="22"/>
              <w:lang w:eastAsia="ru-RU"/>
            </w:rPr>
          </w:pPr>
          <w:hyperlink w:anchor="_Toc73879931" w:history="1">
            <w:r w:rsidR="004A6D16" w:rsidRPr="006B4119">
              <w:rPr>
                <w:rStyle w:val="af"/>
                <w:noProof/>
                <w14:scene3d>
                  <w14:camera w14:prst="orthographicFront"/>
                  <w14:lightRig w14:rig="threePt" w14:dir="t">
                    <w14:rot w14:lat="0" w14:lon="0" w14:rev="0"/>
                  </w14:lightRig>
                </w14:scene3d>
              </w:rPr>
              <w:t>2.3.</w:t>
            </w:r>
            <w:r w:rsidR="004A6D16" w:rsidRPr="006B4119">
              <w:rPr>
                <w:rStyle w:val="af"/>
                <w:noProof/>
              </w:rPr>
              <w:t xml:space="preserve"> Требования к программному комплексу</w:t>
            </w:r>
            <w:r w:rsidR="004A6D16">
              <w:rPr>
                <w:noProof/>
                <w:webHidden/>
              </w:rPr>
              <w:tab/>
            </w:r>
            <w:r w:rsidR="004A6D16">
              <w:rPr>
                <w:noProof/>
                <w:webHidden/>
              </w:rPr>
              <w:fldChar w:fldCharType="begin"/>
            </w:r>
            <w:r w:rsidR="004A6D16">
              <w:rPr>
                <w:noProof/>
                <w:webHidden/>
              </w:rPr>
              <w:instrText xml:space="preserve"> PAGEREF _Toc73879931 \h </w:instrText>
            </w:r>
            <w:r w:rsidR="004A6D16">
              <w:rPr>
                <w:noProof/>
                <w:webHidden/>
              </w:rPr>
            </w:r>
            <w:r w:rsidR="004A6D16">
              <w:rPr>
                <w:noProof/>
                <w:webHidden/>
              </w:rPr>
              <w:fldChar w:fldCharType="separate"/>
            </w:r>
            <w:r w:rsidR="004A6D16">
              <w:rPr>
                <w:noProof/>
                <w:webHidden/>
              </w:rPr>
              <w:t>24</w:t>
            </w:r>
            <w:r w:rsidR="004A6D16">
              <w:rPr>
                <w:noProof/>
                <w:webHidden/>
              </w:rPr>
              <w:fldChar w:fldCharType="end"/>
            </w:r>
          </w:hyperlink>
        </w:p>
        <w:p w14:paraId="09D90513" w14:textId="4A6A4518" w:rsidR="004A6D16" w:rsidRDefault="00321997" w:rsidP="004A6D16">
          <w:pPr>
            <w:pStyle w:val="32"/>
            <w:rPr>
              <w:rFonts w:asciiTheme="minorHAnsi" w:eastAsiaTheme="minorEastAsia" w:hAnsiTheme="minorHAnsi"/>
              <w:noProof/>
              <w:sz w:val="22"/>
              <w:lang w:eastAsia="ru-RU"/>
            </w:rPr>
          </w:pPr>
          <w:hyperlink w:anchor="_Toc73879932" w:history="1">
            <w:r w:rsidR="004A6D16" w:rsidRPr="006B4119">
              <w:rPr>
                <w:rStyle w:val="af"/>
                <w:noProof/>
                <w14:scene3d>
                  <w14:camera w14:prst="orthographicFront"/>
                  <w14:lightRig w14:rig="threePt" w14:dir="t">
                    <w14:rot w14:lat="0" w14:lon="0" w14:rev="0"/>
                  </w14:lightRig>
                </w14:scene3d>
              </w:rPr>
              <w:t>2.3.1.</w:t>
            </w:r>
            <w:r w:rsidR="004A6D16" w:rsidRPr="006B4119">
              <w:rPr>
                <w:rStyle w:val="af"/>
                <w:noProof/>
              </w:rPr>
              <w:t xml:space="preserve"> Требования к функциональным характеристикам</w:t>
            </w:r>
            <w:r w:rsidR="004A6D16">
              <w:rPr>
                <w:noProof/>
                <w:webHidden/>
              </w:rPr>
              <w:tab/>
            </w:r>
            <w:r w:rsidR="004A6D16">
              <w:rPr>
                <w:noProof/>
                <w:webHidden/>
              </w:rPr>
              <w:fldChar w:fldCharType="begin"/>
            </w:r>
            <w:r w:rsidR="004A6D16">
              <w:rPr>
                <w:noProof/>
                <w:webHidden/>
              </w:rPr>
              <w:instrText xml:space="preserve"> PAGEREF _Toc73879932 \h </w:instrText>
            </w:r>
            <w:r w:rsidR="004A6D16">
              <w:rPr>
                <w:noProof/>
                <w:webHidden/>
              </w:rPr>
            </w:r>
            <w:r w:rsidR="004A6D16">
              <w:rPr>
                <w:noProof/>
                <w:webHidden/>
              </w:rPr>
              <w:fldChar w:fldCharType="separate"/>
            </w:r>
            <w:r w:rsidR="004A6D16">
              <w:rPr>
                <w:noProof/>
                <w:webHidden/>
              </w:rPr>
              <w:t>24</w:t>
            </w:r>
            <w:r w:rsidR="004A6D16">
              <w:rPr>
                <w:noProof/>
                <w:webHidden/>
              </w:rPr>
              <w:fldChar w:fldCharType="end"/>
            </w:r>
          </w:hyperlink>
        </w:p>
        <w:p w14:paraId="65A45DD3" w14:textId="2A7999AC" w:rsidR="004A6D16" w:rsidRDefault="00321997" w:rsidP="004A6D16">
          <w:pPr>
            <w:pStyle w:val="32"/>
            <w:rPr>
              <w:rFonts w:asciiTheme="minorHAnsi" w:eastAsiaTheme="minorEastAsia" w:hAnsiTheme="minorHAnsi"/>
              <w:noProof/>
              <w:sz w:val="22"/>
              <w:lang w:eastAsia="ru-RU"/>
            </w:rPr>
          </w:pPr>
          <w:hyperlink w:anchor="_Toc73879933" w:history="1">
            <w:r w:rsidR="004A6D16" w:rsidRPr="006B4119">
              <w:rPr>
                <w:rStyle w:val="af"/>
                <w:noProof/>
                <w14:scene3d>
                  <w14:camera w14:prst="orthographicFront"/>
                  <w14:lightRig w14:rig="threePt" w14:dir="t">
                    <w14:rot w14:lat="0" w14:lon="0" w14:rev="0"/>
                  </w14:lightRig>
                </w14:scene3d>
              </w:rPr>
              <w:t>2.3.2.</w:t>
            </w:r>
            <w:r w:rsidR="004A6D16" w:rsidRPr="006B4119">
              <w:rPr>
                <w:rStyle w:val="af"/>
                <w:noProof/>
              </w:rPr>
              <w:t xml:space="preserve"> Требования к надежности</w:t>
            </w:r>
            <w:r w:rsidR="004A6D16">
              <w:rPr>
                <w:noProof/>
                <w:webHidden/>
              </w:rPr>
              <w:tab/>
            </w:r>
            <w:r w:rsidR="004A6D16">
              <w:rPr>
                <w:noProof/>
                <w:webHidden/>
              </w:rPr>
              <w:fldChar w:fldCharType="begin"/>
            </w:r>
            <w:r w:rsidR="004A6D16">
              <w:rPr>
                <w:noProof/>
                <w:webHidden/>
              </w:rPr>
              <w:instrText xml:space="preserve"> PAGEREF _Toc73879933 \h </w:instrText>
            </w:r>
            <w:r w:rsidR="004A6D16">
              <w:rPr>
                <w:noProof/>
                <w:webHidden/>
              </w:rPr>
            </w:r>
            <w:r w:rsidR="004A6D16">
              <w:rPr>
                <w:noProof/>
                <w:webHidden/>
              </w:rPr>
              <w:fldChar w:fldCharType="separate"/>
            </w:r>
            <w:r w:rsidR="004A6D16">
              <w:rPr>
                <w:noProof/>
                <w:webHidden/>
              </w:rPr>
              <w:t>27</w:t>
            </w:r>
            <w:r w:rsidR="004A6D16">
              <w:rPr>
                <w:noProof/>
                <w:webHidden/>
              </w:rPr>
              <w:fldChar w:fldCharType="end"/>
            </w:r>
          </w:hyperlink>
        </w:p>
        <w:p w14:paraId="6DB06322" w14:textId="66AACE5C" w:rsidR="004A6D16" w:rsidRDefault="00321997" w:rsidP="004A6D16">
          <w:pPr>
            <w:pStyle w:val="21"/>
            <w:rPr>
              <w:rFonts w:asciiTheme="minorHAnsi" w:eastAsiaTheme="minorEastAsia" w:hAnsiTheme="minorHAnsi"/>
              <w:noProof/>
              <w:sz w:val="22"/>
              <w:lang w:eastAsia="ru-RU"/>
            </w:rPr>
          </w:pPr>
          <w:hyperlink w:anchor="_Toc73879934" w:history="1">
            <w:r w:rsidR="004A6D16" w:rsidRPr="006B4119">
              <w:rPr>
                <w:rStyle w:val="af"/>
                <w:noProof/>
                <w14:scene3d>
                  <w14:camera w14:prst="orthographicFront"/>
                  <w14:lightRig w14:rig="threePt" w14:dir="t">
                    <w14:rot w14:lat="0" w14:lon="0" w14:rev="0"/>
                  </w14:lightRig>
                </w14:scene3d>
              </w:rPr>
              <w:t>2.4.</w:t>
            </w:r>
            <w:r w:rsidR="004A6D16" w:rsidRPr="006B4119">
              <w:rPr>
                <w:rStyle w:val="af"/>
                <w:noProof/>
              </w:rPr>
              <w:t xml:space="preserve"> Условия эксплуатации</w:t>
            </w:r>
            <w:r w:rsidR="004A6D16">
              <w:rPr>
                <w:noProof/>
                <w:webHidden/>
              </w:rPr>
              <w:tab/>
            </w:r>
            <w:r w:rsidR="004A6D16">
              <w:rPr>
                <w:noProof/>
                <w:webHidden/>
              </w:rPr>
              <w:fldChar w:fldCharType="begin"/>
            </w:r>
            <w:r w:rsidR="004A6D16">
              <w:rPr>
                <w:noProof/>
                <w:webHidden/>
              </w:rPr>
              <w:instrText xml:space="preserve"> PAGEREF _Toc73879934 \h </w:instrText>
            </w:r>
            <w:r w:rsidR="004A6D16">
              <w:rPr>
                <w:noProof/>
                <w:webHidden/>
              </w:rPr>
            </w:r>
            <w:r w:rsidR="004A6D16">
              <w:rPr>
                <w:noProof/>
                <w:webHidden/>
              </w:rPr>
              <w:fldChar w:fldCharType="separate"/>
            </w:r>
            <w:r w:rsidR="004A6D16">
              <w:rPr>
                <w:noProof/>
                <w:webHidden/>
              </w:rPr>
              <w:t>28</w:t>
            </w:r>
            <w:r w:rsidR="004A6D16">
              <w:rPr>
                <w:noProof/>
                <w:webHidden/>
              </w:rPr>
              <w:fldChar w:fldCharType="end"/>
            </w:r>
          </w:hyperlink>
        </w:p>
        <w:p w14:paraId="22D7F661" w14:textId="1109757D" w:rsidR="004A6D16" w:rsidRDefault="00321997" w:rsidP="004A6D16">
          <w:pPr>
            <w:pStyle w:val="32"/>
            <w:rPr>
              <w:rFonts w:asciiTheme="minorHAnsi" w:eastAsiaTheme="minorEastAsia" w:hAnsiTheme="minorHAnsi"/>
              <w:noProof/>
              <w:sz w:val="22"/>
              <w:lang w:eastAsia="ru-RU"/>
            </w:rPr>
          </w:pPr>
          <w:hyperlink w:anchor="_Toc73879935" w:history="1">
            <w:r w:rsidR="004A6D16" w:rsidRPr="006B4119">
              <w:rPr>
                <w:rStyle w:val="af"/>
                <w:noProof/>
                <w14:scene3d>
                  <w14:camera w14:prst="orthographicFront"/>
                  <w14:lightRig w14:rig="threePt" w14:dir="t">
                    <w14:rot w14:lat="0" w14:lon="0" w14:rev="0"/>
                  </w14:lightRig>
                </w14:scene3d>
              </w:rPr>
              <w:t>2.4.1.</w:t>
            </w:r>
            <w:r w:rsidR="004A6D16" w:rsidRPr="006B4119">
              <w:rPr>
                <w:rStyle w:val="af"/>
                <w:noProof/>
              </w:rPr>
              <w:t xml:space="preserve"> Климатические условия эксплуатации</w:t>
            </w:r>
            <w:r w:rsidR="004A6D16">
              <w:rPr>
                <w:noProof/>
                <w:webHidden/>
              </w:rPr>
              <w:tab/>
            </w:r>
            <w:r w:rsidR="004A6D16">
              <w:rPr>
                <w:noProof/>
                <w:webHidden/>
              </w:rPr>
              <w:fldChar w:fldCharType="begin"/>
            </w:r>
            <w:r w:rsidR="004A6D16">
              <w:rPr>
                <w:noProof/>
                <w:webHidden/>
              </w:rPr>
              <w:instrText xml:space="preserve"> PAGEREF _Toc73879935 \h </w:instrText>
            </w:r>
            <w:r w:rsidR="004A6D16">
              <w:rPr>
                <w:noProof/>
                <w:webHidden/>
              </w:rPr>
            </w:r>
            <w:r w:rsidR="004A6D16">
              <w:rPr>
                <w:noProof/>
                <w:webHidden/>
              </w:rPr>
              <w:fldChar w:fldCharType="separate"/>
            </w:r>
            <w:r w:rsidR="004A6D16">
              <w:rPr>
                <w:noProof/>
                <w:webHidden/>
              </w:rPr>
              <w:t>28</w:t>
            </w:r>
            <w:r w:rsidR="004A6D16">
              <w:rPr>
                <w:noProof/>
                <w:webHidden/>
              </w:rPr>
              <w:fldChar w:fldCharType="end"/>
            </w:r>
          </w:hyperlink>
        </w:p>
        <w:p w14:paraId="5213B7C9" w14:textId="25D9178F" w:rsidR="004A6D16" w:rsidRDefault="00321997" w:rsidP="004A6D16">
          <w:pPr>
            <w:pStyle w:val="32"/>
            <w:rPr>
              <w:rFonts w:asciiTheme="minorHAnsi" w:eastAsiaTheme="minorEastAsia" w:hAnsiTheme="minorHAnsi"/>
              <w:noProof/>
              <w:sz w:val="22"/>
              <w:lang w:eastAsia="ru-RU"/>
            </w:rPr>
          </w:pPr>
          <w:hyperlink w:anchor="_Toc73879936" w:history="1">
            <w:r w:rsidR="004A6D16" w:rsidRPr="006B4119">
              <w:rPr>
                <w:rStyle w:val="af"/>
                <w:noProof/>
                <w14:scene3d>
                  <w14:camera w14:prst="orthographicFront"/>
                  <w14:lightRig w14:rig="threePt" w14:dir="t">
                    <w14:rot w14:lat="0" w14:lon="0" w14:rev="0"/>
                  </w14:lightRig>
                </w14:scene3d>
              </w:rPr>
              <w:t>2.4.2.</w:t>
            </w:r>
            <w:r w:rsidR="004A6D16" w:rsidRPr="006B4119">
              <w:rPr>
                <w:rStyle w:val="af"/>
                <w:noProof/>
              </w:rPr>
              <w:t xml:space="preserve"> Требования к квалификации и численности персонала</w:t>
            </w:r>
            <w:r w:rsidR="004A6D16">
              <w:rPr>
                <w:noProof/>
                <w:webHidden/>
              </w:rPr>
              <w:tab/>
            </w:r>
            <w:r w:rsidR="004A6D16">
              <w:rPr>
                <w:noProof/>
                <w:webHidden/>
              </w:rPr>
              <w:fldChar w:fldCharType="begin"/>
            </w:r>
            <w:r w:rsidR="004A6D16">
              <w:rPr>
                <w:noProof/>
                <w:webHidden/>
              </w:rPr>
              <w:instrText xml:space="preserve"> PAGEREF _Toc73879936 \h </w:instrText>
            </w:r>
            <w:r w:rsidR="004A6D16">
              <w:rPr>
                <w:noProof/>
                <w:webHidden/>
              </w:rPr>
            </w:r>
            <w:r w:rsidR="004A6D16">
              <w:rPr>
                <w:noProof/>
                <w:webHidden/>
              </w:rPr>
              <w:fldChar w:fldCharType="separate"/>
            </w:r>
            <w:r w:rsidR="004A6D16">
              <w:rPr>
                <w:noProof/>
                <w:webHidden/>
              </w:rPr>
              <w:t>28</w:t>
            </w:r>
            <w:r w:rsidR="004A6D16">
              <w:rPr>
                <w:noProof/>
                <w:webHidden/>
              </w:rPr>
              <w:fldChar w:fldCharType="end"/>
            </w:r>
          </w:hyperlink>
        </w:p>
        <w:p w14:paraId="597E7DF9" w14:textId="146E85DB" w:rsidR="004A6D16" w:rsidRDefault="00321997" w:rsidP="004A6D16">
          <w:pPr>
            <w:pStyle w:val="32"/>
            <w:rPr>
              <w:rFonts w:asciiTheme="minorHAnsi" w:eastAsiaTheme="minorEastAsia" w:hAnsiTheme="minorHAnsi"/>
              <w:noProof/>
              <w:sz w:val="22"/>
              <w:lang w:eastAsia="ru-RU"/>
            </w:rPr>
          </w:pPr>
          <w:hyperlink w:anchor="_Toc73879937" w:history="1">
            <w:r w:rsidR="004A6D16" w:rsidRPr="006B4119">
              <w:rPr>
                <w:rStyle w:val="af"/>
                <w:noProof/>
                <w14:scene3d>
                  <w14:camera w14:prst="orthographicFront"/>
                  <w14:lightRig w14:rig="threePt" w14:dir="t">
                    <w14:rot w14:lat="0" w14:lon="0" w14:rev="0"/>
                  </w14:lightRig>
                </w14:scene3d>
              </w:rPr>
              <w:t>2.4.3.</w:t>
            </w:r>
            <w:r w:rsidR="004A6D16" w:rsidRPr="006B4119">
              <w:rPr>
                <w:rStyle w:val="af"/>
                <w:noProof/>
              </w:rPr>
              <w:t xml:space="preserve"> Требования к составу и параметрам технических средств</w:t>
            </w:r>
            <w:r w:rsidR="004A6D16">
              <w:rPr>
                <w:noProof/>
                <w:webHidden/>
              </w:rPr>
              <w:tab/>
            </w:r>
            <w:r w:rsidR="004A6D16">
              <w:rPr>
                <w:noProof/>
                <w:webHidden/>
              </w:rPr>
              <w:fldChar w:fldCharType="begin"/>
            </w:r>
            <w:r w:rsidR="004A6D16">
              <w:rPr>
                <w:noProof/>
                <w:webHidden/>
              </w:rPr>
              <w:instrText xml:space="preserve"> PAGEREF _Toc73879937 \h </w:instrText>
            </w:r>
            <w:r w:rsidR="004A6D16">
              <w:rPr>
                <w:noProof/>
                <w:webHidden/>
              </w:rPr>
            </w:r>
            <w:r w:rsidR="004A6D16">
              <w:rPr>
                <w:noProof/>
                <w:webHidden/>
              </w:rPr>
              <w:fldChar w:fldCharType="separate"/>
            </w:r>
            <w:r w:rsidR="004A6D16">
              <w:rPr>
                <w:noProof/>
                <w:webHidden/>
              </w:rPr>
              <w:t>29</w:t>
            </w:r>
            <w:r w:rsidR="004A6D16">
              <w:rPr>
                <w:noProof/>
                <w:webHidden/>
              </w:rPr>
              <w:fldChar w:fldCharType="end"/>
            </w:r>
          </w:hyperlink>
        </w:p>
        <w:p w14:paraId="64B39F22" w14:textId="3395D3ED" w:rsidR="004A6D16" w:rsidRDefault="00321997" w:rsidP="004A6D16">
          <w:pPr>
            <w:pStyle w:val="32"/>
            <w:rPr>
              <w:rFonts w:asciiTheme="minorHAnsi" w:eastAsiaTheme="minorEastAsia" w:hAnsiTheme="minorHAnsi"/>
              <w:noProof/>
              <w:sz w:val="22"/>
              <w:lang w:eastAsia="ru-RU"/>
            </w:rPr>
          </w:pPr>
          <w:hyperlink w:anchor="_Toc73879938" w:history="1">
            <w:r w:rsidR="004A6D16" w:rsidRPr="006B4119">
              <w:rPr>
                <w:rStyle w:val="af"/>
                <w:noProof/>
                <w14:scene3d>
                  <w14:camera w14:prst="orthographicFront"/>
                  <w14:lightRig w14:rig="threePt" w14:dir="t">
                    <w14:rot w14:lat="0" w14:lon="0" w14:rev="0"/>
                  </w14:lightRig>
                </w14:scene3d>
              </w:rPr>
              <w:t>2.4.4.</w:t>
            </w:r>
            <w:r w:rsidR="004A6D16" w:rsidRPr="006B4119">
              <w:rPr>
                <w:rStyle w:val="af"/>
                <w:noProof/>
              </w:rPr>
              <w:t xml:space="preserve"> Требования к информационной и программной совместимости</w:t>
            </w:r>
            <w:r w:rsidR="004A6D16">
              <w:rPr>
                <w:noProof/>
                <w:webHidden/>
              </w:rPr>
              <w:tab/>
            </w:r>
            <w:r w:rsidR="004A6D16">
              <w:rPr>
                <w:noProof/>
                <w:webHidden/>
              </w:rPr>
              <w:fldChar w:fldCharType="begin"/>
            </w:r>
            <w:r w:rsidR="004A6D16">
              <w:rPr>
                <w:noProof/>
                <w:webHidden/>
              </w:rPr>
              <w:instrText xml:space="preserve"> PAGEREF _Toc73879938 \h </w:instrText>
            </w:r>
            <w:r w:rsidR="004A6D16">
              <w:rPr>
                <w:noProof/>
                <w:webHidden/>
              </w:rPr>
            </w:r>
            <w:r w:rsidR="004A6D16">
              <w:rPr>
                <w:noProof/>
                <w:webHidden/>
              </w:rPr>
              <w:fldChar w:fldCharType="separate"/>
            </w:r>
            <w:r w:rsidR="004A6D16">
              <w:rPr>
                <w:noProof/>
                <w:webHidden/>
              </w:rPr>
              <w:t>29</w:t>
            </w:r>
            <w:r w:rsidR="004A6D16">
              <w:rPr>
                <w:noProof/>
                <w:webHidden/>
              </w:rPr>
              <w:fldChar w:fldCharType="end"/>
            </w:r>
          </w:hyperlink>
        </w:p>
        <w:p w14:paraId="59ECC7D9" w14:textId="6A47B48B" w:rsidR="004A6D16" w:rsidRDefault="00321997" w:rsidP="004A6D16">
          <w:pPr>
            <w:pStyle w:val="21"/>
            <w:rPr>
              <w:rFonts w:asciiTheme="minorHAnsi" w:eastAsiaTheme="minorEastAsia" w:hAnsiTheme="minorHAnsi"/>
              <w:noProof/>
              <w:sz w:val="22"/>
              <w:lang w:eastAsia="ru-RU"/>
            </w:rPr>
          </w:pPr>
          <w:hyperlink w:anchor="_Toc73879939" w:history="1">
            <w:r w:rsidR="004A6D16" w:rsidRPr="006B4119">
              <w:rPr>
                <w:rStyle w:val="af"/>
                <w:noProof/>
                <w14:scene3d>
                  <w14:camera w14:prst="orthographicFront"/>
                  <w14:lightRig w14:rig="threePt" w14:dir="t">
                    <w14:rot w14:lat="0" w14:lon="0" w14:rev="0"/>
                  </w14:lightRig>
                </w14:scene3d>
              </w:rPr>
              <w:t>2.5.</w:t>
            </w:r>
            <w:r w:rsidR="004A6D16" w:rsidRPr="006B4119">
              <w:rPr>
                <w:rStyle w:val="af"/>
                <w:noProof/>
              </w:rPr>
              <w:t xml:space="preserve"> Программная документация</w:t>
            </w:r>
            <w:r w:rsidR="004A6D16">
              <w:rPr>
                <w:noProof/>
                <w:webHidden/>
              </w:rPr>
              <w:tab/>
            </w:r>
            <w:r w:rsidR="004A6D16">
              <w:rPr>
                <w:noProof/>
                <w:webHidden/>
              </w:rPr>
              <w:fldChar w:fldCharType="begin"/>
            </w:r>
            <w:r w:rsidR="004A6D16">
              <w:rPr>
                <w:noProof/>
                <w:webHidden/>
              </w:rPr>
              <w:instrText xml:space="preserve"> PAGEREF _Toc73879939 \h </w:instrText>
            </w:r>
            <w:r w:rsidR="004A6D16">
              <w:rPr>
                <w:noProof/>
                <w:webHidden/>
              </w:rPr>
            </w:r>
            <w:r w:rsidR="004A6D16">
              <w:rPr>
                <w:noProof/>
                <w:webHidden/>
              </w:rPr>
              <w:fldChar w:fldCharType="separate"/>
            </w:r>
            <w:r w:rsidR="004A6D16">
              <w:rPr>
                <w:noProof/>
                <w:webHidden/>
              </w:rPr>
              <w:t>29</w:t>
            </w:r>
            <w:r w:rsidR="004A6D16">
              <w:rPr>
                <w:noProof/>
                <w:webHidden/>
              </w:rPr>
              <w:fldChar w:fldCharType="end"/>
            </w:r>
          </w:hyperlink>
        </w:p>
        <w:p w14:paraId="6BBBAA45" w14:textId="457F78B3" w:rsidR="004A6D16" w:rsidRDefault="00321997" w:rsidP="004A6D16">
          <w:pPr>
            <w:pStyle w:val="32"/>
            <w:rPr>
              <w:rFonts w:asciiTheme="minorHAnsi" w:eastAsiaTheme="minorEastAsia" w:hAnsiTheme="minorHAnsi"/>
              <w:noProof/>
              <w:sz w:val="22"/>
              <w:lang w:eastAsia="ru-RU"/>
            </w:rPr>
          </w:pPr>
          <w:hyperlink w:anchor="_Toc73879940" w:history="1">
            <w:r w:rsidR="004A6D16" w:rsidRPr="006B4119">
              <w:rPr>
                <w:rStyle w:val="af"/>
                <w:noProof/>
                <w14:scene3d>
                  <w14:camera w14:prst="orthographicFront"/>
                  <w14:lightRig w14:rig="threePt" w14:dir="t">
                    <w14:rot w14:lat="0" w14:lon="0" w14:rev="0"/>
                  </w14:lightRig>
                </w14:scene3d>
              </w:rPr>
              <w:t>2.5.1.</w:t>
            </w:r>
            <w:r w:rsidR="004A6D16" w:rsidRPr="006B4119">
              <w:rPr>
                <w:rStyle w:val="af"/>
                <w:noProof/>
              </w:rPr>
              <w:t xml:space="preserve"> Предварительный состав программной документации</w:t>
            </w:r>
            <w:r w:rsidR="004A6D16">
              <w:rPr>
                <w:noProof/>
                <w:webHidden/>
              </w:rPr>
              <w:tab/>
            </w:r>
            <w:r w:rsidR="004A6D16">
              <w:rPr>
                <w:noProof/>
                <w:webHidden/>
              </w:rPr>
              <w:fldChar w:fldCharType="begin"/>
            </w:r>
            <w:r w:rsidR="004A6D16">
              <w:rPr>
                <w:noProof/>
                <w:webHidden/>
              </w:rPr>
              <w:instrText xml:space="preserve"> PAGEREF _Toc73879940 \h </w:instrText>
            </w:r>
            <w:r w:rsidR="004A6D16">
              <w:rPr>
                <w:noProof/>
                <w:webHidden/>
              </w:rPr>
            </w:r>
            <w:r w:rsidR="004A6D16">
              <w:rPr>
                <w:noProof/>
                <w:webHidden/>
              </w:rPr>
              <w:fldChar w:fldCharType="separate"/>
            </w:r>
            <w:r w:rsidR="004A6D16">
              <w:rPr>
                <w:noProof/>
                <w:webHidden/>
              </w:rPr>
              <w:t>29</w:t>
            </w:r>
            <w:r w:rsidR="004A6D16">
              <w:rPr>
                <w:noProof/>
                <w:webHidden/>
              </w:rPr>
              <w:fldChar w:fldCharType="end"/>
            </w:r>
          </w:hyperlink>
        </w:p>
        <w:p w14:paraId="197FFC20" w14:textId="6480479E" w:rsidR="004A6D16" w:rsidRDefault="00321997" w:rsidP="004A6D16">
          <w:pPr>
            <w:pStyle w:val="21"/>
            <w:rPr>
              <w:rFonts w:asciiTheme="minorHAnsi" w:eastAsiaTheme="minorEastAsia" w:hAnsiTheme="minorHAnsi"/>
              <w:noProof/>
              <w:sz w:val="22"/>
              <w:lang w:eastAsia="ru-RU"/>
            </w:rPr>
          </w:pPr>
          <w:hyperlink w:anchor="_Toc73879941" w:history="1">
            <w:r w:rsidR="004A6D16" w:rsidRPr="006B4119">
              <w:rPr>
                <w:rStyle w:val="af"/>
                <w:noProof/>
                <w14:scene3d>
                  <w14:camera w14:prst="orthographicFront"/>
                  <w14:lightRig w14:rig="threePt" w14:dir="t">
                    <w14:rot w14:lat="0" w14:lon="0" w14:rev="0"/>
                  </w14:lightRig>
                </w14:scene3d>
              </w:rPr>
              <w:t>2.6.</w:t>
            </w:r>
            <w:r w:rsidR="004A6D16" w:rsidRPr="006B4119">
              <w:rPr>
                <w:rStyle w:val="af"/>
                <w:noProof/>
              </w:rPr>
              <w:t xml:space="preserve"> Стадии и этапы разработки</w:t>
            </w:r>
            <w:r w:rsidR="004A6D16">
              <w:rPr>
                <w:noProof/>
                <w:webHidden/>
              </w:rPr>
              <w:tab/>
            </w:r>
            <w:r w:rsidR="004A6D16">
              <w:rPr>
                <w:noProof/>
                <w:webHidden/>
              </w:rPr>
              <w:fldChar w:fldCharType="begin"/>
            </w:r>
            <w:r w:rsidR="004A6D16">
              <w:rPr>
                <w:noProof/>
                <w:webHidden/>
              </w:rPr>
              <w:instrText xml:space="preserve"> PAGEREF _Toc73879941 \h </w:instrText>
            </w:r>
            <w:r w:rsidR="004A6D16">
              <w:rPr>
                <w:noProof/>
                <w:webHidden/>
              </w:rPr>
            </w:r>
            <w:r w:rsidR="004A6D16">
              <w:rPr>
                <w:noProof/>
                <w:webHidden/>
              </w:rPr>
              <w:fldChar w:fldCharType="separate"/>
            </w:r>
            <w:r w:rsidR="004A6D16">
              <w:rPr>
                <w:noProof/>
                <w:webHidden/>
              </w:rPr>
              <w:t>30</w:t>
            </w:r>
            <w:r w:rsidR="004A6D16">
              <w:rPr>
                <w:noProof/>
                <w:webHidden/>
              </w:rPr>
              <w:fldChar w:fldCharType="end"/>
            </w:r>
          </w:hyperlink>
        </w:p>
        <w:p w14:paraId="5DF81032" w14:textId="7EA474AA" w:rsidR="004A6D16" w:rsidRDefault="00321997" w:rsidP="004A6D16">
          <w:pPr>
            <w:pStyle w:val="32"/>
            <w:rPr>
              <w:rFonts w:asciiTheme="minorHAnsi" w:eastAsiaTheme="minorEastAsia" w:hAnsiTheme="minorHAnsi"/>
              <w:noProof/>
              <w:sz w:val="22"/>
              <w:lang w:eastAsia="ru-RU"/>
            </w:rPr>
          </w:pPr>
          <w:hyperlink w:anchor="_Toc73879942" w:history="1">
            <w:r w:rsidR="004A6D16" w:rsidRPr="006B4119">
              <w:rPr>
                <w:rStyle w:val="af"/>
                <w:noProof/>
                <w14:scene3d>
                  <w14:camera w14:prst="orthographicFront"/>
                  <w14:lightRig w14:rig="threePt" w14:dir="t">
                    <w14:rot w14:lat="0" w14:lon="0" w14:rev="0"/>
                  </w14:lightRig>
                </w14:scene3d>
              </w:rPr>
              <w:t>2.6.1.</w:t>
            </w:r>
            <w:r w:rsidR="004A6D16" w:rsidRPr="006B4119">
              <w:rPr>
                <w:rStyle w:val="af"/>
                <w:noProof/>
              </w:rPr>
              <w:t xml:space="preserve"> Стадии разработки</w:t>
            </w:r>
            <w:r w:rsidR="004A6D16">
              <w:rPr>
                <w:noProof/>
                <w:webHidden/>
              </w:rPr>
              <w:tab/>
            </w:r>
            <w:r w:rsidR="004A6D16">
              <w:rPr>
                <w:noProof/>
                <w:webHidden/>
              </w:rPr>
              <w:fldChar w:fldCharType="begin"/>
            </w:r>
            <w:r w:rsidR="004A6D16">
              <w:rPr>
                <w:noProof/>
                <w:webHidden/>
              </w:rPr>
              <w:instrText xml:space="preserve"> PAGEREF _Toc73879942 \h </w:instrText>
            </w:r>
            <w:r w:rsidR="004A6D16">
              <w:rPr>
                <w:noProof/>
                <w:webHidden/>
              </w:rPr>
            </w:r>
            <w:r w:rsidR="004A6D16">
              <w:rPr>
                <w:noProof/>
                <w:webHidden/>
              </w:rPr>
              <w:fldChar w:fldCharType="separate"/>
            </w:r>
            <w:r w:rsidR="004A6D16">
              <w:rPr>
                <w:noProof/>
                <w:webHidden/>
              </w:rPr>
              <w:t>30</w:t>
            </w:r>
            <w:r w:rsidR="004A6D16">
              <w:rPr>
                <w:noProof/>
                <w:webHidden/>
              </w:rPr>
              <w:fldChar w:fldCharType="end"/>
            </w:r>
          </w:hyperlink>
        </w:p>
        <w:p w14:paraId="10922D54" w14:textId="79CA0FDD" w:rsidR="004A6D16" w:rsidRDefault="00321997" w:rsidP="004A6D16">
          <w:pPr>
            <w:pStyle w:val="32"/>
            <w:rPr>
              <w:rFonts w:asciiTheme="minorHAnsi" w:eastAsiaTheme="minorEastAsia" w:hAnsiTheme="minorHAnsi"/>
              <w:noProof/>
              <w:sz w:val="22"/>
              <w:lang w:eastAsia="ru-RU"/>
            </w:rPr>
          </w:pPr>
          <w:hyperlink w:anchor="_Toc73879943" w:history="1">
            <w:r w:rsidR="004A6D16" w:rsidRPr="006B4119">
              <w:rPr>
                <w:rStyle w:val="af"/>
                <w:noProof/>
                <w14:scene3d>
                  <w14:camera w14:prst="orthographicFront"/>
                  <w14:lightRig w14:rig="threePt" w14:dir="t">
                    <w14:rot w14:lat="0" w14:lon="0" w14:rev="0"/>
                  </w14:lightRig>
                </w14:scene3d>
              </w:rPr>
              <w:t>2.6.2.</w:t>
            </w:r>
            <w:r w:rsidR="004A6D16" w:rsidRPr="006B4119">
              <w:rPr>
                <w:rStyle w:val="af"/>
                <w:noProof/>
              </w:rPr>
              <w:t xml:space="preserve"> Содержание работ по этапам</w:t>
            </w:r>
            <w:r w:rsidR="004A6D16">
              <w:rPr>
                <w:noProof/>
                <w:webHidden/>
              </w:rPr>
              <w:tab/>
            </w:r>
            <w:r w:rsidR="004A6D16">
              <w:rPr>
                <w:noProof/>
                <w:webHidden/>
              </w:rPr>
              <w:fldChar w:fldCharType="begin"/>
            </w:r>
            <w:r w:rsidR="004A6D16">
              <w:rPr>
                <w:noProof/>
                <w:webHidden/>
              </w:rPr>
              <w:instrText xml:space="preserve"> PAGEREF _Toc73879943 \h </w:instrText>
            </w:r>
            <w:r w:rsidR="004A6D16">
              <w:rPr>
                <w:noProof/>
                <w:webHidden/>
              </w:rPr>
            </w:r>
            <w:r w:rsidR="004A6D16">
              <w:rPr>
                <w:noProof/>
                <w:webHidden/>
              </w:rPr>
              <w:fldChar w:fldCharType="separate"/>
            </w:r>
            <w:r w:rsidR="004A6D16">
              <w:rPr>
                <w:noProof/>
                <w:webHidden/>
              </w:rPr>
              <w:t>30</w:t>
            </w:r>
            <w:r w:rsidR="004A6D16">
              <w:rPr>
                <w:noProof/>
                <w:webHidden/>
              </w:rPr>
              <w:fldChar w:fldCharType="end"/>
            </w:r>
          </w:hyperlink>
        </w:p>
        <w:p w14:paraId="52E196DA" w14:textId="100B45AE" w:rsidR="004A6D16" w:rsidRDefault="00321997" w:rsidP="004A6D16">
          <w:pPr>
            <w:pStyle w:val="21"/>
            <w:rPr>
              <w:rFonts w:asciiTheme="minorHAnsi" w:eastAsiaTheme="minorEastAsia" w:hAnsiTheme="minorHAnsi"/>
              <w:noProof/>
              <w:sz w:val="22"/>
              <w:lang w:eastAsia="ru-RU"/>
            </w:rPr>
          </w:pPr>
          <w:hyperlink w:anchor="_Toc73879944" w:history="1">
            <w:r w:rsidR="004A6D16" w:rsidRPr="006B4119">
              <w:rPr>
                <w:rStyle w:val="af"/>
                <w:noProof/>
                <w14:scene3d>
                  <w14:camera w14:prst="orthographicFront"/>
                  <w14:lightRig w14:rig="threePt" w14:dir="t">
                    <w14:rot w14:lat="0" w14:lon="0" w14:rev="0"/>
                  </w14:lightRig>
                </w14:scene3d>
              </w:rPr>
              <w:t>2.7.</w:t>
            </w:r>
            <w:r w:rsidR="004A6D16" w:rsidRPr="006B4119">
              <w:rPr>
                <w:rStyle w:val="af"/>
                <w:noProof/>
              </w:rPr>
              <w:t xml:space="preserve"> Порядок контроля и приемки</w:t>
            </w:r>
            <w:r w:rsidR="004A6D16">
              <w:rPr>
                <w:noProof/>
                <w:webHidden/>
              </w:rPr>
              <w:tab/>
            </w:r>
            <w:r w:rsidR="004A6D16">
              <w:rPr>
                <w:noProof/>
                <w:webHidden/>
              </w:rPr>
              <w:fldChar w:fldCharType="begin"/>
            </w:r>
            <w:r w:rsidR="004A6D16">
              <w:rPr>
                <w:noProof/>
                <w:webHidden/>
              </w:rPr>
              <w:instrText xml:space="preserve"> PAGEREF _Toc73879944 \h </w:instrText>
            </w:r>
            <w:r w:rsidR="004A6D16">
              <w:rPr>
                <w:noProof/>
                <w:webHidden/>
              </w:rPr>
            </w:r>
            <w:r w:rsidR="004A6D16">
              <w:rPr>
                <w:noProof/>
                <w:webHidden/>
              </w:rPr>
              <w:fldChar w:fldCharType="separate"/>
            </w:r>
            <w:r w:rsidR="004A6D16">
              <w:rPr>
                <w:noProof/>
                <w:webHidden/>
              </w:rPr>
              <w:t>31</w:t>
            </w:r>
            <w:r w:rsidR="004A6D16">
              <w:rPr>
                <w:noProof/>
                <w:webHidden/>
              </w:rPr>
              <w:fldChar w:fldCharType="end"/>
            </w:r>
          </w:hyperlink>
        </w:p>
        <w:p w14:paraId="336510E6" w14:textId="22484558" w:rsidR="004A6D16" w:rsidRDefault="00321997" w:rsidP="004A6D16">
          <w:pPr>
            <w:pStyle w:val="32"/>
            <w:rPr>
              <w:rFonts w:asciiTheme="minorHAnsi" w:eastAsiaTheme="minorEastAsia" w:hAnsiTheme="minorHAnsi"/>
              <w:noProof/>
              <w:sz w:val="22"/>
              <w:lang w:eastAsia="ru-RU"/>
            </w:rPr>
          </w:pPr>
          <w:hyperlink w:anchor="_Toc73879945" w:history="1">
            <w:r w:rsidR="004A6D16" w:rsidRPr="006B4119">
              <w:rPr>
                <w:rStyle w:val="af"/>
                <w:noProof/>
                <w:lang w:eastAsia="ru-RU"/>
                <w14:scene3d>
                  <w14:camera w14:prst="orthographicFront"/>
                  <w14:lightRig w14:rig="threePt" w14:dir="t">
                    <w14:rot w14:lat="0" w14:lon="0" w14:rev="0"/>
                  </w14:lightRig>
                </w14:scene3d>
              </w:rPr>
              <w:t>2.7.1.</w:t>
            </w:r>
            <w:r w:rsidR="004A6D16" w:rsidRPr="006B4119">
              <w:rPr>
                <w:rStyle w:val="af"/>
                <w:noProof/>
              </w:rPr>
              <w:t xml:space="preserve"> Виды</w:t>
            </w:r>
            <w:r w:rsidR="004A6D16" w:rsidRPr="006B4119">
              <w:rPr>
                <w:rStyle w:val="af"/>
                <w:noProof/>
                <w:lang w:eastAsia="ru-RU"/>
              </w:rPr>
              <w:t xml:space="preserve"> испытаний</w:t>
            </w:r>
            <w:r w:rsidR="004A6D16">
              <w:rPr>
                <w:noProof/>
                <w:webHidden/>
              </w:rPr>
              <w:tab/>
            </w:r>
            <w:r w:rsidR="004A6D16">
              <w:rPr>
                <w:noProof/>
                <w:webHidden/>
              </w:rPr>
              <w:fldChar w:fldCharType="begin"/>
            </w:r>
            <w:r w:rsidR="004A6D16">
              <w:rPr>
                <w:noProof/>
                <w:webHidden/>
              </w:rPr>
              <w:instrText xml:space="preserve"> PAGEREF _Toc73879945 \h </w:instrText>
            </w:r>
            <w:r w:rsidR="004A6D16">
              <w:rPr>
                <w:noProof/>
                <w:webHidden/>
              </w:rPr>
            </w:r>
            <w:r w:rsidR="004A6D16">
              <w:rPr>
                <w:noProof/>
                <w:webHidden/>
              </w:rPr>
              <w:fldChar w:fldCharType="separate"/>
            </w:r>
            <w:r w:rsidR="004A6D16">
              <w:rPr>
                <w:noProof/>
                <w:webHidden/>
              </w:rPr>
              <w:t>31</w:t>
            </w:r>
            <w:r w:rsidR="004A6D16">
              <w:rPr>
                <w:noProof/>
                <w:webHidden/>
              </w:rPr>
              <w:fldChar w:fldCharType="end"/>
            </w:r>
          </w:hyperlink>
        </w:p>
        <w:p w14:paraId="47460A04" w14:textId="541448DA" w:rsidR="004A6D16" w:rsidRDefault="00321997" w:rsidP="004A6D16">
          <w:pPr>
            <w:pStyle w:val="32"/>
            <w:rPr>
              <w:rFonts w:asciiTheme="minorHAnsi" w:eastAsiaTheme="minorEastAsia" w:hAnsiTheme="minorHAnsi"/>
              <w:noProof/>
              <w:sz w:val="22"/>
              <w:lang w:eastAsia="ru-RU"/>
            </w:rPr>
          </w:pPr>
          <w:hyperlink w:anchor="_Toc73879946" w:history="1">
            <w:r w:rsidR="004A6D16" w:rsidRPr="006B4119">
              <w:rPr>
                <w:rStyle w:val="af"/>
                <w:noProof/>
                <w:lang w:eastAsia="ru-RU"/>
                <w14:scene3d>
                  <w14:camera w14:prst="orthographicFront"/>
                  <w14:lightRig w14:rig="threePt" w14:dir="t">
                    <w14:rot w14:lat="0" w14:lon="0" w14:rev="0"/>
                  </w14:lightRig>
                </w14:scene3d>
              </w:rPr>
              <w:t>2.7.2.</w:t>
            </w:r>
            <w:r w:rsidR="004A6D16" w:rsidRPr="006B4119">
              <w:rPr>
                <w:rStyle w:val="af"/>
                <w:noProof/>
                <w:lang w:eastAsia="ru-RU"/>
              </w:rPr>
              <w:t xml:space="preserve"> Общие </w:t>
            </w:r>
            <w:r w:rsidR="004A6D16" w:rsidRPr="006B4119">
              <w:rPr>
                <w:rStyle w:val="af"/>
                <w:noProof/>
              </w:rPr>
              <w:t>требования</w:t>
            </w:r>
            <w:r w:rsidR="004A6D16" w:rsidRPr="006B4119">
              <w:rPr>
                <w:rStyle w:val="af"/>
                <w:noProof/>
                <w:lang w:eastAsia="ru-RU"/>
              </w:rPr>
              <w:t xml:space="preserve"> к приемке работы</w:t>
            </w:r>
            <w:r w:rsidR="004A6D16">
              <w:rPr>
                <w:noProof/>
                <w:webHidden/>
              </w:rPr>
              <w:tab/>
            </w:r>
            <w:r w:rsidR="004A6D16">
              <w:rPr>
                <w:noProof/>
                <w:webHidden/>
              </w:rPr>
              <w:fldChar w:fldCharType="begin"/>
            </w:r>
            <w:r w:rsidR="004A6D16">
              <w:rPr>
                <w:noProof/>
                <w:webHidden/>
              </w:rPr>
              <w:instrText xml:space="preserve"> PAGEREF _Toc73879946 \h </w:instrText>
            </w:r>
            <w:r w:rsidR="004A6D16">
              <w:rPr>
                <w:noProof/>
                <w:webHidden/>
              </w:rPr>
            </w:r>
            <w:r w:rsidR="004A6D16">
              <w:rPr>
                <w:noProof/>
                <w:webHidden/>
              </w:rPr>
              <w:fldChar w:fldCharType="separate"/>
            </w:r>
            <w:r w:rsidR="004A6D16">
              <w:rPr>
                <w:noProof/>
                <w:webHidden/>
              </w:rPr>
              <w:t>31</w:t>
            </w:r>
            <w:r w:rsidR="004A6D16">
              <w:rPr>
                <w:noProof/>
                <w:webHidden/>
              </w:rPr>
              <w:fldChar w:fldCharType="end"/>
            </w:r>
          </w:hyperlink>
        </w:p>
        <w:p w14:paraId="64FB19B6" w14:textId="35F7E08A" w:rsidR="004A6D16" w:rsidRDefault="00321997" w:rsidP="004A6D16">
          <w:pPr>
            <w:pStyle w:val="12"/>
            <w:spacing w:after="0"/>
            <w:rPr>
              <w:rFonts w:asciiTheme="minorHAnsi" w:eastAsiaTheme="minorEastAsia" w:hAnsiTheme="minorHAnsi"/>
              <w:noProof/>
              <w:sz w:val="22"/>
              <w:lang w:eastAsia="ru-RU"/>
            </w:rPr>
          </w:pPr>
          <w:hyperlink w:anchor="_Toc73879947" w:history="1">
            <w:r w:rsidR="004A6D16" w:rsidRPr="006B4119">
              <w:rPr>
                <w:rStyle w:val="af"/>
                <w:noProof/>
              </w:rPr>
              <w:t>3. ЭКОНОМИЧЕСКИЙ АНАЛИЗ</w:t>
            </w:r>
            <w:r w:rsidR="004A6D16">
              <w:rPr>
                <w:noProof/>
                <w:webHidden/>
              </w:rPr>
              <w:tab/>
            </w:r>
            <w:r w:rsidR="004A6D16">
              <w:rPr>
                <w:noProof/>
                <w:webHidden/>
              </w:rPr>
              <w:fldChar w:fldCharType="begin"/>
            </w:r>
            <w:r w:rsidR="004A6D16">
              <w:rPr>
                <w:noProof/>
                <w:webHidden/>
              </w:rPr>
              <w:instrText xml:space="preserve"> PAGEREF _Toc73879947 \h </w:instrText>
            </w:r>
            <w:r w:rsidR="004A6D16">
              <w:rPr>
                <w:noProof/>
                <w:webHidden/>
              </w:rPr>
            </w:r>
            <w:r w:rsidR="004A6D16">
              <w:rPr>
                <w:noProof/>
                <w:webHidden/>
              </w:rPr>
              <w:fldChar w:fldCharType="separate"/>
            </w:r>
            <w:r w:rsidR="004A6D16">
              <w:rPr>
                <w:noProof/>
                <w:webHidden/>
              </w:rPr>
              <w:t>33</w:t>
            </w:r>
            <w:r w:rsidR="004A6D16">
              <w:rPr>
                <w:noProof/>
                <w:webHidden/>
              </w:rPr>
              <w:fldChar w:fldCharType="end"/>
            </w:r>
          </w:hyperlink>
        </w:p>
        <w:p w14:paraId="1016484A" w14:textId="6C7FFD06" w:rsidR="004A6D16" w:rsidRDefault="00321997" w:rsidP="004A6D16">
          <w:pPr>
            <w:pStyle w:val="12"/>
            <w:spacing w:after="0"/>
            <w:rPr>
              <w:rFonts w:asciiTheme="minorHAnsi" w:eastAsiaTheme="minorEastAsia" w:hAnsiTheme="minorHAnsi"/>
              <w:noProof/>
              <w:sz w:val="22"/>
              <w:lang w:eastAsia="ru-RU"/>
            </w:rPr>
          </w:pPr>
          <w:hyperlink w:anchor="_Toc73879948" w:history="1">
            <w:r w:rsidR="004A6D16" w:rsidRPr="006B4119">
              <w:rPr>
                <w:rStyle w:val="af"/>
                <w:noProof/>
              </w:rPr>
              <w:t>4. ПРОЕКТИРОВАНИЕ И РАЗРАБОТКА ПРОГРАММНОГО КОМПЛЕКСА</w:t>
            </w:r>
            <w:r w:rsidR="004A6D16">
              <w:rPr>
                <w:noProof/>
                <w:webHidden/>
              </w:rPr>
              <w:tab/>
            </w:r>
            <w:r w:rsidR="004A6D16">
              <w:rPr>
                <w:noProof/>
                <w:webHidden/>
              </w:rPr>
              <w:fldChar w:fldCharType="begin"/>
            </w:r>
            <w:r w:rsidR="004A6D16">
              <w:rPr>
                <w:noProof/>
                <w:webHidden/>
              </w:rPr>
              <w:instrText xml:space="preserve"> PAGEREF _Toc73879948 \h </w:instrText>
            </w:r>
            <w:r w:rsidR="004A6D16">
              <w:rPr>
                <w:noProof/>
                <w:webHidden/>
              </w:rPr>
            </w:r>
            <w:r w:rsidR="004A6D16">
              <w:rPr>
                <w:noProof/>
                <w:webHidden/>
              </w:rPr>
              <w:fldChar w:fldCharType="separate"/>
            </w:r>
            <w:r w:rsidR="004A6D16">
              <w:rPr>
                <w:noProof/>
                <w:webHidden/>
              </w:rPr>
              <w:t>35</w:t>
            </w:r>
            <w:r w:rsidR="004A6D16">
              <w:rPr>
                <w:noProof/>
                <w:webHidden/>
              </w:rPr>
              <w:fldChar w:fldCharType="end"/>
            </w:r>
          </w:hyperlink>
        </w:p>
        <w:p w14:paraId="41E00B4F" w14:textId="321F6FAB" w:rsidR="004A6D16" w:rsidRDefault="00321997" w:rsidP="004A6D16">
          <w:pPr>
            <w:pStyle w:val="21"/>
            <w:rPr>
              <w:rFonts w:asciiTheme="minorHAnsi" w:eastAsiaTheme="minorEastAsia" w:hAnsiTheme="minorHAnsi"/>
              <w:noProof/>
              <w:sz w:val="22"/>
              <w:lang w:eastAsia="ru-RU"/>
            </w:rPr>
          </w:pPr>
          <w:hyperlink w:anchor="_Toc73879949" w:history="1">
            <w:r w:rsidR="004A6D16" w:rsidRPr="006B4119">
              <w:rPr>
                <w:rStyle w:val="af"/>
                <w:noProof/>
                <w14:scene3d>
                  <w14:camera w14:prst="orthographicFront"/>
                  <w14:lightRig w14:rig="threePt" w14:dir="t">
                    <w14:rot w14:lat="0" w14:lon="0" w14:rev="0"/>
                  </w14:lightRig>
                </w14:scene3d>
              </w:rPr>
              <w:t>4.1.</w:t>
            </w:r>
            <w:r w:rsidR="004A6D16" w:rsidRPr="006B4119">
              <w:rPr>
                <w:rStyle w:val="af"/>
                <w:noProof/>
              </w:rPr>
              <w:t xml:space="preserve"> Клиентская часть</w:t>
            </w:r>
            <w:r w:rsidR="004A6D16">
              <w:rPr>
                <w:noProof/>
                <w:webHidden/>
              </w:rPr>
              <w:tab/>
            </w:r>
            <w:r w:rsidR="004A6D16">
              <w:rPr>
                <w:noProof/>
                <w:webHidden/>
              </w:rPr>
              <w:fldChar w:fldCharType="begin"/>
            </w:r>
            <w:r w:rsidR="004A6D16">
              <w:rPr>
                <w:noProof/>
                <w:webHidden/>
              </w:rPr>
              <w:instrText xml:space="preserve"> PAGEREF _Toc73879949 \h </w:instrText>
            </w:r>
            <w:r w:rsidR="004A6D16">
              <w:rPr>
                <w:noProof/>
                <w:webHidden/>
              </w:rPr>
            </w:r>
            <w:r w:rsidR="004A6D16">
              <w:rPr>
                <w:noProof/>
                <w:webHidden/>
              </w:rPr>
              <w:fldChar w:fldCharType="separate"/>
            </w:r>
            <w:r w:rsidR="004A6D16">
              <w:rPr>
                <w:noProof/>
                <w:webHidden/>
              </w:rPr>
              <w:t>35</w:t>
            </w:r>
            <w:r w:rsidR="004A6D16">
              <w:rPr>
                <w:noProof/>
                <w:webHidden/>
              </w:rPr>
              <w:fldChar w:fldCharType="end"/>
            </w:r>
          </w:hyperlink>
        </w:p>
        <w:p w14:paraId="4B1EBA07" w14:textId="4B7D1A1E" w:rsidR="004A6D16" w:rsidRDefault="00321997" w:rsidP="004A6D16">
          <w:pPr>
            <w:pStyle w:val="21"/>
            <w:rPr>
              <w:rFonts w:asciiTheme="minorHAnsi" w:eastAsiaTheme="minorEastAsia" w:hAnsiTheme="minorHAnsi"/>
              <w:noProof/>
              <w:sz w:val="22"/>
              <w:lang w:eastAsia="ru-RU"/>
            </w:rPr>
          </w:pPr>
          <w:hyperlink w:anchor="_Toc73879950" w:history="1">
            <w:r w:rsidR="004A6D16" w:rsidRPr="006B4119">
              <w:rPr>
                <w:rStyle w:val="af"/>
                <w:noProof/>
                <w14:scene3d>
                  <w14:camera w14:prst="orthographicFront"/>
                  <w14:lightRig w14:rig="threePt" w14:dir="t">
                    <w14:rot w14:lat="0" w14:lon="0" w14:rev="0"/>
                  </w14:lightRig>
                </w14:scene3d>
              </w:rPr>
              <w:t>4.2.</w:t>
            </w:r>
            <w:r w:rsidR="004A6D16" w:rsidRPr="006B4119">
              <w:rPr>
                <w:rStyle w:val="af"/>
                <w:noProof/>
              </w:rPr>
              <w:t xml:space="preserve"> Серверная часть</w:t>
            </w:r>
            <w:r w:rsidR="004A6D16">
              <w:rPr>
                <w:noProof/>
                <w:webHidden/>
              </w:rPr>
              <w:tab/>
            </w:r>
            <w:r w:rsidR="004A6D16">
              <w:rPr>
                <w:noProof/>
                <w:webHidden/>
              </w:rPr>
              <w:fldChar w:fldCharType="begin"/>
            </w:r>
            <w:r w:rsidR="004A6D16">
              <w:rPr>
                <w:noProof/>
                <w:webHidden/>
              </w:rPr>
              <w:instrText xml:space="preserve"> PAGEREF _Toc73879950 \h </w:instrText>
            </w:r>
            <w:r w:rsidR="004A6D16">
              <w:rPr>
                <w:noProof/>
                <w:webHidden/>
              </w:rPr>
            </w:r>
            <w:r w:rsidR="004A6D16">
              <w:rPr>
                <w:noProof/>
                <w:webHidden/>
              </w:rPr>
              <w:fldChar w:fldCharType="separate"/>
            </w:r>
            <w:r w:rsidR="004A6D16">
              <w:rPr>
                <w:noProof/>
                <w:webHidden/>
              </w:rPr>
              <w:t>37</w:t>
            </w:r>
            <w:r w:rsidR="004A6D16">
              <w:rPr>
                <w:noProof/>
                <w:webHidden/>
              </w:rPr>
              <w:fldChar w:fldCharType="end"/>
            </w:r>
          </w:hyperlink>
        </w:p>
        <w:p w14:paraId="74D380B2" w14:textId="5A1A268A" w:rsidR="004A6D16" w:rsidRDefault="00321997" w:rsidP="004A6D16">
          <w:pPr>
            <w:pStyle w:val="21"/>
            <w:rPr>
              <w:rFonts w:asciiTheme="minorHAnsi" w:eastAsiaTheme="minorEastAsia" w:hAnsiTheme="minorHAnsi"/>
              <w:noProof/>
              <w:sz w:val="22"/>
              <w:lang w:eastAsia="ru-RU"/>
            </w:rPr>
          </w:pPr>
          <w:hyperlink w:anchor="_Toc73879951" w:history="1">
            <w:r w:rsidR="004A6D16" w:rsidRPr="006B4119">
              <w:rPr>
                <w:rStyle w:val="af"/>
                <w:noProof/>
                <w14:scene3d>
                  <w14:camera w14:prst="orthographicFront"/>
                  <w14:lightRig w14:rig="threePt" w14:dir="t">
                    <w14:rot w14:lat="0" w14:lon="0" w14:rev="0"/>
                  </w14:lightRig>
                </w14:scene3d>
              </w:rPr>
              <w:t>4.3.</w:t>
            </w:r>
            <w:r w:rsidR="004A6D16" w:rsidRPr="006B4119">
              <w:rPr>
                <w:rStyle w:val="af"/>
                <w:noProof/>
              </w:rPr>
              <w:t xml:space="preserve"> Модель данных</w:t>
            </w:r>
            <w:r w:rsidR="004A6D16">
              <w:rPr>
                <w:noProof/>
                <w:webHidden/>
              </w:rPr>
              <w:tab/>
            </w:r>
            <w:r w:rsidR="004A6D16">
              <w:rPr>
                <w:noProof/>
                <w:webHidden/>
              </w:rPr>
              <w:fldChar w:fldCharType="begin"/>
            </w:r>
            <w:r w:rsidR="004A6D16">
              <w:rPr>
                <w:noProof/>
                <w:webHidden/>
              </w:rPr>
              <w:instrText xml:space="preserve"> PAGEREF _Toc73879951 \h </w:instrText>
            </w:r>
            <w:r w:rsidR="004A6D16">
              <w:rPr>
                <w:noProof/>
                <w:webHidden/>
              </w:rPr>
            </w:r>
            <w:r w:rsidR="004A6D16">
              <w:rPr>
                <w:noProof/>
                <w:webHidden/>
              </w:rPr>
              <w:fldChar w:fldCharType="separate"/>
            </w:r>
            <w:r w:rsidR="004A6D16">
              <w:rPr>
                <w:noProof/>
                <w:webHidden/>
              </w:rPr>
              <w:t>38</w:t>
            </w:r>
            <w:r w:rsidR="004A6D16">
              <w:rPr>
                <w:noProof/>
                <w:webHidden/>
              </w:rPr>
              <w:fldChar w:fldCharType="end"/>
            </w:r>
          </w:hyperlink>
        </w:p>
        <w:p w14:paraId="70FD2AEA" w14:textId="5CC65639" w:rsidR="004A6D16" w:rsidRDefault="00321997" w:rsidP="004A6D16">
          <w:pPr>
            <w:pStyle w:val="21"/>
            <w:rPr>
              <w:rFonts w:asciiTheme="minorHAnsi" w:eastAsiaTheme="minorEastAsia" w:hAnsiTheme="minorHAnsi"/>
              <w:noProof/>
              <w:sz w:val="22"/>
              <w:lang w:eastAsia="ru-RU"/>
            </w:rPr>
          </w:pPr>
          <w:hyperlink w:anchor="_Toc73879952" w:history="1">
            <w:r w:rsidR="004A6D16" w:rsidRPr="006B4119">
              <w:rPr>
                <w:rStyle w:val="af"/>
                <w:noProof/>
                <w14:scene3d>
                  <w14:camera w14:prst="orthographicFront"/>
                  <w14:lightRig w14:rig="threePt" w14:dir="t">
                    <w14:rot w14:lat="0" w14:lon="0" w14:rev="0"/>
                  </w14:lightRig>
                </w14:scene3d>
              </w:rPr>
              <w:t>4.4.</w:t>
            </w:r>
            <w:r w:rsidR="004A6D16" w:rsidRPr="006B4119">
              <w:rPr>
                <w:rStyle w:val="af"/>
                <w:noProof/>
              </w:rPr>
              <w:t xml:space="preserve"> Низкоуровневое проектирование</w:t>
            </w:r>
            <w:r w:rsidR="004A6D16">
              <w:rPr>
                <w:noProof/>
                <w:webHidden/>
              </w:rPr>
              <w:tab/>
            </w:r>
            <w:r w:rsidR="004A6D16">
              <w:rPr>
                <w:noProof/>
                <w:webHidden/>
              </w:rPr>
              <w:fldChar w:fldCharType="begin"/>
            </w:r>
            <w:r w:rsidR="004A6D16">
              <w:rPr>
                <w:noProof/>
                <w:webHidden/>
              </w:rPr>
              <w:instrText xml:space="preserve"> PAGEREF _Toc73879952 \h </w:instrText>
            </w:r>
            <w:r w:rsidR="004A6D16">
              <w:rPr>
                <w:noProof/>
                <w:webHidden/>
              </w:rPr>
            </w:r>
            <w:r w:rsidR="004A6D16">
              <w:rPr>
                <w:noProof/>
                <w:webHidden/>
              </w:rPr>
              <w:fldChar w:fldCharType="separate"/>
            </w:r>
            <w:r w:rsidR="004A6D16">
              <w:rPr>
                <w:noProof/>
                <w:webHidden/>
              </w:rPr>
              <w:t>39</w:t>
            </w:r>
            <w:r w:rsidR="004A6D16">
              <w:rPr>
                <w:noProof/>
                <w:webHidden/>
              </w:rPr>
              <w:fldChar w:fldCharType="end"/>
            </w:r>
          </w:hyperlink>
        </w:p>
        <w:p w14:paraId="3B6455C2" w14:textId="7D5C05FA" w:rsidR="004A6D16" w:rsidRDefault="00321997" w:rsidP="004A6D16">
          <w:pPr>
            <w:pStyle w:val="32"/>
            <w:rPr>
              <w:rFonts w:asciiTheme="minorHAnsi" w:eastAsiaTheme="minorEastAsia" w:hAnsiTheme="minorHAnsi"/>
              <w:noProof/>
              <w:sz w:val="22"/>
              <w:lang w:eastAsia="ru-RU"/>
            </w:rPr>
          </w:pPr>
          <w:hyperlink w:anchor="_Toc73879953" w:history="1">
            <w:r w:rsidR="004A6D16" w:rsidRPr="006B4119">
              <w:rPr>
                <w:rStyle w:val="af"/>
                <w:noProof/>
                <w14:scene3d>
                  <w14:camera w14:prst="orthographicFront"/>
                  <w14:lightRig w14:rig="threePt" w14:dir="t">
                    <w14:rot w14:lat="0" w14:lon="0" w14:rev="0"/>
                  </w14:lightRig>
                </w14:scene3d>
              </w:rPr>
              <w:t>4.4.1.</w:t>
            </w:r>
            <w:r w:rsidR="004A6D16" w:rsidRPr="006B4119">
              <w:rPr>
                <w:rStyle w:val="af"/>
                <w:noProof/>
                <w:lang w:val="en-US"/>
              </w:rPr>
              <w:t xml:space="preserve"> ER-</w:t>
            </w:r>
            <w:r w:rsidR="004A6D16" w:rsidRPr="006B4119">
              <w:rPr>
                <w:rStyle w:val="af"/>
                <w:noProof/>
              </w:rPr>
              <w:t>диаграмма</w:t>
            </w:r>
            <w:r w:rsidR="004A6D16">
              <w:rPr>
                <w:noProof/>
                <w:webHidden/>
              </w:rPr>
              <w:tab/>
            </w:r>
            <w:r w:rsidR="004A6D16">
              <w:rPr>
                <w:noProof/>
                <w:webHidden/>
              </w:rPr>
              <w:fldChar w:fldCharType="begin"/>
            </w:r>
            <w:r w:rsidR="004A6D16">
              <w:rPr>
                <w:noProof/>
                <w:webHidden/>
              </w:rPr>
              <w:instrText xml:space="preserve"> PAGEREF _Toc73879953 \h </w:instrText>
            </w:r>
            <w:r w:rsidR="004A6D16">
              <w:rPr>
                <w:noProof/>
                <w:webHidden/>
              </w:rPr>
            </w:r>
            <w:r w:rsidR="004A6D16">
              <w:rPr>
                <w:noProof/>
                <w:webHidden/>
              </w:rPr>
              <w:fldChar w:fldCharType="separate"/>
            </w:r>
            <w:r w:rsidR="004A6D16">
              <w:rPr>
                <w:noProof/>
                <w:webHidden/>
              </w:rPr>
              <w:t>39</w:t>
            </w:r>
            <w:r w:rsidR="004A6D16">
              <w:rPr>
                <w:noProof/>
                <w:webHidden/>
              </w:rPr>
              <w:fldChar w:fldCharType="end"/>
            </w:r>
          </w:hyperlink>
        </w:p>
        <w:p w14:paraId="133ACBF8" w14:textId="015E0E25" w:rsidR="004A6D16" w:rsidRDefault="00321997" w:rsidP="004A6D16">
          <w:pPr>
            <w:pStyle w:val="32"/>
            <w:rPr>
              <w:rFonts w:asciiTheme="minorHAnsi" w:eastAsiaTheme="minorEastAsia" w:hAnsiTheme="minorHAnsi"/>
              <w:noProof/>
              <w:sz w:val="22"/>
              <w:lang w:eastAsia="ru-RU"/>
            </w:rPr>
          </w:pPr>
          <w:hyperlink w:anchor="_Toc73879954" w:history="1">
            <w:r w:rsidR="004A6D16" w:rsidRPr="006B4119">
              <w:rPr>
                <w:rStyle w:val="af"/>
                <w:noProof/>
                <w14:scene3d>
                  <w14:camera w14:prst="orthographicFront"/>
                  <w14:lightRig w14:rig="threePt" w14:dir="t">
                    <w14:rot w14:lat="0" w14:lon="0" w14:rev="0"/>
                  </w14:lightRig>
                </w14:scene3d>
              </w:rPr>
              <w:t>4.4.2.</w:t>
            </w:r>
            <w:r w:rsidR="004A6D16" w:rsidRPr="006B4119">
              <w:rPr>
                <w:rStyle w:val="af"/>
                <w:noProof/>
              </w:rPr>
              <w:t xml:space="preserve"> Диаграмма потоков данных</w:t>
            </w:r>
            <w:r w:rsidR="004A6D16">
              <w:rPr>
                <w:noProof/>
                <w:webHidden/>
              </w:rPr>
              <w:tab/>
            </w:r>
            <w:r w:rsidR="004A6D16">
              <w:rPr>
                <w:noProof/>
                <w:webHidden/>
              </w:rPr>
              <w:fldChar w:fldCharType="begin"/>
            </w:r>
            <w:r w:rsidR="004A6D16">
              <w:rPr>
                <w:noProof/>
                <w:webHidden/>
              </w:rPr>
              <w:instrText xml:space="preserve"> PAGEREF _Toc73879954 \h </w:instrText>
            </w:r>
            <w:r w:rsidR="004A6D16">
              <w:rPr>
                <w:noProof/>
                <w:webHidden/>
              </w:rPr>
            </w:r>
            <w:r w:rsidR="004A6D16">
              <w:rPr>
                <w:noProof/>
                <w:webHidden/>
              </w:rPr>
              <w:fldChar w:fldCharType="separate"/>
            </w:r>
            <w:r w:rsidR="004A6D16">
              <w:rPr>
                <w:noProof/>
                <w:webHidden/>
              </w:rPr>
              <w:t>43</w:t>
            </w:r>
            <w:r w:rsidR="004A6D16">
              <w:rPr>
                <w:noProof/>
                <w:webHidden/>
              </w:rPr>
              <w:fldChar w:fldCharType="end"/>
            </w:r>
          </w:hyperlink>
        </w:p>
        <w:p w14:paraId="51AFB06D" w14:textId="7B0EA106" w:rsidR="004A6D16" w:rsidRDefault="00321997" w:rsidP="004A6D16">
          <w:pPr>
            <w:pStyle w:val="32"/>
            <w:rPr>
              <w:rFonts w:asciiTheme="minorHAnsi" w:eastAsiaTheme="minorEastAsia" w:hAnsiTheme="minorHAnsi"/>
              <w:noProof/>
              <w:sz w:val="22"/>
              <w:lang w:eastAsia="ru-RU"/>
            </w:rPr>
          </w:pPr>
          <w:hyperlink w:anchor="_Toc73879955" w:history="1">
            <w:r w:rsidR="004A6D16" w:rsidRPr="006B4119">
              <w:rPr>
                <w:rStyle w:val="af"/>
                <w:noProof/>
                <w14:scene3d>
                  <w14:camera w14:prst="orthographicFront"/>
                  <w14:lightRig w14:rig="threePt" w14:dir="t">
                    <w14:rot w14:lat="0" w14:lon="0" w14:rev="0"/>
                  </w14:lightRig>
                </w14:scene3d>
              </w:rPr>
              <w:t>4.4.3.</w:t>
            </w:r>
            <w:r w:rsidR="004A6D16" w:rsidRPr="006B4119">
              <w:rPr>
                <w:rStyle w:val="af"/>
                <w:noProof/>
              </w:rPr>
              <w:t xml:space="preserve"> Диаграмма классов для службы отправки сообщений</w:t>
            </w:r>
            <w:r w:rsidR="004A6D16">
              <w:rPr>
                <w:noProof/>
                <w:webHidden/>
              </w:rPr>
              <w:tab/>
            </w:r>
            <w:r w:rsidR="004A6D16">
              <w:rPr>
                <w:noProof/>
                <w:webHidden/>
              </w:rPr>
              <w:fldChar w:fldCharType="begin"/>
            </w:r>
            <w:r w:rsidR="004A6D16">
              <w:rPr>
                <w:noProof/>
                <w:webHidden/>
              </w:rPr>
              <w:instrText xml:space="preserve"> PAGEREF _Toc73879955 \h </w:instrText>
            </w:r>
            <w:r w:rsidR="004A6D16">
              <w:rPr>
                <w:noProof/>
                <w:webHidden/>
              </w:rPr>
            </w:r>
            <w:r w:rsidR="004A6D16">
              <w:rPr>
                <w:noProof/>
                <w:webHidden/>
              </w:rPr>
              <w:fldChar w:fldCharType="separate"/>
            </w:r>
            <w:r w:rsidR="004A6D16">
              <w:rPr>
                <w:noProof/>
                <w:webHidden/>
              </w:rPr>
              <w:t>45</w:t>
            </w:r>
            <w:r w:rsidR="004A6D16">
              <w:rPr>
                <w:noProof/>
                <w:webHidden/>
              </w:rPr>
              <w:fldChar w:fldCharType="end"/>
            </w:r>
          </w:hyperlink>
        </w:p>
        <w:p w14:paraId="5C101C70" w14:textId="1CC18B0E" w:rsidR="004A6D16" w:rsidRDefault="00321997" w:rsidP="004A6D16">
          <w:pPr>
            <w:pStyle w:val="21"/>
            <w:rPr>
              <w:rFonts w:asciiTheme="minorHAnsi" w:eastAsiaTheme="minorEastAsia" w:hAnsiTheme="minorHAnsi"/>
              <w:noProof/>
              <w:sz w:val="22"/>
              <w:lang w:eastAsia="ru-RU"/>
            </w:rPr>
          </w:pPr>
          <w:hyperlink w:anchor="_Toc73879956" w:history="1">
            <w:r w:rsidR="004A6D16" w:rsidRPr="006B4119">
              <w:rPr>
                <w:rStyle w:val="af"/>
                <w:noProof/>
                <w14:scene3d>
                  <w14:camera w14:prst="orthographicFront"/>
                  <w14:lightRig w14:rig="threePt" w14:dir="t">
                    <w14:rot w14:lat="0" w14:lon="0" w14:rev="0"/>
                  </w14:lightRig>
                </w14:scene3d>
              </w:rPr>
              <w:t>4.5.</w:t>
            </w:r>
            <w:r w:rsidR="004A6D16" w:rsidRPr="006B4119">
              <w:rPr>
                <w:rStyle w:val="af"/>
                <w:noProof/>
              </w:rPr>
              <w:t xml:space="preserve"> Проектирование интерфейса</w:t>
            </w:r>
            <w:r w:rsidR="004A6D16">
              <w:rPr>
                <w:noProof/>
                <w:webHidden/>
              </w:rPr>
              <w:tab/>
            </w:r>
            <w:r w:rsidR="004A6D16">
              <w:rPr>
                <w:noProof/>
                <w:webHidden/>
              </w:rPr>
              <w:fldChar w:fldCharType="begin"/>
            </w:r>
            <w:r w:rsidR="004A6D16">
              <w:rPr>
                <w:noProof/>
                <w:webHidden/>
              </w:rPr>
              <w:instrText xml:space="preserve"> PAGEREF _Toc73879956 \h </w:instrText>
            </w:r>
            <w:r w:rsidR="004A6D16">
              <w:rPr>
                <w:noProof/>
                <w:webHidden/>
              </w:rPr>
            </w:r>
            <w:r w:rsidR="004A6D16">
              <w:rPr>
                <w:noProof/>
                <w:webHidden/>
              </w:rPr>
              <w:fldChar w:fldCharType="separate"/>
            </w:r>
            <w:r w:rsidR="004A6D16">
              <w:rPr>
                <w:noProof/>
                <w:webHidden/>
              </w:rPr>
              <w:t>46</w:t>
            </w:r>
            <w:r w:rsidR="004A6D16">
              <w:rPr>
                <w:noProof/>
                <w:webHidden/>
              </w:rPr>
              <w:fldChar w:fldCharType="end"/>
            </w:r>
          </w:hyperlink>
        </w:p>
        <w:p w14:paraId="711FE288" w14:textId="54DB755E" w:rsidR="004A6D16" w:rsidRDefault="00321997" w:rsidP="004A6D16">
          <w:pPr>
            <w:pStyle w:val="21"/>
            <w:rPr>
              <w:rFonts w:asciiTheme="minorHAnsi" w:eastAsiaTheme="minorEastAsia" w:hAnsiTheme="minorHAnsi"/>
              <w:noProof/>
              <w:sz w:val="22"/>
              <w:lang w:eastAsia="ru-RU"/>
            </w:rPr>
          </w:pPr>
          <w:hyperlink w:anchor="_Toc73879957" w:history="1">
            <w:r w:rsidR="004A6D16" w:rsidRPr="006B4119">
              <w:rPr>
                <w:rStyle w:val="af"/>
                <w:noProof/>
                <w14:scene3d>
                  <w14:camera w14:prst="orthographicFront"/>
                  <w14:lightRig w14:rig="threePt" w14:dir="t">
                    <w14:rot w14:lat="0" w14:lon="0" w14:rev="0"/>
                  </w14:lightRig>
                </w14:scene3d>
              </w:rPr>
              <w:t>4.6.</w:t>
            </w:r>
            <w:r w:rsidR="004A6D16" w:rsidRPr="006B4119">
              <w:rPr>
                <w:rStyle w:val="af"/>
                <w:noProof/>
              </w:rPr>
              <w:t xml:space="preserve"> Проектирование системы балансировки нагрузки</w:t>
            </w:r>
            <w:r w:rsidR="004A6D16">
              <w:rPr>
                <w:noProof/>
                <w:webHidden/>
              </w:rPr>
              <w:tab/>
            </w:r>
            <w:r w:rsidR="004A6D16">
              <w:rPr>
                <w:noProof/>
                <w:webHidden/>
              </w:rPr>
              <w:fldChar w:fldCharType="begin"/>
            </w:r>
            <w:r w:rsidR="004A6D16">
              <w:rPr>
                <w:noProof/>
                <w:webHidden/>
              </w:rPr>
              <w:instrText xml:space="preserve"> PAGEREF _Toc73879957 \h </w:instrText>
            </w:r>
            <w:r w:rsidR="004A6D16">
              <w:rPr>
                <w:noProof/>
                <w:webHidden/>
              </w:rPr>
            </w:r>
            <w:r w:rsidR="004A6D16">
              <w:rPr>
                <w:noProof/>
                <w:webHidden/>
              </w:rPr>
              <w:fldChar w:fldCharType="separate"/>
            </w:r>
            <w:r w:rsidR="004A6D16">
              <w:rPr>
                <w:noProof/>
                <w:webHidden/>
              </w:rPr>
              <w:t>51</w:t>
            </w:r>
            <w:r w:rsidR="004A6D16">
              <w:rPr>
                <w:noProof/>
                <w:webHidden/>
              </w:rPr>
              <w:fldChar w:fldCharType="end"/>
            </w:r>
          </w:hyperlink>
        </w:p>
        <w:p w14:paraId="6F42602F" w14:textId="6D5697B6" w:rsidR="004A6D16" w:rsidRDefault="00321997" w:rsidP="004A6D16">
          <w:pPr>
            <w:pStyle w:val="12"/>
            <w:spacing w:after="0"/>
            <w:rPr>
              <w:rFonts w:asciiTheme="minorHAnsi" w:eastAsiaTheme="minorEastAsia" w:hAnsiTheme="minorHAnsi"/>
              <w:noProof/>
              <w:sz w:val="22"/>
              <w:lang w:eastAsia="ru-RU"/>
            </w:rPr>
          </w:pPr>
          <w:hyperlink w:anchor="_Toc73879958" w:history="1">
            <w:r w:rsidR="004A6D16" w:rsidRPr="006B4119">
              <w:rPr>
                <w:rStyle w:val="af"/>
                <w:noProof/>
              </w:rPr>
              <w:t>5. ТЕСТИРОВАНИЕ ПРОГРАММНОГО КОМПЛЕКСА</w:t>
            </w:r>
            <w:r w:rsidR="004A6D16">
              <w:rPr>
                <w:noProof/>
                <w:webHidden/>
              </w:rPr>
              <w:tab/>
            </w:r>
            <w:r w:rsidR="004A6D16">
              <w:rPr>
                <w:noProof/>
                <w:webHidden/>
              </w:rPr>
              <w:fldChar w:fldCharType="begin"/>
            </w:r>
            <w:r w:rsidR="004A6D16">
              <w:rPr>
                <w:noProof/>
                <w:webHidden/>
              </w:rPr>
              <w:instrText xml:space="preserve"> PAGEREF _Toc73879958 \h </w:instrText>
            </w:r>
            <w:r w:rsidR="004A6D16">
              <w:rPr>
                <w:noProof/>
                <w:webHidden/>
              </w:rPr>
            </w:r>
            <w:r w:rsidR="004A6D16">
              <w:rPr>
                <w:noProof/>
                <w:webHidden/>
              </w:rPr>
              <w:fldChar w:fldCharType="separate"/>
            </w:r>
            <w:r w:rsidR="004A6D16">
              <w:rPr>
                <w:noProof/>
                <w:webHidden/>
              </w:rPr>
              <w:t>53</w:t>
            </w:r>
            <w:r w:rsidR="004A6D16">
              <w:rPr>
                <w:noProof/>
                <w:webHidden/>
              </w:rPr>
              <w:fldChar w:fldCharType="end"/>
            </w:r>
          </w:hyperlink>
        </w:p>
        <w:p w14:paraId="6070D0C0" w14:textId="34A8A67D" w:rsidR="004A6D16" w:rsidRDefault="00321997" w:rsidP="004A6D16">
          <w:pPr>
            <w:pStyle w:val="21"/>
            <w:rPr>
              <w:rFonts w:asciiTheme="minorHAnsi" w:eastAsiaTheme="minorEastAsia" w:hAnsiTheme="minorHAnsi"/>
              <w:noProof/>
              <w:sz w:val="22"/>
              <w:lang w:eastAsia="ru-RU"/>
            </w:rPr>
          </w:pPr>
          <w:hyperlink w:anchor="_Toc73879959" w:history="1">
            <w:r w:rsidR="004A6D16" w:rsidRPr="006B4119">
              <w:rPr>
                <w:rStyle w:val="af"/>
                <w:noProof/>
                <w14:scene3d>
                  <w14:camera w14:prst="orthographicFront"/>
                  <w14:lightRig w14:rig="threePt" w14:dir="t">
                    <w14:rot w14:lat="0" w14:lon="0" w14:rev="0"/>
                  </w14:lightRig>
                </w14:scene3d>
              </w:rPr>
              <w:t>5.1.</w:t>
            </w:r>
            <w:r w:rsidR="004A6D16" w:rsidRPr="006B4119">
              <w:rPr>
                <w:rStyle w:val="af"/>
                <w:noProof/>
              </w:rPr>
              <w:t xml:space="preserve"> Тестирование корректности работы </w:t>
            </w:r>
            <w:r w:rsidR="004A6D16" w:rsidRPr="006B4119">
              <w:rPr>
                <w:rStyle w:val="af"/>
                <w:noProof/>
                <w:lang w:val="en-US"/>
              </w:rPr>
              <w:t>WEB</w:t>
            </w:r>
            <w:r w:rsidR="004A6D16" w:rsidRPr="006B4119">
              <w:rPr>
                <w:rStyle w:val="af"/>
                <w:noProof/>
              </w:rPr>
              <w:t xml:space="preserve"> </w:t>
            </w:r>
            <w:r w:rsidR="004A6D16" w:rsidRPr="006B4119">
              <w:rPr>
                <w:rStyle w:val="af"/>
                <w:noProof/>
                <w:lang w:val="en-US"/>
              </w:rPr>
              <w:t>API</w:t>
            </w:r>
            <w:r w:rsidR="004A6D16" w:rsidRPr="006B4119">
              <w:rPr>
                <w:rStyle w:val="af"/>
                <w:noProof/>
              </w:rPr>
              <w:t xml:space="preserve"> методом черного ящика</w:t>
            </w:r>
            <w:r w:rsidR="004A6D16">
              <w:rPr>
                <w:noProof/>
                <w:webHidden/>
              </w:rPr>
              <w:tab/>
            </w:r>
            <w:r w:rsidR="004A6D16">
              <w:rPr>
                <w:noProof/>
                <w:webHidden/>
              </w:rPr>
              <w:fldChar w:fldCharType="begin"/>
            </w:r>
            <w:r w:rsidR="004A6D16">
              <w:rPr>
                <w:noProof/>
                <w:webHidden/>
              </w:rPr>
              <w:instrText xml:space="preserve"> PAGEREF _Toc73879959 \h </w:instrText>
            </w:r>
            <w:r w:rsidR="004A6D16">
              <w:rPr>
                <w:noProof/>
                <w:webHidden/>
              </w:rPr>
            </w:r>
            <w:r w:rsidR="004A6D16">
              <w:rPr>
                <w:noProof/>
                <w:webHidden/>
              </w:rPr>
              <w:fldChar w:fldCharType="separate"/>
            </w:r>
            <w:r w:rsidR="004A6D16">
              <w:rPr>
                <w:noProof/>
                <w:webHidden/>
              </w:rPr>
              <w:t>53</w:t>
            </w:r>
            <w:r w:rsidR="004A6D16">
              <w:rPr>
                <w:noProof/>
                <w:webHidden/>
              </w:rPr>
              <w:fldChar w:fldCharType="end"/>
            </w:r>
          </w:hyperlink>
        </w:p>
        <w:p w14:paraId="63054252" w14:textId="07FDBE56" w:rsidR="004A6D16" w:rsidRDefault="00321997" w:rsidP="004A6D16">
          <w:pPr>
            <w:pStyle w:val="32"/>
            <w:rPr>
              <w:rFonts w:asciiTheme="minorHAnsi" w:eastAsiaTheme="minorEastAsia" w:hAnsiTheme="minorHAnsi"/>
              <w:noProof/>
              <w:sz w:val="22"/>
              <w:lang w:eastAsia="ru-RU"/>
            </w:rPr>
          </w:pPr>
          <w:hyperlink w:anchor="_Toc73879960" w:history="1">
            <w:r w:rsidR="004A6D16" w:rsidRPr="006B4119">
              <w:rPr>
                <w:rStyle w:val="af"/>
                <w:noProof/>
                <w14:scene3d>
                  <w14:camera w14:prst="orthographicFront"/>
                  <w14:lightRig w14:rig="threePt" w14:dir="t">
                    <w14:rot w14:lat="0" w14:lon="0" w14:rev="0"/>
                  </w14:lightRig>
                </w14:scene3d>
              </w:rPr>
              <w:t>5.1.1.</w:t>
            </w:r>
            <w:r w:rsidR="004A6D16" w:rsidRPr="006B4119">
              <w:rPr>
                <w:rStyle w:val="af"/>
                <w:noProof/>
              </w:rPr>
              <w:t xml:space="preserve"> Модульное тестирование</w:t>
            </w:r>
            <w:r w:rsidR="004A6D16">
              <w:rPr>
                <w:noProof/>
                <w:webHidden/>
              </w:rPr>
              <w:tab/>
            </w:r>
            <w:r w:rsidR="004A6D16">
              <w:rPr>
                <w:noProof/>
                <w:webHidden/>
              </w:rPr>
              <w:fldChar w:fldCharType="begin"/>
            </w:r>
            <w:r w:rsidR="004A6D16">
              <w:rPr>
                <w:noProof/>
                <w:webHidden/>
              </w:rPr>
              <w:instrText xml:space="preserve"> PAGEREF _Toc73879960 \h </w:instrText>
            </w:r>
            <w:r w:rsidR="004A6D16">
              <w:rPr>
                <w:noProof/>
                <w:webHidden/>
              </w:rPr>
            </w:r>
            <w:r w:rsidR="004A6D16">
              <w:rPr>
                <w:noProof/>
                <w:webHidden/>
              </w:rPr>
              <w:fldChar w:fldCharType="separate"/>
            </w:r>
            <w:r w:rsidR="004A6D16">
              <w:rPr>
                <w:noProof/>
                <w:webHidden/>
              </w:rPr>
              <w:t>55</w:t>
            </w:r>
            <w:r w:rsidR="004A6D16">
              <w:rPr>
                <w:noProof/>
                <w:webHidden/>
              </w:rPr>
              <w:fldChar w:fldCharType="end"/>
            </w:r>
          </w:hyperlink>
        </w:p>
        <w:p w14:paraId="5BCE2532" w14:textId="0EB32C81" w:rsidR="004A6D16" w:rsidRDefault="00321997" w:rsidP="004A6D16">
          <w:pPr>
            <w:pStyle w:val="21"/>
            <w:rPr>
              <w:rFonts w:asciiTheme="minorHAnsi" w:eastAsiaTheme="minorEastAsia" w:hAnsiTheme="minorHAnsi"/>
              <w:noProof/>
              <w:sz w:val="22"/>
              <w:lang w:eastAsia="ru-RU"/>
            </w:rPr>
          </w:pPr>
          <w:hyperlink w:anchor="_Toc73879961" w:history="1">
            <w:r w:rsidR="004A6D16" w:rsidRPr="006B4119">
              <w:rPr>
                <w:rStyle w:val="af"/>
                <w:noProof/>
                <w14:scene3d>
                  <w14:camera w14:prst="orthographicFront"/>
                  <w14:lightRig w14:rig="threePt" w14:dir="t">
                    <w14:rot w14:lat="0" w14:lon="0" w14:rev="0"/>
                  </w14:lightRig>
                </w14:scene3d>
              </w:rPr>
              <w:t>5.2.</w:t>
            </w:r>
            <w:r w:rsidR="004A6D16" w:rsidRPr="006B4119">
              <w:rPr>
                <w:rStyle w:val="af"/>
                <w:noProof/>
              </w:rPr>
              <w:t xml:space="preserve"> Кроссбраузерное тестирование интерфейсов пользовательской части</w:t>
            </w:r>
            <w:r w:rsidR="004A6D16">
              <w:rPr>
                <w:noProof/>
                <w:webHidden/>
              </w:rPr>
              <w:tab/>
            </w:r>
            <w:r w:rsidR="004A6D16">
              <w:rPr>
                <w:noProof/>
                <w:webHidden/>
              </w:rPr>
              <w:fldChar w:fldCharType="begin"/>
            </w:r>
            <w:r w:rsidR="004A6D16">
              <w:rPr>
                <w:noProof/>
                <w:webHidden/>
              </w:rPr>
              <w:instrText xml:space="preserve"> PAGEREF _Toc73879961 \h </w:instrText>
            </w:r>
            <w:r w:rsidR="004A6D16">
              <w:rPr>
                <w:noProof/>
                <w:webHidden/>
              </w:rPr>
            </w:r>
            <w:r w:rsidR="004A6D16">
              <w:rPr>
                <w:noProof/>
                <w:webHidden/>
              </w:rPr>
              <w:fldChar w:fldCharType="separate"/>
            </w:r>
            <w:r w:rsidR="004A6D16">
              <w:rPr>
                <w:noProof/>
                <w:webHidden/>
              </w:rPr>
              <w:t>57</w:t>
            </w:r>
            <w:r w:rsidR="004A6D16">
              <w:rPr>
                <w:noProof/>
                <w:webHidden/>
              </w:rPr>
              <w:fldChar w:fldCharType="end"/>
            </w:r>
          </w:hyperlink>
        </w:p>
        <w:p w14:paraId="0E75CE1A" w14:textId="0471B1DA" w:rsidR="004A6D16" w:rsidRDefault="00321997" w:rsidP="004A6D16">
          <w:pPr>
            <w:pStyle w:val="12"/>
            <w:spacing w:after="0"/>
            <w:rPr>
              <w:rFonts w:asciiTheme="minorHAnsi" w:eastAsiaTheme="minorEastAsia" w:hAnsiTheme="minorHAnsi"/>
              <w:noProof/>
              <w:sz w:val="22"/>
              <w:lang w:eastAsia="ru-RU"/>
            </w:rPr>
          </w:pPr>
          <w:hyperlink w:anchor="_Toc73879962" w:history="1">
            <w:r w:rsidR="004A6D16" w:rsidRPr="006B4119">
              <w:rPr>
                <w:rStyle w:val="af"/>
                <w:noProof/>
              </w:rPr>
              <w:t>6. ОРГАНИЗАЦИОННАЯ ЧАСТЬ</w:t>
            </w:r>
            <w:r w:rsidR="004A6D16">
              <w:rPr>
                <w:noProof/>
                <w:webHidden/>
              </w:rPr>
              <w:tab/>
            </w:r>
            <w:r w:rsidR="004A6D16">
              <w:rPr>
                <w:noProof/>
                <w:webHidden/>
              </w:rPr>
              <w:fldChar w:fldCharType="begin"/>
            </w:r>
            <w:r w:rsidR="004A6D16">
              <w:rPr>
                <w:noProof/>
                <w:webHidden/>
              </w:rPr>
              <w:instrText xml:space="preserve"> PAGEREF _Toc73879962 \h </w:instrText>
            </w:r>
            <w:r w:rsidR="004A6D16">
              <w:rPr>
                <w:noProof/>
                <w:webHidden/>
              </w:rPr>
            </w:r>
            <w:r w:rsidR="004A6D16">
              <w:rPr>
                <w:noProof/>
                <w:webHidden/>
              </w:rPr>
              <w:fldChar w:fldCharType="separate"/>
            </w:r>
            <w:r w:rsidR="004A6D16">
              <w:rPr>
                <w:noProof/>
                <w:webHidden/>
              </w:rPr>
              <w:t>59</w:t>
            </w:r>
            <w:r w:rsidR="004A6D16">
              <w:rPr>
                <w:noProof/>
                <w:webHidden/>
              </w:rPr>
              <w:fldChar w:fldCharType="end"/>
            </w:r>
          </w:hyperlink>
        </w:p>
        <w:p w14:paraId="5870743D" w14:textId="78B895AD" w:rsidR="004A6D16" w:rsidRDefault="00321997" w:rsidP="004A6D16">
          <w:pPr>
            <w:pStyle w:val="12"/>
            <w:spacing w:after="0"/>
            <w:rPr>
              <w:rFonts w:asciiTheme="minorHAnsi" w:eastAsiaTheme="minorEastAsia" w:hAnsiTheme="minorHAnsi"/>
              <w:noProof/>
              <w:sz w:val="22"/>
              <w:lang w:eastAsia="ru-RU"/>
            </w:rPr>
          </w:pPr>
          <w:hyperlink w:anchor="_Toc73879963" w:history="1">
            <w:r w:rsidR="004A6D16" w:rsidRPr="006B4119">
              <w:rPr>
                <w:rStyle w:val="af"/>
                <w:noProof/>
              </w:rPr>
              <w:t>СПИСОК ЛИТЕРАТУРЫ</w:t>
            </w:r>
            <w:r w:rsidR="004A6D16">
              <w:rPr>
                <w:noProof/>
                <w:webHidden/>
              </w:rPr>
              <w:tab/>
            </w:r>
            <w:r w:rsidR="004A6D16">
              <w:rPr>
                <w:noProof/>
                <w:webHidden/>
              </w:rPr>
              <w:fldChar w:fldCharType="begin"/>
            </w:r>
            <w:r w:rsidR="004A6D16">
              <w:rPr>
                <w:noProof/>
                <w:webHidden/>
              </w:rPr>
              <w:instrText xml:space="preserve"> PAGEREF _Toc73879963 \h </w:instrText>
            </w:r>
            <w:r w:rsidR="004A6D16">
              <w:rPr>
                <w:noProof/>
                <w:webHidden/>
              </w:rPr>
            </w:r>
            <w:r w:rsidR="004A6D16">
              <w:rPr>
                <w:noProof/>
                <w:webHidden/>
              </w:rPr>
              <w:fldChar w:fldCharType="separate"/>
            </w:r>
            <w:r w:rsidR="004A6D16">
              <w:rPr>
                <w:noProof/>
                <w:webHidden/>
              </w:rPr>
              <w:t>61</w:t>
            </w:r>
            <w:r w:rsidR="004A6D16">
              <w:rPr>
                <w:noProof/>
                <w:webHidden/>
              </w:rPr>
              <w:fldChar w:fldCharType="end"/>
            </w:r>
          </w:hyperlink>
        </w:p>
        <w:p w14:paraId="6D283C39" w14:textId="3F1B145A" w:rsidR="004A6D16" w:rsidRDefault="00321997" w:rsidP="004A6D16">
          <w:pPr>
            <w:pStyle w:val="12"/>
            <w:spacing w:after="0"/>
            <w:rPr>
              <w:rFonts w:asciiTheme="minorHAnsi" w:eastAsiaTheme="minorEastAsia" w:hAnsiTheme="minorHAnsi"/>
              <w:noProof/>
              <w:sz w:val="22"/>
              <w:lang w:eastAsia="ru-RU"/>
            </w:rPr>
          </w:pPr>
          <w:hyperlink w:anchor="_Toc73879964" w:history="1">
            <w:r w:rsidR="004A6D16" w:rsidRPr="006B4119">
              <w:rPr>
                <w:rStyle w:val="af"/>
                <w:noProof/>
              </w:rPr>
              <w:t>ПРИЛОЖЕНИЯ</w:t>
            </w:r>
            <w:r w:rsidR="004A6D16">
              <w:rPr>
                <w:noProof/>
                <w:webHidden/>
              </w:rPr>
              <w:tab/>
            </w:r>
            <w:r w:rsidR="004A6D16">
              <w:rPr>
                <w:noProof/>
                <w:webHidden/>
              </w:rPr>
              <w:fldChar w:fldCharType="begin"/>
            </w:r>
            <w:r w:rsidR="004A6D16">
              <w:rPr>
                <w:noProof/>
                <w:webHidden/>
              </w:rPr>
              <w:instrText xml:space="preserve"> PAGEREF _Toc73879964 \h </w:instrText>
            </w:r>
            <w:r w:rsidR="004A6D16">
              <w:rPr>
                <w:noProof/>
                <w:webHidden/>
              </w:rPr>
            </w:r>
            <w:r w:rsidR="004A6D16">
              <w:rPr>
                <w:noProof/>
                <w:webHidden/>
              </w:rPr>
              <w:fldChar w:fldCharType="separate"/>
            </w:r>
            <w:r w:rsidR="004A6D16">
              <w:rPr>
                <w:noProof/>
                <w:webHidden/>
              </w:rPr>
              <w:t>63</w:t>
            </w:r>
            <w:r w:rsidR="004A6D16">
              <w:rPr>
                <w:noProof/>
                <w:webHidden/>
              </w:rPr>
              <w:fldChar w:fldCharType="end"/>
            </w:r>
          </w:hyperlink>
        </w:p>
        <w:p w14:paraId="3B9B3E69" w14:textId="17A4420D" w:rsidR="004A6D16" w:rsidRDefault="00321997" w:rsidP="004A6D16">
          <w:pPr>
            <w:pStyle w:val="21"/>
            <w:rPr>
              <w:rFonts w:asciiTheme="minorHAnsi" w:eastAsiaTheme="minorEastAsia" w:hAnsiTheme="minorHAnsi"/>
              <w:noProof/>
              <w:sz w:val="22"/>
              <w:lang w:eastAsia="ru-RU"/>
            </w:rPr>
          </w:pPr>
          <w:hyperlink w:anchor="_Toc73879965" w:history="1">
            <w:r w:rsidR="004A6D16" w:rsidRPr="006B4119">
              <w:rPr>
                <w:rStyle w:val="af"/>
                <w:noProof/>
              </w:rPr>
              <w:t>Приложение 1</w:t>
            </w:r>
            <w:r w:rsidR="004A6D16">
              <w:rPr>
                <w:noProof/>
                <w:webHidden/>
              </w:rPr>
              <w:tab/>
            </w:r>
            <w:r w:rsidR="004A6D16">
              <w:rPr>
                <w:noProof/>
                <w:webHidden/>
              </w:rPr>
              <w:fldChar w:fldCharType="begin"/>
            </w:r>
            <w:r w:rsidR="004A6D16">
              <w:rPr>
                <w:noProof/>
                <w:webHidden/>
              </w:rPr>
              <w:instrText xml:space="preserve"> PAGEREF _Toc73879965 \h </w:instrText>
            </w:r>
            <w:r w:rsidR="004A6D16">
              <w:rPr>
                <w:noProof/>
                <w:webHidden/>
              </w:rPr>
            </w:r>
            <w:r w:rsidR="004A6D16">
              <w:rPr>
                <w:noProof/>
                <w:webHidden/>
              </w:rPr>
              <w:fldChar w:fldCharType="separate"/>
            </w:r>
            <w:r w:rsidR="004A6D16">
              <w:rPr>
                <w:noProof/>
                <w:webHidden/>
              </w:rPr>
              <w:t>63</w:t>
            </w:r>
            <w:r w:rsidR="004A6D16">
              <w:rPr>
                <w:noProof/>
                <w:webHidden/>
              </w:rPr>
              <w:fldChar w:fldCharType="end"/>
            </w:r>
          </w:hyperlink>
        </w:p>
        <w:p w14:paraId="4DB6049B" w14:textId="4106959A" w:rsidR="004A6D16" w:rsidRDefault="00321997" w:rsidP="004A6D16">
          <w:pPr>
            <w:pStyle w:val="32"/>
            <w:rPr>
              <w:rFonts w:asciiTheme="minorHAnsi" w:eastAsiaTheme="minorEastAsia" w:hAnsiTheme="minorHAnsi"/>
              <w:noProof/>
              <w:sz w:val="22"/>
              <w:lang w:eastAsia="ru-RU"/>
            </w:rPr>
          </w:pPr>
          <w:hyperlink w:anchor="_Toc73879966" w:history="1">
            <w:r w:rsidR="004A6D16" w:rsidRPr="006B4119">
              <w:rPr>
                <w:rStyle w:val="af"/>
                <w:noProof/>
              </w:rPr>
              <w:t>Организационная структура проекта</w:t>
            </w:r>
            <w:r w:rsidR="004A6D16">
              <w:rPr>
                <w:noProof/>
                <w:webHidden/>
              </w:rPr>
              <w:tab/>
            </w:r>
            <w:r w:rsidR="004A6D16">
              <w:rPr>
                <w:noProof/>
                <w:webHidden/>
              </w:rPr>
              <w:fldChar w:fldCharType="begin"/>
            </w:r>
            <w:r w:rsidR="004A6D16">
              <w:rPr>
                <w:noProof/>
                <w:webHidden/>
              </w:rPr>
              <w:instrText xml:space="preserve"> PAGEREF _Toc73879966 \h </w:instrText>
            </w:r>
            <w:r w:rsidR="004A6D16">
              <w:rPr>
                <w:noProof/>
                <w:webHidden/>
              </w:rPr>
            </w:r>
            <w:r w:rsidR="004A6D16">
              <w:rPr>
                <w:noProof/>
                <w:webHidden/>
              </w:rPr>
              <w:fldChar w:fldCharType="separate"/>
            </w:r>
            <w:r w:rsidR="004A6D16">
              <w:rPr>
                <w:noProof/>
                <w:webHidden/>
              </w:rPr>
              <w:t>63</w:t>
            </w:r>
            <w:r w:rsidR="004A6D16">
              <w:rPr>
                <w:noProof/>
                <w:webHidden/>
              </w:rPr>
              <w:fldChar w:fldCharType="end"/>
            </w:r>
          </w:hyperlink>
        </w:p>
        <w:p w14:paraId="5ADB8C91" w14:textId="2F218199" w:rsidR="004A6D16" w:rsidRDefault="00321997" w:rsidP="004A6D16">
          <w:pPr>
            <w:pStyle w:val="32"/>
            <w:rPr>
              <w:rFonts w:asciiTheme="minorHAnsi" w:eastAsiaTheme="minorEastAsia" w:hAnsiTheme="minorHAnsi"/>
              <w:noProof/>
              <w:sz w:val="22"/>
              <w:lang w:eastAsia="ru-RU"/>
            </w:rPr>
          </w:pPr>
          <w:hyperlink w:anchor="_Toc73879967" w:history="1">
            <w:r w:rsidR="004A6D16" w:rsidRPr="006B4119">
              <w:rPr>
                <w:rStyle w:val="af"/>
                <w:noProof/>
              </w:rPr>
              <w:t>Календарный план проекта</w:t>
            </w:r>
            <w:r w:rsidR="004A6D16">
              <w:rPr>
                <w:noProof/>
                <w:webHidden/>
              </w:rPr>
              <w:tab/>
            </w:r>
            <w:r w:rsidR="004A6D16">
              <w:rPr>
                <w:noProof/>
                <w:webHidden/>
              </w:rPr>
              <w:fldChar w:fldCharType="begin"/>
            </w:r>
            <w:r w:rsidR="004A6D16">
              <w:rPr>
                <w:noProof/>
                <w:webHidden/>
              </w:rPr>
              <w:instrText xml:space="preserve"> PAGEREF _Toc73879967 \h </w:instrText>
            </w:r>
            <w:r w:rsidR="004A6D16">
              <w:rPr>
                <w:noProof/>
                <w:webHidden/>
              </w:rPr>
            </w:r>
            <w:r w:rsidR="004A6D16">
              <w:rPr>
                <w:noProof/>
                <w:webHidden/>
              </w:rPr>
              <w:fldChar w:fldCharType="separate"/>
            </w:r>
            <w:r w:rsidR="004A6D16">
              <w:rPr>
                <w:noProof/>
                <w:webHidden/>
              </w:rPr>
              <w:t>63</w:t>
            </w:r>
            <w:r w:rsidR="004A6D16">
              <w:rPr>
                <w:noProof/>
                <w:webHidden/>
              </w:rPr>
              <w:fldChar w:fldCharType="end"/>
            </w:r>
          </w:hyperlink>
        </w:p>
        <w:p w14:paraId="33AC83D9" w14:textId="7A15A3E6" w:rsidR="004A6D16" w:rsidRDefault="00321997" w:rsidP="004A6D16">
          <w:pPr>
            <w:pStyle w:val="32"/>
            <w:rPr>
              <w:rFonts w:asciiTheme="minorHAnsi" w:eastAsiaTheme="minorEastAsia" w:hAnsiTheme="minorHAnsi"/>
              <w:noProof/>
              <w:sz w:val="22"/>
              <w:lang w:eastAsia="ru-RU"/>
            </w:rPr>
          </w:pPr>
          <w:hyperlink w:anchor="_Toc73879968" w:history="1">
            <w:r w:rsidR="004A6D16" w:rsidRPr="006B4119">
              <w:rPr>
                <w:rStyle w:val="af"/>
                <w:noProof/>
              </w:rPr>
              <w:t>Расчёт затрат на разработку продукта</w:t>
            </w:r>
            <w:r w:rsidR="004A6D16">
              <w:rPr>
                <w:noProof/>
                <w:webHidden/>
              </w:rPr>
              <w:tab/>
            </w:r>
            <w:r w:rsidR="004A6D16">
              <w:rPr>
                <w:noProof/>
                <w:webHidden/>
              </w:rPr>
              <w:fldChar w:fldCharType="begin"/>
            </w:r>
            <w:r w:rsidR="004A6D16">
              <w:rPr>
                <w:noProof/>
                <w:webHidden/>
              </w:rPr>
              <w:instrText xml:space="preserve"> PAGEREF _Toc73879968 \h </w:instrText>
            </w:r>
            <w:r w:rsidR="004A6D16">
              <w:rPr>
                <w:noProof/>
                <w:webHidden/>
              </w:rPr>
            </w:r>
            <w:r w:rsidR="004A6D16">
              <w:rPr>
                <w:noProof/>
                <w:webHidden/>
              </w:rPr>
              <w:fldChar w:fldCharType="separate"/>
            </w:r>
            <w:r w:rsidR="004A6D16">
              <w:rPr>
                <w:noProof/>
                <w:webHidden/>
              </w:rPr>
              <w:t>68</w:t>
            </w:r>
            <w:r w:rsidR="004A6D16">
              <w:rPr>
                <w:noProof/>
                <w:webHidden/>
              </w:rPr>
              <w:fldChar w:fldCharType="end"/>
            </w:r>
          </w:hyperlink>
        </w:p>
        <w:p w14:paraId="7C4AE841" w14:textId="6DD4C2F9" w:rsidR="004A6D16" w:rsidRDefault="00321997" w:rsidP="004A6D16">
          <w:pPr>
            <w:pStyle w:val="32"/>
            <w:rPr>
              <w:rFonts w:asciiTheme="minorHAnsi" w:eastAsiaTheme="minorEastAsia" w:hAnsiTheme="minorHAnsi"/>
              <w:noProof/>
              <w:sz w:val="22"/>
              <w:lang w:eastAsia="ru-RU"/>
            </w:rPr>
          </w:pPr>
          <w:hyperlink w:anchor="_Toc73879969" w:history="1">
            <w:r w:rsidR="004A6D16" w:rsidRPr="006B4119">
              <w:rPr>
                <w:rStyle w:val="af"/>
                <w:noProof/>
              </w:rPr>
              <w:t>Расчёт себестоимости программного продукта</w:t>
            </w:r>
            <w:r w:rsidR="004A6D16">
              <w:rPr>
                <w:noProof/>
                <w:webHidden/>
              </w:rPr>
              <w:tab/>
            </w:r>
            <w:r w:rsidR="004A6D16">
              <w:rPr>
                <w:noProof/>
                <w:webHidden/>
              </w:rPr>
              <w:fldChar w:fldCharType="begin"/>
            </w:r>
            <w:r w:rsidR="004A6D16">
              <w:rPr>
                <w:noProof/>
                <w:webHidden/>
              </w:rPr>
              <w:instrText xml:space="preserve"> PAGEREF _Toc73879969 \h </w:instrText>
            </w:r>
            <w:r w:rsidR="004A6D16">
              <w:rPr>
                <w:noProof/>
                <w:webHidden/>
              </w:rPr>
            </w:r>
            <w:r w:rsidR="004A6D16">
              <w:rPr>
                <w:noProof/>
                <w:webHidden/>
              </w:rPr>
              <w:fldChar w:fldCharType="separate"/>
            </w:r>
            <w:r w:rsidR="004A6D16">
              <w:rPr>
                <w:noProof/>
                <w:webHidden/>
              </w:rPr>
              <w:t>72</w:t>
            </w:r>
            <w:r w:rsidR="004A6D16">
              <w:rPr>
                <w:noProof/>
                <w:webHidden/>
              </w:rPr>
              <w:fldChar w:fldCharType="end"/>
            </w:r>
          </w:hyperlink>
        </w:p>
        <w:p w14:paraId="60BD104E" w14:textId="33150C28" w:rsidR="004A6D16" w:rsidRDefault="00321997" w:rsidP="004A6D16">
          <w:pPr>
            <w:pStyle w:val="21"/>
            <w:rPr>
              <w:rFonts w:asciiTheme="minorHAnsi" w:eastAsiaTheme="minorEastAsia" w:hAnsiTheme="minorHAnsi"/>
              <w:noProof/>
              <w:sz w:val="22"/>
              <w:lang w:eastAsia="ru-RU"/>
            </w:rPr>
          </w:pPr>
          <w:hyperlink w:anchor="_Toc73879970" w:history="1">
            <w:r w:rsidR="004A6D16" w:rsidRPr="006B4119">
              <w:rPr>
                <w:rStyle w:val="af"/>
                <w:noProof/>
              </w:rPr>
              <w:t>Приложение 2</w:t>
            </w:r>
            <w:r w:rsidR="004A6D16">
              <w:rPr>
                <w:noProof/>
                <w:webHidden/>
              </w:rPr>
              <w:tab/>
            </w:r>
            <w:r w:rsidR="004A6D16">
              <w:rPr>
                <w:noProof/>
                <w:webHidden/>
              </w:rPr>
              <w:fldChar w:fldCharType="begin"/>
            </w:r>
            <w:r w:rsidR="004A6D16">
              <w:rPr>
                <w:noProof/>
                <w:webHidden/>
              </w:rPr>
              <w:instrText xml:space="preserve"> PAGEREF _Toc73879970 \h </w:instrText>
            </w:r>
            <w:r w:rsidR="004A6D16">
              <w:rPr>
                <w:noProof/>
                <w:webHidden/>
              </w:rPr>
            </w:r>
            <w:r w:rsidR="004A6D16">
              <w:rPr>
                <w:noProof/>
                <w:webHidden/>
              </w:rPr>
              <w:fldChar w:fldCharType="separate"/>
            </w:r>
            <w:r w:rsidR="004A6D16">
              <w:rPr>
                <w:noProof/>
                <w:webHidden/>
              </w:rPr>
              <w:t>73</w:t>
            </w:r>
            <w:r w:rsidR="004A6D16">
              <w:rPr>
                <w:noProof/>
                <w:webHidden/>
              </w:rPr>
              <w:fldChar w:fldCharType="end"/>
            </w:r>
          </w:hyperlink>
        </w:p>
        <w:p w14:paraId="50276291" w14:textId="190A765F" w:rsidR="004A6D16" w:rsidRDefault="00321997" w:rsidP="004A6D16">
          <w:pPr>
            <w:pStyle w:val="32"/>
            <w:rPr>
              <w:rFonts w:asciiTheme="minorHAnsi" w:eastAsiaTheme="minorEastAsia" w:hAnsiTheme="minorHAnsi"/>
              <w:noProof/>
              <w:sz w:val="22"/>
              <w:lang w:eastAsia="ru-RU"/>
            </w:rPr>
          </w:pPr>
          <w:hyperlink w:anchor="_Toc73879971" w:history="1">
            <w:r w:rsidR="004A6D16" w:rsidRPr="006B4119">
              <w:rPr>
                <w:rStyle w:val="af"/>
                <w:noProof/>
              </w:rPr>
              <w:t>Вредные факторы при использовании программного комплекса</w:t>
            </w:r>
            <w:r w:rsidR="004A6D16">
              <w:rPr>
                <w:noProof/>
                <w:webHidden/>
              </w:rPr>
              <w:tab/>
            </w:r>
            <w:r w:rsidR="004A6D16">
              <w:rPr>
                <w:noProof/>
                <w:webHidden/>
              </w:rPr>
              <w:fldChar w:fldCharType="begin"/>
            </w:r>
            <w:r w:rsidR="004A6D16">
              <w:rPr>
                <w:noProof/>
                <w:webHidden/>
              </w:rPr>
              <w:instrText xml:space="preserve"> PAGEREF _Toc73879971 \h </w:instrText>
            </w:r>
            <w:r w:rsidR="004A6D16">
              <w:rPr>
                <w:noProof/>
                <w:webHidden/>
              </w:rPr>
            </w:r>
            <w:r w:rsidR="004A6D16">
              <w:rPr>
                <w:noProof/>
                <w:webHidden/>
              </w:rPr>
              <w:fldChar w:fldCharType="separate"/>
            </w:r>
            <w:r w:rsidR="004A6D16">
              <w:rPr>
                <w:noProof/>
                <w:webHidden/>
              </w:rPr>
              <w:t>73</w:t>
            </w:r>
            <w:r w:rsidR="004A6D16">
              <w:rPr>
                <w:noProof/>
                <w:webHidden/>
              </w:rPr>
              <w:fldChar w:fldCharType="end"/>
            </w:r>
          </w:hyperlink>
        </w:p>
        <w:p w14:paraId="11FD338A" w14:textId="3827F988" w:rsidR="004A6D16" w:rsidRDefault="00321997" w:rsidP="004A6D16">
          <w:pPr>
            <w:pStyle w:val="32"/>
            <w:rPr>
              <w:rFonts w:asciiTheme="minorHAnsi" w:eastAsiaTheme="minorEastAsia" w:hAnsiTheme="minorHAnsi"/>
              <w:noProof/>
              <w:sz w:val="22"/>
              <w:lang w:eastAsia="ru-RU"/>
            </w:rPr>
          </w:pPr>
          <w:hyperlink w:anchor="_Toc73879972" w:history="1">
            <w:r w:rsidR="004A6D16" w:rsidRPr="006B4119">
              <w:rPr>
                <w:rStyle w:val="af"/>
                <w:noProof/>
              </w:rPr>
              <w:t>Освещенность рабочего места</w:t>
            </w:r>
            <w:r w:rsidR="004A6D16">
              <w:rPr>
                <w:noProof/>
                <w:webHidden/>
              </w:rPr>
              <w:tab/>
            </w:r>
            <w:r w:rsidR="004A6D16">
              <w:rPr>
                <w:noProof/>
                <w:webHidden/>
              </w:rPr>
              <w:fldChar w:fldCharType="begin"/>
            </w:r>
            <w:r w:rsidR="004A6D16">
              <w:rPr>
                <w:noProof/>
                <w:webHidden/>
              </w:rPr>
              <w:instrText xml:space="preserve"> PAGEREF _Toc73879972 \h </w:instrText>
            </w:r>
            <w:r w:rsidR="004A6D16">
              <w:rPr>
                <w:noProof/>
                <w:webHidden/>
              </w:rPr>
            </w:r>
            <w:r w:rsidR="004A6D16">
              <w:rPr>
                <w:noProof/>
                <w:webHidden/>
              </w:rPr>
              <w:fldChar w:fldCharType="separate"/>
            </w:r>
            <w:r w:rsidR="004A6D16">
              <w:rPr>
                <w:noProof/>
                <w:webHidden/>
              </w:rPr>
              <w:t>74</w:t>
            </w:r>
            <w:r w:rsidR="004A6D16">
              <w:rPr>
                <w:noProof/>
                <w:webHidden/>
              </w:rPr>
              <w:fldChar w:fldCharType="end"/>
            </w:r>
          </w:hyperlink>
        </w:p>
        <w:p w14:paraId="39AEE6F6" w14:textId="164F25A2" w:rsidR="004A6D16" w:rsidRDefault="00321997" w:rsidP="004A6D16">
          <w:pPr>
            <w:pStyle w:val="32"/>
            <w:rPr>
              <w:rFonts w:asciiTheme="minorHAnsi" w:eastAsiaTheme="minorEastAsia" w:hAnsiTheme="minorHAnsi"/>
              <w:noProof/>
              <w:sz w:val="22"/>
              <w:lang w:eastAsia="ru-RU"/>
            </w:rPr>
          </w:pPr>
          <w:hyperlink w:anchor="_Toc73879973" w:history="1">
            <w:r w:rsidR="004A6D16" w:rsidRPr="006B4119">
              <w:rPr>
                <w:rStyle w:val="af"/>
                <w:noProof/>
              </w:rPr>
              <w:t>Микроклимат</w:t>
            </w:r>
            <w:r w:rsidR="004A6D16">
              <w:rPr>
                <w:noProof/>
                <w:webHidden/>
              </w:rPr>
              <w:tab/>
            </w:r>
            <w:r w:rsidR="004A6D16">
              <w:rPr>
                <w:noProof/>
                <w:webHidden/>
              </w:rPr>
              <w:fldChar w:fldCharType="begin"/>
            </w:r>
            <w:r w:rsidR="004A6D16">
              <w:rPr>
                <w:noProof/>
                <w:webHidden/>
              </w:rPr>
              <w:instrText xml:space="preserve"> PAGEREF _Toc73879973 \h </w:instrText>
            </w:r>
            <w:r w:rsidR="004A6D16">
              <w:rPr>
                <w:noProof/>
                <w:webHidden/>
              </w:rPr>
            </w:r>
            <w:r w:rsidR="004A6D16">
              <w:rPr>
                <w:noProof/>
                <w:webHidden/>
              </w:rPr>
              <w:fldChar w:fldCharType="separate"/>
            </w:r>
            <w:r w:rsidR="004A6D16">
              <w:rPr>
                <w:noProof/>
                <w:webHidden/>
              </w:rPr>
              <w:t>76</w:t>
            </w:r>
            <w:r w:rsidR="004A6D16">
              <w:rPr>
                <w:noProof/>
                <w:webHidden/>
              </w:rPr>
              <w:fldChar w:fldCharType="end"/>
            </w:r>
          </w:hyperlink>
        </w:p>
        <w:p w14:paraId="05DF3D31" w14:textId="3F14BBB6" w:rsidR="004A6D16" w:rsidRDefault="00321997" w:rsidP="004A6D16">
          <w:pPr>
            <w:pStyle w:val="32"/>
            <w:rPr>
              <w:rFonts w:asciiTheme="minorHAnsi" w:eastAsiaTheme="minorEastAsia" w:hAnsiTheme="minorHAnsi"/>
              <w:noProof/>
              <w:sz w:val="22"/>
              <w:lang w:eastAsia="ru-RU"/>
            </w:rPr>
          </w:pPr>
          <w:hyperlink w:anchor="_Toc73879974" w:history="1">
            <w:r w:rsidR="004A6D16" w:rsidRPr="006B4119">
              <w:rPr>
                <w:rStyle w:val="af"/>
                <w:noProof/>
              </w:rPr>
              <w:t>Влияние ЭВМ на организм</w:t>
            </w:r>
            <w:r w:rsidR="004A6D16">
              <w:rPr>
                <w:noProof/>
                <w:webHidden/>
              </w:rPr>
              <w:tab/>
            </w:r>
            <w:r w:rsidR="004A6D16">
              <w:rPr>
                <w:noProof/>
                <w:webHidden/>
              </w:rPr>
              <w:fldChar w:fldCharType="begin"/>
            </w:r>
            <w:r w:rsidR="004A6D16">
              <w:rPr>
                <w:noProof/>
                <w:webHidden/>
              </w:rPr>
              <w:instrText xml:space="preserve"> PAGEREF _Toc73879974 \h </w:instrText>
            </w:r>
            <w:r w:rsidR="004A6D16">
              <w:rPr>
                <w:noProof/>
                <w:webHidden/>
              </w:rPr>
            </w:r>
            <w:r w:rsidR="004A6D16">
              <w:rPr>
                <w:noProof/>
                <w:webHidden/>
              </w:rPr>
              <w:fldChar w:fldCharType="separate"/>
            </w:r>
            <w:r w:rsidR="004A6D16">
              <w:rPr>
                <w:noProof/>
                <w:webHidden/>
              </w:rPr>
              <w:t>77</w:t>
            </w:r>
            <w:r w:rsidR="004A6D16">
              <w:rPr>
                <w:noProof/>
                <w:webHidden/>
              </w:rPr>
              <w:fldChar w:fldCharType="end"/>
            </w:r>
          </w:hyperlink>
        </w:p>
        <w:p w14:paraId="603B41C3" w14:textId="12B8E1A8" w:rsidR="004A6D16" w:rsidRDefault="00321997" w:rsidP="004A6D16">
          <w:pPr>
            <w:pStyle w:val="32"/>
            <w:rPr>
              <w:rFonts w:asciiTheme="minorHAnsi" w:eastAsiaTheme="minorEastAsia" w:hAnsiTheme="minorHAnsi"/>
              <w:noProof/>
              <w:sz w:val="22"/>
              <w:lang w:eastAsia="ru-RU"/>
            </w:rPr>
          </w:pPr>
          <w:hyperlink w:anchor="_Toc73879975" w:history="1">
            <w:r w:rsidR="004A6D16" w:rsidRPr="006B4119">
              <w:rPr>
                <w:rStyle w:val="af"/>
                <w:noProof/>
              </w:rPr>
              <w:t>Пожарная безопасность</w:t>
            </w:r>
            <w:r w:rsidR="004A6D16">
              <w:rPr>
                <w:noProof/>
                <w:webHidden/>
              </w:rPr>
              <w:tab/>
            </w:r>
            <w:r w:rsidR="004A6D16">
              <w:rPr>
                <w:noProof/>
                <w:webHidden/>
              </w:rPr>
              <w:fldChar w:fldCharType="begin"/>
            </w:r>
            <w:r w:rsidR="004A6D16">
              <w:rPr>
                <w:noProof/>
                <w:webHidden/>
              </w:rPr>
              <w:instrText xml:space="preserve"> PAGEREF _Toc73879975 \h </w:instrText>
            </w:r>
            <w:r w:rsidR="004A6D16">
              <w:rPr>
                <w:noProof/>
                <w:webHidden/>
              </w:rPr>
            </w:r>
            <w:r w:rsidR="004A6D16">
              <w:rPr>
                <w:noProof/>
                <w:webHidden/>
              </w:rPr>
              <w:fldChar w:fldCharType="separate"/>
            </w:r>
            <w:r w:rsidR="004A6D16">
              <w:rPr>
                <w:noProof/>
                <w:webHidden/>
              </w:rPr>
              <w:t>80</w:t>
            </w:r>
            <w:r w:rsidR="004A6D16">
              <w:rPr>
                <w:noProof/>
                <w:webHidden/>
              </w:rPr>
              <w:fldChar w:fldCharType="end"/>
            </w:r>
          </w:hyperlink>
        </w:p>
        <w:p w14:paraId="5C56C22F" w14:textId="41624505" w:rsidR="004A6D16" w:rsidRDefault="00321997" w:rsidP="004A6D16">
          <w:pPr>
            <w:pStyle w:val="32"/>
            <w:rPr>
              <w:rFonts w:asciiTheme="minorHAnsi" w:eastAsiaTheme="minorEastAsia" w:hAnsiTheme="minorHAnsi"/>
              <w:noProof/>
              <w:sz w:val="22"/>
              <w:lang w:eastAsia="ru-RU"/>
            </w:rPr>
          </w:pPr>
          <w:hyperlink w:anchor="_Toc73879976" w:history="1">
            <w:r w:rsidR="004A6D16" w:rsidRPr="006B4119">
              <w:rPr>
                <w:rStyle w:val="af"/>
                <w:noProof/>
              </w:rPr>
              <w:t>Выводы</w:t>
            </w:r>
            <w:r w:rsidR="004A6D16">
              <w:rPr>
                <w:noProof/>
                <w:webHidden/>
              </w:rPr>
              <w:tab/>
            </w:r>
            <w:r w:rsidR="004A6D16">
              <w:rPr>
                <w:noProof/>
                <w:webHidden/>
              </w:rPr>
              <w:fldChar w:fldCharType="begin"/>
            </w:r>
            <w:r w:rsidR="004A6D16">
              <w:rPr>
                <w:noProof/>
                <w:webHidden/>
              </w:rPr>
              <w:instrText xml:space="preserve"> PAGEREF _Toc73879976 \h </w:instrText>
            </w:r>
            <w:r w:rsidR="004A6D16">
              <w:rPr>
                <w:noProof/>
                <w:webHidden/>
              </w:rPr>
            </w:r>
            <w:r w:rsidR="004A6D16">
              <w:rPr>
                <w:noProof/>
                <w:webHidden/>
              </w:rPr>
              <w:fldChar w:fldCharType="separate"/>
            </w:r>
            <w:r w:rsidR="004A6D16">
              <w:rPr>
                <w:noProof/>
                <w:webHidden/>
              </w:rPr>
              <w:t>82</w:t>
            </w:r>
            <w:r w:rsidR="004A6D16">
              <w:rPr>
                <w:noProof/>
                <w:webHidden/>
              </w:rPr>
              <w:fldChar w:fldCharType="end"/>
            </w:r>
          </w:hyperlink>
        </w:p>
        <w:p w14:paraId="6898D4B3" w14:textId="6FDC07EF" w:rsidR="00B37101" w:rsidRDefault="00B37101" w:rsidP="004A6D16">
          <w:r>
            <w:rPr>
              <w:b/>
              <w:bCs/>
            </w:rPr>
            <w:fldChar w:fldCharType="end"/>
          </w:r>
        </w:p>
      </w:sdtContent>
    </w:sdt>
    <w:p w14:paraId="16204041" w14:textId="52238677" w:rsidR="006B65C3" w:rsidRPr="004A0142" w:rsidRDefault="006B65C3" w:rsidP="0092282C">
      <w:pPr>
        <w:pStyle w:val="1"/>
        <w:numPr>
          <w:ilvl w:val="0"/>
          <w:numId w:val="0"/>
        </w:numPr>
      </w:pPr>
      <w:bookmarkStart w:id="13" w:name="_Toc73879911"/>
      <w:r w:rsidRPr="004A0142">
        <w:lastRenderedPageBreak/>
        <w:t>ВВЕДЕНИЕ</w:t>
      </w:r>
      <w:bookmarkEnd w:id="13"/>
    </w:p>
    <w:p w14:paraId="01251884" w14:textId="77777777" w:rsidR="00362C38" w:rsidRDefault="00362C38" w:rsidP="00362C38">
      <w:r>
        <w:t>Информационные технологии получают всё большее развитие в современном мире. Для быстрого обмена информацией существует множество различных способов, и электронная почта до сих пор занимает лидирующие позиции в сфере коммуникации.</w:t>
      </w:r>
    </w:p>
    <w:p w14:paraId="072A2C8A" w14:textId="77777777" w:rsidR="00362C38" w:rsidRDefault="00362C38" w:rsidP="00362C38">
      <w:r>
        <w:t>Электронное сообщение представляет из себя информацию, переданную или полученную пользователем сети Интернет. Электронным документом признается электронное сообщение, подписанное цифровой подписью.</w:t>
      </w:r>
    </w:p>
    <w:p w14:paraId="77FB6087" w14:textId="47C960BC" w:rsidR="00362C38" w:rsidRDefault="00362C38" w:rsidP="00362C38">
      <w:r>
        <w:t>Многие крупные компании используют электронную почту для обмена документами. В таких ситуациях крайне важно, чтобы сообщение было успешно дост</w:t>
      </w:r>
      <w:r w:rsidR="00AB6819">
        <w:t>авлено и прочитано получателем.</w:t>
      </w:r>
    </w:p>
    <w:p w14:paraId="01B321CE" w14:textId="562DDDCE" w:rsidR="00362C38" w:rsidRDefault="00362C38" w:rsidP="00362C38">
      <w:r>
        <w:t xml:space="preserve">Для отправки и принятия электронных сообщений существует ряд протоколов электронной почты: </w:t>
      </w:r>
      <w:r>
        <w:rPr>
          <w:lang w:val="en-US"/>
        </w:rPr>
        <w:t>POP</w:t>
      </w:r>
      <w:r>
        <w:t xml:space="preserve">3, </w:t>
      </w:r>
      <w:r>
        <w:rPr>
          <w:lang w:val="en-US"/>
        </w:rPr>
        <w:t>IMAP</w:t>
      </w:r>
      <w:r w:rsidRPr="00362C38">
        <w:t xml:space="preserve"> </w:t>
      </w:r>
      <w:r>
        <w:t xml:space="preserve">и </w:t>
      </w:r>
      <w:r>
        <w:rPr>
          <w:lang w:val="en-US"/>
        </w:rPr>
        <w:t>SMTP</w:t>
      </w:r>
      <w:r w:rsidR="00AB6819">
        <w:t>.</w:t>
      </w:r>
    </w:p>
    <w:p w14:paraId="5024965B" w14:textId="05B35984" w:rsidR="00362C38" w:rsidRDefault="00362C38" w:rsidP="00362C38">
      <w:r>
        <w:t xml:space="preserve">Как правило, крупные развлекательные сервисы сами не реализуют механизм отправки сообщения через протокол </w:t>
      </w:r>
      <w:r>
        <w:rPr>
          <w:lang w:val="en-US"/>
        </w:rPr>
        <w:t>SMTP</w:t>
      </w:r>
      <w:r>
        <w:t xml:space="preserve">, а пользуются услугами готовых сервисов рассылки сообщений. К сожалению, большинство почтовых клиентов не предоставляют информации о том, доставлено ли и прочитано ли сообщение клиентов, а также не всегда предоставляют </w:t>
      </w:r>
      <w:r w:rsidR="00AB6819">
        <w:t>необходимый уровень надежности.</w:t>
      </w:r>
    </w:p>
    <w:p w14:paraId="26A8F595" w14:textId="2B53EF0B" w:rsidR="00362C38" w:rsidRDefault="00362C38" w:rsidP="00362C38">
      <w:r>
        <w:t>Тема работы: «</w:t>
      </w:r>
      <w:r w:rsidR="005258C7">
        <w:t>П</w:t>
      </w:r>
      <w:r w:rsidR="005258C7" w:rsidRPr="005258C7">
        <w:t>роектирование программного комплекса управления надежной отправкой электронных писем с реализацией основного механизма рассылки и пользовательского интерфейса</w:t>
      </w:r>
      <w:r>
        <w:t>».</w:t>
      </w:r>
    </w:p>
    <w:p w14:paraId="3AE21B6A" w14:textId="77777777" w:rsidR="00362C38" w:rsidRDefault="00362C38" w:rsidP="00362C38">
      <w:r>
        <w:t>Тема дипломной работы актуальна в виду того, что сервисы рассылки электронных сообщений не лишены разноплановых недостатков, поэтому выбор подходящего сервиса становится нетривиальной задачей.</w:t>
      </w:r>
    </w:p>
    <w:p w14:paraId="0F427386" w14:textId="77777777" w:rsidR="00362C38" w:rsidRDefault="00362C38" w:rsidP="00362C38">
      <w:r>
        <w:t>Целью дипломной работы является проектирование программного комплекса управления рассылкой электронных сообщений с возможностью последующего внедрения в системы, требующие высокой надежности отправки.</w:t>
      </w:r>
    </w:p>
    <w:p w14:paraId="03569022" w14:textId="77777777" w:rsidR="00362C38" w:rsidRDefault="00362C38" w:rsidP="00362C38">
      <w:r>
        <w:t>Поставленная цель достигается путем решения следующих основных задач:</w:t>
      </w:r>
    </w:p>
    <w:p w14:paraId="2AE42186" w14:textId="776F57AA" w:rsidR="00362C38" w:rsidRDefault="00362C38" w:rsidP="00F61418">
      <w:pPr>
        <w:pStyle w:val="a0"/>
        <w:numPr>
          <w:ilvl w:val="0"/>
          <w:numId w:val="43"/>
        </w:numPr>
      </w:pPr>
      <w:r>
        <w:lastRenderedPageBreak/>
        <w:t>анализ процесса отправки электронного письма;</w:t>
      </w:r>
    </w:p>
    <w:p w14:paraId="0CE6DBDD" w14:textId="77777777" w:rsidR="00362C38" w:rsidRDefault="00362C38" w:rsidP="00AB6819">
      <w:pPr>
        <w:pStyle w:val="a0"/>
      </w:pPr>
      <w:r>
        <w:t>сравнительный анализ уже имеющихся систем и платформ для обучения;</w:t>
      </w:r>
    </w:p>
    <w:p w14:paraId="0F8D5A05" w14:textId="77777777" w:rsidR="00362C38" w:rsidRDefault="00362C38" w:rsidP="00AB6819">
      <w:pPr>
        <w:pStyle w:val="a0"/>
      </w:pPr>
      <w:r>
        <w:t>разработка и анализ требований;</w:t>
      </w:r>
    </w:p>
    <w:p w14:paraId="3CC33627" w14:textId="77777777" w:rsidR="00362C38" w:rsidRDefault="00362C38" w:rsidP="00AB6819">
      <w:pPr>
        <w:pStyle w:val="a0"/>
      </w:pPr>
      <w:r>
        <w:t>проектирование программного комплекса;</w:t>
      </w:r>
    </w:p>
    <w:p w14:paraId="280142D2" w14:textId="77777777" w:rsidR="00362C38" w:rsidRDefault="00362C38" w:rsidP="00AB6819">
      <w:pPr>
        <w:pStyle w:val="a0"/>
      </w:pPr>
      <w:r>
        <w:t xml:space="preserve">программная реализация базы данных, </w:t>
      </w:r>
      <w:r>
        <w:rPr>
          <w:lang w:val="en-US"/>
        </w:rPr>
        <w:t>API</w:t>
      </w:r>
      <w:r>
        <w:t xml:space="preserve">, серверной части, </w:t>
      </w:r>
      <w:r>
        <w:rPr>
          <w:lang w:val="en-US"/>
        </w:rPr>
        <w:t>WEB</w:t>
      </w:r>
      <w:r>
        <w:t>-интерфейса;</w:t>
      </w:r>
    </w:p>
    <w:p w14:paraId="536D4529" w14:textId="77777777" w:rsidR="00362C38" w:rsidRDefault="00362C38" w:rsidP="00AB6819">
      <w:pPr>
        <w:pStyle w:val="a0"/>
      </w:pPr>
      <w:r>
        <w:t>тестирование разработанного программного комплекса;</w:t>
      </w:r>
    </w:p>
    <w:p w14:paraId="22030BB1" w14:textId="32DF45E8" w:rsidR="00362C38" w:rsidRDefault="00362C38" w:rsidP="00AB6819">
      <w:pPr>
        <w:pStyle w:val="a0"/>
      </w:pPr>
      <w:r>
        <w:t>внедрение в информационную систему ПланФ</w:t>
      </w:r>
      <w:r w:rsidR="00D526D4">
        <w:t>акт</w:t>
      </w:r>
      <w:r w:rsidR="00861E6B">
        <w:t>.</w:t>
      </w:r>
    </w:p>
    <w:p w14:paraId="69E437F3" w14:textId="77777777" w:rsidR="00362C38" w:rsidRDefault="00362C38" w:rsidP="00362C38">
      <w:r>
        <w:t>Объектом исследования является процесс рассылки электронных сообщений.</w:t>
      </w:r>
    </w:p>
    <w:p w14:paraId="3EF8A06B" w14:textId="73435D62" w:rsidR="00F11E8E" w:rsidRPr="00F11E8E" w:rsidRDefault="00362C38" w:rsidP="00D526D4">
      <w:r>
        <w:t>Предметом исследования в дипломе являются методы и средства улучшения надежности и контроля рассылки электронных сообщений.</w:t>
      </w:r>
    </w:p>
    <w:p w14:paraId="7FB6B00F" w14:textId="2612D7CF" w:rsidR="006B65C3" w:rsidRDefault="006B65C3" w:rsidP="00B37101">
      <w:pPr>
        <w:pStyle w:val="1"/>
      </w:pPr>
      <w:bookmarkStart w:id="14" w:name="_Toc73879912"/>
      <w:r w:rsidRPr="00B37101">
        <w:lastRenderedPageBreak/>
        <w:t>АНАЛИЗ</w:t>
      </w:r>
      <w:r>
        <w:t xml:space="preserve"> ТРЕБОВАНИЙ</w:t>
      </w:r>
      <w:bookmarkEnd w:id="14"/>
    </w:p>
    <w:p w14:paraId="11A95CCC" w14:textId="1963DB64" w:rsidR="00362C38" w:rsidRDefault="004A6D16" w:rsidP="00362C38">
      <w:r>
        <w:t xml:space="preserve">Разработка программного комплекса </w:t>
      </w:r>
      <w:r w:rsidR="00362C38">
        <w:t xml:space="preserve">начинается со сбора информации о деловых процессах, подлежащих автоматизации, среде их функционирования и т.п. Цель этого процесса заключается в том, чтобы все заинтересованные стороны договорились относительно общего толкования конечного результата проекта. </w:t>
      </w:r>
    </w:p>
    <w:p w14:paraId="3BEDD985" w14:textId="5F0B9D0E" w:rsidR="00362C38" w:rsidRDefault="00362C38" w:rsidP="00362C38">
      <w:r>
        <w:t>Анализ требований включает в себя данные, полученные в результате сбора требований к ПО, их систематизации, документирования, анализа, выявления неполноты и разрешения конфликтов.</w:t>
      </w:r>
    </w:p>
    <w:p w14:paraId="0313686A" w14:textId="77777777" w:rsidR="00362C38" w:rsidRDefault="00362C38" w:rsidP="004A6D16">
      <w:pPr>
        <w:pStyle w:val="2"/>
        <w:numPr>
          <w:ilvl w:val="1"/>
          <w:numId w:val="15"/>
        </w:numPr>
      </w:pPr>
      <w:bookmarkStart w:id="15" w:name="_Toc73469523"/>
      <w:bookmarkStart w:id="16" w:name="_Toc68534485"/>
      <w:bookmarkStart w:id="17" w:name="_Toc73879637"/>
      <w:bookmarkStart w:id="18" w:name="_Toc73879913"/>
      <w:r>
        <w:t xml:space="preserve">Обзор </w:t>
      </w:r>
      <w:commentRangeStart w:id="19"/>
      <w:r>
        <w:t>процесса</w:t>
      </w:r>
      <w:commentRangeEnd w:id="19"/>
      <w:r w:rsidR="00DB1FD9">
        <w:rPr>
          <w:rStyle w:val="af1"/>
          <w:rFonts w:eastAsiaTheme="minorHAnsi" w:cstheme="minorBidi"/>
          <w:b w:val="0"/>
        </w:rPr>
        <w:commentReference w:id="19"/>
      </w:r>
      <w:r>
        <w:t xml:space="preserve"> отправки сообщения</w:t>
      </w:r>
      <w:bookmarkEnd w:id="15"/>
      <w:bookmarkEnd w:id="16"/>
      <w:bookmarkEnd w:id="17"/>
      <w:bookmarkEnd w:id="18"/>
    </w:p>
    <w:p w14:paraId="1A996DF2" w14:textId="77777777" w:rsidR="00362C38" w:rsidRDefault="00362C38" w:rsidP="004A6D16">
      <w:pPr>
        <w:pStyle w:val="3"/>
        <w:numPr>
          <w:ilvl w:val="2"/>
          <w:numId w:val="14"/>
        </w:numPr>
        <w:ind w:firstLine="709"/>
      </w:pPr>
      <w:bookmarkStart w:id="20" w:name="_Toc73469524"/>
      <w:bookmarkStart w:id="21" w:name="_Toc68534486"/>
      <w:bookmarkStart w:id="22" w:name="_Toc73879638"/>
      <w:bookmarkStart w:id="23" w:name="_Toc73879914"/>
      <w:commentRangeStart w:id="24"/>
      <w:r>
        <w:t>Общие</w:t>
      </w:r>
      <w:commentRangeEnd w:id="24"/>
      <w:r w:rsidR="003868BE">
        <w:rPr>
          <w:rStyle w:val="af1"/>
          <w:rFonts w:eastAsiaTheme="minorHAnsi" w:cstheme="minorBidi"/>
          <w:b w:val="0"/>
          <w:i w:val="0"/>
        </w:rPr>
        <w:commentReference w:id="24"/>
      </w:r>
      <w:r>
        <w:t xml:space="preserve"> сведения</w:t>
      </w:r>
      <w:bookmarkEnd w:id="20"/>
      <w:bookmarkEnd w:id="21"/>
      <w:bookmarkEnd w:id="22"/>
      <w:bookmarkEnd w:id="23"/>
    </w:p>
    <w:p w14:paraId="0B1BA2AE" w14:textId="77777777" w:rsidR="00362C38" w:rsidRDefault="00362C38" w:rsidP="00362C38">
      <w:pPr>
        <w:ind w:firstLine="708"/>
        <w:rPr>
          <w:szCs w:val="28"/>
        </w:rPr>
      </w:pPr>
      <w:r>
        <w:rPr>
          <w:szCs w:val="28"/>
        </w:rPr>
        <w:t>Обмен сообщениями является неотъемлемой частью любого взаимодействия. Если важна скорость взаимодействия, чаще всего стороны используют мессенджеры. Электронная почта же из-за своей специфики обязывает вкладывать достаточно смысла в каждое сообщение. Более того, электронная почта является важным звеном в регистрации и защите аккаунтов.</w:t>
      </w:r>
    </w:p>
    <w:p w14:paraId="3E3C9573" w14:textId="77777777" w:rsidR="00362C38" w:rsidRDefault="00362C38" w:rsidP="00362C38">
      <w:pPr>
        <w:ind w:firstLine="708"/>
        <w:rPr>
          <w:szCs w:val="28"/>
        </w:rPr>
      </w:pPr>
      <w:r>
        <w:rPr>
          <w:szCs w:val="28"/>
        </w:rPr>
        <w:t>При взаимодействии крупных компаний, передающих важные документы посредством электронной почты, надежность доставки является одним из ключевых параметров. В таких случаях цена недоставленного сообщения может быть крайне высока.</w:t>
      </w:r>
    </w:p>
    <w:p w14:paraId="353E2502" w14:textId="77777777" w:rsidR="00362C38" w:rsidRDefault="00362C38" w:rsidP="00362C38">
      <w:pPr>
        <w:ind w:firstLine="708"/>
        <w:rPr>
          <w:szCs w:val="28"/>
        </w:rPr>
      </w:pPr>
      <w:r>
        <w:rPr>
          <w:szCs w:val="28"/>
        </w:rPr>
        <w:t>Процесс отправки электронного сообщения разрабатываемым программным комплексом заключается в выборе подходящих сервисов доставки, передаче сообщения этим сервисам и последующей проверке того, доставлено и прочитано сообщение или нет.</w:t>
      </w:r>
    </w:p>
    <w:p w14:paraId="2C1E9B77" w14:textId="77777777" w:rsidR="00362C38" w:rsidRDefault="00362C38" w:rsidP="00F61418">
      <w:pPr>
        <w:pStyle w:val="3"/>
        <w:numPr>
          <w:ilvl w:val="2"/>
          <w:numId w:val="14"/>
        </w:numPr>
        <w:ind w:firstLine="709"/>
      </w:pPr>
      <w:bookmarkStart w:id="25" w:name="_Toc73469525"/>
      <w:bookmarkStart w:id="26" w:name="_Toc68534487"/>
      <w:bookmarkStart w:id="27" w:name="_Toc44341645"/>
      <w:bookmarkStart w:id="28" w:name="_Toc73879639"/>
      <w:bookmarkStart w:id="29" w:name="_Toc73879915"/>
      <w:r>
        <w:t>Основные понятия</w:t>
      </w:r>
      <w:bookmarkEnd w:id="25"/>
      <w:bookmarkEnd w:id="26"/>
      <w:bookmarkEnd w:id="27"/>
      <w:bookmarkEnd w:id="28"/>
      <w:bookmarkEnd w:id="29"/>
    </w:p>
    <w:p w14:paraId="2D3EE0A0" w14:textId="77777777" w:rsidR="00362C38" w:rsidRDefault="00362C38" w:rsidP="00362C38">
      <w:pPr>
        <w:ind w:firstLine="708"/>
        <w:rPr>
          <w:szCs w:val="28"/>
        </w:rPr>
      </w:pPr>
      <w:r>
        <w:rPr>
          <w:szCs w:val="28"/>
        </w:rPr>
        <w:t>Ниже представлены определения основным понятиям, необходимым в дальнейшей работе.</w:t>
      </w:r>
    </w:p>
    <w:p w14:paraId="603C1D09" w14:textId="77777777" w:rsidR="00362C38" w:rsidRDefault="00362C38" w:rsidP="00362C38">
      <w:pPr>
        <w:ind w:firstLine="708"/>
        <w:rPr>
          <w:szCs w:val="28"/>
        </w:rPr>
      </w:pPr>
      <w:r>
        <w:rPr>
          <w:i/>
          <w:szCs w:val="28"/>
        </w:rPr>
        <w:t xml:space="preserve">Сообщение – </w:t>
      </w:r>
      <w:r>
        <w:rPr>
          <w:szCs w:val="28"/>
        </w:rPr>
        <w:t xml:space="preserve">определенная информация, которую необходимо передать. </w:t>
      </w:r>
    </w:p>
    <w:p w14:paraId="7D32C3F9" w14:textId="77777777" w:rsidR="00362C38" w:rsidRDefault="00362C38" w:rsidP="00362C38">
      <w:pPr>
        <w:ind w:firstLine="708"/>
        <w:rPr>
          <w:szCs w:val="28"/>
        </w:rPr>
      </w:pPr>
      <w:r>
        <w:rPr>
          <w:i/>
          <w:szCs w:val="28"/>
        </w:rPr>
        <w:lastRenderedPageBreak/>
        <w:t xml:space="preserve">Сервис доставки </w:t>
      </w:r>
      <w:r>
        <w:rPr>
          <w:szCs w:val="28"/>
        </w:rPr>
        <w:t>– стороннее ПО, предоставляющее функционал для рассылки сообщений. Чаще всего использование таких сервисов бесплатно до определенного объема трафика.</w:t>
      </w:r>
    </w:p>
    <w:p w14:paraId="1F952244" w14:textId="77777777" w:rsidR="00362C38" w:rsidRDefault="00362C38" w:rsidP="00362C38">
      <w:pPr>
        <w:ind w:firstLine="708"/>
        <w:rPr>
          <w:szCs w:val="28"/>
        </w:rPr>
      </w:pPr>
      <w:r>
        <w:rPr>
          <w:i/>
          <w:szCs w:val="28"/>
        </w:rPr>
        <w:t xml:space="preserve">Отправленное письмо – </w:t>
      </w:r>
      <w:r>
        <w:rPr>
          <w:szCs w:val="28"/>
        </w:rPr>
        <w:t>письмо, переданное сервису доставки.</w:t>
      </w:r>
    </w:p>
    <w:p w14:paraId="37505974" w14:textId="77777777" w:rsidR="00362C38" w:rsidRDefault="00362C38" w:rsidP="00362C38">
      <w:pPr>
        <w:ind w:firstLine="708"/>
        <w:rPr>
          <w:szCs w:val="28"/>
        </w:rPr>
      </w:pPr>
      <w:r>
        <w:rPr>
          <w:i/>
          <w:iCs/>
          <w:szCs w:val="28"/>
        </w:rPr>
        <w:t xml:space="preserve">Получатель </w:t>
      </w:r>
      <w:r>
        <w:rPr>
          <w:szCs w:val="28"/>
        </w:rPr>
        <w:t>– лицо, которому адресовано отправляемое сообщение.</w:t>
      </w:r>
    </w:p>
    <w:p w14:paraId="20848D4F" w14:textId="77777777" w:rsidR="00362C38" w:rsidRDefault="00362C38" w:rsidP="00362C38">
      <w:pPr>
        <w:ind w:firstLine="708"/>
        <w:rPr>
          <w:szCs w:val="28"/>
        </w:rPr>
      </w:pPr>
      <w:r>
        <w:rPr>
          <w:i/>
          <w:szCs w:val="28"/>
        </w:rPr>
        <w:t xml:space="preserve">Доставленное письмо </w:t>
      </w:r>
      <w:r>
        <w:rPr>
          <w:szCs w:val="28"/>
        </w:rPr>
        <w:t>– отправленное письмо, полученное получателем и не помеченное как спам.</w:t>
      </w:r>
    </w:p>
    <w:p w14:paraId="182DE532" w14:textId="5652A532" w:rsidR="00362C38" w:rsidRDefault="00362C38" w:rsidP="00362C38">
      <w:pPr>
        <w:ind w:firstLine="708"/>
        <w:rPr>
          <w:szCs w:val="28"/>
        </w:rPr>
      </w:pPr>
      <w:r>
        <w:rPr>
          <w:i/>
          <w:iCs/>
          <w:szCs w:val="28"/>
        </w:rPr>
        <w:t>Отправитель</w:t>
      </w:r>
      <w:r>
        <w:rPr>
          <w:szCs w:val="28"/>
        </w:rPr>
        <w:t xml:space="preserve"> – лицо, запрашивающее отправку сообщения.</w:t>
      </w:r>
    </w:p>
    <w:p w14:paraId="3B984076" w14:textId="12D3E99B" w:rsidR="004A6D16" w:rsidRDefault="004A6D16" w:rsidP="00362C38">
      <w:pPr>
        <w:ind w:firstLine="708"/>
        <w:rPr>
          <w:szCs w:val="28"/>
        </w:rPr>
      </w:pPr>
      <w:r w:rsidRPr="004A6D16">
        <w:rPr>
          <w:i/>
          <w:szCs w:val="28"/>
        </w:rPr>
        <w:t>Контакт</w:t>
      </w:r>
      <w:r>
        <w:rPr>
          <w:szCs w:val="28"/>
        </w:rPr>
        <w:t xml:space="preserve"> – сохраненный получатель пользователя.</w:t>
      </w:r>
    </w:p>
    <w:p w14:paraId="33BE6C4E" w14:textId="737BC2EB" w:rsidR="00362C38" w:rsidRDefault="00362C38" w:rsidP="00362C38">
      <w:pPr>
        <w:ind w:firstLine="708"/>
        <w:rPr>
          <w:szCs w:val="28"/>
        </w:rPr>
      </w:pPr>
      <w:r>
        <w:rPr>
          <w:i/>
          <w:szCs w:val="28"/>
        </w:rPr>
        <w:t xml:space="preserve">Статус доставки – </w:t>
      </w:r>
      <w:r>
        <w:rPr>
          <w:szCs w:val="28"/>
        </w:rPr>
        <w:t>информация о результате доставки сообщения получателю.</w:t>
      </w:r>
    </w:p>
    <w:p w14:paraId="6DF198C5" w14:textId="2152FC29" w:rsidR="00971D68" w:rsidRDefault="00971D68" w:rsidP="00362C38">
      <w:pPr>
        <w:ind w:firstLine="708"/>
        <w:rPr>
          <w:szCs w:val="28"/>
        </w:rPr>
      </w:pPr>
      <w:r w:rsidRPr="00971D68">
        <w:rPr>
          <w:i/>
          <w:szCs w:val="28"/>
        </w:rPr>
        <w:t>Фоновая служба доставки</w:t>
      </w:r>
      <w:r>
        <w:rPr>
          <w:szCs w:val="28"/>
        </w:rPr>
        <w:t xml:space="preserve"> – процесс, запущенный на сервере и функционирующий на протяжении всего времени работы программного комплекса. Отвечает за получение сообщения из очереди и передачу этого сообщения доступным сервисам доставки.</w:t>
      </w:r>
    </w:p>
    <w:p w14:paraId="07A069EB" w14:textId="5B46D1C8" w:rsidR="00971D68" w:rsidRDefault="00971D68" w:rsidP="00362C38">
      <w:pPr>
        <w:ind w:firstLine="708"/>
        <w:rPr>
          <w:szCs w:val="28"/>
        </w:rPr>
      </w:pPr>
      <w:r w:rsidRPr="00971D68">
        <w:rPr>
          <w:i/>
          <w:szCs w:val="28"/>
        </w:rPr>
        <w:t>Авторизация</w:t>
      </w:r>
      <w:r>
        <w:rPr>
          <w:szCs w:val="28"/>
        </w:rPr>
        <w:t xml:space="preserve"> – предоставление пользователю прав на выполнение определенных действий.</w:t>
      </w:r>
    </w:p>
    <w:p w14:paraId="46EADCB8" w14:textId="5C0671AA" w:rsidR="00971D68" w:rsidRPr="00971D68" w:rsidRDefault="00971D68" w:rsidP="00362C38">
      <w:pPr>
        <w:ind w:firstLine="708"/>
        <w:rPr>
          <w:szCs w:val="28"/>
        </w:rPr>
      </w:pPr>
      <w:r>
        <w:rPr>
          <w:i/>
          <w:szCs w:val="28"/>
        </w:rPr>
        <w:t>Авторизованный пользователь</w:t>
      </w:r>
      <w:r>
        <w:rPr>
          <w:szCs w:val="28"/>
        </w:rPr>
        <w:t xml:space="preserve"> – пользователь, который успешно прошел этап авторизации и получил доступ к программному комплексу.</w:t>
      </w:r>
    </w:p>
    <w:p w14:paraId="2B4DCE92" w14:textId="14A7B7DD" w:rsidR="00362C38" w:rsidRDefault="00362C38" w:rsidP="00362C38">
      <w:pPr>
        <w:ind w:firstLine="708"/>
        <w:rPr>
          <w:szCs w:val="28"/>
        </w:rPr>
      </w:pPr>
      <w:r>
        <w:rPr>
          <w:i/>
          <w:szCs w:val="28"/>
          <w:lang w:val="en-US"/>
        </w:rPr>
        <w:t>Web</w:t>
      </w:r>
      <w:r>
        <w:rPr>
          <w:i/>
          <w:szCs w:val="28"/>
        </w:rPr>
        <w:t xml:space="preserve">-интерфейс </w:t>
      </w:r>
      <w:r w:rsidR="004A6D16">
        <w:rPr>
          <w:szCs w:val="28"/>
        </w:rPr>
        <w:t>[</w:t>
      </w:r>
      <w:r w:rsidR="004A6D16">
        <w:rPr>
          <w:szCs w:val="28"/>
        </w:rPr>
        <w:fldChar w:fldCharType="begin"/>
      </w:r>
      <w:r w:rsidR="004A6D16">
        <w:rPr>
          <w:szCs w:val="28"/>
        </w:rPr>
        <w:instrText xml:space="preserve"> REF _Ref72674769 \r \h </w:instrText>
      </w:r>
      <w:r w:rsidR="004A6D16">
        <w:rPr>
          <w:szCs w:val="28"/>
        </w:rPr>
      </w:r>
      <w:r w:rsidR="004A6D16">
        <w:rPr>
          <w:szCs w:val="28"/>
        </w:rPr>
        <w:fldChar w:fldCharType="separate"/>
      </w:r>
      <w:r w:rsidR="004A6D16">
        <w:rPr>
          <w:szCs w:val="28"/>
        </w:rPr>
        <w:t>1</w:t>
      </w:r>
      <w:r w:rsidR="004A6D16">
        <w:rPr>
          <w:szCs w:val="28"/>
        </w:rPr>
        <w:fldChar w:fldCharType="end"/>
      </w:r>
      <w:r w:rsidR="004A6D16">
        <w:rPr>
          <w:szCs w:val="28"/>
        </w:rPr>
        <w:t xml:space="preserve">] </w:t>
      </w:r>
      <w:r>
        <w:rPr>
          <w:szCs w:val="28"/>
        </w:rPr>
        <w:t>– веб-страница или несколько веб-страниц, позволяющие взаимодействовать с нужным сайтом, сервисом.</w:t>
      </w:r>
    </w:p>
    <w:p w14:paraId="62FA6F88" w14:textId="6D47B161" w:rsidR="00362C38" w:rsidRDefault="00362C38" w:rsidP="00362C38">
      <w:pPr>
        <w:ind w:firstLine="708"/>
        <w:rPr>
          <w:szCs w:val="28"/>
        </w:rPr>
      </w:pPr>
      <w:r>
        <w:rPr>
          <w:i/>
          <w:szCs w:val="28"/>
          <w:lang w:val="en-US"/>
        </w:rPr>
        <w:t>API</w:t>
      </w:r>
      <w:r>
        <w:rPr>
          <w:i/>
          <w:szCs w:val="28"/>
        </w:rPr>
        <w:t xml:space="preserve"> (</w:t>
      </w:r>
      <w:r>
        <w:rPr>
          <w:i/>
          <w:szCs w:val="28"/>
          <w:lang w:val="en-US"/>
        </w:rPr>
        <w:t>Application</w:t>
      </w:r>
      <w:r w:rsidRPr="00362C38">
        <w:rPr>
          <w:i/>
          <w:szCs w:val="28"/>
        </w:rPr>
        <w:t xml:space="preserve"> </w:t>
      </w:r>
      <w:r>
        <w:rPr>
          <w:i/>
          <w:szCs w:val="28"/>
          <w:lang w:val="en-US"/>
        </w:rPr>
        <w:t>programming</w:t>
      </w:r>
      <w:r w:rsidRPr="00362C38">
        <w:rPr>
          <w:i/>
          <w:szCs w:val="28"/>
        </w:rPr>
        <w:t xml:space="preserve"> </w:t>
      </w:r>
      <w:r>
        <w:rPr>
          <w:i/>
          <w:szCs w:val="28"/>
          <w:lang w:val="en-US"/>
        </w:rPr>
        <w:t>interface</w:t>
      </w:r>
      <w:r>
        <w:rPr>
          <w:i/>
          <w:szCs w:val="28"/>
        </w:rPr>
        <w:t>)</w:t>
      </w:r>
      <w:r w:rsidR="004A6D16" w:rsidRPr="004A6D16">
        <w:rPr>
          <w:szCs w:val="28"/>
        </w:rPr>
        <w:t xml:space="preserve"> </w:t>
      </w:r>
      <w:r w:rsidR="004A6D16">
        <w:rPr>
          <w:szCs w:val="28"/>
        </w:rPr>
        <w:t>[</w:t>
      </w:r>
      <w:r w:rsidR="004A6D16">
        <w:rPr>
          <w:szCs w:val="28"/>
        </w:rPr>
        <w:fldChar w:fldCharType="begin"/>
      </w:r>
      <w:r w:rsidR="004A6D16">
        <w:rPr>
          <w:szCs w:val="28"/>
        </w:rPr>
        <w:instrText xml:space="preserve"> REF _Ref72674815 \r \h </w:instrText>
      </w:r>
      <w:r w:rsidR="004A6D16">
        <w:rPr>
          <w:szCs w:val="28"/>
        </w:rPr>
      </w:r>
      <w:r w:rsidR="004A6D16">
        <w:rPr>
          <w:szCs w:val="28"/>
        </w:rPr>
        <w:fldChar w:fldCharType="separate"/>
      </w:r>
      <w:r w:rsidR="004A6D16">
        <w:rPr>
          <w:szCs w:val="28"/>
        </w:rPr>
        <w:t>2</w:t>
      </w:r>
      <w:r w:rsidR="004A6D16">
        <w:rPr>
          <w:szCs w:val="28"/>
        </w:rPr>
        <w:fldChar w:fldCharType="end"/>
      </w:r>
      <w:r w:rsidR="004A6D16">
        <w:rPr>
          <w:szCs w:val="28"/>
        </w:rPr>
        <w:t>]</w:t>
      </w:r>
      <w:r>
        <w:rPr>
          <w:szCs w:val="28"/>
        </w:rPr>
        <w:t xml:space="preserve"> – набор функций, описывающих способы взаимодействия с серверной частью разрабатываемого программного комплекса.</w:t>
      </w:r>
    </w:p>
    <w:p w14:paraId="3C95B2F6" w14:textId="5A57D539" w:rsidR="00362C38" w:rsidRDefault="00362C38" w:rsidP="00362C38">
      <w:pPr>
        <w:ind w:firstLine="708"/>
        <w:rPr>
          <w:szCs w:val="28"/>
        </w:rPr>
      </w:pPr>
      <w:r>
        <w:rPr>
          <w:i/>
          <w:szCs w:val="28"/>
        </w:rPr>
        <w:t>Электронная цифровая подпись (ЭЦП)</w:t>
      </w:r>
      <w:r>
        <w:rPr>
          <w:szCs w:val="28"/>
        </w:rPr>
        <w:t xml:space="preserve"> </w:t>
      </w:r>
      <w:r w:rsidR="004A6D16">
        <w:rPr>
          <w:szCs w:val="28"/>
        </w:rPr>
        <w:t>[</w:t>
      </w:r>
      <w:r w:rsidR="004A6D16">
        <w:rPr>
          <w:szCs w:val="28"/>
        </w:rPr>
        <w:fldChar w:fldCharType="begin"/>
      </w:r>
      <w:r w:rsidR="004A6D16">
        <w:rPr>
          <w:szCs w:val="28"/>
        </w:rPr>
        <w:instrText xml:space="preserve"> REF _Ref72674865 \r \h </w:instrText>
      </w:r>
      <w:r w:rsidR="004A6D16">
        <w:rPr>
          <w:szCs w:val="28"/>
        </w:rPr>
      </w:r>
      <w:r w:rsidR="004A6D16">
        <w:rPr>
          <w:szCs w:val="28"/>
        </w:rPr>
        <w:fldChar w:fldCharType="separate"/>
      </w:r>
      <w:r w:rsidR="004A6D16">
        <w:rPr>
          <w:szCs w:val="28"/>
        </w:rPr>
        <w:t>3</w:t>
      </w:r>
      <w:r w:rsidR="004A6D16">
        <w:rPr>
          <w:szCs w:val="28"/>
        </w:rPr>
        <w:fldChar w:fldCharType="end"/>
      </w:r>
      <w:r w:rsidR="004A6D16">
        <w:rPr>
          <w:szCs w:val="28"/>
        </w:rPr>
        <w:t xml:space="preserve">] </w:t>
      </w:r>
      <w:r>
        <w:rPr>
          <w:szCs w:val="28"/>
        </w:rPr>
        <w:t>– идентификатор документа, полученный в результате криптографического преобразования информации с использованием закрытого ключа подписи и позволяющий проверить отсутствие искажения информации в электронном документе, а также принадлежность подписи владельцу сертификата ключа подписи.</w:t>
      </w:r>
    </w:p>
    <w:p w14:paraId="55FF5930" w14:textId="20546BCF" w:rsidR="00362C38" w:rsidRDefault="00362C38" w:rsidP="00362C38">
      <w:pPr>
        <w:ind w:firstLine="708"/>
        <w:rPr>
          <w:szCs w:val="28"/>
        </w:rPr>
      </w:pPr>
      <w:r>
        <w:rPr>
          <w:i/>
          <w:szCs w:val="28"/>
        </w:rPr>
        <w:lastRenderedPageBreak/>
        <w:t>Сертификат ключа подписи</w:t>
      </w:r>
      <w:r>
        <w:rPr>
          <w:szCs w:val="28"/>
        </w:rPr>
        <w:t xml:space="preserve"> </w:t>
      </w:r>
      <w:r w:rsidR="004A6D16">
        <w:rPr>
          <w:szCs w:val="28"/>
        </w:rPr>
        <w:t>[</w:t>
      </w:r>
      <w:r w:rsidR="004A6D16">
        <w:rPr>
          <w:szCs w:val="28"/>
        </w:rPr>
        <w:fldChar w:fldCharType="begin"/>
      </w:r>
      <w:r w:rsidR="004A6D16">
        <w:rPr>
          <w:szCs w:val="28"/>
        </w:rPr>
        <w:instrText xml:space="preserve"> REF _Ref72674883 \r \h </w:instrText>
      </w:r>
      <w:r w:rsidR="004A6D16">
        <w:rPr>
          <w:szCs w:val="28"/>
        </w:rPr>
      </w:r>
      <w:r w:rsidR="004A6D16">
        <w:rPr>
          <w:szCs w:val="28"/>
        </w:rPr>
        <w:fldChar w:fldCharType="separate"/>
      </w:r>
      <w:r w:rsidR="004A6D16">
        <w:rPr>
          <w:szCs w:val="28"/>
        </w:rPr>
        <w:t>4</w:t>
      </w:r>
      <w:r w:rsidR="004A6D16">
        <w:rPr>
          <w:szCs w:val="28"/>
        </w:rPr>
        <w:fldChar w:fldCharType="end"/>
      </w:r>
      <w:r w:rsidR="004A6D16">
        <w:rPr>
          <w:szCs w:val="28"/>
        </w:rPr>
        <w:t xml:space="preserve">] </w:t>
      </w:r>
      <w:r>
        <w:rPr>
          <w:szCs w:val="28"/>
        </w:rPr>
        <w:t>– документ, содержащий открытый ключ, информацию о владельце ключа, подтверждающий принадлежность открытого ключа владельцу.</w:t>
      </w:r>
    </w:p>
    <w:p w14:paraId="400D6DC4" w14:textId="77777777" w:rsidR="00362C38" w:rsidRDefault="00362C38" w:rsidP="00F61418">
      <w:pPr>
        <w:pStyle w:val="3"/>
        <w:numPr>
          <w:ilvl w:val="2"/>
          <w:numId w:val="14"/>
        </w:numPr>
        <w:ind w:firstLine="709"/>
        <w:rPr>
          <w:b w:val="0"/>
          <w:i w:val="0"/>
        </w:rPr>
      </w:pPr>
      <w:bookmarkStart w:id="30" w:name="_Toc44341646"/>
      <w:bookmarkStart w:id="31" w:name="_Toc73469526"/>
      <w:bookmarkStart w:id="32" w:name="_Toc68534488"/>
      <w:bookmarkStart w:id="33" w:name="_Toc73879640"/>
      <w:bookmarkStart w:id="34" w:name="_Toc73879916"/>
      <w:r>
        <w:t xml:space="preserve">Процесс </w:t>
      </w:r>
      <w:bookmarkEnd w:id="30"/>
      <w:r>
        <w:t>отправки сообщения</w:t>
      </w:r>
      <w:bookmarkEnd w:id="31"/>
      <w:bookmarkEnd w:id="32"/>
      <w:bookmarkEnd w:id="33"/>
      <w:bookmarkEnd w:id="34"/>
    </w:p>
    <w:p w14:paraId="5E38BE2F" w14:textId="77777777" w:rsidR="00362C38" w:rsidRDefault="00362C38" w:rsidP="00362C38">
      <w:r>
        <w:t>Процесс отправки сообщения представлен на рис. 1.1.</w:t>
      </w:r>
    </w:p>
    <w:p w14:paraId="41E503F1" w14:textId="77777777" w:rsidR="00362C38" w:rsidRDefault="00362C38" w:rsidP="003761E3">
      <w:pPr>
        <w:ind w:firstLine="709"/>
      </w:pPr>
      <w:r>
        <w:t>Отправка сообщения происходит асинхронно, т.е. отправитель вовлечен в процесс только до момента подтверждения отправки.</w:t>
      </w:r>
    </w:p>
    <w:p w14:paraId="09D4F97D" w14:textId="77777777" w:rsidR="00362C38" w:rsidRDefault="00362C38" w:rsidP="003761E3">
      <w:pPr>
        <w:ind w:firstLine="709"/>
        <w:rPr>
          <w:rFonts w:cs="Times New Roman"/>
        </w:rPr>
      </w:pPr>
      <w:r>
        <w:rPr>
          <w:rFonts w:cs="Times New Roman"/>
        </w:rPr>
        <w:t xml:space="preserve">На первом шаге отправитель составляет сообщение, может прикрепить к нему какие-либо файлы, выбирает получателя или список получателей, при желании может выбрать предпочтительный сервис отправки или разные сервисы отправки для разных получателей, может отложить отправку на запланированное время, либо указать предпочтительные диапазоны времени отправки. По окончании конфигурирования сообщения пользователь нажимает кнопку отправить. </w:t>
      </w:r>
    </w:p>
    <w:p w14:paraId="4A73E815" w14:textId="77777777" w:rsidR="00362C38" w:rsidRDefault="00362C38" w:rsidP="003761E3">
      <w:pPr>
        <w:ind w:firstLine="709"/>
        <w:rPr>
          <w:rFonts w:cs="Times New Roman"/>
        </w:rPr>
      </w:pPr>
      <w:r>
        <w:rPr>
          <w:rFonts w:cs="Times New Roman"/>
        </w:rPr>
        <w:t>Далее сервис пытается отправить сообщение получателям посредством выбранных отправителем сервисов или сервисами, выбранными по умолчанию для адресов выбранных получателей. Сервер отдает всю информацию о доставке сервисам доставки и ожидает от них ответ. Если сообщение не доставлено, сообщение передается следующему в очереди сервису доставки, и от него ожидается ответ. Данный цикл продолжается, пока сервер не получит ответ с успешным статусом доставки или пока не перепробует все доступные сервисы доставки.</w:t>
      </w:r>
    </w:p>
    <w:p w14:paraId="6ED53AFB" w14:textId="3C7CA0CD" w:rsidR="00362C38" w:rsidRDefault="00362C38" w:rsidP="004966D1">
      <w:pPr>
        <w:ind w:firstLine="709"/>
        <w:rPr>
          <w:rFonts w:cs="Times New Roman"/>
        </w:rPr>
      </w:pPr>
      <w:r>
        <w:rPr>
          <w:rFonts w:cs="Times New Roman"/>
        </w:rPr>
        <w:t>На заключительном этапе формируется подробная информация о доставке. Эта информация заносится в журнал отправителя.</w:t>
      </w:r>
    </w:p>
    <w:p w14:paraId="1431AEA5" w14:textId="23A76724" w:rsidR="00971D68" w:rsidRDefault="00971D68" w:rsidP="004966D1">
      <w:pPr>
        <w:ind w:firstLine="709"/>
        <w:rPr>
          <w:rFonts w:cs="Times New Roman"/>
        </w:rPr>
      </w:pPr>
      <w:r>
        <w:rPr>
          <w:rFonts w:cs="Times New Roman"/>
        </w:rPr>
        <w:t>Процесс создания и отправки сообщения схематично изображен на рис. 1.1.</w:t>
      </w:r>
    </w:p>
    <w:p w14:paraId="05449264" w14:textId="25272ABD" w:rsidR="00362C38" w:rsidRDefault="00362C38" w:rsidP="00362C38">
      <w:pPr>
        <w:keepNext/>
        <w:ind w:firstLine="0"/>
        <w:jc w:val="center"/>
      </w:pPr>
      <w:r>
        <w:rPr>
          <w:noProof/>
          <w:lang w:eastAsia="ru-RU"/>
        </w:rPr>
        <w:lastRenderedPageBreak/>
        <w:drawing>
          <wp:inline distT="0" distB="0" distL="0" distR="0" wp14:anchorId="4D620318" wp14:editId="432608AA">
            <wp:extent cx="5150485" cy="8834755"/>
            <wp:effectExtent l="0" t="0" r="0" b="4445"/>
            <wp:docPr id="25" name="Рисунок 25"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Untitled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0485" cy="8834755"/>
                    </a:xfrm>
                    <a:prstGeom prst="rect">
                      <a:avLst/>
                    </a:prstGeom>
                    <a:noFill/>
                    <a:ln>
                      <a:noFill/>
                    </a:ln>
                  </pic:spPr>
                </pic:pic>
              </a:graphicData>
            </a:graphic>
          </wp:inline>
        </w:drawing>
      </w:r>
    </w:p>
    <w:p w14:paraId="32B0CCB0" w14:textId="77777777" w:rsidR="00362C38" w:rsidRDefault="00362C38" w:rsidP="00230B21">
      <w:pPr>
        <w:pStyle w:val="affffff4"/>
      </w:pPr>
      <w:r>
        <w:t>Рис. 1.1. Процесс отправки сообщения</w:t>
      </w:r>
    </w:p>
    <w:p w14:paraId="0E829429" w14:textId="77777777" w:rsidR="00362C38" w:rsidRDefault="00362C38" w:rsidP="00362C38">
      <w:pPr>
        <w:ind w:firstLine="708"/>
        <w:rPr>
          <w:szCs w:val="28"/>
        </w:rPr>
      </w:pPr>
      <w:r>
        <w:rPr>
          <w:szCs w:val="28"/>
        </w:rPr>
        <w:lastRenderedPageBreak/>
        <w:t>Выделим основные, часто встречаемые проблемы, связанные с процессом отправки сообщений.</w:t>
      </w:r>
    </w:p>
    <w:p w14:paraId="0AE6E1E3" w14:textId="77777777" w:rsidR="005A5E69" w:rsidRDefault="00362C38" w:rsidP="005A5E69">
      <w:pPr>
        <w:ind w:firstLine="708"/>
        <w:rPr>
          <w:szCs w:val="28"/>
        </w:rPr>
      </w:pPr>
      <w:r>
        <w:rPr>
          <w:szCs w:val="28"/>
        </w:rPr>
        <w:t>К техническим проблемам отправки сообщения можно отнести следующие:</w:t>
      </w:r>
    </w:p>
    <w:p w14:paraId="1F62A0EB" w14:textId="77777777" w:rsidR="005A5E69" w:rsidRDefault="005A5E69" w:rsidP="005A5E69">
      <w:pPr>
        <w:pStyle w:val="a"/>
      </w:pPr>
      <w:r>
        <w:t>на стороне сервера отправителя (указаны неверные реквизиты, сервер не настроен);</w:t>
      </w:r>
    </w:p>
    <w:p w14:paraId="25C41C02" w14:textId="77777777" w:rsidR="005A5E69" w:rsidRPr="005A5E69" w:rsidRDefault="005A5E69" w:rsidP="005A5E69">
      <w:pPr>
        <w:pStyle w:val="a"/>
      </w:pPr>
      <w:r>
        <w:t>на стороне сервера получателя (письмо считается спамом; письмо – не спам, но всё равно было отклонено, несуществующий адрес, почтовый ящик получателя переполнен).</w:t>
      </w:r>
    </w:p>
    <w:p w14:paraId="61588B43" w14:textId="5EAF6C9E" w:rsidR="00362C38" w:rsidRDefault="00362C38" w:rsidP="005A5E69">
      <w:pPr>
        <w:ind w:firstLine="708"/>
        <w:rPr>
          <w:szCs w:val="28"/>
        </w:rPr>
      </w:pPr>
      <w:r>
        <w:rPr>
          <w:szCs w:val="28"/>
        </w:rPr>
        <w:t>Как уже отмечалось выше, сервисы для отправки сообщений предоставляют свой функционал бесплатно до достижения определенного объема трафика (например, определенное количество отправленных сообщений в месяц). Таким образом, для использования некоторых сервисов придется приобретать один из платных тарифов.</w:t>
      </w:r>
    </w:p>
    <w:p w14:paraId="1CE372D7" w14:textId="77777777" w:rsidR="00362C38" w:rsidRDefault="00362C38" w:rsidP="00F61418">
      <w:pPr>
        <w:pStyle w:val="2"/>
        <w:numPr>
          <w:ilvl w:val="1"/>
          <w:numId w:val="14"/>
        </w:numPr>
        <w:rPr>
          <w:b w:val="0"/>
          <w:szCs w:val="26"/>
        </w:rPr>
      </w:pPr>
      <w:bookmarkStart w:id="35" w:name="_Toc73469532"/>
      <w:bookmarkStart w:id="36" w:name="_Toc68534494"/>
      <w:bookmarkStart w:id="37" w:name="_Toc44341647"/>
      <w:bookmarkStart w:id="38" w:name="_Toc73879641"/>
      <w:bookmarkStart w:id="39" w:name="_Toc73879917"/>
      <w:r>
        <w:t>Обзор программ-аналогов</w:t>
      </w:r>
      <w:bookmarkEnd w:id="35"/>
      <w:bookmarkEnd w:id="36"/>
      <w:bookmarkEnd w:id="37"/>
      <w:bookmarkEnd w:id="38"/>
      <w:bookmarkEnd w:id="39"/>
    </w:p>
    <w:p w14:paraId="5CB9725A" w14:textId="77777777" w:rsidR="00362C38" w:rsidRDefault="00362C38" w:rsidP="00362C38">
      <w:pPr>
        <w:rPr>
          <w:szCs w:val="28"/>
        </w:rPr>
      </w:pPr>
      <w:r>
        <w:rPr>
          <w:szCs w:val="28"/>
        </w:rPr>
        <w:t>В ходе обзора аналогов учитывались следующие функции:</w:t>
      </w:r>
    </w:p>
    <w:p w14:paraId="5164D524" w14:textId="1075A90A" w:rsidR="00362C38" w:rsidRPr="005A5E69" w:rsidRDefault="00362C38" w:rsidP="00F61418">
      <w:pPr>
        <w:pStyle w:val="a0"/>
        <w:numPr>
          <w:ilvl w:val="0"/>
          <w:numId w:val="17"/>
        </w:numPr>
      </w:pPr>
      <w:r w:rsidRPr="005A5E69">
        <w:t>отправка сообщения;</w:t>
      </w:r>
    </w:p>
    <w:p w14:paraId="245195E1" w14:textId="2A2E9867" w:rsidR="00362C38" w:rsidRPr="005A5E69" w:rsidRDefault="00362C38" w:rsidP="00F61418">
      <w:pPr>
        <w:pStyle w:val="a0"/>
        <w:numPr>
          <w:ilvl w:val="0"/>
          <w:numId w:val="17"/>
        </w:numPr>
      </w:pPr>
      <w:r w:rsidRPr="005A5E69">
        <w:t>возможность конфигурирования способа доставки;</w:t>
      </w:r>
    </w:p>
    <w:p w14:paraId="68EF9D5F" w14:textId="77777777" w:rsidR="00362C38" w:rsidRPr="005A5E69" w:rsidRDefault="00362C38" w:rsidP="00F61418">
      <w:pPr>
        <w:pStyle w:val="a0"/>
        <w:numPr>
          <w:ilvl w:val="0"/>
          <w:numId w:val="17"/>
        </w:numPr>
      </w:pPr>
      <w:r w:rsidRPr="005A5E69">
        <w:t>наличие повторной отправки недоставленного сообщения;</w:t>
      </w:r>
    </w:p>
    <w:p w14:paraId="4B752E09" w14:textId="77777777" w:rsidR="00362C38" w:rsidRPr="005A5E69" w:rsidRDefault="00362C38" w:rsidP="00F61418">
      <w:pPr>
        <w:pStyle w:val="a0"/>
        <w:numPr>
          <w:ilvl w:val="0"/>
          <w:numId w:val="17"/>
        </w:numPr>
      </w:pPr>
      <w:r w:rsidRPr="005A5E69">
        <w:t>наличие и объем информации о доставке.</w:t>
      </w:r>
    </w:p>
    <w:p w14:paraId="6973F804" w14:textId="77777777" w:rsidR="00362C38" w:rsidRDefault="00362C38" w:rsidP="00362C38">
      <w:pPr>
        <w:rPr>
          <w:szCs w:val="28"/>
        </w:rPr>
      </w:pPr>
      <w:r>
        <w:rPr>
          <w:szCs w:val="28"/>
        </w:rPr>
        <w:t>Полных программ-аналогов найдено не было. Поэтому были рассмотрены сервисы, частично реализующие рассмотренные функции:</w:t>
      </w:r>
    </w:p>
    <w:p w14:paraId="20FEAF1C" w14:textId="29BBCC9A" w:rsidR="00362C38" w:rsidRDefault="00362C38" w:rsidP="00F61418">
      <w:pPr>
        <w:pStyle w:val="a0"/>
        <w:numPr>
          <w:ilvl w:val="0"/>
          <w:numId w:val="18"/>
        </w:numPr>
        <w:rPr>
          <w:lang w:val="en-US"/>
        </w:rPr>
      </w:pPr>
      <w:commentRangeStart w:id="40"/>
      <w:r>
        <w:rPr>
          <w:lang w:val="en-US"/>
        </w:rPr>
        <w:t xml:space="preserve">Amazon </w:t>
      </w:r>
      <w:commentRangeEnd w:id="40"/>
      <w:r w:rsidR="00632356">
        <w:rPr>
          <w:rStyle w:val="af1"/>
        </w:rPr>
        <w:commentReference w:id="40"/>
      </w:r>
      <w:r>
        <w:rPr>
          <w:lang w:val="en-US"/>
        </w:rPr>
        <w:t>Simple Email Service [</w:t>
      </w:r>
      <w:r>
        <w:rPr>
          <w:lang w:val="en-US"/>
        </w:rPr>
        <w:fldChar w:fldCharType="begin"/>
      </w:r>
      <w:r>
        <w:rPr>
          <w:lang w:val="en-US"/>
        </w:rPr>
        <w:instrText xml:space="preserve"> REF _Ref72674905 \r \h </w:instrText>
      </w:r>
      <w:r w:rsidR="005A5E69">
        <w:rPr>
          <w:lang w:val="en-US"/>
        </w:rPr>
        <w:instrText xml:space="preserve"> \* MERGEFORMAT </w:instrText>
      </w:r>
      <w:r>
        <w:rPr>
          <w:lang w:val="en-US"/>
        </w:rPr>
      </w:r>
      <w:r>
        <w:rPr>
          <w:lang w:val="en-US"/>
        </w:rPr>
        <w:fldChar w:fldCharType="separate"/>
      </w:r>
      <w:r>
        <w:rPr>
          <w:lang w:val="en-US"/>
        </w:rPr>
        <w:t>5</w:t>
      </w:r>
      <w:r>
        <w:rPr>
          <w:lang w:val="en-US"/>
        </w:rPr>
        <w:fldChar w:fldCharType="end"/>
      </w:r>
      <w:r>
        <w:rPr>
          <w:lang w:val="en-US"/>
        </w:rPr>
        <w:t>];</w:t>
      </w:r>
    </w:p>
    <w:p w14:paraId="65909019" w14:textId="7FEE8F09" w:rsidR="00362C38" w:rsidRDefault="00830825" w:rsidP="00F61418">
      <w:pPr>
        <w:pStyle w:val="a0"/>
        <w:numPr>
          <w:ilvl w:val="0"/>
          <w:numId w:val="18"/>
        </w:numPr>
        <w:rPr>
          <w:lang w:val="en-US"/>
        </w:rPr>
      </w:pPr>
      <w:r>
        <w:rPr>
          <w:lang w:val="en-US"/>
        </w:rPr>
        <w:t>Sendpulse</w:t>
      </w:r>
      <w:r w:rsidR="00362C38">
        <w:rPr>
          <w:lang w:val="en-US"/>
        </w:rPr>
        <w:t xml:space="preserve"> [</w:t>
      </w:r>
      <w:r w:rsidR="00362C38">
        <w:rPr>
          <w:lang w:val="en-US"/>
        </w:rPr>
        <w:fldChar w:fldCharType="begin"/>
      </w:r>
      <w:r w:rsidR="00362C38">
        <w:rPr>
          <w:lang w:val="en-US"/>
        </w:rPr>
        <w:instrText xml:space="preserve"> REF _Ref72674918 \r \h </w:instrText>
      </w:r>
      <w:r w:rsidR="005A5E69">
        <w:rPr>
          <w:lang w:val="en-US"/>
        </w:rPr>
        <w:instrText xml:space="preserve"> \* MERGEFORMAT </w:instrText>
      </w:r>
      <w:r w:rsidR="00362C38">
        <w:rPr>
          <w:lang w:val="en-US"/>
        </w:rPr>
      </w:r>
      <w:r w:rsidR="00362C38">
        <w:rPr>
          <w:lang w:val="en-US"/>
        </w:rPr>
        <w:fldChar w:fldCharType="separate"/>
      </w:r>
      <w:r w:rsidR="00362C38">
        <w:rPr>
          <w:lang w:val="en-US"/>
        </w:rPr>
        <w:t>6</w:t>
      </w:r>
      <w:r w:rsidR="00362C38">
        <w:rPr>
          <w:lang w:val="en-US"/>
        </w:rPr>
        <w:fldChar w:fldCharType="end"/>
      </w:r>
      <w:r w:rsidR="00362C38">
        <w:rPr>
          <w:lang w:val="en-US"/>
        </w:rPr>
        <w:t>];</w:t>
      </w:r>
    </w:p>
    <w:p w14:paraId="75F5017F" w14:textId="2D50AC4F" w:rsidR="00362C38" w:rsidRDefault="00362C38" w:rsidP="00F61418">
      <w:pPr>
        <w:pStyle w:val="a0"/>
        <w:numPr>
          <w:ilvl w:val="0"/>
          <w:numId w:val="18"/>
        </w:numPr>
        <w:rPr>
          <w:lang w:val="en-US"/>
        </w:rPr>
      </w:pPr>
      <w:r>
        <w:rPr>
          <w:lang w:val="en-US"/>
        </w:rPr>
        <w:t>Tin-cat [</w:t>
      </w:r>
      <w:r>
        <w:rPr>
          <w:lang w:val="en-US"/>
        </w:rPr>
        <w:fldChar w:fldCharType="begin"/>
      </w:r>
      <w:r>
        <w:rPr>
          <w:lang w:val="en-US"/>
        </w:rPr>
        <w:instrText xml:space="preserve"> REF _Ref72674930 \r \h </w:instrText>
      </w:r>
      <w:r w:rsidR="005A5E69">
        <w:rPr>
          <w:lang w:val="en-US"/>
        </w:rPr>
        <w:instrText xml:space="preserve"> \* MERGEFORMAT </w:instrText>
      </w:r>
      <w:r>
        <w:rPr>
          <w:lang w:val="en-US"/>
        </w:rPr>
      </w:r>
      <w:r>
        <w:rPr>
          <w:lang w:val="en-US"/>
        </w:rPr>
        <w:fldChar w:fldCharType="separate"/>
      </w:r>
      <w:r>
        <w:rPr>
          <w:lang w:val="en-US"/>
        </w:rPr>
        <w:t>7</w:t>
      </w:r>
      <w:r>
        <w:rPr>
          <w:lang w:val="en-US"/>
        </w:rPr>
        <w:fldChar w:fldCharType="end"/>
      </w:r>
      <w:r>
        <w:rPr>
          <w:lang w:val="en-US"/>
        </w:rPr>
        <w:t>]</w:t>
      </w:r>
      <w:r>
        <w:t>.</w:t>
      </w:r>
    </w:p>
    <w:p w14:paraId="53474CFD" w14:textId="77777777" w:rsidR="00362C38" w:rsidRDefault="00362C38" w:rsidP="00F61418">
      <w:pPr>
        <w:pStyle w:val="3"/>
        <w:numPr>
          <w:ilvl w:val="2"/>
          <w:numId w:val="14"/>
        </w:numPr>
        <w:ind w:firstLine="709"/>
      </w:pPr>
      <w:bookmarkStart w:id="41" w:name="_Toc73469533"/>
      <w:bookmarkStart w:id="42" w:name="_Toc68534495"/>
      <w:bookmarkStart w:id="43" w:name="_Toc73879642"/>
      <w:bookmarkStart w:id="44" w:name="_Toc73879918"/>
      <w:r>
        <w:t>Amazon SES</w:t>
      </w:r>
      <w:bookmarkEnd w:id="41"/>
      <w:bookmarkEnd w:id="42"/>
      <w:bookmarkEnd w:id="43"/>
      <w:bookmarkEnd w:id="44"/>
    </w:p>
    <w:p w14:paraId="71615675" w14:textId="77777777" w:rsidR="00362C38" w:rsidRDefault="00362C38" w:rsidP="00362C38">
      <w:pPr>
        <w:rPr>
          <w:szCs w:val="28"/>
        </w:rPr>
      </w:pPr>
      <w:r>
        <w:rPr>
          <w:szCs w:val="28"/>
        </w:rPr>
        <w:t>Amazon Simple Email Service [</w:t>
      </w:r>
      <w:r>
        <w:rPr>
          <w:szCs w:val="28"/>
        </w:rPr>
        <w:fldChar w:fldCharType="begin"/>
      </w:r>
      <w:r>
        <w:rPr>
          <w:szCs w:val="28"/>
        </w:rPr>
        <w:instrText xml:space="preserve"> REF _Ref72674905 \r \h </w:instrText>
      </w:r>
      <w:r>
        <w:rPr>
          <w:szCs w:val="28"/>
        </w:rPr>
      </w:r>
      <w:r>
        <w:rPr>
          <w:szCs w:val="28"/>
        </w:rPr>
        <w:fldChar w:fldCharType="separate"/>
      </w:r>
      <w:r>
        <w:rPr>
          <w:szCs w:val="28"/>
        </w:rPr>
        <w:t>5</w:t>
      </w:r>
      <w:r>
        <w:rPr>
          <w:szCs w:val="28"/>
        </w:rPr>
        <w:fldChar w:fldCharType="end"/>
      </w:r>
      <w:r>
        <w:rPr>
          <w:szCs w:val="28"/>
        </w:rPr>
        <w:t xml:space="preserve">] – это экономичный, гибкий и масштабируемый сервис электронной почты, с помощью которого разработчики могут отправлять электронные письма из любого приложения. </w:t>
      </w:r>
      <w:r>
        <w:rPr>
          <w:szCs w:val="28"/>
          <w:lang w:val="en-US"/>
        </w:rPr>
        <w:t>Amazon</w:t>
      </w:r>
      <w:r w:rsidRPr="00362C38">
        <w:rPr>
          <w:szCs w:val="28"/>
        </w:rPr>
        <w:t xml:space="preserve"> </w:t>
      </w:r>
      <w:r>
        <w:rPr>
          <w:szCs w:val="28"/>
          <w:lang w:val="en-US"/>
        </w:rPr>
        <w:t>SES</w:t>
      </w:r>
      <w:r w:rsidRPr="00362C38">
        <w:rPr>
          <w:szCs w:val="28"/>
        </w:rPr>
        <w:t xml:space="preserve"> </w:t>
      </w:r>
      <w:r>
        <w:rPr>
          <w:szCs w:val="28"/>
        </w:rPr>
        <w:t xml:space="preserve">предоставляет гибкую конфигурацию, в том числе возможность выбрать </w:t>
      </w:r>
      <w:r>
        <w:rPr>
          <w:szCs w:val="28"/>
        </w:rPr>
        <w:lastRenderedPageBreak/>
        <w:t>несколько вариантов использования электронной почты, включая отправку транзакций, маркетинговых писем или выполнение массовой рассылки.</w:t>
      </w:r>
    </w:p>
    <w:p w14:paraId="3E3EAA75" w14:textId="77777777" w:rsidR="00362C38" w:rsidRDefault="00362C38" w:rsidP="00362C38">
      <w:pPr>
        <w:rPr>
          <w:szCs w:val="28"/>
        </w:rPr>
      </w:pPr>
      <w:r>
        <w:rPr>
          <w:szCs w:val="28"/>
          <w:lang w:val="en-US"/>
        </w:rPr>
        <w:t>Amazon</w:t>
      </w:r>
      <w:r w:rsidRPr="00362C38">
        <w:rPr>
          <w:szCs w:val="28"/>
        </w:rPr>
        <w:t xml:space="preserve"> </w:t>
      </w:r>
      <w:r>
        <w:rPr>
          <w:szCs w:val="28"/>
          <w:lang w:val="en-US"/>
        </w:rPr>
        <w:t>SES</w:t>
      </w:r>
      <w:r>
        <w:rPr>
          <w:szCs w:val="28"/>
        </w:rPr>
        <w:t xml:space="preserve"> обладает целым рядом сильных сторон:</w:t>
      </w:r>
    </w:p>
    <w:p w14:paraId="051E3056" w14:textId="6B04D46F" w:rsidR="00362C38" w:rsidRDefault="00362C38" w:rsidP="00F61418">
      <w:pPr>
        <w:pStyle w:val="a0"/>
        <w:numPr>
          <w:ilvl w:val="0"/>
          <w:numId w:val="19"/>
        </w:numPr>
      </w:pPr>
      <w:r>
        <w:t>быстрая интеграция;</w:t>
      </w:r>
    </w:p>
    <w:p w14:paraId="723100F2" w14:textId="381F7475" w:rsidR="00362C38" w:rsidRDefault="00362C38" w:rsidP="00F61418">
      <w:pPr>
        <w:pStyle w:val="a0"/>
        <w:numPr>
          <w:ilvl w:val="0"/>
          <w:numId w:val="19"/>
        </w:numPr>
      </w:pPr>
      <w:r>
        <w:t>эффективная отправка сообщений;</w:t>
      </w:r>
    </w:p>
    <w:p w14:paraId="5CFE3C79" w14:textId="77777777" w:rsidR="00362C38" w:rsidRDefault="00362C38" w:rsidP="00F61418">
      <w:pPr>
        <w:pStyle w:val="a0"/>
        <w:numPr>
          <w:ilvl w:val="0"/>
          <w:numId w:val="19"/>
        </w:numPr>
      </w:pPr>
      <w:r>
        <w:t>оптимизация доставки;</w:t>
      </w:r>
    </w:p>
    <w:p w14:paraId="2062D1D7" w14:textId="77777777" w:rsidR="00362C38" w:rsidRDefault="00362C38" w:rsidP="00F61418">
      <w:pPr>
        <w:pStyle w:val="a0"/>
        <w:numPr>
          <w:ilvl w:val="0"/>
          <w:numId w:val="19"/>
        </w:numPr>
      </w:pPr>
      <w:r>
        <w:t>безопасное масштабирование.</w:t>
      </w:r>
    </w:p>
    <w:p w14:paraId="0A18DD75" w14:textId="77777777" w:rsidR="00362C38" w:rsidRDefault="00362C38" w:rsidP="00362C38">
      <w:pPr>
        <w:rPr>
          <w:szCs w:val="28"/>
        </w:rPr>
      </w:pPr>
      <w:r>
        <w:rPr>
          <w:szCs w:val="28"/>
        </w:rPr>
        <w:t>Данный сервис широко применяется для отправки мгновенных сообщений в ответ на действия пользователя, например, для подтверждения регистрации или восстановления пароля, а также хорошо подходит для массовых рассылок.</w:t>
      </w:r>
    </w:p>
    <w:p w14:paraId="76F47564" w14:textId="77777777" w:rsidR="00362C38" w:rsidRDefault="00362C38" w:rsidP="00362C38">
      <w:pPr>
        <w:rPr>
          <w:szCs w:val="28"/>
        </w:rPr>
      </w:pPr>
      <w:r>
        <w:rPr>
          <w:szCs w:val="28"/>
        </w:rPr>
        <w:t xml:space="preserve">При этом </w:t>
      </w:r>
      <w:r>
        <w:rPr>
          <w:szCs w:val="28"/>
          <w:lang w:val="en-US"/>
        </w:rPr>
        <w:t>Amazon</w:t>
      </w:r>
      <w:r w:rsidRPr="00362C38">
        <w:rPr>
          <w:szCs w:val="28"/>
        </w:rPr>
        <w:t xml:space="preserve"> </w:t>
      </w:r>
      <w:r>
        <w:rPr>
          <w:szCs w:val="28"/>
          <w:lang w:val="en-US"/>
        </w:rPr>
        <w:t>SES</w:t>
      </w:r>
      <w:r>
        <w:rPr>
          <w:szCs w:val="28"/>
        </w:rPr>
        <w:t xml:space="preserve"> не лишен недостатков:</w:t>
      </w:r>
    </w:p>
    <w:p w14:paraId="1B487DC2" w14:textId="452F1B6C" w:rsidR="00362C38" w:rsidRDefault="00362C38" w:rsidP="00F61418">
      <w:pPr>
        <w:pStyle w:val="a0"/>
        <w:numPr>
          <w:ilvl w:val="0"/>
          <w:numId w:val="20"/>
        </w:numPr>
      </w:pPr>
      <w:r>
        <w:t>скорость отправки сообщений снижена из-за сложного алгоритма определения пути доставки;</w:t>
      </w:r>
    </w:p>
    <w:p w14:paraId="460BD9CB" w14:textId="458DAED2" w:rsidR="00830825" w:rsidRDefault="00362C38" w:rsidP="00830825">
      <w:pPr>
        <w:pStyle w:val="a0"/>
        <w:numPr>
          <w:ilvl w:val="0"/>
          <w:numId w:val="20"/>
        </w:numPr>
      </w:pPr>
      <w:r>
        <w:t>относительная ненадежность (в случае неудачной доставки сервис лишь попытается поменять маршрут доставки).</w:t>
      </w:r>
    </w:p>
    <w:p w14:paraId="19D88FE1" w14:textId="0CB63FAB" w:rsidR="00830825" w:rsidRDefault="00830825" w:rsidP="00830825">
      <w:pPr>
        <w:pStyle w:val="3"/>
        <w:numPr>
          <w:ilvl w:val="2"/>
          <w:numId w:val="14"/>
        </w:numPr>
        <w:ind w:firstLine="709"/>
        <w:rPr>
          <w:lang w:val="en-US"/>
        </w:rPr>
      </w:pPr>
      <w:r>
        <w:t>Send</w:t>
      </w:r>
      <w:r>
        <w:rPr>
          <w:lang w:val="en-US"/>
        </w:rPr>
        <w:t>pulse</w:t>
      </w:r>
    </w:p>
    <w:p w14:paraId="46B546A2" w14:textId="0524D302" w:rsidR="00830825" w:rsidRDefault="00830825" w:rsidP="00830825">
      <w:r>
        <w:rPr>
          <w:lang w:val="en-US"/>
        </w:rPr>
        <w:t>Sendpulse</w:t>
      </w:r>
      <w:r w:rsidRPr="00830825">
        <w:t xml:space="preserve"> [</w:t>
      </w:r>
      <w:r>
        <w:t xml:space="preserve">27] </w:t>
      </w:r>
      <w:r>
        <w:rPr>
          <w:szCs w:val="28"/>
        </w:rPr>
        <w:t xml:space="preserve">– </w:t>
      </w:r>
      <w:r w:rsidRPr="00830825">
        <w:t>сервис</w:t>
      </w:r>
      <w:r>
        <w:t>, с помощью которого можно создавать и распространять рассылки</w:t>
      </w:r>
      <w:r w:rsidRPr="00830825">
        <w:t xml:space="preserve"> </w:t>
      </w:r>
      <w:r>
        <w:rPr>
          <w:lang w:val="en-US"/>
        </w:rPr>
        <w:t>E</w:t>
      </w:r>
      <w:r w:rsidRPr="00830825">
        <w:t>-</w:t>
      </w:r>
      <w:r>
        <w:rPr>
          <w:lang w:val="en-US"/>
        </w:rPr>
        <w:t>mail</w:t>
      </w:r>
      <w:r w:rsidRPr="00830825">
        <w:t xml:space="preserve"> </w:t>
      </w:r>
      <w:r>
        <w:t xml:space="preserve">и </w:t>
      </w:r>
      <w:r>
        <w:rPr>
          <w:lang w:val="en-US"/>
        </w:rPr>
        <w:t>SMS</w:t>
      </w:r>
      <w:r>
        <w:t>-сообщений</w:t>
      </w:r>
      <w:r w:rsidRPr="00830825">
        <w:t>.</w:t>
      </w:r>
    </w:p>
    <w:p w14:paraId="2BD4504E" w14:textId="49ACFA2A" w:rsidR="00830825" w:rsidRDefault="00830825" w:rsidP="00830825">
      <w:r>
        <w:t>Сервис предлагает следующие возможности:</w:t>
      </w:r>
    </w:p>
    <w:p w14:paraId="65AF3006" w14:textId="77777777" w:rsidR="00830825" w:rsidRDefault="00830825" w:rsidP="00830825">
      <w:pPr>
        <w:pStyle w:val="a"/>
      </w:pPr>
      <w:r>
        <w:t>возможность рассылать различные типы сообщений: по электронной почте, через мессенджеры, в виде смс или Push-сообщений;</w:t>
      </w:r>
    </w:p>
    <w:p w14:paraId="0CD25124" w14:textId="77777777" w:rsidR="00830825" w:rsidRDefault="00830825" w:rsidP="00830825">
      <w:pPr>
        <w:pStyle w:val="a"/>
      </w:pPr>
      <w:r>
        <w:t>интегрирование работы с мессенджерами Facebook и Viber;</w:t>
      </w:r>
    </w:p>
    <w:p w14:paraId="7B7F8853" w14:textId="77777777" w:rsidR="00830825" w:rsidRDefault="00830825" w:rsidP="00830825">
      <w:pPr>
        <w:pStyle w:val="a"/>
      </w:pPr>
      <w:r>
        <w:t>удобный конструктор, который сочетает богатые возможности с простотой использования;</w:t>
      </w:r>
    </w:p>
    <w:p w14:paraId="669DC578" w14:textId="77777777" w:rsidR="00830825" w:rsidRDefault="00830825" w:rsidP="00830825">
      <w:pPr>
        <w:pStyle w:val="a"/>
      </w:pPr>
      <w:r>
        <w:t>130 шаблонов для рассылаемых писем;</w:t>
      </w:r>
    </w:p>
    <w:p w14:paraId="4DAD8D65" w14:textId="0759666E" w:rsidR="00830825" w:rsidRDefault="00EA1425" w:rsidP="00830825">
      <w:pPr>
        <w:pStyle w:val="a"/>
      </w:pPr>
      <w:r>
        <w:t>в</w:t>
      </w:r>
      <w:r w:rsidR="00830825">
        <w:t>озможность</w:t>
      </w:r>
      <w:r>
        <w:t xml:space="preserve"> автоматизации </w:t>
      </w:r>
      <w:r w:rsidR="00830825">
        <w:t>сложных процедур;</w:t>
      </w:r>
    </w:p>
    <w:p w14:paraId="16163EC0" w14:textId="77777777" w:rsidR="00830825" w:rsidRDefault="00830825" w:rsidP="00830825">
      <w:pPr>
        <w:pStyle w:val="a"/>
      </w:pPr>
      <w:r>
        <w:t>средства для проведения сегментации и персонализации;</w:t>
      </w:r>
    </w:p>
    <w:p w14:paraId="6E72042B" w14:textId="77777777" w:rsidR="00830825" w:rsidRDefault="00830825" w:rsidP="00830825">
      <w:pPr>
        <w:pStyle w:val="a"/>
      </w:pPr>
      <w:r>
        <w:t>возможность работы с 40 сервисами;</w:t>
      </w:r>
    </w:p>
    <w:p w14:paraId="2716DD35" w14:textId="77777777" w:rsidR="00830825" w:rsidRDefault="00830825" w:rsidP="00830825">
      <w:pPr>
        <w:pStyle w:val="a"/>
      </w:pPr>
      <w:r>
        <w:t>продуманная и удобная админ-панель;</w:t>
      </w:r>
    </w:p>
    <w:p w14:paraId="33311033" w14:textId="77777777" w:rsidR="00830825" w:rsidRDefault="00830825" w:rsidP="00830825">
      <w:pPr>
        <w:pStyle w:val="a"/>
      </w:pPr>
      <w:r>
        <w:t>бесплатный тариф, который подойдет тем, кто делает первые шаги.</w:t>
      </w:r>
    </w:p>
    <w:p w14:paraId="0C05EF3C" w14:textId="254ECA03" w:rsidR="00830825" w:rsidRDefault="00EA1425" w:rsidP="00830825">
      <w:r>
        <w:lastRenderedPageBreak/>
        <w:t>Достоинства сервиса:</w:t>
      </w:r>
    </w:p>
    <w:p w14:paraId="7E4CCD88" w14:textId="77777777" w:rsidR="00EA1425" w:rsidRPr="00EA1425" w:rsidRDefault="00EA1425" w:rsidP="00EA1425">
      <w:pPr>
        <w:pStyle w:val="a"/>
        <w:rPr>
          <w:lang w:eastAsia="ru-RU"/>
        </w:rPr>
      </w:pPr>
      <w:r w:rsidRPr="00EA1425">
        <w:rPr>
          <w:lang w:eastAsia="ru-RU"/>
        </w:rPr>
        <w:t>возможность автоматизации сложных процессов работы;</w:t>
      </w:r>
    </w:p>
    <w:p w14:paraId="6375D284" w14:textId="77777777" w:rsidR="00EA1425" w:rsidRPr="00EA1425" w:rsidRDefault="00EA1425" w:rsidP="00EA1425">
      <w:pPr>
        <w:pStyle w:val="a"/>
        <w:rPr>
          <w:lang w:eastAsia="ru-RU"/>
        </w:rPr>
      </w:pPr>
      <w:r w:rsidRPr="00EA1425">
        <w:rPr>
          <w:lang w:eastAsia="ru-RU"/>
        </w:rPr>
        <w:t>удобный встроенный блочный конструктор;</w:t>
      </w:r>
    </w:p>
    <w:p w14:paraId="3A19F263" w14:textId="77777777" w:rsidR="00EA1425" w:rsidRPr="00EA1425" w:rsidRDefault="00EA1425" w:rsidP="00EA1425">
      <w:pPr>
        <w:pStyle w:val="a"/>
        <w:rPr>
          <w:lang w:eastAsia="ru-RU"/>
        </w:rPr>
      </w:pPr>
      <w:r w:rsidRPr="00EA1425">
        <w:rPr>
          <w:lang w:eastAsia="ru-RU"/>
        </w:rPr>
        <w:t>много встроенных возможностей;</w:t>
      </w:r>
    </w:p>
    <w:p w14:paraId="1074910A" w14:textId="77777777" w:rsidR="00EA1425" w:rsidRPr="00EA1425" w:rsidRDefault="00EA1425" w:rsidP="00EA1425">
      <w:pPr>
        <w:pStyle w:val="a"/>
        <w:rPr>
          <w:lang w:eastAsia="ru-RU"/>
        </w:rPr>
      </w:pPr>
      <w:r w:rsidRPr="00EA1425">
        <w:rPr>
          <w:lang w:eastAsia="ru-RU"/>
        </w:rPr>
        <w:t>работа с различными типами рассылок;</w:t>
      </w:r>
    </w:p>
    <w:p w14:paraId="62ECF4A3" w14:textId="77777777" w:rsidR="00EA1425" w:rsidRPr="00EA1425" w:rsidRDefault="00EA1425" w:rsidP="00EA1425">
      <w:pPr>
        <w:pStyle w:val="a"/>
        <w:rPr>
          <w:lang w:eastAsia="ru-RU"/>
        </w:rPr>
      </w:pPr>
      <w:r w:rsidRPr="00EA1425">
        <w:rPr>
          <w:lang w:eastAsia="ru-RU"/>
        </w:rPr>
        <w:t>гибкие и недорогие тарифы, возможность бесплатной работы.</w:t>
      </w:r>
    </w:p>
    <w:p w14:paraId="5E613751" w14:textId="00AB9F1C" w:rsidR="00EA1425" w:rsidRDefault="00EA1425" w:rsidP="00EA1425">
      <w:pPr>
        <w:rPr>
          <w:rFonts w:ascii="MuseoSansCyrl" w:hAnsi="MuseoSansCyrl"/>
          <w:sz w:val="27"/>
          <w:szCs w:val="27"/>
          <w:shd w:val="clear" w:color="auto" w:fill="FFFFFF"/>
        </w:rPr>
      </w:pPr>
      <w:r>
        <w:rPr>
          <w:rFonts w:ascii="MuseoSansCyrl" w:hAnsi="MuseoSansCyrl"/>
          <w:sz w:val="27"/>
          <w:szCs w:val="27"/>
          <w:shd w:val="clear" w:color="auto" w:fill="FFFFFF"/>
        </w:rPr>
        <w:t>Недостатки SendPulse:</w:t>
      </w:r>
    </w:p>
    <w:p w14:paraId="595A04D9" w14:textId="77777777" w:rsidR="00EA1425" w:rsidRPr="00EA1425" w:rsidRDefault="00EA1425" w:rsidP="00EA1425">
      <w:pPr>
        <w:pStyle w:val="a"/>
        <w:rPr>
          <w:lang w:eastAsia="ru-RU"/>
        </w:rPr>
      </w:pPr>
      <w:r w:rsidRPr="00EA1425">
        <w:rPr>
          <w:lang w:eastAsia="ru-RU"/>
        </w:rPr>
        <w:t>мало подписчиков на бесплатном тарифе;</w:t>
      </w:r>
    </w:p>
    <w:p w14:paraId="6D78E7F3" w14:textId="56951450" w:rsidR="00EA1425" w:rsidRDefault="00EA1425" w:rsidP="00EA1425">
      <w:pPr>
        <w:pStyle w:val="a"/>
        <w:rPr>
          <w:lang w:eastAsia="ru-RU"/>
        </w:rPr>
      </w:pPr>
      <w:r w:rsidRPr="00EA1425">
        <w:rPr>
          <w:lang w:eastAsia="ru-RU"/>
        </w:rPr>
        <w:t>медленная работа техподдержки;</w:t>
      </w:r>
    </w:p>
    <w:p w14:paraId="3039289D" w14:textId="1C9232AB" w:rsidR="00EA1425" w:rsidRPr="00EA1425" w:rsidRDefault="00EA1425" w:rsidP="00EA1425">
      <w:pPr>
        <w:pStyle w:val="a"/>
        <w:rPr>
          <w:lang w:eastAsia="ru-RU"/>
        </w:rPr>
      </w:pPr>
      <w:r>
        <w:rPr>
          <w:lang w:eastAsia="ru-RU"/>
        </w:rPr>
        <w:t xml:space="preserve">часто изменяющееся </w:t>
      </w:r>
      <w:r>
        <w:rPr>
          <w:lang w:val="en-US" w:eastAsia="ru-RU"/>
        </w:rPr>
        <w:t>API</w:t>
      </w:r>
      <w:r>
        <w:rPr>
          <w:lang w:eastAsia="ru-RU"/>
        </w:rPr>
        <w:t>, из-за которого может страдать обратная совместимость;</w:t>
      </w:r>
    </w:p>
    <w:p w14:paraId="18A5DB02" w14:textId="50D81405" w:rsidR="00EA1425" w:rsidRDefault="00EA1425" w:rsidP="00EA1425">
      <w:pPr>
        <w:pStyle w:val="a"/>
        <w:rPr>
          <w:lang w:eastAsia="ru-RU"/>
        </w:rPr>
      </w:pPr>
      <w:r w:rsidRPr="00EA1425">
        <w:rPr>
          <w:lang w:eastAsia="ru-RU"/>
        </w:rPr>
        <w:t>мало возможност</w:t>
      </w:r>
      <w:r>
        <w:rPr>
          <w:lang w:eastAsia="ru-RU"/>
        </w:rPr>
        <w:t>ей для создания писем-триггеров;</w:t>
      </w:r>
    </w:p>
    <w:p w14:paraId="0C84D7AA" w14:textId="406D409F" w:rsidR="00EA1425" w:rsidRPr="00830825" w:rsidRDefault="00EA1425" w:rsidP="00EA1425">
      <w:pPr>
        <w:pStyle w:val="a"/>
        <w:rPr>
          <w:lang w:eastAsia="ru-RU"/>
        </w:rPr>
      </w:pPr>
      <w:r>
        <w:rPr>
          <w:lang w:eastAsia="ru-RU"/>
        </w:rPr>
        <w:t>если получатель пометил сообщение как «Спам», то сервис может блокировать аккаунт отправителя и приостанавливать дальнейшую рассылку.</w:t>
      </w:r>
    </w:p>
    <w:p w14:paraId="5018C73A" w14:textId="77777777" w:rsidR="00362C38" w:rsidRDefault="00362C38" w:rsidP="00F61418">
      <w:pPr>
        <w:pStyle w:val="3"/>
        <w:numPr>
          <w:ilvl w:val="2"/>
          <w:numId w:val="14"/>
        </w:numPr>
        <w:ind w:firstLine="709"/>
        <w:rPr>
          <w:lang w:val="en-US"/>
        </w:rPr>
      </w:pPr>
      <w:bookmarkStart w:id="45" w:name="_Toc73469535"/>
      <w:bookmarkStart w:id="46" w:name="_Toc68534497"/>
      <w:bookmarkStart w:id="47" w:name="_Toc73879644"/>
      <w:bookmarkStart w:id="48" w:name="_Toc73879920"/>
      <w:r>
        <w:rPr>
          <w:lang w:val="en-US"/>
        </w:rPr>
        <w:t>Tin-cat email queue</w:t>
      </w:r>
      <w:bookmarkEnd w:id="45"/>
      <w:bookmarkEnd w:id="46"/>
      <w:bookmarkEnd w:id="47"/>
      <w:bookmarkEnd w:id="48"/>
    </w:p>
    <w:p w14:paraId="619FE139" w14:textId="77777777" w:rsidR="00362C38" w:rsidRDefault="00362C38" w:rsidP="00362C38">
      <w:pPr>
        <w:ind w:firstLine="708"/>
        <w:rPr>
          <w:szCs w:val="28"/>
        </w:rPr>
      </w:pPr>
      <w:r>
        <w:rPr>
          <w:szCs w:val="28"/>
          <w:lang w:val="en-US"/>
        </w:rPr>
        <w:t>Tin</w:t>
      </w:r>
      <w:r>
        <w:rPr>
          <w:szCs w:val="28"/>
        </w:rPr>
        <w:t>-</w:t>
      </w:r>
      <w:r>
        <w:rPr>
          <w:szCs w:val="28"/>
          <w:lang w:val="en-US"/>
        </w:rPr>
        <w:t>cat</w:t>
      </w:r>
      <w:r w:rsidRPr="00362C38">
        <w:rPr>
          <w:szCs w:val="28"/>
        </w:rPr>
        <w:t xml:space="preserve"> </w:t>
      </w:r>
      <w:r>
        <w:rPr>
          <w:szCs w:val="28"/>
          <w:lang w:val="en-US"/>
        </w:rPr>
        <w:t>email</w:t>
      </w:r>
      <w:r w:rsidRPr="00362C38">
        <w:rPr>
          <w:szCs w:val="28"/>
        </w:rPr>
        <w:t xml:space="preserve"> </w:t>
      </w:r>
      <w:r>
        <w:rPr>
          <w:szCs w:val="28"/>
          <w:lang w:val="en-US"/>
        </w:rPr>
        <w:t>queue</w:t>
      </w:r>
      <w:r w:rsidRPr="00362C38">
        <w:rPr>
          <w:szCs w:val="28"/>
        </w:rPr>
        <w:t xml:space="preserve"> </w:t>
      </w:r>
      <w:r>
        <w:rPr>
          <w:szCs w:val="28"/>
        </w:rPr>
        <w:t>[</w:t>
      </w:r>
      <w:r>
        <w:rPr>
          <w:szCs w:val="28"/>
        </w:rPr>
        <w:fldChar w:fldCharType="begin"/>
      </w:r>
      <w:r>
        <w:rPr>
          <w:szCs w:val="28"/>
        </w:rPr>
        <w:instrText xml:space="preserve"> REF _Ref72674930 \r \h </w:instrText>
      </w:r>
      <w:r>
        <w:rPr>
          <w:szCs w:val="28"/>
        </w:rPr>
      </w:r>
      <w:r>
        <w:rPr>
          <w:szCs w:val="28"/>
        </w:rPr>
        <w:fldChar w:fldCharType="separate"/>
      </w:r>
      <w:r>
        <w:rPr>
          <w:szCs w:val="28"/>
        </w:rPr>
        <w:t>7</w:t>
      </w:r>
      <w:r>
        <w:rPr>
          <w:szCs w:val="28"/>
        </w:rPr>
        <w:fldChar w:fldCharType="end"/>
      </w:r>
      <w:r>
        <w:rPr>
          <w:szCs w:val="28"/>
        </w:rPr>
        <w:t>] – система очереди для отправки сообщений. При попытке отправить сообщение, это сообщение отправляется в очередь. При этом каждую минуту система проверяет наличие сообщений в очереди и отправляет их.</w:t>
      </w:r>
    </w:p>
    <w:p w14:paraId="4D9029CA" w14:textId="77777777" w:rsidR="00362C38" w:rsidRDefault="00362C38" w:rsidP="00362C38">
      <w:pPr>
        <w:ind w:firstLine="708"/>
        <w:rPr>
          <w:szCs w:val="28"/>
        </w:rPr>
      </w:pPr>
      <w:r>
        <w:rPr>
          <w:szCs w:val="28"/>
          <w:lang w:val="en-US"/>
        </w:rPr>
        <w:t>Tin</w:t>
      </w:r>
      <w:r>
        <w:rPr>
          <w:szCs w:val="28"/>
        </w:rPr>
        <w:t>-</w:t>
      </w:r>
      <w:r>
        <w:rPr>
          <w:szCs w:val="28"/>
          <w:lang w:val="en-US"/>
        </w:rPr>
        <w:t>cat</w:t>
      </w:r>
      <w:r w:rsidRPr="00362C38">
        <w:rPr>
          <w:szCs w:val="28"/>
        </w:rPr>
        <w:t xml:space="preserve"> </w:t>
      </w:r>
      <w:r>
        <w:rPr>
          <w:szCs w:val="28"/>
        </w:rPr>
        <w:t>позволяет регулировать частоту проверки очереди, а также количество сообщений, отправляемых за один период (за одну проверку).</w:t>
      </w:r>
    </w:p>
    <w:p w14:paraId="2E9FFB4F" w14:textId="77777777" w:rsidR="00362C38" w:rsidRDefault="00362C38" w:rsidP="00362C38">
      <w:pPr>
        <w:ind w:firstLine="708"/>
        <w:rPr>
          <w:szCs w:val="28"/>
        </w:rPr>
      </w:pPr>
      <w:r>
        <w:rPr>
          <w:szCs w:val="28"/>
        </w:rPr>
        <w:t xml:space="preserve">Данная система является примером асинхронной отправки сообщений. </w:t>
      </w:r>
    </w:p>
    <w:p w14:paraId="4A78BFC5" w14:textId="77777777" w:rsidR="00362C38" w:rsidRDefault="00362C38" w:rsidP="00362C38">
      <w:pPr>
        <w:ind w:firstLine="708"/>
        <w:rPr>
          <w:szCs w:val="28"/>
        </w:rPr>
      </w:pPr>
      <w:r>
        <w:rPr>
          <w:szCs w:val="28"/>
        </w:rPr>
        <w:t>Недостатком системы является ее надежность. Если сообщение не будет доставлено, будет осуществлена попытка отправить его тем же способом, что не является эффективным способом. Также стоит отметить недостаточно гибкую конфигурацию данного сервиса (например, невозможность, регулировать интервал отправки сообщений).</w:t>
      </w:r>
    </w:p>
    <w:p w14:paraId="1561B9A4" w14:textId="77777777" w:rsidR="00362C38" w:rsidRDefault="00362C38" w:rsidP="00F61418">
      <w:pPr>
        <w:pStyle w:val="3"/>
        <w:numPr>
          <w:ilvl w:val="2"/>
          <w:numId w:val="14"/>
        </w:numPr>
        <w:ind w:firstLine="709"/>
      </w:pPr>
      <w:bookmarkStart w:id="49" w:name="_Toc73469536"/>
      <w:bookmarkStart w:id="50" w:name="_Toc68534498"/>
      <w:bookmarkStart w:id="51" w:name="_Toc73879645"/>
      <w:bookmarkStart w:id="52" w:name="_Toc73879921"/>
      <w:r>
        <w:lastRenderedPageBreak/>
        <w:t>Сравнение</w:t>
      </w:r>
      <w:bookmarkEnd w:id="49"/>
      <w:bookmarkEnd w:id="50"/>
      <w:bookmarkEnd w:id="51"/>
      <w:bookmarkEnd w:id="52"/>
    </w:p>
    <w:p w14:paraId="611B9095" w14:textId="77777777" w:rsidR="00362C38" w:rsidRDefault="00362C38" w:rsidP="00362C38">
      <w:pPr>
        <w:ind w:firstLine="708"/>
      </w:pPr>
      <w:r>
        <w:rPr>
          <w:szCs w:val="28"/>
        </w:rPr>
        <w:t>При анализе программ-аналогов были выделены ключевые недостатки рассматриваемого ПО, которые необходимо избежать при проектировании разрабатываемого программного комплекса.</w:t>
      </w:r>
      <w:r>
        <w:t xml:space="preserve"> </w:t>
      </w:r>
    </w:p>
    <w:p w14:paraId="79869352" w14:textId="77777777" w:rsidR="00362C38" w:rsidRDefault="00362C38" w:rsidP="00362C38">
      <w:r>
        <w:t>Итоговое сравнение программ-аналогов представлено в таблице 1.1.</w:t>
      </w:r>
    </w:p>
    <w:p w14:paraId="3ACE9FE9" w14:textId="77777777" w:rsidR="00362C38" w:rsidRDefault="00362C38" w:rsidP="00362C38">
      <w:r>
        <w:t xml:space="preserve">Знаком «+» обозначены преимущества соответствующих программ-аналогов, а знаком «-» недостатки (в рамках темы курсовой работы). </w:t>
      </w:r>
    </w:p>
    <w:p w14:paraId="23D96F82" w14:textId="77777777" w:rsidR="00362C38" w:rsidRDefault="00362C38" w:rsidP="00362C38">
      <w:pPr>
        <w:jc w:val="right"/>
      </w:pPr>
      <w:r>
        <w:t>Таблица 1.1.</w:t>
      </w:r>
    </w:p>
    <w:p w14:paraId="67979B1A" w14:textId="77777777" w:rsidR="00362C38" w:rsidRDefault="00362C38" w:rsidP="00230B21">
      <w:pPr>
        <w:pStyle w:val="affffff4"/>
      </w:pPr>
      <w:r>
        <w:t>Сравнение программ-аналогов</w:t>
      </w:r>
    </w:p>
    <w:tbl>
      <w:tblPr>
        <w:tblStyle w:val="af9"/>
        <w:tblW w:w="0" w:type="auto"/>
        <w:tblLook w:val="04A0" w:firstRow="1" w:lastRow="0" w:firstColumn="1" w:lastColumn="0" w:noHBand="0" w:noVBand="1"/>
      </w:tblPr>
      <w:tblGrid>
        <w:gridCol w:w="2407"/>
        <w:gridCol w:w="2407"/>
        <w:gridCol w:w="2407"/>
        <w:gridCol w:w="2407"/>
      </w:tblGrid>
      <w:tr w:rsidR="00362C38" w14:paraId="43A1D214" w14:textId="77777777" w:rsidTr="00362C38">
        <w:tc>
          <w:tcPr>
            <w:tcW w:w="2407" w:type="dxa"/>
            <w:tcBorders>
              <w:top w:val="single" w:sz="4" w:space="0" w:color="auto"/>
              <w:left w:val="single" w:sz="4" w:space="0" w:color="auto"/>
              <w:bottom w:val="single" w:sz="4" w:space="0" w:color="auto"/>
              <w:right w:val="single" w:sz="4" w:space="0" w:color="auto"/>
            </w:tcBorders>
            <w:hideMark/>
          </w:tcPr>
          <w:p w14:paraId="3E261C39" w14:textId="77777777" w:rsidR="00362C38" w:rsidRDefault="00362C38">
            <w:pPr>
              <w:ind w:firstLine="0"/>
              <w:jc w:val="center"/>
            </w:pPr>
            <w:r>
              <w:t>Критерий</w:t>
            </w:r>
          </w:p>
        </w:tc>
        <w:tc>
          <w:tcPr>
            <w:tcW w:w="2407" w:type="dxa"/>
            <w:tcBorders>
              <w:top w:val="single" w:sz="4" w:space="0" w:color="auto"/>
              <w:left w:val="single" w:sz="4" w:space="0" w:color="auto"/>
              <w:bottom w:val="single" w:sz="4" w:space="0" w:color="auto"/>
              <w:right w:val="single" w:sz="4" w:space="0" w:color="auto"/>
            </w:tcBorders>
            <w:hideMark/>
          </w:tcPr>
          <w:p w14:paraId="57158023" w14:textId="77777777" w:rsidR="00362C38" w:rsidRDefault="00362C38">
            <w:pPr>
              <w:ind w:firstLine="0"/>
              <w:jc w:val="center"/>
              <w:rPr>
                <w:lang w:val="en-US"/>
              </w:rPr>
            </w:pPr>
            <w:r>
              <w:rPr>
                <w:lang w:val="en-US"/>
              </w:rPr>
              <w:t>Amazon SES</w:t>
            </w:r>
          </w:p>
        </w:tc>
        <w:tc>
          <w:tcPr>
            <w:tcW w:w="2407" w:type="dxa"/>
            <w:tcBorders>
              <w:top w:val="single" w:sz="4" w:space="0" w:color="auto"/>
              <w:left w:val="single" w:sz="4" w:space="0" w:color="auto"/>
              <w:bottom w:val="single" w:sz="4" w:space="0" w:color="auto"/>
              <w:right w:val="single" w:sz="4" w:space="0" w:color="auto"/>
            </w:tcBorders>
            <w:hideMark/>
          </w:tcPr>
          <w:p w14:paraId="6EE198DA" w14:textId="77777777" w:rsidR="00362C38" w:rsidRDefault="00362C38">
            <w:pPr>
              <w:ind w:firstLine="0"/>
              <w:jc w:val="center"/>
              <w:rPr>
                <w:lang w:val="en-US"/>
              </w:rPr>
            </w:pPr>
            <w:r>
              <w:rPr>
                <w:lang w:val="en-US"/>
              </w:rPr>
              <w:t>Sendgrid</w:t>
            </w:r>
          </w:p>
        </w:tc>
        <w:tc>
          <w:tcPr>
            <w:tcW w:w="2407" w:type="dxa"/>
            <w:tcBorders>
              <w:top w:val="single" w:sz="4" w:space="0" w:color="auto"/>
              <w:left w:val="single" w:sz="4" w:space="0" w:color="auto"/>
              <w:bottom w:val="single" w:sz="4" w:space="0" w:color="auto"/>
              <w:right w:val="single" w:sz="4" w:space="0" w:color="auto"/>
            </w:tcBorders>
            <w:hideMark/>
          </w:tcPr>
          <w:p w14:paraId="5FB1D0BD" w14:textId="77777777" w:rsidR="00362C38" w:rsidRDefault="00362C38">
            <w:pPr>
              <w:ind w:firstLine="0"/>
              <w:jc w:val="center"/>
              <w:rPr>
                <w:lang w:val="en-US"/>
              </w:rPr>
            </w:pPr>
            <w:r>
              <w:rPr>
                <w:lang w:val="en-US"/>
              </w:rPr>
              <w:t>Tin-cat email queue</w:t>
            </w:r>
          </w:p>
        </w:tc>
      </w:tr>
      <w:tr w:rsidR="00362C38" w14:paraId="5290BC8F" w14:textId="77777777" w:rsidTr="00362C38">
        <w:tc>
          <w:tcPr>
            <w:tcW w:w="2407" w:type="dxa"/>
            <w:tcBorders>
              <w:top w:val="single" w:sz="4" w:space="0" w:color="auto"/>
              <w:left w:val="single" w:sz="4" w:space="0" w:color="auto"/>
              <w:bottom w:val="single" w:sz="4" w:space="0" w:color="auto"/>
              <w:right w:val="single" w:sz="4" w:space="0" w:color="auto"/>
            </w:tcBorders>
            <w:hideMark/>
          </w:tcPr>
          <w:p w14:paraId="320526ED" w14:textId="77777777" w:rsidR="00362C38" w:rsidRDefault="00362C38">
            <w:pPr>
              <w:ind w:firstLine="0"/>
            </w:pPr>
            <w:r>
              <w:t>Цена</w:t>
            </w:r>
          </w:p>
        </w:tc>
        <w:tc>
          <w:tcPr>
            <w:tcW w:w="2407" w:type="dxa"/>
            <w:tcBorders>
              <w:top w:val="single" w:sz="4" w:space="0" w:color="auto"/>
              <w:left w:val="single" w:sz="4" w:space="0" w:color="auto"/>
              <w:bottom w:val="single" w:sz="4" w:space="0" w:color="auto"/>
              <w:right w:val="single" w:sz="4" w:space="0" w:color="auto"/>
            </w:tcBorders>
            <w:hideMark/>
          </w:tcPr>
          <w:p w14:paraId="0AB32DE3"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16F42480"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2F28FD78" w14:textId="77777777" w:rsidR="00362C38" w:rsidRDefault="00362C38">
            <w:pPr>
              <w:ind w:firstLine="0"/>
              <w:jc w:val="center"/>
            </w:pPr>
            <w:r>
              <w:t>+</w:t>
            </w:r>
          </w:p>
        </w:tc>
      </w:tr>
      <w:tr w:rsidR="00362C38" w14:paraId="25AB4892" w14:textId="77777777" w:rsidTr="00362C38">
        <w:tc>
          <w:tcPr>
            <w:tcW w:w="2407" w:type="dxa"/>
            <w:tcBorders>
              <w:top w:val="single" w:sz="4" w:space="0" w:color="auto"/>
              <w:left w:val="single" w:sz="4" w:space="0" w:color="auto"/>
              <w:bottom w:val="single" w:sz="4" w:space="0" w:color="auto"/>
              <w:right w:val="single" w:sz="4" w:space="0" w:color="auto"/>
            </w:tcBorders>
            <w:hideMark/>
          </w:tcPr>
          <w:p w14:paraId="159E9D3B" w14:textId="77777777" w:rsidR="00362C38" w:rsidRDefault="00362C38">
            <w:pPr>
              <w:ind w:firstLine="0"/>
            </w:pPr>
            <w:r>
              <w:t>Асинхронная отправка</w:t>
            </w:r>
          </w:p>
        </w:tc>
        <w:tc>
          <w:tcPr>
            <w:tcW w:w="2407" w:type="dxa"/>
            <w:tcBorders>
              <w:top w:val="single" w:sz="4" w:space="0" w:color="auto"/>
              <w:left w:val="single" w:sz="4" w:space="0" w:color="auto"/>
              <w:bottom w:val="single" w:sz="4" w:space="0" w:color="auto"/>
              <w:right w:val="single" w:sz="4" w:space="0" w:color="auto"/>
            </w:tcBorders>
            <w:hideMark/>
          </w:tcPr>
          <w:p w14:paraId="0102ADC4"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5ED0D6B3"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0CC96819" w14:textId="77777777" w:rsidR="00362C38" w:rsidRDefault="00362C38">
            <w:pPr>
              <w:ind w:firstLine="0"/>
              <w:jc w:val="center"/>
            </w:pPr>
            <w:r>
              <w:t>+</w:t>
            </w:r>
          </w:p>
        </w:tc>
      </w:tr>
      <w:tr w:rsidR="00362C38" w14:paraId="7AC70EE4" w14:textId="77777777" w:rsidTr="00362C38">
        <w:tc>
          <w:tcPr>
            <w:tcW w:w="2407" w:type="dxa"/>
            <w:tcBorders>
              <w:top w:val="single" w:sz="4" w:space="0" w:color="auto"/>
              <w:left w:val="single" w:sz="4" w:space="0" w:color="auto"/>
              <w:bottom w:val="single" w:sz="4" w:space="0" w:color="auto"/>
              <w:right w:val="single" w:sz="4" w:space="0" w:color="auto"/>
            </w:tcBorders>
            <w:hideMark/>
          </w:tcPr>
          <w:p w14:paraId="370BD970" w14:textId="77777777" w:rsidR="00362C38" w:rsidRDefault="00362C38">
            <w:pPr>
              <w:ind w:firstLine="0"/>
            </w:pPr>
            <w:r>
              <w:t>Гибкость</w:t>
            </w:r>
          </w:p>
        </w:tc>
        <w:tc>
          <w:tcPr>
            <w:tcW w:w="2407" w:type="dxa"/>
            <w:tcBorders>
              <w:top w:val="single" w:sz="4" w:space="0" w:color="auto"/>
              <w:left w:val="single" w:sz="4" w:space="0" w:color="auto"/>
              <w:bottom w:val="single" w:sz="4" w:space="0" w:color="auto"/>
              <w:right w:val="single" w:sz="4" w:space="0" w:color="auto"/>
            </w:tcBorders>
            <w:hideMark/>
          </w:tcPr>
          <w:p w14:paraId="5CA173B4"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38E0AE50"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1E8BF873" w14:textId="77777777" w:rsidR="00362C38" w:rsidRDefault="00362C38">
            <w:pPr>
              <w:ind w:firstLine="0"/>
              <w:jc w:val="center"/>
            </w:pPr>
            <w:r>
              <w:t>-</w:t>
            </w:r>
          </w:p>
        </w:tc>
      </w:tr>
      <w:tr w:rsidR="00362C38" w14:paraId="78DE10A2" w14:textId="77777777" w:rsidTr="00362C38">
        <w:tc>
          <w:tcPr>
            <w:tcW w:w="2407" w:type="dxa"/>
            <w:tcBorders>
              <w:top w:val="single" w:sz="4" w:space="0" w:color="auto"/>
              <w:left w:val="single" w:sz="4" w:space="0" w:color="auto"/>
              <w:bottom w:val="single" w:sz="4" w:space="0" w:color="auto"/>
              <w:right w:val="single" w:sz="4" w:space="0" w:color="auto"/>
            </w:tcBorders>
            <w:hideMark/>
          </w:tcPr>
          <w:p w14:paraId="41934D18" w14:textId="77777777" w:rsidR="00362C38" w:rsidRDefault="00362C38">
            <w:pPr>
              <w:ind w:firstLine="0"/>
            </w:pPr>
            <w:r>
              <w:t>Надежность</w:t>
            </w:r>
          </w:p>
        </w:tc>
        <w:tc>
          <w:tcPr>
            <w:tcW w:w="2407" w:type="dxa"/>
            <w:tcBorders>
              <w:top w:val="single" w:sz="4" w:space="0" w:color="auto"/>
              <w:left w:val="single" w:sz="4" w:space="0" w:color="auto"/>
              <w:bottom w:val="single" w:sz="4" w:space="0" w:color="auto"/>
              <w:right w:val="single" w:sz="4" w:space="0" w:color="auto"/>
            </w:tcBorders>
            <w:hideMark/>
          </w:tcPr>
          <w:p w14:paraId="4B016CC2"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10B61C8E"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35723167" w14:textId="77777777" w:rsidR="00362C38" w:rsidRDefault="00362C38">
            <w:pPr>
              <w:ind w:firstLine="0"/>
              <w:jc w:val="center"/>
            </w:pPr>
            <w:r>
              <w:t>-</w:t>
            </w:r>
          </w:p>
        </w:tc>
      </w:tr>
    </w:tbl>
    <w:p w14:paraId="7A311D58" w14:textId="77777777" w:rsidR="00362C38" w:rsidRDefault="00362C38" w:rsidP="00362C38">
      <w:pPr>
        <w:ind w:firstLine="708"/>
        <w:rPr>
          <w:color w:val="000000" w:themeColor="text1"/>
          <w:szCs w:val="28"/>
        </w:rPr>
      </w:pPr>
    </w:p>
    <w:p w14:paraId="493FBAF8" w14:textId="77777777" w:rsidR="00362C38" w:rsidRDefault="00362C38" w:rsidP="00362C38">
      <w:pPr>
        <w:ind w:firstLine="708"/>
        <w:rPr>
          <w:szCs w:val="28"/>
        </w:rPr>
      </w:pPr>
      <w:r>
        <w:rPr>
          <w:szCs w:val="28"/>
        </w:rPr>
        <w:t xml:space="preserve">Рассмотренные программы-аналоги, разработанные сторонними компаниями, не реализуют все указанные функции или реализуют их не в полной мере. Данные ПО позволяют лишь частично контролировать отправку сообщений. Также важным моментом является высокая цена использования некоторых сервисов (таких как </w:t>
      </w:r>
      <w:r>
        <w:rPr>
          <w:szCs w:val="28"/>
          <w:lang w:val="en-US"/>
        </w:rPr>
        <w:t>Sendgrid</w:t>
      </w:r>
      <w:r>
        <w:rPr>
          <w:szCs w:val="28"/>
        </w:rPr>
        <w:t xml:space="preserve">), ненадежность </w:t>
      </w:r>
      <w:r>
        <w:rPr>
          <w:szCs w:val="28"/>
          <w:lang w:val="en-US"/>
        </w:rPr>
        <w:t>API</w:t>
      </w:r>
      <w:r>
        <w:rPr>
          <w:szCs w:val="28"/>
        </w:rPr>
        <w:t>. Важно: если сообщение не удается отправить, данные сервисы не предпринимают попыток отправить его другим способом, что отрицательно сказывается на стабильности рассылки.</w:t>
      </w:r>
    </w:p>
    <w:p w14:paraId="2CF49BA1" w14:textId="77777777" w:rsidR="00362C38" w:rsidRDefault="00362C38" w:rsidP="00F61418">
      <w:pPr>
        <w:pStyle w:val="2"/>
        <w:numPr>
          <w:ilvl w:val="1"/>
          <w:numId w:val="14"/>
        </w:numPr>
        <w:rPr>
          <w:szCs w:val="26"/>
        </w:rPr>
      </w:pPr>
      <w:bookmarkStart w:id="53" w:name="_Toc73469537"/>
      <w:bookmarkStart w:id="54" w:name="_Toc68534499"/>
      <w:bookmarkStart w:id="55" w:name="_Toc73879646"/>
      <w:bookmarkStart w:id="56" w:name="_Toc73879922"/>
      <w:r>
        <w:t>Диаграмма вариантов использования</w:t>
      </w:r>
      <w:bookmarkEnd w:id="53"/>
      <w:bookmarkEnd w:id="54"/>
      <w:bookmarkEnd w:id="55"/>
      <w:bookmarkEnd w:id="56"/>
    </w:p>
    <w:p w14:paraId="3F0339AB" w14:textId="77777777" w:rsidR="00362C38" w:rsidRDefault="00362C38" w:rsidP="00362C38">
      <w:pPr>
        <w:rPr>
          <w:rFonts w:cs="Times New Roman"/>
        </w:rPr>
      </w:pPr>
      <w:r>
        <w:rPr>
          <w:rFonts w:cs="Times New Roman"/>
        </w:rPr>
        <w:t>Так как в программном комплексе существует разделение пользователей по ролям (оператор и администратор), рассмотрим доступный функционал для каждой из ролей.</w:t>
      </w:r>
    </w:p>
    <w:p w14:paraId="79C82837" w14:textId="77777777" w:rsidR="00362C38" w:rsidRDefault="00362C38" w:rsidP="00F61418">
      <w:pPr>
        <w:pStyle w:val="3"/>
        <w:numPr>
          <w:ilvl w:val="2"/>
          <w:numId w:val="14"/>
        </w:numPr>
        <w:ind w:firstLine="709"/>
      </w:pPr>
      <w:bookmarkStart w:id="57" w:name="_Toc73469538"/>
      <w:bookmarkStart w:id="58" w:name="_Toc68534500"/>
      <w:bookmarkStart w:id="59" w:name="_Toc73879647"/>
      <w:bookmarkStart w:id="60" w:name="_Toc73879923"/>
      <w:r>
        <w:t>Оператор</w:t>
      </w:r>
      <w:bookmarkEnd w:id="57"/>
      <w:bookmarkEnd w:id="58"/>
      <w:bookmarkEnd w:id="59"/>
      <w:bookmarkEnd w:id="60"/>
    </w:p>
    <w:p w14:paraId="0EBBB0AF" w14:textId="77777777" w:rsidR="00362C38" w:rsidRDefault="00362C38" w:rsidP="00362C38">
      <w:pPr>
        <w:rPr>
          <w:rFonts w:cs="Times New Roman"/>
        </w:rPr>
      </w:pPr>
      <w:r>
        <w:rPr>
          <w:rFonts w:cs="Times New Roman"/>
        </w:rPr>
        <w:t>Оператору доступны отправка сообщения и просмотр истории сообщений.</w:t>
      </w:r>
    </w:p>
    <w:p w14:paraId="5175CFDD" w14:textId="7B4DC22C" w:rsidR="00362C38" w:rsidRDefault="00362C38" w:rsidP="00362C38">
      <w:r>
        <w:lastRenderedPageBreak/>
        <w:t>При отправке сообщений оператор должен заполнить поле «</w:t>
      </w:r>
      <w:r w:rsidR="00C6433C">
        <w:t>Кому</w:t>
      </w:r>
      <w:r>
        <w:t xml:space="preserve">». </w:t>
      </w:r>
      <w:commentRangeStart w:id="61"/>
      <w:r w:rsidRPr="004A6D16">
        <w:t>Дополнительно</w:t>
      </w:r>
      <w:r>
        <w:rPr>
          <w:b/>
        </w:rPr>
        <w:t xml:space="preserve"> </w:t>
      </w:r>
      <w:commentRangeEnd w:id="61"/>
      <w:r w:rsidR="00DB1FD9">
        <w:rPr>
          <w:rStyle w:val="af1"/>
        </w:rPr>
        <w:commentReference w:id="61"/>
      </w:r>
      <w:r>
        <w:t>он может</w:t>
      </w:r>
      <w:r w:rsidR="00C6433C">
        <w:t xml:space="preserve"> добавить получателей,</w:t>
      </w:r>
      <w:r>
        <w:t xml:space="preserve"> выбрать сервис доставки, время доставки или период, во время которого необходимо доставить сообщение. Также он может прикрепить к сообщению файлы. Из диаграммы видно, что ввод темы сообщения, а также ввод текста </w:t>
      </w:r>
      <w:commentRangeStart w:id="62"/>
      <w:r w:rsidRPr="004A6D16">
        <w:t>опциональны</w:t>
      </w:r>
      <w:commentRangeEnd w:id="62"/>
      <w:r w:rsidR="00DB1FD9" w:rsidRPr="004A6D16">
        <w:rPr>
          <w:rStyle w:val="af1"/>
        </w:rPr>
        <w:commentReference w:id="62"/>
      </w:r>
      <w:r w:rsidR="00EA1425">
        <w:t>, что сделано для упрощения отправки сообщений и повышения гибкости разрабатываемого программного комплекса</w:t>
      </w:r>
      <w:r>
        <w:t>.</w:t>
      </w:r>
    </w:p>
    <w:p w14:paraId="2B65ED1F" w14:textId="611D09F4" w:rsidR="004A6D16" w:rsidRDefault="004A6D16" w:rsidP="00362C38">
      <w:r>
        <w:t>Оператор может сохранять контакты. Контакт – запись, представляющая собой пару из имени получателя и его почтового адреса. И затем в дальнейшем выбирать получателей из существующих аккаунтов (в форме создания сообщения при вводе получателя появляются контекстные подсказки из списка контактов).</w:t>
      </w:r>
    </w:p>
    <w:p w14:paraId="2FB42428" w14:textId="7EFB2424" w:rsidR="00362C38" w:rsidRDefault="00EA1425" w:rsidP="00362C38">
      <w:r>
        <w:t>О</w:t>
      </w:r>
      <w:r w:rsidR="00362C38">
        <w:t>ператору доступен просмотр сообщений в своём журнале сообщений. Здесь оператор может проверить статус доставки, чтобы убедиться, что сообщение доставлено, и просмотреть время доставки.</w:t>
      </w:r>
    </w:p>
    <w:p w14:paraId="03A668CD" w14:textId="42BB0CA2" w:rsidR="00EA1425" w:rsidRDefault="00EA1425" w:rsidP="00362C38">
      <w:r>
        <w:t>Также оператор может просмотреть список доступных на данный момент сервисов доставки и особенности выбранного сервиса доставки.</w:t>
      </w:r>
    </w:p>
    <w:p w14:paraId="2CDBE853" w14:textId="77777777" w:rsidR="00362C38" w:rsidRDefault="00362C38" w:rsidP="00F61418">
      <w:pPr>
        <w:pStyle w:val="3"/>
        <w:numPr>
          <w:ilvl w:val="2"/>
          <w:numId w:val="14"/>
        </w:numPr>
        <w:ind w:firstLine="709"/>
      </w:pPr>
      <w:bookmarkStart w:id="63" w:name="_Toc73469539"/>
      <w:bookmarkStart w:id="64" w:name="_Toc68534501"/>
      <w:bookmarkStart w:id="65" w:name="_Toc73879648"/>
      <w:bookmarkStart w:id="66" w:name="_Toc73879924"/>
      <w:r>
        <w:t>Администратор</w:t>
      </w:r>
      <w:bookmarkEnd w:id="63"/>
      <w:bookmarkEnd w:id="64"/>
      <w:bookmarkEnd w:id="65"/>
      <w:bookmarkEnd w:id="66"/>
    </w:p>
    <w:p w14:paraId="0B6C912C" w14:textId="77777777" w:rsidR="00362C38" w:rsidRDefault="00362C38" w:rsidP="00362C38">
      <w:r>
        <w:t>Администратор наследуется от оператора, т.е. ему доступен весь доступный оператору функционал.</w:t>
      </w:r>
    </w:p>
    <w:p w14:paraId="5F09F05E" w14:textId="5A562BFF" w:rsidR="00362C38" w:rsidRDefault="00362C38" w:rsidP="00362C38">
      <w:pPr>
        <w:rPr>
          <w:rFonts w:cs="Times New Roman"/>
        </w:rPr>
      </w:pPr>
      <w:r>
        <w:rPr>
          <w:rFonts w:cs="Times New Roman"/>
        </w:rPr>
        <w:t>Отличие администратора от оператора заключается в возможности просмотра списка операторов, где администратор может добавить или удалить оператора.</w:t>
      </w:r>
    </w:p>
    <w:p w14:paraId="36E2BFA9" w14:textId="359B0C15" w:rsidR="00C6433C" w:rsidRDefault="004A6D16" w:rsidP="00362C38">
      <w:pPr>
        <w:rPr>
          <w:rFonts w:cs="Times New Roman"/>
        </w:rPr>
      </w:pPr>
      <w:r>
        <w:rPr>
          <w:rFonts w:cs="Times New Roman"/>
        </w:rPr>
        <w:t xml:space="preserve">На данный момент </w:t>
      </w:r>
      <w:r w:rsidR="00C6433C">
        <w:rPr>
          <w:rFonts w:cs="Times New Roman"/>
        </w:rPr>
        <w:t xml:space="preserve">разработан модуль авторизации, но все </w:t>
      </w:r>
      <w:r>
        <w:rPr>
          <w:rFonts w:cs="Times New Roman"/>
        </w:rPr>
        <w:t xml:space="preserve">зарегистрированные и </w:t>
      </w:r>
      <w:r w:rsidR="00C6433C">
        <w:rPr>
          <w:rFonts w:cs="Times New Roman"/>
        </w:rPr>
        <w:t xml:space="preserve">авторизованные пользователи будут обладать правами </w:t>
      </w:r>
      <w:r w:rsidR="00C6433C" w:rsidRPr="004A6D16">
        <w:rPr>
          <w:rFonts w:cs="Times New Roman"/>
        </w:rPr>
        <w:t>оператора</w:t>
      </w:r>
      <w:r>
        <w:rPr>
          <w:rFonts w:cs="Times New Roman"/>
        </w:rPr>
        <w:t>.</w:t>
      </w:r>
    </w:p>
    <w:p w14:paraId="1B572682" w14:textId="68CCB7E9" w:rsidR="00362C38" w:rsidRDefault="004A6D16" w:rsidP="00362C38">
      <w:pPr>
        <w:rPr>
          <w:rFonts w:cs="Times New Roman"/>
        </w:rPr>
      </w:pPr>
      <w:r>
        <w:rPr>
          <w:rFonts w:cs="Times New Roman"/>
        </w:rPr>
        <w:t>В целях визуализации описанного выше функционала с</w:t>
      </w:r>
      <w:r w:rsidR="00362C38">
        <w:rPr>
          <w:rFonts w:cs="Times New Roman"/>
        </w:rPr>
        <w:t>оставлена ди</w:t>
      </w:r>
      <w:r>
        <w:rPr>
          <w:rFonts w:cs="Times New Roman"/>
        </w:rPr>
        <w:t>аграмма вариантов использования. Она представлена</w:t>
      </w:r>
      <w:r w:rsidR="00362C38">
        <w:rPr>
          <w:rFonts w:cs="Times New Roman"/>
        </w:rPr>
        <w:t xml:space="preserve"> на рис. 1.</w:t>
      </w:r>
      <w:commentRangeStart w:id="67"/>
      <w:r w:rsidR="00362C38">
        <w:rPr>
          <w:rFonts w:cs="Times New Roman"/>
        </w:rPr>
        <w:t>2</w:t>
      </w:r>
      <w:commentRangeEnd w:id="67"/>
      <w:r w:rsidR="00DB1FD9">
        <w:rPr>
          <w:rStyle w:val="af1"/>
        </w:rPr>
        <w:commentReference w:id="67"/>
      </w:r>
      <w:r w:rsidR="00362C38">
        <w:rPr>
          <w:rFonts w:cs="Times New Roman"/>
        </w:rPr>
        <w:t>.</w:t>
      </w:r>
    </w:p>
    <w:tbl>
      <w:tblPr>
        <w:tblStyle w:val="af9"/>
        <w:tblpPr w:leftFromText="180" w:rightFromText="180" w:vertAnchor="page" w:horzAnchor="margin" w:tblpXSpec="right" w:tblpY="2122"/>
        <w:tblW w:w="0" w:type="auto"/>
        <w:tblLook w:val="04A0" w:firstRow="1" w:lastRow="0" w:firstColumn="1" w:lastColumn="0" w:noHBand="0" w:noVBand="1"/>
      </w:tblPr>
      <w:tblGrid>
        <w:gridCol w:w="1254"/>
      </w:tblGrid>
      <w:tr w:rsidR="00362C38" w14:paraId="688B7001" w14:textId="77777777" w:rsidTr="00362C38">
        <w:trPr>
          <w:cantSplit/>
          <w:trHeight w:val="14034"/>
        </w:trPr>
        <w:tc>
          <w:tcPr>
            <w:tcW w:w="1254" w:type="dxa"/>
            <w:tcBorders>
              <w:top w:val="nil"/>
              <w:left w:val="nil"/>
              <w:bottom w:val="nil"/>
              <w:right w:val="nil"/>
            </w:tcBorders>
            <w:textDirection w:val="btLr"/>
            <w:hideMark/>
          </w:tcPr>
          <w:p w14:paraId="796D1354" w14:textId="77777777" w:rsidR="00362C38" w:rsidRDefault="00362C38" w:rsidP="00230B21">
            <w:pPr>
              <w:pStyle w:val="affffff4"/>
              <w:rPr>
                <w:lang w:val="en-US"/>
              </w:rPr>
            </w:pPr>
            <w:r>
              <w:lastRenderedPageBreak/>
              <w:t>Рис. 1.2. Диаграмма вариантов использования</w:t>
            </w:r>
          </w:p>
        </w:tc>
      </w:tr>
    </w:tbl>
    <w:p w14:paraId="4854C52F" w14:textId="36CC7CEF" w:rsidR="00362C38" w:rsidRDefault="00362C38" w:rsidP="00362C38">
      <w:pPr>
        <w:ind w:firstLine="0"/>
        <w:jc w:val="left"/>
        <w:rPr>
          <w:color w:val="000000" w:themeColor="text1"/>
        </w:rPr>
      </w:pPr>
      <w:r>
        <w:rPr>
          <w:rFonts w:cs="Times New Roman"/>
          <w:noProof/>
          <w:lang w:eastAsia="ru-RU"/>
        </w:rPr>
        <w:drawing>
          <wp:inline distT="0" distB="0" distL="0" distR="0" wp14:anchorId="441D8A28" wp14:editId="34B5A01E">
            <wp:extent cx="7893685" cy="5163820"/>
            <wp:effectExtent l="0" t="6667" r="5397" b="5398"/>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7893685" cy="5163820"/>
                    </a:xfrm>
                    <a:prstGeom prst="rect">
                      <a:avLst/>
                    </a:prstGeom>
                    <a:noFill/>
                    <a:ln>
                      <a:noFill/>
                    </a:ln>
                  </pic:spPr>
                </pic:pic>
              </a:graphicData>
            </a:graphic>
          </wp:inline>
        </w:drawing>
      </w:r>
    </w:p>
    <w:p w14:paraId="771D6859" w14:textId="77777777" w:rsidR="00362C38" w:rsidRDefault="00362C38" w:rsidP="00362C38">
      <w:pPr>
        <w:spacing w:after="160" w:line="256" w:lineRule="auto"/>
        <w:ind w:firstLine="0"/>
        <w:jc w:val="left"/>
      </w:pPr>
      <w:r>
        <w:br w:type="page"/>
      </w:r>
    </w:p>
    <w:p w14:paraId="3E391B17" w14:textId="77777777" w:rsidR="00362C38" w:rsidRDefault="00362C38" w:rsidP="00F61418">
      <w:pPr>
        <w:pStyle w:val="2"/>
        <w:numPr>
          <w:ilvl w:val="1"/>
          <w:numId w:val="14"/>
        </w:numPr>
      </w:pPr>
      <w:bookmarkStart w:id="68" w:name="_Toc73469540"/>
      <w:bookmarkStart w:id="69" w:name="_Toc68534530"/>
      <w:bookmarkStart w:id="70" w:name="_Toc73879649"/>
      <w:bookmarkStart w:id="71" w:name="_Toc73879925"/>
      <w:r>
        <w:rPr>
          <w:lang w:val="en-US"/>
        </w:rPr>
        <w:lastRenderedPageBreak/>
        <w:t>IDEF0-</w:t>
      </w:r>
      <w:r>
        <w:t>Диаграмма</w:t>
      </w:r>
      <w:bookmarkEnd w:id="68"/>
      <w:bookmarkEnd w:id="69"/>
      <w:bookmarkEnd w:id="70"/>
      <w:bookmarkEnd w:id="71"/>
    </w:p>
    <w:p w14:paraId="2FD10577" w14:textId="77777777" w:rsidR="00362C38" w:rsidRDefault="00362C38" w:rsidP="00362C38">
      <w:pPr>
        <w:rPr>
          <w:sz w:val="32"/>
        </w:rPr>
      </w:pPr>
      <w:r>
        <w:t xml:space="preserve">Разработана </w:t>
      </w:r>
      <w:r>
        <w:rPr>
          <w:lang w:val="en-US"/>
        </w:rPr>
        <w:t>IDEF</w:t>
      </w:r>
      <w:r>
        <w:t>0-диаграмма для процесса отправки сообщения.</w:t>
      </w:r>
    </w:p>
    <w:p w14:paraId="00CB8458" w14:textId="77777777" w:rsidR="00362C38" w:rsidRDefault="00362C38" w:rsidP="00362C38">
      <w:pPr>
        <w:rPr>
          <w:color w:val="000000" w:themeColor="text1"/>
        </w:rPr>
      </w:pPr>
      <w:r>
        <w:t>На контекстной диаграмме (рис. 1.3) определен функциональный блок «Отправить сообщение через систему», механизм, предписание, входные и выходные данные.</w:t>
      </w:r>
    </w:p>
    <w:p w14:paraId="1AA0DCD8" w14:textId="77777777" w:rsidR="00362C38" w:rsidRDefault="00362C38" w:rsidP="00362C38">
      <w:pPr>
        <w:rPr>
          <w:noProof/>
          <w:lang w:eastAsia="ru-RU"/>
        </w:rPr>
      </w:pPr>
      <w:r>
        <w:t>На диаграмме первого уровня (рис. 1.4) выполнена декомпозиция базового блока «Отправить сообщение через систему». Этот блок содержит четыре подфункции: «Сформировать письмо», «Инициировать отправку сообщения», «Занести информацию о доставке в журнал». Проведена детализация функций «Сформировать письмо» (рис. 1.5) и «Инициировать отправку сообщения» (рис. 1.6)</w:t>
      </w:r>
    </w:p>
    <w:p w14:paraId="2844F8C7" w14:textId="77777777" w:rsidR="00362C38" w:rsidRDefault="00362C38" w:rsidP="00362C38">
      <w:pPr>
        <w:rPr>
          <w:noProof/>
          <w:lang w:eastAsia="ru-RU"/>
        </w:rPr>
      </w:pPr>
    </w:p>
    <w:p w14:paraId="7908B302" w14:textId="359E8033" w:rsidR="00362C38" w:rsidRDefault="00362C38" w:rsidP="00362C38">
      <w:pPr>
        <w:keepNext/>
        <w:ind w:firstLine="0"/>
        <w:jc w:val="center"/>
      </w:pPr>
      <w:r>
        <w:rPr>
          <w:noProof/>
          <w:lang w:eastAsia="ru-RU"/>
        </w:rPr>
        <w:drawing>
          <wp:inline distT="0" distB="0" distL="0" distR="0" wp14:anchorId="3C4A0396" wp14:editId="702AD0F0">
            <wp:extent cx="5432425" cy="3711575"/>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2425" cy="3711575"/>
                    </a:xfrm>
                    <a:prstGeom prst="rect">
                      <a:avLst/>
                    </a:prstGeom>
                    <a:noFill/>
                    <a:ln>
                      <a:noFill/>
                    </a:ln>
                  </pic:spPr>
                </pic:pic>
              </a:graphicData>
            </a:graphic>
          </wp:inline>
        </w:drawing>
      </w:r>
    </w:p>
    <w:p w14:paraId="5DC84B93" w14:textId="77777777" w:rsidR="00362C38" w:rsidRDefault="00362C38" w:rsidP="00230B21">
      <w:pPr>
        <w:pStyle w:val="affffff4"/>
      </w:pPr>
      <w:r>
        <w:t xml:space="preserve">Рис. </w:t>
      </w:r>
      <w:r>
        <w:rPr>
          <w:noProof/>
        </w:rPr>
        <w:t>1.3</w:t>
      </w:r>
      <w:r>
        <w:t>. Контекстная диаграмма функциональной модели «Поиск объектов»</w:t>
      </w:r>
    </w:p>
    <w:p w14:paraId="68082197" w14:textId="77777777" w:rsidR="00362C38" w:rsidRDefault="00362C38" w:rsidP="00362C38"/>
    <w:p w14:paraId="1AFD79DF" w14:textId="77777777" w:rsidR="00362C38" w:rsidRDefault="00362C38" w:rsidP="00362C38">
      <w:pPr>
        <w:rPr>
          <w:noProof/>
          <w:lang w:eastAsia="ru-RU"/>
        </w:rPr>
      </w:pPr>
    </w:p>
    <w:p w14:paraId="09391597" w14:textId="24AB9F7B" w:rsidR="00362C38" w:rsidRDefault="00362C38" w:rsidP="00362C38">
      <w:pPr>
        <w:keepNext/>
        <w:ind w:firstLine="0"/>
        <w:jc w:val="center"/>
      </w:pPr>
      <w:r>
        <w:rPr>
          <w:noProof/>
          <w:lang w:eastAsia="ru-RU"/>
        </w:rPr>
        <w:lastRenderedPageBreak/>
        <w:drawing>
          <wp:inline distT="0" distB="0" distL="0" distR="0" wp14:anchorId="7E787046" wp14:editId="632F325A">
            <wp:extent cx="5405755" cy="3711575"/>
            <wp:effectExtent l="0" t="0" r="4445"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5755" cy="3711575"/>
                    </a:xfrm>
                    <a:prstGeom prst="rect">
                      <a:avLst/>
                    </a:prstGeom>
                    <a:noFill/>
                    <a:ln>
                      <a:noFill/>
                    </a:ln>
                  </pic:spPr>
                </pic:pic>
              </a:graphicData>
            </a:graphic>
          </wp:inline>
        </w:drawing>
      </w:r>
    </w:p>
    <w:p w14:paraId="6DFDF075" w14:textId="77777777" w:rsidR="00362C38" w:rsidRDefault="00362C38" w:rsidP="00230B21">
      <w:pPr>
        <w:pStyle w:val="affffff4"/>
      </w:pPr>
      <w:r>
        <w:t xml:space="preserve">Рис. </w:t>
      </w:r>
      <w:r>
        <w:rPr>
          <w:noProof/>
        </w:rPr>
        <w:t>1.4</w:t>
      </w:r>
      <w:r>
        <w:t>. Диаграмма первого уровня функциональной модели</w:t>
      </w:r>
    </w:p>
    <w:p w14:paraId="41FEB7F5" w14:textId="3DBF9B73" w:rsidR="00362C38" w:rsidRDefault="00362C38" w:rsidP="00362C38">
      <w:pPr>
        <w:keepNext/>
        <w:ind w:firstLine="0"/>
        <w:jc w:val="center"/>
      </w:pPr>
      <w:r>
        <w:rPr>
          <w:noProof/>
          <w:lang w:eastAsia="ru-RU"/>
        </w:rPr>
        <w:drawing>
          <wp:inline distT="0" distB="0" distL="0" distR="0" wp14:anchorId="6D782503" wp14:editId="323F3421">
            <wp:extent cx="5499735" cy="3751580"/>
            <wp:effectExtent l="0" t="0" r="5715"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9735" cy="3751580"/>
                    </a:xfrm>
                    <a:prstGeom prst="rect">
                      <a:avLst/>
                    </a:prstGeom>
                    <a:noFill/>
                    <a:ln>
                      <a:noFill/>
                    </a:ln>
                  </pic:spPr>
                </pic:pic>
              </a:graphicData>
            </a:graphic>
          </wp:inline>
        </w:drawing>
      </w:r>
    </w:p>
    <w:p w14:paraId="63E40ACB" w14:textId="77777777" w:rsidR="00362C38" w:rsidRDefault="00362C38" w:rsidP="00230B21">
      <w:pPr>
        <w:pStyle w:val="affffff4"/>
      </w:pPr>
      <w:r>
        <w:t xml:space="preserve">Рис. </w:t>
      </w:r>
      <w:r>
        <w:rPr>
          <w:noProof/>
        </w:rPr>
        <w:t>1.5</w:t>
      </w:r>
      <w:r>
        <w:t xml:space="preserve">. </w:t>
      </w:r>
      <w:r>
        <w:rPr>
          <w:noProof/>
        </w:rPr>
        <w:t>Диаграмма второго уровня для блока «Сформировать письмо»</w:t>
      </w:r>
    </w:p>
    <w:p w14:paraId="3E7EF0F4" w14:textId="77777777" w:rsidR="00362C38" w:rsidRDefault="00362C38" w:rsidP="00362C38">
      <w:pPr>
        <w:rPr>
          <w:noProof/>
          <w:lang w:eastAsia="ru-RU"/>
        </w:rPr>
      </w:pPr>
    </w:p>
    <w:p w14:paraId="26EE8700" w14:textId="16CEE455" w:rsidR="00362C38" w:rsidRDefault="00362C38" w:rsidP="00362C38">
      <w:pPr>
        <w:keepNext/>
        <w:ind w:firstLine="0"/>
        <w:jc w:val="center"/>
      </w:pPr>
      <w:r>
        <w:rPr>
          <w:noProof/>
          <w:lang w:eastAsia="ru-RU"/>
        </w:rPr>
        <w:lastRenderedPageBreak/>
        <w:drawing>
          <wp:inline distT="0" distB="0" distL="0" distR="0" wp14:anchorId="3530E066" wp14:editId="5DD3862A">
            <wp:extent cx="5795645" cy="3953510"/>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5645" cy="3953510"/>
                    </a:xfrm>
                    <a:prstGeom prst="rect">
                      <a:avLst/>
                    </a:prstGeom>
                    <a:noFill/>
                    <a:ln>
                      <a:noFill/>
                    </a:ln>
                  </pic:spPr>
                </pic:pic>
              </a:graphicData>
            </a:graphic>
          </wp:inline>
        </w:drawing>
      </w:r>
    </w:p>
    <w:p w14:paraId="27BDD3FB" w14:textId="77777777" w:rsidR="00362C38" w:rsidRDefault="00362C38" w:rsidP="00230B21">
      <w:pPr>
        <w:pStyle w:val="affffff4"/>
        <w:rPr>
          <w:noProof/>
        </w:rPr>
      </w:pPr>
      <w:r>
        <w:t xml:space="preserve">Рис. </w:t>
      </w:r>
      <w:r>
        <w:rPr>
          <w:noProof/>
        </w:rPr>
        <w:t>1.6. Диаграмма второго уровня для блока «Инициировать отправку сообщения»</w:t>
      </w:r>
    </w:p>
    <w:p w14:paraId="387A1AE0" w14:textId="77777777" w:rsidR="00362C38" w:rsidRDefault="00362C38" w:rsidP="00F61418">
      <w:pPr>
        <w:pStyle w:val="2"/>
        <w:numPr>
          <w:ilvl w:val="1"/>
          <w:numId w:val="14"/>
        </w:numPr>
        <w:rPr>
          <w:lang w:val="en-US"/>
        </w:rPr>
      </w:pPr>
      <w:bookmarkStart w:id="72" w:name="_Toc73469541"/>
      <w:bookmarkStart w:id="73" w:name="_Toc68534531"/>
      <w:bookmarkStart w:id="74" w:name="_Toc73879650"/>
      <w:bookmarkStart w:id="75" w:name="_Toc73879926"/>
      <w:r>
        <w:rPr>
          <w:lang w:val="en-US"/>
        </w:rPr>
        <w:t>BPMN</w:t>
      </w:r>
      <w:bookmarkEnd w:id="72"/>
      <w:bookmarkEnd w:id="73"/>
      <w:bookmarkEnd w:id="74"/>
      <w:bookmarkEnd w:id="75"/>
    </w:p>
    <w:p w14:paraId="42CD2E2D" w14:textId="448A4808" w:rsidR="00362C38" w:rsidRDefault="00362C38" w:rsidP="00EA1425">
      <w:r>
        <w:t>В качестве бизнес-процесса был рассмотрен процесс отправки сообщения.</w:t>
      </w:r>
      <w:r w:rsidR="00EA1425">
        <w:t xml:space="preserve"> </w:t>
      </w:r>
      <w:r>
        <w:t>В данном процессе участвуют четыре исполнителя:</w:t>
      </w:r>
    </w:p>
    <w:p w14:paraId="54715933" w14:textId="5276C2F9" w:rsidR="00362C38" w:rsidRDefault="00362C38" w:rsidP="00F61418">
      <w:pPr>
        <w:pStyle w:val="a0"/>
        <w:numPr>
          <w:ilvl w:val="0"/>
          <w:numId w:val="21"/>
        </w:numPr>
      </w:pPr>
      <w:r>
        <w:t>пользователь как инициатор процесса;</w:t>
      </w:r>
    </w:p>
    <w:p w14:paraId="1B77E61A" w14:textId="54D5E2B7" w:rsidR="00362C38" w:rsidRDefault="00362C38" w:rsidP="00F61418">
      <w:pPr>
        <w:pStyle w:val="a0"/>
        <w:numPr>
          <w:ilvl w:val="0"/>
          <w:numId w:val="21"/>
        </w:numPr>
      </w:pPr>
      <w:r>
        <w:t>клиентская часть, обрабатывающая введенные пользователем данные и отправляющая запрос на сервер;</w:t>
      </w:r>
    </w:p>
    <w:p w14:paraId="61C32E7D" w14:textId="77777777" w:rsidR="00362C38" w:rsidRDefault="00362C38" w:rsidP="00F61418">
      <w:pPr>
        <w:pStyle w:val="a0"/>
        <w:numPr>
          <w:ilvl w:val="0"/>
          <w:numId w:val="21"/>
        </w:numPr>
      </w:pPr>
      <w:r>
        <w:t>серверная часть принимает запрос от клиентской части, формирует письмо, заносит его в базу данных и отправляет письмо в очередь;</w:t>
      </w:r>
    </w:p>
    <w:p w14:paraId="17DB5059" w14:textId="77777777" w:rsidR="00362C38" w:rsidRDefault="00362C38" w:rsidP="00F61418">
      <w:pPr>
        <w:pStyle w:val="a0"/>
        <w:numPr>
          <w:ilvl w:val="0"/>
          <w:numId w:val="21"/>
        </w:numPr>
      </w:pPr>
      <w:r>
        <w:t>сторонние сервисы доставки.</w:t>
      </w:r>
    </w:p>
    <w:p w14:paraId="53A61F20" w14:textId="77777777" w:rsidR="00362C38" w:rsidRDefault="00362C38" w:rsidP="00362C38">
      <w:r>
        <w:t>Клиентская часть обрабатывает введенные пользователем данные и отправляет запрос на сервер. Также клиентская часть получает ответ от сервера и представляет пользователю обратную связь в удобном виде.</w:t>
      </w:r>
    </w:p>
    <w:p w14:paraId="270502B1" w14:textId="77777777" w:rsidR="00362C38" w:rsidRDefault="00362C38" w:rsidP="00362C38">
      <w:r>
        <w:t xml:space="preserve">Серверная часть принимает запрос от клиентской части, формирует письмо, заносит его в базу данных и отправляет письмо в очередь. Когда очередь доходит до данного письма, происходит выбор сервера доставки и передача письма выбранному сервису. </w:t>
      </w:r>
    </w:p>
    <w:p w14:paraId="064501A4" w14:textId="77777777" w:rsidR="00362C38" w:rsidRDefault="00362C38" w:rsidP="00362C38">
      <w:r>
        <w:lastRenderedPageBreak/>
        <w:t>При получении неудовлетворительного ответа предпринимается попытка заново отправить письмо, но посредством других доступных сервисов доставки.</w:t>
      </w:r>
    </w:p>
    <w:p w14:paraId="205CB30B" w14:textId="77777777" w:rsidR="00362C38" w:rsidRDefault="00362C38" w:rsidP="00362C38">
      <w:r>
        <w:t>Фрагменты модели бизнес-процесса представлены на рис. 1.7-1.8.</w:t>
      </w:r>
    </w:p>
    <w:p w14:paraId="1F4D64E5" w14:textId="0E1007ED" w:rsidR="00362C38" w:rsidRDefault="004A6E33" w:rsidP="00362C38">
      <w:pPr>
        <w:ind w:firstLine="0"/>
        <w:jc w:val="center"/>
      </w:pPr>
      <w:r w:rsidRPr="004A6E33">
        <w:rPr>
          <w:noProof/>
          <w:lang w:eastAsia="ru-RU"/>
        </w:rPr>
        <w:drawing>
          <wp:inline distT="0" distB="0" distL="0" distR="0" wp14:anchorId="180CD169" wp14:editId="694EE0EB">
            <wp:extent cx="6120130" cy="433006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330065"/>
                    </a:xfrm>
                    <a:prstGeom prst="rect">
                      <a:avLst/>
                    </a:prstGeom>
                  </pic:spPr>
                </pic:pic>
              </a:graphicData>
            </a:graphic>
          </wp:inline>
        </w:drawing>
      </w:r>
    </w:p>
    <w:p w14:paraId="77246BFF" w14:textId="611A13A9" w:rsidR="00362C38" w:rsidRDefault="00362C38" w:rsidP="00230B21">
      <w:pPr>
        <w:pStyle w:val="affffff4"/>
      </w:pPr>
      <w:r>
        <w:t>Рис. 1.7. Фрагмент диаграммы модели бизнес-процесса</w:t>
      </w:r>
    </w:p>
    <w:p w14:paraId="40712F5C" w14:textId="77777777" w:rsidR="004A6E33" w:rsidRDefault="004A6E33" w:rsidP="00230B21">
      <w:pPr>
        <w:pStyle w:val="affffff4"/>
      </w:pPr>
    </w:p>
    <w:p w14:paraId="4B50086D" w14:textId="6A625FBB" w:rsidR="00362C38" w:rsidRDefault="004A6E33" w:rsidP="00362C38">
      <w:pPr>
        <w:ind w:firstLine="0"/>
        <w:jc w:val="center"/>
      </w:pPr>
      <w:r w:rsidRPr="004A6E33">
        <w:rPr>
          <w:noProof/>
          <w:lang w:eastAsia="ru-RU"/>
        </w:rPr>
        <w:lastRenderedPageBreak/>
        <w:drawing>
          <wp:inline distT="0" distB="0" distL="0" distR="0" wp14:anchorId="5AFF853E" wp14:editId="54D8C855">
            <wp:extent cx="6120130" cy="382524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825240"/>
                    </a:xfrm>
                    <a:prstGeom prst="rect">
                      <a:avLst/>
                    </a:prstGeom>
                  </pic:spPr>
                </pic:pic>
              </a:graphicData>
            </a:graphic>
          </wp:inline>
        </w:drawing>
      </w:r>
    </w:p>
    <w:p w14:paraId="586021ED" w14:textId="77777777" w:rsidR="00362C38" w:rsidRDefault="00362C38" w:rsidP="00230B21">
      <w:pPr>
        <w:pStyle w:val="affffff4"/>
      </w:pPr>
      <w:r>
        <w:t>Рис. 1.8. Фрагмент диаграммы модели бизнес-процесса</w:t>
      </w:r>
    </w:p>
    <w:p w14:paraId="7B026340" w14:textId="77777777" w:rsidR="00362C38" w:rsidRDefault="00362C38" w:rsidP="00F61418">
      <w:pPr>
        <w:pStyle w:val="2"/>
        <w:numPr>
          <w:ilvl w:val="1"/>
          <w:numId w:val="14"/>
        </w:numPr>
      </w:pPr>
      <w:bookmarkStart w:id="76" w:name="_Toc73469542"/>
      <w:bookmarkStart w:id="77" w:name="_Toc68534502"/>
      <w:bookmarkStart w:id="78" w:name="_Toc73879651"/>
      <w:bookmarkStart w:id="79" w:name="_Toc73879927"/>
      <w:r>
        <w:t>Выводы</w:t>
      </w:r>
      <w:bookmarkEnd w:id="76"/>
      <w:bookmarkEnd w:id="77"/>
      <w:bookmarkEnd w:id="78"/>
      <w:bookmarkEnd w:id="79"/>
    </w:p>
    <w:p w14:paraId="226D8B27" w14:textId="47322343" w:rsidR="00EA1425" w:rsidRPr="00EA1425" w:rsidRDefault="00EA1425" w:rsidP="00EA1425">
      <w:r>
        <w:t xml:space="preserve">В результате проведенного анализа была изучена предметная область (процесс отправки электронных сообщений), проведено сравнение и выявлены ключевые недостатки существующих программ-аналогов, описаны варианты использования программного комплекса, разработаны </w:t>
      </w:r>
      <w:r>
        <w:rPr>
          <w:lang w:val="en-US"/>
        </w:rPr>
        <w:t>IDEF</w:t>
      </w:r>
      <w:r w:rsidRPr="00EA1425">
        <w:t>0-</w:t>
      </w:r>
      <w:r>
        <w:t xml:space="preserve">диаграмма и </w:t>
      </w:r>
      <w:r>
        <w:rPr>
          <w:lang w:val="en-US"/>
        </w:rPr>
        <w:t>BPMN</w:t>
      </w:r>
      <w:r w:rsidRPr="00EA1425">
        <w:t>.</w:t>
      </w:r>
    </w:p>
    <w:p w14:paraId="25A68C82" w14:textId="373528F1" w:rsidR="00362C38" w:rsidRDefault="00362C38" w:rsidP="00362C38">
      <w:commentRangeStart w:id="80"/>
      <w:r>
        <w:rPr>
          <w:b/>
        </w:rPr>
        <w:t>Тема</w:t>
      </w:r>
      <w:commentRangeEnd w:id="80"/>
      <w:r w:rsidR="00DB1FD9">
        <w:rPr>
          <w:rStyle w:val="af1"/>
        </w:rPr>
        <w:commentReference w:id="80"/>
      </w:r>
      <w:r>
        <w:rPr>
          <w:b/>
        </w:rPr>
        <w:t xml:space="preserve"> работы</w:t>
      </w:r>
      <w:r>
        <w:t>: «</w:t>
      </w:r>
      <w:r w:rsidR="005258C7">
        <w:t>П</w:t>
      </w:r>
      <w:r w:rsidR="005258C7" w:rsidRPr="005258C7">
        <w:t>роектирование программного комплекса управления надежной отправкой электронных писем с реализацией основного механизма рассылки и пользовательского интерфейса</w:t>
      </w:r>
      <w:r>
        <w:t>».</w:t>
      </w:r>
    </w:p>
    <w:p w14:paraId="01690D41" w14:textId="77777777" w:rsidR="00362C38" w:rsidRDefault="00362C38" w:rsidP="00362C38">
      <w:r>
        <w:t>Тема курсовой работы актуальна в виду того, что сервисы рассылки электронных сообщений не лишены разноплановых недостатков, поэтому выбор подходящего сервиса становится нетривиальной задачей.</w:t>
      </w:r>
    </w:p>
    <w:p w14:paraId="362E28AB" w14:textId="77777777" w:rsidR="00362C38" w:rsidRDefault="00362C38" w:rsidP="00362C38">
      <w:pPr>
        <w:ind w:firstLine="708"/>
        <w:rPr>
          <w:szCs w:val="28"/>
        </w:rPr>
      </w:pPr>
      <w:r>
        <w:rPr>
          <w:szCs w:val="28"/>
        </w:rPr>
        <w:t>Так как главным критерием является надежность, а все рассмотренные программы-аналоги не предоставляют требуемый уровень надежности доставки сообщений, можно сделать вывод о необходимости разработки программного продукта, который должен решать все поставленные задачи.</w:t>
      </w:r>
    </w:p>
    <w:p w14:paraId="23DAE87D" w14:textId="77777777" w:rsidR="00362C38" w:rsidRDefault="00362C38" w:rsidP="00362C38">
      <w:r>
        <w:rPr>
          <w:b/>
        </w:rPr>
        <w:lastRenderedPageBreak/>
        <w:t>Целью курсовой работы</w:t>
      </w:r>
      <w:r>
        <w:t xml:space="preserve"> является проектирование программного комплекса управления рассылкой электронных сообщений с возможностью последующего внедрения в системы, требующие повышенной надежности отправки.</w:t>
      </w:r>
    </w:p>
    <w:p w14:paraId="2015C37A" w14:textId="77777777" w:rsidR="00362C38" w:rsidRDefault="00362C38" w:rsidP="00362C38">
      <w:r>
        <w:t xml:space="preserve">Поставленная цель достигается путем решения следующих основных </w:t>
      </w:r>
      <w:r>
        <w:rPr>
          <w:b/>
        </w:rPr>
        <w:t>задач</w:t>
      </w:r>
      <w:r>
        <w:t>:</w:t>
      </w:r>
    </w:p>
    <w:p w14:paraId="7DF8DE68" w14:textId="640FEF7F" w:rsidR="00362C38" w:rsidRPr="005A5E69" w:rsidRDefault="00362C38" w:rsidP="00F61418">
      <w:pPr>
        <w:pStyle w:val="a0"/>
        <w:numPr>
          <w:ilvl w:val="0"/>
          <w:numId w:val="22"/>
        </w:numPr>
      </w:pPr>
      <w:r w:rsidRPr="005A5E69">
        <w:t>анализ процесса отправки электронного письма;</w:t>
      </w:r>
    </w:p>
    <w:p w14:paraId="4F7939BC" w14:textId="1A5ED2CB" w:rsidR="00362C38" w:rsidRPr="005A5E69" w:rsidRDefault="00362C38" w:rsidP="00F61418">
      <w:pPr>
        <w:pStyle w:val="a0"/>
        <w:numPr>
          <w:ilvl w:val="0"/>
          <w:numId w:val="22"/>
        </w:numPr>
      </w:pPr>
      <w:r w:rsidRPr="005A5E69">
        <w:t>сравнительный анализ уже имеющихся систем и платформ для обучения;</w:t>
      </w:r>
    </w:p>
    <w:p w14:paraId="78A8C82C" w14:textId="77777777" w:rsidR="00362C38" w:rsidRPr="005A5E69" w:rsidRDefault="00362C38" w:rsidP="00F61418">
      <w:pPr>
        <w:pStyle w:val="a0"/>
        <w:numPr>
          <w:ilvl w:val="0"/>
          <w:numId w:val="22"/>
        </w:numPr>
      </w:pPr>
      <w:r w:rsidRPr="005A5E69">
        <w:t>разработка и анализ требований;</w:t>
      </w:r>
    </w:p>
    <w:p w14:paraId="7E1428E1" w14:textId="77777777" w:rsidR="00362C38" w:rsidRPr="005A5E69" w:rsidRDefault="00362C38" w:rsidP="00F61418">
      <w:pPr>
        <w:pStyle w:val="a0"/>
        <w:numPr>
          <w:ilvl w:val="0"/>
          <w:numId w:val="22"/>
        </w:numPr>
      </w:pPr>
      <w:r w:rsidRPr="005A5E69">
        <w:t>проектирование программного комплекса;</w:t>
      </w:r>
    </w:p>
    <w:p w14:paraId="66714B54" w14:textId="77777777" w:rsidR="00362C38" w:rsidRPr="005A5E69" w:rsidRDefault="00362C38" w:rsidP="00F61418">
      <w:pPr>
        <w:pStyle w:val="a0"/>
        <w:numPr>
          <w:ilvl w:val="0"/>
          <w:numId w:val="22"/>
        </w:numPr>
      </w:pPr>
      <w:r w:rsidRPr="005A5E69">
        <w:t>программная реализация базы данных, API, серверной части, WEB-интерфейса;</w:t>
      </w:r>
    </w:p>
    <w:p w14:paraId="2363BEA4" w14:textId="77777777" w:rsidR="00362C38" w:rsidRPr="005A5E69" w:rsidRDefault="00362C38" w:rsidP="00F61418">
      <w:pPr>
        <w:pStyle w:val="a0"/>
        <w:numPr>
          <w:ilvl w:val="0"/>
          <w:numId w:val="22"/>
        </w:numPr>
      </w:pPr>
      <w:r w:rsidRPr="005A5E69">
        <w:t>тестирование разработанного программного комплекса;</w:t>
      </w:r>
    </w:p>
    <w:p w14:paraId="44956D59" w14:textId="77777777" w:rsidR="00362C38" w:rsidRPr="005A5E69" w:rsidRDefault="00362C38" w:rsidP="00F61418">
      <w:pPr>
        <w:pStyle w:val="a0"/>
        <w:numPr>
          <w:ilvl w:val="0"/>
          <w:numId w:val="22"/>
        </w:numPr>
      </w:pPr>
      <w:r w:rsidRPr="005A5E69">
        <w:t xml:space="preserve">внедрение в существующую информационную систему. </w:t>
      </w:r>
    </w:p>
    <w:p w14:paraId="3390CC05" w14:textId="77777777" w:rsidR="00362C38" w:rsidRDefault="00362C38" w:rsidP="00362C38">
      <w:r>
        <w:rPr>
          <w:b/>
        </w:rPr>
        <w:t>Объектом</w:t>
      </w:r>
      <w:r>
        <w:t xml:space="preserve"> исследования является процесс рассылки электронных сообщений.</w:t>
      </w:r>
    </w:p>
    <w:p w14:paraId="5B951746" w14:textId="77777777" w:rsidR="00362C38" w:rsidRDefault="00362C38" w:rsidP="00362C38">
      <w:r>
        <w:rPr>
          <w:b/>
        </w:rPr>
        <w:t>Предметом</w:t>
      </w:r>
      <w:r>
        <w:t xml:space="preserve"> исследования в курсовой работе являются методы и средства улучшения надежности и контроля рассылки электронных сообщений.</w:t>
      </w:r>
    </w:p>
    <w:p w14:paraId="6EBCADC8" w14:textId="77777777" w:rsidR="002C3AE6" w:rsidRDefault="002C3AE6" w:rsidP="004A0142">
      <w:pPr>
        <w:pStyle w:val="1"/>
      </w:pPr>
      <w:bookmarkStart w:id="81" w:name="_Toc73879928"/>
      <w:r>
        <w:lastRenderedPageBreak/>
        <w:t>ТЕХНИЧЕСКОЕ ЗАДАНИЕ</w:t>
      </w:r>
      <w:bookmarkEnd w:id="81"/>
    </w:p>
    <w:p w14:paraId="5763CF63" w14:textId="40B3915F" w:rsidR="00537C13" w:rsidRDefault="00537C13" w:rsidP="00537C13">
      <w:r w:rsidRPr="002F779F">
        <w:t>Наименование программы: «</w:t>
      </w:r>
      <w:r w:rsidR="00EA1425">
        <w:t>Программный</w:t>
      </w:r>
      <w:r w:rsidR="00EA1425" w:rsidRPr="00EA1425">
        <w:t xml:space="preserve"> комплекс управления надежной отправкой электронных писем</w:t>
      </w:r>
      <w:r w:rsidRPr="002F779F">
        <w:t>».</w:t>
      </w:r>
    </w:p>
    <w:p w14:paraId="2B17DB03" w14:textId="77777777" w:rsidR="00537C13" w:rsidRDefault="00537C13" w:rsidP="002F779F">
      <w:pPr>
        <w:pStyle w:val="2"/>
      </w:pPr>
      <w:bookmarkStart w:id="82" w:name="_Toc73879652"/>
      <w:bookmarkStart w:id="83" w:name="_Toc73879929"/>
      <w:r w:rsidRPr="002F779F">
        <w:t>Основание</w:t>
      </w:r>
      <w:r>
        <w:t xml:space="preserve"> для разработки</w:t>
      </w:r>
      <w:bookmarkEnd w:id="82"/>
      <w:bookmarkEnd w:id="83"/>
    </w:p>
    <w:p w14:paraId="4D39D7F5" w14:textId="78CBE8DE" w:rsidR="00537C13" w:rsidRPr="00F54AAA" w:rsidRDefault="00222AFF" w:rsidP="00222AFF">
      <w:pPr>
        <w:pStyle w:val="aff0"/>
        <w:rPr>
          <w:sz w:val="32"/>
        </w:rPr>
      </w:pPr>
      <w:r w:rsidRPr="00222AFF">
        <w:t>Основанием для разработки подсистемы управления надежностью отправки электронных писем является задание на дипломную работу, выданное доцентом Трубаковым А.О.</w:t>
      </w:r>
    </w:p>
    <w:p w14:paraId="3F1EB1FD" w14:textId="77777777" w:rsidR="00537C13" w:rsidRDefault="00537C13" w:rsidP="002F779F">
      <w:pPr>
        <w:pStyle w:val="2"/>
      </w:pPr>
      <w:bookmarkStart w:id="84" w:name="_Toc5910833"/>
      <w:bookmarkStart w:id="85" w:name="_Toc73879653"/>
      <w:bookmarkStart w:id="86" w:name="_Toc73879930"/>
      <w:r>
        <w:t xml:space="preserve">Назначение и </w:t>
      </w:r>
      <w:r w:rsidRPr="002F779F">
        <w:t>область</w:t>
      </w:r>
      <w:r>
        <w:t xml:space="preserve"> применения</w:t>
      </w:r>
      <w:bookmarkEnd w:id="84"/>
      <w:bookmarkEnd w:id="85"/>
      <w:bookmarkEnd w:id="86"/>
    </w:p>
    <w:p w14:paraId="278F6EDC" w14:textId="77777777" w:rsidR="00222AFF" w:rsidRDefault="00222AFF" w:rsidP="00222AFF">
      <w:pPr>
        <w:ind w:firstLine="708"/>
        <w:rPr>
          <w:szCs w:val="28"/>
        </w:rPr>
      </w:pPr>
      <w:r>
        <w:rPr>
          <w:szCs w:val="28"/>
        </w:rPr>
        <w:t>Разрабатываемый программный комплекс должен выполнять следующие задачи:</w:t>
      </w:r>
    </w:p>
    <w:p w14:paraId="449CBC99" w14:textId="77777777" w:rsidR="00222AFF" w:rsidRDefault="00222AFF" w:rsidP="00222AFF">
      <w:pPr>
        <w:pStyle w:val="a"/>
      </w:pPr>
      <w:r>
        <w:t>асинхронная рассылка сообщений выбранным адресам с помощью выбранных сервисов доставки;</w:t>
      </w:r>
    </w:p>
    <w:p w14:paraId="5B50C09A" w14:textId="77777777" w:rsidR="00E74C40" w:rsidRDefault="00222AFF" w:rsidP="00E74C40">
      <w:pPr>
        <w:pStyle w:val="a"/>
      </w:pPr>
      <w:r>
        <w:t>обеспечение повышенной надежности доставки;</w:t>
      </w:r>
    </w:p>
    <w:p w14:paraId="28851A4E" w14:textId="687E9616" w:rsidR="00537C13" w:rsidRDefault="00222AFF" w:rsidP="00E74C40">
      <w:pPr>
        <w:pStyle w:val="a"/>
      </w:pPr>
      <w:r w:rsidRPr="00E74C40">
        <w:t>возможность получения и просмотра подробной информации о статусе доставки сообщения.</w:t>
      </w:r>
    </w:p>
    <w:p w14:paraId="154EDD02" w14:textId="3C392AC2" w:rsidR="00B92A4A" w:rsidRDefault="00B92A4A" w:rsidP="00A106AA">
      <w:pPr>
        <w:pStyle w:val="2"/>
      </w:pPr>
      <w:bookmarkStart w:id="87" w:name="_Toc73879654"/>
      <w:bookmarkStart w:id="88" w:name="_Toc73879931"/>
      <w:r>
        <w:t>Требовани</w:t>
      </w:r>
      <w:r w:rsidR="00222AFF">
        <w:t>я</w:t>
      </w:r>
      <w:r>
        <w:t xml:space="preserve"> к </w:t>
      </w:r>
      <w:r w:rsidR="00222AFF">
        <w:t>программному комплексу</w:t>
      </w:r>
      <w:bookmarkEnd w:id="87"/>
      <w:bookmarkEnd w:id="88"/>
    </w:p>
    <w:p w14:paraId="0D8151D3" w14:textId="77777777" w:rsidR="00B92A4A" w:rsidRDefault="00B92A4A" w:rsidP="00362C38">
      <w:pPr>
        <w:pStyle w:val="3"/>
      </w:pPr>
      <w:bookmarkStart w:id="89" w:name="_Toc73879655"/>
      <w:bookmarkStart w:id="90" w:name="_Toc73879932"/>
      <w:r>
        <w:t xml:space="preserve">Требования к </w:t>
      </w:r>
      <w:r w:rsidRPr="002F779F">
        <w:t>функциональным</w:t>
      </w:r>
      <w:r>
        <w:t xml:space="preserve"> характеристикам</w:t>
      </w:r>
      <w:bookmarkEnd w:id="89"/>
      <w:bookmarkEnd w:id="90"/>
    </w:p>
    <w:p w14:paraId="3EC4F501" w14:textId="77777777" w:rsidR="00222AFF" w:rsidRDefault="00222AFF" w:rsidP="00222AFF">
      <w:pPr>
        <w:ind w:firstLine="708"/>
        <w:rPr>
          <w:rFonts w:cs="Times New Roman"/>
          <w:szCs w:val="28"/>
        </w:rPr>
      </w:pPr>
      <w:r>
        <w:rPr>
          <w:szCs w:val="28"/>
        </w:rPr>
        <w:t>Реализуемый программный комплекс должен включать в себя нижеупомянутые функциональные особенности:</w:t>
      </w:r>
    </w:p>
    <w:p w14:paraId="04A75697" w14:textId="77777777" w:rsidR="00222AFF" w:rsidRDefault="00222AFF" w:rsidP="00F61418">
      <w:pPr>
        <w:pStyle w:val="a7"/>
        <w:numPr>
          <w:ilvl w:val="0"/>
          <w:numId w:val="23"/>
        </w:numPr>
        <w:ind w:left="1134" w:hanging="424"/>
        <w:rPr>
          <w:szCs w:val="28"/>
        </w:rPr>
      </w:pPr>
      <w:r>
        <w:rPr>
          <w:szCs w:val="28"/>
        </w:rPr>
        <w:t xml:space="preserve">Авторизация пользователей в </w:t>
      </w:r>
      <w:r>
        <w:rPr>
          <w:szCs w:val="28"/>
          <w:lang w:val="en-US"/>
        </w:rPr>
        <w:t>web</w:t>
      </w:r>
      <w:r>
        <w:rPr>
          <w:szCs w:val="28"/>
        </w:rPr>
        <w:t>-интерфейсе для администрирования:</w:t>
      </w:r>
    </w:p>
    <w:p w14:paraId="22B19B66" w14:textId="77777777" w:rsidR="00222AFF" w:rsidRDefault="00222AFF" w:rsidP="00222AFF">
      <w:pPr>
        <w:pStyle w:val="a7"/>
        <w:ind w:left="1134" w:firstLine="0"/>
        <w:rPr>
          <w:szCs w:val="28"/>
        </w:rPr>
      </w:pPr>
      <w:r>
        <w:rPr>
          <w:szCs w:val="28"/>
        </w:rPr>
        <w:t>Роли:</w:t>
      </w:r>
    </w:p>
    <w:p w14:paraId="12A368E8" w14:textId="06BDFEA3" w:rsidR="00222AFF" w:rsidRPr="00222AFF" w:rsidRDefault="00E74C40" w:rsidP="00222AFF">
      <w:pPr>
        <w:pStyle w:val="affffff8"/>
      </w:pPr>
      <w:r>
        <w:t>о</w:t>
      </w:r>
      <w:r w:rsidR="00222AFF" w:rsidRPr="00222AFF">
        <w:t>ператор – может управлять рассылкой сообщений, просматривать соответствующую историю сообщений;</w:t>
      </w:r>
    </w:p>
    <w:p w14:paraId="21FC3F62" w14:textId="3D971CA7" w:rsidR="00222AFF" w:rsidRPr="00222AFF" w:rsidRDefault="00E74C40" w:rsidP="00222AFF">
      <w:pPr>
        <w:pStyle w:val="affffff8"/>
      </w:pPr>
      <w:r>
        <w:t>а</w:t>
      </w:r>
      <w:r w:rsidR="00222AFF" w:rsidRPr="00222AFF">
        <w:t>дминистратор – имеет все возможности оператора, но также может просматривать список операторов, создавать новых операторов и удалять существующих.</w:t>
      </w:r>
    </w:p>
    <w:p w14:paraId="651867CB" w14:textId="77777777" w:rsidR="00222AFF" w:rsidRDefault="00222AFF" w:rsidP="00F61418">
      <w:pPr>
        <w:pStyle w:val="a7"/>
        <w:numPr>
          <w:ilvl w:val="0"/>
          <w:numId w:val="23"/>
        </w:numPr>
        <w:ind w:left="1134" w:hanging="425"/>
        <w:rPr>
          <w:szCs w:val="28"/>
        </w:rPr>
      </w:pPr>
      <w:r>
        <w:rPr>
          <w:szCs w:val="28"/>
        </w:rPr>
        <w:t>После осуществления входа в программный комплекс пользователь может:</w:t>
      </w:r>
    </w:p>
    <w:p w14:paraId="7452C4BD" w14:textId="12C8411B" w:rsidR="00222AFF" w:rsidRDefault="00222AFF" w:rsidP="00222AFF">
      <w:pPr>
        <w:pStyle w:val="affffff8"/>
      </w:pPr>
      <w:r>
        <w:lastRenderedPageBreak/>
        <w:t xml:space="preserve">отправлять сообщения на </w:t>
      </w:r>
      <w:r w:rsidR="002305CE">
        <w:t xml:space="preserve">существующие </w:t>
      </w:r>
      <w:r>
        <w:t>электронные почтовые</w:t>
      </w:r>
      <w:r w:rsidR="002305CE">
        <w:t xml:space="preserve"> адреса</w:t>
      </w:r>
      <w:r>
        <w:t>;</w:t>
      </w:r>
    </w:p>
    <w:p w14:paraId="26527961" w14:textId="77777777" w:rsidR="00222AFF" w:rsidRDefault="00222AFF" w:rsidP="00222AFF">
      <w:pPr>
        <w:pStyle w:val="affffff8"/>
      </w:pPr>
      <w:r>
        <w:t>выбирать сервисы доставки из списка доступных на данный момент;</w:t>
      </w:r>
    </w:p>
    <w:p w14:paraId="45073550" w14:textId="7BBD35B1" w:rsidR="00222AFF" w:rsidRDefault="00222AFF" w:rsidP="00222AFF">
      <w:pPr>
        <w:pStyle w:val="affffff8"/>
      </w:pPr>
      <w:r>
        <w:t>подключ</w:t>
      </w:r>
      <w:r w:rsidR="002305CE">
        <w:t>а</w:t>
      </w:r>
      <w:r>
        <w:t>ть свою электронную почту;</w:t>
      </w:r>
    </w:p>
    <w:p w14:paraId="409504F2" w14:textId="2A2BAF11" w:rsidR="00222AFF" w:rsidRDefault="00222AFF" w:rsidP="00222AFF">
      <w:pPr>
        <w:pStyle w:val="affffff8"/>
      </w:pPr>
      <w:r>
        <w:t>прикреплять файлы к сообщению;</w:t>
      </w:r>
    </w:p>
    <w:p w14:paraId="2FEB8B50" w14:textId="0CFA9703" w:rsidR="00222AFF" w:rsidRDefault="00222AFF" w:rsidP="00222AFF">
      <w:pPr>
        <w:pStyle w:val="affffff8"/>
      </w:pPr>
      <w:r>
        <w:t>организовывать отправку сообщений по расписанию;</w:t>
      </w:r>
    </w:p>
    <w:p w14:paraId="04800FF5" w14:textId="0EB9A00B" w:rsidR="002305CE" w:rsidRDefault="002305CE" w:rsidP="00222AFF">
      <w:pPr>
        <w:pStyle w:val="affffff8"/>
      </w:pPr>
      <w:r>
        <w:t>просматривать список доставленных сообщений;</w:t>
      </w:r>
    </w:p>
    <w:p w14:paraId="7A4C35E7" w14:textId="77777777" w:rsidR="00222AFF" w:rsidRDefault="00222AFF" w:rsidP="00222AFF">
      <w:pPr>
        <w:pStyle w:val="affffff8"/>
      </w:pPr>
      <w:r>
        <w:t>просматривать подробную информацию о доставке сообщений.</w:t>
      </w:r>
    </w:p>
    <w:p w14:paraId="58BCE7D0" w14:textId="77777777" w:rsidR="00222AFF" w:rsidRDefault="00222AFF" w:rsidP="00F61418">
      <w:pPr>
        <w:pStyle w:val="a7"/>
        <w:numPr>
          <w:ilvl w:val="0"/>
          <w:numId w:val="23"/>
        </w:numPr>
        <w:ind w:left="1134" w:hanging="424"/>
        <w:rPr>
          <w:szCs w:val="28"/>
        </w:rPr>
      </w:pPr>
      <w:r>
        <w:rPr>
          <w:szCs w:val="28"/>
        </w:rPr>
        <w:t>Разрабатываемый комплекс должен обладать следующими функциями:</w:t>
      </w:r>
    </w:p>
    <w:p w14:paraId="7DE57A66" w14:textId="4538BB31" w:rsidR="00222AFF" w:rsidRDefault="00222AFF" w:rsidP="00222AFF">
      <w:pPr>
        <w:pStyle w:val="affffff8"/>
        <w:rPr>
          <w:szCs w:val="22"/>
        </w:rPr>
      </w:pPr>
      <w:r>
        <w:t xml:space="preserve">по умолчанию в первую очередь осуществлять попытку отправлять сообщение с помощью </w:t>
      </w:r>
      <w:r>
        <w:rPr>
          <w:lang w:val="en-US"/>
        </w:rPr>
        <w:t>SMTP</w:t>
      </w:r>
      <w:r>
        <w:t>-сервера;</w:t>
      </w:r>
    </w:p>
    <w:p w14:paraId="0BFCA547" w14:textId="1605989E" w:rsidR="00222AFF" w:rsidRDefault="00222AFF" w:rsidP="00222AFF">
      <w:pPr>
        <w:pStyle w:val="affffff8"/>
      </w:pPr>
      <w:r>
        <w:t xml:space="preserve">возможность повторной отправки недоставленного сообщения, но уже посредством другого доступного сервиса; </w:t>
      </w:r>
    </w:p>
    <w:p w14:paraId="6FD9D716" w14:textId="4A2058A8" w:rsidR="00222AFF" w:rsidRDefault="00222AFF" w:rsidP="00222AFF">
      <w:pPr>
        <w:pStyle w:val="affffff8"/>
      </w:pPr>
      <w:r>
        <w:t xml:space="preserve">возможность отправлять сообщения посредством минимум </w:t>
      </w:r>
      <w:r>
        <w:rPr>
          <w:b/>
        </w:rPr>
        <w:t>трех</w:t>
      </w:r>
      <w:r>
        <w:t xml:space="preserve"> различных сервисов для отправки сообщений;</w:t>
      </w:r>
    </w:p>
    <w:p w14:paraId="55F5F08F" w14:textId="2D432B9A" w:rsidR="001E1CCB" w:rsidRDefault="001E1CCB" w:rsidP="00222AFF">
      <w:pPr>
        <w:pStyle w:val="affffff8"/>
      </w:pPr>
      <w:r>
        <w:t>в случае неудачной попытки отправить сообщение посредством каждого доступного сервера сообщение помещается в конец очереди;</w:t>
      </w:r>
    </w:p>
    <w:p w14:paraId="131D5118" w14:textId="79EB1F19" w:rsidR="00222AFF" w:rsidRDefault="00222AFF" w:rsidP="00222AFF">
      <w:pPr>
        <w:pStyle w:val="affffff8"/>
      </w:pPr>
      <w:r>
        <w:t xml:space="preserve">наличие </w:t>
      </w:r>
      <w:r>
        <w:rPr>
          <w:lang w:val="en-US"/>
        </w:rPr>
        <w:t>API</w:t>
      </w:r>
      <w:r>
        <w:t xml:space="preserve">, с помощью которого </w:t>
      </w:r>
      <w:r w:rsidR="001E1CCB">
        <w:t>разрабатываемый программный комплекс</w:t>
      </w:r>
      <w:r>
        <w:t xml:space="preserve"> можно будет встраивать в различные сервисы, использующие рассылку сообщений;</w:t>
      </w:r>
    </w:p>
    <w:p w14:paraId="30781387" w14:textId="2C7B17E3" w:rsidR="00222AFF" w:rsidRDefault="00222AFF" w:rsidP="00222AFF">
      <w:pPr>
        <w:pStyle w:val="affffff8"/>
      </w:pPr>
      <w:r>
        <w:t xml:space="preserve">независимость от </w:t>
      </w:r>
      <w:r w:rsidRPr="00222AFF">
        <w:t>пользовательского интерфейса</w:t>
      </w:r>
      <w:r>
        <w:t xml:space="preserve"> – возможность выполнять все функции с помощью методов </w:t>
      </w:r>
      <w:r>
        <w:rPr>
          <w:lang w:val="en-US"/>
        </w:rPr>
        <w:t>WEB</w:t>
      </w:r>
      <w:r w:rsidRPr="00222AFF">
        <w:t xml:space="preserve"> </w:t>
      </w:r>
      <w:r>
        <w:rPr>
          <w:lang w:val="en-US"/>
        </w:rPr>
        <w:t>API</w:t>
      </w:r>
      <w:r>
        <w:t>;</w:t>
      </w:r>
    </w:p>
    <w:p w14:paraId="48757036" w14:textId="2D730DA3" w:rsidR="001E1CCB" w:rsidRDefault="00222AFF" w:rsidP="001E1CCB">
      <w:pPr>
        <w:pStyle w:val="affffff8"/>
      </w:pPr>
      <w:r>
        <w:t>возможность прикреплять файлы</w:t>
      </w:r>
      <w:r w:rsidRPr="00222AFF">
        <w:t xml:space="preserve"> </w:t>
      </w:r>
      <w:r>
        <w:t xml:space="preserve">к сообщению (до 5 файлов в сообщении общим объемом до 10 Мб). </w:t>
      </w:r>
      <w:r w:rsidRPr="00222AFF">
        <w:rPr>
          <w:i/>
        </w:rPr>
        <w:t>Доступные</w:t>
      </w:r>
      <w:r>
        <w:t xml:space="preserve"> расширения: </w:t>
      </w:r>
      <w:r w:rsidRPr="00222AFF">
        <w:t>.</w:t>
      </w:r>
      <w:r>
        <w:rPr>
          <w:lang w:val="en-US"/>
        </w:rPr>
        <w:t>doc</w:t>
      </w:r>
      <w:r w:rsidRPr="00222AFF">
        <w:t>, .</w:t>
      </w:r>
      <w:r>
        <w:rPr>
          <w:lang w:val="en-US"/>
        </w:rPr>
        <w:t>docx</w:t>
      </w:r>
      <w:r w:rsidRPr="00222AFF">
        <w:t>, .</w:t>
      </w:r>
      <w:r>
        <w:rPr>
          <w:lang w:val="en-US"/>
        </w:rPr>
        <w:t>xlsx</w:t>
      </w:r>
      <w:r w:rsidRPr="00222AFF">
        <w:t>, .</w:t>
      </w:r>
      <w:r>
        <w:rPr>
          <w:lang w:val="en-US"/>
        </w:rPr>
        <w:t>csv</w:t>
      </w:r>
      <w:r w:rsidRPr="00222AFF">
        <w:t>, .</w:t>
      </w:r>
      <w:r>
        <w:rPr>
          <w:lang w:val="en-US"/>
        </w:rPr>
        <w:t>png</w:t>
      </w:r>
      <w:r w:rsidRPr="00222AFF">
        <w:t>, .</w:t>
      </w:r>
      <w:r>
        <w:rPr>
          <w:lang w:val="en-US"/>
        </w:rPr>
        <w:t>svg</w:t>
      </w:r>
      <w:r w:rsidRPr="00222AFF">
        <w:t>, .</w:t>
      </w:r>
      <w:r>
        <w:rPr>
          <w:lang w:val="en-US"/>
        </w:rPr>
        <w:t>rar</w:t>
      </w:r>
      <w:r w:rsidRPr="00222AFF">
        <w:t>;</w:t>
      </w:r>
    </w:p>
    <w:p w14:paraId="617D5AA2" w14:textId="3C7A45D6" w:rsidR="001E1CCB" w:rsidRDefault="00222AFF" w:rsidP="001E1CCB">
      <w:pPr>
        <w:pStyle w:val="affffff8"/>
      </w:pPr>
      <w:r>
        <w:t>возможность хранить историю сообщений, т.е. хранить ранее отправленные сообщения и давать доступ к просмотру информации об их доставке;</w:t>
      </w:r>
      <w:r w:rsidR="001E1CCB" w:rsidRPr="001E1CCB">
        <w:t xml:space="preserve"> </w:t>
      </w:r>
    </w:p>
    <w:p w14:paraId="72447762" w14:textId="7ED80E01" w:rsidR="00222AFF" w:rsidRDefault="001E1CCB" w:rsidP="001E1CCB">
      <w:pPr>
        <w:pStyle w:val="affffff8"/>
      </w:pPr>
      <w:r>
        <w:lastRenderedPageBreak/>
        <w:t>возможность скачать ранее прикрепленные файлы;</w:t>
      </w:r>
    </w:p>
    <w:p w14:paraId="47A4E3C3" w14:textId="77777777" w:rsidR="00222AFF" w:rsidRDefault="00222AFF" w:rsidP="00222AFF">
      <w:pPr>
        <w:pStyle w:val="affffff8"/>
        <w:rPr>
          <w:b/>
        </w:rPr>
      </w:pPr>
      <w:r>
        <w:t>возможность получения обратной связи - подсистема должна оповещать пользователя об удачной доставке или о причине неудачной отправки сообщения (</w:t>
      </w:r>
      <w:r>
        <w:rPr>
          <w:i/>
        </w:rPr>
        <w:t>опционально:</w:t>
      </w:r>
      <w:r>
        <w:t xml:space="preserve"> уведомлять о прочтении доставленного сообщения), хранить эту информацию и давать возможность ее просматривать.</w:t>
      </w:r>
    </w:p>
    <w:p w14:paraId="1BC27EBE" w14:textId="77777777" w:rsidR="00222AFF" w:rsidRDefault="00222AFF" w:rsidP="00F61418">
      <w:pPr>
        <w:pStyle w:val="a7"/>
        <w:numPr>
          <w:ilvl w:val="0"/>
          <w:numId w:val="23"/>
        </w:numPr>
        <w:ind w:left="1134" w:hanging="424"/>
        <w:rPr>
          <w:szCs w:val="28"/>
        </w:rPr>
      </w:pPr>
      <w:r>
        <w:rPr>
          <w:szCs w:val="28"/>
        </w:rPr>
        <w:t>Разрабатываемый комплекс предоставляет асинхронную отправку сообщений: когда оператор или администратор отправляет сообщение, сообщение отправляется в очередь на удаленном сервере. Система с настраиваемой периодичностью проверяет эту очередь и передает сообщения соответствующим сервисам доставки.</w:t>
      </w:r>
    </w:p>
    <w:p w14:paraId="0F84FCC5" w14:textId="77777777" w:rsidR="00222AFF" w:rsidRDefault="00222AFF" w:rsidP="00F61418">
      <w:pPr>
        <w:pStyle w:val="a7"/>
        <w:numPr>
          <w:ilvl w:val="0"/>
          <w:numId w:val="23"/>
        </w:numPr>
        <w:ind w:left="1134" w:hanging="424"/>
        <w:rPr>
          <w:szCs w:val="28"/>
        </w:rPr>
      </w:pPr>
      <w:r>
        <w:rPr>
          <w:szCs w:val="28"/>
        </w:rPr>
        <w:t>В целях улучшения надежности разрабатываемый комплекс должен включать в себя кластерную систему серверов.</w:t>
      </w:r>
    </w:p>
    <w:p w14:paraId="7BE1B873" w14:textId="77777777" w:rsidR="00222AFF" w:rsidRDefault="00222AFF" w:rsidP="00F61418">
      <w:pPr>
        <w:pStyle w:val="a7"/>
        <w:numPr>
          <w:ilvl w:val="0"/>
          <w:numId w:val="23"/>
        </w:numPr>
        <w:ind w:left="1134" w:hanging="425"/>
      </w:pPr>
      <w:r>
        <w:t>Требования к интерфейсу</w:t>
      </w:r>
    </w:p>
    <w:p w14:paraId="1D6E1E66" w14:textId="77777777" w:rsidR="00222AFF" w:rsidRDefault="00222AFF" w:rsidP="00222AFF">
      <w:pPr>
        <w:ind w:firstLine="1134"/>
        <w:rPr>
          <w:szCs w:val="28"/>
        </w:rPr>
      </w:pPr>
      <w:r>
        <w:rPr>
          <w:szCs w:val="28"/>
        </w:rPr>
        <w:t>Реализуемый программный комплекс должен включать в себя нижеупомянутые функциональные особенности:</w:t>
      </w:r>
    </w:p>
    <w:p w14:paraId="2490E408" w14:textId="0EF1A65A" w:rsidR="00222AFF" w:rsidRDefault="00222AFF" w:rsidP="00F61418">
      <w:pPr>
        <w:pStyle w:val="a0"/>
        <w:numPr>
          <w:ilvl w:val="0"/>
          <w:numId w:val="24"/>
        </w:numPr>
        <w:rPr>
          <w:szCs w:val="28"/>
        </w:rPr>
      </w:pPr>
      <w:r>
        <w:t xml:space="preserve">интерфейс для работы с подсистемой (интерфейс администратора) – </w:t>
      </w:r>
      <w:r>
        <w:rPr>
          <w:lang w:val="en-US"/>
        </w:rPr>
        <w:t>web</w:t>
      </w:r>
      <w:r>
        <w:t>-страница, включает в себя список со всей информацией об отправленных сообщениях, предоставляет возможность вручную отправить сообщение через выбранный сервис, настраивать почтовые шлюзы;</w:t>
      </w:r>
    </w:p>
    <w:p w14:paraId="6588CA7D" w14:textId="2202E4CF" w:rsidR="00222AFF" w:rsidRDefault="00222AFF" w:rsidP="00F61418">
      <w:pPr>
        <w:pStyle w:val="a0"/>
        <w:numPr>
          <w:ilvl w:val="0"/>
          <w:numId w:val="24"/>
        </w:numPr>
        <w:rPr>
          <w:szCs w:val="28"/>
        </w:rPr>
      </w:pPr>
      <w:r>
        <w:t>необходимо обеспечить совместимость с основными браузерами (последние версии Chrome, Firefox, Safari, Opera; IE начиная с 10 версии). Верстка должна быть адаптивной и рассчитана на минимальное разрешение экрана 1280×720;</w:t>
      </w:r>
    </w:p>
    <w:p w14:paraId="4BCD1778" w14:textId="77777777" w:rsidR="00222AFF" w:rsidRDefault="00222AFF" w:rsidP="00F61418">
      <w:pPr>
        <w:pStyle w:val="a0"/>
        <w:numPr>
          <w:ilvl w:val="0"/>
          <w:numId w:val="24"/>
        </w:numPr>
        <w:rPr>
          <w:szCs w:val="28"/>
        </w:rPr>
      </w:pPr>
      <w:r>
        <w:t>цветовая гамма приложения не должна быть излишне яркой, но сочетания цветов должны быть контрастными. Дизайн должен быть простым и понятным, нужно избегать непонятных иконок. Списки, с помощью которых также может быть реализовано меню, не должны превышать 5-9 элементов;</w:t>
      </w:r>
    </w:p>
    <w:p w14:paraId="160A2C51" w14:textId="444853F2" w:rsidR="00222AFF" w:rsidRDefault="00222AFF" w:rsidP="00F61418">
      <w:pPr>
        <w:pStyle w:val="a0"/>
        <w:numPr>
          <w:ilvl w:val="0"/>
          <w:numId w:val="24"/>
        </w:numPr>
        <w:rPr>
          <w:szCs w:val="28"/>
        </w:rPr>
      </w:pPr>
      <w:r>
        <w:lastRenderedPageBreak/>
        <w:t>если время загрузки страницы составляет более 5с., необходимо обеспечить пользователю уверенность в том, что процесс действительно происходит при помощи индикатора выполнения процесса;</w:t>
      </w:r>
    </w:p>
    <w:p w14:paraId="1F52CB1C" w14:textId="77777777" w:rsidR="00222AFF" w:rsidRDefault="00222AFF" w:rsidP="00F61418">
      <w:pPr>
        <w:pStyle w:val="a0"/>
        <w:numPr>
          <w:ilvl w:val="0"/>
          <w:numId w:val="24"/>
        </w:numPr>
        <w:rPr>
          <w:szCs w:val="28"/>
        </w:rPr>
      </w:pPr>
      <w:r>
        <w:t>на длинных страницах необходимо применять ссылки, возвращающие пользователя в верхнюю часть страницы.</w:t>
      </w:r>
    </w:p>
    <w:p w14:paraId="4646C70A" w14:textId="77777777" w:rsidR="00222AFF" w:rsidRDefault="00222AFF" w:rsidP="00222AFF">
      <w:pPr>
        <w:rPr>
          <w:szCs w:val="28"/>
        </w:rPr>
      </w:pPr>
      <w:r>
        <w:rPr>
          <w:b/>
          <w:szCs w:val="28"/>
        </w:rPr>
        <w:t xml:space="preserve">Получение данных. </w:t>
      </w:r>
      <w:r>
        <w:rPr>
          <w:szCs w:val="28"/>
        </w:rPr>
        <w:t>Система получает на вход:</w:t>
      </w:r>
    </w:p>
    <w:p w14:paraId="244EAA9E" w14:textId="14794FEC" w:rsidR="00222AFF" w:rsidRDefault="00222AFF" w:rsidP="00F61418">
      <w:pPr>
        <w:pStyle w:val="a0"/>
        <w:numPr>
          <w:ilvl w:val="0"/>
          <w:numId w:val="25"/>
        </w:numPr>
      </w:pPr>
      <w:r>
        <w:t xml:space="preserve">тему; </w:t>
      </w:r>
    </w:p>
    <w:p w14:paraId="78F43D05" w14:textId="4D179C31" w:rsidR="00222AFF" w:rsidRDefault="00222AFF" w:rsidP="00F61418">
      <w:pPr>
        <w:pStyle w:val="a0"/>
        <w:numPr>
          <w:ilvl w:val="0"/>
          <w:numId w:val="25"/>
        </w:numPr>
      </w:pPr>
      <w:r>
        <w:t xml:space="preserve">тело сообщения; </w:t>
      </w:r>
    </w:p>
    <w:p w14:paraId="4CD5EFE9" w14:textId="7998D916" w:rsidR="00222AFF" w:rsidRDefault="0083681A" w:rsidP="00F61418">
      <w:pPr>
        <w:pStyle w:val="a0"/>
        <w:numPr>
          <w:ilvl w:val="0"/>
          <w:numId w:val="25"/>
        </w:numPr>
      </w:pPr>
      <w:r>
        <w:t>список прикрепленных файлов</w:t>
      </w:r>
      <w:r w:rsidR="00222AFF">
        <w:t xml:space="preserve">; </w:t>
      </w:r>
    </w:p>
    <w:p w14:paraId="4661AAAA" w14:textId="77777777" w:rsidR="00222AFF" w:rsidRDefault="00222AFF" w:rsidP="00F61418">
      <w:pPr>
        <w:pStyle w:val="a0"/>
        <w:numPr>
          <w:ilvl w:val="0"/>
          <w:numId w:val="25"/>
        </w:numPr>
      </w:pPr>
      <w:r>
        <w:t xml:space="preserve">список адресов, на которые нужно отправить сообщения; </w:t>
      </w:r>
    </w:p>
    <w:p w14:paraId="2BDD209D" w14:textId="2360A78C" w:rsidR="00222AFF" w:rsidRDefault="0083681A" w:rsidP="00F61418">
      <w:pPr>
        <w:pStyle w:val="a0"/>
        <w:numPr>
          <w:ilvl w:val="0"/>
          <w:numId w:val="25"/>
        </w:numPr>
      </w:pPr>
      <w:r>
        <w:t>выбранный сервис доставки, посредством которого</w:t>
      </w:r>
      <w:r w:rsidR="00222AFF">
        <w:t xml:space="preserve"> необходимо доставить сообщение; </w:t>
      </w:r>
    </w:p>
    <w:p w14:paraId="5D38ED3E" w14:textId="6AB5190D" w:rsidR="00222AFF" w:rsidRDefault="0083681A" w:rsidP="0083681A">
      <w:pPr>
        <w:pStyle w:val="a0"/>
        <w:numPr>
          <w:ilvl w:val="0"/>
          <w:numId w:val="0"/>
        </w:numPr>
        <w:ind w:left="720"/>
        <w:rPr>
          <w:b/>
        </w:rPr>
      </w:pPr>
      <w:r w:rsidRPr="0083681A">
        <w:t xml:space="preserve">6) </w:t>
      </w:r>
      <w:r w:rsidR="00222AFF">
        <w:t>запланированное время доставки или диапазоны времени, в пределах которых сообщение должно быть доставлено.</w:t>
      </w:r>
    </w:p>
    <w:p w14:paraId="39FD16CC" w14:textId="14821528" w:rsidR="0083681A" w:rsidRDefault="0083681A" w:rsidP="0083681A">
      <w:pPr>
        <w:rPr>
          <w:b/>
          <w:szCs w:val="28"/>
        </w:rPr>
      </w:pPr>
      <w:r>
        <w:rPr>
          <w:b/>
          <w:szCs w:val="28"/>
        </w:rPr>
        <w:t xml:space="preserve">Выходные данные. </w:t>
      </w:r>
      <w:r>
        <w:rPr>
          <w:szCs w:val="28"/>
        </w:rPr>
        <w:t>Система предоставляет пользователю историю соо</w:t>
      </w:r>
      <w:r w:rsidR="00115F3F">
        <w:rPr>
          <w:szCs w:val="28"/>
        </w:rPr>
        <w:t>бщений с информацией о доставке, список контактов, список доступных сервисов доставки.</w:t>
      </w:r>
    </w:p>
    <w:p w14:paraId="3D605D96" w14:textId="74946109" w:rsidR="0083681A" w:rsidRDefault="0083681A" w:rsidP="0083681A">
      <w:pPr>
        <w:rPr>
          <w:b/>
          <w:szCs w:val="28"/>
        </w:rPr>
      </w:pPr>
      <w:r>
        <w:rPr>
          <w:b/>
          <w:szCs w:val="28"/>
        </w:rPr>
        <w:t xml:space="preserve">Отправка данных. </w:t>
      </w:r>
      <w:r>
        <w:rPr>
          <w:szCs w:val="28"/>
        </w:rPr>
        <w:t xml:space="preserve">Система обрабатывает полученные от пользователя данные через </w:t>
      </w:r>
      <w:r w:rsidR="00115F3F">
        <w:rPr>
          <w:szCs w:val="28"/>
          <w:lang w:val="en-US"/>
        </w:rPr>
        <w:t>WEB</w:t>
      </w:r>
      <w:r w:rsidRPr="0083681A">
        <w:rPr>
          <w:szCs w:val="28"/>
        </w:rPr>
        <w:t xml:space="preserve"> </w:t>
      </w:r>
      <w:r>
        <w:rPr>
          <w:szCs w:val="28"/>
          <w:lang w:val="en-US"/>
        </w:rPr>
        <w:t>API</w:t>
      </w:r>
      <w:r w:rsidR="00115F3F" w:rsidRPr="00115F3F">
        <w:rPr>
          <w:szCs w:val="28"/>
        </w:rPr>
        <w:t xml:space="preserve"> </w:t>
      </w:r>
      <w:r w:rsidR="00115F3F">
        <w:rPr>
          <w:szCs w:val="28"/>
        </w:rPr>
        <w:t>[2]</w:t>
      </w:r>
      <w:r w:rsidRPr="0083681A">
        <w:rPr>
          <w:szCs w:val="28"/>
        </w:rPr>
        <w:t xml:space="preserve"> </w:t>
      </w:r>
      <w:r>
        <w:rPr>
          <w:szCs w:val="28"/>
        </w:rPr>
        <w:t>и передает их указанным сервисам доставки.</w:t>
      </w:r>
    </w:p>
    <w:p w14:paraId="4F3CF18E" w14:textId="77777777" w:rsidR="0083681A" w:rsidRDefault="0083681A" w:rsidP="00A106AA">
      <w:pPr>
        <w:pStyle w:val="3"/>
      </w:pPr>
      <w:bookmarkStart w:id="91" w:name="_Toc73469548"/>
      <w:bookmarkStart w:id="92" w:name="_Toc73879656"/>
      <w:bookmarkStart w:id="93" w:name="_Toc73879933"/>
      <w:r>
        <w:t>Требования к надежности</w:t>
      </w:r>
      <w:bookmarkEnd w:id="91"/>
      <w:bookmarkEnd w:id="92"/>
      <w:bookmarkEnd w:id="93"/>
    </w:p>
    <w:p w14:paraId="700BB35E" w14:textId="77777777" w:rsidR="0083681A" w:rsidRDefault="0083681A" w:rsidP="00F61418">
      <w:pPr>
        <w:pStyle w:val="a7"/>
        <w:numPr>
          <w:ilvl w:val="3"/>
          <w:numId w:val="23"/>
        </w:numPr>
        <w:ind w:left="1134" w:hanging="425"/>
        <w:rPr>
          <w:lang w:eastAsia="ru-RU"/>
        </w:rPr>
      </w:pPr>
      <w:r>
        <w:rPr>
          <w:lang w:eastAsia="ru-RU"/>
        </w:rPr>
        <w:t>Требования к обеспечению надежного функционирования программы</w:t>
      </w:r>
    </w:p>
    <w:p w14:paraId="0BED14BD" w14:textId="77777777" w:rsidR="0083681A" w:rsidRDefault="0083681A" w:rsidP="0083681A">
      <w:pPr>
        <w:rPr>
          <w:lang w:eastAsia="ru-RU"/>
        </w:rPr>
      </w:pPr>
      <w:r>
        <w:rPr>
          <w:lang w:eastAsia="ru-RU"/>
        </w:rPr>
        <w:t>Надежное (устойчивое)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1D723D70" w14:textId="77777777" w:rsidR="0083681A" w:rsidRDefault="0083681A" w:rsidP="00F61418">
      <w:pPr>
        <w:pStyle w:val="a0"/>
        <w:numPr>
          <w:ilvl w:val="0"/>
          <w:numId w:val="26"/>
        </w:numPr>
        <w:rPr>
          <w:lang w:eastAsia="ru-RU"/>
        </w:rPr>
      </w:pPr>
      <w:r>
        <w:rPr>
          <w:lang w:eastAsia="ru-RU"/>
        </w:rPr>
        <w:t>организацией бесперебойного питания технических средств;</w:t>
      </w:r>
    </w:p>
    <w:p w14:paraId="4DEAEF2C" w14:textId="43DD577D" w:rsidR="0083681A" w:rsidRDefault="0083681A" w:rsidP="00F61418">
      <w:pPr>
        <w:pStyle w:val="a0"/>
        <w:numPr>
          <w:ilvl w:val="0"/>
          <w:numId w:val="26"/>
        </w:numPr>
        <w:rPr>
          <w:lang w:eastAsia="ru-RU"/>
        </w:rPr>
      </w:pPr>
      <w:r>
        <w:rPr>
          <w:lang w:eastAsia="ru-RU"/>
        </w:rPr>
        <w:t>использованием лицензионного программного обеспечения;</w:t>
      </w:r>
    </w:p>
    <w:p w14:paraId="3EA3170A" w14:textId="2E3C9C44" w:rsidR="0083681A" w:rsidRDefault="0083681A" w:rsidP="00F61418">
      <w:pPr>
        <w:pStyle w:val="a0"/>
        <w:numPr>
          <w:ilvl w:val="0"/>
          <w:numId w:val="20"/>
        </w:numPr>
        <w:rPr>
          <w:lang w:eastAsia="ru-RU"/>
        </w:rPr>
      </w:pPr>
      <w:r>
        <w:rPr>
          <w:lang w:eastAsia="ru-RU"/>
        </w:rPr>
        <w:t xml:space="preserve">регулярным выполнением рекомендаций Министерства труда и социального развития РФ, изложенных в Постановлении от 23 июля 1998 г. «Об утверждении межотраслевых типовых норм времени на </w:t>
      </w:r>
      <w:r>
        <w:rPr>
          <w:lang w:eastAsia="ru-RU"/>
        </w:rPr>
        <w:lastRenderedPageBreak/>
        <w:t>работы по сервисному обслуживанию ПЭВМ и оргтехники и сопровождению программных средств»;</w:t>
      </w:r>
    </w:p>
    <w:p w14:paraId="11B7BBBE" w14:textId="6C67405A" w:rsidR="0083681A" w:rsidRDefault="0083681A" w:rsidP="00F61418">
      <w:pPr>
        <w:pStyle w:val="a0"/>
        <w:numPr>
          <w:ilvl w:val="0"/>
          <w:numId w:val="20"/>
        </w:numPr>
        <w:rPr>
          <w:lang w:eastAsia="ru-RU"/>
        </w:rPr>
      </w:pPr>
      <w:r>
        <w:rPr>
          <w:lang w:eastAsia="ru-RU"/>
        </w:rPr>
        <w:t>регулярным выполнением требований ГОСТ 51188-98. Защита информации. Испытания программных средств на наличие компьютерных вирусов.</w:t>
      </w:r>
    </w:p>
    <w:p w14:paraId="50AA2B15" w14:textId="256FCEF7" w:rsidR="0083681A" w:rsidRDefault="0083681A" w:rsidP="00F61418">
      <w:pPr>
        <w:pStyle w:val="a7"/>
        <w:numPr>
          <w:ilvl w:val="3"/>
          <w:numId w:val="23"/>
        </w:numPr>
        <w:ind w:left="1134" w:hanging="425"/>
        <w:jc w:val="left"/>
        <w:rPr>
          <w:lang w:eastAsia="ru-RU"/>
        </w:rPr>
      </w:pPr>
      <w:r>
        <w:rPr>
          <w:lang w:eastAsia="ru-RU"/>
        </w:rPr>
        <w:t xml:space="preserve">Время восстановления после </w:t>
      </w:r>
      <w:commentRangeStart w:id="94"/>
      <w:r>
        <w:rPr>
          <w:lang w:eastAsia="ru-RU"/>
        </w:rPr>
        <w:t>отказа</w:t>
      </w:r>
      <w:commentRangeEnd w:id="94"/>
      <w:r w:rsidR="007D6ADB">
        <w:rPr>
          <w:rStyle w:val="af1"/>
        </w:rPr>
        <w:commentReference w:id="94"/>
      </w:r>
      <w:r w:rsidR="00EA1425">
        <w:rPr>
          <w:lang w:eastAsia="ru-RU"/>
        </w:rPr>
        <w:t>.</w:t>
      </w:r>
    </w:p>
    <w:p w14:paraId="2B43B446" w14:textId="77777777" w:rsidR="0083681A" w:rsidRDefault="0083681A" w:rsidP="0083681A">
      <w:pPr>
        <w:rPr>
          <w:lang w:eastAsia="ru-RU"/>
        </w:rPr>
      </w:pPr>
      <w:r>
        <w:rPr>
          <w:lang w:eastAsia="ru-RU"/>
        </w:rPr>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30-ти минут при условии соблюдения условий эксплуатации технических и программных средств.</w:t>
      </w:r>
    </w:p>
    <w:p w14:paraId="5F67ADA1" w14:textId="77777777" w:rsidR="0083681A" w:rsidRDefault="0083681A" w:rsidP="0083681A">
      <w:pPr>
        <w:rPr>
          <w:lang w:eastAsia="ru-RU"/>
        </w:rPr>
      </w:pPr>
      <w:r>
        <w:rPr>
          <w:lang w:eastAsia="ru-RU"/>
        </w:rPr>
        <w:t>Время восстановления после отказа, вызванного неисправностью технических средств, фатальным сбоем системы, не должно превышать времени, требуемого на устранение неисправностей технических средств и переустановки программных средств.</w:t>
      </w:r>
    </w:p>
    <w:p w14:paraId="277CEF47" w14:textId="77777777" w:rsidR="0083681A" w:rsidRDefault="0083681A" w:rsidP="00F61418">
      <w:pPr>
        <w:pStyle w:val="a7"/>
        <w:numPr>
          <w:ilvl w:val="3"/>
          <w:numId w:val="23"/>
        </w:numPr>
        <w:ind w:left="1134" w:hanging="425"/>
        <w:rPr>
          <w:lang w:eastAsia="ru-RU"/>
        </w:rPr>
      </w:pPr>
      <w:r>
        <w:rPr>
          <w:lang w:eastAsia="ru-RU"/>
        </w:rPr>
        <w:t>Отказы из-за некорректных действий оператора</w:t>
      </w:r>
    </w:p>
    <w:p w14:paraId="7EF43EF2" w14:textId="77777777" w:rsidR="0083681A" w:rsidRDefault="0083681A" w:rsidP="0083681A">
      <w:pPr>
        <w:rPr>
          <w:lang w:eastAsia="ru-RU"/>
        </w:rPr>
      </w:pPr>
      <w:r>
        <w:rPr>
          <w:lang w:eastAsia="ru-RU"/>
        </w:rPr>
        <w:t>Отказы программы возможны вследствие некорректных действий пользователя при взаимодействии с системой.</w:t>
      </w:r>
    </w:p>
    <w:p w14:paraId="7B1FC70B" w14:textId="77777777" w:rsidR="0083681A" w:rsidRDefault="0083681A" w:rsidP="0083681A">
      <w:pPr>
        <w:rPr>
          <w:lang w:eastAsia="ru-RU"/>
        </w:rPr>
      </w:pPr>
      <w:r>
        <w:rPr>
          <w:lang w:eastAsia="ru-RU"/>
        </w:rPr>
        <w:t>Во избежание возникновения отказов программы по указанной выше причине следует обеспечить работу оператора без предоставления ему административных привилегий, что реализовано посредством разделения ролей.</w:t>
      </w:r>
    </w:p>
    <w:p w14:paraId="0D23D807" w14:textId="19FEA930" w:rsidR="0083681A" w:rsidRDefault="0083681A" w:rsidP="00A106AA">
      <w:pPr>
        <w:pStyle w:val="2"/>
      </w:pPr>
      <w:bookmarkStart w:id="95" w:name="_Toc73469549"/>
      <w:bookmarkStart w:id="96" w:name="_Toc8643079"/>
      <w:bookmarkStart w:id="97" w:name="_Toc44341660"/>
      <w:bookmarkStart w:id="98" w:name="_Toc73879657"/>
      <w:bookmarkStart w:id="99" w:name="_Toc73879934"/>
      <w:r>
        <w:t>Условия эксплуатации</w:t>
      </w:r>
      <w:bookmarkEnd w:id="95"/>
      <w:bookmarkEnd w:id="96"/>
      <w:bookmarkEnd w:id="97"/>
      <w:bookmarkEnd w:id="98"/>
      <w:bookmarkEnd w:id="99"/>
    </w:p>
    <w:p w14:paraId="33232EBB" w14:textId="77777777" w:rsidR="0083681A" w:rsidRDefault="0083681A" w:rsidP="00A106AA">
      <w:pPr>
        <w:pStyle w:val="3"/>
        <w:ind w:firstLine="709"/>
        <w:rPr>
          <w:b w:val="0"/>
          <w:i w:val="0"/>
        </w:rPr>
      </w:pPr>
      <w:bookmarkStart w:id="100" w:name="_Toc73469550"/>
      <w:bookmarkStart w:id="101" w:name="_Toc73879658"/>
      <w:bookmarkStart w:id="102" w:name="_Toc73879935"/>
      <w:r>
        <w:t>Климатические условия эксплуатации</w:t>
      </w:r>
      <w:bookmarkEnd w:id="100"/>
      <w:bookmarkEnd w:id="101"/>
      <w:bookmarkEnd w:id="102"/>
    </w:p>
    <w:p w14:paraId="67C47986" w14:textId="77777777" w:rsidR="0083681A" w:rsidRDefault="0083681A" w:rsidP="0083681A">
      <w:pPr>
        <w:ind w:firstLine="708"/>
        <w:rPr>
          <w:rFonts w:ascii="Times" w:hAnsi="Times" w:cs="Times New Roman"/>
          <w:szCs w:val="28"/>
        </w:rPr>
      </w:pPr>
      <w:r>
        <w:rPr>
          <w:rFonts w:ascii="Times" w:hAnsi="Times"/>
          <w:szCs w:val="28"/>
        </w:rPr>
        <w:t>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14:paraId="7776EF5B" w14:textId="77777777" w:rsidR="0083681A" w:rsidRDefault="0083681A" w:rsidP="00A106AA">
      <w:pPr>
        <w:pStyle w:val="3"/>
        <w:ind w:firstLine="709"/>
        <w:rPr>
          <w:b w:val="0"/>
          <w:i w:val="0"/>
        </w:rPr>
      </w:pPr>
      <w:bookmarkStart w:id="103" w:name="_Toc73469551"/>
      <w:bookmarkStart w:id="104" w:name="_Toc73879659"/>
      <w:bookmarkStart w:id="105" w:name="_Toc73879936"/>
      <w:bookmarkStart w:id="106" w:name="_Toc8643080"/>
      <w:bookmarkStart w:id="107" w:name="_Toc44341661"/>
      <w:r>
        <w:t>Требования к квалификации и численности персонала</w:t>
      </w:r>
      <w:bookmarkEnd w:id="103"/>
      <w:bookmarkEnd w:id="104"/>
      <w:bookmarkEnd w:id="105"/>
    </w:p>
    <w:p w14:paraId="28C9628E" w14:textId="77777777" w:rsidR="0083681A" w:rsidRDefault="0083681A" w:rsidP="0083681A">
      <w:pPr>
        <w:rPr>
          <w:szCs w:val="28"/>
          <w:lang w:eastAsia="ru-RU"/>
        </w:rPr>
      </w:pPr>
      <w:r>
        <w:rPr>
          <w:color w:val="000000"/>
          <w:szCs w:val="28"/>
        </w:rPr>
        <w:t>Минимальное количество персонала, требуемого для работы программного комплекса, должно составлять не менее 1 человека: администратор, управляющий настройкой подсистемы.</w:t>
      </w:r>
    </w:p>
    <w:p w14:paraId="50D6BC06" w14:textId="77777777" w:rsidR="0083681A" w:rsidRDefault="0083681A" w:rsidP="00A106AA">
      <w:pPr>
        <w:pStyle w:val="3"/>
        <w:rPr>
          <w:b w:val="0"/>
          <w:i w:val="0"/>
        </w:rPr>
      </w:pPr>
      <w:bookmarkStart w:id="108" w:name="_Toc73469552"/>
      <w:bookmarkStart w:id="109" w:name="_Toc73879660"/>
      <w:bookmarkStart w:id="110" w:name="_Toc73879937"/>
      <w:bookmarkEnd w:id="106"/>
      <w:bookmarkEnd w:id="107"/>
      <w:r>
        <w:lastRenderedPageBreak/>
        <w:t>Требования к составу и параметрам технических средств</w:t>
      </w:r>
      <w:bookmarkEnd w:id="108"/>
      <w:bookmarkEnd w:id="109"/>
      <w:bookmarkEnd w:id="110"/>
    </w:p>
    <w:p w14:paraId="58F8153C" w14:textId="77777777" w:rsidR="0083681A" w:rsidRDefault="0083681A" w:rsidP="00115F3F">
      <w:pPr>
        <w:pStyle w:val="aff0"/>
      </w:pPr>
      <w:r>
        <w:t>Программный комплекс функционирует в составе уже имеющегося сервиса и не предъявляет дополнительных требований к составу и параметру технических средств. Подсистема должна работать на тех же самых устройствах, что и вся система учета.</w:t>
      </w:r>
    </w:p>
    <w:p w14:paraId="40537D95" w14:textId="77777777" w:rsidR="0083681A" w:rsidRDefault="0083681A" w:rsidP="00115F3F">
      <w:pPr>
        <w:pStyle w:val="aff0"/>
      </w:pPr>
      <w:r>
        <w:t xml:space="preserve">Сервер приложения: </w:t>
      </w:r>
    </w:p>
    <w:p w14:paraId="5E058E5A" w14:textId="77777777" w:rsidR="0083681A" w:rsidRDefault="0083681A" w:rsidP="00115F3F">
      <w:pPr>
        <w:pStyle w:val="a"/>
        <w:rPr>
          <w:lang w:val="en-US"/>
        </w:rPr>
      </w:pPr>
      <w:r>
        <w:t>наличие веб-</w:t>
      </w:r>
      <w:r w:rsidRPr="00115F3F">
        <w:t>сервера</w:t>
      </w:r>
      <w:r>
        <w:t xml:space="preserve"> </w:t>
      </w:r>
      <w:r>
        <w:rPr>
          <w:lang w:val="en-US"/>
        </w:rPr>
        <w:t>IIS.</w:t>
      </w:r>
    </w:p>
    <w:p w14:paraId="1632E8A4" w14:textId="77777777" w:rsidR="0083681A" w:rsidRDefault="0083681A" w:rsidP="0083681A">
      <w:pPr>
        <w:pStyle w:val="a"/>
      </w:pPr>
      <w:r>
        <w:t>процессор: 3,1 ГГц и выше;</w:t>
      </w:r>
    </w:p>
    <w:p w14:paraId="3A139C2B" w14:textId="77777777" w:rsidR="0083681A" w:rsidRDefault="0083681A" w:rsidP="0083681A">
      <w:pPr>
        <w:pStyle w:val="a"/>
      </w:pPr>
      <w:r>
        <w:t>ОЗУ</w:t>
      </w:r>
      <w:r>
        <w:rPr>
          <w:lang w:val="en-US"/>
        </w:rPr>
        <w:t xml:space="preserve">: </w:t>
      </w:r>
      <w:r>
        <w:t>16Гб</w:t>
      </w:r>
      <w:r>
        <w:rPr>
          <w:lang w:val="en-US"/>
        </w:rPr>
        <w:t>;</w:t>
      </w:r>
    </w:p>
    <w:p w14:paraId="1D5AE721" w14:textId="77777777" w:rsidR="0083681A" w:rsidRDefault="0083681A" w:rsidP="0083681A">
      <w:pPr>
        <w:pStyle w:val="a"/>
      </w:pPr>
      <w:r>
        <w:rPr>
          <w:lang w:val="en-US"/>
        </w:rPr>
        <w:t xml:space="preserve">SSD </w:t>
      </w:r>
      <w:r>
        <w:t>диск</w:t>
      </w:r>
      <w:r>
        <w:rPr>
          <w:lang w:val="en-US"/>
        </w:rPr>
        <w:t>.</w:t>
      </w:r>
    </w:p>
    <w:p w14:paraId="436197BB" w14:textId="77777777" w:rsidR="0083681A" w:rsidRDefault="0083681A" w:rsidP="00115F3F">
      <w:pPr>
        <w:pStyle w:val="aff0"/>
      </w:pPr>
      <w:r>
        <w:t xml:space="preserve">Сервер баз данных: </w:t>
      </w:r>
    </w:p>
    <w:p w14:paraId="1206CA5C" w14:textId="77777777" w:rsidR="0083681A" w:rsidRDefault="0083681A" w:rsidP="00115F3F">
      <w:pPr>
        <w:pStyle w:val="a"/>
      </w:pPr>
      <w:r>
        <w:t>процессор: 3,1 ГГц и выше;</w:t>
      </w:r>
    </w:p>
    <w:p w14:paraId="298DF4B4" w14:textId="77777777" w:rsidR="0083681A" w:rsidRDefault="0083681A" w:rsidP="0083681A">
      <w:pPr>
        <w:pStyle w:val="a"/>
      </w:pPr>
      <w:r>
        <w:t>ОЗУ</w:t>
      </w:r>
      <w:r>
        <w:rPr>
          <w:lang w:val="en-US"/>
        </w:rPr>
        <w:t xml:space="preserve">: </w:t>
      </w:r>
      <w:r>
        <w:t>16Гб и выше</w:t>
      </w:r>
      <w:r>
        <w:rPr>
          <w:lang w:val="en-US"/>
        </w:rPr>
        <w:t>;</w:t>
      </w:r>
    </w:p>
    <w:p w14:paraId="45F16998" w14:textId="77777777" w:rsidR="0083681A" w:rsidRDefault="0083681A" w:rsidP="0083681A">
      <w:pPr>
        <w:pStyle w:val="a"/>
      </w:pPr>
      <w:r>
        <w:rPr>
          <w:lang w:val="en-US"/>
        </w:rPr>
        <w:t xml:space="preserve">SSD </w:t>
      </w:r>
      <w:r>
        <w:t>диск</w:t>
      </w:r>
      <w:r>
        <w:rPr>
          <w:lang w:val="en-US"/>
        </w:rPr>
        <w:t>.</w:t>
      </w:r>
    </w:p>
    <w:p w14:paraId="596CBBA4" w14:textId="77777777" w:rsidR="0083681A" w:rsidRDefault="0083681A" w:rsidP="00A106AA">
      <w:pPr>
        <w:pStyle w:val="3"/>
        <w:rPr>
          <w:b w:val="0"/>
          <w:i w:val="0"/>
          <w:color w:val="000000" w:themeColor="text1"/>
        </w:rPr>
      </w:pPr>
      <w:bookmarkStart w:id="111" w:name="_Toc73469553"/>
      <w:bookmarkStart w:id="112" w:name="_Toc8643083"/>
      <w:bookmarkStart w:id="113" w:name="_Toc44341664"/>
      <w:bookmarkStart w:id="114" w:name="_Toc73879661"/>
      <w:bookmarkStart w:id="115" w:name="_Toc73879938"/>
      <w:r>
        <w:t>Требования к информационной и программной совместимости</w:t>
      </w:r>
      <w:bookmarkEnd w:id="111"/>
      <w:bookmarkEnd w:id="112"/>
      <w:bookmarkEnd w:id="113"/>
      <w:bookmarkEnd w:id="114"/>
      <w:bookmarkEnd w:id="115"/>
    </w:p>
    <w:p w14:paraId="3B677119" w14:textId="77777777" w:rsidR="0083681A" w:rsidRDefault="0083681A" w:rsidP="0083681A">
      <w:pPr>
        <w:ind w:firstLine="708"/>
        <w:rPr>
          <w:rFonts w:cs="Times New Roman"/>
          <w:szCs w:val="28"/>
        </w:rPr>
      </w:pPr>
      <w:r>
        <w:rPr>
          <w:szCs w:val="28"/>
        </w:rPr>
        <w:t>В перечень программного обеспечения, работающего на стороне сервера входит следующее ПО:</w:t>
      </w:r>
    </w:p>
    <w:p w14:paraId="0A6AA2DA" w14:textId="77777777" w:rsidR="0083681A" w:rsidRDefault="0083681A" w:rsidP="0083681A">
      <w:pPr>
        <w:pStyle w:val="a"/>
        <w:rPr>
          <w:rFonts w:cstheme="minorBidi"/>
        </w:rPr>
      </w:pPr>
      <w:r>
        <w:t>лицензионная версия операционной системы «</w:t>
      </w:r>
      <w:r>
        <w:rPr>
          <w:lang w:val="en-US"/>
        </w:rPr>
        <w:t>Microsoft</w:t>
      </w:r>
      <w:r w:rsidRPr="0083681A">
        <w:t xml:space="preserve"> </w:t>
      </w:r>
      <w:r>
        <w:rPr>
          <w:lang w:val="en-US"/>
        </w:rPr>
        <w:t>Windows</w:t>
      </w:r>
      <w:r w:rsidRPr="0083681A">
        <w:t xml:space="preserve"> </w:t>
      </w:r>
      <w:r>
        <w:rPr>
          <w:lang w:val="en-US"/>
        </w:rPr>
        <w:t>Server</w:t>
      </w:r>
      <w:r>
        <w:t xml:space="preserve"> 2019»;</w:t>
      </w:r>
    </w:p>
    <w:p w14:paraId="37F645B6" w14:textId="77777777" w:rsidR="0083681A" w:rsidRDefault="0083681A" w:rsidP="0083681A">
      <w:pPr>
        <w:pStyle w:val="a"/>
        <w:rPr>
          <w:lang w:val="en-US"/>
        </w:rPr>
      </w:pPr>
      <w:r>
        <w:t>базы</w:t>
      </w:r>
      <w:r>
        <w:rPr>
          <w:lang w:val="en-US"/>
        </w:rPr>
        <w:t xml:space="preserve"> </w:t>
      </w:r>
      <w:r>
        <w:t>данных</w:t>
      </w:r>
      <w:r>
        <w:rPr>
          <w:lang w:val="en-US"/>
        </w:rPr>
        <w:t xml:space="preserve"> «Microsoft SQL Server 2019»;</w:t>
      </w:r>
    </w:p>
    <w:p w14:paraId="7DDD19A6" w14:textId="77777777" w:rsidR="0083681A" w:rsidRDefault="0083681A" w:rsidP="0083681A">
      <w:pPr>
        <w:pStyle w:val="a"/>
        <w:rPr>
          <w:lang w:val="en-US"/>
        </w:rPr>
      </w:pPr>
      <w:r>
        <w:t>СУБД</w:t>
      </w:r>
      <w:r>
        <w:rPr>
          <w:lang w:val="en-US"/>
        </w:rPr>
        <w:t xml:space="preserve"> «SQL Server Management Studio»;</w:t>
      </w:r>
    </w:p>
    <w:p w14:paraId="262E00E6" w14:textId="5F4B5591" w:rsidR="0083681A" w:rsidRDefault="0083681A" w:rsidP="0083681A">
      <w:pPr>
        <w:pStyle w:val="a"/>
        <w:rPr>
          <w:lang w:val="en-US"/>
        </w:rPr>
      </w:pPr>
      <w:r>
        <w:rPr>
          <w:lang w:val="en-US"/>
        </w:rPr>
        <w:t xml:space="preserve">web-браузер Google Chrome 89.0 </w:t>
      </w:r>
      <w:r>
        <w:t>или</w:t>
      </w:r>
      <w:r>
        <w:rPr>
          <w:lang w:val="en-US"/>
        </w:rPr>
        <w:t xml:space="preserve"> Safari 14, </w:t>
      </w:r>
      <w:r>
        <w:t>или</w:t>
      </w:r>
      <w:r>
        <w:rPr>
          <w:lang w:val="en-US"/>
        </w:rPr>
        <w:t xml:space="preserve"> Mozilla Firefox 91.6, </w:t>
      </w:r>
      <w:r>
        <w:t>или</w:t>
      </w:r>
      <w:r>
        <w:rPr>
          <w:lang w:val="en-US"/>
        </w:rPr>
        <w:t xml:space="preserve"> Opera 12;</w:t>
      </w:r>
    </w:p>
    <w:p w14:paraId="4DE53A51" w14:textId="77777777" w:rsidR="0083681A" w:rsidRDefault="0083681A" w:rsidP="0083681A">
      <w:pPr>
        <w:pStyle w:val="a"/>
        <w:rPr>
          <w:lang w:val="en-US"/>
        </w:rPr>
      </w:pPr>
      <w:r>
        <w:t>антивирусное программное обеспечение.</w:t>
      </w:r>
    </w:p>
    <w:p w14:paraId="6DFB0931" w14:textId="381B1D00" w:rsidR="0083681A" w:rsidRDefault="0083681A" w:rsidP="0083681A">
      <w:pPr>
        <w:ind w:firstLine="708"/>
        <w:rPr>
          <w:szCs w:val="28"/>
        </w:rPr>
      </w:pPr>
      <w:r>
        <w:rPr>
          <w:szCs w:val="28"/>
        </w:rPr>
        <w:t>Дополнительные требования к защите программного обеспечения</w:t>
      </w:r>
      <w:r w:rsidR="00A106AA">
        <w:rPr>
          <w:szCs w:val="28"/>
        </w:rPr>
        <w:t xml:space="preserve"> и информации не предъявляются.</w:t>
      </w:r>
    </w:p>
    <w:p w14:paraId="529C9FD9" w14:textId="77777777" w:rsidR="0083681A" w:rsidRDefault="0083681A" w:rsidP="00A106AA">
      <w:pPr>
        <w:pStyle w:val="2"/>
        <w:rPr>
          <w:szCs w:val="26"/>
        </w:rPr>
      </w:pPr>
      <w:bookmarkStart w:id="116" w:name="_Toc73469554"/>
      <w:bookmarkStart w:id="117" w:name="_Toc73879662"/>
      <w:bookmarkStart w:id="118" w:name="_Toc73879939"/>
      <w:r>
        <w:t>Программная документация</w:t>
      </w:r>
      <w:bookmarkEnd w:id="116"/>
      <w:bookmarkEnd w:id="117"/>
      <w:bookmarkEnd w:id="118"/>
    </w:p>
    <w:p w14:paraId="5DAD3C32" w14:textId="77777777" w:rsidR="0083681A" w:rsidRDefault="0083681A" w:rsidP="00A106AA">
      <w:pPr>
        <w:pStyle w:val="3"/>
      </w:pPr>
      <w:bookmarkStart w:id="119" w:name="_Toc73469555"/>
      <w:bookmarkStart w:id="120" w:name="_Toc73879663"/>
      <w:bookmarkStart w:id="121" w:name="_Toc73879940"/>
      <w:r>
        <w:t>Предварительный состав программной документации</w:t>
      </w:r>
      <w:bookmarkEnd w:id="119"/>
      <w:bookmarkEnd w:id="120"/>
      <w:bookmarkEnd w:id="121"/>
    </w:p>
    <w:p w14:paraId="59EB2760" w14:textId="77777777" w:rsidR="0083681A" w:rsidRDefault="0083681A" w:rsidP="0083681A">
      <w:pPr>
        <w:ind w:firstLine="708"/>
        <w:rPr>
          <w:szCs w:val="28"/>
        </w:rPr>
      </w:pPr>
      <w:r>
        <w:rPr>
          <w:szCs w:val="28"/>
        </w:rPr>
        <w:t>Состав программной документации:</w:t>
      </w:r>
    </w:p>
    <w:p w14:paraId="2D526638" w14:textId="77777777" w:rsidR="0083681A" w:rsidRDefault="0083681A" w:rsidP="0083681A">
      <w:pPr>
        <w:pStyle w:val="a"/>
      </w:pPr>
      <w:r>
        <w:t>техническое задание;</w:t>
      </w:r>
    </w:p>
    <w:p w14:paraId="4D282BBD" w14:textId="77777777" w:rsidR="0083681A" w:rsidRDefault="0083681A" w:rsidP="0083681A">
      <w:pPr>
        <w:pStyle w:val="a"/>
      </w:pPr>
      <w:r>
        <w:lastRenderedPageBreak/>
        <w:t>программа и методики испытаний;</w:t>
      </w:r>
    </w:p>
    <w:p w14:paraId="1922D0BF" w14:textId="77777777" w:rsidR="0083681A" w:rsidRDefault="0083681A" w:rsidP="0083681A">
      <w:pPr>
        <w:pStyle w:val="a"/>
      </w:pPr>
      <w:r>
        <w:t>руководство оператора.</w:t>
      </w:r>
    </w:p>
    <w:p w14:paraId="67AEF61E" w14:textId="77777777" w:rsidR="0083681A" w:rsidRDefault="0083681A" w:rsidP="00A106AA">
      <w:pPr>
        <w:pStyle w:val="2"/>
        <w:rPr>
          <w:b w:val="0"/>
          <w:szCs w:val="26"/>
        </w:rPr>
      </w:pPr>
      <w:bookmarkStart w:id="122" w:name="_Toc73469556"/>
      <w:bookmarkStart w:id="123" w:name="_Toc44341665"/>
      <w:bookmarkStart w:id="124" w:name="_Toc73879664"/>
      <w:bookmarkStart w:id="125" w:name="_Toc73879941"/>
      <w:r>
        <w:t>Стадии</w:t>
      </w:r>
      <w:r>
        <w:rPr>
          <w:b w:val="0"/>
        </w:rPr>
        <w:t xml:space="preserve"> </w:t>
      </w:r>
      <w:r>
        <w:t>и этапы разработки</w:t>
      </w:r>
      <w:bookmarkEnd w:id="122"/>
      <w:bookmarkEnd w:id="123"/>
      <w:bookmarkEnd w:id="124"/>
      <w:bookmarkEnd w:id="125"/>
    </w:p>
    <w:p w14:paraId="3E24C8B8" w14:textId="77777777" w:rsidR="0083681A" w:rsidRDefault="0083681A" w:rsidP="00A106AA">
      <w:pPr>
        <w:pStyle w:val="3"/>
        <w:rPr>
          <w:b w:val="0"/>
          <w:i w:val="0"/>
        </w:rPr>
      </w:pPr>
      <w:bookmarkStart w:id="126" w:name="_Toc73469557"/>
      <w:bookmarkStart w:id="127" w:name="_Toc44341666"/>
      <w:bookmarkStart w:id="128" w:name="_Toc73879665"/>
      <w:bookmarkStart w:id="129" w:name="_Toc73879942"/>
      <w:r w:rsidRPr="00A106AA">
        <w:t>Стадии</w:t>
      </w:r>
      <w:r>
        <w:t xml:space="preserve"> разработки</w:t>
      </w:r>
      <w:bookmarkEnd w:id="126"/>
      <w:bookmarkEnd w:id="127"/>
      <w:bookmarkEnd w:id="128"/>
      <w:bookmarkEnd w:id="129"/>
    </w:p>
    <w:p w14:paraId="2435234C" w14:textId="77777777" w:rsidR="0083681A" w:rsidRDefault="0083681A" w:rsidP="0083681A">
      <w:pPr>
        <w:rPr>
          <w:rFonts w:cs="Times New Roman"/>
          <w:szCs w:val="28"/>
        </w:rPr>
      </w:pPr>
      <w:r>
        <w:rPr>
          <w:szCs w:val="28"/>
        </w:rPr>
        <w:t>Разработка подсистемы состоит из следующих этапов:</w:t>
      </w:r>
    </w:p>
    <w:p w14:paraId="2597D608" w14:textId="77777777" w:rsidR="0083681A" w:rsidRDefault="0083681A" w:rsidP="0083681A">
      <w:pPr>
        <w:pStyle w:val="a"/>
        <w:rPr>
          <w:rFonts w:cstheme="minorBidi"/>
        </w:rPr>
      </w:pPr>
      <w:r>
        <w:t>разработка технического задания;</w:t>
      </w:r>
    </w:p>
    <w:p w14:paraId="4CFAA5F4" w14:textId="77777777" w:rsidR="0083681A" w:rsidRDefault="0083681A" w:rsidP="0083681A">
      <w:pPr>
        <w:pStyle w:val="a"/>
      </w:pPr>
      <w:r>
        <w:t>проектирование программного комплекса;</w:t>
      </w:r>
    </w:p>
    <w:p w14:paraId="46BD728F" w14:textId="77777777" w:rsidR="0083681A" w:rsidRDefault="0083681A" w:rsidP="0083681A">
      <w:pPr>
        <w:pStyle w:val="a"/>
      </w:pPr>
      <w:r>
        <w:t>разработка программного комплекса;</w:t>
      </w:r>
    </w:p>
    <w:p w14:paraId="6CE0A785" w14:textId="77777777" w:rsidR="0083681A" w:rsidRDefault="0083681A" w:rsidP="0083681A">
      <w:pPr>
        <w:pStyle w:val="a"/>
      </w:pPr>
      <w:r>
        <w:t>тестирование разработанного программного комплекса;</w:t>
      </w:r>
    </w:p>
    <w:p w14:paraId="018795C7" w14:textId="77777777" w:rsidR="0083681A" w:rsidRDefault="0083681A" w:rsidP="0083681A">
      <w:pPr>
        <w:pStyle w:val="a"/>
      </w:pPr>
      <w:r>
        <w:t>написание программной документации;</w:t>
      </w:r>
    </w:p>
    <w:p w14:paraId="49899B87" w14:textId="77777777" w:rsidR="0083681A" w:rsidRDefault="0083681A" w:rsidP="0083681A">
      <w:pPr>
        <w:pStyle w:val="a"/>
      </w:pPr>
      <w:r>
        <w:t>внедрение разработанного программного комплекса.</w:t>
      </w:r>
    </w:p>
    <w:p w14:paraId="3F2078A3" w14:textId="77777777" w:rsidR="0083681A" w:rsidRDefault="0083681A" w:rsidP="00A106AA">
      <w:pPr>
        <w:pStyle w:val="3"/>
        <w:rPr>
          <w:b w:val="0"/>
          <w:i w:val="0"/>
        </w:rPr>
      </w:pPr>
      <w:bookmarkStart w:id="130" w:name="_Toc73469558"/>
      <w:bookmarkStart w:id="131" w:name="_Toc44341668"/>
      <w:bookmarkStart w:id="132" w:name="_Toc73879666"/>
      <w:bookmarkStart w:id="133" w:name="_Toc73879943"/>
      <w:r w:rsidRPr="00A106AA">
        <w:t>Содержание</w:t>
      </w:r>
      <w:r>
        <w:t xml:space="preserve"> работ по этапам</w:t>
      </w:r>
      <w:bookmarkEnd w:id="130"/>
      <w:bookmarkEnd w:id="131"/>
      <w:bookmarkEnd w:id="132"/>
      <w:bookmarkEnd w:id="133"/>
    </w:p>
    <w:p w14:paraId="5BC0EE6A" w14:textId="77777777" w:rsidR="0083681A" w:rsidRDefault="0083681A" w:rsidP="0083681A">
      <w:pPr>
        <w:ind w:firstLine="708"/>
        <w:rPr>
          <w:rFonts w:cs="Times New Roman"/>
          <w:szCs w:val="28"/>
        </w:rPr>
      </w:pPr>
      <w:r>
        <w:rPr>
          <w:szCs w:val="28"/>
        </w:rPr>
        <w:t>На этапе разработки технического задания должны быть выполнены перечисленные ниже работы:</w:t>
      </w:r>
    </w:p>
    <w:p w14:paraId="13873340" w14:textId="77777777" w:rsidR="0083681A" w:rsidRDefault="0083681A" w:rsidP="0083681A">
      <w:pPr>
        <w:pStyle w:val="a"/>
        <w:rPr>
          <w:rFonts w:cstheme="minorBidi"/>
        </w:rPr>
      </w:pPr>
      <w:r>
        <w:t>постановка задачи;</w:t>
      </w:r>
    </w:p>
    <w:p w14:paraId="44C5D074" w14:textId="77777777" w:rsidR="0083681A" w:rsidRDefault="0083681A" w:rsidP="0083681A">
      <w:pPr>
        <w:pStyle w:val="a"/>
      </w:pPr>
      <w:r>
        <w:t>определение и уточнение требований к техническим средствам;</w:t>
      </w:r>
    </w:p>
    <w:p w14:paraId="73DAC070" w14:textId="77777777" w:rsidR="0083681A" w:rsidRDefault="0083681A" w:rsidP="0083681A">
      <w:pPr>
        <w:pStyle w:val="a"/>
      </w:pPr>
      <w:r>
        <w:t>определение требований к программе;</w:t>
      </w:r>
    </w:p>
    <w:p w14:paraId="2A1581C6" w14:textId="77777777" w:rsidR="0083681A" w:rsidRDefault="0083681A" w:rsidP="0083681A">
      <w:pPr>
        <w:pStyle w:val="a"/>
      </w:pPr>
      <w:r>
        <w:t>определение стадий, этапов и сроков разработки программы;</w:t>
      </w:r>
    </w:p>
    <w:p w14:paraId="162050CA" w14:textId="77777777" w:rsidR="0083681A" w:rsidRDefault="0083681A" w:rsidP="0083681A">
      <w:pPr>
        <w:pStyle w:val="a"/>
      </w:pPr>
      <w:r>
        <w:t xml:space="preserve">согласование и утверждение технического задания. </w:t>
      </w:r>
    </w:p>
    <w:p w14:paraId="70C81046" w14:textId="77777777" w:rsidR="0083681A" w:rsidRDefault="0083681A" w:rsidP="0083681A">
      <w:pPr>
        <w:ind w:firstLine="708"/>
        <w:rPr>
          <w:szCs w:val="28"/>
        </w:rPr>
      </w:pPr>
      <w:r>
        <w:rPr>
          <w:szCs w:val="28"/>
        </w:rPr>
        <w:t>На этапе разработки программы должна быть выполнена работа по программированию (кодированию) и отладке программы.</w:t>
      </w:r>
    </w:p>
    <w:p w14:paraId="462544CA" w14:textId="77777777" w:rsidR="0083681A" w:rsidRDefault="0083681A" w:rsidP="0083681A">
      <w:pPr>
        <w:ind w:firstLine="708"/>
        <w:rPr>
          <w:szCs w:val="28"/>
        </w:rPr>
      </w:pPr>
      <w:r>
        <w:rPr>
          <w:szCs w:val="28"/>
        </w:rPr>
        <w:t>Этап тестирования включает в себя выполнение тестов по указанным заранее шагам и сверку полученных результатов с указанными заранее ожидаемыми результатами.</w:t>
      </w:r>
    </w:p>
    <w:p w14:paraId="1ECCE0DC" w14:textId="77777777" w:rsidR="0083681A" w:rsidRDefault="0083681A" w:rsidP="0083681A">
      <w:pPr>
        <w:ind w:firstLine="708"/>
        <w:rPr>
          <w:szCs w:val="28"/>
        </w:rPr>
      </w:pPr>
      <w:r>
        <w:rPr>
          <w:szCs w:val="28"/>
        </w:rPr>
        <w:t>Этап внедрения подразумевает развертывание разработанного программного комплекса на выделенном сервере с дальнейшим приведением подсистемы в стабильно работающее состояние. Результатом данного заключительного этапа является подписанный Заказчиком акт о внедрении.</w:t>
      </w:r>
    </w:p>
    <w:p w14:paraId="34DB2BD8" w14:textId="77777777" w:rsidR="0083681A" w:rsidRDefault="0083681A" w:rsidP="00A106AA">
      <w:pPr>
        <w:pStyle w:val="2"/>
        <w:rPr>
          <w:szCs w:val="26"/>
        </w:rPr>
      </w:pPr>
      <w:bookmarkStart w:id="134" w:name="_Toc73469559"/>
      <w:bookmarkStart w:id="135" w:name="_Toc73879667"/>
      <w:bookmarkStart w:id="136" w:name="_Toc73879944"/>
      <w:r>
        <w:lastRenderedPageBreak/>
        <w:t>Порядок контроля и приемки</w:t>
      </w:r>
      <w:bookmarkEnd w:id="134"/>
      <w:bookmarkEnd w:id="135"/>
      <w:bookmarkEnd w:id="136"/>
    </w:p>
    <w:p w14:paraId="572DC1BA" w14:textId="77777777" w:rsidR="0083681A" w:rsidRDefault="0083681A" w:rsidP="00A106AA">
      <w:pPr>
        <w:pStyle w:val="3"/>
        <w:rPr>
          <w:lang w:eastAsia="ru-RU"/>
        </w:rPr>
      </w:pPr>
      <w:bookmarkStart w:id="137" w:name="_Toc73469560"/>
      <w:bookmarkStart w:id="138" w:name="_Toc73879668"/>
      <w:bookmarkStart w:id="139" w:name="_Toc73879945"/>
      <w:r>
        <w:t>Виды</w:t>
      </w:r>
      <w:r>
        <w:rPr>
          <w:lang w:eastAsia="ru-RU"/>
        </w:rPr>
        <w:t xml:space="preserve"> испытаний</w:t>
      </w:r>
      <w:bookmarkEnd w:id="137"/>
      <w:bookmarkEnd w:id="138"/>
      <w:bookmarkEnd w:id="139"/>
    </w:p>
    <w:p w14:paraId="116DE89F" w14:textId="77777777" w:rsidR="0083681A" w:rsidRDefault="0083681A" w:rsidP="0083681A">
      <w:pPr>
        <w:rPr>
          <w:lang w:eastAsia="ru-RU"/>
        </w:rPr>
      </w:pPr>
      <w:r>
        <w:rPr>
          <w:lang w:eastAsia="ru-RU"/>
        </w:rPr>
        <w:t>Для проверки корректности работы разработанного программного комплекса должны быть проведены следующие виды испытаний:</w:t>
      </w:r>
    </w:p>
    <w:p w14:paraId="4081CC64" w14:textId="0D981CBD" w:rsidR="0083681A" w:rsidRDefault="0083681A" w:rsidP="00F61418">
      <w:pPr>
        <w:pStyle w:val="a0"/>
        <w:numPr>
          <w:ilvl w:val="0"/>
          <w:numId w:val="27"/>
        </w:numPr>
        <w:rPr>
          <w:lang w:eastAsia="ru-RU"/>
        </w:rPr>
      </w:pPr>
      <w:r>
        <w:rPr>
          <w:lang w:eastAsia="ru-RU"/>
        </w:rPr>
        <w:t xml:space="preserve">тестирование </w:t>
      </w:r>
      <w:r>
        <w:rPr>
          <w:lang w:val="en-US" w:eastAsia="ru-RU"/>
        </w:rPr>
        <w:t>WEB</w:t>
      </w:r>
      <w:r>
        <w:rPr>
          <w:lang w:eastAsia="ru-RU"/>
        </w:rPr>
        <w:t>-</w:t>
      </w:r>
      <w:r>
        <w:rPr>
          <w:lang w:val="en-US" w:eastAsia="ru-RU"/>
        </w:rPr>
        <w:t>API</w:t>
      </w:r>
      <w:r w:rsidRPr="0083681A">
        <w:rPr>
          <w:lang w:eastAsia="ru-RU"/>
        </w:rPr>
        <w:t xml:space="preserve"> </w:t>
      </w:r>
      <w:r>
        <w:rPr>
          <w:lang w:eastAsia="ru-RU"/>
        </w:rPr>
        <w:t>методом черного ящика;</w:t>
      </w:r>
    </w:p>
    <w:p w14:paraId="4E8AEDBF" w14:textId="414F72BC" w:rsidR="0083681A" w:rsidRDefault="0083681A" w:rsidP="00F61418">
      <w:pPr>
        <w:pStyle w:val="a0"/>
        <w:numPr>
          <w:ilvl w:val="0"/>
          <w:numId w:val="27"/>
        </w:numPr>
        <w:rPr>
          <w:lang w:eastAsia="ru-RU"/>
        </w:rPr>
      </w:pPr>
      <w:r>
        <w:rPr>
          <w:lang w:eastAsia="ru-RU"/>
        </w:rPr>
        <w:t>модульное тестирование;</w:t>
      </w:r>
    </w:p>
    <w:p w14:paraId="42CF94EC" w14:textId="77777777" w:rsidR="0083681A" w:rsidRDefault="0083681A" w:rsidP="00F61418">
      <w:pPr>
        <w:pStyle w:val="a0"/>
        <w:numPr>
          <w:ilvl w:val="0"/>
          <w:numId w:val="27"/>
        </w:numPr>
        <w:rPr>
          <w:lang w:eastAsia="ru-RU"/>
        </w:rPr>
      </w:pPr>
      <w:r>
        <w:rPr>
          <w:lang w:eastAsia="ru-RU"/>
        </w:rPr>
        <w:t>кроссбраузерное тестирование.</w:t>
      </w:r>
    </w:p>
    <w:p w14:paraId="30910816" w14:textId="77777777" w:rsidR="0083681A" w:rsidRDefault="0083681A" w:rsidP="0083681A">
      <w:pPr>
        <w:rPr>
          <w:lang w:eastAsia="ru-RU"/>
        </w:rPr>
      </w:pPr>
      <w:r>
        <w:rPr>
          <w:lang w:eastAsia="ru-RU"/>
        </w:rPr>
        <w:t>В результате проведенного тестирования методом черного ящика и модульного тестирования все установленные заранее тесты должны быть пройдены успешно.</w:t>
      </w:r>
    </w:p>
    <w:p w14:paraId="46F0127A" w14:textId="77777777" w:rsidR="0083681A" w:rsidRDefault="0083681A" w:rsidP="0083681A">
      <w:pPr>
        <w:rPr>
          <w:lang w:eastAsia="ru-RU"/>
        </w:rPr>
      </w:pPr>
      <w:r>
        <w:rPr>
          <w:lang w:eastAsia="ru-RU"/>
        </w:rPr>
        <w:t>Кроссбраузерное тестирование должно подтвердить идентичное поведение разработанного программного комплекса в указанных в разделе «</w:t>
      </w:r>
      <w:r>
        <w:t>Требования к информационной и программной совместимости»</w:t>
      </w:r>
      <w:r>
        <w:rPr>
          <w:lang w:eastAsia="ru-RU"/>
        </w:rPr>
        <w:t xml:space="preserve"> браузерах.</w:t>
      </w:r>
    </w:p>
    <w:p w14:paraId="0301AE09" w14:textId="77777777" w:rsidR="0083681A" w:rsidRDefault="0083681A" w:rsidP="0083681A">
      <w:pPr>
        <w:rPr>
          <w:lang w:eastAsia="ru-RU"/>
        </w:rPr>
      </w:pPr>
      <w:r>
        <w:rPr>
          <w:lang w:eastAsia="ru-RU"/>
        </w:rPr>
        <w:t>Приемо-сдаточные испытания должны проводиться на объекте Заказчика в оговоренные сроки.</w:t>
      </w:r>
    </w:p>
    <w:p w14:paraId="727E4F55" w14:textId="77777777" w:rsidR="0083681A" w:rsidRDefault="0083681A" w:rsidP="0083681A">
      <w:pPr>
        <w:rPr>
          <w:lang w:eastAsia="ru-RU"/>
        </w:rPr>
      </w:pPr>
      <w:r>
        <w:rPr>
          <w:lang w:eastAsia="ru-RU"/>
        </w:rPr>
        <w:t>Приемо-сдаточные испытания программы должны проводиться согласно разработанной Исполнителем и согласованной Заказчиком Программы и методик испытаний.</w:t>
      </w:r>
    </w:p>
    <w:p w14:paraId="72B65555" w14:textId="77777777" w:rsidR="0083681A" w:rsidRDefault="0083681A" w:rsidP="0083681A">
      <w:pPr>
        <w:rPr>
          <w:lang w:eastAsia="ru-RU"/>
        </w:rPr>
      </w:pPr>
      <w:r>
        <w:rPr>
          <w:lang w:eastAsia="ru-RU"/>
        </w:rPr>
        <w:t>Ход проведения приемо-сдаточных испытаний Заказчик и Исполнитель документируют в Протоколе проведения испытаний</w:t>
      </w:r>
    </w:p>
    <w:p w14:paraId="57F48C8C" w14:textId="77777777" w:rsidR="0083681A" w:rsidRDefault="0083681A" w:rsidP="00A106AA">
      <w:pPr>
        <w:pStyle w:val="3"/>
        <w:rPr>
          <w:lang w:eastAsia="ru-RU"/>
        </w:rPr>
      </w:pPr>
      <w:bookmarkStart w:id="140" w:name="_Toc73469561"/>
      <w:bookmarkStart w:id="141" w:name="_Toc73879669"/>
      <w:bookmarkStart w:id="142" w:name="_Toc73879946"/>
      <w:r>
        <w:rPr>
          <w:lang w:eastAsia="ru-RU"/>
        </w:rPr>
        <w:t xml:space="preserve">Общие </w:t>
      </w:r>
      <w:r>
        <w:t>требования</w:t>
      </w:r>
      <w:r>
        <w:rPr>
          <w:lang w:eastAsia="ru-RU"/>
        </w:rPr>
        <w:t xml:space="preserve"> к приемке работы</w:t>
      </w:r>
      <w:bookmarkEnd w:id="140"/>
      <w:bookmarkEnd w:id="141"/>
      <w:bookmarkEnd w:id="142"/>
    </w:p>
    <w:p w14:paraId="39FD503C" w14:textId="4349E497" w:rsidR="00222AFF" w:rsidRPr="00C5178E" w:rsidRDefault="0083681A" w:rsidP="00C5178E">
      <w:pPr>
        <w:rPr>
          <w:szCs w:val="28"/>
        </w:rPr>
      </w:pPr>
      <w:r>
        <w:rPr>
          <w:lang w:eastAsia="ru-RU"/>
        </w:rPr>
        <w:t>На основании Протокола проведения испытаний Исполнитель совместно с Заказчиком подписывает акт о внедрении.</w:t>
      </w:r>
    </w:p>
    <w:p w14:paraId="76F02D77" w14:textId="77777777" w:rsidR="00502B81" w:rsidRDefault="002F779F" w:rsidP="00502B81">
      <w:r w:rsidRPr="00BA7E46">
        <w:t>Программа должна обеспечивать возможность выполнения перечисленных ниже функций:</w:t>
      </w:r>
    </w:p>
    <w:p w14:paraId="3F61B159" w14:textId="7CF731F2" w:rsidR="002F779F" w:rsidRDefault="002F779F" w:rsidP="00F61418">
      <w:pPr>
        <w:pStyle w:val="a7"/>
        <w:numPr>
          <w:ilvl w:val="0"/>
          <w:numId w:val="44"/>
        </w:numPr>
        <w:ind w:left="1066" w:hanging="357"/>
      </w:pPr>
      <w:r w:rsidRPr="00BA7E46">
        <w:t xml:space="preserve">При </w:t>
      </w:r>
      <w:r>
        <w:t>в</w:t>
      </w:r>
      <w:r w:rsidRPr="00BA7E46">
        <w:t xml:space="preserve">ходе в </w:t>
      </w:r>
      <w:r w:rsidRPr="006B6584">
        <w:t>веб-серв</w:t>
      </w:r>
      <w:r>
        <w:t>ис</w:t>
      </w:r>
      <w:r w:rsidRPr="00BA7E46">
        <w:t xml:space="preserve"> под учетной записью</w:t>
      </w:r>
      <w:r w:rsidR="00C5178E">
        <w:t xml:space="preserve"> </w:t>
      </w:r>
      <w:r w:rsidRPr="00BA7E46">
        <w:t>пользователь должен иметь возможность:</w:t>
      </w:r>
    </w:p>
    <w:p w14:paraId="21DD86C4" w14:textId="7EE14A1A" w:rsidR="002F779F" w:rsidRDefault="002F779F" w:rsidP="00F61418">
      <w:pPr>
        <w:pStyle w:val="a7"/>
        <w:numPr>
          <w:ilvl w:val="1"/>
          <w:numId w:val="2"/>
        </w:numPr>
      </w:pPr>
      <w:r>
        <w:t xml:space="preserve">просматривать </w:t>
      </w:r>
      <w:r w:rsidR="00C5178E">
        <w:t>список сообщений</w:t>
      </w:r>
      <w:r>
        <w:t>;</w:t>
      </w:r>
    </w:p>
    <w:p w14:paraId="70916194" w14:textId="34732E10" w:rsidR="00C5178E" w:rsidRDefault="00C5178E" w:rsidP="00F61418">
      <w:pPr>
        <w:pStyle w:val="a7"/>
        <w:numPr>
          <w:ilvl w:val="1"/>
          <w:numId w:val="2"/>
        </w:numPr>
      </w:pPr>
      <w:r>
        <w:t>создавать новые сообщения;</w:t>
      </w:r>
    </w:p>
    <w:p w14:paraId="41BAEFE2" w14:textId="4F216A16" w:rsidR="00C5178E" w:rsidRDefault="00C5178E" w:rsidP="00F61418">
      <w:pPr>
        <w:pStyle w:val="a7"/>
        <w:numPr>
          <w:ilvl w:val="1"/>
          <w:numId w:val="2"/>
        </w:numPr>
      </w:pPr>
      <w:r>
        <w:t>выбирать несколько получателей;</w:t>
      </w:r>
    </w:p>
    <w:p w14:paraId="1D96E7C4" w14:textId="5B2BC0B2" w:rsidR="002F779F" w:rsidRPr="009D4692" w:rsidRDefault="00C5178E" w:rsidP="00F61418">
      <w:pPr>
        <w:pStyle w:val="a7"/>
        <w:numPr>
          <w:ilvl w:val="1"/>
          <w:numId w:val="2"/>
        </w:numPr>
      </w:pPr>
      <w:r>
        <w:lastRenderedPageBreak/>
        <w:t xml:space="preserve">прикреплять до 5 файлов общим объемом до 10 МБ с расширением: </w:t>
      </w:r>
      <w:r w:rsidRPr="00C5178E">
        <w:t>.</w:t>
      </w:r>
      <w:r>
        <w:rPr>
          <w:lang w:val="en-US"/>
        </w:rPr>
        <w:t>doc</w:t>
      </w:r>
      <w:r w:rsidRPr="00C5178E">
        <w:t>, .</w:t>
      </w:r>
      <w:r>
        <w:rPr>
          <w:lang w:val="en-US"/>
        </w:rPr>
        <w:t>docx</w:t>
      </w:r>
      <w:r w:rsidRPr="00C5178E">
        <w:t>, .</w:t>
      </w:r>
      <w:r>
        <w:rPr>
          <w:lang w:val="en-US"/>
        </w:rPr>
        <w:t>xlsx</w:t>
      </w:r>
      <w:r w:rsidRPr="00C5178E">
        <w:t>, .</w:t>
      </w:r>
      <w:r>
        <w:rPr>
          <w:lang w:val="en-US"/>
        </w:rPr>
        <w:t>csv</w:t>
      </w:r>
      <w:r w:rsidRPr="00C5178E">
        <w:t>, .</w:t>
      </w:r>
      <w:r>
        <w:rPr>
          <w:lang w:val="en-US"/>
        </w:rPr>
        <w:t>rar</w:t>
      </w:r>
      <w:r w:rsidRPr="00C5178E">
        <w:t>, .</w:t>
      </w:r>
      <w:r>
        <w:rPr>
          <w:lang w:val="en-US"/>
        </w:rPr>
        <w:t>pdf</w:t>
      </w:r>
      <w:r w:rsidRPr="00C5178E">
        <w:t>, .</w:t>
      </w:r>
      <w:r>
        <w:rPr>
          <w:lang w:val="en-US"/>
        </w:rPr>
        <w:t>txt</w:t>
      </w:r>
      <w:r w:rsidRPr="00C5178E">
        <w:t>.</w:t>
      </w:r>
    </w:p>
    <w:p w14:paraId="360D8347" w14:textId="13DF7D92" w:rsidR="002F779F" w:rsidRDefault="002F779F" w:rsidP="00F61418">
      <w:pPr>
        <w:pStyle w:val="a7"/>
        <w:numPr>
          <w:ilvl w:val="0"/>
          <w:numId w:val="2"/>
        </w:numPr>
      </w:pPr>
      <w:r>
        <w:t>Программный комплекс</w:t>
      </w:r>
      <w:r w:rsidRPr="00761FE0">
        <w:t xml:space="preserve"> долж</w:t>
      </w:r>
      <w:r>
        <w:t>е</w:t>
      </w:r>
      <w:r w:rsidRPr="00761FE0">
        <w:t xml:space="preserve">н хранить сведения </w:t>
      </w:r>
      <w:r>
        <w:t>о</w:t>
      </w:r>
      <w:r w:rsidRPr="00B40A5E">
        <w:t>:</w:t>
      </w:r>
    </w:p>
    <w:p w14:paraId="0F00276D" w14:textId="7CD2861E" w:rsidR="00502B81" w:rsidRDefault="00502B81" w:rsidP="00F61418">
      <w:pPr>
        <w:pStyle w:val="a7"/>
        <w:numPr>
          <w:ilvl w:val="1"/>
          <w:numId w:val="2"/>
        </w:numPr>
      </w:pPr>
      <w:r>
        <w:t>сообщениях: дата доставки, тема сообщения, текст сообщения, размер, запланировано ли сообщение, запланированная дата доставки, отправлено ли сообщение, идентификатор очереди, в которой находится сообщение, выбранный пользователем сервис доставки, сервис доставки, посредством которого сообщение доставлено, идентификатор отправителя, статус доставки, дата создания сообщения, является ли текст сообщения</w:t>
      </w:r>
      <w:r w:rsidRPr="00502B81">
        <w:t xml:space="preserve"> </w:t>
      </w:r>
      <w:r>
        <w:rPr>
          <w:lang w:val="en-US"/>
        </w:rPr>
        <w:t>html</w:t>
      </w:r>
      <w:r>
        <w:t xml:space="preserve">-страницей; </w:t>
      </w:r>
    </w:p>
    <w:p w14:paraId="3F721B87" w14:textId="72119F01" w:rsidR="002F779F" w:rsidRDefault="00502B81" w:rsidP="00F61418">
      <w:pPr>
        <w:pStyle w:val="a7"/>
        <w:numPr>
          <w:ilvl w:val="1"/>
          <w:numId w:val="2"/>
        </w:numPr>
      </w:pPr>
      <w:r>
        <w:t>адресах получателей</w:t>
      </w:r>
      <w:r w:rsidR="002F779F">
        <w:t>:</w:t>
      </w:r>
      <w:r>
        <w:t xml:space="preserve"> электронный адрес получателя, сообщение, отправляемое на этот адрес</w:t>
      </w:r>
      <w:r w:rsidR="002F779F">
        <w:t>;</w:t>
      </w:r>
    </w:p>
    <w:p w14:paraId="190DC6C2" w14:textId="68E3DDD2" w:rsidR="002F779F" w:rsidRDefault="00502B81" w:rsidP="00F61418">
      <w:pPr>
        <w:pStyle w:val="a7"/>
        <w:numPr>
          <w:ilvl w:val="1"/>
          <w:numId w:val="2"/>
        </w:numPr>
      </w:pPr>
      <w:r>
        <w:t>очередях доставки: интервал доставки, дата последней отправки;</w:t>
      </w:r>
    </w:p>
    <w:p w14:paraId="08C1A8FE" w14:textId="4C33D82B" w:rsidR="00502B81" w:rsidRDefault="00502B81" w:rsidP="00F61418">
      <w:pPr>
        <w:pStyle w:val="a7"/>
        <w:numPr>
          <w:ilvl w:val="1"/>
          <w:numId w:val="2"/>
        </w:numPr>
      </w:pPr>
      <w:r>
        <w:t>прикрепленных файлах: название файла, содержание файла, тип файла, сообщение, к которому файл прикреплен;</w:t>
      </w:r>
    </w:p>
    <w:p w14:paraId="7BF8D883" w14:textId="344D65A9" w:rsidR="00502B81" w:rsidRDefault="00502B81" w:rsidP="00F61418">
      <w:pPr>
        <w:pStyle w:val="a7"/>
        <w:numPr>
          <w:ilvl w:val="1"/>
          <w:numId w:val="2"/>
        </w:numPr>
      </w:pPr>
      <w:r>
        <w:t>пользователях: имя и фамилия пользователя, электронный адрес почты пользователя, хэш пароля, статус активности пользователя, роль;</w:t>
      </w:r>
    </w:p>
    <w:p w14:paraId="1841E0DC" w14:textId="1839AB44" w:rsidR="00502B81" w:rsidRDefault="00502B81" w:rsidP="00F61418">
      <w:pPr>
        <w:pStyle w:val="a7"/>
        <w:numPr>
          <w:ilvl w:val="1"/>
          <w:numId w:val="2"/>
        </w:numPr>
      </w:pPr>
      <w:r>
        <w:t>контактах: электронный адрес почты контакта, имя контакта, идентификатор пользователя, которому принадлежит данный контакт;</w:t>
      </w:r>
    </w:p>
    <w:p w14:paraId="776C13F6" w14:textId="21F41074" w:rsidR="00502B81" w:rsidRDefault="00502B81" w:rsidP="00F61418">
      <w:pPr>
        <w:pStyle w:val="a7"/>
        <w:numPr>
          <w:ilvl w:val="1"/>
          <w:numId w:val="2"/>
        </w:numPr>
      </w:pPr>
      <w:r>
        <w:t>доступах: дата начала действия доступа, дата окончания действия доступа, идентификатор действующего тарифа, идентификатор пользователя, которому принадлежит данный доступ;</w:t>
      </w:r>
    </w:p>
    <w:p w14:paraId="2B27FF8B" w14:textId="6C9F22D2" w:rsidR="00502B81" w:rsidRDefault="00502B81" w:rsidP="00F61418">
      <w:pPr>
        <w:pStyle w:val="a7"/>
        <w:numPr>
          <w:ilvl w:val="1"/>
          <w:numId w:val="2"/>
        </w:numPr>
      </w:pPr>
      <w:r>
        <w:t>тарифах: название тарифа, цена;</w:t>
      </w:r>
    </w:p>
    <w:p w14:paraId="3007C169" w14:textId="32B855AF" w:rsidR="00502B81" w:rsidRDefault="00502B81" w:rsidP="00F61418">
      <w:pPr>
        <w:pStyle w:val="a7"/>
        <w:numPr>
          <w:ilvl w:val="1"/>
          <w:numId w:val="2"/>
        </w:numPr>
      </w:pPr>
      <w:r>
        <w:t>скидках: наименование скидки, значение.</w:t>
      </w:r>
    </w:p>
    <w:p w14:paraId="3386DC1C" w14:textId="77777777" w:rsidR="002C3AE6" w:rsidRDefault="002C3AE6" w:rsidP="004A0142">
      <w:pPr>
        <w:pStyle w:val="1"/>
      </w:pPr>
      <w:bookmarkStart w:id="143" w:name="_Toc73879947"/>
      <w:r>
        <w:lastRenderedPageBreak/>
        <w:t>ЭКОНОМИЧЕСКИЙ АНАЛИЗ</w:t>
      </w:r>
      <w:bookmarkEnd w:id="143"/>
    </w:p>
    <w:p w14:paraId="62E73F5A" w14:textId="57A12C78" w:rsidR="00C2268F" w:rsidRDefault="00C2268F" w:rsidP="00C2268F">
      <w:pPr>
        <w:rPr>
          <w:rFonts w:eastAsia="Times New Roman"/>
        </w:rPr>
      </w:pPr>
      <w:r>
        <w:rPr>
          <w:rFonts w:eastAsia="Times New Roman"/>
        </w:rPr>
        <w:t>Структура себестоимости программного продукта отражена в табл. 3.</w:t>
      </w:r>
      <w:r w:rsidR="00875FB1">
        <w:rPr>
          <w:rFonts w:eastAsia="Times New Roman"/>
        </w:rPr>
        <w:t>1</w:t>
      </w:r>
      <w:r>
        <w:rPr>
          <w:rFonts w:eastAsia="Times New Roman"/>
        </w:rPr>
        <w:t xml:space="preserve"> и представлена на рис. 3.</w:t>
      </w:r>
      <w:r w:rsidR="00875FB1">
        <w:rPr>
          <w:rFonts w:eastAsia="Times New Roman"/>
        </w:rPr>
        <w:t>1</w:t>
      </w:r>
      <w:r>
        <w:rPr>
          <w:rFonts w:eastAsia="Times New Roman"/>
        </w:rPr>
        <w:t>.</w:t>
      </w:r>
      <w:r w:rsidR="009873F2">
        <w:rPr>
          <w:rFonts w:eastAsia="Times New Roman"/>
        </w:rPr>
        <w:t xml:space="preserve"> Расчеты себестоимости приведены в прилож. 1.</w:t>
      </w:r>
    </w:p>
    <w:p w14:paraId="5C765B8D" w14:textId="6303E59E" w:rsidR="00C2268F" w:rsidRDefault="00C2268F" w:rsidP="00C2268F">
      <w:pPr>
        <w:ind w:firstLine="0"/>
        <w:jc w:val="right"/>
        <w:rPr>
          <w:rFonts w:eastAsia="Times New Roman"/>
          <w:b/>
        </w:rPr>
      </w:pPr>
      <w:bookmarkStart w:id="144" w:name="_Ref291088159"/>
      <w:r>
        <w:rPr>
          <w:rFonts w:eastAsia="Times New Roman"/>
          <w:b/>
        </w:rPr>
        <w:t>Таблица 3.</w:t>
      </w:r>
      <w:bookmarkEnd w:id="144"/>
      <w:r w:rsidR="00875FB1">
        <w:rPr>
          <w:rFonts w:eastAsia="Times New Roman"/>
          <w:b/>
        </w:rPr>
        <w:t>1</w:t>
      </w:r>
    </w:p>
    <w:p w14:paraId="43A313BA" w14:textId="77777777" w:rsidR="00C2268F" w:rsidRDefault="00C2268F" w:rsidP="00C2268F">
      <w:pPr>
        <w:pStyle w:val="affffff4"/>
      </w:pPr>
      <w:r>
        <w:t>Структура себестоимости программного продукта</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21"/>
        <w:gridCol w:w="4896"/>
        <w:gridCol w:w="1733"/>
        <w:gridCol w:w="2180"/>
      </w:tblGrid>
      <w:tr w:rsidR="00C2268F" w14:paraId="1917BCC0" w14:textId="77777777" w:rsidTr="00C2268F">
        <w:trPr>
          <w:trHeight w:val="1007"/>
          <w:jc w:val="center"/>
        </w:trPr>
        <w:tc>
          <w:tcPr>
            <w:tcW w:w="621" w:type="dxa"/>
            <w:tcBorders>
              <w:top w:val="single" w:sz="6" w:space="0" w:color="000000"/>
              <w:left w:val="single" w:sz="6" w:space="0" w:color="000000"/>
              <w:bottom w:val="single" w:sz="6" w:space="0" w:color="000000"/>
              <w:right w:val="single" w:sz="6" w:space="0" w:color="000000"/>
            </w:tcBorders>
            <w:vAlign w:val="center"/>
            <w:hideMark/>
          </w:tcPr>
          <w:p w14:paraId="6238A8CD" w14:textId="77777777" w:rsidR="00C2268F" w:rsidRDefault="00C2268F">
            <w:pPr>
              <w:spacing w:line="240" w:lineRule="auto"/>
              <w:ind w:firstLine="0"/>
              <w:jc w:val="center"/>
              <w:rPr>
                <w:rFonts w:eastAsia="Times New Roman"/>
                <w:b/>
                <w:sz w:val="24"/>
                <w:szCs w:val="24"/>
              </w:rPr>
            </w:pPr>
            <w:r>
              <w:rPr>
                <w:rFonts w:eastAsia="Times New Roman"/>
                <w:b/>
                <w:sz w:val="24"/>
                <w:szCs w:val="24"/>
              </w:rPr>
              <w:t>№</w:t>
            </w:r>
          </w:p>
        </w:tc>
        <w:tc>
          <w:tcPr>
            <w:tcW w:w="4896" w:type="dxa"/>
            <w:tcBorders>
              <w:top w:val="single" w:sz="6" w:space="0" w:color="000000"/>
              <w:left w:val="single" w:sz="6" w:space="0" w:color="000000"/>
              <w:bottom w:val="single" w:sz="6" w:space="0" w:color="000000"/>
              <w:right w:val="single" w:sz="6" w:space="0" w:color="000000"/>
            </w:tcBorders>
            <w:vAlign w:val="center"/>
            <w:hideMark/>
          </w:tcPr>
          <w:p w14:paraId="32B09F55" w14:textId="77777777" w:rsidR="00C2268F" w:rsidRDefault="00C2268F">
            <w:pPr>
              <w:spacing w:line="240" w:lineRule="auto"/>
              <w:ind w:firstLine="0"/>
              <w:jc w:val="center"/>
              <w:rPr>
                <w:rFonts w:eastAsia="Times New Roman"/>
                <w:b/>
                <w:sz w:val="24"/>
                <w:szCs w:val="24"/>
              </w:rPr>
            </w:pPr>
            <w:r>
              <w:rPr>
                <w:rFonts w:eastAsia="Times New Roman"/>
                <w:b/>
                <w:sz w:val="24"/>
                <w:szCs w:val="24"/>
              </w:rPr>
              <w:t>Элементы себестоимости</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3CDD5812" w14:textId="77777777" w:rsidR="00C2268F" w:rsidRDefault="00C2268F">
            <w:pPr>
              <w:spacing w:line="240" w:lineRule="auto"/>
              <w:ind w:firstLine="0"/>
              <w:jc w:val="center"/>
              <w:rPr>
                <w:rFonts w:eastAsia="Times New Roman"/>
                <w:b/>
                <w:sz w:val="24"/>
                <w:szCs w:val="24"/>
              </w:rPr>
            </w:pPr>
            <w:r>
              <w:rPr>
                <w:rFonts w:eastAsia="Times New Roman"/>
                <w:b/>
                <w:sz w:val="24"/>
                <w:szCs w:val="24"/>
              </w:rPr>
              <w:t>Сумма (руб.)</w:t>
            </w:r>
          </w:p>
        </w:tc>
        <w:tc>
          <w:tcPr>
            <w:tcW w:w="2180" w:type="dxa"/>
            <w:tcBorders>
              <w:top w:val="single" w:sz="6" w:space="0" w:color="000000"/>
              <w:left w:val="single" w:sz="6" w:space="0" w:color="000000"/>
              <w:bottom w:val="single" w:sz="6" w:space="0" w:color="000000"/>
              <w:right w:val="single" w:sz="6" w:space="0" w:color="000000"/>
            </w:tcBorders>
            <w:hideMark/>
          </w:tcPr>
          <w:p w14:paraId="12887C5D" w14:textId="77777777" w:rsidR="00C2268F" w:rsidRDefault="00C2268F">
            <w:pPr>
              <w:spacing w:line="240" w:lineRule="auto"/>
              <w:ind w:firstLine="0"/>
              <w:jc w:val="center"/>
              <w:rPr>
                <w:rFonts w:eastAsia="Times New Roman"/>
                <w:b/>
                <w:sz w:val="24"/>
                <w:szCs w:val="24"/>
              </w:rPr>
            </w:pPr>
            <w:r>
              <w:rPr>
                <w:rFonts w:eastAsia="Times New Roman"/>
                <w:b/>
                <w:sz w:val="24"/>
                <w:szCs w:val="24"/>
              </w:rPr>
              <w:t>% в общ. сумме себестоимости</w:t>
            </w:r>
          </w:p>
        </w:tc>
      </w:tr>
      <w:tr w:rsidR="00C2268F" w14:paraId="076F7532" w14:textId="77777777" w:rsidTr="00C2268F">
        <w:trPr>
          <w:trHeight w:val="271"/>
          <w:jc w:val="center"/>
        </w:trPr>
        <w:tc>
          <w:tcPr>
            <w:tcW w:w="621" w:type="dxa"/>
            <w:tcBorders>
              <w:top w:val="single" w:sz="6" w:space="0" w:color="000000"/>
              <w:left w:val="single" w:sz="6" w:space="0" w:color="000000"/>
              <w:bottom w:val="single" w:sz="6" w:space="0" w:color="000000"/>
              <w:right w:val="single" w:sz="6" w:space="0" w:color="000000"/>
            </w:tcBorders>
            <w:hideMark/>
          </w:tcPr>
          <w:p w14:paraId="3EB0D7BC" w14:textId="77777777" w:rsidR="00C2268F" w:rsidRDefault="00C2268F">
            <w:pPr>
              <w:spacing w:line="240" w:lineRule="auto"/>
              <w:ind w:firstLine="0"/>
              <w:jc w:val="center"/>
              <w:rPr>
                <w:rFonts w:eastAsia="Times New Roman"/>
                <w:sz w:val="24"/>
                <w:szCs w:val="24"/>
              </w:rPr>
            </w:pPr>
            <w:r>
              <w:rPr>
                <w:rFonts w:eastAsia="Times New Roman"/>
                <w:sz w:val="24"/>
                <w:szCs w:val="24"/>
              </w:rPr>
              <w:t>1</w:t>
            </w:r>
          </w:p>
        </w:tc>
        <w:tc>
          <w:tcPr>
            <w:tcW w:w="4896" w:type="dxa"/>
            <w:tcBorders>
              <w:top w:val="single" w:sz="6" w:space="0" w:color="000000"/>
              <w:left w:val="single" w:sz="6" w:space="0" w:color="000000"/>
              <w:bottom w:val="single" w:sz="6" w:space="0" w:color="000000"/>
              <w:right w:val="single" w:sz="6" w:space="0" w:color="000000"/>
            </w:tcBorders>
            <w:hideMark/>
          </w:tcPr>
          <w:p w14:paraId="215113CD" w14:textId="77777777" w:rsidR="00C2268F" w:rsidRDefault="00C2268F">
            <w:pPr>
              <w:spacing w:line="240" w:lineRule="auto"/>
              <w:ind w:firstLine="0"/>
              <w:jc w:val="left"/>
              <w:rPr>
                <w:rFonts w:eastAsia="Times New Roman"/>
                <w:sz w:val="24"/>
                <w:szCs w:val="24"/>
              </w:rPr>
            </w:pPr>
            <w:r>
              <w:rPr>
                <w:rFonts w:eastAsia="Times New Roman"/>
                <w:sz w:val="24"/>
                <w:szCs w:val="24"/>
              </w:rPr>
              <w:t>Общая заработная плата исполнителя</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3E716468" w14:textId="77777777" w:rsidR="00C2268F" w:rsidRDefault="00C2268F">
            <w:pPr>
              <w:ind w:firstLine="10"/>
              <w:jc w:val="center"/>
              <w:rPr>
                <w:rFonts w:eastAsia="Times New Roman"/>
                <w:sz w:val="24"/>
                <w:szCs w:val="24"/>
              </w:rPr>
            </w:pPr>
            <w:r>
              <w:t>786 125</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1F25C7D2" w14:textId="77777777" w:rsidR="00C2268F" w:rsidRDefault="00C2268F">
            <w:pPr>
              <w:ind w:firstLine="0"/>
              <w:jc w:val="center"/>
              <w:rPr>
                <w:rFonts w:eastAsia="Times New Roman"/>
              </w:rPr>
            </w:pPr>
            <w:r>
              <w:t>56,20</w:t>
            </w:r>
          </w:p>
        </w:tc>
      </w:tr>
      <w:tr w:rsidR="00C2268F" w14:paraId="27995B6D"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59EFB197" w14:textId="77777777" w:rsidR="00C2268F" w:rsidRDefault="00C2268F">
            <w:pPr>
              <w:spacing w:line="240" w:lineRule="auto"/>
              <w:ind w:firstLine="0"/>
              <w:jc w:val="center"/>
              <w:rPr>
                <w:rFonts w:eastAsia="Times New Roman"/>
                <w:sz w:val="24"/>
                <w:szCs w:val="24"/>
              </w:rPr>
            </w:pPr>
            <w:r>
              <w:rPr>
                <w:rFonts w:eastAsia="Times New Roman"/>
                <w:sz w:val="24"/>
                <w:szCs w:val="24"/>
              </w:rPr>
              <w:t>3</w:t>
            </w:r>
          </w:p>
        </w:tc>
        <w:tc>
          <w:tcPr>
            <w:tcW w:w="4896" w:type="dxa"/>
            <w:tcBorders>
              <w:top w:val="single" w:sz="6" w:space="0" w:color="000000"/>
              <w:left w:val="single" w:sz="6" w:space="0" w:color="000000"/>
              <w:bottom w:val="single" w:sz="6" w:space="0" w:color="000000"/>
              <w:right w:val="single" w:sz="6" w:space="0" w:color="000000"/>
            </w:tcBorders>
            <w:hideMark/>
          </w:tcPr>
          <w:p w14:paraId="5B7CD10F" w14:textId="77777777" w:rsidR="00C2268F" w:rsidRDefault="00C2268F">
            <w:pPr>
              <w:spacing w:line="240" w:lineRule="auto"/>
              <w:ind w:firstLine="0"/>
              <w:jc w:val="left"/>
              <w:rPr>
                <w:rFonts w:eastAsia="Times New Roman"/>
                <w:sz w:val="24"/>
                <w:szCs w:val="24"/>
              </w:rPr>
            </w:pPr>
            <w:r>
              <w:rPr>
                <w:rFonts w:eastAsia="Times New Roman"/>
                <w:sz w:val="24"/>
                <w:szCs w:val="24"/>
              </w:rPr>
              <w:t>Отчисления на социальные нужды (страховые взносы)</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E6D192B" w14:textId="77777777" w:rsidR="00C2268F" w:rsidRDefault="00C2268F">
            <w:pPr>
              <w:ind w:firstLine="10"/>
              <w:jc w:val="center"/>
            </w:pPr>
            <w:r>
              <w:t>95 702</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1A6B75F8" w14:textId="77777777" w:rsidR="00C2268F" w:rsidRDefault="00C2268F">
            <w:pPr>
              <w:ind w:firstLine="0"/>
              <w:jc w:val="center"/>
            </w:pPr>
            <w:r>
              <w:t>6,84</w:t>
            </w:r>
          </w:p>
        </w:tc>
      </w:tr>
      <w:tr w:rsidR="00C2268F" w14:paraId="20467FD7"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41551E25" w14:textId="77777777" w:rsidR="00C2268F" w:rsidRDefault="00C2268F">
            <w:pPr>
              <w:spacing w:line="240" w:lineRule="auto"/>
              <w:ind w:firstLine="0"/>
              <w:jc w:val="center"/>
              <w:rPr>
                <w:rFonts w:eastAsia="Times New Roman"/>
                <w:sz w:val="24"/>
                <w:szCs w:val="24"/>
              </w:rPr>
            </w:pPr>
            <w:r>
              <w:rPr>
                <w:rFonts w:eastAsia="Times New Roman"/>
                <w:sz w:val="24"/>
                <w:szCs w:val="24"/>
              </w:rPr>
              <w:t>4</w:t>
            </w:r>
          </w:p>
        </w:tc>
        <w:tc>
          <w:tcPr>
            <w:tcW w:w="4896" w:type="dxa"/>
            <w:tcBorders>
              <w:top w:val="single" w:sz="6" w:space="0" w:color="000000"/>
              <w:left w:val="single" w:sz="6" w:space="0" w:color="000000"/>
              <w:bottom w:val="single" w:sz="6" w:space="0" w:color="000000"/>
              <w:right w:val="single" w:sz="6" w:space="0" w:color="000000"/>
            </w:tcBorders>
            <w:hideMark/>
          </w:tcPr>
          <w:p w14:paraId="79723818" w14:textId="77777777" w:rsidR="00C2268F" w:rsidRDefault="00C2268F">
            <w:pPr>
              <w:spacing w:line="240" w:lineRule="auto"/>
              <w:ind w:firstLine="0"/>
              <w:jc w:val="left"/>
              <w:rPr>
                <w:rFonts w:eastAsia="Times New Roman"/>
                <w:sz w:val="24"/>
                <w:szCs w:val="24"/>
              </w:rPr>
            </w:pPr>
            <w:r>
              <w:rPr>
                <w:rFonts w:eastAsia="Times New Roman"/>
                <w:sz w:val="24"/>
                <w:szCs w:val="24"/>
              </w:rPr>
              <w:t>Арендные платежи за производственные (офисные) помещения</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2DDEFBF0" w14:textId="77777777" w:rsidR="00C2268F" w:rsidRDefault="00C2268F">
            <w:pPr>
              <w:ind w:firstLine="10"/>
              <w:jc w:val="center"/>
            </w:pPr>
            <w:r>
              <w:t>134 572</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5E73EC8B" w14:textId="77777777" w:rsidR="00C2268F" w:rsidRDefault="00C2268F">
            <w:pPr>
              <w:ind w:firstLine="0"/>
              <w:jc w:val="center"/>
            </w:pPr>
            <w:r>
              <w:t>9,62</w:t>
            </w:r>
          </w:p>
        </w:tc>
      </w:tr>
      <w:tr w:rsidR="00C2268F" w14:paraId="3BBC90C5"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4BA331CC" w14:textId="77777777" w:rsidR="00C2268F" w:rsidRDefault="00C2268F">
            <w:pPr>
              <w:spacing w:line="240" w:lineRule="auto"/>
              <w:ind w:firstLine="0"/>
              <w:jc w:val="center"/>
              <w:rPr>
                <w:rFonts w:eastAsia="Times New Roman"/>
                <w:sz w:val="24"/>
                <w:szCs w:val="24"/>
              </w:rPr>
            </w:pPr>
            <w:r>
              <w:rPr>
                <w:rFonts w:eastAsia="Times New Roman"/>
                <w:sz w:val="24"/>
                <w:szCs w:val="24"/>
              </w:rPr>
              <w:t>5</w:t>
            </w:r>
          </w:p>
        </w:tc>
        <w:tc>
          <w:tcPr>
            <w:tcW w:w="4896" w:type="dxa"/>
            <w:tcBorders>
              <w:top w:val="single" w:sz="6" w:space="0" w:color="000000"/>
              <w:left w:val="single" w:sz="6" w:space="0" w:color="000000"/>
              <w:bottom w:val="single" w:sz="6" w:space="0" w:color="000000"/>
              <w:right w:val="single" w:sz="6" w:space="0" w:color="000000"/>
            </w:tcBorders>
            <w:hideMark/>
          </w:tcPr>
          <w:p w14:paraId="4EBA3F04" w14:textId="77777777" w:rsidR="00C2268F" w:rsidRDefault="00C2268F">
            <w:pPr>
              <w:spacing w:line="240" w:lineRule="auto"/>
              <w:ind w:firstLine="0"/>
              <w:jc w:val="left"/>
              <w:rPr>
                <w:rFonts w:eastAsia="Times New Roman"/>
                <w:sz w:val="24"/>
                <w:szCs w:val="24"/>
              </w:rPr>
            </w:pPr>
            <w:r>
              <w:rPr>
                <w:rFonts w:eastAsia="Times New Roman"/>
                <w:sz w:val="24"/>
                <w:szCs w:val="24"/>
              </w:rPr>
              <w:t>Амортизация используемых основных средств и нематериальных активов</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A106979" w14:textId="77777777" w:rsidR="00C2268F" w:rsidRDefault="00C2268F">
            <w:pPr>
              <w:ind w:firstLine="10"/>
              <w:jc w:val="center"/>
            </w:pPr>
            <w:r>
              <w:t>78 986</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42AB2BD0" w14:textId="77777777" w:rsidR="00C2268F" w:rsidRDefault="00C2268F">
            <w:pPr>
              <w:ind w:firstLine="0"/>
              <w:jc w:val="center"/>
            </w:pPr>
            <w:r>
              <w:t>5,65</w:t>
            </w:r>
          </w:p>
        </w:tc>
      </w:tr>
      <w:tr w:rsidR="00C2268F" w14:paraId="001552E0"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4C0AB6F9" w14:textId="77777777" w:rsidR="00C2268F" w:rsidRDefault="00C2268F">
            <w:pPr>
              <w:spacing w:line="240" w:lineRule="auto"/>
              <w:ind w:firstLine="0"/>
              <w:jc w:val="center"/>
              <w:rPr>
                <w:rFonts w:eastAsia="Times New Roman"/>
                <w:sz w:val="24"/>
                <w:szCs w:val="24"/>
              </w:rPr>
            </w:pPr>
            <w:r>
              <w:rPr>
                <w:rFonts w:eastAsia="Times New Roman"/>
                <w:sz w:val="24"/>
                <w:szCs w:val="24"/>
              </w:rPr>
              <w:t>6</w:t>
            </w:r>
          </w:p>
        </w:tc>
        <w:tc>
          <w:tcPr>
            <w:tcW w:w="4896" w:type="dxa"/>
            <w:tcBorders>
              <w:top w:val="single" w:sz="6" w:space="0" w:color="000000"/>
              <w:left w:val="single" w:sz="6" w:space="0" w:color="000000"/>
              <w:bottom w:val="single" w:sz="6" w:space="0" w:color="000000"/>
              <w:right w:val="single" w:sz="6" w:space="0" w:color="000000"/>
            </w:tcBorders>
            <w:hideMark/>
          </w:tcPr>
          <w:p w14:paraId="521A4D64" w14:textId="77777777" w:rsidR="00C2268F" w:rsidRDefault="00C2268F">
            <w:pPr>
              <w:spacing w:line="240" w:lineRule="auto"/>
              <w:ind w:firstLine="0"/>
              <w:jc w:val="left"/>
              <w:rPr>
                <w:rFonts w:eastAsia="Times New Roman"/>
                <w:sz w:val="24"/>
                <w:szCs w:val="24"/>
              </w:rPr>
            </w:pPr>
            <w:r>
              <w:rPr>
                <w:rFonts w:eastAsia="Times New Roman"/>
                <w:sz w:val="24"/>
                <w:szCs w:val="24"/>
              </w:rPr>
              <w:t>Расходы на модернизацию и приобретение основных средств</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617D47C" w14:textId="77777777" w:rsidR="00C2268F" w:rsidRDefault="00C2268F">
            <w:pPr>
              <w:ind w:firstLine="10"/>
              <w:jc w:val="center"/>
            </w:pPr>
            <w:r>
              <w:t>-</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6B3F8D1C" w14:textId="77777777" w:rsidR="00C2268F" w:rsidRDefault="00C2268F">
            <w:pPr>
              <w:ind w:firstLine="0"/>
              <w:jc w:val="center"/>
            </w:pPr>
            <w:r>
              <w:t>-</w:t>
            </w:r>
          </w:p>
        </w:tc>
      </w:tr>
      <w:tr w:rsidR="00C2268F" w14:paraId="72BAAE92"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4D191DD6" w14:textId="77777777" w:rsidR="00C2268F" w:rsidRDefault="00C2268F">
            <w:pPr>
              <w:spacing w:line="240" w:lineRule="auto"/>
              <w:ind w:firstLine="0"/>
              <w:jc w:val="center"/>
              <w:rPr>
                <w:rFonts w:eastAsia="Times New Roman"/>
                <w:sz w:val="24"/>
                <w:szCs w:val="24"/>
              </w:rPr>
            </w:pPr>
            <w:r>
              <w:rPr>
                <w:rFonts w:eastAsia="Times New Roman"/>
                <w:sz w:val="24"/>
                <w:szCs w:val="24"/>
              </w:rPr>
              <w:t>7</w:t>
            </w:r>
          </w:p>
        </w:tc>
        <w:tc>
          <w:tcPr>
            <w:tcW w:w="4896" w:type="dxa"/>
            <w:tcBorders>
              <w:top w:val="single" w:sz="6" w:space="0" w:color="000000"/>
              <w:left w:val="single" w:sz="6" w:space="0" w:color="000000"/>
              <w:bottom w:val="single" w:sz="6" w:space="0" w:color="000000"/>
              <w:right w:val="single" w:sz="6" w:space="0" w:color="000000"/>
            </w:tcBorders>
            <w:hideMark/>
          </w:tcPr>
          <w:p w14:paraId="579A7901" w14:textId="77777777" w:rsidR="00C2268F" w:rsidRDefault="00C2268F">
            <w:pPr>
              <w:spacing w:line="240" w:lineRule="auto"/>
              <w:ind w:firstLine="0"/>
              <w:jc w:val="left"/>
              <w:rPr>
                <w:rFonts w:eastAsia="Times New Roman"/>
                <w:sz w:val="24"/>
                <w:szCs w:val="24"/>
              </w:rPr>
            </w:pPr>
            <w:r>
              <w:rPr>
                <w:rFonts w:eastAsia="Times New Roman"/>
                <w:sz w:val="24"/>
                <w:szCs w:val="24"/>
              </w:rPr>
              <w:t>Расходы на приобретение необходимого ПО</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C20EFCE" w14:textId="77777777" w:rsidR="00C2268F" w:rsidRDefault="00C2268F">
            <w:pPr>
              <w:ind w:firstLine="10"/>
              <w:jc w:val="center"/>
            </w:pPr>
            <w:r>
              <w:t>-</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769CA6DF" w14:textId="77777777" w:rsidR="00C2268F" w:rsidRDefault="00C2268F">
            <w:pPr>
              <w:ind w:firstLine="0"/>
              <w:jc w:val="center"/>
            </w:pPr>
            <w:r>
              <w:t>-</w:t>
            </w:r>
          </w:p>
        </w:tc>
      </w:tr>
      <w:tr w:rsidR="00C2268F" w14:paraId="5E1A45AB"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7EC81717" w14:textId="77777777" w:rsidR="00C2268F" w:rsidRDefault="00C2268F">
            <w:pPr>
              <w:spacing w:line="240" w:lineRule="auto"/>
              <w:ind w:firstLine="0"/>
              <w:jc w:val="center"/>
              <w:rPr>
                <w:rFonts w:eastAsia="Times New Roman"/>
                <w:sz w:val="24"/>
                <w:szCs w:val="24"/>
              </w:rPr>
            </w:pPr>
            <w:r>
              <w:rPr>
                <w:rFonts w:eastAsia="Times New Roman"/>
                <w:sz w:val="24"/>
                <w:szCs w:val="24"/>
              </w:rPr>
              <w:t>8</w:t>
            </w:r>
          </w:p>
        </w:tc>
        <w:tc>
          <w:tcPr>
            <w:tcW w:w="4896" w:type="dxa"/>
            <w:tcBorders>
              <w:top w:val="single" w:sz="6" w:space="0" w:color="000000"/>
              <w:left w:val="single" w:sz="6" w:space="0" w:color="000000"/>
              <w:bottom w:val="single" w:sz="6" w:space="0" w:color="000000"/>
              <w:right w:val="single" w:sz="6" w:space="0" w:color="000000"/>
            </w:tcBorders>
            <w:hideMark/>
          </w:tcPr>
          <w:p w14:paraId="5D2AB787" w14:textId="77777777" w:rsidR="00C2268F" w:rsidRDefault="00C2268F">
            <w:pPr>
              <w:spacing w:line="240" w:lineRule="auto"/>
              <w:ind w:firstLine="0"/>
              <w:jc w:val="left"/>
              <w:rPr>
                <w:rFonts w:eastAsia="Times New Roman"/>
                <w:sz w:val="24"/>
                <w:szCs w:val="24"/>
              </w:rPr>
            </w:pPr>
            <w:r>
              <w:rPr>
                <w:rFonts w:eastAsia="Times New Roman"/>
                <w:sz w:val="24"/>
                <w:szCs w:val="24"/>
              </w:rPr>
              <w:t>Расходы на интернет, связь</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4ACF9EB8" w14:textId="77777777" w:rsidR="00C2268F" w:rsidRDefault="00C2268F">
            <w:pPr>
              <w:ind w:firstLine="10"/>
              <w:jc w:val="center"/>
            </w:pPr>
            <w:r>
              <w:t>-</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1A08C92B" w14:textId="77777777" w:rsidR="00C2268F" w:rsidRDefault="00C2268F">
            <w:pPr>
              <w:ind w:firstLine="0"/>
              <w:jc w:val="center"/>
            </w:pPr>
            <w:r>
              <w:t>-</w:t>
            </w:r>
          </w:p>
        </w:tc>
      </w:tr>
      <w:tr w:rsidR="00C2268F" w14:paraId="3B7D77B8"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30EFA32A" w14:textId="77777777" w:rsidR="00C2268F" w:rsidRDefault="00C2268F">
            <w:pPr>
              <w:spacing w:line="240" w:lineRule="auto"/>
              <w:ind w:firstLine="0"/>
              <w:jc w:val="center"/>
              <w:rPr>
                <w:rFonts w:eastAsia="Times New Roman"/>
                <w:sz w:val="24"/>
                <w:szCs w:val="24"/>
              </w:rPr>
            </w:pPr>
            <w:r>
              <w:rPr>
                <w:rFonts w:eastAsia="Times New Roman"/>
                <w:sz w:val="24"/>
                <w:szCs w:val="24"/>
              </w:rPr>
              <w:t>9</w:t>
            </w:r>
          </w:p>
        </w:tc>
        <w:tc>
          <w:tcPr>
            <w:tcW w:w="4896" w:type="dxa"/>
            <w:tcBorders>
              <w:top w:val="single" w:sz="6" w:space="0" w:color="000000"/>
              <w:left w:val="single" w:sz="6" w:space="0" w:color="000000"/>
              <w:bottom w:val="single" w:sz="6" w:space="0" w:color="000000"/>
              <w:right w:val="single" w:sz="6" w:space="0" w:color="000000"/>
            </w:tcBorders>
            <w:hideMark/>
          </w:tcPr>
          <w:p w14:paraId="74534744" w14:textId="77777777" w:rsidR="00C2268F" w:rsidRDefault="00C2268F">
            <w:pPr>
              <w:spacing w:line="240" w:lineRule="auto"/>
              <w:ind w:firstLine="0"/>
              <w:jc w:val="left"/>
              <w:rPr>
                <w:rFonts w:eastAsia="Times New Roman"/>
                <w:sz w:val="24"/>
                <w:szCs w:val="24"/>
              </w:rPr>
            </w:pPr>
            <w:r>
              <w:rPr>
                <w:rFonts w:eastAsia="Times New Roman"/>
                <w:sz w:val="24"/>
                <w:szCs w:val="24"/>
              </w:rPr>
              <w:t>Расходы на канцелярские товары и расходные материалы</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39E1E0B5" w14:textId="77777777" w:rsidR="00C2268F" w:rsidRDefault="00C2268F">
            <w:pPr>
              <w:ind w:firstLine="10"/>
              <w:jc w:val="center"/>
            </w:pPr>
            <w:r>
              <w:t>4 200</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297653E6" w14:textId="77777777" w:rsidR="00C2268F" w:rsidRDefault="00C2268F">
            <w:pPr>
              <w:ind w:firstLine="0"/>
              <w:jc w:val="center"/>
            </w:pPr>
            <w:r>
              <w:t>0,30</w:t>
            </w:r>
          </w:p>
        </w:tc>
      </w:tr>
      <w:tr w:rsidR="00C2268F" w14:paraId="02FC3C5B"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5766AD87" w14:textId="77777777" w:rsidR="00C2268F" w:rsidRDefault="00C2268F">
            <w:pPr>
              <w:spacing w:line="240" w:lineRule="auto"/>
              <w:ind w:firstLine="0"/>
              <w:jc w:val="center"/>
              <w:rPr>
                <w:rFonts w:eastAsia="Times New Roman"/>
                <w:sz w:val="24"/>
                <w:szCs w:val="24"/>
              </w:rPr>
            </w:pPr>
            <w:r>
              <w:rPr>
                <w:rFonts w:eastAsia="Times New Roman"/>
                <w:sz w:val="24"/>
                <w:szCs w:val="24"/>
              </w:rPr>
              <w:t>10</w:t>
            </w:r>
          </w:p>
        </w:tc>
        <w:tc>
          <w:tcPr>
            <w:tcW w:w="4896" w:type="dxa"/>
            <w:tcBorders>
              <w:top w:val="single" w:sz="6" w:space="0" w:color="000000"/>
              <w:left w:val="single" w:sz="6" w:space="0" w:color="000000"/>
              <w:bottom w:val="single" w:sz="6" w:space="0" w:color="000000"/>
              <w:right w:val="single" w:sz="6" w:space="0" w:color="000000"/>
            </w:tcBorders>
            <w:hideMark/>
          </w:tcPr>
          <w:p w14:paraId="191BEC29" w14:textId="77777777" w:rsidR="00C2268F" w:rsidRDefault="00C2268F">
            <w:pPr>
              <w:spacing w:line="240" w:lineRule="auto"/>
              <w:ind w:firstLine="0"/>
              <w:jc w:val="left"/>
              <w:rPr>
                <w:rFonts w:eastAsia="Times New Roman"/>
                <w:sz w:val="24"/>
                <w:szCs w:val="24"/>
              </w:rPr>
            </w:pPr>
            <w:r>
              <w:rPr>
                <w:rFonts w:eastAsia="Times New Roman"/>
                <w:sz w:val="24"/>
                <w:szCs w:val="24"/>
              </w:rPr>
              <w:t>Прочие расходы</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F3FABBF" w14:textId="77777777" w:rsidR="00C2268F" w:rsidRDefault="00C2268F">
            <w:pPr>
              <w:spacing w:line="240" w:lineRule="auto"/>
              <w:ind w:firstLine="0"/>
              <w:jc w:val="center"/>
              <w:rPr>
                <w:rFonts w:eastAsia="Times New Roman"/>
                <w:sz w:val="24"/>
                <w:szCs w:val="24"/>
              </w:rPr>
            </w:pPr>
            <w:r>
              <w:rPr>
                <w:rFonts w:eastAsia="Times New Roman"/>
                <w:sz w:val="24"/>
                <w:szCs w:val="24"/>
              </w:rPr>
              <w:t>299 114</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28ACA9D6" w14:textId="77777777" w:rsidR="00C2268F" w:rsidRDefault="00C2268F">
            <w:pPr>
              <w:ind w:firstLine="0"/>
              <w:jc w:val="center"/>
              <w:rPr>
                <w:sz w:val="24"/>
              </w:rPr>
            </w:pPr>
            <w:r>
              <w:rPr>
                <w:sz w:val="24"/>
              </w:rPr>
              <w:t>21,39</w:t>
            </w:r>
          </w:p>
        </w:tc>
      </w:tr>
      <w:tr w:rsidR="00C2268F" w14:paraId="6FAD5E02" w14:textId="77777777" w:rsidTr="00C2268F">
        <w:trPr>
          <w:jc w:val="center"/>
        </w:trPr>
        <w:tc>
          <w:tcPr>
            <w:tcW w:w="5517" w:type="dxa"/>
            <w:gridSpan w:val="2"/>
            <w:tcBorders>
              <w:top w:val="single" w:sz="6" w:space="0" w:color="000000"/>
              <w:left w:val="single" w:sz="6" w:space="0" w:color="000000"/>
              <w:bottom w:val="single" w:sz="6" w:space="0" w:color="000000"/>
              <w:right w:val="single" w:sz="6" w:space="0" w:color="000000"/>
            </w:tcBorders>
            <w:hideMark/>
          </w:tcPr>
          <w:p w14:paraId="21A418B9" w14:textId="77777777" w:rsidR="00C2268F" w:rsidRDefault="00C2268F">
            <w:pPr>
              <w:spacing w:line="240" w:lineRule="auto"/>
              <w:ind w:firstLine="0"/>
              <w:jc w:val="right"/>
              <w:rPr>
                <w:rFonts w:eastAsia="Times New Roman"/>
                <w:b/>
                <w:sz w:val="24"/>
                <w:szCs w:val="24"/>
              </w:rPr>
            </w:pPr>
            <w:r>
              <w:rPr>
                <w:rFonts w:eastAsia="Times New Roman"/>
                <w:b/>
                <w:sz w:val="24"/>
                <w:szCs w:val="24"/>
              </w:rPr>
              <w:t>Итого:</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2F552463" w14:textId="77777777" w:rsidR="00C2268F" w:rsidRDefault="00C2268F">
            <w:pPr>
              <w:spacing w:line="240" w:lineRule="auto"/>
              <w:ind w:firstLine="0"/>
              <w:jc w:val="center"/>
              <w:rPr>
                <w:rFonts w:eastAsia="Times New Roman" w:cs="Times New Roman"/>
                <w:b/>
                <w:bCs/>
                <w:color w:val="000000"/>
                <w:sz w:val="24"/>
              </w:rPr>
            </w:pPr>
            <w:r>
              <w:rPr>
                <w:rFonts w:cs="Times New Roman"/>
                <w:b/>
                <w:bCs/>
                <w:color w:val="000000"/>
                <w:sz w:val="24"/>
              </w:rPr>
              <w:t>1 398 699</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7061B6C4" w14:textId="77777777" w:rsidR="00C2268F" w:rsidRDefault="00C2268F">
            <w:pPr>
              <w:spacing w:line="240" w:lineRule="auto"/>
              <w:ind w:firstLine="0"/>
              <w:jc w:val="center"/>
              <w:rPr>
                <w:rFonts w:eastAsia="Times New Roman"/>
                <w:b/>
                <w:color w:val="000000" w:themeColor="text1"/>
                <w:sz w:val="24"/>
                <w:szCs w:val="24"/>
                <w:lang w:val="en-US"/>
              </w:rPr>
            </w:pPr>
            <w:r>
              <w:rPr>
                <w:rFonts w:eastAsia="Times New Roman"/>
                <w:b/>
                <w:sz w:val="24"/>
                <w:szCs w:val="24"/>
              </w:rPr>
              <w:t>100</w:t>
            </w:r>
          </w:p>
        </w:tc>
      </w:tr>
    </w:tbl>
    <w:tbl>
      <w:tblPr>
        <w:tblStyle w:val="af9"/>
        <w:tblpPr w:leftFromText="180" w:rightFromText="180" w:vertAnchor="page" w:horzAnchor="page" w:tblpX="10671" w:tblpY="1161"/>
        <w:tblW w:w="0" w:type="auto"/>
        <w:tblLook w:val="04A0" w:firstRow="1" w:lastRow="0" w:firstColumn="1" w:lastColumn="0" w:noHBand="0" w:noVBand="1"/>
      </w:tblPr>
      <w:tblGrid>
        <w:gridCol w:w="1254"/>
      </w:tblGrid>
      <w:tr w:rsidR="00046896" w14:paraId="20ED2AE0" w14:textId="77777777" w:rsidTr="00046896">
        <w:trPr>
          <w:cantSplit/>
          <w:trHeight w:val="14034"/>
        </w:trPr>
        <w:tc>
          <w:tcPr>
            <w:tcW w:w="1254" w:type="dxa"/>
            <w:tcBorders>
              <w:top w:val="nil"/>
              <w:left w:val="nil"/>
              <w:bottom w:val="nil"/>
              <w:right w:val="nil"/>
            </w:tcBorders>
            <w:textDirection w:val="btLr"/>
            <w:hideMark/>
          </w:tcPr>
          <w:p w14:paraId="24A9CB68" w14:textId="6B28BB8C" w:rsidR="00046896" w:rsidRPr="00046896" w:rsidRDefault="00046896" w:rsidP="00875FB1">
            <w:pPr>
              <w:pStyle w:val="affffff4"/>
            </w:pPr>
            <w:r>
              <w:lastRenderedPageBreak/>
              <w:t>Рис. 3.</w:t>
            </w:r>
            <w:r w:rsidR="00875FB1">
              <w:t>1</w:t>
            </w:r>
            <w:r>
              <w:t>. Структура себестоимости программного продукта</w:t>
            </w:r>
          </w:p>
        </w:tc>
      </w:tr>
    </w:tbl>
    <w:p w14:paraId="5A86B4C5" w14:textId="77777777" w:rsidR="00C2268F" w:rsidRDefault="00C2268F" w:rsidP="00C2268F">
      <w:pPr>
        <w:ind w:firstLine="0"/>
        <w:jc w:val="left"/>
        <w:rPr>
          <w:color w:val="000000" w:themeColor="text1"/>
        </w:rPr>
      </w:pPr>
    </w:p>
    <w:p w14:paraId="34A9DB5A" w14:textId="77777777" w:rsidR="00C2268F" w:rsidRDefault="00C2268F" w:rsidP="00C2268F">
      <w:pPr>
        <w:ind w:firstLine="0"/>
        <w:jc w:val="left"/>
        <w:rPr>
          <w:color w:val="000000" w:themeColor="text1"/>
        </w:rPr>
      </w:pPr>
    </w:p>
    <w:p w14:paraId="68FC66A3" w14:textId="2A3D0977" w:rsidR="00C2268F" w:rsidRDefault="00786EF5" w:rsidP="00786EF5">
      <w:pPr>
        <w:ind w:firstLine="0"/>
        <w:jc w:val="left"/>
        <w:rPr>
          <w:color w:val="000000" w:themeColor="text1"/>
        </w:rPr>
      </w:pPr>
      <w:r w:rsidRPr="00786EF5">
        <w:rPr>
          <w:noProof/>
          <w:color w:val="000000" w:themeColor="text1"/>
          <w:lang w:eastAsia="ru-RU"/>
        </w:rPr>
        <w:drawing>
          <wp:inline distT="0" distB="0" distL="0" distR="0" wp14:anchorId="15D470FF" wp14:editId="5550FC06">
            <wp:extent cx="8721145" cy="5214770"/>
            <wp:effectExtent l="635" t="0" r="444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8748667" cy="5231226"/>
                    </a:xfrm>
                    <a:prstGeom prst="rect">
                      <a:avLst/>
                    </a:prstGeom>
                  </pic:spPr>
                </pic:pic>
              </a:graphicData>
            </a:graphic>
          </wp:inline>
        </w:drawing>
      </w:r>
    </w:p>
    <w:p w14:paraId="10E9EC06" w14:textId="568A5C1C" w:rsidR="002C3AE6" w:rsidRDefault="002C3AE6" w:rsidP="005F7E37">
      <w:pPr>
        <w:pStyle w:val="1"/>
      </w:pPr>
      <w:bookmarkStart w:id="145" w:name="_Toc73879948"/>
      <w:r>
        <w:lastRenderedPageBreak/>
        <w:t xml:space="preserve">ПРОЕКТИРОВАНИЕ И </w:t>
      </w:r>
      <w:r w:rsidRPr="004044EF">
        <w:t>РАЗРАБОТКА</w:t>
      </w:r>
      <w:r>
        <w:t xml:space="preserve"> ПРОГРАММНОГО </w:t>
      </w:r>
      <w:r w:rsidR="003935E2">
        <w:t>КОМПЛЕКСА</w:t>
      </w:r>
      <w:bookmarkEnd w:id="145"/>
    </w:p>
    <w:p w14:paraId="0AB5E1EB" w14:textId="77777777" w:rsidR="005258C7" w:rsidRDefault="005258C7" w:rsidP="005258C7">
      <w:r>
        <w:t>В процессе проектирования было принято следующее: система должна быть централизованной, т.е. все данные должны располагаться в центральном хранилище. Система должна иметь трехуровневую архитектуру, состоящую из следующих уровней: первый - клиент, второй - сервер, третий – хранилище в связи с ее масштабируемостью, гибкой настройкой, высокой безопасностью и надежностью, а также наличием большого объема документации.</w:t>
      </w:r>
    </w:p>
    <w:p w14:paraId="7EA8B16F" w14:textId="02A33A10" w:rsidR="005258C7" w:rsidRDefault="005258C7" w:rsidP="005258C7">
      <w:r>
        <w:t xml:space="preserve">Схема архитектуры ПС представлена на рис. </w:t>
      </w:r>
      <w:r w:rsidR="004D358A">
        <w:t>4</w:t>
      </w:r>
      <w:r>
        <w:t>.1.</w:t>
      </w:r>
    </w:p>
    <w:p w14:paraId="28ABF0F4" w14:textId="77777777" w:rsidR="005258C7" w:rsidRDefault="005258C7" w:rsidP="005258C7">
      <w:pPr>
        <w:pStyle w:val="2"/>
      </w:pPr>
      <w:bookmarkStart w:id="146" w:name="_Toc73469564"/>
      <w:bookmarkStart w:id="147" w:name="_Toc68534525"/>
      <w:bookmarkStart w:id="148" w:name="_Toc73879670"/>
      <w:bookmarkStart w:id="149" w:name="_Toc73879949"/>
      <w:r>
        <w:t>Клиентская часть</w:t>
      </w:r>
      <w:bookmarkEnd w:id="146"/>
      <w:bookmarkEnd w:id="147"/>
      <w:bookmarkEnd w:id="148"/>
      <w:bookmarkEnd w:id="149"/>
    </w:p>
    <w:p w14:paraId="67477D68" w14:textId="77777777" w:rsidR="005258C7" w:rsidRDefault="005258C7" w:rsidP="005258C7">
      <w:r>
        <w:t xml:space="preserve">В процессе анализа было рассмотрено несколько альтернативных инструментов разработки </w:t>
      </w:r>
      <w:r>
        <w:rPr>
          <w:lang w:val="en-US"/>
        </w:rPr>
        <w:t>web</w:t>
      </w:r>
      <w:r>
        <w:t>-интерфейса:</w:t>
      </w:r>
    </w:p>
    <w:p w14:paraId="3A1E3BF1" w14:textId="77777777" w:rsidR="005258C7" w:rsidRDefault="005258C7" w:rsidP="00F61418">
      <w:pPr>
        <w:pStyle w:val="a0"/>
        <w:numPr>
          <w:ilvl w:val="2"/>
          <w:numId w:val="3"/>
        </w:numPr>
        <w:ind w:left="1066" w:hanging="357"/>
      </w:pPr>
      <w:r>
        <w:rPr>
          <w:lang w:val="en-US"/>
        </w:rPr>
        <w:t>React [</w:t>
      </w:r>
      <w:r>
        <w:rPr>
          <w:lang w:val="en-US"/>
        </w:rPr>
        <w:fldChar w:fldCharType="begin"/>
      </w:r>
      <w:r>
        <w:rPr>
          <w:lang w:val="en-US"/>
        </w:rPr>
        <w:instrText xml:space="preserve"> REF _Ref72677078 \r \h  \* MERGEFORMAT </w:instrText>
      </w:r>
      <w:r>
        <w:rPr>
          <w:lang w:val="en-US"/>
        </w:rPr>
      </w:r>
      <w:r>
        <w:rPr>
          <w:lang w:val="en-US"/>
        </w:rPr>
        <w:fldChar w:fldCharType="separate"/>
      </w:r>
      <w:r>
        <w:rPr>
          <w:lang w:val="en-US"/>
        </w:rPr>
        <w:t>18</w:t>
      </w:r>
      <w:r>
        <w:rPr>
          <w:lang w:val="en-US"/>
        </w:rPr>
        <w:fldChar w:fldCharType="end"/>
      </w:r>
      <w:r>
        <w:rPr>
          <w:lang w:val="en-US"/>
        </w:rPr>
        <w:t>]</w:t>
      </w:r>
      <w:r>
        <w:t>;</w:t>
      </w:r>
    </w:p>
    <w:p w14:paraId="77636411" w14:textId="77777777" w:rsidR="005258C7" w:rsidRDefault="005258C7" w:rsidP="00F61418">
      <w:pPr>
        <w:pStyle w:val="a0"/>
        <w:numPr>
          <w:ilvl w:val="2"/>
          <w:numId w:val="3"/>
        </w:numPr>
        <w:ind w:left="1066" w:hanging="357"/>
      </w:pPr>
      <w:r w:rsidRPr="005258C7">
        <w:rPr>
          <w:lang w:val="en-US"/>
        </w:rPr>
        <w:t>Angular [</w:t>
      </w:r>
      <w:r w:rsidRPr="005258C7">
        <w:rPr>
          <w:lang w:val="en-US"/>
        </w:rPr>
        <w:fldChar w:fldCharType="begin"/>
      </w:r>
      <w:r w:rsidRPr="005258C7">
        <w:rPr>
          <w:lang w:val="en-US"/>
        </w:rPr>
        <w:instrText xml:space="preserve"> REF _Ref72677091 \r \h  \* MERGEFORMAT </w:instrText>
      </w:r>
      <w:r w:rsidRPr="005258C7">
        <w:rPr>
          <w:lang w:val="en-US"/>
        </w:rPr>
      </w:r>
      <w:r w:rsidRPr="005258C7">
        <w:rPr>
          <w:lang w:val="en-US"/>
        </w:rPr>
        <w:fldChar w:fldCharType="separate"/>
      </w:r>
      <w:r w:rsidRPr="005258C7">
        <w:rPr>
          <w:lang w:val="en-US"/>
        </w:rPr>
        <w:t>17</w:t>
      </w:r>
      <w:r w:rsidRPr="005258C7">
        <w:rPr>
          <w:lang w:val="en-US"/>
        </w:rPr>
        <w:fldChar w:fldCharType="end"/>
      </w:r>
      <w:r w:rsidRPr="005258C7">
        <w:rPr>
          <w:lang w:val="en-US"/>
        </w:rPr>
        <w:t>];</w:t>
      </w:r>
    </w:p>
    <w:p w14:paraId="62FAC954" w14:textId="4DACC08B" w:rsidR="005258C7" w:rsidRDefault="005258C7" w:rsidP="00F61418">
      <w:pPr>
        <w:pStyle w:val="a0"/>
        <w:numPr>
          <w:ilvl w:val="2"/>
          <w:numId w:val="3"/>
        </w:numPr>
        <w:ind w:left="1066" w:hanging="357"/>
      </w:pPr>
      <w:r w:rsidRPr="005258C7">
        <w:rPr>
          <w:lang w:val="en-US"/>
        </w:rPr>
        <w:t>Vue [</w:t>
      </w:r>
      <w:r w:rsidRPr="005258C7">
        <w:rPr>
          <w:lang w:val="en-US"/>
        </w:rPr>
        <w:fldChar w:fldCharType="begin"/>
      </w:r>
      <w:r w:rsidRPr="005258C7">
        <w:rPr>
          <w:lang w:val="en-US"/>
        </w:rPr>
        <w:instrText xml:space="preserve"> REF _Ref72677425 \r \h  \* MERGEFORMAT </w:instrText>
      </w:r>
      <w:r w:rsidRPr="005258C7">
        <w:rPr>
          <w:lang w:val="en-US"/>
        </w:rPr>
      </w:r>
      <w:r w:rsidRPr="005258C7">
        <w:rPr>
          <w:lang w:val="en-US"/>
        </w:rPr>
        <w:fldChar w:fldCharType="separate"/>
      </w:r>
      <w:r w:rsidRPr="005258C7">
        <w:rPr>
          <w:lang w:val="en-US"/>
        </w:rPr>
        <w:t>19</w:t>
      </w:r>
      <w:r w:rsidRPr="005258C7">
        <w:rPr>
          <w:lang w:val="en-US"/>
        </w:rPr>
        <w:fldChar w:fldCharType="end"/>
      </w:r>
      <w:r w:rsidRPr="005258C7">
        <w:rPr>
          <w:lang w:val="en-US"/>
        </w:rPr>
        <w:t>].</w:t>
      </w:r>
    </w:p>
    <w:p w14:paraId="4A0A7EF2" w14:textId="40074421" w:rsidR="005258C7" w:rsidRDefault="005258C7" w:rsidP="005258C7">
      <w:r>
        <w:t xml:space="preserve">Среди выбранных фреймворков предпочтение было отдано </w:t>
      </w:r>
      <w:r>
        <w:rPr>
          <w:lang w:val="en-US"/>
        </w:rPr>
        <w:t>Angular</w:t>
      </w:r>
      <w:r>
        <w:t xml:space="preserve"> благодаря его декларативности, наличию развитого сообщества, модульности и </w:t>
      </w:r>
      <w:r>
        <w:rPr>
          <w:lang w:val="en-US"/>
        </w:rPr>
        <w:t>MVC</w:t>
      </w:r>
      <w:r w:rsidRPr="005258C7">
        <w:t xml:space="preserve"> </w:t>
      </w:r>
      <w:r>
        <w:t>из коробки [</w:t>
      </w:r>
      <w:r>
        <w:fldChar w:fldCharType="begin"/>
      </w:r>
      <w:r>
        <w:instrText xml:space="preserve"> REF _Ref72677091 \r \h </w:instrText>
      </w:r>
      <w:r>
        <w:fldChar w:fldCharType="separate"/>
      </w:r>
      <w:r>
        <w:t>17</w:t>
      </w:r>
      <w:r>
        <w:fldChar w:fldCharType="end"/>
      </w:r>
      <w:r>
        <w:t xml:space="preserve">]. В качестве скриптового языка из-за ряда преимуществ над </w:t>
      </w:r>
      <w:r>
        <w:rPr>
          <w:lang w:val="en-US"/>
        </w:rPr>
        <w:t>JavaScript</w:t>
      </w:r>
      <w:r w:rsidRPr="005258C7">
        <w:t xml:space="preserve"> </w:t>
      </w:r>
      <w:r>
        <w:t xml:space="preserve">был выбран </w:t>
      </w:r>
      <w:r>
        <w:rPr>
          <w:lang w:val="en-US"/>
        </w:rPr>
        <w:t>TypeScript</w:t>
      </w:r>
      <w:r>
        <w:t xml:space="preserve"> [</w:t>
      </w:r>
      <w:r>
        <w:fldChar w:fldCharType="begin"/>
      </w:r>
      <w:r>
        <w:instrText xml:space="preserve"> REF _Ref72677115 \r \h </w:instrText>
      </w:r>
      <w:r>
        <w:fldChar w:fldCharType="separate"/>
      </w:r>
      <w:r>
        <w:t>21</w:t>
      </w:r>
      <w:r>
        <w:fldChar w:fldCharType="end"/>
      </w:r>
      <w:r>
        <w:t xml:space="preserve">]. Для вёрстки будет применяться следующий набор инструментов: </w:t>
      </w:r>
      <w:r>
        <w:rPr>
          <w:lang w:val="en-US"/>
        </w:rPr>
        <w:t>HTML</w:t>
      </w:r>
      <w:r>
        <w:t xml:space="preserve"> + </w:t>
      </w:r>
      <w:r>
        <w:rPr>
          <w:lang w:val="en-US"/>
        </w:rPr>
        <w:t>CSS</w:t>
      </w:r>
      <w:r>
        <w:t xml:space="preserve"> [</w:t>
      </w:r>
      <w:r>
        <w:fldChar w:fldCharType="begin"/>
      </w:r>
      <w:r>
        <w:instrText xml:space="preserve"> REF _Ref72677065 \r \h </w:instrText>
      </w:r>
      <w:r>
        <w:fldChar w:fldCharType="separate"/>
      </w:r>
      <w:r>
        <w:t>20</w:t>
      </w:r>
      <w:r>
        <w:fldChar w:fldCharType="end"/>
      </w:r>
      <w:r>
        <w:t xml:space="preserve">], а также адаптивные компоненты </w:t>
      </w:r>
      <w:r>
        <w:rPr>
          <w:lang w:val="en-US"/>
        </w:rPr>
        <w:t>Material</w:t>
      </w:r>
      <w:r w:rsidRPr="005258C7">
        <w:t xml:space="preserve"> </w:t>
      </w:r>
      <w:r>
        <w:t xml:space="preserve">и некоторые стили </w:t>
      </w:r>
      <w:r>
        <w:rPr>
          <w:lang w:val="en-US"/>
        </w:rPr>
        <w:t>Bootstrap</w:t>
      </w:r>
      <w:r>
        <w:t xml:space="preserve">. </w:t>
      </w:r>
      <w:r>
        <w:rPr>
          <w:lang w:val="en-US"/>
        </w:rPr>
        <w:t>Bootstrap</w:t>
      </w:r>
      <w:r w:rsidRPr="005258C7">
        <w:t xml:space="preserve"> </w:t>
      </w:r>
      <w:r>
        <w:t xml:space="preserve">и </w:t>
      </w:r>
      <w:r>
        <w:rPr>
          <w:lang w:val="en-US"/>
        </w:rPr>
        <w:t>Material</w:t>
      </w:r>
      <w:r w:rsidRPr="005258C7">
        <w:t xml:space="preserve"> </w:t>
      </w:r>
      <w:r>
        <w:t xml:space="preserve">уже входят в </w:t>
      </w:r>
      <w:r>
        <w:rPr>
          <w:lang w:val="en-US"/>
        </w:rPr>
        <w:t>Angular</w:t>
      </w:r>
      <w:r>
        <w:t>, поэтому отдельно подключать их не требуется</w:t>
      </w:r>
      <w:r w:rsidR="00B213C3">
        <w:t>.</w:t>
      </w:r>
    </w:p>
    <w:p w14:paraId="35AF70A3" w14:textId="77777777" w:rsidR="00DE004F" w:rsidRDefault="00DE004F" w:rsidP="00DE004F">
      <w:pPr>
        <w:pStyle w:val="2"/>
      </w:pPr>
      <w:bookmarkStart w:id="150" w:name="_Toc73469565"/>
      <w:bookmarkStart w:id="151" w:name="_Toc68534526"/>
      <w:bookmarkStart w:id="152" w:name="_Toc73879671"/>
      <w:bookmarkStart w:id="153" w:name="_Toc73879950"/>
      <w:r>
        <w:t>Серверная часть</w:t>
      </w:r>
      <w:bookmarkEnd w:id="150"/>
      <w:bookmarkEnd w:id="151"/>
      <w:bookmarkEnd w:id="152"/>
      <w:bookmarkEnd w:id="153"/>
    </w:p>
    <w:p w14:paraId="71CD72A3" w14:textId="654A5EF7" w:rsidR="00DE004F" w:rsidRPr="00A26036" w:rsidRDefault="00DE004F" w:rsidP="005258C7">
      <w:r>
        <w:t xml:space="preserve">Серверная часть включает в себя </w:t>
      </w:r>
      <w:r>
        <w:rPr>
          <w:lang w:val="en-US"/>
        </w:rPr>
        <w:t>API</w:t>
      </w:r>
      <w:r>
        <w:t>, используемый для обработки запросов от клиентской части, набор функций для взаимодействия с хранилищем данных, модуль асинхронной отправки писем.</w:t>
      </w:r>
    </w:p>
    <w:tbl>
      <w:tblPr>
        <w:tblStyle w:val="af9"/>
        <w:tblpPr w:leftFromText="180" w:rightFromText="180" w:vertAnchor="page" w:horzAnchor="margin" w:tblpXSpec="right" w:tblpY="2007"/>
        <w:tblW w:w="0" w:type="auto"/>
        <w:tblLook w:val="04A0" w:firstRow="1" w:lastRow="0" w:firstColumn="1" w:lastColumn="0" w:noHBand="0" w:noVBand="1"/>
      </w:tblPr>
      <w:tblGrid>
        <w:gridCol w:w="1254"/>
      </w:tblGrid>
      <w:tr w:rsidR="005258C7" w14:paraId="29C8D254" w14:textId="77777777" w:rsidTr="005258C7">
        <w:trPr>
          <w:cantSplit/>
          <w:trHeight w:val="14034"/>
        </w:trPr>
        <w:tc>
          <w:tcPr>
            <w:tcW w:w="1254" w:type="dxa"/>
            <w:tcBorders>
              <w:top w:val="nil"/>
              <w:left w:val="nil"/>
              <w:bottom w:val="nil"/>
              <w:right w:val="nil"/>
            </w:tcBorders>
            <w:textDirection w:val="btLr"/>
            <w:hideMark/>
          </w:tcPr>
          <w:p w14:paraId="0FB4E52E" w14:textId="7D8644DA" w:rsidR="005258C7" w:rsidRDefault="005258C7" w:rsidP="004D358A">
            <w:pPr>
              <w:ind w:left="113" w:right="113" w:firstLine="0"/>
              <w:jc w:val="center"/>
              <w:rPr>
                <w:b/>
                <w:i/>
              </w:rPr>
            </w:pPr>
            <w:r>
              <w:rPr>
                <w:b/>
                <w:i/>
              </w:rPr>
              <w:lastRenderedPageBreak/>
              <w:t xml:space="preserve">Рис. </w:t>
            </w:r>
            <w:r w:rsidR="004D358A">
              <w:rPr>
                <w:b/>
                <w:i/>
              </w:rPr>
              <w:t>4</w:t>
            </w:r>
            <w:r>
              <w:rPr>
                <w:b/>
                <w:i/>
              </w:rPr>
              <w:t>.1. Схема архитектуры ПС</w:t>
            </w:r>
          </w:p>
        </w:tc>
      </w:tr>
    </w:tbl>
    <w:p w14:paraId="1839B856" w14:textId="2931F4C5" w:rsidR="005258C7" w:rsidRDefault="00321997" w:rsidP="005258C7">
      <w:pPr>
        <w:ind w:firstLine="0"/>
        <w:jc w:val="left"/>
        <w:rPr>
          <w:color w:val="000000" w:themeColor="text1"/>
        </w:rPr>
      </w:pPr>
      <w:bookmarkStart w:id="154" w:name="_GoBack"/>
      <w:r>
        <w:rPr>
          <w:noProof/>
          <w:color w:val="000000" w:themeColor="text1"/>
          <w:lang w:eastAsia="ru-RU"/>
        </w:rPr>
        <w:drawing>
          <wp:inline distT="0" distB="0" distL="0" distR="0" wp14:anchorId="5C9E80D7" wp14:editId="76F0CEED">
            <wp:extent cx="8625962" cy="5163743"/>
            <wp:effectExtent l="0" t="2223" r="1588" b="1587"/>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8647108" cy="5176401"/>
                    </a:xfrm>
                    <a:prstGeom prst="rect">
                      <a:avLst/>
                    </a:prstGeom>
                    <a:noFill/>
                    <a:ln>
                      <a:noFill/>
                    </a:ln>
                  </pic:spPr>
                </pic:pic>
              </a:graphicData>
            </a:graphic>
          </wp:inline>
        </w:drawing>
      </w:r>
      <w:bookmarkEnd w:id="154"/>
    </w:p>
    <w:p w14:paraId="79616A38" w14:textId="77777777" w:rsidR="005258C7" w:rsidRDefault="005258C7" w:rsidP="005258C7">
      <w:pPr>
        <w:spacing w:after="160" w:line="256" w:lineRule="auto"/>
        <w:ind w:firstLine="0"/>
        <w:jc w:val="left"/>
      </w:pPr>
      <w:r>
        <w:br w:type="page"/>
      </w:r>
    </w:p>
    <w:p w14:paraId="12AFFFB4" w14:textId="77777777" w:rsidR="00DE004F" w:rsidRDefault="00DE004F" w:rsidP="00DE004F">
      <w:r>
        <w:lastRenderedPageBreak/>
        <w:t>Серверная часть условно поделена на ряд модулей:</w:t>
      </w:r>
    </w:p>
    <w:p w14:paraId="04F1551E" w14:textId="77777777" w:rsidR="00DE004F" w:rsidRDefault="00DE004F" w:rsidP="00DE004F">
      <w:pPr>
        <w:pStyle w:val="a7"/>
        <w:numPr>
          <w:ilvl w:val="0"/>
          <w:numId w:val="36"/>
        </w:numPr>
        <w:ind w:left="1066" w:hanging="357"/>
        <w:rPr>
          <w:lang w:val="en-US"/>
        </w:rPr>
      </w:pPr>
      <w:r>
        <w:rPr>
          <w:lang w:val="en-US"/>
        </w:rPr>
        <w:t>web API;</w:t>
      </w:r>
    </w:p>
    <w:p w14:paraId="395B0045" w14:textId="77777777" w:rsidR="00DE004F" w:rsidRDefault="00DE004F" w:rsidP="00DE004F">
      <w:pPr>
        <w:pStyle w:val="a7"/>
        <w:numPr>
          <w:ilvl w:val="0"/>
          <w:numId w:val="36"/>
        </w:numPr>
        <w:ind w:left="1066" w:hanging="357"/>
        <w:rPr>
          <w:lang w:val="en-US"/>
        </w:rPr>
      </w:pPr>
      <w:r>
        <w:t>модуль авторизации;</w:t>
      </w:r>
    </w:p>
    <w:p w14:paraId="73261C86" w14:textId="77777777" w:rsidR="00DE004F" w:rsidRDefault="00DE004F" w:rsidP="00DE004F">
      <w:pPr>
        <w:pStyle w:val="a7"/>
        <w:numPr>
          <w:ilvl w:val="0"/>
          <w:numId w:val="36"/>
        </w:numPr>
        <w:ind w:left="1066" w:hanging="357"/>
        <w:rPr>
          <w:lang w:val="en-US"/>
        </w:rPr>
      </w:pPr>
      <w:r>
        <w:t>модуль балансировки нагрузки;</w:t>
      </w:r>
    </w:p>
    <w:p w14:paraId="18212922" w14:textId="77777777" w:rsidR="00DE004F" w:rsidRDefault="00DE004F" w:rsidP="00DE004F">
      <w:pPr>
        <w:pStyle w:val="a7"/>
        <w:numPr>
          <w:ilvl w:val="0"/>
          <w:numId w:val="36"/>
        </w:numPr>
        <w:ind w:left="1066" w:hanging="357"/>
        <w:rPr>
          <w:lang w:val="en-US"/>
        </w:rPr>
      </w:pPr>
      <w:r>
        <w:t>модуль асинхронной отправки писем;</w:t>
      </w:r>
    </w:p>
    <w:p w14:paraId="207CC031" w14:textId="720039CF" w:rsidR="00DE004F" w:rsidRPr="00DE004F" w:rsidRDefault="00DE004F" w:rsidP="00DE004F">
      <w:pPr>
        <w:pStyle w:val="a7"/>
        <w:numPr>
          <w:ilvl w:val="0"/>
          <w:numId w:val="36"/>
        </w:numPr>
        <w:ind w:left="1066" w:hanging="357"/>
      </w:pPr>
      <w:r>
        <w:t>модуль взаимодействия с базой данных.</w:t>
      </w:r>
    </w:p>
    <w:p w14:paraId="26330EC0" w14:textId="6778CDD1" w:rsidR="005258C7" w:rsidRDefault="005258C7" w:rsidP="00DE004F">
      <w:pPr>
        <w:ind w:firstLine="709"/>
      </w:pPr>
      <w:r>
        <w:rPr>
          <w:lang w:val="en-US"/>
        </w:rPr>
        <w:t>Web</w:t>
      </w:r>
      <w:r w:rsidRPr="005258C7">
        <w:t xml:space="preserve"> </w:t>
      </w:r>
      <w:r>
        <w:rPr>
          <w:lang w:val="en-US"/>
        </w:rPr>
        <w:t>API</w:t>
      </w:r>
      <w:r w:rsidRPr="005258C7">
        <w:t xml:space="preserve"> </w:t>
      </w:r>
      <w:r>
        <w:t>служит для взаимодействия пользовательской части и серверной части. Он включает в себя методы получения, добавления, изменения и удаления пользователей, сообщений и других сущностей [</w:t>
      </w:r>
      <w:r>
        <w:fldChar w:fldCharType="begin"/>
      </w:r>
      <w:r>
        <w:instrText xml:space="preserve"> REF _Ref72677494 \r \h </w:instrText>
      </w:r>
      <w:r>
        <w:fldChar w:fldCharType="separate"/>
      </w:r>
      <w:r>
        <w:t>8</w:t>
      </w:r>
      <w:r>
        <w:fldChar w:fldCharType="end"/>
      </w:r>
      <w:r>
        <w:t>].</w:t>
      </w:r>
    </w:p>
    <w:p w14:paraId="0FC99FDD" w14:textId="77777777" w:rsidR="005258C7" w:rsidRDefault="005258C7" w:rsidP="005258C7">
      <w:r>
        <w:t>Модуль авторизации отвечает за процедуру подтверждения подлинности конкретного человека, блокировку пользователей, а также за управление ролями зарегистрированных в системе пользователей.</w:t>
      </w:r>
    </w:p>
    <w:p w14:paraId="45069908" w14:textId="2DB074E7" w:rsidR="005258C7" w:rsidRDefault="005258C7" w:rsidP="005258C7">
      <w:r>
        <w:t>Модуль балансировки нагрузки обеспечивает корректную работу кластерной системы серверов: координирует работу нескольких серверов, позволяет проверять их работоспособность и эффективно</w:t>
      </w:r>
      <w:r w:rsidR="00DE004F">
        <w:t>сть их работы,</w:t>
      </w:r>
      <w:r>
        <w:t xml:space="preserve"> собирает статистику запросов, задавать подходящий метод распределения нагрузки.</w:t>
      </w:r>
      <w:r w:rsidR="00DE004F">
        <w:t xml:space="preserve"> Подробная </w:t>
      </w:r>
    </w:p>
    <w:p w14:paraId="2929A724" w14:textId="7FA33862" w:rsidR="005258C7" w:rsidRDefault="005258C7" w:rsidP="005258C7">
      <w:r>
        <w:t xml:space="preserve">Модуль асинхронной отправки писем </w:t>
      </w:r>
      <w:r w:rsidR="00DE004F">
        <w:t xml:space="preserve">является фоновой службой и </w:t>
      </w:r>
      <w:r>
        <w:t>служит для взаимодействия с доступными сервисами доставки и организации отправки писем.</w:t>
      </w:r>
    </w:p>
    <w:p w14:paraId="3DFDE4BF" w14:textId="77777777" w:rsidR="005258C7" w:rsidRDefault="005258C7" w:rsidP="005258C7">
      <w:r>
        <w:t xml:space="preserve">Модуль взаимодействия с базой данных предоставляет интерфейсы для взаимодействия с таблицами сущностей. Для разработки данного модуля был выбран </w:t>
      </w:r>
      <w:r>
        <w:rPr>
          <w:lang w:val="en-US"/>
        </w:rPr>
        <w:t>Entity</w:t>
      </w:r>
      <w:r w:rsidRPr="005258C7">
        <w:t xml:space="preserve"> </w:t>
      </w:r>
      <w:r>
        <w:rPr>
          <w:lang w:val="en-US"/>
        </w:rPr>
        <w:t>Framework</w:t>
      </w:r>
      <w:r w:rsidRPr="005258C7">
        <w:t xml:space="preserve"> </w:t>
      </w:r>
      <w:r>
        <w:rPr>
          <w:lang w:val="en-US"/>
        </w:rPr>
        <w:t>Core</w:t>
      </w:r>
      <w:r>
        <w:t>.</w:t>
      </w:r>
    </w:p>
    <w:p w14:paraId="503D56F7" w14:textId="77777777" w:rsidR="005258C7" w:rsidRDefault="005258C7" w:rsidP="005258C7">
      <w:r>
        <w:t>В качестве инструмента разработки серверной части была выбрана технология .</w:t>
      </w:r>
      <w:r>
        <w:rPr>
          <w:lang w:val="en-US"/>
        </w:rPr>
        <w:t>NET</w:t>
      </w:r>
      <w:r w:rsidRPr="005258C7">
        <w:t xml:space="preserve"> </w:t>
      </w:r>
      <w:r>
        <w:rPr>
          <w:lang w:val="en-US"/>
        </w:rPr>
        <w:t>Core</w:t>
      </w:r>
      <w:r>
        <w:t xml:space="preserve">, благодаря ее кроссплатформенности и удобству языка </w:t>
      </w:r>
      <w:r>
        <w:rPr>
          <w:lang w:val="en-US"/>
        </w:rPr>
        <w:t>C</w:t>
      </w:r>
      <w:r>
        <w:t>#</w:t>
      </w:r>
      <w:r>
        <w:rPr>
          <w:lang w:val="en-US"/>
        </w:rPr>
        <w:t> </w:t>
      </w:r>
      <w:r>
        <w:t>[</w:t>
      </w:r>
      <w:r>
        <w:fldChar w:fldCharType="begin"/>
      </w:r>
      <w:r>
        <w:instrText xml:space="preserve"> REF _Ref72677592 \r \h </w:instrText>
      </w:r>
      <w:r>
        <w:fldChar w:fldCharType="separate"/>
      </w:r>
      <w:r>
        <w:t>22</w:t>
      </w:r>
      <w:r>
        <w:fldChar w:fldCharType="end"/>
      </w:r>
      <w:r>
        <w:t>], а также благодаря детальной технической документации от официального разработчика [</w:t>
      </w:r>
      <w:r>
        <w:fldChar w:fldCharType="begin"/>
      </w:r>
      <w:r>
        <w:instrText xml:space="preserve"> REF _Ref72677513 \r \h </w:instrText>
      </w:r>
      <w:r>
        <w:fldChar w:fldCharType="separate"/>
      </w:r>
      <w:r>
        <w:t>9</w:t>
      </w:r>
      <w:r>
        <w:fldChar w:fldCharType="end"/>
      </w:r>
      <w:r>
        <w:t>].</w:t>
      </w:r>
    </w:p>
    <w:p w14:paraId="5C3E2AEE" w14:textId="2EB5686B" w:rsidR="005258C7" w:rsidRDefault="00B51F88" w:rsidP="002353E7">
      <w:pPr>
        <w:pStyle w:val="2"/>
      </w:pPr>
      <w:bookmarkStart w:id="155" w:name="_Toc73879672"/>
      <w:bookmarkStart w:id="156" w:name="_Toc73879951"/>
      <w:r>
        <w:t>Модель данных</w:t>
      </w:r>
      <w:bookmarkEnd w:id="155"/>
      <w:bookmarkEnd w:id="156"/>
    </w:p>
    <w:p w14:paraId="5801C733" w14:textId="0EABA199" w:rsidR="005258C7" w:rsidRDefault="005258C7" w:rsidP="005258C7">
      <w:r>
        <w:t xml:space="preserve">В ходе </w:t>
      </w:r>
      <w:r w:rsidR="00DE004F">
        <w:t xml:space="preserve">выполнения </w:t>
      </w:r>
      <w:r>
        <w:t>работы был проанализирован ряд различных СУБД, а именно:</w:t>
      </w:r>
    </w:p>
    <w:p w14:paraId="5743C817" w14:textId="77777777" w:rsidR="005258C7" w:rsidRDefault="005258C7" w:rsidP="00F75C86">
      <w:pPr>
        <w:pStyle w:val="a7"/>
        <w:numPr>
          <w:ilvl w:val="0"/>
          <w:numId w:val="37"/>
        </w:numPr>
        <w:ind w:left="1066" w:hanging="357"/>
        <w:rPr>
          <w:lang w:val="en-US"/>
        </w:rPr>
      </w:pPr>
      <w:r>
        <w:rPr>
          <w:lang w:val="en-US"/>
        </w:rPr>
        <w:lastRenderedPageBreak/>
        <w:t>MySQL [</w:t>
      </w:r>
      <w:r>
        <w:rPr>
          <w:lang w:val="en-US"/>
        </w:rPr>
        <w:fldChar w:fldCharType="begin"/>
      </w:r>
      <w:r>
        <w:rPr>
          <w:lang w:val="en-US"/>
        </w:rPr>
        <w:instrText xml:space="preserve"> REF _Ref72677548 \r \h </w:instrText>
      </w:r>
      <w:r>
        <w:rPr>
          <w:lang w:val="en-US"/>
        </w:rPr>
      </w:r>
      <w:r>
        <w:rPr>
          <w:lang w:val="en-US"/>
        </w:rPr>
        <w:fldChar w:fldCharType="separate"/>
      </w:r>
      <w:r>
        <w:rPr>
          <w:lang w:val="en-US"/>
        </w:rPr>
        <w:t>25</w:t>
      </w:r>
      <w:r>
        <w:rPr>
          <w:lang w:val="en-US"/>
        </w:rPr>
        <w:fldChar w:fldCharType="end"/>
      </w:r>
      <w:r>
        <w:rPr>
          <w:lang w:val="en-US"/>
        </w:rPr>
        <w:t>];</w:t>
      </w:r>
    </w:p>
    <w:p w14:paraId="5E600F04" w14:textId="77777777" w:rsidR="005258C7" w:rsidRDefault="005258C7" w:rsidP="00F75C86">
      <w:pPr>
        <w:pStyle w:val="a7"/>
        <w:numPr>
          <w:ilvl w:val="0"/>
          <w:numId w:val="37"/>
        </w:numPr>
        <w:ind w:left="1066" w:hanging="357"/>
        <w:rPr>
          <w:lang w:val="en-US"/>
        </w:rPr>
      </w:pPr>
      <w:r>
        <w:rPr>
          <w:lang w:val="en-US"/>
        </w:rPr>
        <w:t>MS SQL [</w:t>
      </w:r>
      <w:r>
        <w:rPr>
          <w:lang w:val="en-US"/>
        </w:rPr>
        <w:fldChar w:fldCharType="begin"/>
      </w:r>
      <w:r>
        <w:rPr>
          <w:lang w:val="en-US"/>
        </w:rPr>
        <w:instrText xml:space="preserve"> REF _Ref72677526 \r \h </w:instrText>
      </w:r>
      <w:r>
        <w:rPr>
          <w:lang w:val="en-US"/>
        </w:rPr>
      </w:r>
      <w:r>
        <w:rPr>
          <w:lang w:val="en-US"/>
        </w:rPr>
        <w:fldChar w:fldCharType="separate"/>
      </w:r>
      <w:r>
        <w:rPr>
          <w:lang w:val="en-US"/>
        </w:rPr>
        <w:t>24</w:t>
      </w:r>
      <w:r>
        <w:rPr>
          <w:lang w:val="en-US"/>
        </w:rPr>
        <w:fldChar w:fldCharType="end"/>
      </w:r>
      <w:r>
        <w:rPr>
          <w:lang w:val="en-US"/>
        </w:rPr>
        <w:t>];</w:t>
      </w:r>
    </w:p>
    <w:p w14:paraId="262D058A" w14:textId="77777777" w:rsidR="005258C7" w:rsidRDefault="005258C7" w:rsidP="00F75C86">
      <w:pPr>
        <w:pStyle w:val="a7"/>
        <w:numPr>
          <w:ilvl w:val="0"/>
          <w:numId w:val="37"/>
        </w:numPr>
        <w:ind w:left="1066" w:hanging="357"/>
        <w:rPr>
          <w:lang w:val="en-US"/>
        </w:rPr>
      </w:pPr>
      <w:r>
        <w:rPr>
          <w:lang w:val="en-US"/>
        </w:rPr>
        <w:t>PostgreSQL [</w:t>
      </w:r>
      <w:r>
        <w:rPr>
          <w:lang w:val="en-US"/>
        </w:rPr>
        <w:fldChar w:fldCharType="begin"/>
      </w:r>
      <w:r>
        <w:rPr>
          <w:lang w:val="en-US"/>
        </w:rPr>
        <w:instrText xml:space="preserve"> REF _Ref72677556 \r \h </w:instrText>
      </w:r>
      <w:r>
        <w:rPr>
          <w:lang w:val="en-US"/>
        </w:rPr>
      </w:r>
      <w:r>
        <w:rPr>
          <w:lang w:val="en-US"/>
        </w:rPr>
        <w:fldChar w:fldCharType="separate"/>
      </w:r>
      <w:r>
        <w:rPr>
          <w:lang w:val="en-US"/>
        </w:rPr>
        <w:t>26</w:t>
      </w:r>
      <w:r>
        <w:rPr>
          <w:lang w:val="en-US"/>
        </w:rPr>
        <w:fldChar w:fldCharType="end"/>
      </w:r>
      <w:r>
        <w:rPr>
          <w:lang w:val="en-US"/>
        </w:rPr>
        <w:t>].</w:t>
      </w:r>
    </w:p>
    <w:p w14:paraId="283A46FE" w14:textId="77777777" w:rsidR="005258C7" w:rsidRDefault="005258C7" w:rsidP="005258C7">
      <w:r>
        <w:t xml:space="preserve">Предпочтение было отдано </w:t>
      </w:r>
      <w:r>
        <w:rPr>
          <w:lang w:val="en-US"/>
        </w:rPr>
        <w:t>MS</w:t>
      </w:r>
      <w:r w:rsidRPr="005258C7">
        <w:t xml:space="preserve"> </w:t>
      </w:r>
      <w:r>
        <w:rPr>
          <w:lang w:val="en-US"/>
        </w:rPr>
        <w:t>SQL</w:t>
      </w:r>
      <w:r>
        <w:t xml:space="preserve"> в связи с его масштабируемостью и надежностью, высокой скоростью создания решений, а также возможностью обработки вычислений в оперативной памяти (</w:t>
      </w:r>
      <w:r>
        <w:rPr>
          <w:lang w:val="en-US"/>
        </w:rPr>
        <w:t>in</w:t>
      </w:r>
      <w:r>
        <w:t>-</w:t>
      </w:r>
      <w:r>
        <w:rPr>
          <w:lang w:val="en-US"/>
        </w:rPr>
        <w:t>memory</w:t>
      </w:r>
      <w:r w:rsidRPr="005258C7">
        <w:t xml:space="preserve"> </w:t>
      </w:r>
      <w:r>
        <w:rPr>
          <w:lang w:val="en-US"/>
        </w:rPr>
        <w:t>OLTP</w:t>
      </w:r>
      <w:r>
        <w:t>) [</w:t>
      </w:r>
      <w:r>
        <w:fldChar w:fldCharType="begin"/>
      </w:r>
      <w:r>
        <w:instrText xml:space="preserve"> REF _Ref72677526 \r \h </w:instrText>
      </w:r>
      <w:r>
        <w:fldChar w:fldCharType="separate"/>
      </w:r>
      <w:r>
        <w:t>24</w:t>
      </w:r>
      <w:r>
        <w:fldChar w:fldCharType="end"/>
      </w:r>
      <w:r>
        <w:t>].</w:t>
      </w:r>
    </w:p>
    <w:p w14:paraId="5EC2392A" w14:textId="77777777" w:rsidR="005258C7" w:rsidRDefault="005258C7" w:rsidP="005258C7">
      <w:r>
        <w:t>База данных условно разделена на ряд модулей:</w:t>
      </w:r>
    </w:p>
    <w:p w14:paraId="70A7391B" w14:textId="77777777" w:rsidR="00F75C86" w:rsidRDefault="005258C7" w:rsidP="00F75C86">
      <w:pPr>
        <w:pStyle w:val="a0"/>
        <w:numPr>
          <w:ilvl w:val="3"/>
          <w:numId w:val="2"/>
        </w:numPr>
        <w:ind w:left="1066" w:hanging="357"/>
      </w:pPr>
      <w:r>
        <w:t>модуль бизнес-логики;</w:t>
      </w:r>
    </w:p>
    <w:p w14:paraId="39334237" w14:textId="77777777" w:rsidR="00F75C86" w:rsidRDefault="005258C7" w:rsidP="00F75C86">
      <w:pPr>
        <w:pStyle w:val="a0"/>
        <w:numPr>
          <w:ilvl w:val="3"/>
          <w:numId w:val="2"/>
        </w:numPr>
        <w:ind w:left="1066" w:hanging="357"/>
      </w:pPr>
      <w:r>
        <w:t>модуль авторизации;</w:t>
      </w:r>
    </w:p>
    <w:p w14:paraId="2E99386D" w14:textId="64A8C24F" w:rsidR="005258C7" w:rsidRDefault="005258C7" w:rsidP="00F75C86">
      <w:pPr>
        <w:pStyle w:val="a0"/>
        <w:numPr>
          <w:ilvl w:val="3"/>
          <w:numId w:val="2"/>
        </w:numPr>
        <w:ind w:left="1066" w:hanging="357"/>
      </w:pPr>
      <w:r>
        <w:t>модуль балансировки.</w:t>
      </w:r>
    </w:p>
    <w:p w14:paraId="471675FA" w14:textId="77777777" w:rsidR="005258C7" w:rsidRDefault="005258C7" w:rsidP="005258C7">
      <w:r>
        <w:t>В базе данных будут храниться все основные сущности системы:</w:t>
      </w:r>
    </w:p>
    <w:p w14:paraId="43B8E37E" w14:textId="77777777" w:rsidR="005258C7" w:rsidRDefault="005258C7" w:rsidP="00F75C86">
      <w:pPr>
        <w:pStyle w:val="a7"/>
        <w:numPr>
          <w:ilvl w:val="0"/>
          <w:numId w:val="52"/>
        </w:numPr>
        <w:ind w:left="1066" w:hanging="357"/>
      </w:pPr>
      <w:r>
        <w:t>сообщения;</w:t>
      </w:r>
    </w:p>
    <w:p w14:paraId="26FC334A" w14:textId="77777777" w:rsidR="005258C7" w:rsidRDefault="005258C7" w:rsidP="00F75C86">
      <w:pPr>
        <w:pStyle w:val="a7"/>
        <w:numPr>
          <w:ilvl w:val="0"/>
          <w:numId w:val="52"/>
        </w:numPr>
        <w:ind w:left="1066" w:hanging="357"/>
      </w:pPr>
      <w:r>
        <w:t xml:space="preserve">пользователи; </w:t>
      </w:r>
    </w:p>
    <w:p w14:paraId="3448618B" w14:textId="77777777" w:rsidR="005258C7" w:rsidRDefault="005258C7" w:rsidP="00F75C86">
      <w:pPr>
        <w:pStyle w:val="a7"/>
        <w:numPr>
          <w:ilvl w:val="0"/>
          <w:numId w:val="52"/>
        </w:numPr>
        <w:ind w:left="1066" w:hanging="357"/>
      </w:pPr>
      <w:r>
        <w:t xml:space="preserve">ссылки на прикрепленные файлы; </w:t>
      </w:r>
    </w:p>
    <w:p w14:paraId="57D2EC28" w14:textId="77777777" w:rsidR="005258C7" w:rsidRDefault="005258C7" w:rsidP="00F75C86">
      <w:pPr>
        <w:pStyle w:val="a7"/>
        <w:numPr>
          <w:ilvl w:val="0"/>
          <w:numId w:val="52"/>
        </w:numPr>
        <w:ind w:left="1066" w:hanging="357"/>
      </w:pPr>
      <w:r>
        <w:t>контакты пользователей;</w:t>
      </w:r>
    </w:p>
    <w:p w14:paraId="51BAB27E" w14:textId="77777777" w:rsidR="005258C7" w:rsidRDefault="005258C7" w:rsidP="00F75C86">
      <w:pPr>
        <w:pStyle w:val="a7"/>
        <w:numPr>
          <w:ilvl w:val="0"/>
          <w:numId w:val="52"/>
        </w:numPr>
        <w:ind w:left="1066" w:hanging="357"/>
      </w:pPr>
      <w:r>
        <w:t>очереди доставки;</w:t>
      </w:r>
    </w:p>
    <w:p w14:paraId="025E5E33" w14:textId="77777777" w:rsidR="005258C7" w:rsidRDefault="005258C7" w:rsidP="00F75C86">
      <w:pPr>
        <w:pStyle w:val="a7"/>
        <w:numPr>
          <w:ilvl w:val="0"/>
          <w:numId w:val="52"/>
        </w:numPr>
        <w:ind w:left="1066" w:hanging="357"/>
      </w:pPr>
      <w:r>
        <w:t>доступы пользователей;</w:t>
      </w:r>
    </w:p>
    <w:p w14:paraId="79507682" w14:textId="77777777" w:rsidR="005258C7" w:rsidRDefault="005258C7" w:rsidP="00F75C86">
      <w:pPr>
        <w:pStyle w:val="a7"/>
        <w:numPr>
          <w:ilvl w:val="0"/>
          <w:numId w:val="52"/>
        </w:numPr>
        <w:ind w:left="1066" w:hanging="357"/>
      </w:pPr>
      <w:r>
        <w:t>тарифы;</w:t>
      </w:r>
    </w:p>
    <w:p w14:paraId="1EDF4AF9" w14:textId="77777777" w:rsidR="005258C7" w:rsidRDefault="005258C7" w:rsidP="00F75C86">
      <w:pPr>
        <w:pStyle w:val="a7"/>
        <w:numPr>
          <w:ilvl w:val="0"/>
          <w:numId w:val="52"/>
        </w:numPr>
        <w:ind w:left="1066" w:hanging="357"/>
      </w:pPr>
      <w:r>
        <w:t>скидки.</w:t>
      </w:r>
    </w:p>
    <w:p w14:paraId="37A97D83" w14:textId="36701DDB" w:rsidR="005258C7" w:rsidRDefault="005258C7" w:rsidP="00401F19">
      <w:r>
        <w:t>Также для осуществления отношения «многие ко многим» необходимы промежуточные таблицы для взаимодействия следующих таблиц:</w:t>
      </w:r>
    </w:p>
    <w:p w14:paraId="7C40D9F0" w14:textId="77777777" w:rsidR="005258C7" w:rsidRDefault="005258C7" w:rsidP="00F75C86">
      <w:pPr>
        <w:pStyle w:val="a"/>
      </w:pPr>
      <w:r>
        <w:t>Пользователи – Доступы;</w:t>
      </w:r>
    </w:p>
    <w:p w14:paraId="5EF5B3BD" w14:textId="77777777" w:rsidR="005258C7" w:rsidRDefault="005258C7" w:rsidP="00F75C86">
      <w:pPr>
        <w:pStyle w:val="a"/>
      </w:pPr>
      <w:r>
        <w:t>Тарифы – Скидки.</w:t>
      </w:r>
    </w:p>
    <w:p w14:paraId="12FD34B3" w14:textId="77777777" w:rsidR="005258C7" w:rsidRDefault="005258C7" w:rsidP="005258C7">
      <w:r>
        <w:t>Модуль бизнес-логики включает в себя таблицы основных бизнес-сущностей (таких как сообщения, файлы и другие) и отношения между ними.</w:t>
      </w:r>
    </w:p>
    <w:p w14:paraId="16DB851B" w14:textId="77777777" w:rsidR="005258C7" w:rsidRDefault="005258C7" w:rsidP="005258C7">
      <w:r>
        <w:t>Модуль авторизации включает в себя таблицы, в которых хранится информация о зарегистрированных пользователях, их ролях и доступах.</w:t>
      </w:r>
    </w:p>
    <w:p w14:paraId="2CA04059" w14:textId="4B664ADE" w:rsidR="005258C7" w:rsidRDefault="005258C7" w:rsidP="00F75C86">
      <w:r>
        <w:t>Модуль балансировки состоит из таблиц досту</w:t>
      </w:r>
      <w:r w:rsidR="00F75C86">
        <w:t>пных серверов и их приоритетов.</w:t>
      </w:r>
    </w:p>
    <w:p w14:paraId="1AD1501B" w14:textId="77777777" w:rsidR="005258C7" w:rsidRDefault="005258C7" w:rsidP="002353E7">
      <w:pPr>
        <w:pStyle w:val="2"/>
      </w:pPr>
      <w:bookmarkStart w:id="157" w:name="_Toc73469567"/>
      <w:bookmarkStart w:id="158" w:name="_Toc68534528"/>
      <w:bookmarkStart w:id="159" w:name="_Toc73879673"/>
      <w:bookmarkStart w:id="160" w:name="_Toc73879952"/>
      <w:r w:rsidRPr="002353E7">
        <w:lastRenderedPageBreak/>
        <w:t>Низкоуровневое</w:t>
      </w:r>
      <w:r>
        <w:t xml:space="preserve"> проектирование</w:t>
      </w:r>
      <w:bookmarkEnd w:id="157"/>
      <w:bookmarkEnd w:id="158"/>
      <w:bookmarkEnd w:id="159"/>
      <w:bookmarkEnd w:id="160"/>
    </w:p>
    <w:p w14:paraId="6AFAD101" w14:textId="77777777" w:rsidR="005258C7" w:rsidRDefault="005258C7" w:rsidP="002353E7">
      <w:pPr>
        <w:pStyle w:val="3"/>
      </w:pPr>
      <w:bookmarkStart w:id="161" w:name="_Toc73469568"/>
      <w:bookmarkStart w:id="162" w:name="_Toc68534529"/>
      <w:bookmarkStart w:id="163" w:name="_Toc73879674"/>
      <w:bookmarkStart w:id="164" w:name="_Toc73879953"/>
      <w:r>
        <w:rPr>
          <w:lang w:val="en-US"/>
        </w:rPr>
        <w:t>ER-</w:t>
      </w:r>
      <w:r>
        <w:t>диаграмма</w:t>
      </w:r>
      <w:bookmarkEnd w:id="161"/>
      <w:bookmarkEnd w:id="162"/>
      <w:bookmarkEnd w:id="163"/>
      <w:bookmarkEnd w:id="164"/>
    </w:p>
    <w:p w14:paraId="33311238" w14:textId="77777777" w:rsidR="005258C7" w:rsidRDefault="005258C7" w:rsidP="005258C7">
      <w:r>
        <w:t>Разработана модель данных для программного комплекса управления рассылкой электронных сообщений.</w:t>
      </w:r>
    </w:p>
    <w:p w14:paraId="7C94B5BF" w14:textId="77777777" w:rsidR="005258C7" w:rsidRDefault="005258C7" w:rsidP="005258C7">
      <w:r>
        <w:t xml:space="preserve">Оператор передает информацию о сообщении в пользовательской части и при помощи </w:t>
      </w:r>
      <w:r>
        <w:rPr>
          <w:lang w:val="en-US"/>
        </w:rPr>
        <w:t>API</w:t>
      </w:r>
      <w:r w:rsidRPr="005258C7">
        <w:t xml:space="preserve"> </w:t>
      </w:r>
      <w:r>
        <w:t>передает его на сервер, где информация о сообщении формализуется, заносится в базу данных и передается сервисам доставки.</w:t>
      </w:r>
    </w:p>
    <w:p w14:paraId="700D648F" w14:textId="77777777" w:rsidR="005258C7" w:rsidRDefault="005258C7" w:rsidP="005258C7">
      <w:r>
        <w:t>В результате анализа процесс обучения можно обозначить несколько сущностей. Вот описание некоторых основных сущностей:</w:t>
      </w:r>
    </w:p>
    <w:p w14:paraId="4CD7ABAC" w14:textId="4CD7CCC5" w:rsidR="005258C7" w:rsidRPr="002353E7" w:rsidRDefault="005258C7" w:rsidP="002353E7">
      <w:pPr>
        <w:pStyle w:val="c"/>
        <w:rPr>
          <w:lang w:val="ru-RU"/>
        </w:rPr>
      </w:pPr>
      <w:r>
        <w:t>Messages</w:t>
      </w:r>
      <w:r w:rsidRPr="002353E7">
        <w:rPr>
          <w:lang w:val="ru-RU"/>
        </w:rPr>
        <w:t xml:space="preserve"> – таблица для хранения сообщений</w:t>
      </w:r>
      <w:r w:rsidR="00401F19">
        <w:rPr>
          <w:lang w:val="ru-RU"/>
        </w:rPr>
        <w:t>:</w:t>
      </w:r>
    </w:p>
    <w:p w14:paraId="08E1CAB7" w14:textId="1193B6EC" w:rsidR="005258C7" w:rsidRPr="00401F19" w:rsidRDefault="00401F19" w:rsidP="00401F19">
      <w:pPr>
        <w:pStyle w:val="affffff8"/>
      </w:pPr>
      <w:r>
        <w:rPr>
          <w:lang w:val="en-US"/>
        </w:rPr>
        <w:t>messageI</w:t>
      </w:r>
      <w:r w:rsidR="005258C7" w:rsidRPr="00401F19">
        <w:t>d (long) – суррогатный первичный ключ;</w:t>
      </w:r>
    </w:p>
    <w:p w14:paraId="592A912A" w14:textId="77777777" w:rsidR="005258C7" w:rsidRPr="00401F19" w:rsidRDefault="005258C7" w:rsidP="00401F19">
      <w:pPr>
        <w:pStyle w:val="affffff8"/>
      </w:pPr>
      <w:r w:rsidRPr="00401F19">
        <w:t>userId (long) – id отправителя;</w:t>
      </w:r>
    </w:p>
    <w:p w14:paraId="510FEB6C" w14:textId="77777777" w:rsidR="005258C7" w:rsidRPr="00401F19" w:rsidRDefault="005258C7" w:rsidP="00401F19">
      <w:pPr>
        <w:pStyle w:val="affffff8"/>
      </w:pPr>
      <w:r w:rsidRPr="00401F19">
        <w:t>destinationDate (dateTime) – дата и время успешной доставки;</w:t>
      </w:r>
    </w:p>
    <w:p w14:paraId="6AC76F0A" w14:textId="77777777" w:rsidR="005258C7" w:rsidRPr="00401F19" w:rsidRDefault="005258C7" w:rsidP="00401F19">
      <w:pPr>
        <w:pStyle w:val="affffff8"/>
      </w:pPr>
      <w:r w:rsidRPr="00401F19">
        <w:t>theme (nvarchar(max)) – тема сообщения;</w:t>
      </w:r>
    </w:p>
    <w:p w14:paraId="7FFBC68B" w14:textId="1F9B7AE2" w:rsidR="005258C7" w:rsidRPr="00401F19" w:rsidRDefault="005258C7" w:rsidP="00401F19">
      <w:pPr>
        <w:pStyle w:val="affffff8"/>
      </w:pPr>
      <w:r w:rsidRPr="00401F19">
        <w:t xml:space="preserve">body (text) – </w:t>
      </w:r>
      <w:r w:rsidR="00401F19">
        <w:t>текст</w:t>
      </w:r>
      <w:r w:rsidRPr="00401F19">
        <w:t xml:space="preserve"> сообщения;</w:t>
      </w:r>
    </w:p>
    <w:p w14:paraId="78FCC2B2" w14:textId="77777777" w:rsidR="005258C7" w:rsidRPr="00401F19" w:rsidRDefault="005258C7" w:rsidP="00401F19">
      <w:pPr>
        <w:pStyle w:val="affffff8"/>
      </w:pPr>
      <w:r w:rsidRPr="00401F19">
        <w:t>size (int) – размер сообщения в единицах (байт);</w:t>
      </w:r>
    </w:p>
    <w:p w14:paraId="13C61EC7" w14:textId="77777777" w:rsidR="005258C7" w:rsidRPr="00401F19" w:rsidRDefault="005258C7" w:rsidP="00401F19">
      <w:pPr>
        <w:pStyle w:val="affffff8"/>
      </w:pPr>
      <w:r w:rsidRPr="00401F19">
        <w:t>isScheduled (int) – логическое поле – запланирована ли отправка сообщения;</w:t>
      </w:r>
    </w:p>
    <w:p w14:paraId="3297725D" w14:textId="77777777" w:rsidR="005258C7" w:rsidRPr="00401F19" w:rsidRDefault="005258C7" w:rsidP="00401F19">
      <w:pPr>
        <w:pStyle w:val="affffff8"/>
      </w:pPr>
      <w:r w:rsidRPr="00401F19">
        <w:t>scheduleDate (dateTime) – запланированная дата и время, когда необходимо отправить сообщение;</w:t>
      </w:r>
    </w:p>
    <w:p w14:paraId="770B2ADB" w14:textId="77777777" w:rsidR="005258C7" w:rsidRPr="00401F19" w:rsidRDefault="005258C7" w:rsidP="00401F19">
      <w:pPr>
        <w:pStyle w:val="affffff8"/>
      </w:pPr>
      <w:r w:rsidRPr="00401F19">
        <w:t>isSent (int) – логическое поле – успешно ли доставлено сообщение;</w:t>
      </w:r>
    </w:p>
    <w:p w14:paraId="53C214CF" w14:textId="77777777" w:rsidR="00401F19" w:rsidRDefault="00401F19" w:rsidP="00401F19">
      <w:pPr>
        <w:pStyle w:val="affffff8"/>
      </w:pPr>
      <w:r>
        <w:rPr>
          <w:lang w:val="en-US"/>
        </w:rPr>
        <w:t>deliveryQ</w:t>
      </w:r>
      <w:r w:rsidR="005258C7" w:rsidRPr="00401F19">
        <w:t>ueueId (int) – id очереди, в которой содержится данное сообще</w:t>
      </w:r>
      <w:r>
        <w:t>ние;</w:t>
      </w:r>
    </w:p>
    <w:p w14:paraId="1E3204C1" w14:textId="77777777" w:rsidR="00401F19" w:rsidRDefault="00401F19" w:rsidP="00401F19">
      <w:pPr>
        <w:pStyle w:val="affffff8"/>
      </w:pPr>
      <w:r>
        <w:rPr>
          <w:lang w:val="en-US"/>
        </w:rPr>
        <w:t>chosendDeliveryService</w:t>
      </w:r>
      <w:r w:rsidRPr="00401F19">
        <w:t xml:space="preserve"> (</w:t>
      </w:r>
      <w:r>
        <w:rPr>
          <w:lang w:val="en-US"/>
        </w:rPr>
        <w:t>int</w:t>
      </w:r>
      <w:r w:rsidRPr="00401F19">
        <w:t xml:space="preserve">) – </w:t>
      </w:r>
      <w:r>
        <w:rPr>
          <w:lang w:val="en-US"/>
        </w:rPr>
        <w:t>id</w:t>
      </w:r>
      <w:r w:rsidRPr="00401F19">
        <w:t xml:space="preserve"> </w:t>
      </w:r>
      <w:r>
        <w:t>выбранного пользователем сервиса доставки;</w:t>
      </w:r>
    </w:p>
    <w:p w14:paraId="68D1F764" w14:textId="1D6B3B41" w:rsidR="00401F19" w:rsidRDefault="00401F19" w:rsidP="00401F19">
      <w:pPr>
        <w:pStyle w:val="affffff8"/>
      </w:pPr>
      <w:r>
        <w:rPr>
          <w:lang w:val="en-US"/>
        </w:rPr>
        <w:t>usedDeliveryService</w:t>
      </w:r>
      <w:r w:rsidRPr="00401F19">
        <w:t xml:space="preserve"> (</w:t>
      </w:r>
      <w:r>
        <w:rPr>
          <w:lang w:val="en-US"/>
        </w:rPr>
        <w:t>int</w:t>
      </w:r>
      <w:r w:rsidRPr="00401F19">
        <w:t xml:space="preserve">) – </w:t>
      </w:r>
      <w:r>
        <w:rPr>
          <w:lang w:val="en-US"/>
        </w:rPr>
        <w:t>id</w:t>
      </w:r>
      <w:r w:rsidRPr="00401F19">
        <w:t xml:space="preserve"> </w:t>
      </w:r>
      <w:r>
        <w:t>сервиса доставки, использованного для отправки;</w:t>
      </w:r>
    </w:p>
    <w:p w14:paraId="35CCF213" w14:textId="0A5EFC30" w:rsidR="00401F19" w:rsidRDefault="00401F19" w:rsidP="00401F19">
      <w:pPr>
        <w:pStyle w:val="affffff8"/>
        <w:rPr>
          <w:lang w:val="en-US"/>
        </w:rPr>
      </w:pPr>
      <w:r>
        <w:rPr>
          <w:lang w:val="en-US"/>
        </w:rPr>
        <w:t xml:space="preserve">deliveryStatus (int) – id </w:t>
      </w:r>
      <w:r>
        <w:t>статуса</w:t>
      </w:r>
      <w:r w:rsidRPr="00401F19">
        <w:rPr>
          <w:lang w:val="en-US"/>
        </w:rPr>
        <w:t xml:space="preserve"> </w:t>
      </w:r>
      <w:r>
        <w:t>доставки</w:t>
      </w:r>
      <w:r w:rsidRPr="00401F19">
        <w:rPr>
          <w:lang w:val="en-US"/>
        </w:rPr>
        <w:t>;</w:t>
      </w:r>
    </w:p>
    <w:p w14:paraId="78FD696B" w14:textId="7EF54E4A" w:rsidR="00401F19" w:rsidRDefault="00401F19" w:rsidP="00401F19">
      <w:pPr>
        <w:pStyle w:val="affffff8"/>
      </w:pPr>
      <w:r>
        <w:rPr>
          <w:lang w:val="en-US"/>
        </w:rPr>
        <w:t>creationDate</w:t>
      </w:r>
      <w:r w:rsidRPr="00401F19">
        <w:t xml:space="preserve"> (</w:t>
      </w:r>
      <w:r>
        <w:rPr>
          <w:lang w:val="en-US"/>
        </w:rPr>
        <w:t>dateTime</w:t>
      </w:r>
      <w:r w:rsidRPr="00401F19">
        <w:t xml:space="preserve">) – </w:t>
      </w:r>
      <w:r>
        <w:t>дата создания сообщения;</w:t>
      </w:r>
    </w:p>
    <w:p w14:paraId="23C96C30" w14:textId="2EA9471C" w:rsidR="00401F19" w:rsidRPr="00401F19" w:rsidRDefault="00401F19" w:rsidP="00401F19">
      <w:pPr>
        <w:pStyle w:val="affffff8"/>
      </w:pPr>
      <w:r>
        <w:rPr>
          <w:lang w:val="en-US"/>
        </w:rPr>
        <w:lastRenderedPageBreak/>
        <w:t>isHtml</w:t>
      </w:r>
      <w:r w:rsidRPr="00401F19">
        <w:t xml:space="preserve"> (</w:t>
      </w:r>
      <w:r>
        <w:rPr>
          <w:lang w:val="en-US"/>
        </w:rPr>
        <w:t>bit</w:t>
      </w:r>
      <w:r w:rsidRPr="00401F19">
        <w:t xml:space="preserve">) – </w:t>
      </w:r>
      <w:r>
        <w:t xml:space="preserve">логическое поле – является ли текст </w:t>
      </w:r>
      <w:r>
        <w:rPr>
          <w:lang w:val="en-US"/>
        </w:rPr>
        <w:t>html</w:t>
      </w:r>
      <w:r w:rsidRPr="00401F19">
        <w:t>-</w:t>
      </w:r>
      <w:r>
        <w:t>страницей</w:t>
      </w:r>
    </w:p>
    <w:p w14:paraId="736674B9" w14:textId="38EFCAA3" w:rsidR="005258C7" w:rsidRPr="00216C09" w:rsidRDefault="005258C7" w:rsidP="002353E7">
      <w:pPr>
        <w:pStyle w:val="c"/>
        <w:rPr>
          <w:lang w:val="ru-RU"/>
        </w:rPr>
      </w:pPr>
      <w:r>
        <w:t>AttachedFiles</w:t>
      </w:r>
      <w:r w:rsidRPr="00216C09">
        <w:rPr>
          <w:lang w:val="ru-RU"/>
        </w:rPr>
        <w:t xml:space="preserve"> – таблица для хранения ссылок на прикрепленные файлы</w:t>
      </w:r>
      <w:r w:rsidR="00401F19">
        <w:rPr>
          <w:lang w:val="ru-RU"/>
        </w:rPr>
        <w:t>:</w:t>
      </w:r>
    </w:p>
    <w:p w14:paraId="4E19E669" w14:textId="1F7356B1" w:rsidR="005258C7" w:rsidRDefault="00401F19" w:rsidP="00401F19">
      <w:pPr>
        <w:pStyle w:val="affffff8"/>
      </w:pPr>
      <w:r>
        <w:rPr>
          <w:lang w:val="en-US"/>
        </w:rPr>
        <w:t>id</w:t>
      </w:r>
      <w:r w:rsidR="005258C7" w:rsidRPr="005258C7">
        <w:t xml:space="preserve"> </w:t>
      </w:r>
      <w:r w:rsidR="005258C7">
        <w:t>(</w:t>
      </w:r>
      <w:r w:rsidR="005258C7">
        <w:rPr>
          <w:lang w:val="en-US"/>
        </w:rPr>
        <w:t>long</w:t>
      </w:r>
      <w:r w:rsidR="005258C7">
        <w:t>) – суррогатный первичный ключ;</w:t>
      </w:r>
    </w:p>
    <w:p w14:paraId="52A9264E" w14:textId="5DF48E77" w:rsidR="005258C7" w:rsidRDefault="00401F19" w:rsidP="002353E7">
      <w:pPr>
        <w:pStyle w:val="affffff8"/>
      </w:pPr>
      <w:r>
        <w:rPr>
          <w:lang w:val="en-US"/>
        </w:rPr>
        <w:t>title</w:t>
      </w:r>
      <w:r w:rsidR="005258C7">
        <w:t xml:space="preserve"> (</w:t>
      </w:r>
      <w:r w:rsidR="005258C7">
        <w:rPr>
          <w:lang w:val="en-US"/>
        </w:rPr>
        <w:t>int</w:t>
      </w:r>
      <w:r w:rsidR="005258C7">
        <w:t xml:space="preserve">) – </w:t>
      </w:r>
      <w:r>
        <w:t>название файла</w:t>
      </w:r>
      <w:r w:rsidR="005258C7">
        <w:t>;</w:t>
      </w:r>
    </w:p>
    <w:p w14:paraId="3B29B22B" w14:textId="77777777" w:rsidR="00401F19" w:rsidRDefault="00401F19" w:rsidP="002353E7">
      <w:pPr>
        <w:pStyle w:val="affffff8"/>
      </w:pPr>
      <w:r>
        <w:rPr>
          <w:lang w:val="en-US"/>
        </w:rPr>
        <w:t>fileType</w:t>
      </w:r>
      <w:r>
        <w:t xml:space="preserve"> – тип файла;</w:t>
      </w:r>
    </w:p>
    <w:p w14:paraId="3E2F6836" w14:textId="526CC813" w:rsidR="005258C7" w:rsidRDefault="00401F19" w:rsidP="002353E7">
      <w:pPr>
        <w:pStyle w:val="affffff8"/>
      </w:pPr>
      <w:r>
        <w:rPr>
          <w:lang w:val="en-US"/>
        </w:rPr>
        <w:t>messageId</w:t>
      </w:r>
      <w:r w:rsidRPr="00401F19">
        <w:t xml:space="preserve"> – </w:t>
      </w:r>
      <w:r>
        <w:t>сообщение, к которому файл прикреплен.</w:t>
      </w:r>
      <w:r w:rsidR="005258C7">
        <w:t xml:space="preserve"> </w:t>
      </w:r>
    </w:p>
    <w:p w14:paraId="3BBDAC58" w14:textId="1D415285" w:rsidR="005258C7" w:rsidRPr="00216C09" w:rsidRDefault="005258C7" w:rsidP="002353E7">
      <w:pPr>
        <w:pStyle w:val="c"/>
        <w:rPr>
          <w:lang w:val="ru-RU"/>
        </w:rPr>
      </w:pPr>
      <w:r>
        <w:t>Users</w:t>
      </w:r>
      <w:r w:rsidRPr="00216C09">
        <w:rPr>
          <w:lang w:val="ru-RU"/>
        </w:rPr>
        <w:t xml:space="preserve"> – таблица для хранения информации о пользователях</w:t>
      </w:r>
      <w:r w:rsidR="00401F19">
        <w:rPr>
          <w:lang w:val="ru-RU"/>
        </w:rPr>
        <w:t>:</w:t>
      </w:r>
    </w:p>
    <w:p w14:paraId="768985CE" w14:textId="3E21BA41" w:rsidR="005258C7" w:rsidRDefault="00401F19" w:rsidP="002353E7">
      <w:pPr>
        <w:pStyle w:val="affffff8"/>
      </w:pPr>
      <w:r>
        <w:rPr>
          <w:lang w:val="en-US"/>
        </w:rPr>
        <w:t>userI</w:t>
      </w:r>
      <w:r w:rsidR="005258C7">
        <w:rPr>
          <w:lang w:val="en-US"/>
        </w:rPr>
        <w:t>d</w:t>
      </w:r>
      <w:r w:rsidR="005258C7">
        <w:t xml:space="preserve"> (</w:t>
      </w:r>
      <w:r w:rsidR="005258C7">
        <w:rPr>
          <w:lang w:val="en-US"/>
        </w:rPr>
        <w:t>long</w:t>
      </w:r>
      <w:r w:rsidR="005258C7">
        <w:t>) – суррогатный первичный ключ;</w:t>
      </w:r>
    </w:p>
    <w:p w14:paraId="14DF27E0" w14:textId="6376519F" w:rsidR="005258C7" w:rsidRDefault="005258C7" w:rsidP="002353E7">
      <w:pPr>
        <w:pStyle w:val="affffff8"/>
      </w:pPr>
      <w:r>
        <w:rPr>
          <w:lang w:val="en-US"/>
        </w:rPr>
        <w:t>userName</w:t>
      </w:r>
      <w:r>
        <w:t xml:space="preserve"> (</w:t>
      </w:r>
      <w:r>
        <w:rPr>
          <w:lang w:val="en-US"/>
        </w:rPr>
        <w:t>nvarchar</w:t>
      </w:r>
      <w:r w:rsidRPr="00401F19">
        <w:t>(</w:t>
      </w:r>
      <w:r>
        <w:rPr>
          <w:lang w:val="en-US"/>
        </w:rPr>
        <w:t xml:space="preserve">max)) – </w:t>
      </w:r>
      <w:r>
        <w:t>имя пользователя;</w:t>
      </w:r>
    </w:p>
    <w:p w14:paraId="4D263C65" w14:textId="27D6B5D9" w:rsidR="00401F19" w:rsidRDefault="00401F19" w:rsidP="002353E7">
      <w:pPr>
        <w:pStyle w:val="affffff8"/>
      </w:pPr>
      <w:r>
        <w:rPr>
          <w:lang w:val="en-US"/>
        </w:rPr>
        <w:t>userSecondName</w:t>
      </w:r>
      <w:r w:rsidRPr="00401F19">
        <w:t xml:space="preserve"> (</w:t>
      </w:r>
      <w:r>
        <w:rPr>
          <w:lang w:val="en-US"/>
        </w:rPr>
        <w:t>nvarchar</w:t>
      </w:r>
      <w:r w:rsidRPr="00401F19">
        <w:t>(</w:t>
      </w:r>
      <w:r>
        <w:rPr>
          <w:lang w:val="en-US"/>
        </w:rPr>
        <w:t>max</w:t>
      </w:r>
      <w:r w:rsidRPr="00401F19">
        <w:t xml:space="preserve">)) – </w:t>
      </w:r>
      <w:r>
        <w:t>фамилия пользователя;</w:t>
      </w:r>
    </w:p>
    <w:p w14:paraId="50096F8D" w14:textId="74988F59" w:rsidR="005258C7" w:rsidRDefault="005258C7" w:rsidP="002353E7">
      <w:pPr>
        <w:pStyle w:val="affffff8"/>
      </w:pPr>
      <w:r>
        <w:rPr>
          <w:lang w:val="en-US"/>
        </w:rPr>
        <w:t>email</w:t>
      </w:r>
      <w:r>
        <w:t xml:space="preserve"> (</w:t>
      </w:r>
      <w:r>
        <w:rPr>
          <w:lang w:val="en-US"/>
        </w:rPr>
        <w:t>nvarchar</w:t>
      </w:r>
      <w:r>
        <w:t>(max)) – почтовый адрес пользователя;</w:t>
      </w:r>
    </w:p>
    <w:p w14:paraId="1BC02D97" w14:textId="6734C9C0" w:rsidR="00401F19" w:rsidRDefault="00401F19" w:rsidP="002353E7">
      <w:pPr>
        <w:pStyle w:val="affffff8"/>
      </w:pPr>
      <w:r>
        <w:rPr>
          <w:lang w:val="en-US"/>
        </w:rPr>
        <w:t>isActive</w:t>
      </w:r>
      <w:r w:rsidRPr="00401F19">
        <w:t xml:space="preserve"> (</w:t>
      </w:r>
      <w:r>
        <w:rPr>
          <w:lang w:val="en-US"/>
        </w:rPr>
        <w:t>bit</w:t>
      </w:r>
      <w:r w:rsidRPr="00401F19">
        <w:t>) –</w:t>
      </w:r>
      <w:r>
        <w:t xml:space="preserve"> логическое поле – является ли пользователь активным</w:t>
      </w:r>
    </w:p>
    <w:p w14:paraId="215DA97A" w14:textId="2487647D" w:rsidR="005258C7" w:rsidRDefault="005258C7" w:rsidP="00401F19">
      <w:pPr>
        <w:pStyle w:val="affffff8"/>
      </w:pPr>
      <w:r>
        <w:rPr>
          <w:lang w:val="en-US"/>
        </w:rPr>
        <w:t>passwordHash</w:t>
      </w:r>
      <w:r>
        <w:t xml:space="preserve"> (</w:t>
      </w:r>
      <w:r>
        <w:rPr>
          <w:lang w:val="en-US"/>
        </w:rPr>
        <w:t>nvarchar</w:t>
      </w:r>
      <w:r>
        <w:t>(</w:t>
      </w:r>
      <w:r>
        <w:rPr>
          <w:lang w:val="en-US"/>
        </w:rPr>
        <w:t>max</w:t>
      </w:r>
      <w:r>
        <w:t>)) – хэш, полученный из пароля пользователя;</w:t>
      </w:r>
    </w:p>
    <w:p w14:paraId="213B7A0D" w14:textId="58B7E896" w:rsidR="005258C7" w:rsidRDefault="00401F19" w:rsidP="00401F19">
      <w:pPr>
        <w:pStyle w:val="affffff8"/>
      </w:pPr>
      <w:r>
        <w:rPr>
          <w:lang w:val="en-US"/>
        </w:rPr>
        <w:t>role</w:t>
      </w:r>
      <w:r w:rsidRPr="00401F19">
        <w:t xml:space="preserve"> (</w:t>
      </w:r>
      <w:r>
        <w:rPr>
          <w:lang w:val="en-US"/>
        </w:rPr>
        <w:t>int</w:t>
      </w:r>
      <w:r w:rsidRPr="00401F19">
        <w:t xml:space="preserve">) – </w:t>
      </w:r>
      <w:r>
        <w:t>текущая роль пользователя.</w:t>
      </w:r>
    </w:p>
    <w:p w14:paraId="01C5F834" w14:textId="77777777" w:rsidR="005258C7" w:rsidRPr="00216C09" w:rsidRDefault="005258C7" w:rsidP="002353E7">
      <w:pPr>
        <w:pStyle w:val="c"/>
        <w:rPr>
          <w:b/>
          <w:lang w:val="ru-RU"/>
        </w:rPr>
      </w:pPr>
      <w:r>
        <w:t>UsersAccesses</w:t>
      </w:r>
      <w:r w:rsidRPr="00216C09">
        <w:rPr>
          <w:lang w:val="ru-RU"/>
        </w:rPr>
        <w:t xml:space="preserve"> – таблица для связи таблиц пользователей и доступов</w:t>
      </w:r>
    </w:p>
    <w:p w14:paraId="22CF8E34" w14:textId="77777777" w:rsidR="005258C7" w:rsidRDefault="005258C7" w:rsidP="002353E7">
      <w:pPr>
        <w:pStyle w:val="affffff8"/>
      </w:pPr>
      <w:r>
        <w:rPr>
          <w:lang w:val="en-US"/>
        </w:rPr>
        <w:t>userId</w:t>
      </w:r>
      <w:r w:rsidRPr="005258C7">
        <w:t xml:space="preserve"> </w:t>
      </w:r>
      <w:r>
        <w:t>(</w:t>
      </w:r>
      <w:r>
        <w:rPr>
          <w:lang w:val="en-US"/>
        </w:rPr>
        <w:t>long</w:t>
      </w:r>
      <w:r>
        <w:t>) – суррогатный первичный ключ пользователя;</w:t>
      </w:r>
    </w:p>
    <w:p w14:paraId="0F8F13EC" w14:textId="77777777" w:rsidR="005258C7" w:rsidRDefault="005258C7" w:rsidP="002353E7">
      <w:pPr>
        <w:pStyle w:val="affffff8"/>
      </w:pPr>
      <w:r>
        <w:rPr>
          <w:lang w:val="en-US"/>
        </w:rPr>
        <w:t>accessId</w:t>
      </w:r>
      <w:r>
        <w:t xml:space="preserve"> (</w:t>
      </w:r>
      <w:r>
        <w:rPr>
          <w:lang w:val="en-US"/>
        </w:rPr>
        <w:t>long</w:t>
      </w:r>
      <w:r>
        <w:t xml:space="preserve">) – суррогатный первичный ключ доступа </w:t>
      </w:r>
    </w:p>
    <w:p w14:paraId="7EFC0398" w14:textId="77777777" w:rsidR="005258C7" w:rsidRPr="00216C09" w:rsidRDefault="005258C7" w:rsidP="002353E7">
      <w:pPr>
        <w:pStyle w:val="c"/>
        <w:rPr>
          <w:lang w:val="ru-RU"/>
        </w:rPr>
      </w:pPr>
      <w:r>
        <w:t>Accesses</w:t>
      </w:r>
      <w:r w:rsidRPr="00216C09">
        <w:rPr>
          <w:lang w:val="ru-RU"/>
        </w:rPr>
        <w:t xml:space="preserve"> – таблица для хранения информации о доступах</w:t>
      </w:r>
    </w:p>
    <w:p w14:paraId="2522EDA2" w14:textId="2BC682EF" w:rsidR="005258C7" w:rsidRDefault="00401F19" w:rsidP="004D358A">
      <w:pPr>
        <w:pStyle w:val="affffff8"/>
      </w:pPr>
      <w:r>
        <w:rPr>
          <w:lang w:val="en-US"/>
        </w:rPr>
        <w:t>accessI</w:t>
      </w:r>
      <w:r w:rsidR="005258C7">
        <w:rPr>
          <w:lang w:val="en-US"/>
        </w:rPr>
        <w:t>d</w:t>
      </w:r>
      <w:r w:rsidR="005258C7" w:rsidRPr="005258C7">
        <w:t xml:space="preserve"> </w:t>
      </w:r>
      <w:r w:rsidR="005258C7">
        <w:t>(</w:t>
      </w:r>
      <w:r w:rsidR="005258C7">
        <w:rPr>
          <w:lang w:val="en-US"/>
        </w:rPr>
        <w:t>long</w:t>
      </w:r>
      <w:r w:rsidR="005258C7">
        <w:t>) – суррогатный первичный ключ;</w:t>
      </w:r>
    </w:p>
    <w:p w14:paraId="48032CCE" w14:textId="77777777" w:rsidR="005258C7" w:rsidRDefault="005258C7" w:rsidP="004D358A">
      <w:pPr>
        <w:pStyle w:val="affffff8"/>
      </w:pPr>
      <w:r>
        <w:rPr>
          <w:lang w:val="en-US"/>
        </w:rPr>
        <w:t>userId</w:t>
      </w:r>
      <w:r w:rsidRPr="005258C7">
        <w:t xml:space="preserve"> </w:t>
      </w:r>
      <w:r>
        <w:t>(</w:t>
      </w:r>
      <w:r>
        <w:rPr>
          <w:lang w:val="en-US"/>
        </w:rPr>
        <w:t>long</w:t>
      </w:r>
      <w:r>
        <w:t xml:space="preserve">) – </w:t>
      </w:r>
      <w:r>
        <w:rPr>
          <w:lang w:val="en-US"/>
        </w:rPr>
        <w:t>id</w:t>
      </w:r>
      <w:r w:rsidRPr="005258C7">
        <w:t xml:space="preserve"> </w:t>
      </w:r>
      <w:r>
        <w:t>пользователя, которому принадлежит данный доступ</w:t>
      </w:r>
    </w:p>
    <w:p w14:paraId="3CDAA338" w14:textId="77777777" w:rsidR="005258C7" w:rsidRDefault="005258C7" w:rsidP="004D358A">
      <w:pPr>
        <w:pStyle w:val="affffff8"/>
      </w:pPr>
      <w:r>
        <w:rPr>
          <w:lang w:val="en-US"/>
        </w:rPr>
        <w:t>startDate</w:t>
      </w:r>
      <w:r>
        <w:t xml:space="preserve"> (</w:t>
      </w:r>
      <w:r>
        <w:rPr>
          <w:lang w:val="en-US"/>
        </w:rPr>
        <w:t>dateTime</w:t>
      </w:r>
      <w:r>
        <w:t>) – дата и время начала подписки пользователя;</w:t>
      </w:r>
    </w:p>
    <w:p w14:paraId="2AB460A7" w14:textId="77777777" w:rsidR="005258C7" w:rsidRDefault="005258C7" w:rsidP="004D358A">
      <w:pPr>
        <w:pStyle w:val="affffff8"/>
      </w:pPr>
      <w:r>
        <w:rPr>
          <w:lang w:val="en-US"/>
        </w:rPr>
        <w:t>endDate</w:t>
      </w:r>
      <w:r>
        <w:t xml:space="preserve"> (</w:t>
      </w:r>
      <w:r>
        <w:rPr>
          <w:lang w:val="en-US"/>
        </w:rPr>
        <w:t>dateTime</w:t>
      </w:r>
      <w:r>
        <w:t>) – дата и время конца подписки пользователя;</w:t>
      </w:r>
    </w:p>
    <w:p w14:paraId="64ECC12E" w14:textId="77777777" w:rsidR="005258C7" w:rsidRDefault="005258C7" w:rsidP="004D358A">
      <w:pPr>
        <w:pStyle w:val="affffff8"/>
      </w:pPr>
      <w:r>
        <w:rPr>
          <w:lang w:val="en-US"/>
        </w:rPr>
        <w:t>tariffId</w:t>
      </w:r>
      <w:r w:rsidRPr="005258C7">
        <w:t xml:space="preserve"> </w:t>
      </w:r>
      <w:r>
        <w:t>(</w:t>
      </w:r>
      <w:r>
        <w:rPr>
          <w:lang w:val="en-US"/>
        </w:rPr>
        <w:t>int</w:t>
      </w:r>
      <w:r>
        <w:t xml:space="preserve">) – </w:t>
      </w:r>
      <w:r>
        <w:rPr>
          <w:lang w:val="en-US"/>
        </w:rPr>
        <w:t>id</w:t>
      </w:r>
      <w:r w:rsidRPr="005258C7">
        <w:t xml:space="preserve"> </w:t>
      </w:r>
      <w:r>
        <w:t>тарифа пользователя.</w:t>
      </w:r>
    </w:p>
    <w:p w14:paraId="69BBEBBB" w14:textId="77777777" w:rsidR="005258C7" w:rsidRPr="00216C09" w:rsidRDefault="005258C7" w:rsidP="004D358A">
      <w:pPr>
        <w:pStyle w:val="c"/>
        <w:rPr>
          <w:lang w:val="ru-RU"/>
        </w:rPr>
      </w:pPr>
      <w:r>
        <w:t>Contacts</w:t>
      </w:r>
      <w:r w:rsidRPr="00216C09">
        <w:rPr>
          <w:lang w:val="ru-RU"/>
        </w:rPr>
        <w:t xml:space="preserve"> – таблица для хранения контактов пользователей</w:t>
      </w:r>
    </w:p>
    <w:p w14:paraId="694F65F5" w14:textId="77777777" w:rsidR="005258C7" w:rsidRDefault="005258C7" w:rsidP="004D358A">
      <w:pPr>
        <w:pStyle w:val="affffff8"/>
      </w:pPr>
      <w:r>
        <w:rPr>
          <w:lang w:val="en-US"/>
        </w:rPr>
        <w:t>id</w:t>
      </w:r>
      <w:r>
        <w:t xml:space="preserve"> (</w:t>
      </w:r>
      <w:r>
        <w:rPr>
          <w:lang w:val="en-US"/>
        </w:rPr>
        <w:t>long</w:t>
      </w:r>
      <w:r>
        <w:t>) – суррогатный первичный ключ;</w:t>
      </w:r>
    </w:p>
    <w:p w14:paraId="26075FF7" w14:textId="77777777" w:rsidR="005258C7" w:rsidRDefault="005258C7" w:rsidP="004D358A">
      <w:pPr>
        <w:pStyle w:val="affffff8"/>
        <w:rPr>
          <w:lang w:val="en-US"/>
        </w:rPr>
      </w:pPr>
      <w:r>
        <w:rPr>
          <w:lang w:val="en-US"/>
        </w:rPr>
        <w:t xml:space="preserve">contactName (nvarchar(MAX)) – </w:t>
      </w:r>
      <w:r>
        <w:t>имя</w:t>
      </w:r>
      <w:r>
        <w:rPr>
          <w:lang w:val="en-US"/>
        </w:rPr>
        <w:t xml:space="preserve"> </w:t>
      </w:r>
      <w:r>
        <w:t>контакта</w:t>
      </w:r>
      <w:r>
        <w:rPr>
          <w:lang w:val="en-US"/>
        </w:rPr>
        <w:t>;</w:t>
      </w:r>
    </w:p>
    <w:p w14:paraId="03F95928" w14:textId="77777777" w:rsidR="005258C7" w:rsidRDefault="005258C7" w:rsidP="004D358A">
      <w:pPr>
        <w:pStyle w:val="affffff8"/>
      </w:pPr>
      <w:r>
        <w:rPr>
          <w:lang w:val="en-US"/>
        </w:rPr>
        <w:t>contactEmail</w:t>
      </w:r>
      <w:r>
        <w:t xml:space="preserve"> (</w:t>
      </w:r>
      <w:r>
        <w:rPr>
          <w:lang w:val="en-US"/>
        </w:rPr>
        <w:t>ncarchar</w:t>
      </w:r>
      <w:r>
        <w:t>(</w:t>
      </w:r>
      <w:r>
        <w:rPr>
          <w:lang w:val="en-US"/>
        </w:rPr>
        <w:t>MAX</w:t>
      </w:r>
      <w:r>
        <w:t>)) – электронный адрес контакта;</w:t>
      </w:r>
    </w:p>
    <w:p w14:paraId="0FDDFF84" w14:textId="77777777" w:rsidR="005258C7" w:rsidRDefault="005258C7" w:rsidP="004D358A">
      <w:pPr>
        <w:pStyle w:val="affffff8"/>
      </w:pPr>
      <w:r>
        <w:rPr>
          <w:lang w:val="en-US"/>
        </w:rPr>
        <w:lastRenderedPageBreak/>
        <w:t>userId</w:t>
      </w:r>
      <w:r>
        <w:t xml:space="preserve"> (</w:t>
      </w:r>
      <w:r>
        <w:rPr>
          <w:lang w:val="en-US"/>
        </w:rPr>
        <w:t>long</w:t>
      </w:r>
      <w:r>
        <w:t xml:space="preserve">) – </w:t>
      </w:r>
      <w:r>
        <w:rPr>
          <w:lang w:val="en-US"/>
        </w:rPr>
        <w:t>id</w:t>
      </w:r>
      <w:r>
        <w:t xml:space="preserve"> пользователя, которому принадлежит эта запись.</w:t>
      </w:r>
    </w:p>
    <w:p w14:paraId="52A03655" w14:textId="77777777" w:rsidR="005258C7" w:rsidRPr="00216C09" w:rsidRDefault="005258C7" w:rsidP="004D358A">
      <w:pPr>
        <w:pStyle w:val="c"/>
        <w:rPr>
          <w:lang w:val="ru-RU"/>
        </w:rPr>
      </w:pPr>
      <w:r>
        <w:t>DeliveryQueues</w:t>
      </w:r>
      <w:r w:rsidRPr="00216C09">
        <w:rPr>
          <w:lang w:val="ru-RU"/>
        </w:rPr>
        <w:t xml:space="preserve"> – таблица для хранения информации об очередях</w:t>
      </w:r>
    </w:p>
    <w:p w14:paraId="67512A60" w14:textId="77777777" w:rsidR="005258C7" w:rsidRDefault="005258C7" w:rsidP="004D358A">
      <w:pPr>
        <w:pStyle w:val="affffff8"/>
      </w:pPr>
      <w:r>
        <w:rPr>
          <w:lang w:val="en-US"/>
        </w:rPr>
        <w:t>id</w:t>
      </w:r>
      <w:r w:rsidRPr="005258C7">
        <w:t xml:space="preserve"> </w:t>
      </w:r>
      <w:r>
        <w:t>(</w:t>
      </w:r>
      <w:r>
        <w:rPr>
          <w:lang w:val="en-US"/>
        </w:rPr>
        <w:t>int</w:t>
      </w:r>
      <w:r>
        <w:t>) – суррогатный первичный ключ;</w:t>
      </w:r>
    </w:p>
    <w:p w14:paraId="2FD39A5D" w14:textId="77777777" w:rsidR="005258C7" w:rsidRDefault="005258C7" w:rsidP="004D358A">
      <w:pPr>
        <w:pStyle w:val="affffff8"/>
      </w:pPr>
      <w:r>
        <w:rPr>
          <w:lang w:val="en-US"/>
        </w:rPr>
        <w:t>sendingIntervalSec</w:t>
      </w:r>
      <w:r>
        <w:t xml:space="preserve"> (</w:t>
      </w:r>
      <w:r>
        <w:rPr>
          <w:lang w:val="en-US"/>
        </w:rPr>
        <w:t>int</w:t>
      </w:r>
      <w:r>
        <w:t>) – интервал отправки сообщений.</w:t>
      </w:r>
    </w:p>
    <w:p w14:paraId="63D5B46E" w14:textId="77777777" w:rsidR="005258C7" w:rsidRPr="00216C09" w:rsidRDefault="005258C7" w:rsidP="004D358A">
      <w:pPr>
        <w:pStyle w:val="c"/>
        <w:rPr>
          <w:lang w:val="ru-RU"/>
        </w:rPr>
      </w:pPr>
      <w:r>
        <w:t>Tariffs</w:t>
      </w:r>
      <w:r w:rsidRPr="00216C09">
        <w:rPr>
          <w:lang w:val="ru-RU"/>
        </w:rPr>
        <w:t xml:space="preserve"> – таблица для хранения информации о тарифах</w:t>
      </w:r>
    </w:p>
    <w:p w14:paraId="1877C737" w14:textId="77777777" w:rsidR="005258C7" w:rsidRDefault="005258C7" w:rsidP="004D358A">
      <w:pPr>
        <w:pStyle w:val="affffff8"/>
      </w:pPr>
      <w:r>
        <w:rPr>
          <w:lang w:val="en-US"/>
        </w:rPr>
        <w:t>id</w:t>
      </w:r>
      <w:r w:rsidRPr="005258C7">
        <w:t xml:space="preserve"> </w:t>
      </w:r>
      <w:r>
        <w:t>(</w:t>
      </w:r>
      <w:r>
        <w:rPr>
          <w:lang w:val="en-US"/>
        </w:rPr>
        <w:t>int</w:t>
      </w:r>
      <w:r>
        <w:t>) – суррогатный первичный ключ;</w:t>
      </w:r>
    </w:p>
    <w:p w14:paraId="462247FF" w14:textId="77777777" w:rsidR="005258C7" w:rsidRDefault="005258C7" w:rsidP="004D358A">
      <w:pPr>
        <w:pStyle w:val="affffff8"/>
      </w:pPr>
      <w:r>
        <w:rPr>
          <w:lang w:val="en-US"/>
        </w:rPr>
        <w:t>tariffName</w:t>
      </w:r>
      <w:r>
        <w:t xml:space="preserve"> (</w:t>
      </w:r>
      <w:r>
        <w:rPr>
          <w:lang w:val="en-US"/>
        </w:rPr>
        <w:t>nvarchar(255))</w:t>
      </w:r>
      <w:r>
        <w:t xml:space="preserve"> – название тарифа;</w:t>
      </w:r>
    </w:p>
    <w:p w14:paraId="2C30D243" w14:textId="77777777" w:rsidR="005258C7" w:rsidRDefault="005258C7" w:rsidP="004D358A">
      <w:pPr>
        <w:pStyle w:val="affffff8"/>
      </w:pPr>
      <w:r>
        <w:rPr>
          <w:lang w:val="en-US"/>
        </w:rPr>
        <w:t>cost</w:t>
      </w:r>
      <w:r>
        <w:t xml:space="preserve"> (</w:t>
      </w:r>
      <w:r>
        <w:rPr>
          <w:lang w:val="en-US"/>
        </w:rPr>
        <w:t>int)</w:t>
      </w:r>
      <w:r>
        <w:t xml:space="preserve"> – стоимость тарифа.</w:t>
      </w:r>
    </w:p>
    <w:p w14:paraId="67FF18E6" w14:textId="77777777" w:rsidR="005258C7" w:rsidRPr="00216C09" w:rsidRDefault="005258C7" w:rsidP="004D358A">
      <w:pPr>
        <w:pStyle w:val="c"/>
        <w:rPr>
          <w:lang w:val="ru-RU"/>
        </w:rPr>
      </w:pPr>
      <w:r>
        <w:t>TariffsSales</w:t>
      </w:r>
      <w:r w:rsidRPr="00216C09">
        <w:rPr>
          <w:lang w:val="ru-RU"/>
        </w:rPr>
        <w:t xml:space="preserve"> – таблица для связи таблиц тарифов и скидок</w:t>
      </w:r>
    </w:p>
    <w:p w14:paraId="406B111D" w14:textId="77777777" w:rsidR="005258C7" w:rsidRDefault="005258C7" w:rsidP="004D358A">
      <w:pPr>
        <w:pStyle w:val="affffff8"/>
      </w:pPr>
      <w:r>
        <w:rPr>
          <w:lang w:val="en-US"/>
        </w:rPr>
        <w:t>tariffId</w:t>
      </w:r>
      <w:r w:rsidRPr="005258C7">
        <w:t xml:space="preserve"> </w:t>
      </w:r>
      <w:r>
        <w:t>(</w:t>
      </w:r>
      <w:r>
        <w:rPr>
          <w:lang w:val="en-US"/>
        </w:rPr>
        <w:t>int</w:t>
      </w:r>
      <w:r>
        <w:t>) – суррогатный первичный ключ тарифа;</w:t>
      </w:r>
    </w:p>
    <w:p w14:paraId="667C4C0A" w14:textId="77777777" w:rsidR="005258C7" w:rsidRDefault="005258C7" w:rsidP="004D358A">
      <w:pPr>
        <w:pStyle w:val="affffff8"/>
      </w:pPr>
      <w:r>
        <w:rPr>
          <w:lang w:val="en-US"/>
        </w:rPr>
        <w:t>saleId</w:t>
      </w:r>
      <w:r>
        <w:t xml:space="preserve"> (</w:t>
      </w:r>
      <w:r>
        <w:rPr>
          <w:lang w:val="en-US"/>
        </w:rPr>
        <w:t>int</w:t>
      </w:r>
      <w:r>
        <w:t>) – суррогатный первичный /ключ скидки.</w:t>
      </w:r>
    </w:p>
    <w:p w14:paraId="497E18EA" w14:textId="77777777" w:rsidR="005258C7" w:rsidRPr="00216C09" w:rsidRDefault="005258C7" w:rsidP="004D358A">
      <w:pPr>
        <w:pStyle w:val="c"/>
        <w:rPr>
          <w:lang w:val="ru-RU"/>
        </w:rPr>
      </w:pPr>
      <w:r>
        <w:t>Sales</w:t>
      </w:r>
      <w:r w:rsidRPr="00216C09">
        <w:rPr>
          <w:lang w:val="ru-RU"/>
        </w:rPr>
        <w:t xml:space="preserve"> – таблица для хранения информации о скидках</w:t>
      </w:r>
    </w:p>
    <w:p w14:paraId="058E9776" w14:textId="77777777" w:rsidR="005258C7" w:rsidRDefault="005258C7" w:rsidP="004D358A">
      <w:pPr>
        <w:pStyle w:val="affffff8"/>
      </w:pPr>
      <w:r>
        <w:rPr>
          <w:lang w:val="en-US"/>
        </w:rPr>
        <w:t>id</w:t>
      </w:r>
      <w:r>
        <w:t xml:space="preserve"> (</w:t>
      </w:r>
      <w:r>
        <w:rPr>
          <w:lang w:val="en-US"/>
        </w:rPr>
        <w:t>int</w:t>
      </w:r>
      <w:r>
        <w:t>) – суррогатный первичный ключ;</w:t>
      </w:r>
    </w:p>
    <w:p w14:paraId="4A554429" w14:textId="77777777" w:rsidR="005258C7" w:rsidRDefault="005258C7" w:rsidP="004D358A">
      <w:pPr>
        <w:pStyle w:val="affffff8"/>
      </w:pPr>
      <w:r>
        <w:rPr>
          <w:lang w:val="en-US"/>
        </w:rPr>
        <w:t>name</w:t>
      </w:r>
      <w:r>
        <w:t xml:space="preserve"> (</w:t>
      </w:r>
      <w:r>
        <w:rPr>
          <w:lang w:val="en-US"/>
        </w:rPr>
        <w:t>nvarchar</w:t>
      </w:r>
      <w:r>
        <w:t>(255)) – название скидки на тариф;</w:t>
      </w:r>
    </w:p>
    <w:p w14:paraId="4424BEDF" w14:textId="77777777" w:rsidR="005258C7" w:rsidRDefault="005258C7" w:rsidP="004D358A">
      <w:pPr>
        <w:pStyle w:val="affffff8"/>
      </w:pPr>
      <w:r>
        <w:rPr>
          <w:lang w:val="en-US"/>
        </w:rPr>
        <w:t>value</w:t>
      </w:r>
      <w:r>
        <w:t xml:space="preserve"> (</w:t>
      </w:r>
      <w:r>
        <w:rPr>
          <w:lang w:val="en-US"/>
        </w:rPr>
        <w:t>int</w:t>
      </w:r>
      <w:r>
        <w:t>) – размер скидки на тариф.</w:t>
      </w:r>
    </w:p>
    <w:p w14:paraId="50BB5304" w14:textId="77777777" w:rsidR="005258C7" w:rsidRDefault="005258C7" w:rsidP="005258C7">
      <w:r>
        <w:t>ER диаграммы применяются для моделирования и проектирования реляционных баз данных, причем как в плане логических и бизнес-правил (логические модели данных), так и в плане внедрения конкретных технологий (физические модели данных). В сфере разработки программного обеспечения ER-диаграмма, как правило, служит первым шагом в определении требований проекта по созданию информационных систем.</w:t>
      </w:r>
    </w:p>
    <w:p w14:paraId="3D6CB0C5" w14:textId="15602E7A" w:rsidR="005258C7" w:rsidRDefault="005258C7" w:rsidP="005258C7">
      <w:r>
        <w:t xml:space="preserve">Спроектированная </w:t>
      </w:r>
      <w:r>
        <w:rPr>
          <w:lang w:val="en-US"/>
        </w:rPr>
        <w:t>ER</w:t>
      </w:r>
      <w:r>
        <w:t xml:space="preserve"> диаграмма находится в четвертой нормальной форме, так как находится в НФБК и все нетривиальные многозначные зависимости фактически являются функциональными зависимостями от ее потенциальных ключей [</w:t>
      </w:r>
      <w:r>
        <w:fldChar w:fldCharType="begin"/>
      </w:r>
      <w:r>
        <w:instrText xml:space="preserve"> REF _Ref72677847 \r \h </w:instrText>
      </w:r>
      <w:r>
        <w:fldChar w:fldCharType="separate"/>
      </w:r>
      <w:r>
        <w:t>10</w:t>
      </w:r>
      <w:r>
        <w:fldChar w:fldCharType="end"/>
      </w:r>
      <w:r>
        <w:t xml:space="preserve">]. </w:t>
      </w:r>
      <w:r>
        <w:rPr>
          <w:lang w:val="en-US"/>
        </w:rPr>
        <w:t>ER</w:t>
      </w:r>
      <w:r>
        <w:t xml:space="preserve"> диаграмма представлена на рис. </w:t>
      </w:r>
      <w:r w:rsidR="004D358A">
        <w:t>4</w:t>
      </w:r>
      <w:r>
        <w:t>.2.</w:t>
      </w:r>
    </w:p>
    <w:p w14:paraId="0DC65A20" w14:textId="77777777" w:rsidR="005258C7" w:rsidRDefault="005258C7" w:rsidP="005258C7">
      <w:pPr>
        <w:spacing w:after="160" w:line="256" w:lineRule="auto"/>
        <w:ind w:firstLine="0"/>
        <w:jc w:val="left"/>
      </w:pPr>
      <w:r>
        <w:br w:type="page"/>
      </w:r>
    </w:p>
    <w:tbl>
      <w:tblPr>
        <w:tblStyle w:val="af9"/>
        <w:tblpPr w:leftFromText="180" w:rightFromText="180" w:vertAnchor="page" w:horzAnchor="margin" w:tblpXSpec="right" w:tblpY="70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tblGrid>
      <w:tr w:rsidR="005258C7" w14:paraId="6F15D3E4" w14:textId="77777777" w:rsidTr="005258C7">
        <w:trPr>
          <w:cantSplit/>
          <w:trHeight w:val="3172"/>
        </w:trPr>
        <w:tc>
          <w:tcPr>
            <w:tcW w:w="709" w:type="dxa"/>
            <w:textDirection w:val="btLr"/>
            <w:hideMark/>
          </w:tcPr>
          <w:p w14:paraId="0D7C27F7" w14:textId="4A404A7D" w:rsidR="005258C7" w:rsidRDefault="005258C7" w:rsidP="004D358A">
            <w:pPr>
              <w:ind w:left="113" w:right="113" w:firstLine="0"/>
              <w:jc w:val="center"/>
              <w:rPr>
                <w:b/>
                <w:i/>
              </w:rPr>
            </w:pPr>
            <w:r>
              <w:rPr>
                <w:b/>
                <w:i/>
              </w:rPr>
              <w:lastRenderedPageBreak/>
              <w:t xml:space="preserve">Рис. </w:t>
            </w:r>
            <w:r w:rsidR="004D358A">
              <w:rPr>
                <w:b/>
                <w:i/>
              </w:rPr>
              <w:t>4</w:t>
            </w:r>
            <w:r>
              <w:rPr>
                <w:b/>
                <w:i/>
              </w:rPr>
              <w:t xml:space="preserve">.2. </w:t>
            </w:r>
            <w:r>
              <w:rPr>
                <w:b/>
                <w:i/>
                <w:lang w:val="en-US"/>
              </w:rPr>
              <w:t xml:space="preserve">ER </w:t>
            </w:r>
            <w:r>
              <w:rPr>
                <w:b/>
                <w:i/>
              </w:rPr>
              <w:t>диаграмма</w:t>
            </w:r>
          </w:p>
        </w:tc>
      </w:tr>
    </w:tbl>
    <w:p w14:paraId="336ED5A1" w14:textId="27C8378D" w:rsidR="005258C7" w:rsidRDefault="00401F19" w:rsidP="005258C7">
      <w:pPr>
        <w:rPr>
          <w:color w:val="000000" w:themeColor="text1"/>
        </w:rPr>
      </w:pPr>
      <w:r w:rsidRPr="00401F19">
        <w:rPr>
          <w:noProof/>
          <w:color w:val="000000" w:themeColor="text1"/>
          <w:lang w:eastAsia="ru-RU"/>
        </w:rPr>
        <w:drawing>
          <wp:inline distT="0" distB="0" distL="0" distR="0" wp14:anchorId="4707E37B" wp14:editId="2120E744">
            <wp:extent cx="9249409" cy="4784971"/>
            <wp:effectExtent l="3175"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6200000">
                      <a:off x="0" y="0"/>
                      <a:ext cx="9259984" cy="4790442"/>
                    </a:xfrm>
                    <a:prstGeom prst="rect">
                      <a:avLst/>
                    </a:prstGeom>
                  </pic:spPr>
                </pic:pic>
              </a:graphicData>
            </a:graphic>
          </wp:inline>
        </w:drawing>
      </w:r>
    </w:p>
    <w:p w14:paraId="121617C8" w14:textId="77777777" w:rsidR="005258C7" w:rsidRDefault="005258C7" w:rsidP="004D358A">
      <w:pPr>
        <w:pStyle w:val="3"/>
      </w:pPr>
      <w:bookmarkStart w:id="165" w:name="_Toc73469569"/>
      <w:bookmarkStart w:id="166" w:name="_Toc73879675"/>
      <w:bookmarkStart w:id="167" w:name="_Toc73879954"/>
      <w:r>
        <w:lastRenderedPageBreak/>
        <w:t>Диаграмма потоков данных</w:t>
      </w:r>
      <w:bookmarkEnd w:id="165"/>
      <w:bookmarkEnd w:id="166"/>
      <w:bookmarkEnd w:id="167"/>
    </w:p>
    <w:p w14:paraId="749B0961" w14:textId="77777777" w:rsidR="005258C7" w:rsidRDefault="005258C7" w:rsidP="005258C7">
      <w:bookmarkStart w:id="168" w:name="_Hlk59655273"/>
      <w:r>
        <w:t>Разработана модель потоков данных для процесса создания сообщения и отправки сообщения.</w:t>
      </w:r>
    </w:p>
    <w:p w14:paraId="7AC3B124" w14:textId="65F7D91F" w:rsidR="005258C7" w:rsidRDefault="005258C7" w:rsidP="005258C7">
      <w:r>
        <w:t xml:space="preserve">На контекстной диаграмме </w:t>
      </w:r>
      <w:bookmarkEnd w:id="168"/>
      <w:r>
        <w:t xml:space="preserve">(рис. </w:t>
      </w:r>
      <w:r w:rsidR="004D358A">
        <w:t>4</w:t>
      </w:r>
      <w:r>
        <w:t>.3) определены базовый блок «Система рассылки и учета электронных сообщений» и внешняя сущность «Пользователь», хранилища данных «Журнал», «Очередь», «Письма», а также информационные потоки между ними.</w:t>
      </w:r>
    </w:p>
    <w:p w14:paraId="406FA94A" w14:textId="41180D79" w:rsidR="005258C7" w:rsidRDefault="005258C7" w:rsidP="005258C7">
      <w:r>
        <w:t xml:space="preserve">На диаграмме первого уровня (рис. </w:t>
      </w:r>
      <w:r w:rsidR="004D358A">
        <w:t>4</w:t>
      </w:r>
      <w:r>
        <w:t xml:space="preserve">.4) выполнена декомпозиция базового процесса на три подпроцесса. На диаграмме второго уровня проведена детализация процесса «Инициировать отправку письма» (рис. </w:t>
      </w:r>
      <w:r w:rsidR="004D358A">
        <w:t>4</w:t>
      </w:r>
      <w:r>
        <w:t xml:space="preserve">.5). На диаграммах третьего уровня проведена детализация процесса «Отправить письмо» (рис. </w:t>
      </w:r>
      <w:r w:rsidR="004D358A">
        <w:t>4</w:t>
      </w:r>
      <w:r>
        <w:t>.6).</w:t>
      </w:r>
    </w:p>
    <w:p w14:paraId="16BE556D" w14:textId="77777777" w:rsidR="005258C7" w:rsidRDefault="005258C7" w:rsidP="005258C7">
      <w:pPr>
        <w:rPr>
          <w:noProof/>
          <w:lang w:eastAsia="ru-RU"/>
        </w:rPr>
      </w:pPr>
    </w:p>
    <w:p w14:paraId="1EDFEC66" w14:textId="5F8C4F2B" w:rsidR="005258C7" w:rsidRDefault="005258C7" w:rsidP="005258C7">
      <w:pPr>
        <w:keepNext/>
        <w:ind w:firstLine="0"/>
        <w:jc w:val="center"/>
      </w:pPr>
      <w:r>
        <w:rPr>
          <w:noProof/>
          <w:lang w:eastAsia="ru-RU"/>
        </w:rPr>
        <w:drawing>
          <wp:inline distT="0" distB="0" distL="0" distR="0" wp14:anchorId="0BAF9197" wp14:editId="27E03635">
            <wp:extent cx="6115685" cy="418020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4180205"/>
                    </a:xfrm>
                    <a:prstGeom prst="rect">
                      <a:avLst/>
                    </a:prstGeom>
                    <a:noFill/>
                    <a:ln>
                      <a:noFill/>
                    </a:ln>
                  </pic:spPr>
                </pic:pic>
              </a:graphicData>
            </a:graphic>
          </wp:inline>
        </w:drawing>
      </w:r>
    </w:p>
    <w:p w14:paraId="0F7CC892" w14:textId="3B48EA51" w:rsidR="005258C7" w:rsidRDefault="005258C7" w:rsidP="005258C7">
      <w:pPr>
        <w:pStyle w:val="af0"/>
        <w:spacing w:after="0"/>
      </w:pPr>
      <w:r>
        <w:t xml:space="preserve">Рис. </w:t>
      </w:r>
      <w:r w:rsidR="004D358A">
        <w:t>4</w:t>
      </w:r>
      <w:r>
        <w:t>.</w:t>
      </w:r>
      <w:r>
        <w:rPr>
          <w:lang w:val="en-US"/>
        </w:rPr>
        <w:t>3</w:t>
      </w:r>
      <w:r>
        <w:t>. Контекстная диаграмма</w:t>
      </w:r>
    </w:p>
    <w:p w14:paraId="41272F67" w14:textId="77777777" w:rsidR="005258C7" w:rsidRDefault="005258C7" w:rsidP="005258C7">
      <w:pPr>
        <w:rPr>
          <w:noProof/>
          <w:lang w:eastAsia="ru-RU"/>
        </w:rPr>
      </w:pPr>
    </w:p>
    <w:p w14:paraId="17525C43" w14:textId="19585964" w:rsidR="005258C7" w:rsidRDefault="005258C7" w:rsidP="005258C7">
      <w:pPr>
        <w:keepNext/>
        <w:ind w:firstLine="0"/>
        <w:jc w:val="center"/>
      </w:pPr>
      <w:r>
        <w:rPr>
          <w:noProof/>
          <w:lang w:eastAsia="ru-RU"/>
        </w:rPr>
        <w:lastRenderedPageBreak/>
        <w:drawing>
          <wp:inline distT="0" distB="0" distL="0" distR="0" wp14:anchorId="6970FBEF" wp14:editId="332B25DD">
            <wp:extent cx="5711825" cy="3918585"/>
            <wp:effectExtent l="0" t="0" r="3175" b="571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1825" cy="3918585"/>
                    </a:xfrm>
                    <a:prstGeom prst="rect">
                      <a:avLst/>
                    </a:prstGeom>
                    <a:noFill/>
                    <a:ln>
                      <a:noFill/>
                    </a:ln>
                  </pic:spPr>
                </pic:pic>
              </a:graphicData>
            </a:graphic>
          </wp:inline>
        </w:drawing>
      </w:r>
    </w:p>
    <w:p w14:paraId="4DAA21A6" w14:textId="061AE539" w:rsidR="005258C7" w:rsidRDefault="005258C7" w:rsidP="005258C7">
      <w:pPr>
        <w:pStyle w:val="af0"/>
        <w:spacing w:after="0"/>
      </w:pPr>
      <w:r>
        <w:t xml:space="preserve">Рис. </w:t>
      </w:r>
      <w:r w:rsidR="004D358A">
        <w:t>4</w:t>
      </w:r>
      <w:r>
        <w:rPr>
          <w:noProof/>
        </w:rPr>
        <w:t>.4.</w:t>
      </w:r>
      <w:r>
        <w:t xml:space="preserve"> Диаграмма первого уровня модели потоков данных</w:t>
      </w:r>
    </w:p>
    <w:p w14:paraId="12D9B6B2" w14:textId="77777777" w:rsidR="005258C7" w:rsidRDefault="005258C7" w:rsidP="005258C7"/>
    <w:p w14:paraId="454298E4" w14:textId="13C1421D" w:rsidR="005258C7" w:rsidRDefault="005258C7" w:rsidP="005258C7">
      <w:pPr>
        <w:keepNext/>
        <w:ind w:firstLine="0"/>
        <w:jc w:val="center"/>
      </w:pPr>
      <w:r>
        <w:rPr>
          <w:noProof/>
          <w:lang w:eastAsia="ru-RU"/>
        </w:rPr>
        <w:drawing>
          <wp:inline distT="0" distB="0" distL="0" distR="0" wp14:anchorId="2E7DF4DD" wp14:editId="09621B62">
            <wp:extent cx="5771515" cy="3942715"/>
            <wp:effectExtent l="0" t="0" r="635" b="63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1515" cy="3942715"/>
                    </a:xfrm>
                    <a:prstGeom prst="rect">
                      <a:avLst/>
                    </a:prstGeom>
                    <a:noFill/>
                    <a:ln>
                      <a:noFill/>
                    </a:ln>
                  </pic:spPr>
                </pic:pic>
              </a:graphicData>
            </a:graphic>
          </wp:inline>
        </w:drawing>
      </w:r>
    </w:p>
    <w:p w14:paraId="26F02E95" w14:textId="731C7D62" w:rsidR="005258C7" w:rsidRDefault="005258C7" w:rsidP="005258C7">
      <w:pPr>
        <w:pStyle w:val="af0"/>
        <w:spacing w:after="0"/>
        <w:rPr>
          <w:noProof/>
          <w:lang w:eastAsia="ru-RU"/>
        </w:rPr>
      </w:pPr>
      <w:r>
        <w:t xml:space="preserve">Рис. </w:t>
      </w:r>
      <w:r w:rsidR="004D358A">
        <w:rPr>
          <w:noProof/>
        </w:rPr>
        <w:t>4</w:t>
      </w:r>
      <w:r>
        <w:rPr>
          <w:noProof/>
        </w:rPr>
        <w:t>.5</w:t>
      </w:r>
      <w:r>
        <w:t>. Диаграмма второго уровня модели потоков данных. Процесс «Инициировать отправку письма»</w:t>
      </w:r>
    </w:p>
    <w:p w14:paraId="6737D61B" w14:textId="6E2DD2AE" w:rsidR="005258C7" w:rsidRDefault="005258C7" w:rsidP="005258C7">
      <w:pPr>
        <w:keepNext/>
        <w:ind w:firstLine="0"/>
        <w:jc w:val="center"/>
      </w:pPr>
      <w:r>
        <w:rPr>
          <w:noProof/>
          <w:lang w:eastAsia="ru-RU"/>
        </w:rPr>
        <w:lastRenderedPageBreak/>
        <w:drawing>
          <wp:inline distT="0" distB="0" distL="0" distR="0" wp14:anchorId="3127917C" wp14:editId="09D291BE">
            <wp:extent cx="5830570" cy="399034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0570" cy="3990340"/>
                    </a:xfrm>
                    <a:prstGeom prst="rect">
                      <a:avLst/>
                    </a:prstGeom>
                    <a:noFill/>
                    <a:ln>
                      <a:noFill/>
                    </a:ln>
                  </pic:spPr>
                </pic:pic>
              </a:graphicData>
            </a:graphic>
          </wp:inline>
        </w:drawing>
      </w:r>
    </w:p>
    <w:p w14:paraId="641DAAB0" w14:textId="679EEE78" w:rsidR="005258C7" w:rsidRDefault="005258C7" w:rsidP="005258C7">
      <w:pPr>
        <w:pStyle w:val="affffff4"/>
      </w:pPr>
      <w:r>
        <w:t xml:space="preserve">Рис. </w:t>
      </w:r>
      <w:r w:rsidR="004D358A">
        <w:rPr>
          <w:noProof/>
        </w:rPr>
        <w:t>4</w:t>
      </w:r>
      <w:r>
        <w:rPr>
          <w:noProof/>
        </w:rPr>
        <w:t>.6</w:t>
      </w:r>
      <w:r>
        <w:t>. Диаграмма третьего уровня потоков данных. Процесс «Отправить письмо»</w:t>
      </w:r>
    </w:p>
    <w:p w14:paraId="612A1CD1" w14:textId="77777777" w:rsidR="005258C7" w:rsidRDefault="005258C7" w:rsidP="004D358A">
      <w:pPr>
        <w:pStyle w:val="3"/>
      </w:pPr>
      <w:bookmarkStart w:id="169" w:name="_Toc73469570"/>
      <w:bookmarkStart w:id="170" w:name="_Toc73879676"/>
      <w:bookmarkStart w:id="171" w:name="_Toc73879955"/>
      <w:r>
        <w:t>Диаграмма классов для службы отправки сообщений</w:t>
      </w:r>
      <w:bookmarkEnd w:id="169"/>
      <w:bookmarkEnd w:id="170"/>
      <w:bookmarkEnd w:id="171"/>
    </w:p>
    <w:p w14:paraId="27A079EF" w14:textId="77777777" w:rsidR="005258C7" w:rsidRDefault="005258C7" w:rsidP="005258C7">
      <w:r>
        <w:t>Служба отправки сообщений разрабатываемого программного комплекса представляет собой фоновый процесс, запущенный на сервере.</w:t>
      </w:r>
    </w:p>
    <w:p w14:paraId="527290E7" w14:textId="77777777" w:rsidR="005258C7" w:rsidRDefault="005258C7" w:rsidP="005258C7">
      <w:r>
        <w:t xml:space="preserve">Этот процесс циклически получает из базы данных сообщение из очереди и пытается отправить его с помощью интерфейса </w:t>
      </w:r>
      <w:r>
        <w:rPr>
          <w:lang w:val="en-US"/>
        </w:rPr>
        <w:t>ISenderService</w:t>
      </w:r>
      <w:r>
        <w:t xml:space="preserve">. Класс </w:t>
      </w:r>
      <w:r>
        <w:rPr>
          <w:lang w:val="en-US"/>
        </w:rPr>
        <w:t>SenderService</w:t>
      </w:r>
      <w:r w:rsidRPr="005258C7">
        <w:t xml:space="preserve"> </w:t>
      </w:r>
      <w:r>
        <w:t xml:space="preserve">реализует указанный интерфейс и последовательно передает сообщение классам через интерфейс </w:t>
      </w:r>
      <w:r>
        <w:rPr>
          <w:lang w:val="en-US"/>
        </w:rPr>
        <w:t>ISender</w:t>
      </w:r>
      <w:r>
        <w:t>.</w:t>
      </w:r>
    </w:p>
    <w:p w14:paraId="102DC7E9" w14:textId="77777777" w:rsidR="005258C7" w:rsidRDefault="005258C7" w:rsidP="005258C7">
      <w:pPr>
        <w:rPr>
          <w:lang w:val="en-US"/>
        </w:rPr>
      </w:pPr>
      <w:r>
        <w:t>Классы</w:t>
      </w:r>
      <w:r>
        <w:rPr>
          <w:lang w:val="en-US"/>
        </w:rPr>
        <w:t xml:space="preserve">, </w:t>
      </w:r>
      <w:r>
        <w:t>реализующие</w:t>
      </w:r>
      <w:r>
        <w:rPr>
          <w:lang w:val="en-US"/>
        </w:rPr>
        <w:t xml:space="preserve"> ISender:</w:t>
      </w:r>
    </w:p>
    <w:p w14:paraId="1DB0D0DE" w14:textId="77777777" w:rsidR="004D358A" w:rsidRDefault="005258C7" w:rsidP="00F61418">
      <w:pPr>
        <w:pStyle w:val="a0"/>
        <w:numPr>
          <w:ilvl w:val="0"/>
          <w:numId w:val="41"/>
        </w:numPr>
        <w:rPr>
          <w:lang w:val="en-US"/>
        </w:rPr>
      </w:pPr>
      <w:r>
        <w:rPr>
          <w:lang w:val="en-US"/>
        </w:rPr>
        <w:t>SmtpSender;</w:t>
      </w:r>
    </w:p>
    <w:p w14:paraId="603FB5E3" w14:textId="77777777" w:rsidR="004D358A" w:rsidRDefault="005258C7" w:rsidP="00F61418">
      <w:pPr>
        <w:pStyle w:val="a0"/>
        <w:numPr>
          <w:ilvl w:val="0"/>
          <w:numId w:val="41"/>
        </w:numPr>
        <w:rPr>
          <w:lang w:val="en-US"/>
        </w:rPr>
      </w:pPr>
      <w:r w:rsidRPr="004D358A">
        <w:rPr>
          <w:lang w:val="en-US"/>
        </w:rPr>
        <w:t>SendpulseSender;</w:t>
      </w:r>
    </w:p>
    <w:p w14:paraId="2EA052CC" w14:textId="0B01D471" w:rsidR="005258C7" w:rsidRPr="004D358A" w:rsidRDefault="005258C7" w:rsidP="00F61418">
      <w:pPr>
        <w:pStyle w:val="a0"/>
        <w:numPr>
          <w:ilvl w:val="0"/>
          <w:numId w:val="41"/>
        </w:numPr>
        <w:rPr>
          <w:lang w:val="en-US"/>
        </w:rPr>
      </w:pPr>
      <w:r w:rsidRPr="004D358A">
        <w:rPr>
          <w:lang w:val="en-US"/>
        </w:rPr>
        <w:t>SendGrideSender.</w:t>
      </w:r>
    </w:p>
    <w:p w14:paraId="579520D1" w14:textId="77777777" w:rsidR="005258C7" w:rsidRDefault="005258C7" w:rsidP="005258C7">
      <w:r>
        <w:t xml:space="preserve">В зависимости от результата </w:t>
      </w:r>
      <w:r>
        <w:rPr>
          <w:lang w:val="en-US"/>
        </w:rPr>
        <w:t>SenderService</w:t>
      </w:r>
      <w:r>
        <w:t xml:space="preserve"> формирует и возвращает соответствующий объект класса </w:t>
      </w:r>
      <w:r>
        <w:rPr>
          <w:lang w:val="en-US"/>
        </w:rPr>
        <w:t>SendingResult</w:t>
      </w:r>
      <w:r>
        <w:t>.</w:t>
      </w:r>
    </w:p>
    <w:p w14:paraId="0F18E16C" w14:textId="2CEB6222" w:rsidR="005258C7" w:rsidRDefault="005258C7" w:rsidP="005258C7">
      <w:r>
        <w:t xml:space="preserve">Если результат положительный, то </w:t>
      </w:r>
      <w:r>
        <w:rPr>
          <w:lang w:val="en-US"/>
        </w:rPr>
        <w:t>WorkerMain</w:t>
      </w:r>
      <w:r w:rsidRPr="005258C7">
        <w:t xml:space="preserve"> </w:t>
      </w:r>
      <w:r>
        <w:t>обновляет письмо: удаляет его из очереди и меняет его статус.</w:t>
      </w:r>
    </w:p>
    <w:p w14:paraId="5D20720A" w14:textId="530523D4" w:rsidR="004D358A" w:rsidRDefault="004D358A" w:rsidP="005258C7">
      <w:r>
        <w:t>Диаграмма классов представлена на рис. 4.7.</w:t>
      </w:r>
    </w:p>
    <w:p w14:paraId="488CAA80" w14:textId="4EAE9AD2" w:rsidR="005258C7" w:rsidRDefault="005258C7" w:rsidP="005258C7">
      <w:pPr>
        <w:keepNext/>
        <w:ind w:firstLine="0"/>
      </w:pPr>
      <w:r>
        <w:rPr>
          <w:noProof/>
          <w:lang w:eastAsia="ru-RU"/>
        </w:rPr>
        <w:lastRenderedPageBreak/>
        <w:drawing>
          <wp:inline distT="0" distB="0" distL="0" distR="0" wp14:anchorId="56051BA9" wp14:editId="44AD7D59">
            <wp:extent cx="6115685" cy="2838450"/>
            <wp:effectExtent l="0" t="0" r="0" b="0"/>
            <wp:docPr id="51" name="Рисунок 51" descr="SendingService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SendingServiceClass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2838450"/>
                    </a:xfrm>
                    <a:prstGeom prst="rect">
                      <a:avLst/>
                    </a:prstGeom>
                    <a:noFill/>
                    <a:ln>
                      <a:noFill/>
                    </a:ln>
                  </pic:spPr>
                </pic:pic>
              </a:graphicData>
            </a:graphic>
          </wp:inline>
        </w:drawing>
      </w:r>
    </w:p>
    <w:p w14:paraId="5775C82A" w14:textId="18690920" w:rsidR="005258C7" w:rsidRDefault="005258C7" w:rsidP="005258C7">
      <w:pPr>
        <w:pStyle w:val="afffff0"/>
      </w:pPr>
      <w:r>
        <w:t xml:space="preserve">Рис. </w:t>
      </w:r>
      <w:r w:rsidR="004D358A">
        <w:t>4</w:t>
      </w:r>
      <w:r>
        <w:t>.7. Диаграмма классов</w:t>
      </w:r>
    </w:p>
    <w:p w14:paraId="5C8CE107" w14:textId="513A0C28" w:rsidR="005258C7" w:rsidRDefault="005258C7" w:rsidP="00B51F88">
      <w:pPr>
        <w:pStyle w:val="2"/>
      </w:pPr>
      <w:bookmarkStart w:id="172" w:name="_Toc73469571"/>
      <w:bookmarkStart w:id="173" w:name="_Toc68534532"/>
      <w:bookmarkStart w:id="174" w:name="_Toc73879677"/>
      <w:bookmarkStart w:id="175" w:name="_Toc73879956"/>
      <w:r>
        <w:t>Проектирование интерфейса</w:t>
      </w:r>
      <w:bookmarkEnd w:id="172"/>
      <w:bookmarkEnd w:id="173"/>
      <w:bookmarkEnd w:id="174"/>
      <w:bookmarkEnd w:id="175"/>
    </w:p>
    <w:p w14:paraId="23A1A75B" w14:textId="77777777" w:rsidR="005258C7" w:rsidRDefault="005258C7" w:rsidP="005258C7">
      <w:r>
        <w:t>При проектировании интерфейса должны быть учтены следующие критерии эргономики:</w:t>
      </w:r>
    </w:p>
    <w:p w14:paraId="42DD1E70" w14:textId="77777777" w:rsidR="00B51F88" w:rsidRDefault="005258C7" w:rsidP="00F61418">
      <w:pPr>
        <w:pStyle w:val="a0"/>
        <w:numPr>
          <w:ilvl w:val="0"/>
          <w:numId w:val="42"/>
        </w:numPr>
        <w:rPr>
          <w:color w:val="000000" w:themeColor="text1"/>
        </w:rPr>
      </w:pPr>
      <w:r>
        <w:t>скорость работы пользователя.</w:t>
      </w:r>
    </w:p>
    <w:p w14:paraId="1BD16AA2" w14:textId="77777777" w:rsidR="00B51F88" w:rsidRDefault="005258C7" w:rsidP="00F61418">
      <w:pPr>
        <w:pStyle w:val="a0"/>
        <w:numPr>
          <w:ilvl w:val="0"/>
          <w:numId w:val="42"/>
        </w:numPr>
        <w:rPr>
          <w:color w:val="000000" w:themeColor="text1"/>
        </w:rPr>
      </w:pPr>
      <w:r>
        <w:t>количество человеческих ошибок.</w:t>
      </w:r>
    </w:p>
    <w:p w14:paraId="5DAB6711" w14:textId="490FEAF0" w:rsidR="007C2F66" w:rsidRPr="007C2F66" w:rsidRDefault="005258C7" w:rsidP="007C2F66">
      <w:pPr>
        <w:pStyle w:val="a0"/>
        <w:numPr>
          <w:ilvl w:val="0"/>
          <w:numId w:val="42"/>
        </w:numPr>
        <w:rPr>
          <w:color w:val="000000" w:themeColor="text1"/>
        </w:rPr>
      </w:pPr>
      <w:r>
        <w:t>скорость обучения</w:t>
      </w:r>
      <w:r w:rsidR="007C2F66">
        <w:rPr>
          <w:lang w:val="en-US"/>
        </w:rPr>
        <w:t>;</w:t>
      </w:r>
    </w:p>
    <w:p w14:paraId="6C93B643" w14:textId="746B9120" w:rsidR="005258C7" w:rsidRPr="007C2F66" w:rsidRDefault="005258C7" w:rsidP="007C2F66">
      <w:pPr>
        <w:pStyle w:val="a0"/>
        <w:numPr>
          <w:ilvl w:val="0"/>
          <w:numId w:val="42"/>
        </w:numPr>
        <w:rPr>
          <w:color w:val="000000" w:themeColor="text1"/>
        </w:rPr>
      </w:pPr>
      <w:r>
        <w:t>субъективная удовлетворенность пользователя.</w:t>
      </w:r>
    </w:p>
    <w:p w14:paraId="70916513" w14:textId="3C834069" w:rsidR="005258C7" w:rsidRDefault="005258C7" w:rsidP="002F706D">
      <w:r>
        <w:t xml:space="preserve">Макеты интерфейсов создания сообщения, списка сообщений и списка доступных сервисов доставки представлены на рис. </w:t>
      </w:r>
      <w:r w:rsidR="00B51F88">
        <w:t>4.8</w:t>
      </w:r>
      <w:r>
        <w:t>-</w:t>
      </w:r>
      <w:r w:rsidR="00B51F88">
        <w:t>4.1</w:t>
      </w:r>
      <w:r w:rsidR="004A10BE" w:rsidRPr="007C2F66">
        <w:t>1</w:t>
      </w:r>
      <w:r w:rsidR="002F706D">
        <w:t>.</w:t>
      </w:r>
    </w:p>
    <w:tbl>
      <w:tblPr>
        <w:tblStyle w:val="af9"/>
        <w:tblpPr w:leftFromText="180" w:rightFromText="180" w:vertAnchor="page" w:horzAnchor="page" w:tblpX="9360" w:tblpY="1357"/>
        <w:tblW w:w="0" w:type="auto"/>
        <w:tblLook w:val="04A0" w:firstRow="1" w:lastRow="0" w:firstColumn="1" w:lastColumn="0" w:noHBand="0" w:noVBand="1"/>
      </w:tblPr>
      <w:tblGrid>
        <w:gridCol w:w="1254"/>
      </w:tblGrid>
      <w:tr w:rsidR="002F706D" w14:paraId="463ECFAC" w14:textId="77777777" w:rsidTr="002F706D">
        <w:trPr>
          <w:cantSplit/>
          <w:trHeight w:val="14034"/>
        </w:trPr>
        <w:tc>
          <w:tcPr>
            <w:tcW w:w="1254" w:type="dxa"/>
            <w:tcBorders>
              <w:top w:val="nil"/>
              <w:left w:val="nil"/>
              <w:bottom w:val="nil"/>
              <w:right w:val="nil"/>
            </w:tcBorders>
            <w:textDirection w:val="btLr"/>
          </w:tcPr>
          <w:p w14:paraId="2B5AFA09" w14:textId="3F1A55F2" w:rsidR="002F706D" w:rsidRDefault="002F706D" w:rsidP="002F706D">
            <w:pPr>
              <w:pStyle w:val="af0"/>
              <w:jc w:val="center"/>
            </w:pPr>
            <w:r>
              <w:lastRenderedPageBreak/>
              <w:t>Рис. 4.</w:t>
            </w:r>
            <w:r w:rsidRPr="009873F2">
              <w:t>8</w:t>
            </w:r>
            <w:r>
              <w:t>. Страница с доступными сервисами доставки</w:t>
            </w:r>
          </w:p>
          <w:p w14:paraId="5C37081B" w14:textId="77777777" w:rsidR="002F706D" w:rsidRDefault="002F706D" w:rsidP="002F706D">
            <w:pPr>
              <w:ind w:left="113" w:right="113" w:firstLine="0"/>
              <w:jc w:val="center"/>
              <w:rPr>
                <w:b/>
                <w:i/>
              </w:rPr>
            </w:pPr>
          </w:p>
        </w:tc>
      </w:tr>
    </w:tbl>
    <w:p w14:paraId="052AF493" w14:textId="77777777" w:rsidR="002F706D" w:rsidRDefault="002F706D" w:rsidP="002F706D">
      <w:pPr>
        <w:ind w:firstLine="0"/>
        <w:jc w:val="left"/>
      </w:pPr>
    </w:p>
    <w:p w14:paraId="4EF3FD0F" w14:textId="3007A364" w:rsidR="002F706D" w:rsidRDefault="002F706D" w:rsidP="002F706D">
      <w:pPr>
        <w:ind w:firstLine="0"/>
        <w:jc w:val="left"/>
        <w:rPr>
          <w:color w:val="000000" w:themeColor="text1"/>
        </w:rPr>
      </w:pPr>
      <w:r w:rsidRPr="002F706D">
        <w:rPr>
          <w:noProof/>
          <w:lang w:eastAsia="ru-RU"/>
        </w:rPr>
        <w:drawing>
          <wp:inline distT="0" distB="0" distL="0" distR="0" wp14:anchorId="3013F351" wp14:editId="56604C96">
            <wp:extent cx="8965356" cy="4482678"/>
            <wp:effectExtent l="0" t="6668" r="953" b="952"/>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6200000">
                      <a:off x="0" y="0"/>
                      <a:ext cx="8971826" cy="4485913"/>
                    </a:xfrm>
                    <a:prstGeom prst="rect">
                      <a:avLst/>
                    </a:prstGeom>
                  </pic:spPr>
                </pic:pic>
              </a:graphicData>
            </a:graphic>
          </wp:inline>
        </w:drawing>
      </w:r>
      <w:r>
        <w:br w:type="page"/>
      </w:r>
    </w:p>
    <w:tbl>
      <w:tblPr>
        <w:tblStyle w:val="af9"/>
        <w:tblpPr w:leftFromText="180" w:rightFromText="180" w:vertAnchor="page" w:horzAnchor="margin" w:tblpXSpec="right" w:tblpY="1240"/>
        <w:tblW w:w="0" w:type="auto"/>
        <w:tblLook w:val="04A0" w:firstRow="1" w:lastRow="0" w:firstColumn="1" w:lastColumn="0" w:noHBand="0" w:noVBand="1"/>
      </w:tblPr>
      <w:tblGrid>
        <w:gridCol w:w="1254"/>
      </w:tblGrid>
      <w:tr w:rsidR="002F706D" w14:paraId="6A09C5F7" w14:textId="77777777" w:rsidTr="002F706D">
        <w:trPr>
          <w:cantSplit/>
          <w:trHeight w:val="14034"/>
        </w:trPr>
        <w:tc>
          <w:tcPr>
            <w:tcW w:w="1254" w:type="dxa"/>
            <w:tcBorders>
              <w:top w:val="nil"/>
              <w:left w:val="nil"/>
              <w:bottom w:val="nil"/>
              <w:right w:val="nil"/>
            </w:tcBorders>
            <w:textDirection w:val="btLr"/>
            <w:hideMark/>
          </w:tcPr>
          <w:p w14:paraId="047DD2B9" w14:textId="6C9BC8DA" w:rsidR="002F706D" w:rsidRDefault="002F706D" w:rsidP="002F706D">
            <w:pPr>
              <w:ind w:left="113" w:right="113" w:firstLine="0"/>
              <w:jc w:val="center"/>
              <w:rPr>
                <w:b/>
                <w:i/>
              </w:rPr>
            </w:pPr>
            <w:r>
              <w:rPr>
                <w:b/>
                <w:i/>
              </w:rPr>
              <w:lastRenderedPageBreak/>
              <w:t>Рис. 4.</w:t>
            </w:r>
            <w:r>
              <w:rPr>
                <w:b/>
                <w:i/>
                <w:lang w:val="en-US"/>
              </w:rPr>
              <w:t>9</w:t>
            </w:r>
            <w:r>
              <w:rPr>
                <w:b/>
                <w:i/>
              </w:rPr>
              <w:t>. Форма авторизации</w:t>
            </w:r>
          </w:p>
        </w:tc>
      </w:tr>
    </w:tbl>
    <w:p w14:paraId="48918FE7" w14:textId="77777777" w:rsidR="002F706D" w:rsidRDefault="002F706D" w:rsidP="002F706D">
      <w:pPr>
        <w:ind w:firstLine="0"/>
        <w:jc w:val="left"/>
      </w:pPr>
    </w:p>
    <w:p w14:paraId="6EB0DD2E" w14:textId="77777777" w:rsidR="002F706D" w:rsidRDefault="002F706D" w:rsidP="002F706D">
      <w:pPr>
        <w:ind w:firstLine="0"/>
        <w:jc w:val="left"/>
      </w:pPr>
    </w:p>
    <w:p w14:paraId="27B88AA7" w14:textId="5828F61C" w:rsidR="002F706D" w:rsidRDefault="002F706D" w:rsidP="005258C7">
      <w:pPr>
        <w:ind w:firstLine="0"/>
        <w:jc w:val="left"/>
        <w:rPr>
          <w:color w:val="000000" w:themeColor="text1"/>
        </w:rPr>
      </w:pPr>
      <w:r w:rsidRPr="002F706D">
        <w:rPr>
          <w:noProof/>
          <w:lang w:eastAsia="ru-RU"/>
        </w:rPr>
        <w:drawing>
          <wp:inline distT="0" distB="0" distL="0" distR="0" wp14:anchorId="49A8195D" wp14:editId="2F1865EF">
            <wp:extent cx="7720308" cy="5048879"/>
            <wp:effectExtent l="2223"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7727433" cy="5053539"/>
                    </a:xfrm>
                    <a:prstGeom prst="rect">
                      <a:avLst/>
                    </a:prstGeom>
                  </pic:spPr>
                </pic:pic>
              </a:graphicData>
            </a:graphic>
          </wp:inline>
        </w:drawing>
      </w:r>
      <w:r>
        <w:br w:type="page"/>
      </w:r>
    </w:p>
    <w:tbl>
      <w:tblPr>
        <w:tblStyle w:val="af9"/>
        <w:tblpPr w:leftFromText="180" w:rightFromText="180" w:vertAnchor="page" w:horzAnchor="margin" w:tblpXSpec="right" w:tblpY="1235"/>
        <w:tblW w:w="0" w:type="auto"/>
        <w:tblLook w:val="04A0" w:firstRow="1" w:lastRow="0" w:firstColumn="1" w:lastColumn="0" w:noHBand="0" w:noVBand="1"/>
      </w:tblPr>
      <w:tblGrid>
        <w:gridCol w:w="1254"/>
      </w:tblGrid>
      <w:tr w:rsidR="005258C7" w14:paraId="602FD8D7" w14:textId="77777777" w:rsidTr="005258C7">
        <w:trPr>
          <w:cantSplit/>
          <w:trHeight w:val="14034"/>
        </w:trPr>
        <w:tc>
          <w:tcPr>
            <w:tcW w:w="1254" w:type="dxa"/>
            <w:tcBorders>
              <w:top w:val="nil"/>
              <w:left w:val="nil"/>
              <w:bottom w:val="nil"/>
              <w:right w:val="nil"/>
            </w:tcBorders>
            <w:textDirection w:val="btLr"/>
          </w:tcPr>
          <w:p w14:paraId="0E0A52D3" w14:textId="0F662634" w:rsidR="005258C7" w:rsidRDefault="005258C7" w:rsidP="00B51F88">
            <w:pPr>
              <w:pStyle w:val="af0"/>
              <w:jc w:val="center"/>
            </w:pPr>
            <w:r>
              <w:lastRenderedPageBreak/>
              <w:t xml:space="preserve">Рис. </w:t>
            </w:r>
            <w:r w:rsidR="00B51F88">
              <w:t>4.</w:t>
            </w:r>
            <w:r w:rsidR="002F706D" w:rsidRPr="009873F2">
              <w:t>10</w:t>
            </w:r>
            <w:r w:rsidR="00B51F88">
              <w:t>.</w:t>
            </w:r>
            <w:r>
              <w:t xml:space="preserve"> Страница с доступными сервисами доставки</w:t>
            </w:r>
          </w:p>
          <w:p w14:paraId="3D1816CF" w14:textId="77777777" w:rsidR="005258C7" w:rsidRDefault="005258C7">
            <w:pPr>
              <w:ind w:left="113" w:right="113" w:firstLine="0"/>
              <w:jc w:val="center"/>
              <w:rPr>
                <w:b/>
                <w:i/>
              </w:rPr>
            </w:pPr>
          </w:p>
        </w:tc>
      </w:tr>
    </w:tbl>
    <w:p w14:paraId="269EA18C" w14:textId="1BD69482" w:rsidR="005258C7" w:rsidRDefault="005258C7" w:rsidP="005258C7">
      <w:pPr>
        <w:ind w:firstLine="0"/>
        <w:jc w:val="left"/>
        <w:rPr>
          <w:color w:val="000000" w:themeColor="text1"/>
        </w:rPr>
      </w:pPr>
      <w:r>
        <w:rPr>
          <w:noProof/>
          <w:lang w:eastAsia="ru-RU"/>
        </w:rPr>
        <w:drawing>
          <wp:inline distT="0" distB="0" distL="0" distR="0" wp14:anchorId="17F7CB6F" wp14:editId="46C8AE61">
            <wp:extent cx="9179560" cy="5165725"/>
            <wp:effectExtent l="6667" t="0" r="9208" b="9207"/>
            <wp:docPr id="49" name="Рисунок 49" descr="https://sun9-43.userapi.com/impf/EF-YDqGcNC-8Y3_ceRy5AyUxo2a_kBDIRxxxFA/y4DPLsnq1F0.jpg?size=1920x1080&amp;quality=96&amp;sign=1601e1aee09b38276f43c40101c8960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https://sun9-43.userapi.com/impf/EF-YDqGcNC-8Y3_ceRy5AyUxo2a_kBDIRxxxFA/y4DPLsnq1F0.jpg?size=1920x1080&amp;quality=96&amp;sign=1601e1aee09b38276f43c40101c89608&amp;type=albu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9179560" cy="5165725"/>
                    </a:xfrm>
                    <a:prstGeom prst="rect">
                      <a:avLst/>
                    </a:prstGeom>
                    <a:noFill/>
                    <a:ln>
                      <a:noFill/>
                    </a:ln>
                  </pic:spPr>
                </pic:pic>
              </a:graphicData>
            </a:graphic>
          </wp:inline>
        </w:drawing>
      </w:r>
      <w:r>
        <w:br w:type="page"/>
      </w:r>
    </w:p>
    <w:tbl>
      <w:tblPr>
        <w:tblStyle w:val="af9"/>
        <w:tblpPr w:leftFromText="180" w:rightFromText="180" w:vertAnchor="page" w:horzAnchor="margin" w:tblpXSpec="right" w:tblpY="1235"/>
        <w:tblW w:w="0" w:type="auto"/>
        <w:tblLook w:val="04A0" w:firstRow="1" w:lastRow="0" w:firstColumn="1" w:lastColumn="0" w:noHBand="0" w:noVBand="1"/>
      </w:tblPr>
      <w:tblGrid>
        <w:gridCol w:w="1254"/>
      </w:tblGrid>
      <w:tr w:rsidR="005258C7" w14:paraId="0A58D172" w14:textId="77777777" w:rsidTr="005258C7">
        <w:trPr>
          <w:cantSplit/>
          <w:trHeight w:val="14034"/>
        </w:trPr>
        <w:tc>
          <w:tcPr>
            <w:tcW w:w="1254" w:type="dxa"/>
            <w:tcBorders>
              <w:top w:val="nil"/>
              <w:left w:val="nil"/>
              <w:bottom w:val="nil"/>
              <w:right w:val="nil"/>
            </w:tcBorders>
            <w:textDirection w:val="btLr"/>
            <w:hideMark/>
          </w:tcPr>
          <w:p w14:paraId="2EA851DA" w14:textId="0965F993" w:rsidR="005258C7" w:rsidRDefault="005258C7" w:rsidP="002F706D">
            <w:pPr>
              <w:pStyle w:val="af0"/>
              <w:jc w:val="center"/>
            </w:pPr>
            <w:r>
              <w:lastRenderedPageBreak/>
              <w:t xml:space="preserve">Рис. </w:t>
            </w:r>
            <w:r w:rsidR="00B51F88">
              <w:t>4.1</w:t>
            </w:r>
            <w:r w:rsidR="002F706D">
              <w:rPr>
                <w:lang w:val="en-US"/>
              </w:rPr>
              <w:t>1</w:t>
            </w:r>
            <w:r w:rsidR="00B51F88">
              <w:t>.</w:t>
            </w:r>
            <w:r>
              <w:t xml:space="preserve"> Журнал сообщений</w:t>
            </w:r>
          </w:p>
        </w:tc>
      </w:tr>
    </w:tbl>
    <w:p w14:paraId="06BBEE56" w14:textId="77777777" w:rsidR="005D56B1" w:rsidRDefault="005258C7" w:rsidP="00B51F88">
      <w:pPr>
        <w:ind w:firstLine="0"/>
        <w:jc w:val="left"/>
      </w:pPr>
      <w:r>
        <w:rPr>
          <w:noProof/>
          <w:lang w:eastAsia="ru-RU"/>
        </w:rPr>
        <w:drawing>
          <wp:inline distT="0" distB="0" distL="0" distR="0" wp14:anchorId="18442E6E" wp14:editId="6FCFA482">
            <wp:extent cx="9179560" cy="5177790"/>
            <wp:effectExtent l="635" t="0" r="3175" b="3175"/>
            <wp:docPr id="31" name="Рисунок 31" descr="https://sun9-24.userapi.com/impf/_cTTIFM5-ngoKQDHorVZbFbAbzFndd81pyIIgQ/OqYQogk_Efc.jpg?size=1920x1080&amp;quality=96&amp;sign=8711576a914db791849d53b4953f09bc&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descr="https://sun9-24.userapi.com/impf/_cTTIFM5-ngoKQDHorVZbFbAbzFndd81pyIIgQ/OqYQogk_Efc.jpg?size=1920x1080&amp;quality=96&amp;sign=8711576a914db791849d53b4953f09bc&amp;type=albu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9179560" cy="5177790"/>
                    </a:xfrm>
                    <a:prstGeom prst="rect">
                      <a:avLst/>
                    </a:prstGeom>
                    <a:noFill/>
                    <a:ln>
                      <a:noFill/>
                    </a:ln>
                  </pic:spPr>
                </pic:pic>
              </a:graphicData>
            </a:graphic>
          </wp:inline>
        </w:drawing>
      </w:r>
    </w:p>
    <w:p w14:paraId="14FC85A7" w14:textId="3888C2E4" w:rsidR="005258C7" w:rsidRDefault="005D56B1" w:rsidP="005D56B1">
      <w:pPr>
        <w:pStyle w:val="2"/>
      </w:pPr>
      <w:bookmarkStart w:id="176" w:name="_Toc73879678"/>
      <w:bookmarkStart w:id="177" w:name="_Toc73879957"/>
      <w:r>
        <w:lastRenderedPageBreak/>
        <w:t>Проектирование системы балансировки нагрузки</w:t>
      </w:r>
      <w:bookmarkEnd w:id="176"/>
      <w:bookmarkEnd w:id="177"/>
    </w:p>
    <w:p w14:paraId="73608506" w14:textId="52530513" w:rsidR="005D56B1" w:rsidRDefault="005D56B1" w:rsidP="005D56B1">
      <w:pPr>
        <w:pStyle w:val="aff0"/>
      </w:pPr>
      <w:r>
        <w:t>В случае, когда на сервер одновременно поступает большое количество запросов, время обработки запросов закономерно вырастает, что делает использование программного комплекса менее удобным. Чтобы избежать этой проблемы, можно использовать несколько идентичных серверов и распределять по ним поступающие запросы по определенному правилу.</w:t>
      </w:r>
    </w:p>
    <w:p w14:paraId="55F67DD2" w14:textId="16EEF0D7" w:rsidR="005D56B1" w:rsidRDefault="005D56B1" w:rsidP="005D56B1">
      <w:pPr>
        <w:pStyle w:val="aff0"/>
      </w:pPr>
      <w:r>
        <w:t>В таком случае один из серверов отвечает за прием запросов от пользователей и перенаправление запросов подходящим серверам для обработки</w:t>
      </w:r>
      <w:r w:rsidR="00E4604B">
        <w:t> (распределительный сервер)</w:t>
      </w:r>
      <w:r>
        <w:t>.</w:t>
      </w:r>
    </w:p>
    <w:p w14:paraId="7052257A" w14:textId="4C985D13" w:rsidR="00E4604B" w:rsidRDefault="00E4604B" w:rsidP="00E4604B">
      <w:pPr>
        <w:pStyle w:val="aff0"/>
      </w:pPr>
      <w:r>
        <w:t>Сервера, обрабатывающие запросы, принимают запрос от распределительного сервера, обрабатывают полученный запрос и возвращают ответ распределительному серверу. А тот в свою очередь возвращает полученный ответ пользователю.</w:t>
      </w:r>
    </w:p>
    <w:p w14:paraId="754C2DBC" w14:textId="32E1F995" w:rsidR="00E4604B" w:rsidRDefault="00E4604B" w:rsidP="00E4604B">
      <w:pPr>
        <w:pStyle w:val="aff0"/>
      </w:pPr>
      <w:r>
        <w:t>Распределительный сервер выбирает, какому из серверов передать запрос на обработку по определенному алгоритму. Рассмотрим несколько доступных алгоритмов балансировки нагрузки.</w:t>
      </w:r>
    </w:p>
    <w:p w14:paraId="22309FF9" w14:textId="5A7E28B1" w:rsidR="00E4604B" w:rsidRDefault="00E4604B" w:rsidP="00E4604B">
      <w:pPr>
        <w:pStyle w:val="aff0"/>
      </w:pPr>
      <w:r>
        <w:rPr>
          <w:lang w:val="en-US"/>
        </w:rPr>
        <w:t>Round</w:t>
      </w:r>
      <w:r w:rsidRPr="00E4604B">
        <w:t xml:space="preserve"> </w:t>
      </w:r>
      <w:r>
        <w:rPr>
          <w:lang w:val="en-US"/>
        </w:rPr>
        <w:t>Robin</w:t>
      </w:r>
      <w:r w:rsidRPr="00E4604B">
        <w:t xml:space="preserve">. </w:t>
      </w:r>
      <w:r>
        <w:t>Самый простой алгоритм, при котором поступающие запросы распределяются по серверам поочередно и циклически. Таким образом, каждый сервер будет обрабатывать равное количество запросов. Возможна ситуация, когда один сервер получит ряд очень простых запросов, и его ресурсы будут простаивать, а другой сервер получит такое же количество очень длительных запросов, из-за чего будет перегружен.</w:t>
      </w:r>
    </w:p>
    <w:p w14:paraId="34EBE8BD" w14:textId="70BCF085" w:rsidR="00E4604B" w:rsidRDefault="00E4604B" w:rsidP="00E4604B">
      <w:pPr>
        <w:pStyle w:val="aff0"/>
      </w:pPr>
      <w:r>
        <w:rPr>
          <w:lang w:val="en-US"/>
        </w:rPr>
        <w:t>Weighted</w:t>
      </w:r>
      <w:r w:rsidRPr="00E4604B">
        <w:t xml:space="preserve"> </w:t>
      </w:r>
      <w:r>
        <w:rPr>
          <w:lang w:val="en-US"/>
        </w:rPr>
        <w:t>Round</w:t>
      </w:r>
      <w:r w:rsidRPr="00E4604B">
        <w:t xml:space="preserve"> </w:t>
      </w:r>
      <w:r>
        <w:rPr>
          <w:lang w:val="en-US"/>
        </w:rPr>
        <w:t>Robin</w:t>
      </w:r>
      <w:r w:rsidRPr="00E4604B">
        <w:t xml:space="preserve">. </w:t>
      </w:r>
      <w:r>
        <w:t>Модификация предыдущего алгоритма, в которой каждому обрабатывающему запросы серверу присваивается какой-то удельный вес. И распределительный сервер передает запросы серверам пропорционально их весам.</w:t>
      </w:r>
    </w:p>
    <w:p w14:paraId="1B642258" w14:textId="0449D12A" w:rsidR="00E4604B" w:rsidRDefault="00E4604B" w:rsidP="00E4604B">
      <w:pPr>
        <w:pStyle w:val="aff0"/>
      </w:pPr>
      <w:r>
        <w:rPr>
          <w:lang w:val="en-US"/>
        </w:rPr>
        <w:t>Least</w:t>
      </w:r>
      <w:r w:rsidRPr="00E4604B">
        <w:t xml:space="preserve"> </w:t>
      </w:r>
      <w:r>
        <w:rPr>
          <w:lang w:val="en-US"/>
        </w:rPr>
        <w:t>Connections</w:t>
      </w:r>
      <w:r w:rsidRPr="00E4604B">
        <w:t xml:space="preserve">. </w:t>
      </w:r>
      <w:r>
        <w:t>Алгоритм балансировки, при котором распределительный сервер передает очередной запрос тому серверу, на который в данный момент времени назначено наименьшее число запросов.</w:t>
      </w:r>
    </w:p>
    <w:p w14:paraId="1EE9E644" w14:textId="4CC281CD" w:rsidR="00E4604B" w:rsidRDefault="00E4604B" w:rsidP="00E4604B">
      <w:pPr>
        <w:pStyle w:val="aff0"/>
      </w:pPr>
      <w:r>
        <w:lastRenderedPageBreak/>
        <w:t>В целях улучшения гибкости и конфигурируемости в разрабатываемом программном комплексе возможно переключение между тремя описанными выше алгоритмами.</w:t>
      </w:r>
    </w:p>
    <w:p w14:paraId="5CFA6246" w14:textId="5CEE2071" w:rsidR="008C3258" w:rsidRDefault="008C3258" w:rsidP="00E4604B">
      <w:pPr>
        <w:pStyle w:val="aff0"/>
      </w:pPr>
      <w:r>
        <w:t>Схема взаимодействия серверов представлена на рис. 4.12.</w:t>
      </w:r>
    </w:p>
    <w:p w14:paraId="42B348E8" w14:textId="77777777" w:rsidR="008C3258" w:rsidRDefault="008C3258" w:rsidP="008C3258">
      <w:pPr>
        <w:pStyle w:val="aff0"/>
        <w:keepNext/>
        <w:ind w:firstLine="0"/>
      </w:pPr>
      <w:r w:rsidRPr="008C3258">
        <w:rPr>
          <w:noProof/>
        </w:rPr>
        <w:drawing>
          <wp:inline distT="0" distB="0" distL="0" distR="0" wp14:anchorId="140F5290" wp14:editId="5DE92F4C">
            <wp:extent cx="6063615" cy="2574290"/>
            <wp:effectExtent l="0" t="0" r="0" b="0"/>
            <wp:docPr id="5" name="Рисунок 5" descr="D:\Eugene\Дипломная работа\MessageDeliveryService\Балансировка нагрузки\Схема взаимодействия сервер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ugene\Дипломная работа\MessageDeliveryService\Балансировка нагрузки\Схема взаимодействия серверов.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63615" cy="2574290"/>
                    </a:xfrm>
                    <a:prstGeom prst="rect">
                      <a:avLst/>
                    </a:prstGeom>
                    <a:noFill/>
                    <a:ln>
                      <a:noFill/>
                    </a:ln>
                  </pic:spPr>
                </pic:pic>
              </a:graphicData>
            </a:graphic>
          </wp:inline>
        </w:drawing>
      </w:r>
    </w:p>
    <w:p w14:paraId="365F77BA" w14:textId="27A21413" w:rsidR="008C3258" w:rsidRPr="00E4604B" w:rsidRDefault="008C3258" w:rsidP="008C3258">
      <w:pPr>
        <w:pStyle w:val="af0"/>
        <w:jc w:val="center"/>
      </w:pPr>
      <w:r>
        <w:t>Рис. 4.12. Схема взаимодействия серверов</w:t>
      </w:r>
    </w:p>
    <w:p w14:paraId="2D8AB770" w14:textId="751400A2" w:rsidR="00C85617" w:rsidRDefault="00C85617" w:rsidP="0092282C">
      <w:pPr>
        <w:pStyle w:val="1"/>
      </w:pPr>
      <w:bookmarkStart w:id="178" w:name="_Toc73879958"/>
      <w:r>
        <w:lastRenderedPageBreak/>
        <w:t xml:space="preserve">ТЕСТИРОВАНИЕ ПРОГРАММНОГО </w:t>
      </w:r>
      <w:r w:rsidR="004123E7">
        <w:t>КОМПЛЕКСА</w:t>
      </w:r>
      <w:bookmarkEnd w:id="178"/>
    </w:p>
    <w:p w14:paraId="05D0F4AB" w14:textId="77777777" w:rsidR="005F7E37" w:rsidRDefault="005F7E37" w:rsidP="005F7E37">
      <w:r>
        <w:t>Для проверки корректности разработанного программного комплекса планируется проведение следующих видов тестирования:</w:t>
      </w:r>
    </w:p>
    <w:p w14:paraId="4C7374D9" w14:textId="77777777" w:rsidR="005F7E37" w:rsidRDefault="005F7E37" w:rsidP="00F61418">
      <w:pPr>
        <w:pStyle w:val="a0"/>
        <w:numPr>
          <w:ilvl w:val="2"/>
          <w:numId w:val="3"/>
        </w:numPr>
        <w:ind w:left="1078" w:hanging="369"/>
      </w:pPr>
      <w:r>
        <w:t xml:space="preserve">тестирование корректности работы </w:t>
      </w:r>
      <w:r>
        <w:rPr>
          <w:lang w:val="en-US"/>
        </w:rPr>
        <w:t>WEB</w:t>
      </w:r>
      <w:r w:rsidRPr="005F7E37">
        <w:t xml:space="preserve"> </w:t>
      </w:r>
      <w:r>
        <w:rPr>
          <w:lang w:val="en-US"/>
        </w:rPr>
        <w:t>API</w:t>
      </w:r>
      <w:r w:rsidRPr="005F7E37">
        <w:t xml:space="preserve"> </w:t>
      </w:r>
      <w:r>
        <w:t>методом черного ящика;</w:t>
      </w:r>
    </w:p>
    <w:p w14:paraId="36341328" w14:textId="77777777" w:rsidR="005F7E37" w:rsidRDefault="005F7E37" w:rsidP="00F61418">
      <w:pPr>
        <w:pStyle w:val="a0"/>
        <w:numPr>
          <w:ilvl w:val="2"/>
          <w:numId w:val="3"/>
        </w:numPr>
        <w:ind w:left="1078" w:hanging="369"/>
      </w:pPr>
      <w:r>
        <w:t>модульное тестирование;</w:t>
      </w:r>
    </w:p>
    <w:p w14:paraId="28832EC3" w14:textId="4585B9C2" w:rsidR="005F7E37" w:rsidRDefault="005F7E37" w:rsidP="00F61418">
      <w:pPr>
        <w:pStyle w:val="a0"/>
        <w:numPr>
          <w:ilvl w:val="2"/>
          <w:numId w:val="3"/>
        </w:numPr>
        <w:ind w:left="1078" w:hanging="369"/>
      </w:pPr>
      <w:r>
        <w:t>кроссбраузерное тестирование интерфейсов пользовательской части.</w:t>
      </w:r>
    </w:p>
    <w:p w14:paraId="4BA5CA41" w14:textId="4390996D" w:rsidR="005F7E37" w:rsidRDefault="005F7E37" w:rsidP="005F7E37">
      <w:pPr>
        <w:pStyle w:val="2"/>
      </w:pPr>
      <w:bookmarkStart w:id="179" w:name="_Toc73469588"/>
      <w:bookmarkStart w:id="180" w:name="_Toc73879679"/>
      <w:bookmarkStart w:id="181" w:name="_Toc73879959"/>
      <w:r>
        <w:t xml:space="preserve">Тестирование корректности работы </w:t>
      </w:r>
      <w:r>
        <w:rPr>
          <w:lang w:val="en-US"/>
        </w:rPr>
        <w:t>WEB</w:t>
      </w:r>
      <w:r w:rsidRPr="005F7E37">
        <w:t xml:space="preserve"> </w:t>
      </w:r>
      <w:r>
        <w:rPr>
          <w:lang w:val="en-US"/>
        </w:rPr>
        <w:t>API</w:t>
      </w:r>
      <w:r w:rsidRPr="005F7E37">
        <w:t xml:space="preserve"> </w:t>
      </w:r>
      <w:r>
        <w:t>методом черного ящика</w:t>
      </w:r>
      <w:bookmarkEnd w:id="179"/>
      <w:bookmarkEnd w:id="180"/>
      <w:bookmarkEnd w:id="181"/>
    </w:p>
    <w:p w14:paraId="324CEA2B" w14:textId="77777777" w:rsidR="005F7E37" w:rsidRDefault="005F7E37" w:rsidP="005F7E37">
      <w:r>
        <w:t>Тестирование методом черного ящика – это функциональное и нефункциональное тестирование без доступа к внутренней структуре компонентов системы [</w:t>
      </w:r>
      <w:r>
        <w:fldChar w:fldCharType="begin"/>
      </w:r>
      <w:r>
        <w:instrText xml:space="preserve"> REF _Ref72687001 \r \h </w:instrText>
      </w:r>
      <w:r>
        <w:fldChar w:fldCharType="separate"/>
      </w:r>
      <w:r>
        <w:t>12</w:t>
      </w:r>
      <w:r>
        <w:fldChar w:fldCharType="end"/>
      </w:r>
      <w:r>
        <w:fldChar w:fldCharType="begin"/>
      </w:r>
      <w:r>
        <w:instrText xml:space="preserve"> REF _Ref72675731 \r \h </w:instrText>
      </w:r>
      <w:r>
        <w:fldChar w:fldCharType="end"/>
      </w:r>
      <w:r>
        <w:t>]. Метод тестирования «черного ящика» – процедура получения и выбора тестовых случаев на основе анализа спецификации (функциональной или нефункциональной), компонентов или системы без ссылки на их внутреннее устройство.</w:t>
      </w:r>
    </w:p>
    <w:p w14:paraId="4BC04332" w14:textId="77777777" w:rsidR="005F7E37" w:rsidRDefault="005F7E37" w:rsidP="005F7E37">
      <w:r>
        <w:t xml:space="preserve">В рамках данного тестирования будут проверены следующие контроллеры </w:t>
      </w:r>
      <w:r>
        <w:rPr>
          <w:lang w:val="en-US"/>
        </w:rPr>
        <w:t>WEB</w:t>
      </w:r>
      <w:r w:rsidRPr="005F7E37">
        <w:t xml:space="preserve"> </w:t>
      </w:r>
      <w:r>
        <w:rPr>
          <w:lang w:val="en-US"/>
        </w:rPr>
        <w:t>API</w:t>
      </w:r>
      <w:r>
        <w:t>:</w:t>
      </w:r>
    </w:p>
    <w:p w14:paraId="0C1F5197" w14:textId="269B610B" w:rsidR="005F7E37" w:rsidRDefault="005F7E37" w:rsidP="00F61418">
      <w:pPr>
        <w:pStyle w:val="a0"/>
        <w:numPr>
          <w:ilvl w:val="0"/>
          <w:numId w:val="35"/>
        </w:numPr>
        <w:rPr>
          <w:lang w:val="en-US"/>
        </w:rPr>
      </w:pPr>
      <w:r>
        <w:rPr>
          <w:lang w:val="en-US"/>
        </w:rPr>
        <w:t>MessagesController;</w:t>
      </w:r>
    </w:p>
    <w:p w14:paraId="008DEE2D" w14:textId="21845ABE" w:rsidR="005F7E37" w:rsidRDefault="005F7E37" w:rsidP="00F61418">
      <w:pPr>
        <w:pStyle w:val="a0"/>
        <w:numPr>
          <w:ilvl w:val="0"/>
          <w:numId w:val="35"/>
        </w:numPr>
        <w:rPr>
          <w:lang w:val="en-US"/>
        </w:rPr>
      </w:pPr>
      <w:r>
        <w:rPr>
          <w:lang w:val="en-US"/>
        </w:rPr>
        <w:t>UsersController</w:t>
      </w:r>
      <w:r w:rsidRPr="005F7E37">
        <w:rPr>
          <w:lang w:val="en-US"/>
        </w:rPr>
        <w:t>;</w:t>
      </w:r>
    </w:p>
    <w:p w14:paraId="14C08511" w14:textId="56BA2615" w:rsidR="005F7E37" w:rsidRPr="005F7E37" w:rsidRDefault="005F7E37" w:rsidP="00F61418">
      <w:pPr>
        <w:pStyle w:val="a0"/>
        <w:numPr>
          <w:ilvl w:val="0"/>
          <w:numId w:val="35"/>
        </w:numPr>
        <w:rPr>
          <w:lang w:val="en-US"/>
        </w:rPr>
      </w:pPr>
      <w:r w:rsidRPr="005F7E37">
        <w:rPr>
          <w:lang w:val="en-US"/>
        </w:rPr>
        <w:t>ContactsController;</w:t>
      </w:r>
    </w:p>
    <w:p w14:paraId="38BDA39C" w14:textId="1EF1A442" w:rsidR="005F7E37" w:rsidRDefault="005F7E37" w:rsidP="00F61418">
      <w:pPr>
        <w:pStyle w:val="a0"/>
        <w:numPr>
          <w:ilvl w:val="0"/>
          <w:numId w:val="3"/>
        </w:numPr>
        <w:rPr>
          <w:lang w:val="en-US"/>
        </w:rPr>
      </w:pPr>
      <w:r>
        <w:rPr>
          <w:lang w:val="en-US"/>
        </w:rPr>
        <w:t>DeliveryQueuesController;</w:t>
      </w:r>
    </w:p>
    <w:p w14:paraId="24A458B3" w14:textId="12363E56" w:rsidR="005F7E37" w:rsidRDefault="005F7E37" w:rsidP="00F61418">
      <w:pPr>
        <w:pStyle w:val="a0"/>
        <w:numPr>
          <w:ilvl w:val="0"/>
          <w:numId w:val="3"/>
        </w:numPr>
        <w:rPr>
          <w:lang w:val="en-US"/>
        </w:rPr>
      </w:pPr>
      <w:r>
        <w:rPr>
          <w:lang w:val="en-US"/>
        </w:rPr>
        <w:t>AttachedFilesController;</w:t>
      </w:r>
    </w:p>
    <w:p w14:paraId="01A61156" w14:textId="5B381EFC" w:rsidR="005F7E37" w:rsidRDefault="005F7E37" w:rsidP="00F61418">
      <w:pPr>
        <w:pStyle w:val="a0"/>
        <w:numPr>
          <w:ilvl w:val="0"/>
          <w:numId w:val="3"/>
        </w:numPr>
      </w:pPr>
      <w:r>
        <w:rPr>
          <w:lang w:val="en-US"/>
        </w:rPr>
        <w:t>AuthController.</w:t>
      </w:r>
    </w:p>
    <w:p w14:paraId="5AF3CA29" w14:textId="2C19DCC0" w:rsidR="005F7E37" w:rsidRDefault="005F7E37" w:rsidP="005F7E37">
      <w:r>
        <w:t xml:space="preserve">Пример тестов представлены в таблице </w:t>
      </w:r>
      <w:r w:rsidR="005258C7" w:rsidRPr="005258C7">
        <w:t>5</w:t>
      </w:r>
      <w:r>
        <w:t>.1.</w:t>
      </w:r>
      <w:r>
        <w:br w:type="page"/>
      </w:r>
    </w:p>
    <w:p w14:paraId="559F7065" w14:textId="2B2C602D" w:rsidR="005F7E37" w:rsidRDefault="005F7E37" w:rsidP="005F7E37">
      <w:pPr>
        <w:jc w:val="right"/>
        <w:rPr>
          <w:b/>
        </w:rPr>
      </w:pPr>
      <w:r>
        <w:rPr>
          <w:b/>
        </w:rPr>
        <w:lastRenderedPageBreak/>
        <w:t xml:space="preserve">Таблица </w:t>
      </w:r>
      <w:r w:rsidR="005258C7" w:rsidRPr="00216C09">
        <w:rPr>
          <w:b/>
        </w:rPr>
        <w:t>5</w:t>
      </w:r>
      <w:r>
        <w:rPr>
          <w:b/>
        </w:rPr>
        <w:t>.1.</w:t>
      </w:r>
    </w:p>
    <w:p w14:paraId="60A7AE67" w14:textId="77777777" w:rsidR="005F7E37" w:rsidRDefault="005F7E37" w:rsidP="005F7E37">
      <w:pPr>
        <w:pStyle w:val="affffff4"/>
      </w:pPr>
      <w:r>
        <w:t>Тесты для тестирования методом черного ящика</w:t>
      </w:r>
    </w:p>
    <w:tbl>
      <w:tblPr>
        <w:tblStyle w:val="af9"/>
        <w:tblW w:w="0" w:type="auto"/>
        <w:tblLayout w:type="fixed"/>
        <w:tblLook w:val="04A0" w:firstRow="1" w:lastRow="0" w:firstColumn="1" w:lastColumn="0" w:noHBand="0" w:noVBand="1"/>
      </w:tblPr>
      <w:tblGrid>
        <w:gridCol w:w="988"/>
        <w:gridCol w:w="1559"/>
        <w:gridCol w:w="4819"/>
        <w:gridCol w:w="1979"/>
      </w:tblGrid>
      <w:tr w:rsidR="005F7E37" w14:paraId="59B71792" w14:textId="77777777" w:rsidTr="005F7E37">
        <w:tc>
          <w:tcPr>
            <w:tcW w:w="988" w:type="dxa"/>
            <w:tcBorders>
              <w:top w:val="single" w:sz="4" w:space="0" w:color="auto"/>
              <w:left w:val="single" w:sz="4" w:space="0" w:color="auto"/>
              <w:bottom w:val="single" w:sz="4" w:space="0" w:color="auto"/>
              <w:right w:val="single" w:sz="4" w:space="0" w:color="auto"/>
            </w:tcBorders>
            <w:vAlign w:val="center"/>
            <w:hideMark/>
          </w:tcPr>
          <w:p w14:paraId="1BDA8BD9" w14:textId="77777777" w:rsidR="005F7E37" w:rsidRDefault="005F7E37">
            <w:pPr>
              <w:ind w:firstLine="0"/>
              <w:jc w:val="center"/>
              <w:rPr>
                <w:b/>
              </w:rPr>
            </w:pPr>
            <w:r>
              <w:rPr>
                <w:b/>
              </w:rPr>
              <w:t>№ теста</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A33C2EC" w14:textId="77777777" w:rsidR="005F7E37" w:rsidRDefault="005F7E37">
            <w:pPr>
              <w:ind w:firstLine="0"/>
              <w:jc w:val="center"/>
              <w:rPr>
                <w:b/>
              </w:rPr>
            </w:pPr>
            <w:r>
              <w:rPr>
                <w:b/>
              </w:rPr>
              <w:t>Входные данные</w:t>
            </w:r>
          </w:p>
        </w:tc>
        <w:tc>
          <w:tcPr>
            <w:tcW w:w="4819" w:type="dxa"/>
            <w:tcBorders>
              <w:top w:val="single" w:sz="4" w:space="0" w:color="auto"/>
              <w:left w:val="single" w:sz="4" w:space="0" w:color="auto"/>
              <w:bottom w:val="single" w:sz="4" w:space="0" w:color="auto"/>
              <w:right w:val="single" w:sz="4" w:space="0" w:color="auto"/>
            </w:tcBorders>
            <w:vAlign w:val="center"/>
            <w:hideMark/>
          </w:tcPr>
          <w:p w14:paraId="1EC9AF54" w14:textId="77777777" w:rsidR="005F7E37" w:rsidRDefault="005F7E37">
            <w:pPr>
              <w:ind w:firstLine="0"/>
              <w:jc w:val="center"/>
              <w:rPr>
                <w:b/>
              </w:rPr>
            </w:pPr>
            <w:r>
              <w:rPr>
                <w:b/>
              </w:rPr>
              <w:t>Ожидаемый результат</w:t>
            </w:r>
          </w:p>
        </w:tc>
        <w:tc>
          <w:tcPr>
            <w:tcW w:w="1979" w:type="dxa"/>
            <w:tcBorders>
              <w:top w:val="single" w:sz="4" w:space="0" w:color="auto"/>
              <w:left w:val="single" w:sz="4" w:space="0" w:color="auto"/>
              <w:bottom w:val="single" w:sz="4" w:space="0" w:color="auto"/>
              <w:right w:val="single" w:sz="4" w:space="0" w:color="auto"/>
            </w:tcBorders>
            <w:vAlign w:val="center"/>
            <w:hideMark/>
          </w:tcPr>
          <w:p w14:paraId="3A57E9F4" w14:textId="77777777" w:rsidR="005F7E37" w:rsidRDefault="005F7E37">
            <w:pPr>
              <w:ind w:firstLine="0"/>
              <w:jc w:val="center"/>
              <w:rPr>
                <w:b/>
              </w:rPr>
            </w:pPr>
            <w:r>
              <w:rPr>
                <w:b/>
              </w:rPr>
              <w:t>Соответствие полученного результата ожидаемому</w:t>
            </w:r>
          </w:p>
        </w:tc>
      </w:tr>
      <w:tr w:rsidR="005F7E37" w14:paraId="438BC7F3" w14:textId="77777777" w:rsidTr="005F7E37">
        <w:tc>
          <w:tcPr>
            <w:tcW w:w="988" w:type="dxa"/>
            <w:tcBorders>
              <w:top w:val="single" w:sz="4" w:space="0" w:color="auto"/>
              <w:left w:val="single" w:sz="4" w:space="0" w:color="auto"/>
              <w:bottom w:val="single" w:sz="4" w:space="0" w:color="auto"/>
              <w:right w:val="single" w:sz="4" w:space="0" w:color="auto"/>
            </w:tcBorders>
            <w:hideMark/>
          </w:tcPr>
          <w:p w14:paraId="60102563" w14:textId="77777777" w:rsidR="005F7E37" w:rsidRDefault="005F7E37">
            <w:pPr>
              <w:ind w:firstLine="0"/>
              <w:jc w:val="center"/>
            </w:pPr>
            <w:r>
              <w:t>1</w:t>
            </w:r>
          </w:p>
        </w:tc>
        <w:tc>
          <w:tcPr>
            <w:tcW w:w="1559" w:type="dxa"/>
            <w:tcBorders>
              <w:top w:val="single" w:sz="4" w:space="0" w:color="auto"/>
              <w:left w:val="single" w:sz="4" w:space="0" w:color="auto"/>
              <w:bottom w:val="single" w:sz="4" w:space="0" w:color="auto"/>
              <w:right w:val="single" w:sz="4" w:space="0" w:color="auto"/>
            </w:tcBorders>
            <w:hideMark/>
          </w:tcPr>
          <w:p w14:paraId="66772FA3" w14:textId="77777777" w:rsidR="005F7E37" w:rsidRDefault="005F7E37">
            <w:pPr>
              <w:ind w:firstLine="0"/>
              <w:jc w:val="center"/>
              <w:rPr>
                <w:lang w:val="en-US"/>
              </w:rPr>
            </w:pPr>
            <w:r>
              <w:t xml:space="preserve">Запрос: </w:t>
            </w:r>
            <w:r>
              <w:rPr>
                <w:lang w:val="en-US"/>
              </w:rPr>
              <w:t>GET https://localhost:44306/api/messages/list HTTP/1.1</w:t>
            </w:r>
          </w:p>
        </w:tc>
        <w:tc>
          <w:tcPr>
            <w:tcW w:w="4819" w:type="dxa"/>
            <w:tcBorders>
              <w:top w:val="single" w:sz="4" w:space="0" w:color="auto"/>
              <w:left w:val="single" w:sz="4" w:space="0" w:color="auto"/>
              <w:bottom w:val="single" w:sz="4" w:space="0" w:color="auto"/>
              <w:right w:val="single" w:sz="4" w:space="0" w:color="auto"/>
            </w:tcBorders>
            <w:hideMark/>
          </w:tcPr>
          <w:p w14:paraId="056B76E8" w14:textId="77777777" w:rsidR="005F7E37" w:rsidRDefault="005F7E37">
            <w:pPr>
              <w:spacing w:line="240" w:lineRule="auto"/>
              <w:ind w:firstLine="0"/>
              <w:jc w:val="left"/>
              <w:rPr>
                <w:sz w:val="24"/>
                <w:lang w:val="en-US"/>
              </w:rPr>
            </w:pPr>
            <w:r>
              <w:rPr>
                <w:sz w:val="24"/>
                <w:lang w:val="en-US"/>
              </w:rPr>
              <w:t>{</w:t>
            </w:r>
          </w:p>
          <w:p w14:paraId="06BD4AF9" w14:textId="77777777" w:rsidR="005F7E37" w:rsidRDefault="005F7E37">
            <w:pPr>
              <w:spacing w:line="240" w:lineRule="auto"/>
              <w:ind w:firstLine="0"/>
              <w:jc w:val="left"/>
              <w:rPr>
                <w:sz w:val="24"/>
                <w:lang w:val="en-US"/>
              </w:rPr>
            </w:pPr>
            <w:r>
              <w:rPr>
                <w:sz w:val="24"/>
                <w:lang w:val="en-US"/>
              </w:rPr>
              <w:t xml:space="preserve">      "attachedFiles": null,</w:t>
            </w:r>
          </w:p>
          <w:p w14:paraId="26F1D7C6" w14:textId="77777777" w:rsidR="005F7E37" w:rsidRDefault="005F7E37">
            <w:pPr>
              <w:spacing w:line="240" w:lineRule="auto"/>
              <w:ind w:firstLine="0"/>
              <w:jc w:val="left"/>
              <w:rPr>
                <w:sz w:val="24"/>
                <w:lang w:val="en-US"/>
              </w:rPr>
            </w:pPr>
            <w:r>
              <w:rPr>
                <w:sz w:val="24"/>
                <w:lang w:val="en-US"/>
              </w:rPr>
              <w:t xml:space="preserve">      "deliveryQueue": {</w:t>
            </w:r>
          </w:p>
          <w:p w14:paraId="26EF8BF1" w14:textId="77777777" w:rsidR="005F7E37" w:rsidRDefault="005F7E37">
            <w:pPr>
              <w:spacing w:line="240" w:lineRule="auto"/>
              <w:ind w:firstLine="0"/>
              <w:jc w:val="left"/>
              <w:rPr>
                <w:sz w:val="24"/>
                <w:lang w:val="en-US"/>
              </w:rPr>
            </w:pPr>
            <w:r>
              <w:rPr>
                <w:sz w:val="24"/>
                <w:lang w:val="en-US"/>
              </w:rPr>
              <w:t xml:space="preserve">        "deliveryQueueId": 2,</w:t>
            </w:r>
          </w:p>
          <w:p w14:paraId="4ED85B31" w14:textId="77777777" w:rsidR="005F7E37" w:rsidRDefault="005F7E37">
            <w:pPr>
              <w:spacing w:line="240" w:lineRule="auto"/>
              <w:ind w:firstLine="0"/>
              <w:jc w:val="left"/>
              <w:rPr>
                <w:sz w:val="24"/>
                <w:lang w:val="en-US"/>
              </w:rPr>
            </w:pPr>
            <w:r>
              <w:rPr>
                <w:sz w:val="24"/>
                <w:lang w:val="en-US"/>
              </w:rPr>
              <w:t xml:space="preserve">        "sendingIntervalSec": 40</w:t>
            </w:r>
          </w:p>
          <w:p w14:paraId="5D2F3AF2" w14:textId="77777777" w:rsidR="005F7E37" w:rsidRDefault="005F7E37">
            <w:pPr>
              <w:spacing w:line="240" w:lineRule="auto"/>
              <w:ind w:firstLine="0"/>
              <w:jc w:val="left"/>
              <w:rPr>
                <w:sz w:val="24"/>
                <w:lang w:val="en-US"/>
              </w:rPr>
            </w:pPr>
            <w:r>
              <w:rPr>
                <w:sz w:val="24"/>
                <w:lang w:val="en-US"/>
              </w:rPr>
              <w:t xml:space="preserve">      },</w:t>
            </w:r>
          </w:p>
          <w:p w14:paraId="77F52F13" w14:textId="77777777" w:rsidR="005F7E37" w:rsidRDefault="005F7E37">
            <w:pPr>
              <w:spacing w:line="240" w:lineRule="auto"/>
              <w:ind w:firstLine="0"/>
              <w:jc w:val="left"/>
              <w:rPr>
                <w:sz w:val="24"/>
                <w:lang w:val="en-US"/>
              </w:rPr>
            </w:pPr>
            <w:r>
              <w:rPr>
                <w:sz w:val="24"/>
                <w:lang w:val="en-US"/>
              </w:rPr>
              <w:t xml:space="preserve">      "chosenDeliveryService": {</w:t>
            </w:r>
          </w:p>
          <w:p w14:paraId="141BF1F4" w14:textId="77777777" w:rsidR="005F7E37" w:rsidRDefault="005F7E37">
            <w:pPr>
              <w:spacing w:line="240" w:lineRule="auto"/>
              <w:ind w:firstLine="0"/>
              <w:jc w:val="left"/>
              <w:rPr>
                <w:sz w:val="24"/>
                <w:lang w:val="en-US"/>
              </w:rPr>
            </w:pPr>
            <w:r>
              <w:rPr>
                <w:sz w:val="24"/>
                <w:lang w:val="en-US"/>
              </w:rPr>
              <w:t xml:space="preserve">        "deliveryServiceId": 3,</w:t>
            </w:r>
          </w:p>
          <w:p w14:paraId="0F1DCF79" w14:textId="77777777" w:rsidR="005F7E37" w:rsidRDefault="005F7E37">
            <w:pPr>
              <w:spacing w:line="240" w:lineRule="auto"/>
              <w:ind w:firstLine="0"/>
              <w:jc w:val="left"/>
              <w:rPr>
                <w:sz w:val="24"/>
                <w:lang w:val="en-US"/>
              </w:rPr>
            </w:pPr>
            <w:r>
              <w:rPr>
                <w:sz w:val="24"/>
                <w:lang w:val="en-US"/>
              </w:rPr>
              <w:t xml:space="preserve">        "deliveryServiceName": "SendGrid",</w:t>
            </w:r>
          </w:p>
          <w:p w14:paraId="05AD006B" w14:textId="77777777" w:rsidR="005F7E37" w:rsidRDefault="005F7E37">
            <w:pPr>
              <w:spacing w:line="240" w:lineRule="auto"/>
              <w:ind w:firstLine="0"/>
              <w:jc w:val="left"/>
              <w:rPr>
                <w:sz w:val="24"/>
                <w:lang w:val="en-US"/>
              </w:rPr>
            </w:pPr>
            <w:r>
              <w:rPr>
                <w:sz w:val="24"/>
                <w:lang w:val="en-US"/>
              </w:rPr>
              <w:t xml:space="preserve">        "standartPriority": 1,</w:t>
            </w:r>
          </w:p>
          <w:p w14:paraId="58F5C9D5" w14:textId="77777777" w:rsidR="005F7E37" w:rsidRDefault="005F7E37">
            <w:pPr>
              <w:spacing w:line="240" w:lineRule="auto"/>
              <w:ind w:firstLine="0"/>
              <w:jc w:val="left"/>
              <w:rPr>
                <w:sz w:val="24"/>
                <w:lang w:val="en-US"/>
              </w:rPr>
            </w:pPr>
            <w:r>
              <w:rPr>
                <w:sz w:val="24"/>
                <w:lang w:val="en-US"/>
              </w:rPr>
              <w:t xml:space="preserve">        "connectionString": "'sendGrid road'"</w:t>
            </w:r>
          </w:p>
          <w:p w14:paraId="684CDCB9" w14:textId="77777777" w:rsidR="005F7E37" w:rsidRDefault="005F7E37">
            <w:pPr>
              <w:spacing w:line="240" w:lineRule="auto"/>
              <w:ind w:firstLine="0"/>
              <w:jc w:val="left"/>
              <w:rPr>
                <w:sz w:val="24"/>
                <w:lang w:val="en-US"/>
              </w:rPr>
            </w:pPr>
            <w:r>
              <w:rPr>
                <w:sz w:val="24"/>
                <w:lang w:val="en-US"/>
              </w:rPr>
              <w:t xml:space="preserve">      },</w:t>
            </w:r>
          </w:p>
          <w:p w14:paraId="67BC9812" w14:textId="77777777" w:rsidR="005F7E37" w:rsidRDefault="005F7E37">
            <w:pPr>
              <w:spacing w:line="240" w:lineRule="auto"/>
              <w:ind w:firstLine="0"/>
              <w:jc w:val="left"/>
              <w:rPr>
                <w:sz w:val="24"/>
                <w:lang w:val="en-US"/>
              </w:rPr>
            </w:pPr>
            <w:r>
              <w:rPr>
                <w:sz w:val="24"/>
                <w:lang w:val="en-US"/>
              </w:rPr>
              <w:t xml:space="preserve">      "usedDeliveryService": null,</w:t>
            </w:r>
          </w:p>
          <w:p w14:paraId="4922D5D6" w14:textId="77777777" w:rsidR="005F7E37" w:rsidRDefault="005F7E37">
            <w:pPr>
              <w:spacing w:line="240" w:lineRule="auto"/>
              <w:ind w:firstLine="0"/>
              <w:jc w:val="left"/>
              <w:rPr>
                <w:sz w:val="24"/>
                <w:lang w:val="en-US"/>
              </w:rPr>
            </w:pPr>
            <w:r>
              <w:rPr>
                <w:sz w:val="24"/>
                <w:lang w:val="en-US"/>
              </w:rPr>
              <w:t xml:space="preserve">      "user": {</w:t>
            </w:r>
          </w:p>
          <w:p w14:paraId="587250C7" w14:textId="77777777" w:rsidR="005F7E37" w:rsidRDefault="005F7E37">
            <w:pPr>
              <w:spacing w:line="240" w:lineRule="auto"/>
              <w:ind w:firstLine="0"/>
              <w:jc w:val="left"/>
              <w:rPr>
                <w:sz w:val="24"/>
                <w:lang w:val="en-US"/>
              </w:rPr>
            </w:pPr>
            <w:r>
              <w:rPr>
                <w:sz w:val="24"/>
                <w:lang w:val="en-US"/>
              </w:rPr>
              <w:t xml:space="preserve">        "userId": 4,</w:t>
            </w:r>
          </w:p>
          <w:p w14:paraId="3491BA8F" w14:textId="77777777" w:rsidR="005F7E37" w:rsidRDefault="005F7E37">
            <w:pPr>
              <w:spacing w:line="240" w:lineRule="auto"/>
              <w:ind w:firstLine="0"/>
              <w:jc w:val="left"/>
              <w:rPr>
                <w:sz w:val="24"/>
                <w:lang w:val="en-US"/>
              </w:rPr>
            </w:pPr>
            <w:r>
              <w:rPr>
                <w:sz w:val="24"/>
                <w:lang w:val="en-US"/>
              </w:rPr>
              <w:t xml:space="preserve">        "userName": "Evgeny Sukharev",</w:t>
            </w:r>
          </w:p>
          <w:p w14:paraId="55AED8BD" w14:textId="77777777" w:rsidR="005F7E37" w:rsidRDefault="005F7E37">
            <w:pPr>
              <w:spacing w:line="240" w:lineRule="auto"/>
              <w:ind w:firstLine="0"/>
              <w:jc w:val="left"/>
              <w:rPr>
                <w:sz w:val="24"/>
                <w:lang w:val="en-US"/>
              </w:rPr>
            </w:pPr>
            <w:r>
              <w:rPr>
                <w:sz w:val="24"/>
                <w:lang w:val="en-US"/>
              </w:rPr>
              <w:t xml:space="preserve">        "email": "r0bari@yandex.ru",</w:t>
            </w:r>
          </w:p>
          <w:p w14:paraId="2FBDADDE" w14:textId="77777777" w:rsidR="005F7E37" w:rsidRDefault="005F7E37">
            <w:pPr>
              <w:spacing w:line="240" w:lineRule="auto"/>
              <w:ind w:firstLine="0"/>
              <w:jc w:val="left"/>
              <w:rPr>
                <w:sz w:val="24"/>
                <w:lang w:val="en-US"/>
              </w:rPr>
            </w:pPr>
            <w:r>
              <w:rPr>
                <w:sz w:val="24"/>
                <w:lang w:val="en-US"/>
              </w:rPr>
              <w:t xml:space="preserve">        "isActive": true,</w:t>
            </w:r>
          </w:p>
          <w:p w14:paraId="1AC3E402" w14:textId="77777777" w:rsidR="005F7E37" w:rsidRDefault="005F7E37">
            <w:pPr>
              <w:spacing w:line="240" w:lineRule="auto"/>
              <w:ind w:firstLine="0"/>
              <w:jc w:val="left"/>
              <w:rPr>
                <w:sz w:val="24"/>
                <w:lang w:val="en-US"/>
              </w:rPr>
            </w:pPr>
            <w:r>
              <w:rPr>
                <w:sz w:val="24"/>
                <w:lang w:val="en-US"/>
              </w:rPr>
              <w:t xml:space="preserve">        "role": 2</w:t>
            </w:r>
          </w:p>
          <w:p w14:paraId="680EE9B4" w14:textId="77777777" w:rsidR="005F7E37" w:rsidRDefault="005F7E37">
            <w:pPr>
              <w:spacing w:line="240" w:lineRule="auto"/>
              <w:ind w:firstLine="0"/>
              <w:jc w:val="left"/>
              <w:rPr>
                <w:sz w:val="24"/>
                <w:lang w:val="en-US"/>
              </w:rPr>
            </w:pPr>
            <w:r>
              <w:rPr>
                <w:sz w:val="24"/>
                <w:lang w:val="en-US"/>
              </w:rPr>
              <w:t xml:space="preserve">      },</w:t>
            </w:r>
          </w:p>
          <w:p w14:paraId="1F289B73" w14:textId="77777777" w:rsidR="005F7E37" w:rsidRDefault="005F7E37">
            <w:pPr>
              <w:spacing w:line="240" w:lineRule="auto"/>
              <w:ind w:firstLine="0"/>
              <w:jc w:val="left"/>
              <w:rPr>
                <w:sz w:val="24"/>
                <w:lang w:val="en-US"/>
              </w:rPr>
            </w:pPr>
            <w:r>
              <w:rPr>
                <w:sz w:val="24"/>
                <w:lang w:val="en-US"/>
              </w:rPr>
              <w:t xml:space="preserve">      "messageId": 7,</w:t>
            </w:r>
          </w:p>
          <w:p w14:paraId="73E04452" w14:textId="77777777" w:rsidR="005F7E37" w:rsidRDefault="005F7E37">
            <w:pPr>
              <w:spacing w:line="240" w:lineRule="auto"/>
              <w:ind w:firstLine="0"/>
              <w:jc w:val="left"/>
              <w:rPr>
                <w:sz w:val="24"/>
                <w:lang w:val="en-US"/>
              </w:rPr>
            </w:pPr>
            <w:r>
              <w:rPr>
                <w:sz w:val="24"/>
                <w:lang w:val="en-US"/>
              </w:rPr>
              <w:t xml:space="preserve">      "theme": "Тема",</w:t>
            </w:r>
          </w:p>
          <w:p w14:paraId="7DA9EACE" w14:textId="77777777" w:rsidR="005F7E37" w:rsidRDefault="005F7E37">
            <w:pPr>
              <w:spacing w:line="240" w:lineRule="auto"/>
              <w:ind w:firstLine="0"/>
              <w:jc w:val="left"/>
              <w:rPr>
                <w:sz w:val="24"/>
                <w:lang w:val="en-US"/>
              </w:rPr>
            </w:pPr>
            <w:r>
              <w:rPr>
                <w:sz w:val="24"/>
                <w:lang w:val="en-US"/>
              </w:rPr>
              <w:t xml:space="preserve">      "body": "Обычный текст",</w:t>
            </w:r>
          </w:p>
          <w:p w14:paraId="7AA1EC20" w14:textId="77777777" w:rsidR="005F7E37" w:rsidRDefault="005F7E37">
            <w:pPr>
              <w:spacing w:line="240" w:lineRule="auto"/>
              <w:ind w:firstLine="0"/>
              <w:jc w:val="left"/>
              <w:rPr>
                <w:sz w:val="24"/>
                <w:lang w:val="en-US"/>
              </w:rPr>
            </w:pPr>
            <w:r>
              <w:rPr>
                <w:sz w:val="24"/>
                <w:lang w:val="en-US"/>
              </w:rPr>
              <w:t xml:space="preserve">      "destinationDate": "2021-01-16T21:05:00",</w:t>
            </w:r>
          </w:p>
          <w:p w14:paraId="30EC7B3E" w14:textId="77777777" w:rsidR="005F7E37" w:rsidRDefault="005F7E37">
            <w:pPr>
              <w:spacing w:line="240" w:lineRule="auto"/>
              <w:ind w:firstLine="0"/>
              <w:jc w:val="left"/>
              <w:rPr>
                <w:sz w:val="24"/>
                <w:lang w:val="en-US"/>
              </w:rPr>
            </w:pPr>
            <w:r>
              <w:rPr>
                <w:sz w:val="24"/>
                <w:lang w:val="en-US"/>
              </w:rPr>
              <w:t xml:space="preserve">      "destinationEmail": "r.pattinson@planfact.io",</w:t>
            </w:r>
          </w:p>
          <w:p w14:paraId="7B40B77C" w14:textId="77777777" w:rsidR="005F7E37" w:rsidRDefault="005F7E37">
            <w:pPr>
              <w:spacing w:line="240" w:lineRule="auto"/>
              <w:ind w:firstLine="0"/>
              <w:jc w:val="left"/>
              <w:rPr>
                <w:sz w:val="24"/>
                <w:lang w:val="en-US"/>
              </w:rPr>
            </w:pPr>
            <w:r>
              <w:rPr>
                <w:sz w:val="24"/>
                <w:lang w:val="en-US"/>
              </w:rPr>
              <w:t xml:space="preserve">      "size": 50,</w:t>
            </w:r>
          </w:p>
          <w:p w14:paraId="7CCC1890" w14:textId="77777777" w:rsidR="005F7E37" w:rsidRDefault="005F7E37">
            <w:pPr>
              <w:spacing w:line="240" w:lineRule="auto"/>
              <w:ind w:firstLine="0"/>
              <w:jc w:val="left"/>
              <w:rPr>
                <w:sz w:val="24"/>
                <w:lang w:val="en-US"/>
              </w:rPr>
            </w:pPr>
            <w:r>
              <w:rPr>
                <w:sz w:val="24"/>
                <w:lang w:val="en-US"/>
              </w:rPr>
              <w:t xml:space="preserve">      "isScheduled": false,</w:t>
            </w:r>
          </w:p>
          <w:p w14:paraId="3CD74AB8" w14:textId="77777777" w:rsidR="005F7E37" w:rsidRDefault="005F7E37">
            <w:pPr>
              <w:spacing w:line="240" w:lineRule="auto"/>
              <w:ind w:firstLine="0"/>
              <w:jc w:val="left"/>
              <w:rPr>
                <w:sz w:val="24"/>
                <w:lang w:val="en-US"/>
              </w:rPr>
            </w:pPr>
            <w:r>
              <w:rPr>
                <w:sz w:val="24"/>
                <w:lang w:val="en-US"/>
              </w:rPr>
              <w:t xml:space="preserve">      "scheduleDate": null,</w:t>
            </w:r>
          </w:p>
          <w:p w14:paraId="2A5A38CE" w14:textId="77777777" w:rsidR="005F7E37" w:rsidRDefault="005F7E37">
            <w:pPr>
              <w:spacing w:line="240" w:lineRule="auto"/>
              <w:ind w:firstLine="0"/>
              <w:jc w:val="left"/>
              <w:rPr>
                <w:sz w:val="24"/>
                <w:lang w:val="en-US"/>
              </w:rPr>
            </w:pPr>
            <w:r>
              <w:rPr>
                <w:sz w:val="24"/>
                <w:lang w:val="en-US"/>
              </w:rPr>
              <w:t xml:space="preserve">      "isSent": false,</w:t>
            </w:r>
          </w:p>
          <w:p w14:paraId="62420702" w14:textId="77777777" w:rsidR="005F7E37" w:rsidRDefault="005F7E37">
            <w:pPr>
              <w:spacing w:line="240" w:lineRule="auto"/>
              <w:ind w:firstLine="0"/>
              <w:jc w:val="left"/>
              <w:rPr>
                <w:sz w:val="24"/>
                <w:lang w:val="en-US"/>
              </w:rPr>
            </w:pPr>
            <w:r>
              <w:rPr>
                <w:sz w:val="24"/>
                <w:lang w:val="en-US"/>
              </w:rPr>
              <w:t xml:space="preserve">      "deliveryQueueId": 2,</w:t>
            </w:r>
          </w:p>
          <w:p w14:paraId="1A13BF35" w14:textId="77777777" w:rsidR="005F7E37" w:rsidRDefault="005F7E37">
            <w:pPr>
              <w:spacing w:line="240" w:lineRule="auto"/>
              <w:ind w:firstLine="0"/>
              <w:jc w:val="left"/>
              <w:rPr>
                <w:sz w:val="24"/>
                <w:lang w:val="en-US"/>
              </w:rPr>
            </w:pPr>
            <w:r>
              <w:rPr>
                <w:sz w:val="24"/>
                <w:lang w:val="en-US"/>
              </w:rPr>
              <w:t xml:space="preserve">      "chosenDeliveryServiceId": 3,</w:t>
            </w:r>
          </w:p>
          <w:p w14:paraId="029B01D0" w14:textId="77777777" w:rsidR="005F7E37" w:rsidRDefault="005F7E37">
            <w:pPr>
              <w:spacing w:line="240" w:lineRule="auto"/>
              <w:ind w:firstLine="0"/>
              <w:jc w:val="left"/>
              <w:rPr>
                <w:sz w:val="24"/>
                <w:lang w:val="en-US"/>
              </w:rPr>
            </w:pPr>
            <w:r>
              <w:rPr>
                <w:sz w:val="24"/>
                <w:lang w:val="en-US"/>
              </w:rPr>
              <w:t xml:space="preserve">      "usedDeliveryServiceId": null,</w:t>
            </w:r>
          </w:p>
          <w:p w14:paraId="0FA14CD3" w14:textId="77777777" w:rsidR="005F7E37" w:rsidRDefault="005F7E37">
            <w:pPr>
              <w:spacing w:line="240" w:lineRule="auto"/>
              <w:ind w:firstLine="0"/>
              <w:jc w:val="left"/>
              <w:rPr>
                <w:sz w:val="24"/>
                <w:lang w:val="en-US"/>
              </w:rPr>
            </w:pPr>
            <w:r>
              <w:rPr>
                <w:sz w:val="24"/>
                <w:lang w:val="en-US"/>
              </w:rPr>
              <w:t xml:space="preserve">      "deliveryStatus": 1,</w:t>
            </w:r>
          </w:p>
          <w:p w14:paraId="3A0D0057" w14:textId="77777777" w:rsidR="005F7E37" w:rsidRDefault="005F7E37">
            <w:pPr>
              <w:spacing w:line="240" w:lineRule="auto"/>
              <w:ind w:firstLine="0"/>
              <w:jc w:val="left"/>
              <w:rPr>
                <w:sz w:val="24"/>
                <w:lang w:val="en-US"/>
              </w:rPr>
            </w:pPr>
            <w:r>
              <w:rPr>
                <w:sz w:val="24"/>
                <w:lang w:val="en-US"/>
              </w:rPr>
              <w:t xml:space="preserve">      "userId": 4</w:t>
            </w:r>
          </w:p>
          <w:p w14:paraId="1FD2D13D" w14:textId="77777777" w:rsidR="005F7E37" w:rsidRDefault="005F7E37">
            <w:pPr>
              <w:spacing w:line="240" w:lineRule="auto"/>
              <w:ind w:firstLine="0"/>
              <w:jc w:val="left"/>
              <w:rPr>
                <w:sz w:val="24"/>
                <w:lang w:val="en-US"/>
              </w:rPr>
            </w:pPr>
            <w:r>
              <w:rPr>
                <w:sz w:val="24"/>
                <w:lang w:val="en-US"/>
              </w:rPr>
              <w:t>}</w:t>
            </w:r>
          </w:p>
        </w:tc>
        <w:tc>
          <w:tcPr>
            <w:tcW w:w="1979" w:type="dxa"/>
            <w:tcBorders>
              <w:top w:val="single" w:sz="4" w:space="0" w:color="auto"/>
              <w:left w:val="single" w:sz="4" w:space="0" w:color="auto"/>
              <w:bottom w:val="single" w:sz="4" w:space="0" w:color="auto"/>
              <w:right w:val="single" w:sz="4" w:space="0" w:color="auto"/>
            </w:tcBorders>
            <w:hideMark/>
          </w:tcPr>
          <w:p w14:paraId="75B1DD82" w14:textId="77777777" w:rsidR="005F7E37" w:rsidRDefault="005F7E37">
            <w:pPr>
              <w:spacing w:line="240" w:lineRule="auto"/>
              <w:ind w:firstLine="0"/>
              <w:jc w:val="center"/>
              <w:rPr>
                <w:lang w:val="en-US"/>
              </w:rPr>
            </w:pPr>
            <w:r>
              <w:t>Да</w:t>
            </w:r>
          </w:p>
        </w:tc>
      </w:tr>
    </w:tbl>
    <w:p w14:paraId="64829BB4" w14:textId="77777777" w:rsidR="005F7E37" w:rsidRDefault="005F7E37" w:rsidP="005F7E37">
      <w:pPr>
        <w:rPr>
          <w:color w:val="000000" w:themeColor="text1"/>
        </w:rPr>
      </w:pPr>
    </w:p>
    <w:p w14:paraId="019C2DD9" w14:textId="77777777" w:rsidR="005F7E37" w:rsidRDefault="005F7E37" w:rsidP="005F7E37">
      <w:pPr>
        <w:spacing w:after="160" w:line="256" w:lineRule="auto"/>
        <w:ind w:firstLine="0"/>
        <w:jc w:val="left"/>
      </w:pPr>
      <w:r>
        <w:br w:type="page"/>
      </w:r>
    </w:p>
    <w:tbl>
      <w:tblPr>
        <w:tblStyle w:val="af9"/>
        <w:tblW w:w="0" w:type="auto"/>
        <w:tblLayout w:type="fixed"/>
        <w:tblLook w:val="04A0" w:firstRow="1" w:lastRow="0" w:firstColumn="1" w:lastColumn="0" w:noHBand="0" w:noVBand="1"/>
      </w:tblPr>
      <w:tblGrid>
        <w:gridCol w:w="988"/>
        <w:gridCol w:w="1559"/>
        <w:gridCol w:w="4819"/>
        <w:gridCol w:w="1979"/>
      </w:tblGrid>
      <w:tr w:rsidR="005F7E37" w14:paraId="0124C566" w14:textId="77777777" w:rsidTr="005F7E37">
        <w:tc>
          <w:tcPr>
            <w:tcW w:w="988" w:type="dxa"/>
            <w:tcBorders>
              <w:top w:val="single" w:sz="4" w:space="0" w:color="auto"/>
              <w:left w:val="single" w:sz="4" w:space="0" w:color="auto"/>
              <w:bottom w:val="single" w:sz="4" w:space="0" w:color="auto"/>
              <w:right w:val="single" w:sz="4" w:space="0" w:color="auto"/>
            </w:tcBorders>
            <w:vAlign w:val="center"/>
            <w:hideMark/>
          </w:tcPr>
          <w:p w14:paraId="5F978F0F" w14:textId="77777777" w:rsidR="005F7E37" w:rsidRDefault="005F7E37">
            <w:pPr>
              <w:ind w:firstLine="0"/>
              <w:jc w:val="center"/>
              <w:rPr>
                <w:b/>
              </w:rPr>
            </w:pPr>
            <w:r>
              <w:rPr>
                <w:b/>
              </w:rPr>
              <w:lastRenderedPageBreak/>
              <w:t>№ теста</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4581940" w14:textId="77777777" w:rsidR="005F7E37" w:rsidRDefault="005F7E37">
            <w:pPr>
              <w:spacing w:line="240" w:lineRule="auto"/>
              <w:ind w:firstLine="0"/>
              <w:jc w:val="left"/>
              <w:rPr>
                <w:b/>
                <w:lang w:val="en-US"/>
              </w:rPr>
            </w:pPr>
            <w:r>
              <w:rPr>
                <w:b/>
              </w:rPr>
              <w:t>Входные данные</w:t>
            </w:r>
          </w:p>
        </w:tc>
        <w:tc>
          <w:tcPr>
            <w:tcW w:w="4819" w:type="dxa"/>
            <w:tcBorders>
              <w:top w:val="single" w:sz="4" w:space="0" w:color="auto"/>
              <w:left w:val="single" w:sz="4" w:space="0" w:color="auto"/>
              <w:bottom w:val="single" w:sz="4" w:space="0" w:color="auto"/>
              <w:right w:val="single" w:sz="4" w:space="0" w:color="auto"/>
            </w:tcBorders>
            <w:vAlign w:val="center"/>
            <w:hideMark/>
          </w:tcPr>
          <w:p w14:paraId="52CD99A5" w14:textId="77777777" w:rsidR="005F7E37" w:rsidRDefault="005F7E37">
            <w:pPr>
              <w:spacing w:line="240" w:lineRule="auto"/>
              <w:ind w:firstLine="0"/>
              <w:jc w:val="left"/>
              <w:rPr>
                <w:b/>
                <w:sz w:val="24"/>
                <w:lang w:val="en-US"/>
              </w:rPr>
            </w:pPr>
            <w:r>
              <w:rPr>
                <w:b/>
              </w:rPr>
              <w:t>Ожидаемый результат</w:t>
            </w:r>
          </w:p>
        </w:tc>
        <w:tc>
          <w:tcPr>
            <w:tcW w:w="1979" w:type="dxa"/>
            <w:tcBorders>
              <w:top w:val="single" w:sz="4" w:space="0" w:color="auto"/>
              <w:left w:val="single" w:sz="4" w:space="0" w:color="auto"/>
              <w:bottom w:val="single" w:sz="4" w:space="0" w:color="auto"/>
              <w:right w:val="single" w:sz="4" w:space="0" w:color="auto"/>
            </w:tcBorders>
            <w:vAlign w:val="center"/>
            <w:hideMark/>
          </w:tcPr>
          <w:p w14:paraId="348C3046" w14:textId="77777777" w:rsidR="005F7E37" w:rsidRDefault="005F7E37">
            <w:pPr>
              <w:ind w:firstLine="0"/>
              <w:jc w:val="center"/>
              <w:rPr>
                <w:b/>
              </w:rPr>
            </w:pPr>
            <w:r>
              <w:rPr>
                <w:b/>
              </w:rPr>
              <w:t>Соответствие полученного результата ожидаемому</w:t>
            </w:r>
          </w:p>
        </w:tc>
      </w:tr>
      <w:tr w:rsidR="005F7E37" w14:paraId="5C375E95" w14:textId="77777777" w:rsidTr="005F7E37">
        <w:tc>
          <w:tcPr>
            <w:tcW w:w="988" w:type="dxa"/>
            <w:tcBorders>
              <w:top w:val="single" w:sz="4" w:space="0" w:color="auto"/>
              <w:left w:val="single" w:sz="4" w:space="0" w:color="auto"/>
              <w:bottom w:val="single" w:sz="4" w:space="0" w:color="auto"/>
              <w:right w:val="single" w:sz="4" w:space="0" w:color="auto"/>
            </w:tcBorders>
            <w:hideMark/>
          </w:tcPr>
          <w:p w14:paraId="7AB596F8" w14:textId="77777777" w:rsidR="005F7E37" w:rsidRDefault="005F7E37">
            <w:pPr>
              <w:ind w:firstLine="0"/>
              <w:jc w:val="center"/>
            </w:pPr>
            <w:r>
              <w:t>2</w:t>
            </w:r>
          </w:p>
        </w:tc>
        <w:tc>
          <w:tcPr>
            <w:tcW w:w="1559" w:type="dxa"/>
            <w:tcBorders>
              <w:top w:val="single" w:sz="4" w:space="0" w:color="auto"/>
              <w:left w:val="single" w:sz="4" w:space="0" w:color="auto"/>
              <w:bottom w:val="single" w:sz="4" w:space="0" w:color="auto"/>
              <w:right w:val="single" w:sz="4" w:space="0" w:color="auto"/>
            </w:tcBorders>
            <w:hideMark/>
          </w:tcPr>
          <w:p w14:paraId="236D9BC9" w14:textId="77777777" w:rsidR="005F7E37" w:rsidRDefault="005F7E37">
            <w:pPr>
              <w:ind w:firstLine="0"/>
              <w:jc w:val="left"/>
            </w:pPr>
            <w:r>
              <w:t xml:space="preserve">Запрос: </w:t>
            </w:r>
            <w:r>
              <w:rPr>
                <w:lang w:val="en-US"/>
              </w:rPr>
              <w:t>POST</w:t>
            </w:r>
            <w:r w:rsidRPr="005F7E37">
              <w:t xml:space="preserve"> </w:t>
            </w:r>
            <w:hyperlink r:id="rId32" w:history="1">
              <w:r>
                <w:rPr>
                  <w:rStyle w:val="af"/>
                  <w:lang w:val="en-US"/>
                </w:rPr>
                <w:t>https</w:t>
              </w:r>
              <w:r>
                <w:rPr>
                  <w:rStyle w:val="af"/>
                </w:rPr>
                <w:t>://</w:t>
              </w:r>
              <w:r>
                <w:rPr>
                  <w:rStyle w:val="af"/>
                  <w:lang w:val="en-US"/>
                </w:rPr>
                <w:t>localhost</w:t>
              </w:r>
              <w:r>
                <w:rPr>
                  <w:rStyle w:val="af"/>
                </w:rPr>
                <w:t>:44306/</w:t>
              </w:r>
              <w:r>
                <w:rPr>
                  <w:rStyle w:val="af"/>
                  <w:lang w:val="en-US"/>
                </w:rPr>
                <w:t>api</w:t>
              </w:r>
              <w:r>
                <w:rPr>
                  <w:rStyle w:val="af"/>
                </w:rPr>
                <w:t>/</w:t>
              </w:r>
              <w:r>
                <w:rPr>
                  <w:rStyle w:val="af"/>
                  <w:lang w:val="en-US"/>
                </w:rPr>
                <w:t>auth</w:t>
              </w:r>
              <w:r>
                <w:rPr>
                  <w:rStyle w:val="af"/>
                </w:rPr>
                <w:t>/</w:t>
              </w:r>
              <w:r>
                <w:rPr>
                  <w:rStyle w:val="af"/>
                  <w:lang w:val="en-US"/>
                </w:rPr>
                <w:t>sign</w:t>
              </w:r>
              <w:r>
                <w:rPr>
                  <w:rStyle w:val="af"/>
                </w:rPr>
                <w:t>-</w:t>
              </w:r>
              <w:r>
                <w:rPr>
                  <w:rStyle w:val="af"/>
                  <w:lang w:val="en-US"/>
                </w:rPr>
                <w:t>in</w:t>
              </w:r>
            </w:hyperlink>
          </w:p>
          <w:p w14:paraId="3EFE3E6B" w14:textId="77777777" w:rsidR="005F7E37" w:rsidRDefault="005F7E37">
            <w:pPr>
              <w:ind w:firstLine="0"/>
              <w:jc w:val="left"/>
              <w:rPr>
                <w:lang w:val="en-US"/>
              </w:rPr>
            </w:pPr>
            <w:r>
              <w:rPr>
                <w:lang w:val="en-US"/>
              </w:rPr>
              <w:t>Body:</w:t>
            </w:r>
          </w:p>
          <w:p w14:paraId="3AAD64E4" w14:textId="77777777" w:rsidR="005F7E37" w:rsidRDefault="005F7E37">
            <w:pPr>
              <w:spacing w:line="240" w:lineRule="auto"/>
              <w:ind w:firstLine="0"/>
              <w:jc w:val="left"/>
              <w:rPr>
                <w:sz w:val="24"/>
                <w:lang w:val="en-US"/>
              </w:rPr>
            </w:pPr>
            <w:r>
              <w:rPr>
                <w:sz w:val="24"/>
                <w:lang w:val="en-US"/>
              </w:rPr>
              <w:t>{</w:t>
            </w:r>
          </w:p>
          <w:p w14:paraId="29044663" w14:textId="77777777" w:rsidR="005F7E37" w:rsidRDefault="005F7E37">
            <w:pPr>
              <w:spacing w:line="240" w:lineRule="auto"/>
              <w:ind w:firstLine="0"/>
              <w:jc w:val="left"/>
              <w:rPr>
                <w:sz w:val="24"/>
                <w:lang w:val="en-US"/>
              </w:rPr>
            </w:pPr>
            <w:r>
              <w:rPr>
                <w:sz w:val="24"/>
                <w:lang w:val="en-US"/>
              </w:rPr>
              <w:t xml:space="preserve">    "email": "r0bari@yandex.ru",</w:t>
            </w:r>
          </w:p>
          <w:p w14:paraId="240D095A" w14:textId="77777777" w:rsidR="005F7E37" w:rsidRDefault="005F7E37">
            <w:pPr>
              <w:spacing w:line="240" w:lineRule="auto"/>
              <w:ind w:firstLine="0"/>
              <w:jc w:val="left"/>
              <w:rPr>
                <w:sz w:val="24"/>
                <w:lang w:val="en-US"/>
              </w:rPr>
            </w:pPr>
            <w:r>
              <w:rPr>
                <w:sz w:val="24"/>
                <w:lang w:val="en-US"/>
              </w:rPr>
              <w:t xml:space="preserve">    "password": "Eviguf@77"</w:t>
            </w:r>
          </w:p>
          <w:p w14:paraId="232C7CD1" w14:textId="77777777" w:rsidR="005F7E37" w:rsidRDefault="005F7E37">
            <w:pPr>
              <w:ind w:firstLine="0"/>
              <w:jc w:val="left"/>
            </w:pPr>
            <w:r>
              <w:rPr>
                <w:sz w:val="24"/>
                <w:lang w:val="en-US"/>
              </w:rPr>
              <w:t>}</w:t>
            </w:r>
          </w:p>
        </w:tc>
        <w:tc>
          <w:tcPr>
            <w:tcW w:w="4819" w:type="dxa"/>
            <w:tcBorders>
              <w:top w:val="single" w:sz="4" w:space="0" w:color="auto"/>
              <w:left w:val="single" w:sz="4" w:space="0" w:color="auto"/>
              <w:bottom w:val="single" w:sz="4" w:space="0" w:color="auto"/>
              <w:right w:val="single" w:sz="4" w:space="0" w:color="auto"/>
            </w:tcBorders>
            <w:hideMark/>
          </w:tcPr>
          <w:p w14:paraId="7CBD1D76" w14:textId="77777777" w:rsidR="005F7E37" w:rsidRDefault="005F7E37">
            <w:pPr>
              <w:spacing w:line="240" w:lineRule="auto"/>
              <w:ind w:firstLine="0"/>
              <w:jc w:val="left"/>
              <w:rPr>
                <w:sz w:val="24"/>
                <w:lang w:val="en-US"/>
              </w:rPr>
            </w:pPr>
            <w:r>
              <w:rPr>
                <w:sz w:val="24"/>
                <w:lang w:val="en-US"/>
              </w:rPr>
              <w:t>{</w:t>
            </w:r>
          </w:p>
          <w:p w14:paraId="7E203944" w14:textId="77777777" w:rsidR="005F7E37" w:rsidRDefault="005F7E37">
            <w:pPr>
              <w:spacing w:line="240" w:lineRule="auto"/>
              <w:ind w:firstLine="0"/>
              <w:jc w:val="left"/>
              <w:rPr>
                <w:sz w:val="24"/>
                <w:lang w:val="en-US"/>
              </w:rPr>
            </w:pPr>
            <w:r>
              <w:rPr>
                <w:sz w:val="24"/>
                <w:lang w:val="en-US"/>
              </w:rPr>
              <w:t xml:space="preserve">    "data": {</w:t>
            </w:r>
          </w:p>
          <w:p w14:paraId="3541DA38" w14:textId="77777777" w:rsidR="005F7E37" w:rsidRDefault="005F7E37">
            <w:pPr>
              <w:spacing w:line="240" w:lineRule="auto"/>
              <w:ind w:firstLine="0"/>
              <w:jc w:val="left"/>
              <w:rPr>
                <w:sz w:val="24"/>
                <w:lang w:val="en-US"/>
              </w:rPr>
            </w:pPr>
            <w:r>
              <w:rPr>
                <w:sz w:val="24"/>
                <w:lang w:val="en-US"/>
              </w:rPr>
              <w:t xml:space="preserve">        "userId": 4,</w:t>
            </w:r>
          </w:p>
          <w:p w14:paraId="3A5D5B34" w14:textId="77777777" w:rsidR="005F7E37" w:rsidRDefault="005F7E37">
            <w:pPr>
              <w:spacing w:line="240" w:lineRule="auto"/>
              <w:ind w:firstLine="0"/>
              <w:jc w:val="left"/>
              <w:rPr>
                <w:sz w:val="24"/>
                <w:lang w:val="en-US"/>
              </w:rPr>
            </w:pPr>
            <w:r>
              <w:rPr>
                <w:sz w:val="24"/>
                <w:lang w:val="en-US"/>
              </w:rPr>
              <w:t xml:space="preserve">        "userName": "Evgeny Sukharev",</w:t>
            </w:r>
          </w:p>
          <w:p w14:paraId="2A80B0F5" w14:textId="77777777" w:rsidR="005F7E37" w:rsidRDefault="005F7E37">
            <w:pPr>
              <w:spacing w:line="240" w:lineRule="auto"/>
              <w:ind w:firstLine="0"/>
              <w:jc w:val="left"/>
              <w:rPr>
                <w:sz w:val="24"/>
                <w:lang w:val="en-US"/>
              </w:rPr>
            </w:pPr>
            <w:r>
              <w:rPr>
                <w:sz w:val="24"/>
                <w:lang w:val="en-US"/>
              </w:rPr>
              <w:t xml:space="preserve">        "email": "r0bari@yandex.ru",</w:t>
            </w:r>
          </w:p>
          <w:p w14:paraId="26118364" w14:textId="77777777" w:rsidR="005F7E37" w:rsidRDefault="005F7E37">
            <w:pPr>
              <w:spacing w:line="240" w:lineRule="auto"/>
              <w:ind w:firstLine="0"/>
              <w:jc w:val="left"/>
              <w:rPr>
                <w:sz w:val="24"/>
                <w:lang w:val="en-US"/>
              </w:rPr>
            </w:pPr>
            <w:r>
              <w:rPr>
                <w:sz w:val="24"/>
                <w:lang w:val="en-US"/>
              </w:rPr>
              <w:t xml:space="preserve">        "isActive": true,</w:t>
            </w:r>
          </w:p>
          <w:p w14:paraId="08EA6BBF" w14:textId="77777777" w:rsidR="005F7E37" w:rsidRDefault="005F7E37">
            <w:pPr>
              <w:spacing w:line="240" w:lineRule="auto"/>
              <w:ind w:firstLine="0"/>
              <w:jc w:val="left"/>
              <w:rPr>
                <w:sz w:val="24"/>
                <w:lang w:val="en-US"/>
              </w:rPr>
            </w:pPr>
            <w:r>
              <w:rPr>
                <w:sz w:val="24"/>
                <w:lang w:val="en-US"/>
              </w:rPr>
              <w:t xml:space="preserve">        "role": 2</w:t>
            </w:r>
          </w:p>
          <w:p w14:paraId="24343EC1" w14:textId="77777777" w:rsidR="005F7E37" w:rsidRDefault="005F7E37">
            <w:pPr>
              <w:spacing w:line="240" w:lineRule="auto"/>
              <w:ind w:firstLine="0"/>
              <w:jc w:val="left"/>
              <w:rPr>
                <w:sz w:val="24"/>
                <w:lang w:val="en-US"/>
              </w:rPr>
            </w:pPr>
            <w:r>
              <w:rPr>
                <w:sz w:val="24"/>
                <w:lang w:val="en-US"/>
              </w:rPr>
              <w:t xml:space="preserve">    },</w:t>
            </w:r>
          </w:p>
          <w:p w14:paraId="035826B8" w14:textId="77777777" w:rsidR="005F7E37" w:rsidRDefault="005F7E37">
            <w:pPr>
              <w:spacing w:line="240" w:lineRule="auto"/>
              <w:ind w:firstLine="0"/>
              <w:jc w:val="left"/>
              <w:rPr>
                <w:sz w:val="24"/>
                <w:lang w:val="en-US"/>
              </w:rPr>
            </w:pPr>
            <w:r>
              <w:rPr>
                <w:sz w:val="24"/>
                <w:lang w:val="en-US"/>
              </w:rPr>
              <w:t xml:space="preserve">    "isSuccess": true,</w:t>
            </w:r>
          </w:p>
          <w:p w14:paraId="67D20196" w14:textId="77777777" w:rsidR="005F7E37" w:rsidRDefault="005F7E37">
            <w:pPr>
              <w:spacing w:line="240" w:lineRule="auto"/>
              <w:ind w:firstLine="0"/>
              <w:jc w:val="left"/>
              <w:rPr>
                <w:sz w:val="24"/>
                <w:lang w:val="en-US"/>
              </w:rPr>
            </w:pPr>
            <w:r>
              <w:rPr>
                <w:sz w:val="24"/>
                <w:lang w:val="en-US"/>
              </w:rPr>
              <w:t xml:space="preserve">    "errorMessage": null</w:t>
            </w:r>
          </w:p>
          <w:p w14:paraId="7E93BFCA" w14:textId="77777777" w:rsidR="005F7E37" w:rsidRDefault="005F7E37">
            <w:pPr>
              <w:spacing w:line="240" w:lineRule="auto"/>
              <w:ind w:firstLine="0"/>
              <w:jc w:val="left"/>
              <w:rPr>
                <w:sz w:val="24"/>
                <w:lang w:val="en-US"/>
              </w:rPr>
            </w:pPr>
            <w:r>
              <w:rPr>
                <w:sz w:val="24"/>
                <w:lang w:val="en-US"/>
              </w:rPr>
              <w:t>}</w:t>
            </w:r>
          </w:p>
        </w:tc>
        <w:tc>
          <w:tcPr>
            <w:tcW w:w="1979" w:type="dxa"/>
            <w:tcBorders>
              <w:top w:val="single" w:sz="4" w:space="0" w:color="auto"/>
              <w:left w:val="single" w:sz="4" w:space="0" w:color="auto"/>
              <w:bottom w:val="single" w:sz="4" w:space="0" w:color="auto"/>
              <w:right w:val="single" w:sz="4" w:space="0" w:color="auto"/>
            </w:tcBorders>
            <w:hideMark/>
          </w:tcPr>
          <w:p w14:paraId="0531A298" w14:textId="77777777" w:rsidR="005F7E37" w:rsidRDefault="005F7E37">
            <w:pPr>
              <w:ind w:firstLine="0"/>
              <w:jc w:val="center"/>
            </w:pPr>
            <w:r>
              <w:t>Да</w:t>
            </w:r>
          </w:p>
        </w:tc>
      </w:tr>
      <w:tr w:rsidR="005F7E37" w14:paraId="4F877E5A" w14:textId="77777777" w:rsidTr="005F7E37">
        <w:tc>
          <w:tcPr>
            <w:tcW w:w="988" w:type="dxa"/>
            <w:tcBorders>
              <w:top w:val="single" w:sz="4" w:space="0" w:color="auto"/>
              <w:left w:val="single" w:sz="4" w:space="0" w:color="auto"/>
              <w:bottom w:val="single" w:sz="4" w:space="0" w:color="auto"/>
              <w:right w:val="single" w:sz="4" w:space="0" w:color="auto"/>
            </w:tcBorders>
            <w:hideMark/>
          </w:tcPr>
          <w:p w14:paraId="53347144" w14:textId="77777777" w:rsidR="005F7E37" w:rsidRDefault="005F7E37">
            <w:pPr>
              <w:ind w:firstLine="0"/>
              <w:jc w:val="center"/>
            </w:pPr>
            <w:r>
              <w:t>3</w:t>
            </w:r>
          </w:p>
        </w:tc>
        <w:tc>
          <w:tcPr>
            <w:tcW w:w="1559" w:type="dxa"/>
            <w:tcBorders>
              <w:top w:val="single" w:sz="4" w:space="0" w:color="auto"/>
              <w:left w:val="single" w:sz="4" w:space="0" w:color="auto"/>
              <w:bottom w:val="single" w:sz="4" w:space="0" w:color="auto"/>
              <w:right w:val="single" w:sz="4" w:space="0" w:color="auto"/>
            </w:tcBorders>
            <w:hideMark/>
          </w:tcPr>
          <w:p w14:paraId="1DEA1034" w14:textId="77777777" w:rsidR="005F7E37" w:rsidRDefault="005F7E37">
            <w:pPr>
              <w:ind w:firstLine="0"/>
              <w:jc w:val="left"/>
            </w:pPr>
            <w:r>
              <w:t xml:space="preserve">Запрос: </w:t>
            </w:r>
            <w:r>
              <w:rPr>
                <w:lang w:val="en-US"/>
              </w:rPr>
              <w:t>GET</w:t>
            </w:r>
            <w:r w:rsidRPr="005F7E37">
              <w:t xml:space="preserve"> </w:t>
            </w:r>
            <w:hyperlink r:id="rId33" w:history="1">
              <w:r>
                <w:rPr>
                  <w:rStyle w:val="af"/>
                </w:rPr>
                <w:t>https://localhost:44306/api/contacts/3</w:t>
              </w:r>
            </w:hyperlink>
          </w:p>
        </w:tc>
        <w:tc>
          <w:tcPr>
            <w:tcW w:w="4819" w:type="dxa"/>
            <w:tcBorders>
              <w:top w:val="single" w:sz="4" w:space="0" w:color="auto"/>
              <w:left w:val="single" w:sz="4" w:space="0" w:color="auto"/>
              <w:bottom w:val="single" w:sz="4" w:space="0" w:color="auto"/>
              <w:right w:val="single" w:sz="4" w:space="0" w:color="auto"/>
            </w:tcBorders>
            <w:hideMark/>
          </w:tcPr>
          <w:p w14:paraId="377C4DD8" w14:textId="77777777" w:rsidR="005F7E37" w:rsidRDefault="005F7E37">
            <w:pPr>
              <w:spacing w:line="240" w:lineRule="auto"/>
              <w:ind w:firstLine="0"/>
              <w:jc w:val="left"/>
              <w:rPr>
                <w:sz w:val="24"/>
                <w:lang w:val="en-US"/>
              </w:rPr>
            </w:pPr>
            <w:r>
              <w:rPr>
                <w:sz w:val="24"/>
                <w:lang w:val="en-US"/>
              </w:rPr>
              <w:t>{</w:t>
            </w:r>
          </w:p>
          <w:p w14:paraId="36C31EBA" w14:textId="77777777" w:rsidR="005F7E37" w:rsidRDefault="005F7E37">
            <w:pPr>
              <w:spacing w:line="240" w:lineRule="auto"/>
              <w:ind w:firstLine="0"/>
              <w:jc w:val="left"/>
              <w:rPr>
                <w:sz w:val="24"/>
                <w:lang w:val="en-US"/>
              </w:rPr>
            </w:pPr>
            <w:r>
              <w:rPr>
                <w:sz w:val="24"/>
                <w:lang w:val="en-US"/>
              </w:rPr>
              <w:t xml:space="preserve">    "data": {</w:t>
            </w:r>
          </w:p>
          <w:p w14:paraId="767E9571" w14:textId="77777777" w:rsidR="005F7E37" w:rsidRDefault="005F7E37">
            <w:pPr>
              <w:spacing w:line="240" w:lineRule="auto"/>
              <w:ind w:firstLine="0"/>
              <w:jc w:val="left"/>
              <w:rPr>
                <w:sz w:val="24"/>
                <w:lang w:val="en-US"/>
              </w:rPr>
            </w:pPr>
            <w:r>
              <w:rPr>
                <w:sz w:val="24"/>
                <w:lang w:val="en-US"/>
              </w:rPr>
              <w:t xml:space="preserve">        "user": {</w:t>
            </w:r>
          </w:p>
          <w:p w14:paraId="71380204" w14:textId="77777777" w:rsidR="005F7E37" w:rsidRDefault="005F7E37">
            <w:pPr>
              <w:spacing w:line="240" w:lineRule="auto"/>
              <w:ind w:firstLine="0"/>
              <w:jc w:val="left"/>
              <w:rPr>
                <w:sz w:val="24"/>
                <w:lang w:val="en-US"/>
              </w:rPr>
            </w:pPr>
            <w:r>
              <w:rPr>
                <w:sz w:val="24"/>
                <w:lang w:val="en-US"/>
              </w:rPr>
              <w:t xml:space="preserve">            "userId": 4,</w:t>
            </w:r>
          </w:p>
          <w:p w14:paraId="0CB237EF" w14:textId="77777777" w:rsidR="005F7E37" w:rsidRDefault="005F7E37">
            <w:pPr>
              <w:spacing w:line="240" w:lineRule="auto"/>
              <w:ind w:firstLine="0"/>
              <w:jc w:val="left"/>
              <w:rPr>
                <w:sz w:val="24"/>
                <w:lang w:val="en-US"/>
              </w:rPr>
            </w:pPr>
            <w:r>
              <w:rPr>
                <w:sz w:val="24"/>
                <w:lang w:val="en-US"/>
              </w:rPr>
              <w:t xml:space="preserve">            "userName": "Evgeny Sukharev",</w:t>
            </w:r>
          </w:p>
          <w:p w14:paraId="2C1895A1" w14:textId="77777777" w:rsidR="005F7E37" w:rsidRDefault="005F7E37">
            <w:pPr>
              <w:spacing w:line="240" w:lineRule="auto"/>
              <w:ind w:firstLine="0"/>
              <w:jc w:val="left"/>
              <w:rPr>
                <w:sz w:val="24"/>
                <w:lang w:val="en-US"/>
              </w:rPr>
            </w:pPr>
            <w:r>
              <w:rPr>
                <w:sz w:val="24"/>
                <w:lang w:val="en-US"/>
              </w:rPr>
              <w:t xml:space="preserve">            "email": "r0bari@yandex.ru",</w:t>
            </w:r>
          </w:p>
          <w:p w14:paraId="4631181B" w14:textId="77777777" w:rsidR="005F7E37" w:rsidRDefault="005F7E37">
            <w:pPr>
              <w:spacing w:line="240" w:lineRule="auto"/>
              <w:ind w:firstLine="0"/>
              <w:jc w:val="left"/>
              <w:rPr>
                <w:sz w:val="24"/>
                <w:lang w:val="en-US"/>
              </w:rPr>
            </w:pPr>
            <w:r>
              <w:rPr>
                <w:sz w:val="24"/>
                <w:lang w:val="en-US"/>
              </w:rPr>
              <w:t xml:space="preserve">            "isActive": true,</w:t>
            </w:r>
          </w:p>
          <w:p w14:paraId="64769CBF" w14:textId="77777777" w:rsidR="005F7E37" w:rsidRDefault="005F7E37">
            <w:pPr>
              <w:spacing w:line="240" w:lineRule="auto"/>
              <w:ind w:firstLine="0"/>
              <w:jc w:val="left"/>
              <w:rPr>
                <w:sz w:val="24"/>
                <w:lang w:val="en-US"/>
              </w:rPr>
            </w:pPr>
            <w:r>
              <w:rPr>
                <w:sz w:val="24"/>
                <w:lang w:val="en-US"/>
              </w:rPr>
              <w:t xml:space="preserve">            "role": 2</w:t>
            </w:r>
          </w:p>
          <w:p w14:paraId="35683C88" w14:textId="77777777" w:rsidR="005F7E37" w:rsidRDefault="005F7E37">
            <w:pPr>
              <w:spacing w:line="240" w:lineRule="auto"/>
              <w:ind w:firstLine="0"/>
              <w:jc w:val="left"/>
              <w:rPr>
                <w:sz w:val="24"/>
                <w:lang w:val="en-US"/>
              </w:rPr>
            </w:pPr>
            <w:r>
              <w:rPr>
                <w:sz w:val="24"/>
                <w:lang w:val="en-US"/>
              </w:rPr>
              <w:t xml:space="preserve">        },</w:t>
            </w:r>
          </w:p>
          <w:p w14:paraId="7AE6EB85" w14:textId="77777777" w:rsidR="005F7E37" w:rsidRDefault="005F7E37">
            <w:pPr>
              <w:spacing w:line="240" w:lineRule="auto"/>
              <w:ind w:firstLine="0"/>
              <w:jc w:val="left"/>
              <w:rPr>
                <w:sz w:val="24"/>
                <w:lang w:val="en-US"/>
              </w:rPr>
            </w:pPr>
            <w:r>
              <w:rPr>
                <w:sz w:val="24"/>
                <w:lang w:val="en-US"/>
              </w:rPr>
              <w:t xml:space="preserve">        "contactId": 3,</w:t>
            </w:r>
          </w:p>
          <w:p w14:paraId="07E63D6A" w14:textId="77777777" w:rsidR="005F7E37" w:rsidRDefault="005F7E37">
            <w:pPr>
              <w:spacing w:line="240" w:lineRule="auto"/>
              <w:ind w:firstLine="0"/>
              <w:jc w:val="left"/>
              <w:rPr>
                <w:sz w:val="24"/>
                <w:lang w:val="en-US"/>
              </w:rPr>
            </w:pPr>
            <w:r>
              <w:rPr>
                <w:sz w:val="24"/>
                <w:lang w:val="en-US"/>
              </w:rPr>
              <w:t xml:space="preserve">        "userId": 4,</w:t>
            </w:r>
          </w:p>
          <w:p w14:paraId="26CEB4CC" w14:textId="77777777" w:rsidR="005F7E37" w:rsidRDefault="005F7E37">
            <w:pPr>
              <w:spacing w:line="240" w:lineRule="auto"/>
              <w:ind w:firstLine="0"/>
              <w:jc w:val="left"/>
              <w:rPr>
                <w:sz w:val="24"/>
                <w:lang w:val="en-US"/>
              </w:rPr>
            </w:pPr>
            <w:r>
              <w:rPr>
                <w:sz w:val="24"/>
                <w:lang w:val="en-US"/>
              </w:rPr>
              <w:t xml:space="preserve">        "contactEmail": "maxonfjvipon@yandex.ru",</w:t>
            </w:r>
          </w:p>
          <w:p w14:paraId="62FAACCE" w14:textId="77777777" w:rsidR="005F7E37" w:rsidRDefault="005F7E37">
            <w:pPr>
              <w:spacing w:line="240" w:lineRule="auto"/>
              <w:ind w:firstLine="0"/>
              <w:jc w:val="left"/>
              <w:rPr>
                <w:sz w:val="24"/>
                <w:lang w:val="en-US"/>
              </w:rPr>
            </w:pPr>
            <w:r>
              <w:rPr>
                <w:sz w:val="24"/>
                <w:lang w:val="en-US"/>
              </w:rPr>
              <w:t xml:space="preserve">        "contactName": "</w:t>
            </w:r>
            <w:r>
              <w:rPr>
                <w:sz w:val="24"/>
              </w:rPr>
              <w:t>Максим</w:t>
            </w:r>
            <w:r>
              <w:rPr>
                <w:sz w:val="24"/>
                <w:lang w:val="en-US"/>
              </w:rPr>
              <w:t xml:space="preserve"> </w:t>
            </w:r>
            <w:r>
              <w:rPr>
                <w:sz w:val="24"/>
              </w:rPr>
              <w:t>Трунников</w:t>
            </w:r>
            <w:r>
              <w:rPr>
                <w:sz w:val="24"/>
                <w:lang w:val="en-US"/>
              </w:rPr>
              <w:t>"</w:t>
            </w:r>
          </w:p>
          <w:p w14:paraId="45C44B9A" w14:textId="77777777" w:rsidR="005F7E37" w:rsidRDefault="005F7E37">
            <w:pPr>
              <w:spacing w:line="240" w:lineRule="auto"/>
              <w:ind w:firstLine="0"/>
              <w:jc w:val="left"/>
              <w:rPr>
                <w:sz w:val="24"/>
                <w:lang w:val="en-US"/>
              </w:rPr>
            </w:pPr>
            <w:r>
              <w:rPr>
                <w:sz w:val="24"/>
                <w:lang w:val="en-US"/>
              </w:rPr>
              <w:t xml:space="preserve">    },</w:t>
            </w:r>
          </w:p>
          <w:p w14:paraId="16953AF3" w14:textId="77777777" w:rsidR="005F7E37" w:rsidRDefault="005F7E37">
            <w:pPr>
              <w:spacing w:line="240" w:lineRule="auto"/>
              <w:ind w:firstLine="0"/>
              <w:jc w:val="left"/>
              <w:rPr>
                <w:sz w:val="24"/>
                <w:lang w:val="en-US"/>
              </w:rPr>
            </w:pPr>
            <w:r>
              <w:rPr>
                <w:sz w:val="24"/>
                <w:lang w:val="en-US"/>
              </w:rPr>
              <w:t xml:space="preserve">    "isSuccess": true,</w:t>
            </w:r>
          </w:p>
          <w:p w14:paraId="7603343F" w14:textId="77777777" w:rsidR="005F7E37" w:rsidRDefault="005F7E37">
            <w:pPr>
              <w:spacing w:line="240" w:lineRule="auto"/>
              <w:ind w:firstLine="0"/>
              <w:jc w:val="left"/>
              <w:rPr>
                <w:sz w:val="24"/>
              </w:rPr>
            </w:pPr>
            <w:r>
              <w:rPr>
                <w:sz w:val="24"/>
                <w:lang w:val="en-US"/>
              </w:rPr>
              <w:t xml:space="preserve">    </w:t>
            </w:r>
            <w:r>
              <w:rPr>
                <w:sz w:val="24"/>
              </w:rPr>
              <w:t>"errorMessage": null</w:t>
            </w:r>
          </w:p>
          <w:p w14:paraId="73F84906" w14:textId="77777777" w:rsidR="005F7E37" w:rsidRDefault="005F7E37">
            <w:pPr>
              <w:spacing w:line="240" w:lineRule="auto"/>
              <w:ind w:firstLine="0"/>
              <w:jc w:val="left"/>
              <w:rPr>
                <w:sz w:val="24"/>
              </w:rPr>
            </w:pPr>
            <w:r>
              <w:rPr>
                <w:sz w:val="24"/>
              </w:rPr>
              <w:t>}</w:t>
            </w:r>
          </w:p>
        </w:tc>
        <w:tc>
          <w:tcPr>
            <w:tcW w:w="1979" w:type="dxa"/>
            <w:tcBorders>
              <w:top w:val="single" w:sz="4" w:space="0" w:color="auto"/>
              <w:left w:val="single" w:sz="4" w:space="0" w:color="auto"/>
              <w:bottom w:val="single" w:sz="4" w:space="0" w:color="auto"/>
              <w:right w:val="single" w:sz="4" w:space="0" w:color="auto"/>
            </w:tcBorders>
            <w:hideMark/>
          </w:tcPr>
          <w:p w14:paraId="17165A00" w14:textId="77777777" w:rsidR="005F7E37" w:rsidRDefault="005F7E37">
            <w:pPr>
              <w:ind w:firstLine="0"/>
              <w:jc w:val="center"/>
            </w:pPr>
            <w:r>
              <w:t>Да</w:t>
            </w:r>
          </w:p>
        </w:tc>
      </w:tr>
    </w:tbl>
    <w:p w14:paraId="1C07200F" w14:textId="77777777" w:rsidR="005F7E37" w:rsidRDefault="005F7E37" w:rsidP="005F7E37">
      <w:pPr>
        <w:pStyle w:val="affffff4"/>
        <w:rPr>
          <w:rFonts w:cstheme="minorBidi"/>
        </w:rPr>
      </w:pPr>
    </w:p>
    <w:p w14:paraId="58659F5D" w14:textId="77777777" w:rsidR="005F7E37" w:rsidRDefault="005F7E37" w:rsidP="00663895">
      <w:pPr>
        <w:pStyle w:val="2"/>
      </w:pPr>
      <w:bookmarkStart w:id="182" w:name="_Toc73469589"/>
      <w:bookmarkStart w:id="183" w:name="_Toc73879680"/>
      <w:bookmarkStart w:id="184" w:name="_Toc73879960"/>
      <w:r>
        <w:lastRenderedPageBreak/>
        <w:t>Модульное тестирование</w:t>
      </w:r>
      <w:bookmarkEnd w:id="182"/>
      <w:bookmarkEnd w:id="183"/>
      <w:bookmarkEnd w:id="184"/>
    </w:p>
    <w:p w14:paraId="4D9F8A4D" w14:textId="2DCFA0B1" w:rsidR="005F7E37" w:rsidRDefault="005F7E37" w:rsidP="005F7E37">
      <w:r>
        <w:t>Модульное тестирование, или юнит-тестирование (англ. unit testing) — процесс в программировании, позволяющий проверить на корректность отдельные модули исходного кода программы</w:t>
      </w:r>
      <w:r w:rsidR="007C2F66" w:rsidRPr="007C2F66">
        <w:t xml:space="preserve"> </w:t>
      </w:r>
      <w:r>
        <w:t>[</w:t>
      </w:r>
      <w:r>
        <w:fldChar w:fldCharType="begin"/>
      </w:r>
      <w:r>
        <w:instrText xml:space="preserve"> REF _Ref72686972 \r \h </w:instrText>
      </w:r>
      <w:r>
        <w:fldChar w:fldCharType="separate"/>
      </w:r>
      <w:r>
        <w:t>13</w:t>
      </w:r>
      <w:r>
        <w:fldChar w:fldCharType="end"/>
      </w:r>
      <w:r>
        <w:t>].</w:t>
      </w:r>
    </w:p>
    <w:p w14:paraId="7C898BCD" w14:textId="77777777" w:rsidR="005F7E37" w:rsidRDefault="005F7E37" w:rsidP="005F7E37">
      <w:r>
        <w:t>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оттестированных местах программы, а также облегчает обнаружение и устранение таких ошибок.</w:t>
      </w:r>
    </w:p>
    <w:p w14:paraId="43C543E3" w14:textId="77777777" w:rsidR="005F7E37" w:rsidRDefault="005F7E37" w:rsidP="005F7E37">
      <w:r>
        <w:t xml:space="preserve">В рамках модульного тестирования будут созданы новые проекты </w:t>
      </w:r>
      <w:r>
        <w:rPr>
          <w:lang w:val="en-US"/>
        </w:rPr>
        <w:t>DeliveryRely</w:t>
      </w:r>
      <w:r>
        <w:t>.</w:t>
      </w:r>
      <w:r>
        <w:rPr>
          <w:lang w:val="en-US"/>
        </w:rPr>
        <w:t>ServiceLayer</w:t>
      </w:r>
      <w:r>
        <w:t>.</w:t>
      </w:r>
      <w:r>
        <w:rPr>
          <w:lang w:val="en-US"/>
        </w:rPr>
        <w:t>Tests</w:t>
      </w:r>
      <w:r w:rsidRPr="005F7E37">
        <w:t xml:space="preserve"> </w:t>
      </w:r>
      <w:r>
        <w:t xml:space="preserve">и </w:t>
      </w:r>
      <w:r>
        <w:rPr>
          <w:lang w:val="en-US"/>
        </w:rPr>
        <w:t>DeliveryRely</w:t>
      </w:r>
      <w:r>
        <w:t>.</w:t>
      </w:r>
      <w:r>
        <w:rPr>
          <w:lang w:val="en-US"/>
        </w:rPr>
        <w:t>Domain</w:t>
      </w:r>
      <w:r>
        <w:t>.</w:t>
      </w:r>
      <w:r>
        <w:rPr>
          <w:lang w:val="en-US"/>
        </w:rPr>
        <w:t>Tests</w:t>
      </w:r>
      <w:r>
        <w:t>.</w:t>
      </w:r>
    </w:p>
    <w:p w14:paraId="7A0DB854" w14:textId="5A871F9D" w:rsidR="005F7E37" w:rsidRPr="00232D7C" w:rsidRDefault="005F7E37" w:rsidP="00232D7C">
      <w:r>
        <w:t xml:space="preserve">В проекте </w:t>
      </w:r>
      <w:r>
        <w:rPr>
          <w:lang w:val="en-US"/>
        </w:rPr>
        <w:t>Delivery</w:t>
      </w:r>
      <w:r>
        <w:t>.</w:t>
      </w:r>
      <w:r>
        <w:rPr>
          <w:lang w:val="en-US"/>
        </w:rPr>
        <w:t>Domain</w:t>
      </w:r>
      <w:r>
        <w:t>.</w:t>
      </w:r>
      <w:r>
        <w:rPr>
          <w:lang w:val="en-US"/>
        </w:rPr>
        <w:t>ServiceLayer</w:t>
      </w:r>
      <w:r>
        <w:t>.</w:t>
      </w:r>
      <w:r>
        <w:rPr>
          <w:lang w:val="en-US"/>
        </w:rPr>
        <w:t>Tests</w:t>
      </w:r>
      <w:r w:rsidRPr="005F7E37">
        <w:t xml:space="preserve"> </w:t>
      </w:r>
      <w:r>
        <w:t xml:space="preserve">содержатся тесты для методов класса </w:t>
      </w:r>
      <w:r>
        <w:rPr>
          <w:lang w:val="en-US"/>
        </w:rPr>
        <w:t>Hash</w:t>
      </w:r>
      <w:r>
        <w:t xml:space="preserve"> и других вспомогательных классов, таких как </w:t>
      </w:r>
      <w:r>
        <w:rPr>
          <w:lang w:val="en-US"/>
        </w:rPr>
        <w:t>AutoMapper</w:t>
      </w:r>
      <w:r>
        <w:t xml:space="preserve">. Пример модульного теста из данного проекта представлен в </w:t>
      </w:r>
      <w:r w:rsidR="00232D7C">
        <w:t xml:space="preserve">прилож. 3 в </w:t>
      </w:r>
      <w:r>
        <w:t xml:space="preserve">листинге </w:t>
      </w:r>
      <w:r w:rsidR="00232D7C">
        <w:t>3.6.</w:t>
      </w:r>
    </w:p>
    <w:p w14:paraId="018BB737" w14:textId="78AF55C5" w:rsidR="005F7E37" w:rsidRDefault="005F7E37" w:rsidP="00232D7C">
      <w:r>
        <w:t xml:space="preserve">В проекте </w:t>
      </w:r>
      <w:r>
        <w:rPr>
          <w:lang w:val="en-US"/>
        </w:rPr>
        <w:t>DeliveryRely</w:t>
      </w:r>
      <w:r>
        <w:t>.</w:t>
      </w:r>
      <w:r>
        <w:rPr>
          <w:lang w:val="en-US"/>
        </w:rPr>
        <w:t>Domain</w:t>
      </w:r>
      <w:r>
        <w:t>.</w:t>
      </w:r>
      <w:r>
        <w:rPr>
          <w:lang w:val="en-US"/>
        </w:rPr>
        <w:t>Tests</w:t>
      </w:r>
      <w:r w:rsidRPr="005F7E37">
        <w:t xml:space="preserve"> </w:t>
      </w:r>
      <w:r>
        <w:t xml:space="preserve">содержатся тесты для методов получения (методы </w:t>
      </w:r>
      <w:r>
        <w:rPr>
          <w:lang w:val="en-US"/>
        </w:rPr>
        <w:t>Get</w:t>
      </w:r>
      <w:r>
        <w:t xml:space="preserve">…), добавления (методы </w:t>
      </w:r>
      <w:r>
        <w:rPr>
          <w:lang w:val="en-US"/>
        </w:rPr>
        <w:t>Insert</w:t>
      </w:r>
      <w:r>
        <w:t xml:space="preserve">…), изменения (методы </w:t>
      </w:r>
      <w:r>
        <w:rPr>
          <w:lang w:val="en-US"/>
        </w:rPr>
        <w:t>Update</w:t>
      </w:r>
      <w:r>
        <w:t xml:space="preserve">…) и удаления (методы </w:t>
      </w:r>
      <w:r>
        <w:rPr>
          <w:lang w:val="en-US"/>
        </w:rPr>
        <w:t>Delete</w:t>
      </w:r>
      <w:r>
        <w:t xml:space="preserve">…) класса </w:t>
      </w:r>
      <w:r>
        <w:rPr>
          <w:lang w:val="en-US"/>
        </w:rPr>
        <w:t>EFRepository</w:t>
      </w:r>
      <w:r>
        <w:t xml:space="preserve">. Пример теста представлен в </w:t>
      </w:r>
      <w:r w:rsidR="00232D7C">
        <w:t xml:space="preserve">прилож. 3 в </w:t>
      </w:r>
      <w:r>
        <w:t xml:space="preserve">листинге </w:t>
      </w:r>
      <w:r w:rsidR="00232D7C">
        <w:t>3.7</w:t>
      </w:r>
      <w:r>
        <w:t>.</w:t>
      </w:r>
    </w:p>
    <w:p w14:paraId="75535641" w14:textId="1DE126EA" w:rsidR="005F7E37" w:rsidRDefault="005F7E37" w:rsidP="005258C7">
      <w:pPr>
        <w:pStyle w:val="2"/>
      </w:pPr>
      <w:bookmarkStart w:id="185" w:name="_Toc73469590"/>
      <w:bookmarkStart w:id="186" w:name="_Toc73879681"/>
      <w:bookmarkStart w:id="187" w:name="_Toc73879961"/>
      <w:r>
        <w:t>Кроссбраузерное тестирование интерфейсов пользовательской части</w:t>
      </w:r>
      <w:bookmarkEnd w:id="185"/>
      <w:bookmarkEnd w:id="186"/>
      <w:bookmarkEnd w:id="187"/>
    </w:p>
    <w:p w14:paraId="1920DF58" w14:textId="77777777" w:rsidR="005F7E37" w:rsidRDefault="005F7E37" w:rsidP="005F7E37">
      <w:r>
        <w:t>Тестирование кроссбраузерности — вид тестирования, направленный на поддержку и правильное полное отображение программного продукта в разных браузерах, мобильных устройствах, планшетах, экранах различного размера[</w:t>
      </w:r>
      <w:r>
        <w:fldChar w:fldCharType="begin"/>
      </w:r>
      <w:r>
        <w:instrText xml:space="preserve"> REF _Ref72675909 \r \h </w:instrText>
      </w:r>
      <w:r>
        <w:fldChar w:fldCharType="separate"/>
      </w:r>
      <w:r>
        <w:t>14</w:t>
      </w:r>
      <w:r>
        <w:fldChar w:fldCharType="end"/>
      </w:r>
      <w:r>
        <w:t>].</w:t>
      </w:r>
    </w:p>
    <w:p w14:paraId="1D2503D2" w14:textId="77777777" w:rsidR="005F7E37" w:rsidRDefault="005F7E37" w:rsidP="005F7E37">
      <w:r>
        <w:t>В рамках данного тестирования в самых распространенных браузерах были проверены основные интерфейсы клиентской части.</w:t>
      </w:r>
    </w:p>
    <w:p w14:paraId="30104264" w14:textId="77777777" w:rsidR="005F7E37" w:rsidRDefault="005F7E37" w:rsidP="005F7E37">
      <w:r>
        <w:t>Список проверяемых браузеров:</w:t>
      </w:r>
    </w:p>
    <w:p w14:paraId="7ACFCB85" w14:textId="77777777" w:rsidR="005F7E37" w:rsidRDefault="005F7E37" w:rsidP="00F61418">
      <w:pPr>
        <w:pStyle w:val="a7"/>
        <w:numPr>
          <w:ilvl w:val="0"/>
          <w:numId w:val="33"/>
        </w:numPr>
      </w:pPr>
      <w:r>
        <w:rPr>
          <w:lang w:val="en-US"/>
        </w:rPr>
        <w:t>Google Chrome</w:t>
      </w:r>
      <w:r>
        <w:t xml:space="preserve"> 89.0;</w:t>
      </w:r>
    </w:p>
    <w:p w14:paraId="10BF9B50" w14:textId="77777777" w:rsidR="005F7E37" w:rsidRDefault="005F7E37" w:rsidP="00F61418">
      <w:pPr>
        <w:pStyle w:val="a7"/>
        <w:numPr>
          <w:ilvl w:val="0"/>
          <w:numId w:val="33"/>
        </w:numPr>
      </w:pPr>
      <w:r>
        <w:rPr>
          <w:lang w:val="en-US"/>
        </w:rPr>
        <w:t>Safari</w:t>
      </w:r>
      <w:r>
        <w:t xml:space="preserve"> 14;</w:t>
      </w:r>
    </w:p>
    <w:p w14:paraId="21B6186B" w14:textId="77777777" w:rsidR="005F7E37" w:rsidRDefault="005F7E37" w:rsidP="00F61418">
      <w:pPr>
        <w:pStyle w:val="a7"/>
        <w:numPr>
          <w:ilvl w:val="0"/>
          <w:numId w:val="33"/>
        </w:numPr>
      </w:pPr>
      <w:r>
        <w:rPr>
          <w:lang w:val="en-US"/>
        </w:rPr>
        <w:t>Mozilla Firefox</w:t>
      </w:r>
      <w:r>
        <w:t xml:space="preserve"> 91.6 </w:t>
      </w:r>
      <w:r>
        <w:rPr>
          <w:lang w:val="en-US"/>
        </w:rPr>
        <w:t>ESR</w:t>
      </w:r>
      <w:r>
        <w:t>;</w:t>
      </w:r>
    </w:p>
    <w:p w14:paraId="61D377DE" w14:textId="77777777" w:rsidR="005F7E37" w:rsidRDefault="005F7E37" w:rsidP="00F61418">
      <w:pPr>
        <w:pStyle w:val="a7"/>
        <w:numPr>
          <w:ilvl w:val="0"/>
          <w:numId w:val="33"/>
        </w:numPr>
      </w:pPr>
      <w:r>
        <w:rPr>
          <w:lang w:val="en-US"/>
        </w:rPr>
        <w:t>Opera</w:t>
      </w:r>
      <w:r>
        <w:t xml:space="preserve"> 12.</w:t>
      </w:r>
    </w:p>
    <w:p w14:paraId="08AA65EE" w14:textId="77777777" w:rsidR="005F7E37" w:rsidRDefault="005F7E37" w:rsidP="005F7E37">
      <w:r>
        <w:lastRenderedPageBreak/>
        <w:t>Список сравниваемых интерфейсов:</w:t>
      </w:r>
    </w:p>
    <w:p w14:paraId="0C150C9E" w14:textId="77777777" w:rsidR="005F7E37" w:rsidRDefault="005F7E37" w:rsidP="00F61418">
      <w:pPr>
        <w:pStyle w:val="a7"/>
        <w:numPr>
          <w:ilvl w:val="0"/>
          <w:numId w:val="34"/>
        </w:numPr>
      </w:pPr>
      <w:r>
        <w:t>страница авторизации;</w:t>
      </w:r>
    </w:p>
    <w:p w14:paraId="1E91C2DF" w14:textId="77777777" w:rsidR="005F7E37" w:rsidRDefault="005F7E37" w:rsidP="00F61418">
      <w:pPr>
        <w:pStyle w:val="a7"/>
        <w:numPr>
          <w:ilvl w:val="0"/>
          <w:numId w:val="34"/>
        </w:numPr>
      </w:pPr>
      <w:r>
        <w:t>главная страница;</w:t>
      </w:r>
    </w:p>
    <w:p w14:paraId="58EDA4B3" w14:textId="77777777" w:rsidR="005F7E37" w:rsidRDefault="005F7E37" w:rsidP="00F61418">
      <w:pPr>
        <w:pStyle w:val="a7"/>
        <w:numPr>
          <w:ilvl w:val="0"/>
          <w:numId w:val="34"/>
        </w:numPr>
      </w:pPr>
      <w:r>
        <w:t>список сервисов доставки;</w:t>
      </w:r>
    </w:p>
    <w:p w14:paraId="2FD45001" w14:textId="77777777" w:rsidR="005F7E37" w:rsidRDefault="005F7E37" w:rsidP="00F61418">
      <w:pPr>
        <w:pStyle w:val="a7"/>
        <w:numPr>
          <w:ilvl w:val="0"/>
          <w:numId w:val="34"/>
        </w:numPr>
      </w:pPr>
      <w:r>
        <w:t>список сообщений;</w:t>
      </w:r>
    </w:p>
    <w:p w14:paraId="7F0DFC31" w14:textId="77777777" w:rsidR="005F7E37" w:rsidRDefault="005F7E37" w:rsidP="00F61418">
      <w:pPr>
        <w:pStyle w:val="a7"/>
        <w:numPr>
          <w:ilvl w:val="0"/>
          <w:numId w:val="34"/>
        </w:numPr>
      </w:pPr>
      <w:r>
        <w:t>список контактов;</w:t>
      </w:r>
    </w:p>
    <w:p w14:paraId="5690EF17" w14:textId="77777777" w:rsidR="005F7E37" w:rsidRDefault="005F7E37" w:rsidP="00F61418">
      <w:pPr>
        <w:pStyle w:val="a7"/>
        <w:numPr>
          <w:ilvl w:val="0"/>
          <w:numId w:val="34"/>
        </w:numPr>
      </w:pPr>
      <w:r>
        <w:t>страница создания сообщения.</w:t>
      </w:r>
    </w:p>
    <w:p w14:paraId="085A3F86" w14:textId="7527084C" w:rsidR="005F7E37" w:rsidRDefault="005F7E37" w:rsidP="00CC0252">
      <w:r>
        <w:t xml:space="preserve">В качестве примера приводятся скриншоты интерфейсов страницы сообщений в браузерах </w:t>
      </w:r>
      <w:r>
        <w:rPr>
          <w:lang w:val="en-US"/>
        </w:rPr>
        <w:t>Google</w:t>
      </w:r>
      <w:r w:rsidRPr="005F7E37">
        <w:t xml:space="preserve"> </w:t>
      </w:r>
      <w:r>
        <w:rPr>
          <w:lang w:val="en-US"/>
        </w:rPr>
        <w:t>Chrome</w:t>
      </w:r>
      <w:r w:rsidRPr="005F7E37">
        <w:t xml:space="preserve"> </w:t>
      </w:r>
      <w:r>
        <w:t xml:space="preserve">(рис. </w:t>
      </w:r>
      <w:r w:rsidR="005258C7" w:rsidRPr="005258C7">
        <w:t>5</w:t>
      </w:r>
      <w:r>
        <w:t xml:space="preserve">.1) и </w:t>
      </w:r>
      <w:r>
        <w:rPr>
          <w:lang w:val="en-US"/>
        </w:rPr>
        <w:t>Opera</w:t>
      </w:r>
      <w:r w:rsidRPr="005F7E37">
        <w:t xml:space="preserve"> </w:t>
      </w:r>
      <w:r>
        <w:t xml:space="preserve">(рис. </w:t>
      </w:r>
      <w:r w:rsidR="005258C7" w:rsidRPr="005258C7">
        <w:t>5</w:t>
      </w:r>
      <w:r>
        <w:t>.2).</w:t>
      </w:r>
    </w:p>
    <w:p w14:paraId="75762FB6" w14:textId="3BB1B437" w:rsidR="00CC0252" w:rsidRDefault="00CC0252" w:rsidP="00CC0252">
      <w:r>
        <w:t xml:space="preserve">По итогам данного тестирования были выявлены определенные особенности отображения интерфейсов в некоторых браузерах. Например, последний столбец в компоненте таблицы из библиотеки </w:t>
      </w:r>
      <w:r>
        <w:rPr>
          <w:lang w:val="en-US"/>
        </w:rPr>
        <w:t>Material</w:t>
      </w:r>
      <w:r w:rsidRPr="00CC0252">
        <w:t xml:space="preserve"> </w:t>
      </w:r>
      <w:r>
        <w:t xml:space="preserve">отображался некорректно в браузере </w:t>
      </w:r>
      <w:r>
        <w:rPr>
          <w:lang w:val="en-US"/>
        </w:rPr>
        <w:t>Mozilla</w:t>
      </w:r>
      <w:r w:rsidRPr="00CC0252">
        <w:t xml:space="preserve"> </w:t>
      </w:r>
      <w:r>
        <w:rPr>
          <w:lang w:val="en-US"/>
        </w:rPr>
        <w:t>Firefox</w:t>
      </w:r>
      <w:r>
        <w:t>, из-за чего таблица становилась шире, в браузере появлялась горизонтальная полоса прокрутки, и не было видно столбца с доступными действиями.</w:t>
      </w:r>
    </w:p>
    <w:p w14:paraId="2B5B6C9C" w14:textId="512E405A" w:rsidR="00CC0252" w:rsidRPr="00CC0252" w:rsidRDefault="00873B6D" w:rsidP="00CC0252">
      <w:r>
        <w:t>Данная ошибка была исправлена изменением стилей таблицы, после чего поведение таблицы во всех браузерах стало идентичным и корректным.</w:t>
      </w:r>
    </w:p>
    <w:tbl>
      <w:tblPr>
        <w:tblStyle w:val="af9"/>
        <w:tblpPr w:leftFromText="180" w:rightFromText="180" w:vertAnchor="page" w:horzAnchor="margin" w:tblpXSpec="right" w:tblpY="1317"/>
        <w:tblW w:w="0" w:type="auto"/>
        <w:tblLook w:val="04A0" w:firstRow="1" w:lastRow="0" w:firstColumn="1" w:lastColumn="0" w:noHBand="0" w:noVBand="1"/>
      </w:tblPr>
      <w:tblGrid>
        <w:gridCol w:w="1254"/>
      </w:tblGrid>
      <w:tr w:rsidR="00CC0252" w14:paraId="6F95432A" w14:textId="77777777" w:rsidTr="00CC0252">
        <w:trPr>
          <w:cantSplit/>
          <w:trHeight w:val="14034"/>
        </w:trPr>
        <w:tc>
          <w:tcPr>
            <w:tcW w:w="1254" w:type="dxa"/>
            <w:tcBorders>
              <w:top w:val="nil"/>
              <w:left w:val="nil"/>
              <w:bottom w:val="nil"/>
              <w:right w:val="nil"/>
            </w:tcBorders>
            <w:textDirection w:val="btLr"/>
          </w:tcPr>
          <w:p w14:paraId="4482F8F2" w14:textId="7F98AF3E" w:rsidR="00CC0252" w:rsidRDefault="00CC0252" w:rsidP="00CC0252">
            <w:pPr>
              <w:pStyle w:val="affffff4"/>
            </w:pPr>
            <w:r>
              <w:lastRenderedPageBreak/>
              <w:t xml:space="preserve">Рис. </w:t>
            </w:r>
            <w:r w:rsidRPr="00216C09">
              <w:t>5</w:t>
            </w:r>
            <w:r>
              <w:t xml:space="preserve">.1. Список сообщений в </w:t>
            </w:r>
            <w:r>
              <w:rPr>
                <w:lang w:val="en-US"/>
              </w:rPr>
              <w:t>Google</w:t>
            </w:r>
            <w:r w:rsidRPr="005F7E37">
              <w:t xml:space="preserve"> </w:t>
            </w:r>
            <w:r>
              <w:rPr>
                <w:lang w:val="en-US"/>
              </w:rPr>
              <w:t>Chrome</w:t>
            </w:r>
          </w:p>
        </w:tc>
      </w:tr>
    </w:tbl>
    <w:p w14:paraId="15E648EA" w14:textId="7DF6C017" w:rsidR="00CC0252" w:rsidRDefault="00CC0252" w:rsidP="00CC0252">
      <w:pPr>
        <w:ind w:firstLine="0"/>
        <w:jc w:val="left"/>
        <w:rPr>
          <w:color w:val="000000" w:themeColor="text1"/>
        </w:rPr>
      </w:pPr>
      <w:r>
        <w:rPr>
          <w:noProof/>
          <w:lang w:eastAsia="ru-RU"/>
        </w:rPr>
        <w:drawing>
          <wp:inline distT="0" distB="0" distL="0" distR="0" wp14:anchorId="7E3420B9" wp14:editId="1E0DDFFE">
            <wp:extent cx="9251455" cy="4995251"/>
            <wp:effectExtent l="0" t="5397" r="1587" b="1588"/>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16200000">
                      <a:off x="0" y="0"/>
                      <a:ext cx="9270820" cy="5005707"/>
                    </a:xfrm>
                    <a:prstGeom prst="rect">
                      <a:avLst/>
                    </a:prstGeom>
                    <a:noFill/>
                    <a:ln>
                      <a:noFill/>
                    </a:ln>
                  </pic:spPr>
                </pic:pic>
              </a:graphicData>
            </a:graphic>
          </wp:inline>
        </w:drawing>
      </w:r>
      <w:r>
        <w:br w:type="page"/>
      </w:r>
    </w:p>
    <w:tbl>
      <w:tblPr>
        <w:tblStyle w:val="af9"/>
        <w:tblpPr w:leftFromText="180" w:rightFromText="180" w:vertAnchor="page" w:horzAnchor="margin" w:tblpXSpec="right" w:tblpY="1317"/>
        <w:tblW w:w="0" w:type="auto"/>
        <w:tblLook w:val="04A0" w:firstRow="1" w:lastRow="0" w:firstColumn="1" w:lastColumn="0" w:noHBand="0" w:noVBand="1"/>
      </w:tblPr>
      <w:tblGrid>
        <w:gridCol w:w="1254"/>
      </w:tblGrid>
      <w:tr w:rsidR="00CC0252" w14:paraId="35472C8F" w14:textId="77777777" w:rsidTr="00321997">
        <w:trPr>
          <w:cantSplit/>
          <w:trHeight w:val="14034"/>
        </w:trPr>
        <w:tc>
          <w:tcPr>
            <w:tcW w:w="1254" w:type="dxa"/>
            <w:tcBorders>
              <w:top w:val="nil"/>
              <w:left w:val="nil"/>
              <w:bottom w:val="nil"/>
              <w:right w:val="nil"/>
            </w:tcBorders>
            <w:textDirection w:val="btLr"/>
          </w:tcPr>
          <w:p w14:paraId="76730301" w14:textId="28EE3060" w:rsidR="00CC0252" w:rsidRDefault="00CC0252" w:rsidP="00321997">
            <w:pPr>
              <w:pStyle w:val="affffff4"/>
            </w:pPr>
            <w:r>
              <w:lastRenderedPageBreak/>
              <w:t>Рис.</w:t>
            </w:r>
            <w:r w:rsidRPr="005258C7">
              <w:t>5</w:t>
            </w:r>
            <w:r>
              <w:t xml:space="preserve">.2. Страница сообщений в </w:t>
            </w:r>
            <w:r>
              <w:rPr>
                <w:lang w:val="en-US"/>
              </w:rPr>
              <w:t>Opera</w:t>
            </w:r>
          </w:p>
        </w:tc>
      </w:tr>
    </w:tbl>
    <w:p w14:paraId="57B334E0" w14:textId="32BD62BD" w:rsidR="00CC0252" w:rsidRPr="00CC0252" w:rsidRDefault="00CC0252" w:rsidP="00CC0252">
      <w:pPr>
        <w:ind w:firstLine="0"/>
        <w:jc w:val="left"/>
        <w:rPr>
          <w:color w:val="000000" w:themeColor="text1"/>
        </w:rPr>
      </w:pPr>
      <w:r>
        <w:rPr>
          <w:b/>
          <w:i/>
          <w:noProof/>
          <w:lang w:eastAsia="ru-RU"/>
        </w:rPr>
        <w:drawing>
          <wp:inline distT="0" distB="0" distL="0" distR="0" wp14:anchorId="36425DB6" wp14:editId="74185E50">
            <wp:extent cx="9288493" cy="5015250"/>
            <wp:effectExtent l="2858"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6200000">
                      <a:off x="0" y="0"/>
                      <a:ext cx="9301620" cy="5022338"/>
                    </a:xfrm>
                    <a:prstGeom prst="rect">
                      <a:avLst/>
                    </a:prstGeom>
                    <a:noFill/>
                    <a:ln>
                      <a:noFill/>
                    </a:ln>
                  </pic:spPr>
                </pic:pic>
              </a:graphicData>
            </a:graphic>
          </wp:inline>
        </w:drawing>
      </w:r>
      <w:r>
        <w:br w:type="page"/>
      </w:r>
    </w:p>
    <w:p w14:paraId="56F6AC36" w14:textId="77777777" w:rsidR="00C85617" w:rsidRDefault="00C85617" w:rsidP="0092282C">
      <w:pPr>
        <w:pStyle w:val="1"/>
      </w:pPr>
      <w:bookmarkStart w:id="188" w:name="_Toc73879962"/>
      <w:r>
        <w:lastRenderedPageBreak/>
        <w:t>ОРГАНИЗАЦИОННАЯ ЧАСТЬ</w:t>
      </w:r>
      <w:bookmarkEnd w:id="188"/>
    </w:p>
    <w:p w14:paraId="5BFE4272" w14:textId="77E8C737" w:rsidR="003E5737" w:rsidRDefault="000A31F4" w:rsidP="000A31F4">
      <w:pPr>
        <w:pStyle w:val="aff0"/>
        <w:rPr>
          <w:szCs w:val="28"/>
        </w:rPr>
      </w:pPr>
      <w:r>
        <w:rPr>
          <w:szCs w:val="28"/>
        </w:rPr>
        <w:t>Тема дипломной работы связана с разработкой</w:t>
      </w:r>
      <w:r>
        <w:t xml:space="preserve"> программно</w:t>
      </w:r>
      <w:r w:rsidR="005258C7">
        <w:t>го комплекса управления надежной</w:t>
      </w:r>
      <w:r>
        <w:t xml:space="preserve"> отправки электронных писем,</w:t>
      </w:r>
      <w:r>
        <w:rPr>
          <w:szCs w:val="28"/>
        </w:rPr>
        <w:t xml:space="preserve"> предусматривающей эксплуатацию вычислительной техники и решение задач в помещениях, оборудованных ПЭВМ.</w:t>
      </w:r>
      <w:r w:rsidR="003E5737">
        <w:rPr>
          <w:szCs w:val="28"/>
        </w:rPr>
        <w:t xml:space="preserve"> </w:t>
      </w:r>
    </w:p>
    <w:p w14:paraId="655EE5FD" w14:textId="4B42D8CD" w:rsidR="00A75C5E" w:rsidRDefault="00A75C5E" w:rsidP="00A75C5E">
      <w:pPr>
        <w:pStyle w:val="affffffc"/>
      </w:pPr>
      <w:r>
        <w:t>Все требования к помещению и используемому компьютерному оборудованию отражены в Санитарных правилах и нормах СанПиН 2.2.2/2.4.1340-03 "Гигиенические требования к персональным электронно-вычислительным машинам и организации работы" [</w:t>
      </w:r>
      <w:r w:rsidRPr="00660B9C">
        <w:t>?</w:t>
      </w:r>
      <w:r>
        <w:t>] и приведены в прилож. 2.</w:t>
      </w:r>
    </w:p>
    <w:p w14:paraId="1EE9CC67" w14:textId="3907F328" w:rsidR="003E5737" w:rsidRDefault="003E5737" w:rsidP="003E5737">
      <w:pPr>
        <w:pStyle w:val="affffffc"/>
      </w:pPr>
      <w:r>
        <w:rPr>
          <w:shd w:val="clear" w:color="auto" w:fill="FFFFFF"/>
        </w:rPr>
        <w:t>При проектировании рабочего места должна быть решена проблема освещения как искусственного, так и естественного.</w:t>
      </w:r>
    </w:p>
    <w:p w14:paraId="1688A390" w14:textId="3BC5169F" w:rsidR="003E5737" w:rsidRPr="00EF567C" w:rsidRDefault="003E5737" w:rsidP="003E5737">
      <w:pPr>
        <w:pStyle w:val="aff0"/>
      </w:pPr>
      <w:r>
        <w:t>Заданные параметры:</w:t>
      </w:r>
    </w:p>
    <w:p w14:paraId="12F79AF7" w14:textId="77777777" w:rsidR="003E5737" w:rsidRDefault="003E5737" w:rsidP="003E5737">
      <w:pPr>
        <w:pStyle w:val="a0"/>
        <w:numPr>
          <w:ilvl w:val="0"/>
          <w:numId w:val="29"/>
        </w:numPr>
      </w:pPr>
      <w:r>
        <w:t>тип лампы – люминесцентная;</w:t>
      </w:r>
    </w:p>
    <w:p w14:paraId="4000AC6E" w14:textId="77777777" w:rsidR="003E5737" w:rsidRDefault="003E5737" w:rsidP="003E5737">
      <w:pPr>
        <w:pStyle w:val="a0"/>
        <w:numPr>
          <w:ilvl w:val="0"/>
          <w:numId w:val="29"/>
        </w:numPr>
      </w:pPr>
      <w:r>
        <w:t>тип светильника – ЛД;</w:t>
      </w:r>
    </w:p>
    <w:p w14:paraId="74E3C25D" w14:textId="77777777" w:rsidR="003E5737" w:rsidRDefault="003E5737" w:rsidP="003E5737">
      <w:pPr>
        <w:pStyle w:val="a0"/>
        <w:numPr>
          <w:ilvl w:val="0"/>
          <w:numId w:val="29"/>
        </w:numPr>
      </w:pPr>
      <w:r>
        <w:t xml:space="preserve">освещенность – </w:t>
      </w:r>
      <w:r w:rsidRPr="00961076">
        <w:rPr>
          <w:i/>
        </w:rPr>
        <w:t>E</w:t>
      </w:r>
      <w:r>
        <w:t xml:space="preserve"> = 300 лк;</w:t>
      </w:r>
    </w:p>
    <w:p w14:paraId="60A451C9" w14:textId="77777777" w:rsidR="003E5737" w:rsidRDefault="003E5737" w:rsidP="003E5737">
      <w:pPr>
        <w:pStyle w:val="a0"/>
        <w:numPr>
          <w:ilvl w:val="0"/>
          <w:numId w:val="29"/>
        </w:numPr>
        <w:rPr>
          <w:i/>
        </w:rPr>
      </w:pPr>
      <w:r>
        <w:t xml:space="preserve">высота помещения – </w:t>
      </w:r>
      <w:r>
        <w:rPr>
          <w:i/>
          <w:lang w:val="en-US"/>
        </w:rPr>
        <w:t>H</w:t>
      </w:r>
      <w:r w:rsidRPr="00602595">
        <w:rPr>
          <w:i/>
        </w:rPr>
        <w:t xml:space="preserve"> </w:t>
      </w:r>
      <w:r>
        <w:t>= 3,3 м</w:t>
      </w:r>
      <w:r>
        <w:rPr>
          <w:i/>
        </w:rPr>
        <w:t>;</w:t>
      </w:r>
    </w:p>
    <w:p w14:paraId="1AE26A5B" w14:textId="77777777" w:rsidR="003E5737" w:rsidRPr="00602595" w:rsidRDefault="003E5737" w:rsidP="003E5737">
      <w:pPr>
        <w:pStyle w:val="a0"/>
        <w:numPr>
          <w:ilvl w:val="0"/>
          <w:numId w:val="29"/>
        </w:numPr>
      </w:pPr>
      <w:r>
        <w:t xml:space="preserve">длина помещения – </w:t>
      </w:r>
      <w:r>
        <w:rPr>
          <w:i/>
        </w:rPr>
        <w:t>a</w:t>
      </w:r>
      <w:r>
        <w:t xml:space="preserve"> = 9 м;</w:t>
      </w:r>
    </w:p>
    <w:p w14:paraId="7B16F2D5" w14:textId="77777777" w:rsidR="003E5737" w:rsidRDefault="003E5737" w:rsidP="003E5737">
      <w:pPr>
        <w:pStyle w:val="a0"/>
        <w:numPr>
          <w:ilvl w:val="0"/>
          <w:numId w:val="29"/>
        </w:numPr>
      </w:pPr>
      <w:r>
        <w:t xml:space="preserve">ширина помещения – </w:t>
      </w:r>
      <w:r>
        <w:rPr>
          <w:i/>
        </w:rPr>
        <w:t>b</w:t>
      </w:r>
      <w:r>
        <w:t xml:space="preserve"> = 4 м;</w:t>
      </w:r>
    </w:p>
    <w:p w14:paraId="3A6EC40C" w14:textId="77777777" w:rsidR="003E5737" w:rsidRDefault="003E5737" w:rsidP="003E5737">
      <w:pPr>
        <w:pStyle w:val="a0"/>
        <w:numPr>
          <w:ilvl w:val="0"/>
          <w:numId w:val="29"/>
        </w:numPr>
      </w:pPr>
      <w:r>
        <w:t xml:space="preserve">высота подвеса светильника – </w:t>
      </w:r>
      <w:r>
        <w:rPr>
          <w:i/>
        </w:rPr>
        <w:t>hp</w:t>
      </w:r>
      <w:r>
        <w:t xml:space="preserve"> = 2,5 м.</w:t>
      </w:r>
    </w:p>
    <w:p w14:paraId="5E84133A" w14:textId="68ECB2C2" w:rsidR="003E5737" w:rsidRDefault="003E5737" w:rsidP="00A75C5E">
      <w:pPr>
        <w:pStyle w:val="affffffc"/>
      </w:pPr>
      <w:r>
        <w:t>Результаты расчетов освещения обобщены в таблице 6.1, схема расположения светильников представлена на рис. 6.1, а сами расчеты представлены в прилож. 3.</w:t>
      </w:r>
    </w:p>
    <w:p w14:paraId="0292F4EE" w14:textId="77777777" w:rsidR="003E5737" w:rsidRDefault="003E5737" w:rsidP="003E5737">
      <w:pPr>
        <w:pStyle w:val="affffffc"/>
        <w:ind w:firstLine="0"/>
        <w:jc w:val="right"/>
        <w:rPr>
          <w:b/>
        </w:rPr>
      </w:pPr>
      <w:r>
        <w:rPr>
          <w:b/>
        </w:rPr>
        <w:t>Таблица 6.1</w:t>
      </w:r>
    </w:p>
    <w:p w14:paraId="5ACB0F46" w14:textId="77777777" w:rsidR="003E5737" w:rsidRDefault="003E5737" w:rsidP="003E5737">
      <w:pPr>
        <w:pStyle w:val="affffff4"/>
      </w:pPr>
      <w:r>
        <w:t>Результаты расчётов параметров осветительной установки</w:t>
      </w:r>
    </w:p>
    <w:p w14:paraId="3B15CED8" w14:textId="77777777" w:rsidR="003E5737" w:rsidRDefault="003E5737" w:rsidP="003E5737">
      <w:pPr>
        <w:pStyle w:val="221"/>
        <w:spacing w:after="0"/>
        <w:ind w:firstLine="709"/>
        <w:rPr>
          <w:snapToGrid w:val="0"/>
          <w:sz w:val="20"/>
        </w:rPr>
      </w:pPr>
    </w:p>
    <w:tbl>
      <w:tblPr>
        <w:tblW w:w="9804"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567"/>
        <w:gridCol w:w="1077"/>
        <w:gridCol w:w="1268"/>
        <w:gridCol w:w="1332"/>
        <w:gridCol w:w="1285"/>
        <w:gridCol w:w="1552"/>
        <w:gridCol w:w="1395"/>
        <w:gridCol w:w="1328"/>
      </w:tblGrid>
      <w:tr w:rsidR="003E5737" w14:paraId="580C1025" w14:textId="77777777" w:rsidTr="005819D1">
        <w:trPr>
          <w:trHeight w:val="549"/>
        </w:trPr>
        <w:tc>
          <w:tcPr>
            <w:tcW w:w="567" w:type="dxa"/>
            <w:vMerge w:val="restart"/>
            <w:tcBorders>
              <w:top w:val="single" w:sz="12" w:space="0" w:color="auto"/>
              <w:left w:val="single" w:sz="12" w:space="0" w:color="auto"/>
              <w:bottom w:val="single" w:sz="12" w:space="0" w:color="auto"/>
              <w:right w:val="single" w:sz="12" w:space="0" w:color="auto"/>
            </w:tcBorders>
            <w:vAlign w:val="center"/>
            <w:hideMark/>
          </w:tcPr>
          <w:p w14:paraId="4EACF9DA"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w:t>
            </w:r>
          </w:p>
          <w:p w14:paraId="5CFA01AD"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п</w:t>
            </w:r>
            <w:r>
              <w:rPr>
                <w:snapToGrid w:val="0"/>
                <w:sz w:val="24"/>
                <w:szCs w:val="24"/>
                <w:lang w:val="en-US" w:eastAsia="en-US"/>
              </w:rPr>
              <w:t>/</w:t>
            </w:r>
            <w:r>
              <w:rPr>
                <w:snapToGrid w:val="0"/>
                <w:sz w:val="24"/>
                <w:szCs w:val="24"/>
                <w:lang w:eastAsia="en-US"/>
              </w:rPr>
              <w:t>п</w:t>
            </w:r>
          </w:p>
        </w:tc>
        <w:tc>
          <w:tcPr>
            <w:tcW w:w="1077" w:type="dxa"/>
            <w:vMerge w:val="restart"/>
            <w:tcBorders>
              <w:top w:val="single" w:sz="12" w:space="0" w:color="auto"/>
              <w:left w:val="single" w:sz="12" w:space="0" w:color="auto"/>
              <w:bottom w:val="single" w:sz="12" w:space="0" w:color="auto"/>
              <w:right w:val="single" w:sz="12" w:space="0" w:color="auto"/>
            </w:tcBorders>
            <w:vAlign w:val="center"/>
            <w:hideMark/>
          </w:tcPr>
          <w:p w14:paraId="7E1F2FBF"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Тип</w:t>
            </w:r>
          </w:p>
          <w:p w14:paraId="0D77B3CB"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лампы</w:t>
            </w:r>
          </w:p>
        </w:tc>
        <w:tc>
          <w:tcPr>
            <w:tcW w:w="1268" w:type="dxa"/>
            <w:vMerge w:val="restart"/>
            <w:tcBorders>
              <w:top w:val="single" w:sz="12" w:space="0" w:color="auto"/>
              <w:left w:val="single" w:sz="12" w:space="0" w:color="auto"/>
              <w:bottom w:val="single" w:sz="12" w:space="0" w:color="auto"/>
              <w:right w:val="single" w:sz="12" w:space="0" w:color="auto"/>
            </w:tcBorders>
            <w:vAlign w:val="center"/>
            <w:hideMark/>
          </w:tcPr>
          <w:p w14:paraId="44391A8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Световой</w:t>
            </w:r>
          </w:p>
          <w:p w14:paraId="5DBBBE8D"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 xml:space="preserve">поток лампы </w:t>
            </w:r>
            <w:r>
              <w:rPr>
                <w:b/>
                <w:snapToGrid w:val="0"/>
                <w:sz w:val="24"/>
                <w:szCs w:val="24"/>
                <w:lang w:eastAsia="en-US"/>
              </w:rPr>
              <w:t>Ф</w:t>
            </w:r>
            <w:r>
              <w:rPr>
                <w:snapToGrid w:val="0"/>
                <w:sz w:val="24"/>
                <w:szCs w:val="24"/>
                <w:lang w:eastAsia="en-US"/>
              </w:rPr>
              <w:t>, лм</w:t>
            </w:r>
          </w:p>
        </w:tc>
        <w:tc>
          <w:tcPr>
            <w:tcW w:w="2617" w:type="dxa"/>
            <w:gridSpan w:val="2"/>
            <w:tcBorders>
              <w:top w:val="single" w:sz="12" w:space="0" w:color="auto"/>
              <w:left w:val="single" w:sz="12" w:space="0" w:color="auto"/>
              <w:bottom w:val="single" w:sz="4" w:space="0" w:color="auto"/>
              <w:right w:val="single" w:sz="12" w:space="0" w:color="auto"/>
            </w:tcBorders>
            <w:vAlign w:val="center"/>
            <w:hideMark/>
          </w:tcPr>
          <w:p w14:paraId="068A1DB0" w14:textId="77777777" w:rsidR="003E5737" w:rsidRDefault="003E5737" w:rsidP="005819D1">
            <w:pPr>
              <w:pStyle w:val="221"/>
              <w:spacing w:after="0" w:line="252" w:lineRule="auto"/>
              <w:ind w:firstLine="0"/>
              <w:jc w:val="center"/>
              <w:rPr>
                <w:snapToGrid w:val="0"/>
                <w:sz w:val="24"/>
                <w:szCs w:val="24"/>
                <w:lang w:eastAsia="en-US"/>
              </w:rPr>
            </w:pPr>
            <w:r>
              <w:rPr>
                <w:sz w:val="24"/>
                <w:szCs w:val="24"/>
                <w:lang w:eastAsia="en-US"/>
              </w:rPr>
              <w:t>Количество</w:t>
            </w:r>
            <w:r>
              <w:rPr>
                <w:snapToGrid w:val="0"/>
                <w:sz w:val="24"/>
                <w:szCs w:val="24"/>
                <w:lang w:eastAsia="en-US"/>
              </w:rPr>
              <w:t xml:space="preserve"> </w:t>
            </w:r>
          </w:p>
          <w:p w14:paraId="7BA1A314"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светильников</w:t>
            </w:r>
          </w:p>
        </w:tc>
        <w:tc>
          <w:tcPr>
            <w:tcW w:w="1552" w:type="dxa"/>
            <w:vMerge w:val="restart"/>
            <w:tcBorders>
              <w:top w:val="single" w:sz="12" w:space="0" w:color="auto"/>
              <w:left w:val="single" w:sz="12" w:space="0" w:color="auto"/>
              <w:bottom w:val="single" w:sz="12" w:space="0" w:color="auto"/>
              <w:right w:val="single" w:sz="12" w:space="0" w:color="auto"/>
            </w:tcBorders>
            <w:vAlign w:val="center"/>
            <w:hideMark/>
          </w:tcPr>
          <w:p w14:paraId="02FA34AC"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Отклонение</w:t>
            </w:r>
          </w:p>
          <w:p w14:paraId="53C36E72" w14:textId="77777777" w:rsidR="003E5737" w:rsidRDefault="003E5737" w:rsidP="005819D1">
            <w:pPr>
              <w:pStyle w:val="221"/>
              <w:spacing w:after="0" w:line="252" w:lineRule="auto"/>
              <w:ind w:firstLine="0"/>
              <w:jc w:val="center"/>
              <w:rPr>
                <w:snapToGrid w:val="0"/>
                <w:sz w:val="24"/>
                <w:szCs w:val="24"/>
                <w:lang w:eastAsia="en-US"/>
              </w:rPr>
            </w:pPr>
            <w:r>
              <w:rPr>
                <w:b/>
                <w:snapToGrid w:val="0"/>
                <w:sz w:val="24"/>
                <w:szCs w:val="24"/>
                <w:lang w:val="en-US" w:eastAsia="en-US"/>
              </w:rPr>
              <w:t>n</w:t>
            </w:r>
            <w:r>
              <w:rPr>
                <w:b/>
                <w:snapToGrid w:val="0"/>
                <w:sz w:val="24"/>
                <w:szCs w:val="24"/>
                <w:vertAlign w:val="subscript"/>
                <w:lang w:eastAsia="en-US"/>
              </w:rPr>
              <w:t>пр</w:t>
            </w:r>
            <w:r>
              <w:rPr>
                <w:snapToGrid w:val="0"/>
                <w:sz w:val="24"/>
                <w:szCs w:val="24"/>
                <w:lang w:eastAsia="en-US"/>
              </w:rPr>
              <w:t xml:space="preserve"> от </w:t>
            </w:r>
            <w:r>
              <w:rPr>
                <w:b/>
                <w:snapToGrid w:val="0"/>
                <w:sz w:val="24"/>
                <w:szCs w:val="24"/>
                <w:lang w:val="en-US" w:eastAsia="en-US"/>
              </w:rPr>
              <w:t>n</w:t>
            </w:r>
            <w:r>
              <w:rPr>
                <w:b/>
                <w:snapToGrid w:val="0"/>
                <w:sz w:val="24"/>
                <w:szCs w:val="24"/>
                <w:vertAlign w:val="subscript"/>
                <w:lang w:eastAsia="en-US"/>
              </w:rPr>
              <w:t>расч</w:t>
            </w:r>
            <w:r>
              <w:rPr>
                <w:snapToGrid w:val="0"/>
                <w:sz w:val="24"/>
                <w:szCs w:val="24"/>
                <w:lang w:eastAsia="en-US"/>
              </w:rPr>
              <w:t>, %</w:t>
            </w:r>
          </w:p>
        </w:tc>
        <w:tc>
          <w:tcPr>
            <w:tcW w:w="1395" w:type="dxa"/>
            <w:vMerge w:val="restart"/>
            <w:tcBorders>
              <w:top w:val="single" w:sz="12" w:space="0" w:color="auto"/>
              <w:left w:val="single" w:sz="12" w:space="0" w:color="auto"/>
              <w:bottom w:val="single" w:sz="12" w:space="0" w:color="auto"/>
              <w:right w:val="single" w:sz="12" w:space="0" w:color="auto"/>
            </w:tcBorders>
            <w:vAlign w:val="center"/>
            <w:hideMark/>
          </w:tcPr>
          <w:p w14:paraId="0B70DB9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Мощность</w:t>
            </w:r>
          </w:p>
          <w:p w14:paraId="03A507FA"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лампы, Вт</w:t>
            </w:r>
          </w:p>
        </w:tc>
        <w:tc>
          <w:tcPr>
            <w:tcW w:w="1328" w:type="dxa"/>
            <w:vMerge w:val="restart"/>
            <w:tcBorders>
              <w:top w:val="single" w:sz="12" w:space="0" w:color="auto"/>
              <w:left w:val="single" w:sz="12" w:space="0" w:color="auto"/>
              <w:bottom w:val="single" w:sz="12" w:space="0" w:color="auto"/>
              <w:right w:val="single" w:sz="12" w:space="0" w:color="auto"/>
            </w:tcBorders>
            <w:vAlign w:val="center"/>
            <w:hideMark/>
          </w:tcPr>
          <w:p w14:paraId="6D2FA64F"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 xml:space="preserve">Полная мощность </w:t>
            </w:r>
            <w:r>
              <w:rPr>
                <w:b/>
                <w:snapToGrid w:val="0"/>
                <w:sz w:val="24"/>
                <w:szCs w:val="24"/>
                <w:lang w:val="en-US" w:eastAsia="en-US"/>
              </w:rPr>
              <w:t>N</w:t>
            </w:r>
            <w:r>
              <w:rPr>
                <w:snapToGrid w:val="0"/>
                <w:sz w:val="24"/>
                <w:szCs w:val="24"/>
                <w:lang w:eastAsia="en-US"/>
              </w:rPr>
              <w:t>, Вт</w:t>
            </w:r>
          </w:p>
        </w:tc>
      </w:tr>
      <w:tr w:rsidR="003E5737" w14:paraId="2EC9E037" w14:textId="77777777" w:rsidTr="005819D1">
        <w:tc>
          <w:tcPr>
            <w:tcW w:w="0" w:type="auto"/>
            <w:vMerge/>
            <w:tcBorders>
              <w:top w:val="single" w:sz="12" w:space="0" w:color="auto"/>
              <w:left w:val="single" w:sz="12" w:space="0" w:color="auto"/>
              <w:bottom w:val="single" w:sz="12" w:space="0" w:color="auto"/>
              <w:right w:val="single" w:sz="12" w:space="0" w:color="auto"/>
            </w:tcBorders>
            <w:vAlign w:val="center"/>
            <w:hideMark/>
          </w:tcPr>
          <w:p w14:paraId="61D44790" w14:textId="77777777" w:rsidR="003E5737" w:rsidRDefault="003E5737" w:rsidP="005819D1">
            <w:pPr>
              <w:spacing w:line="256" w:lineRule="auto"/>
              <w:ind w:firstLine="0"/>
              <w:jc w:val="left"/>
              <w:rPr>
                <w:rFonts w:eastAsia="Times New Roman" w:cs="Times New Roman"/>
                <w:snapToGrid w:val="0"/>
                <w:sz w:val="24"/>
                <w:szCs w:val="24"/>
              </w:rPr>
            </w:pPr>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27CA3D46" w14:textId="77777777" w:rsidR="003E5737" w:rsidRDefault="003E5737" w:rsidP="005819D1">
            <w:pPr>
              <w:spacing w:line="256" w:lineRule="auto"/>
              <w:ind w:firstLine="0"/>
              <w:jc w:val="left"/>
              <w:rPr>
                <w:rFonts w:eastAsia="Times New Roman" w:cs="Times New Roman"/>
                <w:snapToGrid w:val="0"/>
                <w:sz w:val="24"/>
                <w:szCs w:val="24"/>
              </w:rPr>
            </w:pPr>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149D77BB" w14:textId="77777777" w:rsidR="003E5737" w:rsidRDefault="003E5737" w:rsidP="005819D1">
            <w:pPr>
              <w:spacing w:line="256" w:lineRule="auto"/>
              <w:ind w:firstLine="0"/>
              <w:jc w:val="left"/>
              <w:rPr>
                <w:rFonts w:eastAsia="Times New Roman" w:cs="Times New Roman"/>
                <w:snapToGrid w:val="0"/>
                <w:sz w:val="24"/>
                <w:szCs w:val="24"/>
              </w:rPr>
            </w:pPr>
          </w:p>
        </w:tc>
        <w:tc>
          <w:tcPr>
            <w:tcW w:w="1332" w:type="dxa"/>
            <w:tcBorders>
              <w:top w:val="single" w:sz="4" w:space="0" w:color="auto"/>
              <w:left w:val="single" w:sz="12" w:space="0" w:color="auto"/>
              <w:bottom w:val="single" w:sz="12" w:space="0" w:color="auto"/>
              <w:right w:val="single" w:sz="12" w:space="0" w:color="auto"/>
            </w:tcBorders>
            <w:vAlign w:val="center"/>
            <w:hideMark/>
          </w:tcPr>
          <w:p w14:paraId="7806F77A"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расчётное</w:t>
            </w:r>
          </w:p>
          <w:p w14:paraId="3E510C84" w14:textId="77777777" w:rsidR="003E5737" w:rsidRDefault="003E5737" w:rsidP="005819D1">
            <w:pPr>
              <w:pStyle w:val="221"/>
              <w:spacing w:after="0" w:line="252" w:lineRule="auto"/>
              <w:ind w:firstLine="0"/>
              <w:jc w:val="center"/>
              <w:rPr>
                <w:b/>
                <w:snapToGrid w:val="0"/>
                <w:sz w:val="24"/>
                <w:szCs w:val="24"/>
                <w:vertAlign w:val="subscript"/>
                <w:lang w:eastAsia="en-US"/>
              </w:rPr>
            </w:pPr>
            <w:r>
              <w:rPr>
                <w:b/>
                <w:snapToGrid w:val="0"/>
                <w:sz w:val="24"/>
                <w:szCs w:val="24"/>
                <w:lang w:val="en-US" w:eastAsia="en-US"/>
              </w:rPr>
              <w:t>n</w:t>
            </w:r>
            <w:r>
              <w:rPr>
                <w:b/>
                <w:snapToGrid w:val="0"/>
                <w:sz w:val="24"/>
                <w:szCs w:val="24"/>
                <w:vertAlign w:val="subscript"/>
                <w:lang w:eastAsia="en-US"/>
              </w:rPr>
              <w:t>расч</w:t>
            </w:r>
          </w:p>
        </w:tc>
        <w:tc>
          <w:tcPr>
            <w:tcW w:w="1285" w:type="dxa"/>
            <w:tcBorders>
              <w:top w:val="single" w:sz="4" w:space="0" w:color="auto"/>
              <w:left w:val="single" w:sz="12" w:space="0" w:color="auto"/>
              <w:bottom w:val="single" w:sz="12" w:space="0" w:color="auto"/>
              <w:right w:val="single" w:sz="12" w:space="0" w:color="auto"/>
            </w:tcBorders>
            <w:vAlign w:val="center"/>
            <w:hideMark/>
          </w:tcPr>
          <w:p w14:paraId="4659EDE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принятое</w:t>
            </w:r>
          </w:p>
          <w:p w14:paraId="0308C1D7" w14:textId="77777777" w:rsidR="003E5737" w:rsidRDefault="003E5737" w:rsidP="005819D1">
            <w:pPr>
              <w:pStyle w:val="221"/>
              <w:spacing w:after="0" w:line="252" w:lineRule="auto"/>
              <w:ind w:firstLine="0"/>
              <w:jc w:val="center"/>
              <w:rPr>
                <w:snapToGrid w:val="0"/>
                <w:sz w:val="24"/>
                <w:szCs w:val="24"/>
                <w:lang w:eastAsia="en-US"/>
              </w:rPr>
            </w:pPr>
            <w:r>
              <w:rPr>
                <w:b/>
                <w:snapToGrid w:val="0"/>
                <w:sz w:val="24"/>
                <w:szCs w:val="24"/>
                <w:lang w:val="en-US" w:eastAsia="en-US"/>
              </w:rPr>
              <w:t>n</w:t>
            </w:r>
            <w:r>
              <w:rPr>
                <w:b/>
                <w:snapToGrid w:val="0"/>
                <w:sz w:val="24"/>
                <w:szCs w:val="24"/>
                <w:vertAlign w:val="subscript"/>
                <w:lang w:eastAsia="en-US"/>
              </w:rPr>
              <w:t>пр</w:t>
            </w:r>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0200FF72" w14:textId="77777777" w:rsidR="003E5737" w:rsidRDefault="003E5737" w:rsidP="005819D1">
            <w:pPr>
              <w:spacing w:line="256" w:lineRule="auto"/>
              <w:ind w:firstLine="0"/>
              <w:jc w:val="left"/>
              <w:rPr>
                <w:rFonts w:eastAsia="Times New Roman" w:cs="Times New Roman"/>
                <w:snapToGrid w:val="0"/>
                <w:sz w:val="24"/>
                <w:szCs w:val="24"/>
              </w:rPr>
            </w:pPr>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7B545D94" w14:textId="77777777" w:rsidR="003E5737" w:rsidRDefault="003E5737" w:rsidP="005819D1">
            <w:pPr>
              <w:spacing w:line="256" w:lineRule="auto"/>
              <w:ind w:firstLine="0"/>
              <w:jc w:val="left"/>
              <w:rPr>
                <w:rFonts w:eastAsia="Times New Roman" w:cs="Times New Roman"/>
                <w:snapToGrid w:val="0"/>
                <w:sz w:val="24"/>
                <w:szCs w:val="24"/>
              </w:rPr>
            </w:pPr>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6E96EB32" w14:textId="77777777" w:rsidR="003E5737" w:rsidRDefault="003E5737" w:rsidP="005819D1">
            <w:pPr>
              <w:spacing w:line="256" w:lineRule="auto"/>
              <w:ind w:firstLine="0"/>
              <w:jc w:val="left"/>
              <w:rPr>
                <w:rFonts w:eastAsia="Times New Roman" w:cs="Times New Roman"/>
                <w:snapToGrid w:val="0"/>
                <w:sz w:val="24"/>
                <w:szCs w:val="24"/>
              </w:rPr>
            </w:pPr>
          </w:p>
        </w:tc>
      </w:tr>
      <w:tr w:rsidR="003E5737" w14:paraId="3AC843AA" w14:textId="77777777" w:rsidTr="005819D1">
        <w:tc>
          <w:tcPr>
            <w:tcW w:w="567" w:type="dxa"/>
            <w:tcBorders>
              <w:top w:val="single" w:sz="12" w:space="0" w:color="auto"/>
              <w:left w:val="single" w:sz="12" w:space="0" w:color="auto"/>
              <w:bottom w:val="single" w:sz="4" w:space="0" w:color="auto"/>
              <w:right w:val="single" w:sz="12" w:space="0" w:color="auto"/>
            </w:tcBorders>
            <w:vAlign w:val="center"/>
            <w:hideMark/>
          </w:tcPr>
          <w:p w14:paraId="11AB6BFC"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1</w:t>
            </w:r>
          </w:p>
        </w:tc>
        <w:tc>
          <w:tcPr>
            <w:tcW w:w="1077" w:type="dxa"/>
            <w:tcBorders>
              <w:top w:val="single" w:sz="12" w:space="0" w:color="auto"/>
              <w:left w:val="single" w:sz="12" w:space="0" w:color="auto"/>
              <w:bottom w:val="single" w:sz="4" w:space="0" w:color="auto"/>
              <w:right w:val="single" w:sz="12" w:space="0" w:color="auto"/>
            </w:tcBorders>
            <w:vAlign w:val="center"/>
          </w:tcPr>
          <w:p w14:paraId="785A5964" w14:textId="77777777" w:rsidR="003E5737" w:rsidRDefault="003E5737" w:rsidP="005819D1">
            <w:pPr>
              <w:pStyle w:val="affffffc"/>
              <w:spacing w:line="240" w:lineRule="auto"/>
              <w:ind w:hanging="58"/>
              <w:jc w:val="center"/>
              <w:rPr>
                <w:sz w:val="24"/>
                <w:szCs w:val="24"/>
                <w:lang w:eastAsia="en-US"/>
              </w:rPr>
            </w:pPr>
          </w:p>
          <w:p w14:paraId="3D245008" w14:textId="77777777" w:rsidR="003E5737" w:rsidRDefault="003E5737" w:rsidP="005819D1">
            <w:pPr>
              <w:pStyle w:val="affffffc"/>
              <w:spacing w:line="240" w:lineRule="auto"/>
              <w:ind w:hanging="58"/>
              <w:jc w:val="center"/>
              <w:rPr>
                <w:sz w:val="24"/>
                <w:szCs w:val="24"/>
                <w:lang w:eastAsia="en-US"/>
              </w:rPr>
            </w:pPr>
            <w:r>
              <w:rPr>
                <w:sz w:val="24"/>
                <w:szCs w:val="24"/>
                <w:lang w:eastAsia="en-US"/>
              </w:rPr>
              <w:t>ЛД-65</w:t>
            </w:r>
          </w:p>
          <w:p w14:paraId="351F22BE" w14:textId="77777777" w:rsidR="003E5737" w:rsidRDefault="003E5737" w:rsidP="005819D1">
            <w:pPr>
              <w:pStyle w:val="affffffc"/>
              <w:spacing w:line="240" w:lineRule="auto"/>
              <w:ind w:hanging="58"/>
              <w:jc w:val="center"/>
              <w:rPr>
                <w:snapToGrid w:val="0"/>
                <w:sz w:val="24"/>
                <w:szCs w:val="24"/>
                <w:lang w:eastAsia="en-US"/>
              </w:rPr>
            </w:pPr>
          </w:p>
        </w:tc>
        <w:tc>
          <w:tcPr>
            <w:tcW w:w="1268" w:type="dxa"/>
            <w:tcBorders>
              <w:top w:val="single" w:sz="12" w:space="0" w:color="auto"/>
              <w:left w:val="single" w:sz="12" w:space="0" w:color="auto"/>
              <w:bottom w:val="single" w:sz="4" w:space="0" w:color="auto"/>
              <w:right w:val="single" w:sz="12" w:space="0" w:color="auto"/>
            </w:tcBorders>
            <w:vAlign w:val="center"/>
            <w:hideMark/>
          </w:tcPr>
          <w:p w14:paraId="068492B7" w14:textId="77777777" w:rsidR="003E5737" w:rsidRDefault="003E5737" w:rsidP="005819D1">
            <w:pPr>
              <w:pStyle w:val="221"/>
              <w:spacing w:after="0" w:line="252" w:lineRule="auto"/>
              <w:ind w:firstLine="0"/>
              <w:jc w:val="center"/>
              <w:rPr>
                <w:snapToGrid w:val="0"/>
                <w:sz w:val="24"/>
                <w:szCs w:val="24"/>
                <w:lang w:val="en-US" w:eastAsia="en-US"/>
              </w:rPr>
            </w:pPr>
            <w:r>
              <w:rPr>
                <w:snapToGrid w:val="0"/>
                <w:sz w:val="24"/>
                <w:szCs w:val="24"/>
                <w:lang w:val="en-US" w:eastAsia="en-US"/>
              </w:rPr>
              <w:t>3390</w:t>
            </w:r>
          </w:p>
        </w:tc>
        <w:tc>
          <w:tcPr>
            <w:tcW w:w="1332" w:type="dxa"/>
            <w:tcBorders>
              <w:top w:val="single" w:sz="12" w:space="0" w:color="auto"/>
              <w:left w:val="single" w:sz="12" w:space="0" w:color="auto"/>
              <w:bottom w:val="single" w:sz="4" w:space="0" w:color="auto"/>
              <w:right w:val="single" w:sz="12" w:space="0" w:color="auto"/>
            </w:tcBorders>
            <w:vAlign w:val="center"/>
            <w:hideMark/>
          </w:tcPr>
          <w:p w14:paraId="26FD391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6,37</w:t>
            </w:r>
          </w:p>
        </w:tc>
        <w:tc>
          <w:tcPr>
            <w:tcW w:w="1285" w:type="dxa"/>
            <w:tcBorders>
              <w:top w:val="single" w:sz="12" w:space="0" w:color="auto"/>
              <w:left w:val="single" w:sz="12" w:space="0" w:color="auto"/>
              <w:bottom w:val="single" w:sz="4" w:space="0" w:color="auto"/>
              <w:right w:val="single" w:sz="12" w:space="0" w:color="auto"/>
            </w:tcBorders>
            <w:vAlign w:val="center"/>
            <w:hideMark/>
          </w:tcPr>
          <w:p w14:paraId="5B84138D"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6</w:t>
            </w:r>
          </w:p>
        </w:tc>
        <w:tc>
          <w:tcPr>
            <w:tcW w:w="1552" w:type="dxa"/>
            <w:tcBorders>
              <w:top w:val="single" w:sz="12" w:space="0" w:color="auto"/>
              <w:left w:val="single" w:sz="12" w:space="0" w:color="auto"/>
              <w:bottom w:val="single" w:sz="4" w:space="0" w:color="auto"/>
              <w:right w:val="single" w:sz="12" w:space="0" w:color="auto"/>
            </w:tcBorders>
            <w:vAlign w:val="center"/>
            <w:hideMark/>
          </w:tcPr>
          <w:p w14:paraId="74EEED26"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-5,80</w:t>
            </w:r>
          </w:p>
        </w:tc>
        <w:tc>
          <w:tcPr>
            <w:tcW w:w="1395" w:type="dxa"/>
            <w:tcBorders>
              <w:top w:val="single" w:sz="12" w:space="0" w:color="auto"/>
              <w:left w:val="single" w:sz="12" w:space="0" w:color="auto"/>
              <w:bottom w:val="single" w:sz="4" w:space="0" w:color="auto"/>
              <w:right w:val="single" w:sz="12" w:space="0" w:color="auto"/>
            </w:tcBorders>
            <w:vAlign w:val="center"/>
            <w:hideMark/>
          </w:tcPr>
          <w:p w14:paraId="0D0CBE59"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65</w:t>
            </w:r>
          </w:p>
        </w:tc>
        <w:tc>
          <w:tcPr>
            <w:tcW w:w="1328" w:type="dxa"/>
            <w:tcBorders>
              <w:top w:val="single" w:sz="12" w:space="0" w:color="auto"/>
              <w:left w:val="single" w:sz="12" w:space="0" w:color="auto"/>
              <w:bottom w:val="single" w:sz="4" w:space="0" w:color="auto"/>
              <w:right w:val="single" w:sz="12" w:space="0" w:color="auto"/>
            </w:tcBorders>
            <w:vAlign w:val="center"/>
            <w:hideMark/>
          </w:tcPr>
          <w:p w14:paraId="3CEF136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780</w:t>
            </w:r>
          </w:p>
        </w:tc>
      </w:tr>
      <w:tr w:rsidR="003E5737" w14:paraId="25089810" w14:textId="77777777" w:rsidTr="005819D1">
        <w:tc>
          <w:tcPr>
            <w:tcW w:w="567" w:type="dxa"/>
            <w:tcBorders>
              <w:top w:val="single" w:sz="4" w:space="0" w:color="auto"/>
              <w:left w:val="single" w:sz="12" w:space="0" w:color="auto"/>
              <w:bottom w:val="single" w:sz="12" w:space="0" w:color="auto"/>
              <w:right w:val="single" w:sz="12" w:space="0" w:color="auto"/>
            </w:tcBorders>
            <w:vAlign w:val="center"/>
            <w:hideMark/>
          </w:tcPr>
          <w:p w14:paraId="2FD8A42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2</w:t>
            </w:r>
          </w:p>
        </w:tc>
        <w:tc>
          <w:tcPr>
            <w:tcW w:w="1077" w:type="dxa"/>
            <w:tcBorders>
              <w:top w:val="single" w:sz="4" w:space="0" w:color="auto"/>
              <w:left w:val="single" w:sz="12" w:space="0" w:color="auto"/>
              <w:bottom w:val="single" w:sz="12" w:space="0" w:color="auto"/>
              <w:right w:val="single" w:sz="12" w:space="0" w:color="auto"/>
            </w:tcBorders>
            <w:vAlign w:val="center"/>
          </w:tcPr>
          <w:p w14:paraId="251E4C61" w14:textId="77777777" w:rsidR="003E5737" w:rsidRDefault="003E5737" w:rsidP="005819D1">
            <w:pPr>
              <w:spacing w:line="240" w:lineRule="auto"/>
              <w:ind w:left="170" w:hanging="136"/>
              <w:jc w:val="center"/>
              <w:rPr>
                <w:sz w:val="24"/>
                <w:szCs w:val="24"/>
              </w:rPr>
            </w:pPr>
          </w:p>
          <w:p w14:paraId="1664E169" w14:textId="77777777" w:rsidR="003E5737" w:rsidRDefault="003E5737" w:rsidP="005819D1">
            <w:pPr>
              <w:spacing w:line="240" w:lineRule="auto"/>
              <w:ind w:left="170" w:hanging="136"/>
              <w:jc w:val="center"/>
              <w:rPr>
                <w:sz w:val="24"/>
              </w:rPr>
            </w:pPr>
            <w:r>
              <w:rPr>
                <w:sz w:val="24"/>
              </w:rPr>
              <w:t>ЛД-80</w:t>
            </w:r>
          </w:p>
          <w:p w14:paraId="37282727" w14:textId="77777777" w:rsidR="003E5737" w:rsidRDefault="003E5737" w:rsidP="005819D1">
            <w:pPr>
              <w:pStyle w:val="221"/>
              <w:spacing w:after="0" w:line="252" w:lineRule="auto"/>
              <w:ind w:hanging="136"/>
              <w:jc w:val="center"/>
              <w:rPr>
                <w:snapToGrid w:val="0"/>
                <w:sz w:val="24"/>
                <w:szCs w:val="24"/>
                <w:lang w:eastAsia="en-US"/>
              </w:rPr>
            </w:pPr>
          </w:p>
        </w:tc>
        <w:tc>
          <w:tcPr>
            <w:tcW w:w="1268" w:type="dxa"/>
            <w:tcBorders>
              <w:top w:val="single" w:sz="4" w:space="0" w:color="auto"/>
              <w:left w:val="single" w:sz="12" w:space="0" w:color="auto"/>
              <w:bottom w:val="single" w:sz="12" w:space="0" w:color="auto"/>
              <w:right w:val="single" w:sz="12" w:space="0" w:color="auto"/>
            </w:tcBorders>
            <w:vAlign w:val="center"/>
            <w:hideMark/>
          </w:tcPr>
          <w:p w14:paraId="1A72CAE1"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3865</w:t>
            </w:r>
          </w:p>
        </w:tc>
        <w:tc>
          <w:tcPr>
            <w:tcW w:w="1332" w:type="dxa"/>
            <w:tcBorders>
              <w:top w:val="single" w:sz="4" w:space="0" w:color="auto"/>
              <w:left w:val="single" w:sz="12" w:space="0" w:color="auto"/>
              <w:bottom w:val="single" w:sz="12" w:space="0" w:color="auto"/>
              <w:right w:val="single" w:sz="12" w:space="0" w:color="auto"/>
            </w:tcBorders>
            <w:vAlign w:val="center"/>
            <w:hideMark/>
          </w:tcPr>
          <w:p w14:paraId="40DDC6B2"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5</w:t>
            </w:r>
            <w:r>
              <w:rPr>
                <w:snapToGrid w:val="0"/>
                <w:sz w:val="24"/>
                <w:szCs w:val="24"/>
                <w:lang w:val="en-US" w:eastAsia="en-US"/>
              </w:rPr>
              <w:t>,</w:t>
            </w:r>
            <w:r>
              <w:rPr>
                <w:snapToGrid w:val="0"/>
                <w:sz w:val="24"/>
                <w:szCs w:val="24"/>
                <w:lang w:eastAsia="en-US"/>
              </w:rPr>
              <w:t>58</w:t>
            </w:r>
          </w:p>
        </w:tc>
        <w:tc>
          <w:tcPr>
            <w:tcW w:w="1285" w:type="dxa"/>
            <w:tcBorders>
              <w:top w:val="single" w:sz="4" w:space="0" w:color="auto"/>
              <w:left w:val="single" w:sz="12" w:space="0" w:color="auto"/>
              <w:bottom w:val="single" w:sz="12" w:space="0" w:color="auto"/>
              <w:right w:val="single" w:sz="12" w:space="0" w:color="auto"/>
            </w:tcBorders>
            <w:vAlign w:val="center"/>
            <w:hideMark/>
          </w:tcPr>
          <w:p w14:paraId="171C73E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6</w:t>
            </w:r>
          </w:p>
        </w:tc>
        <w:tc>
          <w:tcPr>
            <w:tcW w:w="1552" w:type="dxa"/>
            <w:tcBorders>
              <w:top w:val="single" w:sz="4" w:space="0" w:color="auto"/>
              <w:left w:val="single" w:sz="12" w:space="0" w:color="auto"/>
              <w:bottom w:val="single" w:sz="12" w:space="0" w:color="auto"/>
              <w:right w:val="single" w:sz="12" w:space="0" w:color="auto"/>
            </w:tcBorders>
            <w:vAlign w:val="center"/>
            <w:hideMark/>
          </w:tcPr>
          <w:p w14:paraId="39974B92"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7,53</w:t>
            </w:r>
          </w:p>
        </w:tc>
        <w:tc>
          <w:tcPr>
            <w:tcW w:w="1395" w:type="dxa"/>
            <w:tcBorders>
              <w:top w:val="single" w:sz="4" w:space="0" w:color="auto"/>
              <w:left w:val="single" w:sz="12" w:space="0" w:color="auto"/>
              <w:bottom w:val="single" w:sz="12" w:space="0" w:color="auto"/>
              <w:right w:val="single" w:sz="12" w:space="0" w:color="auto"/>
            </w:tcBorders>
            <w:vAlign w:val="center"/>
            <w:hideMark/>
          </w:tcPr>
          <w:p w14:paraId="7C3AF40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80</w:t>
            </w:r>
          </w:p>
        </w:tc>
        <w:tc>
          <w:tcPr>
            <w:tcW w:w="1328" w:type="dxa"/>
            <w:tcBorders>
              <w:top w:val="single" w:sz="4" w:space="0" w:color="auto"/>
              <w:left w:val="single" w:sz="12" w:space="0" w:color="auto"/>
              <w:bottom w:val="single" w:sz="12" w:space="0" w:color="auto"/>
              <w:right w:val="single" w:sz="12" w:space="0" w:color="auto"/>
            </w:tcBorders>
            <w:vAlign w:val="center"/>
            <w:hideMark/>
          </w:tcPr>
          <w:p w14:paraId="7CB0C87F"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960</w:t>
            </w:r>
          </w:p>
        </w:tc>
      </w:tr>
    </w:tbl>
    <w:p w14:paraId="06A5177B" w14:textId="40336B92" w:rsidR="003E5737" w:rsidRDefault="003E5737" w:rsidP="003E5737">
      <w:pPr>
        <w:pStyle w:val="affffffc"/>
      </w:pPr>
      <w:r>
        <w:lastRenderedPageBreak/>
        <w:t xml:space="preserve">Вывод: </w:t>
      </w:r>
      <w:r>
        <w:rPr>
          <w:snapToGrid w:val="0"/>
        </w:rPr>
        <w:t>оптимальным вариантом осветительной установки является ЛД-65, так как значение её полной потребляемой мощности является меньше, у осветительной установки ЛД-80.</w:t>
      </w:r>
    </w:p>
    <w:p w14:paraId="06828D7F" w14:textId="77777777" w:rsidR="003E5737" w:rsidRDefault="003E5737" w:rsidP="003E5737">
      <w:pPr>
        <w:pStyle w:val="affffffc"/>
        <w:spacing w:before="100" w:beforeAutospacing="1"/>
        <w:ind w:firstLine="0"/>
        <w:jc w:val="center"/>
      </w:pPr>
      <w:r>
        <w:rPr>
          <w:noProof/>
        </w:rPr>
        <w:drawing>
          <wp:inline distT="0" distB="0" distL="0" distR="0" wp14:anchorId="5F3D433A" wp14:editId="4C49019B">
            <wp:extent cx="3016250" cy="26365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16250" cy="2636520"/>
                    </a:xfrm>
                    <a:prstGeom prst="rect">
                      <a:avLst/>
                    </a:prstGeom>
                    <a:noFill/>
                    <a:ln>
                      <a:noFill/>
                    </a:ln>
                  </pic:spPr>
                </pic:pic>
              </a:graphicData>
            </a:graphic>
          </wp:inline>
        </w:drawing>
      </w:r>
    </w:p>
    <w:p w14:paraId="597B035F" w14:textId="77777777" w:rsidR="003E5737" w:rsidRPr="000E6B46" w:rsidRDefault="003E5737" w:rsidP="003E5737">
      <w:pPr>
        <w:pStyle w:val="affffff4"/>
        <w:rPr>
          <w:rStyle w:val="affffffd"/>
          <w:b/>
          <w:bCs w:val="0"/>
          <w:i/>
          <w:spacing w:val="0"/>
          <w:sz w:val="28"/>
          <w:szCs w:val="22"/>
        </w:rPr>
      </w:pPr>
      <w:r w:rsidRPr="000E6B46">
        <w:rPr>
          <w:rStyle w:val="affffffd"/>
          <w:b/>
          <w:bCs w:val="0"/>
          <w:i/>
          <w:spacing w:val="0"/>
          <w:sz w:val="28"/>
          <w:szCs w:val="22"/>
        </w:rPr>
        <w:t>Рис. 6.1. Схема расположения светильников</w:t>
      </w:r>
    </w:p>
    <w:p w14:paraId="54C23396" w14:textId="77777777" w:rsidR="003E5737" w:rsidRDefault="003E5737" w:rsidP="00A75C5E">
      <w:pPr>
        <w:pStyle w:val="affffffc"/>
      </w:pPr>
    </w:p>
    <w:p w14:paraId="483C25F0" w14:textId="77777777" w:rsidR="006B65C3" w:rsidRDefault="00C85617" w:rsidP="0092282C">
      <w:pPr>
        <w:pStyle w:val="1"/>
        <w:numPr>
          <w:ilvl w:val="0"/>
          <w:numId w:val="0"/>
        </w:numPr>
      </w:pPr>
      <w:bookmarkStart w:id="189" w:name="_Toc73879963"/>
      <w:r>
        <w:lastRenderedPageBreak/>
        <w:t>СПИСОК ЛИТЕРАТУРЫ</w:t>
      </w:r>
      <w:bookmarkEnd w:id="189"/>
    </w:p>
    <w:p w14:paraId="44B9330B" w14:textId="77777777" w:rsidR="0098779D" w:rsidRDefault="0098779D" w:rsidP="00F61418">
      <w:pPr>
        <w:pStyle w:val="a7"/>
        <w:numPr>
          <w:ilvl w:val="0"/>
          <w:numId w:val="6"/>
        </w:numPr>
      </w:pPr>
      <w:r>
        <w:t xml:space="preserve">Что такое </w:t>
      </w:r>
      <w:r>
        <w:rPr>
          <w:lang w:val="en-US"/>
        </w:rPr>
        <w:t>web</w:t>
      </w:r>
      <w:r>
        <w:t xml:space="preserve">-интерфейс: [Электронный ресурс]. </w:t>
      </w:r>
      <w:r>
        <w:rPr>
          <w:lang w:val="en-US"/>
        </w:rPr>
        <w:t>URL</w:t>
      </w:r>
      <w:r>
        <w:t>:</w:t>
      </w:r>
      <w:r>
        <w:rPr>
          <w:lang w:val="en-US"/>
        </w:rPr>
        <w:t> </w:t>
      </w:r>
      <w:hyperlink r:id="rId37" w:history="1">
        <w:r>
          <w:rPr>
            <w:rStyle w:val="af"/>
            <w:lang w:val="en-US"/>
          </w:rPr>
          <w:t>https</w:t>
        </w:r>
        <w:r>
          <w:rPr>
            <w:rStyle w:val="af"/>
          </w:rPr>
          <w:t>://</w:t>
        </w:r>
        <w:r>
          <w:rPr>
            <w:rStyle w:val="af"/>
            <w:lang w:val="en-US"/>
          </w:rPr>
          <w:t>semantica</w:t>
        </w:r>
        <w:r>
          <w:rPr>
            <w:rStyle w:val="af"/>
          </w:rPr>
          <w:t>.</w:t>
        </w:r>
        <w:r>
          <w:rPr>
            <w:rStyle w:val="af"/>
            <w:lang w:val="en-US"/>
          </w:rPr>
          <w:t>in</w:t>
        </w:r>
        <w:r>
          <w:rPr>
            <w:rStyle w:val="af"/>
          </w:rPr>
          <w:t>/</w:t>
        </w:r>
        <w:r>
          <w:rPr>
            <w:rStyle w:val="af"/>
            <w:lang w:val="en-US"/>
          </w:rPr>
          <w:t>blog</w:t>
        </w:r>
        <w:r>
          <w:rPr>
            <w:rStyle w:val="af"/>
          </w:rPr>
          <w:t>/</w:t>
        </w:r>
        <w:r>
          <w:rPr>
            <w:rStyle w:val="af"/>
            <w:lang w:val="en-US"/>
          </w:rPr>
          <w:t>veb</w:t>
        </w:r>
        <w:r>
          <w:rPr>
            <w:rStyle w:val="af"/>
          </w:rPr>
          <w:t>-</w:t>
        </w:r>
        <w:r>
          <w:rPr>
            <w:rStyle w:val="af"/>
            <w:lang w:val="en-US"/>
          </w:rPr>
          <w:t>interfejs</w:t>
        </w:r>
        <w:r>
          <w:rPr>
            <w:rStyle w:val="af"/>
          </w:rPr>
          <w:t>.</w:t>
        </w:r>
        <w:r>
          <w:rPr>
            <w:rStyle w:val="af"/>
            <w:lang w:val="en-US"/>
          </w:rPr>
          <w:t>html</w:t>
        </w:r>
        <w:r>
          <w:rPr>
            <w:rStyle w:val="af"/>
          </w:rPr>
          <w:t>/</w:t>
        </w:r>
      </w:hyperlink>
      <w:r>
        <w:t xml:space="preserve">. </w:t>
      </w:r>
    </w:p>
    <w:p w14:paraId="0FE81094" w14:textId="5A1EF265" w:rsidR="0098779D" w:rsidRPr="00DE004F" w:rsidRDefault="00DE004F" w:rsidP="00F61418">
      <w:pPr>
        <w:pStyle w:val="a7"/>
        <w:numPr>
          <w:ilvl w:val="0"/>
          <w:numId w:val="6"/>
        </w:numPr>
      </w:pPr>
      <w:r>
        <w:t>Проектирование веб-</w:t>
      </w:r>
      <w:r>
        <w:rPr>
          <w:lang w:val="en-US"/>
        </w:rPr>
        <w:t>API</w:t>
      </w:r>
      <w:r w:rsidRPr="00DE004F">
        <w:t xml:space="preserve"> / </w:t>
      </w:r>
      <w:r>
        <w:t>Перевод с английского Д.А. Беликова</w:t>
      </w:r>
      <w:r w:rsidR="0098779D">
        <w:t>: [</w:t>
      </w:r>
      <w:r>
        <w:t xml:space="preserve">Текст] </w:t>
      </w:r>
      <w:r w:rsidRPr="00DE004F">
        <w:t xml:space="preserve">/ </w:t>
      </w:r>
      <w:r>
        <w:t>Арно Лоре</w:t>
      </w:r>
      <w:r w:rsidR="00663895">
        <w:t xml:space="preserve"> – Оформление, издание, ДМК Пресс, 2020.</w:t>
      </w:r>
    </w:p>
    <w:p w14:paraId="54D0C09A" w14:textId="77777777" w:rsidR="0098779D" w:rsidRDefault="0098779D" w:rsidP="00F61418">
      <w:pPr>
        <w:pStyle w:val="a7"/>
        <w:numPr>
          <w:ilvl w:val="0"/>
          <w:numId w:val="6"/>
        </w:numPr>
        <w:rPr>
          <w:lang w:val="en-US"/>
        </w:rPr>
      </w:pPr>
      <w:r>
        <w:t xml:space="preserve">Виды электронных подписей: [Электронный ресурс]. </w:t>
      </w:r>
      <w:r>
        <w:rPr>
          <w:lang w:val="en-US"/>
        </w:rPr>
        <w:t xml:space="preserve">URL:  </w:t>
      </w:r>
      <w:r w:rsidR="00B37101">
        <w:fldChar w:fldCharType="begin"/>
      </w:r>
      <w:r w:rsidR="00B37101" w:rsidRPr="00463FE0">
        <w:rPr>
          <w:lang w:val="en-US"/>
          <w:rPrChange w:id="190" w:author="ПК" w:date="2021-06-06T13:37:00Z">
            <w:rPr/>
          </w:rPrChange>
        </w:rPr>
        <w:instrText xml:space="preserve"> HYPERLINK "http://www.consultant.ru/document/cons_doc_LAW_112701/d9cd621c949a3c9efef51c2884c247e18ab9908b/" </w:instrText>
      </w:r>
      <w:r w:rsidR="00B37101">
        <w:fldChar w:fldCharType="separate"/>
      </w:r>
      <w:r>
        <w:rPr>
          <w:rStyle w:val="af"/>
          <w:lang w:val="en-US"/>
        </w:rPr>
        <w:t>http://www.consultant.ru/document/cons_doc_LAW_112701/d9cd621c949a3c9efef51c2884c247e18ab9908b/</w:t>
      </w:r>
      <w:r w:rsidR="00B37101">
        <w:rPr>
          <w:rStyle w:val="af"/>
          <w:lang w:val="en-US"/>
        </w:rPr>
        <w:fldChar w:fldCharType="end"/>
      </w:r>
      <w:r>
        <w:rPr>
          <w:lang w:val="en-US"/>
        </w:rPr>
        <w:t>.</w:t>
      </w:r>
    </w:p>
    <w:p w14:paraId="6779AEAE" w14:textId="77777777" w:rsidR="0098779D" w:rsidRDefault="0098779D" w:rsidP="00F61418">
      <w:pPr>
        <w:pStyle w:val="a7"/>
        <w:numPr>
          <w:ilvl w:val="0"/>
          <w:numId w:val="6"/>
        </w:numPr>
        <w:rPr>
          <w:lang w:val="en-US"/>
        </w:rPr>
      </w:pPr>
      <w:r>
        <w:t xml:space="preserve">Сертификат ключа подписи: [Электронный ресурс]. </w:t>
      </w:r>
      <w:r>
        <w:rPr>
          <w:lang w:val="en-US"/>
        </w:rPr>
        <w:t>URL:  https://uc.iitrust.ru/articles/chto-takoe-sertifikat-klyucha-proverki-elektronnoy-podpisi/.</w:t>
      </w:r>
    </w:p>
    <w:p w14:paraId="422F4824" w14:textId="77777777" w:rsidR="0098779D" w:rsidRDefault="0098779D" w:rsidP="00F61418">
      <w:pPr>
        <w:pStyle w:val="a7"/>
        <w:numPr>
          <w:ilvl w:val="0"/>
          <w:numId w:val="6"/>
        </w:numPr>
        <w:rPr>
          <w:lang w:val="en-US"/>
        </w:rPr>
      </w:pPr>
      <w:r>
        <w:t xml:space="preserve">Официальный сайт </w:t>
      </w:r>
      <w:r>
        <w:rPr>
          <w:lang w:val="en-US"/>
        </w:rPr>
        <w:t>Amazon</w:t>
      </w:r>
      <w:r w:rsidRPr="0098779D">
        <w:t xml:space="preserve"> </w:t>
      </w:r>
      <w:r>
        <w:rPr>
          <w:lang w:val="en-US"/>
        </w:rPr>
        <w:t>SES</w:t>
      </w:r>
      <w:r>
        <w:t xml:space="preserve">: [Электронный ресурс]. </w:t>
      </w:r>
      <w:r>
        <w:rPr>
          <w:lang w:val="en-US"/>
        </w:rPr>
        <w:t xml:space="preserve">URL:  </w:t>
      </w:r>
      <w:r>
        <w:rPr>
          <w:szCs w:val="28"/>
          <w:u w:val="single"/>
          <w:lang w:val="en-US"/>
        </w:rPr>
        <w:t>https://aws.amazon.com/ru/ses/</w:t>
      </w:r>
      <w:r>
        <w:rPr>
          <w:lang w:val="en-US"/>
        </w:rPr>
        <w:t>.</w:t>
      </w:r>
    </w:p>
    <w:p w14:paraId="2AEF5B61" w14:textId="77777777" w:rsidR="0098779D" w:rsidRDefault="0098779D" w:rsidP="00F61418">
      <w:pPr>
        <w:pStyle w:val="a7"/>
        <w:numPr>
          <w:ilvl w:val="0"/>
          <w:numId w:val="6"/>
        </w:numPr>
      </w:pPr>
      <w:r>
        <w:t xml:space="preserve">Официальный сайт </w:t>
      </w:r>
      <w:r>
        <w:rPr>
          <w:lang w:val="en-US"/>
        </w:rPr>
        <w:t>Sendgrid</w:t>
      </w:r>
      <w:r>
        <w:t xml:space="preserve">: [Электронный ресурс]. </w:t>
      </w:r>
      <w:r>
        <w:rPr>
          <w:lang w:val="en-US"/>
        </w:rPr>
        <w:t>URL</w:t>
      </w:r>
      <w:r>
        <w:t>:</w:t>
      </w:r>
      <w:r>
        <w:rPr>
          <w:lang w:val="en-US"/>
        </w:rPr>
        <w:t xml:space="preserve">  </w:t>
      </w:r>
      <w:r>
        <w:rPr>
          <w:szCs w:val="28"/>
          <w:u w:val="single"/>
        </w:rPr>
        <w:t>https://sendgrid.com</w:t>
      </w:r>
      <w:r>
        <w:t>.</w:t>
      </w:r>
    </w:p>
    <w:p w14:paraId="3B916AF6" w14:textId="77777777" w:rsidR="0098779D" w:rsidRDefault="0098779D" w:rsidP="00F61418">
      <w:pPr>
        <w:pStyle w:val="a7"/>
        <w:numPr>
          <w:ilvl w:val="0"/>
          <w:numId w:val="6"/>
        </w:numPr>
        <w:rPr>
          <w:color w:val="000000" w:themeColor="text1"/>
        </w:rPr>
      </w:pPr>
      <w:r>
        <w:t xml:space="preserve">Проект </w:t>
      </w:r>
      <w:r>
        <w:rPr>
          <w:lang w:val="en-US"/>
        </w:rPr>
        <w:t>Email</w:t>
      </w:r>
      <w:r w:rsidRPr="0098779D">
        <w:t xml:space="preserve"> </w:t>
      </w:r>
      <w:r>
        <w:rPr>
          <w:lang w:val="en-US"/>
        </w:rPr>
        <w:t>queue</w:t>
      </w:r>
      <w:r>
        <w:t xml:space="preserve"> пользователя </w:t>
      </w:r>
      <w:r>
        <w:rPr>
          <w:lang w:val="en-US"/>
        </w:rPr>
        <w:t>tin</w:t>
      </w:r>
      <w:r>
        <w:t>-</w:t>
      </w:r>
      <w:r>
        <w:rPr>
          <w:lang w:val="en-US"/>
        </w:rPr>
        <w:t>cat</w:t>
      </w:r>
      <w:r w:rsidRPr="0098779D">
        <w:t xml:space="preserve"> </w:t>
      </w:r>
      <w:r>
        <w:t xml:space="preserve">на </w:t>
      </w:r>
      <w:r>
        <w:rPr>
          <w:lang w:val="en-US"/>
        </w:rPr>
        <w:t>Github</w:t>
      </w:r>
      <w:r>
        <w:t xml:space="preserve">: [Электронный ресурс]. </w:t>
      </w:r>
      <w:r>
        <w:rPr>
          <w:lang w:val="en-US"/>
        </w:rPr>
        <w:t>URL</w:t>
      </w:r>
      <w:r>
        <w:t>:</w:t>
      </w:r>
      <w:r>
        <w:rPr>
          <w:lang w:val="en-US"/>
        </w:rPr>
        <w:t xml:space="preserve">  </w:t>
      </w:r>
      <w:hyperlink r:id="rId38" w:history="1">
        <w:r>
          <w:rPr>
            <w:rStyle w:val="af"/>
            <w:szCs w:val="28"/>
            <w:lang w:val="en-US"/>
          </w:rPr>
          <w:t>https</w:t>
        </w:r>
        <w:r>
          <w:rPr>
            <w:rStyle w:val="af"/>
            <w:szCs w:val="28"/>
          </w:rPr>
          <w:t>://</w:t>
        </w:r>
        <w:r>
          <w:rPr>
            <w:rStyle w:val="af"/>
            <w:szCs w:val="28"/>
            <w:lang w:val="en-US"/>
          </w:rPr>
          <w:t>github</w:t>
        </w:r>
        <w:r>
          <w:rPr>
            <w:rStyle w:val="af"/>
            <w:szCs w:val="28"/>
          </w:rPr>
          <w:t>.</w:t>
        </w:r>
        <w:r>
          <w:rPr>
            <w:rStyle w:val="af"/>
            <w:szCs w:val="28"/>
            <w:lang w:val="en-US"/>
          </w:rPr>
          <w:t>com</w:t>
        </w:r>
        <w:r>
          <w:rPr>
            <w:rStyle w:val="af"/>
            <w:szCs w:val="28"/>
          </w:rPr>
          <w:t>/</w:t>
        </w:r>
        <w:r>
          <w:rPr>
            <w:rStyle w:val="af"/>
            <w:szCs w:val="28"/>
            <w:lang w:val="en-US"/>
          </w:rPr>
          <w:t>tin</w:t>
        </w:r>
        <w:r>
          <w:rPr>
            <w:rStyle w:val="af"/>
            <w:szCs w:val="28"/>
          </w:rPr>
          <w:t>-</w:t>
        </w:r>
        <w:r>
          <w:rPr>
            <w:rStyle w:val="af"/>
            <w:szCs w:val="28"/>
            <w:lang w:val="en-US"/>
          </w:rPr>
          <w:t>cat</w:t>
        </w:r>
        <w:r>
          <w:rPr>
            <w:rStyle w:val="af"/>
            <w:szCs w:val="28"/>
          </w:rPr>
          <w:t>/</w:t>
        </w:r>
        <w:r>
          <w:rPr>
            <w:rStyle w:val="af"/>
            <w:szCs w:val="28"/>
            <w:lang w:val="en-US"/>
          </w:rPr>
          <w:t>emailqueue</w:t>
        </w:r>
      </w:hyperlink>
      <w:r>
        <w:t>.</w:t>
      </w:r>
    </w:p>
    <w:p w14:paraId="54C12739" w14:textId="77777777" w:rsidR="0098779D" w:rsidRDefault="0098779D" w:rsidP="00F61418">
      <w:pPr>
        <w:pStyle w:val="a7"/>
        <w:numPr>
          <w:ilvl w:val="0"/>
          <w:numId w:val="6"/>
        </w:numPr>
        <w:rPr>
          <w:lang w:val="en-US"/>
        </w:rPr>
      </w:pPr>
      <w:bookmarkStart w:id="191" w:name="_Ref72677494"/>
      <w:r>
        <w:t xml:space="preserve">Введение в </w:t>
      </w:r>
      <w:r>
        <w:rPr>
          <w:lang w:val="en-US"/>
        </w:rPr>
        <w:t>Web</w:t>
      </w:r>
      <w:r w:rsidRPr="0098779D">
        <w:t xml:space="preserve"> </w:t>
      </w:r>
      <w:r>
        <w:rPr>
          <w:lang w:val="en-US"/>
        </w:rPr>
        <w:t>API</w:t>
      </w:r>
      <w:r>
        <w:t xml:space="preserve">: [Электронный ресурс]. </w:t>
      </w:r>
      <w:r>
        <w:rPr>
          <w:lang w:val="en-US"/>
        </w:rPr>
        <w:t xml:space="preserve">URL:  </w:t>
      </w:r>
      <w:r w:rsidR="00B37101">
        <w:fldChar w:fldCharType="begin"/>
      </w:r>
      <w:r w:rsidR="00B37101" w:rsidRPr="00463FE0">
        <w:rPr>
          <w:lang w:val="en-US"/>
          <w:rPrChange w:id="192" w:author="ПК" w:date="2021-06-06T13:37:00Z">
            <w:rPr/>
          </w:rPrChange>
        </w:rPr>
        <w:instrText xml:space="preserve"> HYPERLINK "https://metanit.com/sharp/mvc/12.1.php" </w:instrText>
      </w:r>
      <w:r w:rsidR="00B37101">
        <w:fldChar w:fldCharType="separate"/>
      </w:r>
      <w:r>
        <w:rPr>
          <w:rStyle w:val="af"/>
          <w:lang w:val="en-US"/>
        </w:rPr>
        <w:t>https://metanit.com/sharp/mvc/12.1.php</w:t>
      </w:r>
      <w:r w:rsidR="00B37101">
        <w:rPr>
          <w:rStyle w:val="af"/>
          <w:lang w:val="en-US"/>
        </w:rPr>
        <w:fldChar w:fldCharType="end"/>
      </w:r>
      <w:r>
        <w:rPr>
          <w:lang w:val="en-US"/>
        </w:rPr>
        <w:t>.</w:t>
      </w:r>
      <w:bookmarkEnd w:id="191"/>
    </w:p>
    <w:p w14:paraId="110A96F8" w14:textId="77777777" w:rsidR="0098779D" w:rsidRDefault="0098779D" w:rsidP="00F61418">
      <w:pPr>
        <w:pStyle w:val="a7"/>
        <w:numPr>
          <w:ilvl w:val="0"/>
          <w:numId w:val="6"/>
        </w:numPr>
        <w:rPr>
          <w:lang w:val="en-US"/>
        </w:rPr>
      </w:pPr>
      <w:bookmarkStart w:id="193" w:name="_Ref72677513"/>
      <w:r>
        <w:t xml:space="preserve">Документация по </w:t>
      </w:r>
      <w:r>
        <w:rPr>
          <w:lang w:val="en-US"/>
        </w:rPr>
        <w:t>ASP</w:t>
      </w:r>
      <w:r>
        <w:t>.</w:t>
      </w:r>
      <w:r>
        <w:rPr>
          <w:lang w:val="en-US"/>
        </w:rPr>
        <w:t>NET</w:t>
      </w:r>
      <w:r>
        <w:t xml:space="preserve">: [Электронный ресурс]. </w:t>
      </w:r>
      <w:r>
        <w:rPr>
          <w:lang w:val="en-US"/>
        </w:rPr>
        <w:t xml:space="preserve">URL: </w:t>
      </w:r>
      <w:r w:rsidR="00B37101">
        <w:fldChar w:fldCharType="begin"/>
      </w:r>
      <w:r w:rsidR="00B37101" w:rsidRPr="00463FE0">
        <w:rPr>
          <w:lang w:val="en-US"/>
          <w:rPrChange w:id="194" w:author="ПК" w:date="2021-06-06T13:37:00Z">
            <w:rPr/>
          </w:rPrChange>
        </w:rPr>
        <w:instrText xml:space="preserve"> HYPERLINK "https://docs.microsoft.com/ru-ru/aspnet/core/?view=aspnetcore-3.1" </w:instrText>
      </w:r>
      <w:r w:rsidR="00B37101">
        <w:fldChar w:fldCharType="separate"/>
      </w:r>
      <w:r>
        <w:rPr>
          <w:rStyle w:val="af"/>
          <w:lang w:val="en-US"/>
        </w:rPr>
        <w:t>https://docs.microsoft.com/ru-ru/aspnet/core/?view=aspnetcore-3.1</w:t>
      </w:r>
      <w:r w:rsidR="00B37101">
        <w:rPr>
          <w:rStyle w:val="af"/>
          <w:lang w:val="en-US"/>
        </w:rPr>
        <w:fldChar w:fldCharType="end"/>
      </w:r>
      <w:r>
        <w:rPr>
          <w:lang w:val="en-US"/>
        </w:rPr>
        <w:t>.</w:t>
      </w:r>
      <w:bookmarkEnd w:id="193"/>
    </w:p>
    <w:p w14:paraId="5E4E52BA" w14:textId="77777777" w:rsidR="0098779D" w:rsidRDefault="0098779D" w:rsidP="00F61418">
      <w:pPr>
        <w:pStyle w:val="a7"/>
        <w:numPr>
          <w:ilvl w:val="0"/>
          <w:numId w:val="6"/>
        </w:numPr>
      </w:pPr>
      <w:bookmarkStart w:id="195" w:name="_Ref72677847"/>
      <w:r>
        <w:t xml:space="preserve">Нормализация сущностей: [Электронный ресурс]. </w:t>
      </w:r>
      <w:r>
        <w:rPr>
          <w:lang w:val="en-US"/>
        </w:rPr>
        <w:t>URL</w:t>
      </w:r>
      <w:r>
        <w:t>:</w:t>
      </w:r>
      <w:r>
        <w:rPr>
          <w:lang w:val="en-US"/>
        </w:rPr>
        <w:t> </w:t>
      </w:r>
      <w:hyperlink r:id="rId39" w:history="1">
        <w:r>
          <w:rPr>
            <w:rStyle w:val="af"/>
          </w:rPr>
          <w:t>https://habr.com/ru/post/254773</w:t>
        </w:r>
      </w:hyperlink>
      <w:r>
        <w:t>.</w:t>
      </w:r>
      <w:bookmarkEnd w:id="195"/>
    </w:p>
    <w:p w14:paraId="7DC890F8" w14:textId="088228FD" w:rsidR="0098779D" w:rsidRDefault="00663895" w:rsidP="00F61418">
      <w:pPr>
        <w:pStyle w:val="a7"/>
        <w:numPr>
          <w:ilvl w:val="0"/>
          <w:numId w:val="6"/>
        </w:numPr>
      </w:pPr>
      <w:r>
        <w:rPr>
          <w:lang w:val="en-US"/>
        </w:rPr>
        <w:t>UML</w:t>
      </w:r>
      <w:r>
        <w:t xml:space="preserve"> основы.</w:t>
      </w:r>
      <w:r w:rsidRPr="00663895">
        <w:t xml:space="preserve"> </w:t>
      </w:r>
      <w:r>
        <w:t>Краткое руководство по стандартному языку объектного проектирования</w:t>
      </w:r>
      <w:r w:rsidR="0098779D">
        <w:t>: [</w:t>
      </w:r>
      <w:r>
        <w:t>Текст</w:t>
      </w:r>
      <w:r w:rsidR="0098779D">
        <w:t>]</w:t>
      </w:r>
      <w:r w:rsidRPr="00663895">
        <w:t xml:space="preserve"> / </w:t>
      </w:r>
      <w:r>
        <w:t>Мартин Фаулер</w:t>
      </w:r>
      <w:r w:rsidR="0098779D">
        <w:t xml:space="preserve"> </w:t>
      </w:r>
      <w:r>
        <w:t>– Санкт-Петербург, 2005.</w:t>
      </w:r>
    </w:p>
    <w:p w14:paraId="126E6D69" w14:textId="77777777" w:rsidR="0098779D" w:rsidRDefault="0098779D" w:rsidP="00F61418">
      <w:pPr>
        <w:pStyle w:val="a7"/>
        <w:numPr>
          <w:ilvl w:val="0"/>
          <w:numId w:val="6"/>
        </w:numPr>
        <w:rPr>
          <w:lang w:val="en-US"/>
        </w:rPr>
      </w:pPr>
      <w:bookmarkStart w:id="196" w:name="_Ref72687001"/>
      <w:r>
        <w:t xml:space="preserve">Тестирование методом черного ящика: [Электронный ресурс]. </w:t>
      </w:r>
      <w:r>
        <w:rPr>
          <w:lang w:val="en-US"/>
        </w:rPr>
        <w:t xml:space="preserve">URL:  </w:t>
      </w:r>
      <w:r w:rsidR="00B37101">
        <w:fldChar w:fldCharType="begin"/>
      </w:r>
      <w:r w:rsidR="00B37101" w:rsidRPr="00463FE0">
        <w:rPr>
          <w:lang w:val="en-US"/>
          <w:rPrChange w:id="197" w:author="ПК" w:date="2021-06-06T13:37:00Z">
            <w:rPr/>
          </w:rPrChange>
        </w:rPr>
        <w:instrText xml:space="preserve"> HYPERLINK "https://habr.com/ru/post/462837/" </w:instrText>
      </w:r>
      <w:r w:rsidR="00B37101">
        <w:fldChar w:fldCharType="separate"/>
      </w:r>
      <w:r>
        <w:rPr>
          <w:rStyle w:val="af"/>
          <w:lang w:val="en-US"/>
        </w:rPr>
        <w:t>https://habr.com/ru/post/462837/</w:t>
      </w:r>
      <w:r w:rsidR="00B37101">
        <w:rPr>
          <w:rStyle w:val="af"/>
          <w:lang w:val="en-US"/>
        </w:rPr>
        <w:fldChar w:fldCharType="end"/>
      </w:r>
      <w:r>
        <w:rPr>
          <w:lang w:val="en-US"/>
        </w:rPr>
        <w:t>.</w:t>
      </w:r>
      <w:bookmarkEnd w:id="196"/>
    </w:p>
    <w:p w14:paraId="31681D9A" w14:textId="77777777" w:rsidR="0098779D" w:rsidRDefault="0098779D" w:rsidP="00F61418">
      <w:pPr>
        <w:pStyle w:val="a7"/>
        <w:numPr>
          <w:ilvl w:val="0"/>
          <w:numId w:val="6"/>
        </w:numPr>
      </w:pPr>
      <w:bookmarkStart w:id="198" w:name="_Ref72686972"/>
      <w:r>
        <w:t xml:space="preserve">Модульное тестирование или юнит-тестирование: [Электронный ресурс]. </w:t>
      </w:r>
      <w:r>
        <w:rPr>
          <w:lang w:val="en-US"/>
        </w:rPr>
        <w:t>URL</w:t>
      </w:r>
      <w:r>
        <w:t>:</w:t>
      </w:r>
      <w:r>
        <w:rPr>
          <w:lang w:val="en-US"/>
        </w:rPr>
        <w:t xml:space="preserve">  </w:t>
      </w:r>
      <w:hyperlink r:id="rId40" w:history="1">
        <w:r>
          <w:rPr>
            <w:rStyle w:val="af"/>
          </w:rPr>
          <w:t>https://habr.com/ru/post/169381/</w:t>
        </w:r>
      </w:hyperlink>
      <w:r>
        <w:t>.</w:t>
      </w:r>
      <w:bookmarkEnd w:id="198"/>
    </w:p>
    <w:p w14:paraId="0244693A" w14:textId="77777777" w:rsidR="0098779D" w:rsidRDefault="0098779D" w:rsidP="00F61418">
      <w:pPr>
        <w:pStyle w:val="a7"/>
        <w:numPr>
          <w:ilvl w:val="0"/>
          <w:numId w:val="6"/>
        </w:numPr>
        <w:rPr>
          <w:lang w:val="en-US"/>
        </w:rPr>
      </w:pPr>
      <w:bookmarkStart w:id="199" w:name="_Ref72676344"/>
      <w:r>
        <w:lastRenderedPageBreak/>
        <w:t xml:space="preserve">Кросс-браузерное тестирование: [Электронный ресурс]. </w:t>
      </w:r>
      <w:r>
        <w:rPr>
          <w:lang w:val="en-US"/>
        </w:rPr>
        <w:t xml:space="preserve">URL:  </w:t>
      </w:r>
      <w:r w:rsidR="00B37101">
        <w:fldChar w:fldCharType="begin"/>
      </w:r>
      <w:r w:rsidR="00B37101" w:rsidRPr="00463FE0">
        <w:rPr>
          <w:lang w:val="en-US"/>
          <w:rPrChange w:id="200" w:author="ПК" w:date="2021-06-06T13:37:00Z">
            <w:rPr/>
          </w:rPrChange>
        </w:rPr>
        <w:instrText xml:space="preserve"> HYPERLINK "https://imajor.ru/razrabotka/verstka/krossbrauzernost-sayta" </w:instrText>
      </w:r>
      <w:r w:rsidR="00B37101">
        <w:fldChar w:fldCharType="separate"/>
      </w:r>
      <w:r>
        <w:rPr>
          <w:rStyle w:val="af"/>
          <w:lang w:val="en-US"/>
        </w:rPr>
        <w:t>https://imajor.ru/razrabotka/verstka/krossbrauzernost-sayta</w:t>
      </w:r>
      <w:r w:rsidR="00B37101">
        <w:rPr>
          <w:rStyle w:val="af"/>
          <w:lang w:val="en-US"/>
        </w:rPr>
        <w:fldChar w:fldCharType="end"/>
      </w:r>
      <w:r>
        <w:rPr>
          <w:lang w:val="en-US"/>
        </w:rPr>
        <w:t>.</w:t>
      </w:r>
      <w:bookmarkEnd w:id="199"/>
    </w:p>
    <w:p w14:paraId="1585861A" w14:textId="77777777" w:rsidR="0098779D" w:rsidRDefault="0098779D" w:rsidP="00F61418">
      <w:pPr>
        <w:pStyle w:val="a7"/>
        <w:numPr>
          <w:ilvl w:val="0"/>
          <w:numId w:val="6"/>
        </w:numPr>
      </w:pPr>
      <w:r>
        <w:t xml:space="preserve">Язык </w:t>
      </w:r>
      <w:r>
        <w:rPr>
          <w:lang w:val="en-US"/>
        </w:rPr>
        <w:t>UML</w:t>
      </w:r>
      <w:r>
        <w:t>. Руководство пользователя: [Текст] / Буч Г., Рамбо Д., Якобсон</w:t>
      </w:r>
      <w:r>
        <w:rPr>
          <w:lang w:val="en-US"/>
        </w:rPr>
        <w:t> </w:t>
      </w:r>
      <w:r>
        <w:t>И. – 2-е издание: Пер. с англ Мухин Н.</w:t>
      </w:r>
      <w:r>
        <w:rPr>
          <w:rFonts w:ascii="yandex-sans" w:hAnsi="yandex-sans"/>
          <w:color w:val="000000"/>
          <w:sz w:val="23"/>
          <w:szCs w:val="23"/>
          <w:shd w:val="clear" w:color="auto" w:fill="FFFFFF"/>
        </w:rPr>
        <w:t>, М.: ДМК Пресс. – 496 с.: ил.</w:t>
      </w:r>
    </w:p>
    <w:p w14:paraId="3E76577C" w14:textId="77777777" w:rsidR="0098779D" w:rsidRDefault="0098779D" w:rsidP="00F61418">
      <w:pPr>
        <w:pStyle w:val="a7"/>
        <w:numPr>
          <w:ilvl w:val="0"/>
          <w:numId w:val="6"/>
        </w:numPr>
      </w:pPr>
      <w:r>
        <w:t xml:space="preserve">Документация по C#: [Электронный ресурс]. </w:t>
      </w:r>
      <w:r>
        <w:rPr>
          <w:lang w:val="en-US"/>
        </w:rPr>
        <w:t>URL</w:t>
      </w:r>
      <w:r>
        <w:t>:</w:t>
      </w:r>
      <w:r>
        <w:rPr>
          <w:lang w:val="en-US"/>
        </w:rPr>
        <w:t> </w:t>
      </w:r>
      <w:hyperlink r:id="rId41" w:history="1">
        <w:r>
          <w:rPr>
            <w:rStyle w:val="af"/>
          </w:rPr>
          <w:t>https://docs.microsoft.com/ru-ru/dotnet/csharp/</w:t>
        </w:r>
      </w:hyperlink>
    </w:p>
    <w:p w14:paraId="5D06F7D4" w14:textId="77777777" w:rsidR="0098779D" w:rsidRDefault="0098779D" w:rsidP="00F61418">
      <w:pPr>
        <w:pStyle w:val="a7"/>
        <w:numPr>
          <w:ilvl w:val="0"/>
          <w:numId w:val="6"/>
        </w:numPr>
      </w:pPr>
      <w:bookmarkStart w:id="201" w:name="_Ref72677091"/>
      <w:r>
        <w:t xml:space="preserve">Официальная страница Angular: [Электронный ресурс]. </w:t>
      </w:r>
      <w:r>
        <w:rPr>
          <w:lang w:val="en-US"/>
        </w:rPr>
        <w:t>URL</w:t>
      </w:r>
      <w:r>
        <w:t>:</w:t>
      </w:r>
      <w:r>
        <w:rPr>
          <w:lang w:val="en-US"/>
        </w:rPr>
        <w:t> </w:t>
      </w:r>
      <w:hyperlink r:id="rId42" w:history="1">
        <w:r>
          <w:rPr>
            <w:rStyle w:val="af"/>
          </w:rPr>
          <w:t>https://angular.io/?developerstash</w:t>
        </w:r>
      </w:hyperlink>
      <w:r>
        <w:t>.</w:t>
      </w:r>
      <w:bookmarkEnd w:id="201"/>
    </w:p>
    <w:p w14:paraId="6F5E5A4D" w14:textId="77777777" w:rsidR="0098779D" w:rsidRDefault="0098779D" w:rsidP="00F61418">
      <w:pPr>
        <w:pStyle w:val="a7"/>
        <w:numPr>
          <w:ilvl w:val="0"/>
          <w:numId w:val="6"/>
        </w:numPr>
      </w:pPr>
      <w:bookmarkStart w:id="202" w:name="_Ref72677078"/>
      <w:r>
        <w:rPr>
          <w:lang w:val="en-US"/>
        </w:rPr>
        <w:t>React</w:t>
      </w:r>
      <w:r w:rsidRPr="0098779D">
        <w:t xml:space="preserve"> </w:t>
      </w:r>
      <w:r>
        <w:t>в действии: [Текст] / Марк Тиленс Томас – СПб.: Питер, 2019.</w:t>
      </w:r>
      <w:bookmarkEnd w:id="202"/>
    </w:p>
    <w:p w14:paraId="11BB3775" w14:textId="77777777" w:rsidR="0098779D" w:rsidRDefault="0098779D" w:rsidP="00F61418">
      <w:pPr>
        <w:pStyle w:val="a7"/>
        <w:numPr>
          <w:ilvl w:val="0"/>
          <w:numId w:val="6"/>
        </w:numPr>
      </w:pPr>
      <w:bookmarkStart w:id="203" w:name="_Ref72677425"/>
      <w:r>
        <w:rPr>
          <w:lang w:val="en-US"/>
        </w:rPr>
        <w:t>Vue</w:t>
      </w:r>
      <w:r>
        <w:t>.</w:t>
      </w:r>
      <w:r>
        <w:rPr>
          <w:lang w:val="en-US"/>
        </w:rPr>
        <w:t>js</w:t>
      </w:r>
      <w:r w:rsidRPr="0098779D">
        <w:t xml:space="preserve"> </w:t>
      </w:r>
      <w:r>
        <w:t>в действии [Текст] / Эрик Хэнчетт, Бенджамин Листоун – СПб: Питер, 2019.</w:t>
      </w:r>
      <w:bookmarkEnd w:id="203"/>
    </w:p>
    <w:p w14:paraId="564B442A" w14:textId="77777777" w:rsidR="0098779D" w:rsidRDefault="0098779D" w:rsidP="00F61418">
      <w:pPr>
        <w:pStyle w:val="a7"/>
        <w:numPr>
          <w:ilvl w:val="0"/>
          <w:numId w:val="6"/>
        </w:numPr>
      </w:pPr>
      <w:bookmarkStart w:id="204" w:name="_Ref72677065"/>
      <w:r>
        <w:t xml:space="preserve">Большая книга </w:t>
      </w:r>
      <w:r>
        <w:rPr>
          <w:lang w:val="en-US"/>
        </w:rPr>
        <w:t>CSS</w:t>
      </w:r>
      <w:r>
        <w:t>: [Текст] / Дэвид Макфарланд – СПб.: Питер, 2016</w:t>
      </w:r>
      <w:r>
        <w:rPr>
          <w:rFonts w:ascii="Arial" w:hAnsi="Arial" w:cs="Arial"/>
          <w:sz w:val="23"/>
          <w:szCs w:val="23"/>
          <w:shd w:val="clear" w:color="auto" w:fill="FFFFFF"/>
        </w:rPr>
        <w:t>.</w:t>
      </w:r>
      <w:bookmarkEnd w:id="204"/>
    </w:p>
    <w:p w14:paraId="2082F619" w14:textId="77777777" w:rsidR="0098779D" w:rsidRDefault="0098779D" w:rsidP="00F61418">
      <w:pPr>
        <w:pStyle w:val="a7"/>
        <w:numPr>
          <w:ilvl w:val="0"/>
          <w:numId w:val="6"/>
        </w:numPr>
        <w:rPr>
          <w:rStyle w:val="af"/>
          <w:lang w:val="en-US"/>
        </w:rPr>
      </w:pPr>
      <w:bookmarkStart w:id="205" w:name="_Ref72677115"/>
      <w:r>
        <w:t xml:space="preserve">Современный учебник JavaScript: [Электронный ресурс]. </w:t>
      </w:r>
      <w:r>
        <w:rPr>
          <w:lang w:val="en-US"/>
        </w:rPr>
        <w:t xml:space="preserve">URL: </w:t>
      </w:r>
      <w:r w:rsidR="00B37101">
        <w:fldChar w:fldCharType="begin"/>
      </w:r>
      <w:r w:rsidR="00B37101" w:rsidRPr="00463FE0">
        <w:rPr>
          <w:lang w:val="en-US"/>
          <w:rPrChange w:id="206" w:author="ПК" w:date="2021-06-06T13:37:00Z">
            <w:rPr/>
          </w:rPrChange>
        </w:rPr>
        <w:instrText xml:space="preserve"> HYPERLINK "https://learn.javascript.ru/" </w:instrText>
      </w:r>
      <w:r w:rsidR="00B37101">
        <w:fldChar w:fldCharType="separate"/>
      </w:r>
      <w:r>
        <w:rPr>
          <w:rStyle w:val="af"/>
          <w:lang w:val="en-US"/>
        </w:rPr>
        <w:t>https://learn.javascript.ru/</w:t>
      </w:r>
      <w:r w:rsidR="00B37101">
        <w:rPr>
          <w:rStyle w:val="af"/>
          <w:lang w:val="en-US"/>
        </w:rPr>
        <w:fldChar w:fldCharType="end"/>
      </w:r>
      <w:bookmarkEnd w:id="205"/>
    </w:p>
    <w:p w14:paraId="5B27D3B4" w14:textId="77777777" w:rsidR="0098779D" w:rsidRDefault="0098779D" w:rsidP="00F61418">
      <w:pPr>
        <w:pStyle w:val="a7"/>
        <w:numPr>
          <w:ilvl w:val="0"/>
          <w:numId w:val="6"/>
        </w:numPr>
        <w:rPr>
          <w:color w:val="000000" w:themeColor="text1"/>
        </w:rPr>
      </w:pPr>
      <w:bookmarkStart w:id="207" w:name="_Ref72677592"/>
      <w:r>
        <w:t xml:space="preserve">Язык программирования </w:t>
      </w:r>
      <w:r>
        <w:rPr>
          <w:lang w:val="en-US"/>
        </w:rPr>
        <w:t>C</w:t>
      </w:r>
      <w:r>
        <w:t># 7 и платформы .</w:t>
      </w:r>
      <w:r>
        <w:rPr>
          <w:lang w:val="en-US"/>
        </w:rPr>
        <w:t>NET</w:t>
      </w:r>
      <w:r>
        <w:t xml:space="preserve"> и .</w:t>
      </w:r>
      <w:r>
        <w:rPr>
          <w:lang w:val="en-US"/>
        </w:rPr>
        <w:t>NET</w:t>
      </w:r>
      <w:r w:rsidRPr="0098779D">
        <w:t xml:space="preserve"> </w:t>
      </w:r>
      <w:r>
        <w:rPr>
          <w:lang w:val="en-US"/>
        </w:rPr>
        <w:t>Core</w:t>
      </w:r>
      <w:r>
        <w:t xml:space="preserve"> [Текст] / Троелсен, Джепикс – 2018.</w:t>
      </w:r>
      <w:bookmarkEnd w:id="207"/>
    </w:p>
    <w:p w14:paraId="21F18A31" w14:textId="77777777" w:rsidR="0098779D" w:rsidRDefault="0098779D" w:rsidP="00F61418">
      <w:pPr>
        <w:pStyle w:val="a7"/>
        <w:numPr>
          <w:ilvl w:val="0"/>
          <w:numId w:val="6"/>
        </w:numPr>
        <w:rPr>
          <w:lang w:val="en-US"/>
        </w:rPr>
      </w:pPr>
      <w:r>
        <w:rPr>
          <w:lang w:val="en-US"/>
        </w:rPr>
        <w:t>Software Engineering for Internet Applications by Eve Andersson [</w:t>
      </w:r>
      <w:r>
        <w:t>Текст</w:t>
      </w:r>
      <w:r>
        <w:rPr>
          <w:lang w:val="en-US"/>
        </w:rPr>
        <w:t>] / Philip Greenspun, Andrew Grumet – 2006.</w:t>
      </w:r>
    </w:p>
    <w:p w14:paraId="4A4F3F8F" w14:textId="77777777" w:rsidR="0098779D" w:rsidRDefault="0098779D" w:rsidP="00F61418">
      <w:pPr>
        <w:pStyle w:val="a7"/>
        <w:numPr>
          <w:ilvl w:val="0"/>
          <w:numId w:val="6"/>
        </w:numPr>
        <w:rPr>
          <w:rStyle w:val="af"/>
        </w:rPr>
      </w:pPr>
      <w:bookmarkStart w:id="208" w:name="_Ref72677526"/>
      <w:r>
        <w:rPr>
          <w:lang w:val="en-US"/>
        </w:rPr>
        <w:t>Microsoft</w:t>
      </w:r>
      <w:r w:rsidRPr="0098779D">
        <w:t xml:space="preserve"> </w:t>
      </w:r>
      <w:r>
        <w:rPr>
          <w:lang w:val="en-US"/>
        </w:rPr>
        <w:t>SQL</w:t>
      </w:r>
      <w:r w:rsidRPr="0098779D">
        <w:t xml:space="preserve"> </w:t>
      </w:r>
      <w:r>
        <w:rPr>
          <w:lang w:val="en-US"/>
        </w:rPr>
        <w:t>Server</w:t>
      </w:r>
      <w:r>
        <w:t>: [Текст] /</w:t>
      </w:r>
      <w:bookmarkEnd w:id="208"/>
      <w:r>
        <w:t xml:space="preserve"> Душан Петкович – Санкт-Петербург «БХВ-Петербург» – 2013.</w:t>
      </w:r>
    </w:p>
    <w:p w14:paraId="5D462EE8" w14:textId="31D81138" w:rsidR="0098779D" w:rsidRPr="00153DB0" w:rsidRDefault="00153DB0" w:rsidP="00F61418">
      <w:pPr>
        <w:pStyle w:val="a7"/>
        <w:numPr>
          <w:ilvl w:val="0"/>
          <w:numId w:val="6"/>
        </w:numPr>
        <w:rPr>
          <w:color w:val="000000" w:themeColor="text1"/>
        </w:rPr>
      </w:pPr>
      <w:bookmarkStart w:id="209" w:name="_Ref72677548"/>
      <w:r>
        <w:rPr>
          <w:lang w:val="en-US"/>
        </w:rPr>
        <w:t>My</w:t>
      </w:r>
      <w:r w:rsidRPr="00153DB0">
        <w:t xml:space="preserve"> </w:t>
      </w:r>
      <w:r>
        <w:rPr>
          <w:lang w:val="en-US"/>
        </w:rPr>
        <w:t>SQL</w:t>
      </w:r>
      <w:r w:rsidRPr="00153DB0">
        <w:t xml:space="preserve"> 5.</w:t>
      </w:r>
      <w:r>
        <w:t>0.</w:t>
      </w:r>
      <w:r w:rsidRPr="00153DB0">
        <w:t xml:space="preserve"> </w:t>
      </w:r>
      <w:r>
        <w:t>Библиотека программиста</w:t>
      </w:r>
      <w:r w:rsidR="0098779D">
        <w:t>: [</w:t>
      </w:r>
      <w:r>
        <w:t xml:space="preserve">Текст] </w:t>
      </w:r>
      <w:r w:rsidRPr="00153DB0">
        <w:t xml:space="preserve">/ </w:t>
      </w:r>
      <w:r>
        <w:t>Виктор Гольцман – Питер, Санкт-Петербург, 2010.</w:t>
      </w:r>
      <w:bookmarkEnd w:id="209"/>
    </w:p>
    <w:p w14:paraId="2F6E629F" w14:textId="4040353F" w:rsidR="001B7ED6" w:rsidRPr="00830825" w:rsidRDefault="0098779D" w:rsidP="00F61418">
      <w:pPr>
        <w:pStyle w:val="a7"/>
        <w:numPr>
          <w:ilvl w:val="0"/>
          <w:numId w:val="6"/>
        </w:numPr>
        <w:rPr>
          <w:rStyle w:val="af"/>
          <w:noProof/>
          <w:color w:val="000000" w:themeColor="text1"/>
          <w:u w:val="none"/>
          <w:lang w:val="en-US"/>
        </w:rPr>
      </w:pPr>
      <w:bookmarkStart w:id="210" w:name="_Ref72677556"/>
      <w:r>
        <w:t xml:space="preserve">Техническая документация по </w:t>
      </w:r>
      <w:r>
        <w:rPr>
          <w:lang w:val="en-US"/>
        </w:rPr>
        <w:t>PostgreSQL</w:t>
      </w:r>
      <w:r>
        <w:t xml:space="preserve">: [Электронный ресурс]. </w:t>
      </w:r>
      <w:r>
        <w:rPr>
          <w:lang w:val="en-US"/>
        </w:rPr>
        <w:t>URL</w:t>
      </w:r>
      <w:r w:rsidRPr="00321997">
        <w:rPr>
          <w:lang w:val="en-US"/>
        </w:rPr>
        <w:t xml:space="preserve">: </w:t>
      </w:r>
      <w:commentRangeStart w:id="211"/>
      <w:r w:rsidR="00D3700A">
        <w:fldChar w:fldCharType="begin"/>
      </w:r>
      <w:r w:rsidR="00D3700A" w:rsidRPr="00321997">
        <w:rPr>
          <w:lang w:val="en-US"/>
        </w:rPr>
        <w:instrText xml:space="preserve"> </w:instrText>
      </w:r>
      <w:r w:rsidR="00D3700A" w:rsidRPr="00403CC1">
        <w:rPr>
          <w:lang w:val="en-US"/>
        </w:rPr>
        <w:instrText>HYPERLINK</w:instrText>
      </w:r>
      <w:r w:rsidR="00D3700A" w:rsidRPr="00321997">
        <w:rPr>
          <w:lang w:val="en-US"/>
        </w:rPr>
        <w:instrText xml:space="preserve"> "</w:instrText>
      </w:r>
      <w:r w:rsidR="00D3700A" w:rsidRPr="00403CC1">
        <w:rPr>
          <w:lang w:val="en-US"/>
        </w:rPr>
        <w:instrText>https</w:instrText>
      </w:r>
      <w:r w:rsidR="00D3700A" w:rsidRPr="00321997">
        <w:rPr>
          <w:lang w:val="en-US"/>
        </w:rPr>
        <w:instrText>://</w:instrText>
      </w:r>
      <w:r w:rsidR="00D3700A" w:rsidRPr="00403CC1">
        <w:rPr>
          <w:lang w:val="en-US"/>
        </w:rPr>
        <w:instrText>postgrespro</w:instrText>
      </w:r>
      <w:r w:rsidR="00D3700A" w:rsidRPr="00321997">
        <w:rPr>
          <w:lang w:val="en-US"/>
        </w:rPr>
        <w:instrText>.</w:instrText>
      </w:r>
      <w:r w:rsidR="00D3700A" w:rsidRPr="00403CC1">
        <w:rPr>
          <w:lang w:val="en-US"/>
        </w:rPr>
        <w:instrText>ru</w:instrText>
      </w:r>
      <w:r w:rsidR="00D3700A" w:rsidRPr="00321997">
        <w:rPr>
          <w:lang w:val="en-US"/>
        </w:rPr>
        <w:instrText>/</w:instrText>
      </w:r>
      <w:r w:rsidR="00D3700A" w:rsidRPr="00403CC1">
        <w:rPr>
          <w:lang w:val="en-US"/>
        </w:rPr>
        <w:instrText>docs</w:instrText>
      </w:r>
      <w:r w:rsidR="00D3700A" w:rsidRPr="00321997">
        <w:rPr>
          <w:lang w:val="en-US"/>
        </w:rPr>
        <w:instrText>/</w:instrText>
      </w:r>
      <w:r w:rsidR="00D3700A" w:rsidRPr="00403CC1">
        <w:rPr>
          <w:lang w:val="en-US"/>
        </w:rPr>
        <w:instrText>postgresql</w:instrText>
      </w:r>
      <w:r w:rsidR="00D3700A" w:rsidRPr="00321997">
        <w:rPr>
          <w:lang w:val="en-US"/>
        </w:rPr>
        <w:instrText xml:space="preserve">" </w:instrText>
      </w:r>
      <w:r w:rsidR="00D3700A">
        <w:fldChar w:fldCharType="separate"/>
      </w:r>
      <w:r>
        <w:rPr>
          <w:rStyle w:val="af"/>
          <w:lang w:val="en-US"/>
        </w:rPr>
        <w:t>https://postgrespro.ru/docs/postgresql</w:t>
      </w:r>
      <w:bookmarkEnd w:id="210"/>
      <w:r w:rsidR="00D3700A">
        <w:rPr>
          <w:rStyle w:val="af"/>
          <w:lang w:val="en-US"/>
        </w:rPr>
        <w:fldChar w:fldCharType="end"/>
      </w:r>
      <w:commentRangeEnd w:id="211"/>
      <w:r w:rsidR="00BC1E76">
        <w:rPr>
          <w:rStyle w:val="af1"/>
        </w:rPr>
        <w:commentReference w:id="211"/>
      </w:r>
    </w:p>
    <w:p w14:paraId="7A4785F4" w14:textId="1E6C7D22" w:rsidR="00830825" w:rsidRPr="00830825" w:rsidRDefault="00830825" w:rsidP="00830825">
      <w:pPr>
        <w:pStyle w:val="a7"/>
        <w:numPr>
          <w:ilvl w:val="0"/>
          <w:numId w:val="6"/>
        </w:numPr>
        <w:rPr>
          <w:noProof/>
          <w:color w:val="000000" w:themeColor="text1"/>
          <w:lang w:val="en-US"/>
        </w:rPr>
      </w:pPr>
      <w:r>
        <w:t xml:space="preserve">Официальный сайт </w:t>
      </w:r>
      <w:r>
        <w:rPr>
          <w:lang w:val="en-US"/>
        </w:rPr>
        <w:t>Senpulse</w:t>
      </w:r>
      <w:r w:rsidRPr="00830825">
        <w:t>:</w:t>
      </w:r>
      <w:r w:rsidRPr="00830825">
        <w:rPr>
          <w:noProof/>
          <w:color w:val="000000" w:themeColor="text1"/>
        </w:rPr>
        <w:t xml:space="preserve"> [</w:t>
      </w:r>
      <w:r>
        <w:rPr>
          <w:noProof/>
          <w:color w:val="000000" w:themeColor="text1"/>
        </w:rPr>
        <w:t>Электронный ресурс</w:t>
      </w:r>
      <w:r w:rsidRPr="00830825">
        <w:rPr>
          <w:noProof/>
          <w:color w:val="000000" w:themeColor="text1"/>
        </w:rPr>
        <w:t xml:space="preserve">]. </w:t>
      </w:r>
      <w:r>
        <w:rPr>
          <w:noProof/>
          <w:color w:val="000000" w:themeColor="text1"/>
          <w:lang w:val="en-US"/>
        </w:rPr>
        <w:t xml:space="preserve">URL: </w:t>
      </w:r>
      <w:r w:rsidRPr="00830825">
        <w:rPr>
          <w:noProof/>
          <w:color w:val="2E74B5" w:themeColor="accent1" w:themeShade="BF"/>
          <w:lang w:val="en-US"/>
        </w:rPr>
        <w:t>https://sendpulse.com/ru</w:t>
      </w:r>
    </w:p>
    <w:p w14:paraId="38CA3C10" w14:textId="1809A225" w:rsidR="00EE37E6" w:rsidRDefault="00EE37E6" w:rsidP="00EE37E6">
      <w:pPr>
        <w:pStyle w:val="1"/>
        <w:numPr>
          <w:ilvl w:val="0"/>
          <w:numId w:val="0"/>
        </w:numPr>
        <w:rPr>
          <w:noProof/>
        </w:rPr>
      </w:pPr>
      <w:bookmarkStart w:id="212" w:name="_Toc73879964"/>
      <w:r>
        <w:rPr>
          <w:noProof/>
        </w:rPr>
        <w:lastRenderedPageBreak/>
        <w:t>ПРИЛОЖЕНИЯ</w:t>
      </w:r>
      <w:bookmarkEnd w:id="212"/>
    </w:p>
    <w:p w14:paraId="449E2415" w14:textId="0F5832EF" w:rsidR="009873F2" w:rsidRPr="009873F2" w:rsidRDefault="009873F2" w:rsidP="009873F2">
      <w:pPr>
        <w:pStyle w:val="2"/>
        <w:numPr>
          <w:ilvl w:val="0"/>
          <w:numId w:val="0"/>
        </w:numPr>
      </w:pPr>
      <w:bookmarkStart w:id="213" w:name="_Toc73879682"/>
      <w:bookmarkStart w:id="214" w:name="_Toc73879965"/>
      <w:r w:rsidRPr="009873F2">
        <w:rPr>
          <w:rStyle w:val="20"/>
          <w:b/>
        </w:rPr>
        <w:t>Приложение</w:t>
      </w:r>
      <w:r>
        <w:t xml:space="preserve"> 1</w:t>
      </w:r>
      <w:bookmarkEnd w:id="213"/>
      <w:bookmarkEnd w:id="214"/>
    </w:p>
    <w:p w14:paraId="26378171" w14:textId="77777777" w:rsidR="009873F2" w:rsidRPr="009873F2" w:rsidRDefault="009873F2" w:rsidP="009873F2">
      <w:pPr>
        <w:pStyle w:val="3"/>
        <w:numPr>
          <w:ilvl w:val="0"/>
          <w:numId w:val="0"/>
        </w:numPr>
        <w:ind w:left="720"/>
      </w:pPr>
      <w:bookmarkStart w:id="215" w:name="_Toc73879683"/>
      <w:bookmarkStart w:id="216" w:name="_Toc73879966"/>
      <w:r w:rsidRPr="009873F2">
        <w:t>Организационная структура проекта</w:t>
      </w:r>
      <w:bookmarkEnd w:id="215"/>
      <w:bookmarkEnd w:id="216"/>
    </w:p>
    <w:p w14:paraId="3A6D91BC" w14:textId="77777777" w:rsidR="009873F2" w:rsidRDefault="009873F2" w:rsidP="009873F2">
      <w:pPr>
        <w:ind w:firstLine="708"/>
      </w:pPr>
      <w:r>
        <w:rPr>
          <w:rFonts w:eastAsia="Times New Roman"/>
        </w:rPr>
        <w:t>Перед началом разработки любой программной системы необходимо выяснить, насколько целесообразна ее разработка, как с точки зрения полезности, так и с точки зрения экономической эффективности. В технико-экономической части работы рассматриваются вопросы организации работ по созданию и внедрению программной системы, а также приводится расчёт ее себестоимости.</w:t>
      </w:r>
      <w:bookmarkStart w:id="217" w:name="_Toc359344425"/>
      <w:bookmarkStart w:id="218" w:name="_Toc322893641"/>
    </w:p>
    <w:p w14:paraId="187CB04B" w14:textId="76347C87" w:rsidR="009873F2" w:rsidRDefault="009873F2" w:rsidP="009873F2">
      <w:r>
        <w:t>Организационная структура проекта (</w:t>
      </w:r>
      <w:r>
        <w:rPr>
          <w:lang w:val="en-US"/>
        </w:rPr>
        <w:t>OBS</w:t>
      </w:r>
      <w:r>
        <w:t>) приведена на рис.</w:t>
      </w:r>
      <w:r w:rsidR="0048591B">
        <w:t>1.</w:t>
      </w:r>
      <w:r>
        <w:t>1.</w:t>
      </w:r>
    </w:p>
    <w:p w14:paraId="0283DC4E" w14:textId="77777777" w:rsidR="009873F2" w:rsidRDefault="009873F2" w:rsidP="009873F2">
      <w:pPr>
        <w:ind w:firstLine="0"/>
        <w:jc w:val="center"/>
      </w:pPr>
      <w:r>
        <w:rPr>
          <w:noProof/>
          <w:lang w:eastAsia="ru-RU"/>
        </w:rPr>
        <w:drawing>
          <wp:inline distT="0" distB="0" distL="0" distR="0" wp14:anchorId="6CBA0EBA" wp14:editId="38D3F5C6">
            <wp:extent cx="6127750" cy="937895"/>
            <wp:effectExtent l="0" t="0" r="6350" b="0"/>
            <wp:docPr id="61" name="Рисунок 61" descr="Ро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Роли"/>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7750" cy="937895"/>
                    </a:xfrm>
                    <a:prstGeom prst="rect">
                      <a:avLst/>
                    </a:prstGeom>
                    <a:noFill/>
                    <a:ln>
                      <a:noFill/>
                    </a:ln>
                  </pic:spPr>
                </pic:pic>
              </a:graphicData>
            </a:graphic>
          </wp:inline>
        </w:drawing>
      </w:r>
    </w:p>
    <w:p w14:paraId="17A75283" w14:textId="23959EE0" w:rsidR="009873F2" w:rsidRDefault="009873F2" w:rsidP="009873F2">
      <w:pPr>
        <w:pStyle w:val="affffff4"/>
      </w:pPr>
      <w:r>
        <w:t xml:space="preserve">Рис. </w:t>
      </w:r>
      <w:r w:rsidR="0048591B">
        <w:t>1</w:t>
      </w:r>
      <w:r>
        <w:t>.1. Организационная структура проекта</w:t>
      </w:r>
    </w:p>
    <w:p w14:paraId="09152B96" w14:textId="77777777" w:rsidR="009873F2" w:rsidRPr="009873F2" w:rsidRDefault="009873F2" w:rsidP="009873F2">
      <w:pPr>
        <w:pStyle w:val="3"/>
        <w:numPr>
          <w:ilvl w:val="0"/>
          <w:numId w:val="0"/>
        </w:numPr>
        <w:ind w:left="720"/>
      </w:pPr>
      <w:bookmarkStart w:id="219" w:name="_Toc73469574"/>
      <w:bookmarkStart w:id="220" w:name="_Toc73879684"/>
      <w:bookmarkStart w:id="221" w:name="_Toc73879967"/>
      <w:bookmarkEnd w:id="217"/>
      <w:bookmarkEnd w:id="218"/>
      <w:r w:rsidRPr="009873F2">
        <w:t>Календарный план проекта</w:t>
      </w:r>
      <w:bookmarkEnd w:id="219"/>
      <w:bookmarkEnd w:id="220"/>
      <w:bookmarkEnd w:id="221"/>
    </w:p>
    <w:p w14:paraId="0C35C242" w14:textId="77777777" w:rsidR="009873F2" w:rsidRDefault="009873F2" w:rsidP="009873F2">
      <w:pPr>
        <w:rPr>
          <w:rFonts w:eastAsia="Times New Roman"/>
        </w:rPr>
      </w:pPr>
      <w:r>
        <w:rPr>
          <w:rFonts w:eastAsia="Times New Roman"/>
        </w:rPr>
        <w:t>Для оценки расходов на реализацию проекта в числе прочих необходимо определить временные затраты на его реализацию. Для определения временных затрат проекта необходимо разработать календарный план проекта. Реализуемый проект является типовым для Компании, исходя из этого, был сформирован состав работ проекта, определена их длительность, а также распределение ресурсов по ним. При разработке календарного плана были учтены ограничения и допущения, накладываемые на проект Заказчиком.</w:t>
      </w:r>
    </w:p>
    <w:p w14:paraId="056A0A43" w14:textId="77777777" w:rsidR="009873F2" w:rsidRDefault="009873F2" w:rsidP="009873F2">
      <w:pPr>
        <w:rPr>
          <w:rFonts w:eastAsia="Times New Roman"/>
        </w:rPr>
      </w:pPr>
      <w:r>
        <w:rPr>
          <w:rFonts w:eastAsia="Times New Roman"/>
        </w:rPr>
        <w:t>Для реализации проекта необходимо выполнить ряд работ, представленных ниже.</w:t>
      </w:r>
    </w:p>
    <w:p w14:paraId="50186D3A" w14:textId="77777777" w:rsidR="009873F2" w:rsidRDefault="009873F2" w:rsidP="009873F2">
      <w:pPr>
        <w:pStyle w:val="a7"/>
        <w:numPr>
          <w:ilvl w:val="0"/>
          <w:numId w:val="45"/>
        </w:numPr>
        <w:ind w:left="1066" w:hanging="357"/>
        <w:rPr>
          <w:rFonts w:eastAsia="Times New Roman"/>
        </w:rPr>
      </w:pPr>
      <w:r>
        <w:rPr>
          <w:rFonts w:eastAsia="Times New Roman"/>
        </w:rPr>
        <w:t>Сбор требований Заказчика к разрабатываемому ПО.</w:t>
      </w:r>
    </w:p>
    <w:p w14:paraId="54232F73" w14:textId="77777777" w:rsidR="009873F2" w:rsidRDefault="009873F2" w:rsidP="009873F2">
      <w:pPr>
        <w:pStyle w:val="a7"/>
        <w:numPr>
          <w:ilvl w:val="0"/>
          <w:numId w:val="45"/>
        </w:numPr>
        <w:ind w:left="1066" w:hanging="357"/>
        <w:rPr>
          <w:rFonts w:eastAsia="Times New Roman"/>
        </w:rPr>
      </w:pPr>
      <w:r>
        <w:rPr>
          <w:rFonts w:eastAsia="Times New Roman"/>
        </w:rPr>
        <w:t>Разработка и согласование ТЗ.</w:t>
      </w:r>
    </w:p>
    <w:p w14:paraId="64E01F66" w14:textId="77777777" w:rsidR="009873F2" w:rsidRDefault="009873F2" w:rsidP="009873F2">
      <w:pPr>
        <w:pStyle w:val="a7"/>
        <w:numPr>
          <w:ilvl w:val="0"/>
          <w:numId w:val="45"/>
        </w:numPr>
        <w:ind w:left="1066" w:hanging="357"/>
        <w:rPr>
          <w:rFonts w:eastAsia="Times New Roman"/>
        </w:rPr>
      </w:pPr>
      <w:bookmarkStart w:id="222" w:name="_Ref72674830"/>
      <w:r>
        <w:rPr>
          <w:rFonts w:eastAsia="Times New Roman"/>
        </w:rPr>
        <w:t>Разработка технического проекта.</w:t>
      </w:r>
      <w:bookmarkEnd w:id="222"/>
    </w:p>
    <w:p w14:paraId="052176FB" w14:textId="77777777" w:rsidR="009873F2" w:rsidRDefault="009873F2" w:rsidP="009873F2">
      <w:pPr>
        <w:pStyle w:val="a7"/>
        <w:numPr>
          <w:ilvl w:val="0"/>
          <w:numId w:val="45"/>
        </w:numPr>
        <w:ind w:left="1066" w:hanging="357"/>
        <w:rPr>
          <w:rFonts w:eastAsia="Times New Roman"/>
        </w:rPr>
      </w:pPr>
      <w:r>
        <w:rPr>
          <w:rFonts w:eastAsia="Times New Roman"/>
        </w:rPr>
        <w:t>Разработка моделей бизнес-процессов.</w:t>
      </w:r>
    </w:p>
    <w:p w14:paraId="6FDE3660" w14:textId="77777777" w:rsidR="009873F2" w:rsidRDefault="009873F2" w:rsidP="009873F2">
      <w:pPr>
        <w:pStyle w:val="a7"/>
        <w:numPr>
          <w:ilvl w:val="0"/>
          <w:numId w:val="45"/>
        </w:numPr>
        <w:ind w:left="1066" w:hanging="357"/>
        <w:rPr>
          <w:rFonts w:eastAsia="Times New Roman"/>
        </w:rPr>
      </w:pPr>
      <w:r>
        <w:rPr>
          <w:rFonts w:eastAsia="Times New Roman"/>
        </w:rPr>
        <w:t>Проектирование интерфейсов.</w:t>
      </w:r>
    </w:p>
    <w:p w14:paraId="3AD8EDBF" w14:textId="77777777" w:rsidR="009873F2" w:rsidRDefault="009873F2" w:rsidP="009873F2">
      <w:pPr>
        <w:pStyle w:val="a7"/>
        <w:numPr>
          <w:ilvl w:val="0"/>
          <w:numId w:val="45"/>
        </w:numPr>
        <w:ind w:left="1066" w:hanging="357"/>
        <w:rPr>
          <w:rFonts w:eastAsia="Times New Roman"/>
        </w:rPr>
      </w:pPr>
      <w:r>
        <w:rPr>
          <w:rFonts w:eastAsia="Times New Roman"/>
        </w:rPr>
        <w:t>Проектирование иерархии пользовательских интерфейсов.</w:t>
      </w:r>
    </w:p>
    <w:p w14:paraId="2F258F61" w14:textId="77777777" w:rsidR="009873F2" w:rsidRDefault="009873F2" w:rsidP="009873F2">
      <w:pPr>
        <w:pStyle w:val="a7"/>
        <w:numPr>
          <w:ilvl w:val="0"/>
          <w:numId w:val="45"/>
        </w:numPr>
        <w:ind w:left="1066" w:hanging="357"/>
        <w:rPr>
          <w:rFonts w:eastAsia="Times New Roman"/>
        </w:rPr>
      </w:pPr>
      <w:r>
        <w:rPr>
          <w:rFonts w:eastAsia="Times New Roman"/>
        </w:rPr>
        <w:lastRenderedPageBreak/>
        <w:t>Проектирование архитектуры серверной части.</w:t>
      </w:r>
    </w:p>
    <w:p w14:paraId="4EFA51A8" w14:textId="77777777" w:rsidR="009873F2" w:rsidRDefault="009873F2" w:rsidP="009873F2">
      <w:pPr>
        <w:pStyle w:val="a7"/>
        <w:numPr>
          <w:ilvl w:val="0"/>
          <w:numId w:val="45"/>
        </w:numPr>
        <w:ind w:left="1066" w:hanging="357"/>
        <w:rPr>
          <w:rFonts w:eastAsia="Times New Roman"/>
        </w:rPr>
      </w:pPr>
      <w:r>
        <w:rPr>
          <w:rFonts w:eastAsia="Times New Roman"/>
        </w:rPr>
        <w:t xml:space="preserve">Определение методов WEB API и их сигнатур. </w:t>
      </w:r>
    </w:p>
    <w:p w14:paraId="741B7691" w14:textId="77777777" w:rsidR="009873F2" w:rsidRDefault="009873F2" w:rsidP="009873F2">
      <w:pPr>
        <w:pStyle w:val="a7"/>
        <w:numPr>
          <w:ilvl w:val="0"/>
          <w:numId w:val="45"/>
        </w:numPr>
        <w:ind w:left="1066" w:hanging="357"/>
        <w:rPr>
          <w:rFonts w:eastAsia="Times New Roman"/>
        </w:rPr>
      </w:pPr>
      <w:r>
        <w:rPr>
          <w:rFonts w:eastAsia="Times New Roman"/>
        </w:rPr>
        <w:t>Разработка тестов для серверной части.</w:t>
      </w:r>
    </w:p>
    <w:p w14:paraId="5CA07F07" w14:textId="77777777" w:rsidR="009873F2" w:rsidRDefault="009873F2" w:rsidP="009873F2">
      <w:pPr>
        <w:pStyle w:val="a7"/>
        <w:numPr>
          <w:ilvl w:val="0"/>
          <w:numId w:val="45"/>
        </w:numPr>
        <w:ind w:left="1066" w:hanging="357"/>
        <w:rPr>
          <w:rFonts w:eastAsia="Times New Roman"/>
        </w:rPr>
      </w:pPr>
      <w:r>
        <w:rPr>
          <w:rFonts w:eastAsia="Times New Roman"/>
        </w:rPr>
        <w:t>Разработка тестов для клиентской части.</w:t>
      </w:r>
    </w:p>
    <w:p w14:paraId="14360E2E" w14:textId="77777777" w:rsidR="009873F2" w:rsidRDefault="009873F2" w:rsidP="009873F2">
      <w:pPr>
        <w:pStyle w:val="a7"/>
        <w:numPr>
          <w:ilvl w:val="0"/>
          <w:numId w:val="45"/>
        </w:numPr>
        <w:ind w:left="1066" w:hanging="357"/>
        <w:rPr>
          <w:rFonts w:eastAsia="Times New Roman"/>
        </w:rPr>
      </w:pPr>
      <w:r>
        <w:rPr>
          <w:rFonts w:eastAsia="Times New Roman"/>
        </w:rPr>
        <w:t>Разработка серверной части.</w:t>
      </w:r>
    </w:p>
    <w:p w14:paraId="78CABDFE" w14:textId="77777777" w:rsidR="009873F2" w:rsidRDefault="009873F2" w:rsidP="009873F2">
      <w:pPr>
        <w:pStyle w:val="a7"/>
        <w:numPr>
          <w:ilvl w:val="0"/>
          <w:numId w:val="45"/>
        </w:numPr>
        <w:ind w:left="1066" w:hanging="357"/>
        <w:rPr>
          <w:rFonts w:eastAsia="Times New Roman"/>
        </w:rPr>
      </w:pPr>
      <w:r>
        <w:rPr>
          <w:rFonts w:eastAsia="Times New Roman"/>
        </w:rPr>
        <w:t>Разработка клиентской части.</w:t>
      </w:r>
    </w:p>
    <w:p w14:paraId="14E7BDD3" w14:textId="77777777" w:rsidR="009873F2" w:rsidRDefault="009873F2" w:rsidP="009873F2">
      <w:pPr>
        <w:pStyle w:val="a7"/>
        <w:numPr>
          <w:ilvl w:val="0"/>
          <w:numId w:val="45"/>
        </w:numPr>
        <w:ind w:left="1066" w:hanging="357"/>
        <w:rPr>
          <w:rFonts w:eastAsia="Times New Roman"/>
        </w:rPr>
      </w:pPr>
      <w:r>
        <w:rPr>
          <w:rFonts w:eastAsia="Times New Roman"/>
        </w:rPr>
        <w:t>Тестирование серверной части.</w:t>
      </w:r>
    </w:p>
    <w:p w14:paraId="196A0792" w14:textId="77777777" w:rsidR="009873F2" w:rsidRDefault="009873F2" w:rsidP="009873F2">
      <w:pPr>
        <w:pStyle w:val="a7"/>
        <w:numPr>
          <w:ilvl w:val="0"/>
          <w:numId w:val="45"/>
        </w:numPr>
        <w:ind w:left="1066" w:hanging="357"/>
        <w:rPr>
          <w:rFonts w:eastAsia="Times New Roman"/>
        </w:rPr>
      </w:pPr>
      <w:r>
        <w:rPr>
          <w:rFonts w:eastAsia="Times New Roman"/>
        </w:rPr>
        <w:t>Тестирование взаимодействия серверной части и клиентской части.</w:t>
      </w:r>
    </w:p>
    <w:p w14:paraId="13B11D32" w14:textId="77777777" w:rsidR="009873F2" w:rsidRDefault="009873F2" w:rsidP="009873F2">
      <w:pPr>
        <w:pStyle w:val="a7"/>
        <w:numPr>
          <w:ilvl w:val="0"/>
          <w:numId w:val="45"/>
        </w:numPr>
        <w:ind w:left="1066" w:hanging="357"/>
        <w:rPr>
          <w:rFonts w:eastAsia="Times New Roman"/>
        </w:rPr>
      </w:pPr>
      <w:r>
        <w:rPr>
          <w:rFonts w:eastAsia="Times New Roman"/>
        </w:rPr>
        <w:t>Тестирование работы клиентской части.</w:t>
      </w:r>
    </w:p>
    <w:p w14:paraId="0CB9C0A3" w14:textId="77777777" w:rsidR="009873F2" w:rsidRDefault="009873F2" w:rsidP="009873F2">
      <w:pPr>
        <w:pStyle w:val="a7"/>
        <w:numPr>
          <w:ilvl w:val="0"/>
          <w:numId w:val="45"/>
        </w:numPr>
        <w:ind w:left="1066" w:hanging="357"/>
        <w:rPr>
          <w:rFonts w:eastAsia="Times New Roman"/>
        </w:rPr>
      </w:pPr>
      <w:r>
        <w:rPr>
          <w:rFonts w:eastAsia="Times New Roman"/>
        </w:rPr>
        <w:t>Кроссбраузерное тестирование интерфейсов.</w:t>
      </w:r>
    </w:p>
    <w:p w14:paraId="4D1FECE7" w14:textId="77777777" w:rsidR="009873F2" w:rsidRDefault="009873F2" w:rsidP="009873F2">
      <w:pPr>
        <w:pStyle w:val="a7"/>
        <w:numPr>
          <w:ilvl w:val="0"/>
          <w:numId w:val="45"/>
        </w:numPr>
        <w:ind w:left="1066" w:hanging="357"/>
        <w:rPr>
          <w:rFonts w:eastAsia="Times New Roman"/>
        </w:rPr>
      </w:pPr>
      <w:r>
        <w:rPr>
          <w:rFonts w:eastAsia="Times New Roman"/>
        </w:rPr>
        <w:t xml:space="preserve">Разработка пользовательской документации. </w:t>
      </w:r>
    </w:p>
    <w:p w14:paraId="5CD042E4" w14:textId="77777777" w:rsidR="009873F2" w:rsidRDefault="009873F2" w:rsidP="009873F2">
      <w:pPr>
        <w:pStyle w:val="a7"/>
        <w:numPr>
          <w:ilvl w:val="0"/>
          <w:numId w:val="45"/>
        </w:numPr>
        <w:ind w:left="1066" w:hanging="357"/>
        <w:rPr>
          <w:rFonts w:eastAsia="Times New Roman"/>
        </w:rPr>
      </w:pPr>
      <w:r>
        <w:rPr>
          <w:rFonts w:eastAsia="Times New Roman"/>
        </w:rPr>
        <w:t>Внедрение ПО.</w:t>
      </w:r>
    </w:p>
    <w:p w14:paraId="3CA31106" w14:textId="6B1E9DC5" w:rsidR="009873F2" w:rsidRDefault="009873F2" w:rsidP="009873F2">
      <w:pPr>
        <w:rPr>
          <w:rFonts w:eastAsia="Times New Roman"/>
        </w:rPr>
      </w:pPr>
      <w:r>
        <w:rPr>
          <w:rFonts w:eastAsia="Times New Roman"/>
        </w:rPr>
        <w:t xml:space="preserve">Распределение человеческих ресурсов по работам проекта и степень их загрузки приведены в табл. </w:t>
      </w:r>
      <w:r w:rsidR="0048591B">
        <w:rPr>
          <w:rFonts w:eastAsia="Times New Roman"/>
        </w:rPr>
        <w:t>1.</w:t>
      </w:r>
      <w:r>
        <w:rPr>
          <w:rFonts w:eastAsia="Times New Roman"/>
        </w:rPr>
        <w:t>1.</w:t>
      </w:r>
    </w:p>
    <w:p w14:paraId="56D0F81B" w14:textId="0AE8C113" w:rsidR="009873F2" w:rsidRDefault="009873F2" w:rsidP="009873F2">
      <w:pPr>
        <w:pStyle w:val="a7"/>
        <w:ind w:left="1429" w:firstLine="695"/>
        <w:jc w:val="right"/>
        <w:rPr>
          <w:rFonts w:eastAsia="Times New Roman"/>
          <w:b/>
        </w:rPr>
      </w:pPr>
      <w:r>
        <w:rPr>
          <w:rFonts w:eastAsia="Times New Roman"/>
          <w:b/>
        </w:rPr>
        <w:t xml:space="preserve">Таблица </w:t>
      </w:r>
      <w:r w:rsidR="0048591B">
        <w:rPr>
          <w:rFonts w:eastAsia="Times New Roman"/>
          <w:b/>
        </w:rPr>
        <w:t>1.</w:t>
      </w:r>
      <w:r>
        <w:rPr>
          <w:rFonts w:eastAsia="Times New Roman"/>
          <w:b/>
        </w:rPr>
        <w:t>1</w:t>
      </w:r>
    </w:p>
    <w:p w14:paraId="29CB175A" w14:textId="77777777" w:rsidR="009873F2" w:rsidRDefault="009873F2" w:rsidP="009873F2">
      <w:pPr>
        <w:pStyle w:val="a7"/>
        <w:widowControl w:val="0"/>
        <w:ind w:left="0" w:firstLine="0"/>
        <w:jc w:val="center"/>
        <w:rPr>
          <w:rFonts w:eastAsia="Times New Roman"/>
          <w:b/>
          <w:i/>
        </w:rPr>
      </w:pPr>
      <w:r>
        <w:rPr>
          <w:rFonts w:eastAsia="Times New Roman"/>
          <w:b/>
          <w:i/>
        </w:rPr>
        <w:t>Структура общего времени на создание программного продукта</w:t>
      </w:r>
    </w:p>
    <w:tbl>
      <w:tblPr>
        <w:tblpPr w:leftFromText="180" w:rightFromText="180" w:bottomFromText="160" w:vertAnchor="text" w:horzAnchor="margin" w:tblpXSpec="center" w:tblpY="184"/>
        <w:tblW w:w="485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A0" w:firstRow="1" w:lastRow="0" w:firstColumn="1" w:lastColumn="0" w:noHBand="1" w:noVBand="1"/>
      </w:tblPr>
      <w:tblGrid>
        <w:gridCol w:w="836"/>
        <w:gridCol w:w="2154"/>
        <w:gridCol w:w="4532"/>
        <w:gridCol w:w="1811"/>
      </w:tblGrid>
      <w:tr w:rsidR="009873F2" w14:paraId="26C830D3" w14:textId="77777777" w:rsidTr="009873F2">
        <w:trPr>
          <w:trHeight w:val="834"/>
          <w:tblHeader/>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6F4B8E9D" w14:textId="77777777" w:rsidR="009873F2" w:rsidRDefault="009873F2" w:rsidP="009873F2">
            <w:pPr>
              <w:keepNext/>
              <w:keepLines/>
              <w:spacing w:line="240" w:lineRule="auto"/>
              <w:ind w:right="-108" w:firstLine="0"/>
              <w:contextualSpacing/>
              <w:jc w:val="center"/>
              <w:rPr>
                <w:rFonts w:eastAsia="Times New Roman"/>
                <w:b/>
                <w:sz w:val="24"/>
                <w:szCs w:val="24"/>
              </w:rPr>
            </w:pPr>
            <w:r>
              <w:rPr>
                <w:rFonts w:eastAsia="Times New Roman"/>
                <w:b/>
                <w:sz w:val="24"/>
                <w:szCs w:val="24"/>
              </w:rPr>
              <w:t>№</w:t>
            </w:r>
          </w:p>
          <w:p w14:paraId="40AB22B5" w14:textId="77777777" w:rsidR="009873F2" w:rsidRDefault="009873F2" w:rsidP="009873F2">
            <w:pPr>
              <w:keepNext/>
              <w:keepLines/>
              <w:spacing w:line="240" w:lineRule="auto"/>
              <w:ind w:right="-108" w:firstLine="0"/>
              <w:contextualSpacing/>
              <w:jc w:val="center"/>
              <w:rPr>
                <w:rFonts w:eastAsia="Times New Roman"/>
                <w:b/>
                <w:sz w:val="24"/>
                <w:szCs w:val="24"/>
              </w:rPr>
            </w:pPr>
            <w:r>
              <w:rPr>
                <w:rFonts w:eastAsia="Times New Roman"/>
                <w:b/>
                <w:sz w:val="24"/>
                <w:szCs w:val="24"/>
              </w:rPr>
              <w:t>этапа</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005F5565" w14:textId="77777777" w:rsidR="009873F2" w:rsidRDefault="009873F2" w:rsidP="009873F2">
            <w:pPr>
              <w:keepNext/>
              <w:keepLines/>
              <w:spacing w:line="240" w:lineRule="auto"/>
              <w:ind w:firstLine="0"/>
              <w:jc w:val="center"/>
              <w:rPr>
                <w:rFonts w:eastAsia="Times New Roman"/>
                <w:b/>
                <w:sz w:val="24"/>
                <w:szCs w:val="24"/>
              </w:rPr>
            </w:pPr>
            <w:r>
              <w:rPr>
                <w:rFonts w:eastAsia="Times New Roman"/>
                <w:b/>
                <w:sz w:val="24"/>
                <w:szCs w:val="24"/>
              </w:rPr>
              <w:t>Этап работ</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645BBCC9" w14:textId="77777777" w:rsidR="009873F2" w:rsidRDefault="009873F2" w:rsidP="009873F2">
            <w:pPr>
              <w:keepNext/>
              <w:keepLines/>
              <w:spacing w:line="240" w:lineRule="auto"/>
              <w:ind w:firstLine="0"/>
              <w:jc w:val="center"/>
              <w:rPr>
                <w:rFonts w:eastAsia="Times New Roman"/>
                <w:b/>
                <w:sz w:val="24"/>
                <w:szCs w:val="24"/>
              </w:rPr>
            </w:pPr>
            <w:r>
              <w:rPr>
                <w:rFonts w:eastAsia="Times New Roman"/>
                <w:b/>
                <w:sz w:val="24"/>
                <w:szCs w:val="24"/>
              </w:rPr>
              <w:t>Ответственные исполнители (занятость на этапе)</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2E665499" w14:textId="77777777" w:rsidR="009873F2" w:rsidRDefault="009873F2" w:rsidP="009873F2">
            <w:pPr>
              <w:keepNext/>
              <w:keepLines/>
              <w:spacing w:line="240" w:lineRule="auto"/>
              <w:ind w:firstLine="0"/>
              <w:jc w:val="center"/>
              <w:rPr>
                <w:rFonts w:eastAsia="Times New Roman"/>
                <w:b/>
                <w:sz w:val="24"/>
                <w:szCs w:val="24"/>
              </w:rPr>
            </w:pPr>
            <w:r>
              <w:rPr>
                <w:rFonts w:eastAsia="Times New Roman"/>
                <w:b/>
                <w:sz w:val="24"/>
                <w:szCs w:val="24"/>
              </w:rPr>
              <w:t>Длительность, дней</w:t>
            </w:r>
          </w:p>
        </w:tc>
      </w:tr>
      <w:tr w:rsidR="009873F2" w14:paraId="43FFAF09" w14:textId="77777777" w:rsidTr="009873F2">
        <w:trPr>
          <w:trHeight w:val="294"/>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6905CDD1"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1</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1EB5A97D" w14:textId="77777777" w:rsidR="009873F2" w:rsidRDefault="009873F2" w:rsidP="009873F2">
            <w:pPr>
              <w:spacing w:line="240" w:lineRule="auto"/>
              <w:ind w:firstLine="0"/>
              <w:jc w:val="left"/>
              <w:rPr>
                <w:rFonts w:eastAsia="Times New Roman"/>
                <w:i/>
                <w:sz w:val="24"/>
                <w:szCs w:val="24"/>
              </w:rPr>
            </w:pPr>
            <w:r>
              <w:rPr>
                <w:rFonts w:eastAsia="Times New Roman"/>
                <w:sz w:val="24"/>
                <w:szCs w:val="24"/>
              </w:rPr>
              <w:t>Сбор требований</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3A33DCBA"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[40%]</w:t>
            </w:r>
          </w:p>
          <w:p w14:paraId="72A7ADE0"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25C65034"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10</w:t>
            </w:r>
          </w:p>
        </w:tc>
      </w:tr>
      <w:tr w:rsidR="009873F2" w14:paraId="5E885FAA" w14:textId="77777777" w:rsidTr="009873F2">
        <w:trPr>
          <w:trHeight w:val="344"/>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42EAC56F"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2</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43A51302" w14:textId="77777777" w:rsidR="009873F2" w:rsidRDefault="009873F2" w:rsidP="009873F2">
            <w:pPr>
              <w:widowControl w:val="0"/>
              <w:spacing w:line="240" w:lineRule="auto"/>
              <w:ind w:firstLine="0"/>
              <w:jc w:val="left"/>
              <w:rPr>
                <w:rFonts w:eastAsia="Times New Roman"/>
                <w:i/>
                <w:sz w:val="24"/>
                <w:szCs w:val="24"/>
              </w:rPr>
            </w:pPr>
            <w:r>
              <w:rPr>
                <w:rFonts w:eastAsia="Times New Roman"/>
                <w:sz w:val="24"/>
                <w:szCs w:val="24"/>
              </w:rPr>
              <w:t>Разработка и согласование ТЗ</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2ED70BD8"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[50%]</w:t>
            </w:r>
          </w:p>
          <w:p w14:paraId="0AEE2853"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[100%]</w:t>
            </w:r>
          </w:p>
          <w:p w14:paraId="6D8DBD3C"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 [40%]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71A192C4"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10</w:t>
            </w:r>
          </w:p>
        </w:tc>
      </w:tr>
      <w:tr w:rsidR="009873F2" w14:paraId="7018EB08" w14:textId="77777777" w:rsidTr="009873F2">
        <w:trPr>
          <w:trHeight w:val="422"/>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30CADD57"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3</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719A319D" w14:textId="77777777" w:rsidR="009873F2" w:rsidRDefault="009873F2" w:rsidP="009873F2">
            <w:pPr>
              <w:spacing w:line="240" w:lineRule="auto"/>
              <w:ind w:firstLine="0"/>
              <w:jc w:val="left"/>
              <w:rPr>
                <w:rFonts w:eastAsia="Times New Roman"/>
                <w:i/>
                <w:sz w:val="24"/>
                <w:szCs w:val="24"/>
              </w:rPr>
            </w:pPr>
            <w:r>
              <w:rPr>
                <w:rFonts w:eastAsia="Times New Roman"/>
                <w:sz w:val="24"/>
                <w:szCs w:val="24"/>
              </w:rPr>
              <w:t>Разработка технического проекта</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436E3A2A"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76BA26E9"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[60%]</w:t>
            </w:r>
          </w:p>
          <w:p w14:paraId="5E73A7B0"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 [100%]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15F4EC46"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4</w:t>
            </w:r>
          </w:p>
        </w:tc>
      </w:tr>
      <w:tr w:rsidR="009873F2" w14:paraId="51696F54" w14:textId="77777777" w:rsidTr="009873F2">
        <w:tc>
          <w:tcPr>
            <w:tcW w:w="448" w:type="pct"/>
            <w:tcBorders>
              <w:top w:val="single" w:sz="6" w:space="0" w:color="000000"/>
              <w:left w:val="single" w:sz="6" w:space="0" w:color="000000"/>
              <w:bottom w:val="single" w:sz="6" w:space="0" w:color="000000"/>
              <w:right w:val="single" w:sz="6" w:space="0" w:color="000000"/>
            </w:tcBorders>
            <w:vAlign w:val="center"/>
            <w:hideMark/>
          </w:tcPr>
          <w:p w14:paraId="06FD7531"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4</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44857FD7" w14:textId="77777777" w:rsidR="009873F2" w:rsidRDefault="009873F2" w:rsidP="009873F2">
            <w:pPr>
              <w:spacing w:line="240" w:lineRule="auto"/>
              <w:ind w:firstLine="0"/>
              <w:jc w:val="left"/>
              <w:rPr>
                <w:rFonts w:eastAsia="Times New Roman"/>
                <w:i/>
                <w:sz w:val="24"/>
                <w:szCs w:val="24"/>
              </w:rPr>
            </w:pPr>
            <w:r>
              <w:rPr>
                <w:rFonts w:eastAsia="Times New Roman"/>
                <w:sz w:val="24"/>
                <w:szCs w:val="24"/>
              </w:rPr>
              <w:t>Разработка моделей бизнес-процессов</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508626EF"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459071C5"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7</w:t>
            </w:r>
          </w:p>
        </w:tc>
      </w:tr>
      <w:tr w:rsidR="009873F2" w14:paraId="5B6D81F0"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54E0BE69"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5</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4CF59444" w14:textId="77777777" w:rsidR="009873F2" w:rsidRDefault="009873F2" w:rsidP="009873F2">
            <w:pPr>
              <w:spacing w:line="240" w:lineRule="auto"/>
              <w:ind w:firstLine="0"/>
              <w:jc w:val="left"/>
              <w:rPr>
                <w:rFonts w:eastAsia="Times New Roman"/>
                <w:i/>
                <w:sz w:val="24"/>
                <w:szCs w:val="24"/>
              </w:rPr>
            </w:pPr>
            <w:r>
              <w:rPr>
                <w:rFonts w:eastAsia="Times New Roman"/>
                <w:sz w:val="24"/>
                <w:szCs w:val="24"/>
              </w:rPr>
              <w:t>Проектирование интерфейсов</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0445D18B"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05847700"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Дизайнер </w:t>
            </w:r>
            <w:r>
              <w:rPr>
                <w:rFonts w:eastAsia="Times New Roman"/>
                <w:sz w:val="24"/>
                <w:szCs w:val="24"/>
                <w:lang w:val="en-US"/>
              </w:rPr>
              <w:t>[100%]</w:t>
            </w:r>
          </w:p>
          <w:p w14:paraId="45D5E2A3"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[40%]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3964646D"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5</w:t>
            </w:r>
          </w:p>
        </w:tc>
      </w:tr>
      <w:tr w:rsidR="009873F2" w14:paraId="71FCAF36"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131EB3F3" w14:textId="77777777" w:rsidR="009873F2" w:rsidRDefault="009873F2" w:rsidP="009873F2">
            <w:pPr>
              <w:keepNext/>
              <w:keepLines/>
              <w:spacing w:line="240" w:lineRule="auto"/>
              <w:ind w:firstLine="0"/>
              <w:jc w:val="center"/>
              <w:rPr>
                <w:rFonts w:eastAsia="Times New Roman"/>
                <w:sz w:val="24"/>
                <w:szCs w:val="28"/>
              </w:rPr>
            </w:pPr>
            <w:r>
              <w:rPr>
                <w:rFonts w:eastAsia="Times New Roman"/>
                <w:sz w:val="24"/>
                <w:szCs w:val="28"/>
              </w:rPr>
              <w:t>6</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1BEA2A00" w14:textId="77777777" w:rsidR="009873F2" w:rsidRDefault="009873F2" w:rsidP="009873F2">
            <w:pPr>
              <w:spacing w:line="240" w:lineRule="auto"/>
              <w:ind w:firstLine="0"/>
              <w:rPr>
                <w:rFonts w:eastAsia="Times New Roman"/>
                <w:i/>
                <w:sz w:val="24"/>
                <w:szCs w:val="28"/>
              </w:rPr>
            </w:pPr>
            <w:r>
              <w:rPr>
                <w:rFonts w:eastAsia="Times New Roman"/>
                <w:sz w:val="24"/>
                <w:szCs w:val="28"/>
              </w:rPr>
              <w:t>Проектирование иерархии пользовательских интерфейсов</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015A08BD"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760DD9C1"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[100%]</w:t>
            </w:r>
          </w:p>
          <w:p w14:paraId="0C67A991" w14:textId="77777777" w:rsidR="009873F2" w:rsidRDefault="009873F2" w:rsidP="009873F2">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Дизайнер </w:t>
            </w:r>
            <w:r>
              <w:rPr>
                <w:rFonts w:eastAsia="Times New Roman"/>
                <w:sz w:val="24"/>
                <w:szCs w:val="24"/>
                <w:lang w:val="en-US"/>
              </w:rPr>
              <w:t>[50</w:t>
            </w:r>
            <w:r>
              <w:rPr>
                <w:rFonts w:eastAsia="Times New Roman"/>
                <w:sz w:val="24"/>
                <w:szCs w:val="24"/>
              </w:rPr>
              <w:t>%</w:t>
            </w:r>
            <w:r>
              <w:rPr>
                <w:rFonts w:eastAsia="Times New Roman"/>
                <w:sz w:val="24"/>
                <w:szCs w:val="24"/>
                <w:lang w:val="en-US"/>
              </w:rPr>
              <w:t>]</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7FE0E6A1" w14:textId="77777777" w:rsidR="009873F2" w:rsidRDefault="009873F2" w:rsidP="009873F2">
            <w:pPr>
              <w:keepNext/>
              <w:keepLines/>
              <w:spacing w:line="240" w:lineRule="auto"/>
              <w:ind w:firstLine="0"/>
              <w:jc w:val="center"/>
              <w:rPr>
                <w:rFonts w:eastAsia="Times New Roman"/>
                <w:sz w:val="24"/>
                <w:szCs w:val="28"/>
              </w:rPr>
            </w:pPr>
            <w:r>
              <w:rPr>
                <w:rFonts w:eastAsia="Times New Roman"/>
                <w:sz w:val="24"/>
                <w:szCs w:val="28"/>
              </w:rPr>
              <w:t>2</w:t>
            </w:r>
          </w:p>
        </w:tc>
      </w:tr>
    </w:tbl>
    <w:p w14:paraId="2B109E9B" w14:textId="77777777" w:rsidR="009873F2" w:rsidRDefault="009873F2" w:rsidP="009873F2">
      <w:pPr>
        <w:rPr>
          <w:color w:val="000000" w:themeColor="text1"/>
        </w:rPr>
      </w:pPr>
    </w:p>
    <w:tbl>
      <w:tblPr>
        <w:tblpPr w:leftFromText="180" w:rightFromText="180" w:bottomFromText="160" w:vertAnchor="text" w:horzAnchor="margin" w:tblpXSpec="center" w:tblpY="184"/>
        <w:tblW w:w="485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A0" w:firstRow="1" w:lastRow="0" w:firstColumn="1" w:lastColumn="0" w:noHBand="1" w:noVBand="1"/>
      </w:tblPr>
      <w:tblGrid>
        <w:gridCol w:w="836"/>
        <w:gridCol w:w="2154"/>
        <w:gridCol w:w="4532"/>
        <w:gridCol w:w="1811"/>
      </w:tblGrid>
      <w:tr w:rsidR="009873F2" w14:paraId="1065ED6D"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37A15C54" w14:textId="77777777" w:rsidR="009873F2" w:rsidRDefault="009873F2" w:rsidP="009873F2">
            <w:pPr>
              <w:keepNext/>
              <w:keepLines/>
              <w:spacing w:line="240" w:lineRule="auto"/>
              <w:ind w:right="-108" w:firstLine="0"/>
              <w:contextualSpacing/>
              <w:jc w:val="center"/>
              <w:rPr>
                <w:rFonts w:eastAsia="Times New Roman"/>
                <w:b/>
                <w:sz w:val="24"/>
                <w:szCs w:val="24"/>
              </w:rPr>
            </w:pPr>
            <w:r>
              <w:rPr>
                <w:rFonts w:eastAsia="Times New Roman"/>
                <w:b/>
                <w:sz w:val="24"/>
                <w:szCs w:val="24"/>
              </w:rPr>
              <w:lastRenderedPageBreak/>
              <w:t>№</w:t>
            </w:r>
          </w:p>
          <w:p w14:paraId="445FC8F3" w14:textId="77777777" w:rsidR="009873F2" w:rsidRDefault="009873F2" w:rsidP="009873F2">
            <w:pPr>
              <w:keepNext/>
              <w:keepLines/>
              <w:spacing w:line="240" w:lineRule="auto"/>
              <w:ind w:firstLine="0"/>
              <w:jc w:val="center"/>
              <w:rPr>
                <w:rFonts w:eastAsia="Times New Roman"/>
                <w:sz w:val="24"/>
                <w:szCs w:val="28"/>
              </w:rPr>
            </w:pPr>
            <w:r>
              <w:rPr>
                <w:rFonts w:eastAsia="Times New Roman"/>
                <w:b/>
                <w:sz w:val="24"/>
                <w:szCs w:val="24"/>
              </w:rPr>
              <w:t>этапа</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29ACE23A" w14:textId="77777777" w:rsidR="009873F2" w:rsidRDefault="009873F2" w:rsidP="009873F2">
            <w:pPr>
              <w:keepNext/>
              <w:keepLines/>
              <w:spacing w:line="240" w:lineRule="auto"/>
              <w:ind w:firstLine="0"/>
              <w:jc w:val="center"/>
              <w:rPr>
                <w:rFonts w:eastAsia="Times New Roman"/>
                <w:sz w:val="24"/>
                <w:szCs w:val="28"/>
              </w:rPr>
            </w:pPr>
            <w:r>
              <w:rPr>
                <w:rFonts w:eastAsia="Times New Roman"/>
                <w:b/>
                <w:sz w:val="24"/>
                <w:szCs w:val="24"/>
              </w:rPr>
              <w:t>Этап работ</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686F9DA4" w14:textId="77777777" w:rsidR="009873F2" w:rsidRDefault="009873F2" w:rsidP="009873F2">
            <w:pPr>
              <w:pStyle w:val="a7"/>
              <w:keepNext/>
              <w:keepLines/>
              <w:tabs>
                <w:tab w:val="left" w:pos="459"/>
              </w:tabs>
              <w:spacing w:line="240" w:lineRule="auto"/>
              <w:ind w:left="175" w:firstLine="0"/>
              <w:jc w:val="center"/>
              <w:rPr>
                <w:rFonts w:eastAsia="Times New Roman"/>
                <w:sz w:val="24"/>
                <w:szCs w:val="24"/>
              </w:rPr>
            </w:pPr>
            <w:r>
              <w:rPr>
                <w:rFonts w:eastAsia="Times New Roman"/>
                <w:b/>
                <w:sz w:val="24"/>
                <w:szCs w:val="24"/>
              </w:rPr>
              <w:t>Ответственные исполнители (занятость на этапе)</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1CFF7CDD" w14:textId="77777777" w:rsidR="009873F2" w:rsidRDefault="009873F2" w:rsidP="009873F2">
            <w:pPr>
              <w:keepNext/>
              <w:keepLines/>
              <w:spacing w:line="240" w:lineRule="auto"/>
              <w:ind w:firstLine="0"/>
              <w:jc w:val="center"/>
              <w:rPr>
                <w:rFonts w:eastAsia="Times New Roman"/>
                <w:sz w:val="24"/>
                <w:szCs w:val="28"/>
              </w:rPr>
            </w:pPr>
            <w:r>
              <w:rPr>
                <w:rFonts w:eastAsia="Times New Roman"/>
                <w:b/>
                <w:sz w:val="24"/>
                <w:szCs w:val="24"/>
              </w:rPr>
              <w:t>Длительность, дней</w:t>
            </w:r>
          </w:p>
        </w:tc>
      </w:tr>
      <w:tr w:rsidR="0048591B" w14:paraId="439C1713"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tcPr>
          <w:p w14:paraId="3BC86CEC" w14:textId="033C3659" w:rsidR="0048591B" w:rsidRDefault="0048591B" w:rsidP="0048591B">
            <w:pPr>
              <w:keepNext/>
              <w:keepLines/>
              <w:spacing w:line="240" w:lineRule="auto"/>
              <w:ind w:right="-108" w:firstLine="0"/>
              <w:contextualSpacing/>
              <w:jc w:val="center"/>
              <w:rPr>
                <w:rFonts w:eastAsia="Times New Roman"/>
                <w:b/>
                <w:sz w:val="24"/>
                <w:szCs w:val="24"/>
              </w:rPr>
            </w:pPr>
            <w:r>
              <w:rPr>
                <w:rFonts w:eastAsia="Times New Roman"/>
                <w:sz w:val="24"/>
                <w:szCs w:val="28"/>
              </w:rPr>
              <w:t>7</w:t>
            </w:r>
          </w:p>
        </w:tc>
        <w:tc>
          <w:tcPr>
            <w:tcW w:w="1154" w:type="pct"/>
            <w:tcBorders>
              <w:top w:val="single" w:sz="6" w:space="0" w:color="000000"/>
              <w:left w:val="single" w:sz="6" w:space="0" w:color="000000"/>
              <w:bottom w:val="single" w:sz="6" w:space="0" w:color="000000"/>
              <w:right w:val="single" w:sz="6" w:space="0" w:color="000000"/>
            </w:tcBorders>
            <w:vAlign w:val="center"/>
          </w:tcPr>
          <w:p w14:paraId="13076E42" w14:textId="37FDAA35" w:rsidR="0048591B" w:rsidRDefault="0048591B" w:rsidP="0048591B">
            <w:pPr>
              <w:keepNext/>
              <w:keepLines/>
              <w:spacing w:line="240" w:lineRule="auto"/>
              <w:ind w:firstLine="0"/>
              <w:jc w:val="center"/>
              <w:rPr>
                <w:rFonts w:eastAsia="Times New Roman"/>
                <w:b/>
                <w:sz w:val="24"/>
                <w:szCs w:val="24"/>
              </w:rPr>
            </w:pPr>
            <w:r>
              <w:rPr>
                <w:rFonts w:eastAsia="Times New Roman"/>
                <w:sz w:val="24"/>
                <w:szCs w:val="28"/>
              </w:rPr>
              <w:t>Проектирование архитектуры серверной части</w:t>
            </w:r>
          </w:p>
        </w:tc>
        <w:tc>
          <w:tcPr>
            <w:tcW w:w="2428" w:type="pct"/>
            <w:tcBorders>
              <w:top w:val="single" w:sz="6" w:space="0" w:color="000000"/>
              <w:left w:val="single" w:sz="6" w:space="0" w:color="000000"/>
              <w:bottom w:val="single" w:sz="6" w:space="0" w:color="000000"/>
              <w:right w:val="single" w:sz="6" w:space="0" w:color="000000"/>
            </w:tcBorders>
            <w:vAlign w:val="center"/>
          </w:tcPr>
          <w:p w14:paraId="19777DBD"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 [100%]</w:t>
            </w:r>
          </w:p>
          <w:p w14:paraId="1F1D8942" w14:textId="181F74E8" w:rsidR="0048591B" w:rsidRDefault="0048591B" w:rsidP="0048591B">
            <w:pPr>
              <w:pStyle w:val="a7"/>
              <w:keepNext/>
              <w:keepLines/>
              <w:tabs>
                <w:tab w:val="left" w:pos="459"/>
              </w:tabs>
              <w:spacing w:line="240" w:lineRule="auto"/>
              <w:ind w:left="175" w:firstLine="0"/>
              <w:jc w:val="center"/>
              <w:rPr>
                <w:rFonts w:eastAsia="Times New Roman"/>
                <w:b/>
                <w:sz w:val="24"/>
                <w:szCs w:val="24"/>
              </w:rPr>
            </w:pPr>
            <w:r>
              <w:rPr>
                <w:rFonts w:eastAsia="Times New Roman"/>
                <w:sz w:val="24"/>
                <w:szCs w:val="24"/>
              </w:rPr>
              <w:t>Менеджер проекта [30%]</w:t>
            </w:r>
          </w:p>
        </w:tc>
        <w:tc>
          <w:tcPr>
            <w:tcW w:w="970" w:type="pct"/>
            <w:tcBorders>
              <w:top w:val="single" w:sz="6" w:space="0" w:color="000000"/>
              <w:left w:val="single" w:sz="6" w:space="0" w:color="000000"/>
              <w:bottom w:val="single" w:sz="6" w:space="0" w:color="000000"/>
              <w:right w:val="single" w:sz="6" w:space="0" w:color="000000"/>
            </w:tcBorders>
            <w:vAlign w:val="center"/>
          </w:tcPr>
          <w:p w14:paraId="4B27740E" w14:textId="09D4B96F" w:rsidR="0048591B" w:rsidRDefault="0048591B" w:rsidP="0048591B">
            <w:pPr>
              <w:keepNext/>
              <w:keepLines/>
              <w:spacing w:line="240" w:lineRule="auto"/>
              <w:ind w:firstLine="0"/>
              <w:jc w:val="center"/>
              <w:rPr>
                <w:rFonts w:eastAsia="Times New Roman"/>
                <w:b/>
                <w:sz w:val="24"/>
                <w:szCs w:val="24"/>
              </w:rPr>
            </w:pPr>
            <w:r>
              <w:rPr>
                <w:rFonts w:eastAsia="Times New Roman"/>
                <w:sz w:val="24"/>
                <w:szCs w:val="28"/>
              </w:rPr>
              <w:t>5</w:t>
            </w:r>
          </w:p>
        </w:tc>
      </w:tr>
      <w:tr w:rsidR="0048591B" w14:paraId="20340093"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3152187C"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8</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35821521"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Определение методов WEB API и их сигнатур</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5A7162C9"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4AE7A404"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Системный аналитик </w:t>
            </w:r>
            <w:r>
              <w:rPr>
                <w:rFonts w:eastAsia="Times New Roman"/>
                <w:sz w:val="24"/>
                <w:szCs w:val="24"/>
                <w:lang w:val="en-US"/>
              </w:rPr>
              <w:t>[100%]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338C15FB"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2</w:t>
            </w:r>
          </w:p>
        </w:tc>
      </w:tr>
      <w:tr w:rsidR="0048591B" w14:paraId="447592F7"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0606B856"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9</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4ADA5FCF"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Разработка тестов для серверной части</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369A5441"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[30%]</w:t>
            </w:r>
          </w:p>
          <w:p w14:paraId="599F0319"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[50%]</w:t>
            </w:r>
          </w:p>
          <w:p w14:paraId="4446CCD8"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разработчик</w:t>
            </w:r>
            <w:r>
              <w:rPr>
                <w:rFonts w:eastAsia="Times New Roman"/>
                <w:sz w:val="24"/>
                <w:szCs w:val="24"/>
                <w:lang w:val="en-US"/>
              </w:rPr>
              <w:t>[100%]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6B2D507C"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5</w:t>
            </w:r>
          </w:p>
        </w:tc>
      </w:tr>
      <w:tr w:rsidR="0048591B" w14:paraId="22FB1950"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6D93F98D"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10</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60D97EAC"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Разработка тестов для клиентской части</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12DD6E6B"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[30%]</w:t>
            </w:r>
          </w:p>
          <w:p w14:paraId="53E1C1DB"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[50%]</w:t>
            </w:r>
          </w:p>
          <w:p w14:paraId="16D6D73C"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разработчик</w:t>
            </w:r>
            <w:r>
              <w:rPr>
                <w:rFonts w:eastAsia="Times New Roman"/>
                <w:sz w:val="24"/>
                <w:szCs w:val="24"/>
                <w:lang w:val="en-US"/>
              </w:rPr>
              <w:t>[100%]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4B0BE91F"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5</w:t>
            </w:r>
          </w:p>
        </w:tc>
      </w:tr>
      <w:tr w:rsidR="0048591B" w14:paraId="6184988B"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1606DDBE"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11</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20758709"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Разработка серверной части</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57CA22E9"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00AA18CB"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разработчик</w:t>
            </w:r>
            <w:r>
              <w:rPr>
                <w:rFonts w:eastAsia="Times New Roman"/>
                <w:sz w:val="24"/>
                <w:szCs w:val="24"/>
                <w:lang w:val="en-US"/>
              </w:rPr>
              <w:t xml:space="preserve"> [100%]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1885D68D"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20</w:t>
            </w:r>
          </w:p>
        </w:tc>
      </w:tr>
      <w:tr w:rsidR="0048591B" w14:paraId="2A490A3B"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36DCF01D"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12</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54F46200"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Разработка клиентской части</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3E606F32"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149698CC"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Frontend-разработчик [100%]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70709675"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30</w:t>
            </w:r>
          </w:p>
        </w:tc>
      </w:tr>
      <w:tr w:rsidR="0048591B" w14:paraId="708CB4E4"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4F1A397F"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13</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3C1CA297"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Тестирование серверной части</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31965273"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6EE5C637"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[100%]</w:t>
            </w:r>
          </w:p>
          <w:p w14:paraId="7FF20DE8"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 xml:space="preserve">разработчик </w:t>
            </w:r>
            <w:r>
              <w:rPr>
                <w:rFonts w:eastAsia="Times New Roman"/>
                <w:sz w:val="24"/>
                <w:szCs w:val="24"/>
                <w:lang w:val="en-US"/>
              </w:rPr>
              <w:t>[30%]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040C8D13"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10</w:t>
            </w:r>
          </w:p>
        </w:tc>
      </w:tr>
      <w:tr w:rsidR="0048591B" w14:paraId="28C2AB7A"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6104885C"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14</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05F0233E"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Тестирование взаимодействия серверной части и клиентской части</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6884B1A0"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459F387E"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08470CCC"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5</w:t>
            </w:r>
          </w:p>
        </w:tc>
      </w:tr>
      <w:tr w:rsidR="0048591B" w14:paraId="46D9E28F"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4F393818"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15</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6129C337"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Тестирование работы клиентской части</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1A32EE4C"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2EECA0DE"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[100%]</w:t>
            </w:r>
          </w:p>
          <w:p w14:paraId="46E43486"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 xml:space="preserve">разработчик </w:t>
            </w:r>
            <w:r>
              <w:rPr>
                <w:rFonts w:eastAsia="Times New Roman"/>
                <w:sz w:val="24"/>
                <w:szCs w:val="24"/>
                <w:lang w:val="en-US"/>
              </w:rPr>
              <w:t>[60%]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3BBFC448"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10</w:t>
            </w:r>
          </w:p>
        </w:tc>
      </w:tr>
      <w:tr w:rsidR="0048591B" w14:paraId="1198D47C"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2FD57113"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16</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2A5FB9AC"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Кроссбраузерное тестирование интерфейсов</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3562D82C"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2C0BDDE9"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[100%]</w:t>
            </w:r>
          </w:p>
          <w:p w14:paraId="5E4D09E3"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 xml:space="preserve">разработчик </w:t>
            </w:r>
            <w:r>
              <w:rPr>
                <w:rFonts w:eastAsia="Times New Roman"/>
                <w:sz w:val="24"/>
                <w:szCs w:val="24"/>
                <w:lang w:val="en-US"/>
              </w:rPr>
              <w:t>[60%]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4C8125ED"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10</w:t>
            </w:r>
          </w:p>
        </w:tc>
      </w:tr>
      <w:tr w:rsidR="0048591B" w14:paraId="1475D3D0"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2F1C554A"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17</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6D00D338"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Разработка пользовательской документации</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53B3F54B"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[100%]</w:t>
            </w:r>
          </w:p>
          <w:p w14:paraId="39D61217"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6480E002"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Системный аналитик </w:t>
            </w:r>
            <w:r>
              <w:rPr>
                <w:rFonts w:eastAsia="Times New Roman"/>
                <w:sz w:val="24"/>
                <w:szCs w:val="24"/>
                <w:lang w:val="en-US"/>
              </w:rPr>
              <w:t>[100%]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3F1E9CE5"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4</w:t>
            </w:r>
          </w:p>
        </w:tc>
      </w:tr>
      <w:tr w:rsidR="0048591B" w14:paraId="42FDAB47"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074B8525"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18</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773F80DB"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Внедрение ПО</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5A3F3609"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[50%]</w:t>
            </w:r>
          </w:p>
          <w:p w14:paraId="4608E770" w14:textId="77777777" w:rsidR="0048591B" w:rsidRDefault="0048591B" w:rsidP="0048591B">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Специалист по внедрению </w:t>
            </w:r>
            <w:r>
              <w:rPr>
                <w:rFonts w:eastAsia="Times New Roman"/>
                <w:sz w:val="24"/>
                <w:szCs w:val="24"/>
                <w:lang w:val="en-US"/>
              </w:rPr>
              <w:t>[100%]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5EA38A4E"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3</w:t>
            </w:r>
          </w:p>
        </w:tc>
      </w:tr>
    </w:tbl>
    <w:p w14:paraId="18A08D93" w14:textId="77777777" w:rsidR="009873F2" w:rsidRDefault="009873F2" w:rsidP="009873F2">
      <w:pPr>
        <w:pStyle w:val="a7"/>
        <w:ind w:left="1429" w:firstLine="0"/>
        <w:jc w:val="right"/>
        <w:rPr>
          <w:rFonts w:eastAsia="Times New Roman"/>
          <w:b/>
          <w:color w:val="000000" w:themeColor="text1"/>
        </w:rPr>
      </w:pPr>
    </w:p>
    <w:p w14:paraId="6263FE84" w14:textId="029317CB" w:rsidR="009873F2" w:rsidRDefault="009873F2" w:rsidP="009873F2">
      <w:pPr>
        <w:rPr>
          <w:rFonts w:eastAsia="Times New Roman"/>
        </w:rPr>
      </w:pPr>
      <w:r>
        <w:rPr>
          <w:rFonts w:eastAsia="Times New Roman"/>
        </w:rPr>
        <w:t xml:space="preserve">При реализации данного проекта работы выполняются последовательно. Диаграмма Ганта приведена на рис. </w:t>
      </w:r>
      <w:r w:rsidR="0048591B">
        <w:rPr>
          <w:rFonts w:eastAsia="Times New Roman"/>
        </w:rPr>
        <w:t>1.</w:t>
      </w:r>
      <w:r>
        <w:rPr>
          <w:rFonts w:eastAsia="Times New Roman"/>
        </w:rPr>
        <w:t xml:space="preserve">2. Графическое представление диаграммы Ганта показано на рис. </w:t>
      </w:r>
      <w:r w:rsidR="0048591B">
        <w:rPr>
          <w:rFonts w:eastAsia="Times New Roman"/>
        </w:rPr>
        <w:t>1.</w:t>
      </w:r>
      <w:r>
        <w:rPr>
          <w:rFonts w:eastAsia="Times New Roman"/>
        </w:rPr>
        <w:t>3.</w:t>
      </w:r>
    </w:p>
    <w:p w14:paraId="3127FE0C" w14:textId="77777777" w:rsidR="009873F2" w:rsidRDefault="009873F2" w:rsidP="009873F2">
      <w:pPr>
        <w:ind w:firstLine="0"/>
        <w:rPr>
          <w:rFonts w:eastAsia="Times New Roman"/>
        </w:rPr>
      </w:pPr>
      <w:r>
        <w:rPr>
          <w:rFonts w:eastAsia="Times New Roman"/>
          <w:noProof/>
          <w:lang w:eastAsia="ru-RU"/>
        </w:rPr>
        <w:lastRenderedPageBreak/>
        <w:drawing>
          <wp:inline distT="0" distB="0" distL="0" distR="0" wp14:anchorId="36887EAD" wp14:editId="2D709335">
            <wp:extent cx="5605145" cy="5866130"/>
            <wp:effectExtent l="0" t="0" r="0" b="127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5145" cy="5866130"/>
                    </a:xfrm>
                    <a:prstGeom prst="rect">
                      <a:avLst/>
                    </a:prstGeom>
                    <a:noFill/>
                    <a:ln>
                      <a:noFill/>
                    </a:ln>
                  </pic:spPr>
                </pic:pic>
              </a:graphicData>
            </a:graphic>
          </wp:inline>
        </w:drawing>
      </w:r>
    </w:p>
    <w:p w14:paraId="6649E202" w14:textId="7717A384" w:rsidR="009873F2" w:rsidRDefault="009873F2" w:rsidP="009873F2">
      <w:pPr>
        <w:pStyle w:val="affffff4"/>
      </w:pPr>
      <w:r>
        <w:t xml:space="preserve">Рис. </w:t>
      </w:r>
      <w:r w:rsidR="0048591B">
        <w:t>1.</w:t>
      </w:r>
      <w:r>
        <w:t>2. Табличное представление Диаграммы Ганта</w:t>
      </w:r>
    </w:p>
    <w:p w14:paraId="3B7043CA" w14:textId="77777777" w:rsidR="009873F2" w:rsidRDefault="009873F2" w:rsidP="009873F2">
      <w:pPr>
        <w:ind w:firstLine="0"/>
        <w:rPr>
          <w:rFonts w:eastAsia="Times New Roman"/>
        </w:rPr>
      </w:pPr>
      <w:r>
        <w:rPr>
          <w:rFonts w:eastAsia="Times New Roman"/>
          <w:noProof/>
          <w:lang w:eastAsia="ru-RU"/>
        </w:rPr>
        <w:lastRenderedPageBreak/>
        <w:drawing>
          <wp:inline distT="0" distB="0" distL="0" distR="0" wp14:anchorId="52CC225B" wp14:editId="7C4EEF8C">
            <wp:extent cx="6115685" cy="375285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685" cy="3752850"/>
                    </a:xfrm>
                    <a:prstGeom prst="rect">
                      <a:avLst/>
                    </a:prstGeom>
                    <a:noFill/>
                    <a:ln>
                      <a:noFill/>
                    </a:ln>
                  </pic:spPr>
                </pic:pic>
              </a:graphicData>
            </a:graphic>
          </wp:inline>
        </w:drawing>
      </w:r>
    </w:p>
    <w:p w14:paraId="5CE566C9" w14:textId="74E62848" w:rsidR="009873F2" w:rsidRDefault="009873F2" w:rsidP="009873F2">
      <w:pPr>
        <w:pStyle w:val="affffff4"/>
      </w:pPr>
      <w:r>
        <w:t xml:space="preserve">Рис. </w:t>
      </w:r>
      <w:r w:rsidR="0048591B">
        <w:t>1.</w:t>
      </w:r>
      <w:r>
        <w:t>3. Графическое представление Диаграммы Ганта</w:t>
      </w:r>
    </w:p>
    <w:p w14:paraId="67A51505" w14:textId="77777777" w:rsidR="009873F2" w:rsidRDefault="009873F2" w:rsidP="009873F2">
      <w:pPr>
        <w:rPr>
          <w:rFonts w:eastAsia="Times New Roman"/>
        </w:rPr>
      </w:pPr>
    </w:p>
    <w:p w14:paraId="43243F27" w14:textId="3A3AFA91" w:rsidR="009873F2" w:rsidRDefault="009873F2" w:rsidP="009873F2">
      <w:pPr>
        <w:rPr>
          <w:rFonts w:eastAsia="Times New Roman"/>
          <w:b/>
        </w:rPr>
      </w:pPr>
      <w:r>
        <w:rPr>
          <w:rFonts w:eastAsia="Times New Roman"/>
        </w:rPr>
        <w:t>Исходя из длительности работ и коэффициента загрузки членов проектной команды, определим их трудозатрат</w:t>
      </w:r>
      <w:r w:rsidR="00875FB1">
        <w:rPr>
          <w:rFonts w:eastAsia="Times New Roman"/>
        </w:rPr>
        <w:t xml:space="preserve">ы при реализации проекта (табл. </w:t>
      </w:r>
      <w:r w:rsidR="0048591B">
        <w:rPr>
          <w:rFonts w:eastAsia="Times New Roman"/>
        </w:rPr>
        <w:t>1.</w:t>
      </w:r>
      <w:r>
        <w:rPr>
          <w:rFonts w:eastAsia="Times New Roman"/>
        </w:rPr>
        <w:t>2).</w:t>
      </w:r>
    </w:p>
    <w:tbl>
      <w:tblPr>
        <w:tblpPr w:leftFromText="180" w:rightFromText="180" w:bottomFromText="160" w:vertAnchor="text" w:horzAnchor="margin" w:tblpY="1027"/>
        <w:tblW w:w="494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658"/>
        <w:gridCol w:w="5123"/>
        <w:gridCol w:w="3737"/>
      </w:tblGrid>
      <w:tr w:rsidR="009873F2" w14:paraId="7B3443FE" w14:textId="77777777" w:rsidTr="009873F2">
        <w:trPr>
          <w:trHeight w:val="556"/>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609788F1" w14:textId="77777777" w:rsidR="009873F2" w:rsidRDefault="009873F2" w:rsidP="009873F2">
            <w:pPr>
              <w:keepNext/>
              <w:keepLines/>
              <w:spacing w:line="240" w:lineRule="auto"/>
              <w:ind w:right="-108" w:firstLine="0"/>
              <w:contextualSpacing/>
              <w:jc w:val="center"/>
              <w:rPr>
                <w:rFonts w:eastAsia="Times New Roman"/>
                <w:b/>
                <w:sz w:val="24"/>
                <w:szCs w:val="24"/>
              </w:rPr>
            </w:pPr>
            <w:r>
              <w:rPr>
                <w:rFonts w:eastAsia="Times New Roman"/>
                <w:b/>
                <w:sz w:val="24"/>
                <w:szCs w:val="24"/>
              </w:rPr>
              <w:t>№</w:t>
            </w:r>
          </w:p>
        </w:tc>
        <w:tc>
          <w:tcPr>
            <w:tcW w:w="2691" w:type="pct"/>
            <w:tcBorders>
              <w:top w:val="single" w:sz="6" w:space="0" w:color="000000"/>
              <w:left w:val="single" w:sz="6" w:space="0" w:color="000000"/>
              <w:bottom w:val="single" w:sz="6" w:space="0" w:color="000000"/>
              <w:right w:val="single" w:sz="6" w:space="0" w:color="000000"/>
            </w:tcBorders>
            <w:vAlign w:val="center"/>
            <w:hideMark/>
          </w:tcPr>
          <w:p w14:paraId="306D7439" w14:textId="77777777" w:rsidR="009873F2" w:rsidRDefault="009873F2" w:rsidP="009873F2">
            <w:pPr>
              <w:keepNext/>
              <w:keepLines/>
              <w:spacing w:line="240" w:lineRule="auto"/>
              <w:ind w:firstLine="0"/>
              <w:jc w:val="center"/>
              <w:rPr>
                <w:rFonts w:eastAsia="Times New Roman"/>
                <w:b/>
                <w:sz w:val="24"/>
                <w:szCs w:val="24"/>
              </w:rPr>
            </w:pPr>
            <w:r>
              <w:rPr>
                <w:rFonts w:eastAsia="Times New Roman"/>
                <w:b/>
                <w:sz w:val="24"/>
                <w:szCs w:val="24"/>
              </w:rPr>
              <w:t>Исполнитель</w:t>
            </w:r>
          </w:p>
        </w:tc>
        <w:tc>
          <w:tcPr>
            <w:tcW w:w="1963" w:type="pct"/>
            <w:tcBorders>
              <w:top w:val="single" w:sz="6" w:space="0" w:color="000000"/>
              <w:left w:val="single" w:sz="6" w:space="0" w:color="000000"/>
              <w:bottom w:val="single" w:sz="6" w:space="0" w:color="000000"/>
              <w:right w:val="single" w:sz="6" w:space="0" w:color="000000"/>
            </w:tcBorders>
            <w:vAlign w:val="center"/>
            <w:hideMark/>
          </w:tcPr>
          <w:p w14:paraId="72106D0B" w14:textId="77777777" w:rsidR="009873F2" w:rsidRDefault="009873F2" w:rsidP="009873F2">
            <w:pPr>
              <w:keepNext/>
              <w:keepLines/>
              <w:spacing w:line="240" w:lineRule="auto"/>
              <w:ind w:firstLine="0"/>
              <w:jc w:val="center"/>
              <w:rPr>
                <w:rFonts w:eastAsia="Times New Roman"/>
                <w:b/>
                <w:sz w:val="24"/>
                <w:szCs w:val="24"/>
              </w:rPr>
            </w:pPr>
            <w:r>
              <w:rPr>
                <w:rFonts w:eastAsia="Times New Roman"/>
                <w:b/>
                <w:sz w:val="24"/>
                <w:szCs w:val="24"/>
              </w:rPr>
              <w:t>Трудозатраты, человеко-часов</w:t>
            </w:r>
          </w:p>
        </w:tc>
      </w:tr>
      <w:tr w:rsidR="009873F2" w14:paraId="1D11FE0C" w14:textId="77777777" w:rsidTr="009873F2">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1F215100" w14:textId="77777777" w:rsidR="009873F2" w:rsidRDefault="009873F2" w:rsidP="009873F2">
            <w:pPr>
              <w:keepNext/>
              <w:keepLines/>
              <w:spacing w:line="240" w:lineRule="auto"/>
              <w:ind w:firstLine="0"/>
              <w:jc w:val="center"/>
              <w:rPr>
                <w:rFonts w:eastAsia="Times New Roman" w:cs="Times New Roman"/>
                <w:sz w:val="24"/>
                <w:szCs w:val="28"/>
              </w:rPr>
            </w:pPr>
            <w:r>
              <w:rPr>
                <w:rFonts w:eastAsia="Times New Roman" w:cs="Times New Roman"/>
                <w:sz w:val="24"/>
                <w:szCs w:val="28"/>
              </w:rPr>
              <w:t>1</w:t>
            </w:r>
          </w:p>
        </w:tc>
        <w:tc>
          <w:tcPr>
            <w:tcW w:w="2691" w:type="pct"/>
            <w:tcBorders>
              <w:top w:val="single" w:sz="6" w:space="0" w:color="000000"/>
              <w:left w:val="single" w:sz="6" w:space="0" w:color="000000"/>
              <w:bottom w:val="single" w:sz="6" w:space="0" w:color="000000"/>
              <w:right w:val="single" w:sz="6" w:space="0" w:color="000000"/>
            </w:tcBorders>
            <w:hideMark/>
          </w:tcPr>
          <w:p w14:paraId="5C2D2BDD" w14:textId="77777777" w:rsidR="009873F2" w:rsidRDefault="009873F2" w:rsidP="009873F2">
            <w:pPr>
              <w:pStyle w:val="a9"/>
              <w:spacing w:before="0" w:beforeAutospacing="0" w:after="0" w:afterAutospacing="0" w:line="256" w:lineRule="auto"/>
              <w:rPr>
                <w:szCs w:val="28"/>
                <w:lang w:eastAsia="en-US"/>
              </w:rPr>
            </w:pPr>
            <w:r>
              <w:rPr>
                <w:szCs w:val="28"/>
                <w:lang w:eastAsia="en-US"/>
              </w:rPr>
              <w:t>Менеджер проекта</w:t>
            </w:r>
          </w:p>
        </w:tc>
        <w:tc>
          <w:tcPr>
            <w:tcW w:w="1963" w:type="pct"/>
            <w:tcBorders>
              <w:top w:val="single" w:sz="6" w:space="0" w:color="000000"/>
              <w:left w:val="single" w:sz="6" w:space="0" w:color="000000"/>
              <w:bottom w:val="single" w:sz="6" w:space="0" w:color="000000"/>
              <w:right w:val="single" w:sz="6" w:space="0" w:color="000000"/>
            </w:tcBorders>
            <w:hideMark/>
          </w:tcPr>
          <w:p w14:paraId="4BF8A656" w14:textId="77777777" w:rsidR="009873F2" w:rsidRDefault="009873F2" w:rsidP="009873F2">
            <w:pPr>
              <w:pStyle w:val="a9"/>
              <w:spacing w:before="0" w:beforeAutospacing="0" w:after="0" w:afterAutospacing="0" w:line="256" w:lineRule="auto"/>
              <w:rPr>
                <w:szCs w:val="28"/>
                <w:lang w:eastAsia="en-US"/>
              </w:rPr>
            </w:pPr>
            <w:r>
              <w:rPr>
                <w:szCs w:val="28"/>
                <w:lang w:eastAsia="en-US"/>
              </w:rPr>
              <w:t>280,4</w:t>
            </w:r>
          </w:p>
        </w:tc>
      </w:tr>
      <w:tr w:rsidR="009873F2" w14:paraId="02526BA4" w14:textId="77777777" w:rsidTr="009873F2">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564BCCCD" w14:textId="77777777" w:rsidR="009873F2" w:rsidRDefault="009873F2" w:rsidP="009873F2">
            <w:pPr>
              <w:keepNext/>
              <w:keepLines/>
              <w:spacing w:line="240" w:lineRule="auto"/>
              <w:ind w:firstLine="0"/>
              <w:jc w:val="center"/>
              <w:rPr>
                <w:rFonts w:eastAsia="Times New Roman" w:cs="Times New Roman"/>
                <w:sz w:val="24"/>
                <w:szCs w:val="28"/>
              </w:rPr>
            </w:pPr>
            <w:r>
              <w:rPr>
                <w:rFonts w:eastAsia="Times New Roman" w:cs="Times New Roman"/>
                <w:sz w:val="24"/>
                <w:szCs w:val="28"/>
              </w:rPr>
              <w:t>2</w:t>
            </w:r>
          </w:p>
        </w:tc>
        <w:tc>
          <w:tcPr>
            <w:tcW w:w="2691" w:type="pct"/>
            <w:tcBorders>
              <w:top w:val="single" w:sz="6" w:space="0" w:color="000000"/>
              <w:left w:val="single" w:sz="6" w:space="0" w:color="000000"/>
              <w:bottom w:val="single" w:sz="6" w:space="0" w:color="000000"/>
              <w:right w:val="single" w:sz="6" w:space="0" w:color="000000"/>
            </w:tcBorders>
            <w:hideMark/>
          </w:tcPr>
          <w:p w14:paraId="34FCC863"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Бизнес-аналитик</w:t>
            </w:r>
          </w:p>
        </w:tc>
        <w:tc>
          <w:tcPr>
            <w:tcW w:w="1963" w:type="pct"/>
            <w:tcBorders>
              <w:top w:val="single" w:sz="6" w:space="0" w:color="000000"/>
              <w:left w:val="single" w:sz="6" w:space="0" w:color="000000"/>
              <w:bottom w:val="single" w:sz="6" w:space="0" w:color="000000"/>
              <w:right w:val="single" w:sz="6" w:space="0" w:color="000000"/>
            </w:tcBorders>
            <w:hideMark/>
          </w:tcPr>
          <w:p w14:paraId="60A057BA"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230,4</w:t>
            </w:r>
          </w:p>
        </w:tc>
      </w:tr>
      <w:tr w:rsidR="009873F2" w14:paraId="4958BC1B" w14:textId="77777777" w:rsidTr="009873F2">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2EF829BA" w14:textId="77777777" w:rsidR="009873F2" w:rsidRDefault="009873F2" w:rsidP="009873F2">
            <w:pPr>
              <w:keepNext/>
              <w:keepLines/>
              <w:spacing w:line="240" w:lineRule="auto"/>
              <w:ind w:firstLine="0"/>
              <w:jc w:val="center"/>
              <w:rPr>
                <w:rFonts w:eastAsia="Times New Roman" w:cs="Times New Roman"/>
                <w:sz w:val="24"/>
                <w:szCs w:val="28"/>
              </w:rPr>
            </w:pPr>
            <w:r>
              <w:rPr>
                <w:rFonts w:eastAsia="Times New Roman" w:cs="Times New Roman"/>
                <w:sz w:val="24"/>
                <w:szCs w:val="28"/>
              </w:rPr>
              <w:t>3</w:t>
            </w:r>
          </w:p>
        </w:tc>
        <w:tc>
          <w:tcPr>
            <w:tcW w:w="2691" w:type="pct"/>
            <w:tcBorders>
              <w:top w:val="single" w:sz="6" w:space="0" w:color="000000"/>
              <w:left w:val="single" w:sz="6" w:space="0" w:color="000000"/>
              <w:bottom w:val="single" w:sz="6" w:space="0" w:color="000000"/>
              <w:right w:val="single" w:sz="6" w:space="0" w:color="000000"/>
            </w:tcBorders>
            <w:hideMark/>
          </w:tcPr>
          <w:p w14:paraId="0165926D"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Системный аналитик</w:t>
            </w:r>
          </w:p>
        </w:tc>
        <w:tc>
          <w:tcPr>
            <w:tcW w:w="1963" w:type="pct"/>
            <w:tcBorders>
              <w:top w:val="single" w:sz="6" w:space="0" w:color="000000"/>
              <w:left w:val="single" w:sz="6" w:space="0" w:color="000000"/>
              <w:bottom w:val="single" w:sz="6" w:space="0" w:color="000000"/>
              <w:right w:val="single" w:sz="6" w:space="0" w:color="000000"/>
            </w:tcBorders>
            <w:hideMark/>
          </w:tcPr>
          <w:p w14:paraId="30AF1F83"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144</w:t>
            </w:r>
          </w:p>
        </w:tc>
      </w:tr>
      <w:tr w:rsidR="009873F2" w14:paraId="2F16FFE0" w14:textId="77777777" w:rsidTr="009873F2">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6C354324" w14:textId="77777777" w:rsidR="009873F2" w:rsidRDefault="009873F2" w:rsidP="009873F2">
            <w:pPr>
              <w:keepNext/>
              <w:keepLines/>
              <w:spacing w:line="240" w:lineRule="auto"/>
              <w:ind w:firstLine="0"/>
              <w:jc w:val="center"/>
              <w:rPr>
                <w:rFonts w:eastAsia="Times New Roman" w:cs="Times New Roman"/>
                <w:sz w:val="24"/>
                <w:szCs w:val="28"/>
              </w:rPr>
            </w:pPr>
            <w:r>
              <w:rPr>
                <w:rFonts w:eastAsia="Times New Roman" w:cs="Times New Roman"/>
                <w:sz w:val="24"/>
                <w:szCs w:val="28"/>
              </w:rPr>
              <w:t>4</w:t>
            </w:r>
          </w:p>
        </w:tc>
        <w:tc>
          <w:tcPr>
            <w:tcW w:w="2691" w:type="pct"/>
            <w:tcBorders>
              <w:top w:val="single" w:sz="6" w:space="0" w:color="000000"/>
              <w:left w:val="single" w:sz="6" w:space="0" w:color="000000"/>
              <w:bottom w:val="single" w:sz="6" w:space="0" w:color="000000"/>
              <w:right w:val="single" w:sz="6" w:space="0" w:color="000000"/>
            </w:tcBorders>
            <w:hideMark/>
          </w:tcPr>
          <w:p w14:paraId="525DB0D1"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Тестировщик</w:t>
            </w:r>
          </w:p>
        </w:tc>
        <w:tc>
          <w:tcPr>
            <w:tcW w:w="1963" w:type="pct"/>
            <w:tcBorders>
              <w:top w:val="single" w:sz="6" w:space="0" w:color="000000"/>
              <w:left w:val="single" w:sz="6" w:space="0" w:color="000000"/>
              <w:bottom w:val="single" w:sz="6" w:space="0" w:color="000000"/>
              <w:right w:val="single" w:sz="6" w:space="0" w:color="000000"/>
            </w:tcBorders>
            <w:hideMark/>
          </w:tcPr>
          <w:p w14:paraId="6F551BC3"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256</w:t>
            </w:r>
          </w:p>
        </w:tc>
      </w:tr>
      <w:tr w:rsidR="009873F2" w14:paraId="195B39DE" w14:textId="77777777" w:rsidTr="009873F2">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20630DEB" w14:textId="77777777" w:rsidR="009873F2" w:rsidRDefault="009873F2" w:rsidP="009873F2">
            <w:pPr>
              <w:keepNext/>
              <w:keepLines/>
              <w:spacing w:line="240" w:lineRule="auto"/>
              <w:ind w:firstLine="0"/>
              <w:jc w:val="center"/>
              <w:rPr>
                <w:rFonts w:eastAsia="Times New Roman" w:cs="Times New Roman"/>
                <w:sz w:val="24"/>
                <w:szCs w:val="28"/>
              </w:rPr>
            </w:pPr>
            <w:r>
              <w:rPr>
                <w:rFonts w:eastAsia="Times New Roman" w:cs="Times New Roman"/>
                <w:sz w:val="24"/>
                <w:szCs w:val="28"/>
              </w:rPr>
              <w:t>5</w:t>
            </w:r>
          </w:p>
        </w:tc>
        <w:tc>
          <w:tcPr>
            <w:tcW w:w="2691" w:type="pct"/>
            <w:tcBorders>
              <w:top w:val="single" w:sz="6" w:space="0" w:color="000000"/>
              <w:left w:val="single" w:sz="6" w:space="0" w:color="000000"/>
              <w:bottom w:val="single" w:sz="6" w:space="0" w:color="000000"/>
              <w:right w:val="single" w:sz="6" w:space="0" w:color="000000"/>
            </w:tcBorders>
            <w:hideMark/>
          </w:tcPr>
          <w:p w14:paraId="1319A62C"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Специалист по внедрению</w:t>
            </w:r>
          </w:p>
        </w:tc>
        <w:tc>
          <w:tcPr>
            <w:tcW w:w="1963" w:type="pct"/>
            <w:tcBorders>
              <w:top w:val="single" w:sz="6" w:space="0" w:color="000000"/>
              <w:left w:val="single" w:sz="6" w:space="0" w:color="000000"/>
              <w:bottom w:val="single" w:sz="6" w:space="0" w:color="000000"/>
              <w:right w:val="single" w:sz="6" w:space="0" w:color="000000"/>
            </w:tcBorders>
            <w:hideMark/>
          </w:tcPr>
          <w:p w14:paraId="5A08A97E"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80</w:t>
            </w:r>
          </w:p>
        </w:tc>
      </w:tr>
      <w:tr w:rsidR="009873F2" w14:paraId="51B49D39" w14:textId="77777777" w:rsidTr="009873F2">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5BC7AD1F" w14:textId="77777777" w:rsidR="009873F2" w:rsidRDefault="009873F2" w:rsidP="009873F2">
            <w:pPr>
              <w:keepNext/>
              <w:keepLines/>
              <w:spacing w:line="240" w:lineRule="auto"/>
              <w:ind w:firstLine="0"/>
              <w:jc w:val="center"/>
              <w:rPr>
                <w:rFonts w:eastAsia="Times New Roman" w:cs="Times New Roman"/>
                <w:sz w:val="24"/>
                <w:szCs w:val="28"/>
              </w:rPr>
            </w:pPr>
            <w:r>
              <w:rPr>
                <w:rFonts w:eastAsia="Times New Roman" w:cs="Times New Roman"/>
                <w:sz w:val="24"/>
                <w:szCs w:val="28"/>
              </w:rPr>
              <w:t>6</w:t>
            </w:r>
          </w:p>
        </w:tc>
        <w:tc>
          <w:tcPr>
            <w:tcW w:w="2691" w:type="pct"/>
            <w:tcBorders>
              <w:top w:val="single" w:sz="6" w:space="0" w:color="000000"/>
              <w:left w:val="single" w:sz="6" w:space="0" w:color="000000"/>
              <w:bottom w:val="single" w:sz="6" w:space="0" w:color="000000"/>
              <w:right w:val="single" w:sz="6" w:space="0" w:color="000000"/>
            </w:tcBorders>
            <w:hideMark/>
          </w:tcPr>
          <w:p w14:paraId="1649764D"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Дизайнер</w:t>
            </w:r>
          </w:p>
        </w:tc>
        <w:tc>
          <w:tcPr>
            <w:tcW w:w="1963" w:type="pct"/>
            <w:tcBorders>
              <w:top w:val="single" w:sz="6" w:space="0" w:color="000000"/>
              <w:left w:val="single" w:sz="6" w:space="0" w:color="000000"/>
              <w:bottom w:val="single" w:sz="6" w:space="0" w:color="000000"/>
              <w:right w:val="single" w:sz="6" w:space="0" w:color="000000"/>
            </w:tcBorders>
            <w:hideMark/>
          </w:tcPr>
          <w:p w14:paraId="1B4C1B00"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48</w:t>
            </w:r>
          </w:p>
        </w:tc>
      </w:tr>
      <w:tr w:rsidR="009873F2" w14:paraId="2FBE4108" w14:textId="77777777" w:rsidTr="009873F2">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190085D3" w14:textId="77777777" w:rsidR="009873F2" w:rsidRDefault="009873F2" w:rsidP="009873F2">
            <w:pPr>
              <w:keepNext/>
              <w:keepLines/>
              <w:spacing w:line="240" w:lineRule="auto"/>
              <w:ind w:firstLine="0"/>
              <w:jc w:val="center"/>
              <w:rPr>
                <w:rFonts w:eastAsia="Times New Roman" w:cs="Times New Roman"/>
                <w:sz w:val="24"/>
                <w:szCs w:val="28"/>
              </w:rPr>
            </w:pPr>
            <w:r>
              <w:rPr>
                <w:rFonts w:eastAsia="Times New Roman" w:cs="Times New Roman"/>
                <w:sz w:val="24"/>
                <w:szCs w:val="28"/>
              </w:rPr>
              <w:t>7</w:t>
            </w:r>
          </w:p>
        </w:tc>
        <w:tc>
          <w:tcPr>
            <w:tcW w:w="2691" w:type="pct"/>
            <w:tcBorders>
              <w:top w:val="single" w:sz="6" w:space="0" w:color="000000"/>
              <w:left w:val="single" w:sz="6" w:space="0" w:color="000000"/>
              <w:bottom w:val="single" w:sz="6" w:space="0" w:color="000000"/>
              <w:right w:val="single" w:sz="6" w:space="0" w:color="000000"/>
            </w:tcBorders>
            <w:hideMark/>
          </w:tcPr>
          <w:p w14:paraId="441ABBA1"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Frontend-разработчик</w:t>
            </w:r>
          </w:p>
        </w:tc>
        <w:tc>
          <w:tcPr>
            <w:tcW w:w="1963" w:type="pct"/>
            <w:tcBorders>
              <w:top w:val="single" w:sz="6" w:space="0" w:color="000000"/>
              <w:left w:val="single" w:sz="6" w:space="0" w:color="000000"/>
              <w:bottom w:val="single" w:sz="6" w:space="0" w:color="000000"/>
              <w:right w:val="single" w:sz="6" w:space="0" w:color="000000"/>
            </w:tcBorders>
            <w:hideMark/>
          </w:tcPr>
          <w:p w14:paraId="509CF05F"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348</w:t>
            </w:r>
          </w:p>
        </w:tc>
      </w:tr>
      <w:tr w:rsidR="009873F2" w14:paraId="3A9E390D" w14:textId="77777777" w:rsidTr="009873F2">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30D1A58D" w14:textId="77777777" w:rsidR="009873F2" w:rsidRDefault="009873F2" w:rsidP="009873F2">
            <w:pPr>
              <w:keepNext/>
              <w:keepLines/>
              <w:spacing w:line="240" w:lineRule="auto"/>
              <w:ind w:firstLine="0"/>
              <w:jc w:val="center"/>
              <w:rPr>
                <w:rFonts w:eastAsia="Times New Roman" w:cs="Times New Roman"/>
                <w:sz w:val="24"/>
                <w:szCs w:val="28"/>
              </w:rPr>
            </w:pPr>
            <w:r>
              <w:rPr>
                <w:rFonts w:eastAsia="Times New Roman" w:cs="Times New Roman"/>
                <w:sz w:val="24"/>
                <w:szCs w:val="28"/>
              </w:rPr>
              <w:t>8</w:t>
            </w:r>
          </w:p>
        </w:tc>
        <w:tc>
          <w:tcPr>
            <w:tcW w:w="2691" w:type="pct"/>
            <w:tcBorders>
              <w:top w:val="single" w:sz="6" w:space="0" w:color="000000"/>
              <w:left w:val="single" w:sz="6" w:space="0" w:color="000000"/>
              <w:bottom w:val="single" w:sz="6" w:space="0" w:color="000000"/>
              <w:right w:val="single" w:sz="6" w:space="0" w:color="000000"/>
            </w:tcBorders>
            <w:hideMark/>
          </w:tcPr>
          <w:p w14:paraId="75C8DD4C" w14:textId="77777777" w:rsidR="009873F2" w:rsidRDefault="009873F2" w:rsidP="009873F2">
            <w:pPr>
              <w:pStyle w:val="a9"/>
              <w:spacing w:before="0" w:beforeAutospacing="0" w:after="0" w:afterAutospacing="0" w:line="256" w:lineRule="auto"/>
              <w:rPr>
                <w:color w:val="000000" w:themeColor="text1"/>
                <w:szCs w:val="28"/>
                <w:lang w:eastAsia="en-US"/>
              </w:rPr>
            </w:pPr>
            <w:r>
              <w:rPr>
                <w:color w:val="000000" w:themeColor="text1"/>
                <w:szCs w:val="28"/>
                <w:lang w:val="en-US" w:eastAsia="en-US"/>
              </w:rPr>
              <w:t>Backend-</w:t>
            </w:r>
            <w:r>
              <w:rPr>
                <w:color w:val="000000" w:themeColor="text1"/>
                <w:szCs w:val="28"/>
                <w:lang w:eastAsia="en-US"/>
              </w:rPr>
              <w:t>разработчик</w:t>
            </w:r>
          </w:p>
        </w:tc>
        <w:tc>
          <w:tcPr>
            <w:tcW w:w="1963" w:type="pct"/>
            <w:tcBorders>
              <w:top w:val="single" w:sz="6" w:space="0" w:color="000000"/>
              <w:left w:val="single" w:sz="6" w:space="0" w:color="000000"/>
              <w:bottom w:val="single" w:sz="6" w:space="0" w:color="000000"/>
              <w:right w:val="single" w:sz="6" w:space="0" w:color="000000"/>
            </w:tcBorders>
            <w:hideMark/>
          </w:tcPr>
          <w:p w14:paraId="35DEACF6"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260</w:t>
            </w:r>
          </w:p>
        </w:tc>
      </w:tr>
    </w:tbl>
    <w:p w14:paraId="62FF7FD6" w14:textId="68C84FDF" w:rsidR="009873F2" w:rsidRDefault="009873F2" w:rsidP="009873F2">
      <w:pPr>
        <w:jc w:val="right"/>
        <w:rPr>
          <w:rFonts w:eastAsia="Times New Roman"/>
          <w:b/>
          <w:color w:val="000000" w:themeColor="text1"/>
        </w:rPr>
      </w:pPr>
      <w:r>
        <w:rPr>
          <w:rFonts w:eastAsia="Times New Roman"/>
          <w:b/>
        </w:rPr>
        <w:t xml:space="preserve">Таблица </w:t>
      </w:r>
      <w:r w:rsidR="0048591B">
        <w:rPr>
          <w:rFonts w:eastAsia="Times New Roman"/>
          <w:b/>
        </w:rPr>
        <w:t>1.</w:t>
      </w:r>
      <w:r>
        <w:rPr>
          <w:rFonts w:eastAsia="Times New Roman"/>
          <w:b/>
        </w:rPr>
        <w:t>2</w:t>
      </w:r>
    </w:p>
    <w:p w14:paraId="7ED825F5" w14:textId="77777777" w:rsidR="009873F2" w:rsidRDefault="009873F2" w:rsidP="009873F2">
      <w:pPr>
        <w:pStyle w:val="affffff4"/>
      </w:pPr>
      <w:r>
        <w:t>Трудозатраты членов проектной команды</w:t>
      </w:r>
    </w:p>
    <w:p w14:paraId="7E1503A6" w14:textId="77777777" w:rsidR="009873F2" w:rsidRDefault="009873F2">
      <w:pPr>
        <w:spacing w:after="160" w:line="259" w:lineRule="auto"/>
        <w:ind w:firstLine="0"/>
        <w:jc w:val="left"/>
        <w:rPr>
          <w:rFonts w:eastAsia="Times New Roman"/>
          <w:b/>
          <w:szCs w:val="24"/>
          <w:lang w:eastAsia="ru-RU"/>
        </w:rPr>
      </w:pPr>
      <w:bookmarkStart w:id="223" w:name="_Toc73469575"/>
      <w:bookmarkStart w:id="224" w:name="_Toc359344426"/>
      <w:bookmarkStart w:id="225" w:name="_Toc322893642"/>
      <w:r>
        <w:rPr>
          <w:b/>
        </w:rPr>
        <w:br w:type="page"/>
      </w:r>
    </w:p>
    <w:p w14:paraId="45351373" w14:textId="773D19D5" w:rsidR="009873F2" w:rsidRPr="009873F2" w:rsidRDefault="009873F2" w:rsidP="009873F2">
      <w:pPr>
        <w:pStyle w:val="3"/>
        <w:numPr>
          <w:ilvl w:val="0"/>
          <w:numId w:val="0"/>
        </w:numPr>
        <w:ind w:left="720"/>
      </w:pPr>
      <w:bookmarkStart w:id="226" w:name="_Toc73879685"/>
      <w:bookmarkStart w:id="227" w:name="_Toc73879968"/>
      <w:r w:rsidRPr="009873F2">
        <w:lastRenderedPageBreak/>
        <w:t>Расчёт затрат на разработку продукта</w:t>
      </w:r>
      <w:bookmarkEnd w:id="223"/>
      <w:bookmarkEnd w:id="224"/>
      <w:bookmarkEnd w:id="225"/>
      <w:bookmarkEnd w:id="226"/>
      <w:bookmarkEnd w:id="227"/>
    </w:p>
    <w:p w14:paraId="20380EE7" w14:textId="77777777" w:rsidR="009873F2" w:rsidRDefault="009873F2" w:rsidP="009873F2">
      <w:pPr>
        <w:rPr>
          <w:rFonts w:eastAsia="Times New Roman"/>
        </w:rPr>
      </w:pPr>
      <w:r>
        <w:rPr>
          <w:rFonts w:eastAsia="Times New Roman"/>
        </w:rPr>
        <w:t>Расчет затрат на создание и внедрение ПО включает следующие составляющие с последующим их графическим представлением в виде круговой диаграммы:</w:t>
      </w:r>
    </w:p>
    <w:p w14:paraId="21A06B84" w14:textId="77777777" w:rsidR="009873F2" w:rsidRDefault="009873F2" w:rsidP="0048591B">
      <w:pPr>
        <w:pStyle w:val="a"/>
      </w:pPr>
      <w:r>
        <w:t xml:space="preserve">заработная плата исполнителей работ по проекту – </w:t>
      </w:r>
      <w:r>
        <w:rPr>
          <w:i/>
        </w:rPr>
        <w:t>ЗП</w:t>
      </w:r>
      <w:r>
        <w:rPr>
          <w:i/>
          <w:vertAlign w:val="subscript"/>
        </w:rPr>
        <w:t>осн</w:t>
      </w:r>
      <w:r>
        <w:t>;</w:t>
      </w:r>
    </w:p>
    <w:p w14:paraId="22497841" w14:textId="77777777" w:rsidR="009873F2" w:rsidRDefault="009873F2" w:rsidP="0048591B">
      <w:pPr>
        <w:pStyle w:val="a"/>
      </w:pPr>
      <w:r>
        <w:t xml:space="preserve">дополнительная заработная плата </w:t>
      </w:r>
      <w:r>
        <w:rPr>
          <w:i/>
        </w:rPr>
        <w:t>ЗП</w:t>
      </w:r>
      <w:r>
        <w:rPr>
          <w:i/>
          <w:vertAlign w:val="subscript"/>
        </w:rPr>
        <w:t>доп</w:t>
      </w:r>
      <w:r>
        <w:t>;</w:t>
      </w:r>
    </w:p>
    <w:p w14:paraId="77970C28" w14:textId="77777777" w:rsidR="009873F2" w:rsidRDefault="009873F2" w:rsidP="0048591B">
      <w:pPr>
        <w:pStyle w:val="a"/>
      </w:pPr>
      <w:r>
        <w:t xml:space="preserve">отчисления на социальные нужды (страховые взносы) – </w:t>
      </w:r>
      <w:r>
        <w:rPr>
          <w:i/>
        </w:rPr>
        <w:t>Н</w:t>
      </w:r>
      <w:r>
        <w:rPr>
          <w:i/>
          <w:vertAlign w:val="subscript"/>
        </w:rPr>
        <w:t>зп</w:t>
      </w:r>
      <w:r>
        <w:t>;</w:t>
      </w:r>
    </w:p>
    <w:p w14:paraId="78BA63B9" w14:textId="77777777" w:rsidR="009873F2" w:rsidRDefault="009873F2" w:rsidP="0048591B">
      <w:pPr>
        <w:pStyle w:val="a"/>
      </w:pPr>
      <w:r>
        <w:t xml:space="preserve">арендные платежи за производственные (офисные) помещения – </w:t>
      </w:r>
      <w:r>
        <w:rPr>
          <w:i/>
        </w:rPr>
        <w:t>А</w:t>
      </w:r>
      <w:r>
        <w:rPr>
          <w:i/>
          <w:vertAlign w:val="subscript"/>
        </w:rPr>
        <w:t>пм</w:t>
      </w:r>
      <w:r>
        <w:t>;</w:t>
      </w:r>
    </w:p>
    <w:p w14:paraId="2190A087" w14:textId="77777777" w:rsidR="009873F2" w:rsidRDefault="009873F2" w:rsidP="0048591B">
      <w:pPr>
        <w:pStyle w:val="a"/>
      </w:pPr>
      <w:r>
        <w:t xml:space="preserve">амортизация используемых основных средств и нематериальных активов – </w:t>
      </w:r>
      <w:r>
        <w:rPr>
          <w:i/>
        </w:rPr>
        <w:t>А</w:t>
      </w:r>
      <w:r>
        <w:t>;</w:t>
      </w:r>
    </w:p>
    <w:p w14:paraId="446B194F" w14:textId="77777777" w:rsidR="009873F2" w:rsidRDefault="009873F2" w:rsidP="0048591B">
      <w:pPr>
        <w:pStyle w:val="a"/>
      </w:pPr>
      <w:r>
        <w:t xml:space="preserve">расходы на модернизацию и приобретение основных средств – </w:t>
      </w:r>
      <w:r>
        <w:rPr>
          <w:i/>
        </w:rPr>
        <w:t>Р</w:t>
      </w:r>
      <w:r>
        <w:rPr>
          <w:i/>
          <w:vertAlign w:val="subscript"/>
        </w:rPr>
        <w:t>мод</w:t>
      </w:r>
      <w:r>
        <w:t>;</w:t>
      </w:r>
    </w:p>
    <w:p w14:paraId="5BB6C35D" w14:textId="77777777" w:rsidR="009873F2" w:rsidRDefault="009873F2" w:rsidP="0048591B">
      <w:pPr>
        <w:pStyle w:val="a"/>
      </w:pPr>
      <w:r>
        <w:t xml:space="preserve">расходы на приобретение необходимого ПО – </w:t>
      </w:r>
      <w:r>
        <w:rPr>
          <w:i/>
        </w:rPr>
        <w:t>Р</w:t>
      </w:r>
      <w:r>
        <w:rPr>
          <w:i/>
          <w:vertAlign w:val="subscript"/>
        </w:rPr>
        <w:t>ПО</w:t>
      </w:r>
      <w:r>
        <w:t>;</w:t>
      </w:r>
    </w:p>
    <w:p w14:paraId="0D71B48F" w14:textId="77777777" w:rsidR="009873F2" w:rsidRDefault="009873F2" w:rsidP="0048591B">
      <w:pPr>
        <w:pStyle w:val="a"/>
      </w:pPr>
      <w:r>
        <w:t xml:space="preserve">расходы на интернет, связь – </w:t>
      </w:r>
      <w:r>
        <w:rPr>
          <w:i/>
        </w:rPr>
        <w:t>Р</w:t>
      </w:r>
      <w:r>
        <w:rPr>
          <w:i/>
          <w:vertAlign w:val="subscript"/>
        </w:rPr>
        <w:t>тел</w:t>
      </w:r>
      <w:r>
        <w:t>;</w:t>
      </w:r>
    </w:p>
    <w:p w14:paraId="5E288965" w14:textId="77777777" w:rsidR="009873F2" w:rsidRDefault="009873F2" w:rsidP="0048591B">
      <w:pPr>
        <w:pStyle w:val="a"/>
      </w:pPr>
      <w:r>
        <w:t xml:space="preserve">расходы на канцелярские товары и расходные материалы – </w:t>
      </w:r>
      <w:r>
        <w:rPr>
          <w:i/>
        </w:rPr>
        <w:t>Р</w:t>
      </w:r>
      <w:r>
        <w:rPr>
          <w:i/>
          <w:vertAlign w:val="subscript"/>
        </w:rPr>
        <w:t>р.м.</w:t>
      </w:r>
      <w:r>
        <w:t>;</w:t>
      </w:r>
    </w:p>
    <w:p w14:paraId="542BD16A" w14:textId="77777777" w:rsidR="009873F2" w:rsidRDefault="009873F2" w:rsidP="0048591B">
      <w:pPr>
        <w:pStyle w:val="a"/>
      </w:pPr>
      <w:r>
        <w:t xml:space="preserve">прочие расходы – </w:t>
      </w:r>
      <w:r>
        <w:rPr>
          <w:i/>
        </w:rPr>
        <w:t>П</w:t>
      </w:r>
      <w:r>
        <w:rPr>
          <w:i/>
          <w:vertAlign w:val="subscript"/>
        </w:rPr>
        <w:t>р.р.</w:t>
      </w:r>
      <w:r>
        <w:t>.</w:t>
      </w:r>
    </w:p>
    <w:p w14:paraId="300DB4AA" w14:textId="5BD62C86" w:rsidR="009873F2" w:rsidRPr="009873F2" w:rsidRDefault="009873F2" w:rsidP="009873F2">
      <w:pPr>
        <w:pStyle w:val="aff0"/>
      </w:pPr>
      <w:bookmarkStart w:id="228" w:name="_Toc73469576"/>
      <w:bookmarkStart w:id="229" w:name="_Toc359344427"/>
      <w:bookmarkStart w:id="230" w:name="_Toc322893643"/>
      <w:r>
        <w:t>Далее представлен р</w:t>
      </w:r>
      <w:r w:rsidRPr="009873F2">
        <w:t>асчёт заработной платы исполнителей работ по созданию программного продукта</w:t>
      </w:r>
      <w:bookmarkEnd w:id="228"/>
      <w:bookmarkEnd w:id="229"/>
      <w:bookmarkEnd w:id="230"/>
      <w:r>
        <w:t>.</w:t>
      </w:r>
    </w:p>
    <w:p w14:paraId="18D8997A" w14:textId="77777777" w:rsidR="009873F2" w:rsidRDefault="009873F2" w:rsidP="009873F2">
      <w:r>
        <w:t>Основная ЗП определяется по формуле:</w:t>
      </w:r>
    </w:p>
    <w:tbl>
      <w:tblPr>
        <w:tblW w:w="0" w:type="dxa"/>
        <w:jc w:val="center"/>
        <w:tblLayout w:type="fixed"/>
        <w:tblLook w:val="04A0" w:firstRow="1" w:lastRow="0" w:firstColumn="1" w:lastColumn="0" w:noHBand="0" w:noVBand="1"/>
      </w:tblPr>
      <w:tblGrid>
        <w:gridCol w:w="8647"/>
        <w:gridCol w:w="1134"/>
      </w:tblGrid>
      <w:tr w:rsidR="009873F2" w14:paraId="4A2E8F45" w14:textId="77777777" w:rsidTr="009873F2">
        <w:trPr>
          <w:jc w:val="center"/>
        </w:trPr>
        <w:tc>
          <w:tcPr>
            <w:tcW w:w="8647" w:type="dxa"/>
            <w:hideMark/>
          </w:tcPr>
          <w:p w14:paraId="4884AE3E" w14:textId="77777777" w:rsidR="009873F2" w:rsidRDefault="00321997" w:rsidP="009873F2">
            <w:pPr>
              <w:ind w:firstLine="0"/>
              <w:jc w:val="center"/>
            </w:pPr>
            <m:oMathPara>
              <m:oMathParaPr>
                <m:jc m:val="center"/>
              </m:oMathParaPr>
              <m:oMath>
                <m:sSub>
                  <m:sSubPr>
                    <m:ctrlPr>
                      <w:rPr>
                        <w:rFonts w:ascii="Cambria Math" w:hAnsi="Cambria Math" w:cs="Times New Roman"/>
                        <w:i/>
                        <w:color w:val="000000" w:themeColor="text1"/>
                      </w:rPr>
                    </m:ctrlPr>
                  </m:sSubPr>
                  <m:e>
                    <m:r>
                      <m:rPr>
                        <m:nor/>
                      </m:rPr>
                      <w:rPr>
                        <w:rFonts w:cs="Times New Roman"/>
                        <w:i/>
                      </w:rPr>
                      <m:t>ЗП</m:t>
                    </m:r>
                  </m:e>
                  <m:sub>
                    <m:r>
                      <m:rPr>
                        <m:nor/>
                      </m:rPr>
                      <w:rPr>
                        <w:rFonts w:cs="Times New Roman"/>
                        <w:i/>
                      </w:rPr>
                      <m:t>осн</m:t>
                    </m:r>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f>
                  <m:fPr>
                    <m:ctrlPr>
                      <w:rPr>
                        <w:rFonts w:ascii="Cambria Math" w:hAnsi="Cambria Math" w:cs="Times New Roman"/>
                        <w:i/>
                        <w:color w:val="000000" w:themeColor="text1"/>
                      </w:rPr>
                    </m:ctrlPr>
                  </m:fPr>
                  <m:num>
                    <m:r>
                      <m:rPr>
                        <m:nor/>
                      </m:rPr>
                      <w:rPr>
                        <w:rFonts w:cs="Times New Roman"/>
                        <w:i/>
                      </w:rPr>
                      <m:t>М</m:t>
                    </m:r>
                    <m:r>
                      <m:rPr>
                        <m:nor/>
                      </m:rPr>
                      <w:rPr>
                        <w:rFonts w:ascii="Cambria Math" w:cs="Times New Roman"/>
                        <w:i/>
                      </w:rPr>
                      <m:t xml:space="preserve"> </m:t>
                    </m:r>
                    <m:r>
                      <m:rPr>
                        <m:nor/>
                      </m:rPr>
                      <w:rPr>
                        <w:rFonts w:cs="Times New Roman"/>
                        <w:i/>
                      </w:rPr>
                      <m:t>∙</m:t>
                    </m:r>
                    <m:r>
                      <m:rPr>
                        <m:nor/>
                      </m:rPr>
                      <w:rPr>
                        <w:rFonts w:ascii="Cambria Math" w:cs="Times New Roman"/>
                        <w:i/>
                      </w:rPr>
                      <m:t xml:space="preserve"> </m:t>
                    </m:r>
                    <m:r>
                      <m:rPr>
                        <m:nor/>
                      </m:rPr>
                      <w:rPr>
                        <w:rFonts w:cs="Times New Roman"/>
                        <w:i/>
                      </w:rPr>
                      <m:t>Т</m:t>
                    </m:r>
                  </m:num>
                  <m:den>
                    <m:sSub>
                      <m:sSubPr>
                        <m:ctrlPr>
                          <w:rPr>
                            <w:rFonts w:ascii="Cambria Math" w:hAnsi="Cambria Math" w:cs="Times New Roman"/>
                            <w:i/>
                            <w:color w:val="000000" w:themeColor="text1"/>
                          </w:rPr>
                        </m:ctrlPr>
                      </m:sSubPr>
                      <m:e>
                        <m:r>
                          <m:rPr>
                            <m:nor/>
                          </m:rPr>
                          <w:rPr>
                            <w:rFonts w:cs="Times New Roman"/>
                            <w:i/>
                          </w:rPr>
                          <m:t>Ч</m:t>
                        </m:r>
                      </m:e>
                      <m:sub>
                        <m:r>
                          <m:rPr>
                            <m:nor/>
                          </m:rPr>
                          <w:rPr>
                            <w:rFonts w:cs="Times New Roman"/>
                            <w:i/>
                          </w:rPr>
                          <m:t>р</m:t>
                        </m:r>
                      </m:sub>
                    </m:sSub>
                    <m:r>
                      <m:rPr>
                        <m:nor/>
                      </m:rPr>
                      <w:rPr>
                        <w:rFonts w:ascii="Cambria Math" w:cs="Times New Roman"/>
                        <w:i/>
                      </w:rPr>
                      <m:t xml:space="preserve"> </m:t>
                    </m:r>
                    <m:r>
                      <m:rPr>
                        <m:nor/>
                      </m:rPr>
                      <w:rPr>
                        <w:rFonts w:cs="Times New Roman"/>
                        <w:i/>
                      </w:rPr>
                      <m:t>∙</m:t>
                    </m:r>
                    <m:sSub>
                      <m:sSubPr>
                        <m:ctrlPr>
                          <w:rPr>
                            <w:rFonts w:ascii="Cambria Math" w:hAnsi="Cambria Math" w:cs="Times New Roman"/>
                            <w:i/>
                            <w:color w:val="000000" w:themeColor="text1"/>
                          </w:rPr>
                        </m:ctrlPr>
                      </m:sSubPr>
                      <m:e>
                        <m:r>
                          <m:rPr>
                            <m:nor/>
                          </m:rPr>
                          <w:rPr>
                            <w:rFonts w:ascii="Cambria Math" w:cs="Times New Roman"/>
                            <w:i/>
                          </w:rPr>
                          <m:t xml:space="preserve"> </m:t>
                        </m:r>
                        <m:r>
                          <m:rPr>
                            <m:nor/>
                          </m:rPr>
                          <w:rPr>
                            <w:rFonts w:cs="Times New Roman"/>
                            <w:i/>
                            <w:lang w:val="en-US"/>
                          </w:rPr>
                          <m:t>t</m:t>
                        </m:r>
                      </m:e>
                      <m:sub>
                        <m:r>
                          <m:rPr>
                            <m:nor/>
                          </m:rPr>
                          <w:rPr>
                            <w:rFonts w:cs="Times New Roman"/>
                            <w:i/>
                          </w:rPr>
                          <m:t>р.д.</m:t>
                        </m:r>
                      </m:sub>
                    </m:sSub>
                  </m:den>
                </m:f>
                <m:d>
                  <m:dPr>
                    <m:ctrlPr>
                      <w:rPr>
                        <w:rFonts w:ascii="Cambria Math" w:hAnsi="Cambria Math" w:cs="Times New Roman"/>
                        <w:i/>
                        <w:color w:val="000000" w:themeColor="text1"/>
                      </w:rPr>
                    </m:ctrlPr>
                  </m:dPr>
                  <m:e>
                    <m:r>
                      <m:rPr>
                        <m:nor/>
                      </m:rPr>
                      <w:rPr>
                        <w:rFonts w:cs="Times New Roman"/>
                      </w:rPr>
                      <m:t>1</m:t>
                    </m:r>
                    <m:r>
                      <m:rPr>
                        <m:nor/>
                      </m:rPr>
                      <w:rPr>
                        <w:rFonts w:cs="Times New Roman"/>
                        <w:i/>
                      </w:rPr>
                      <m:t>+</m:t>
                    </m:r>
                    <m:f>
                      <m:fPr>
                        <m:ctrlPr>
                          <w:rPr>
                            <w:rFonts w:ascii="Cambria Math" w:hAnsi="Cambria Math" w:cs="Times New Roman"/>
                            <w:i/>
                            <w:color w:val="000000" w:themeColor="text1"/>
                          </w:rPr>
                        </m:ctrlPr>
                      </m:fPr>
                      <m:num>
                        <m:r>
                          <m:rPr>
                            <m:nor/>
                          </m:rPr>
                          <w:rPr>
                            <w:rFonts w:cs="Times New Roman"/>
                            <w:i/>
                          </w:rPr>
                          <m:t>П</m:t>
                        </m:r>
                      </m:num>
                      <m:den>
                        <m:r>
                          <m:rPr>
                            <m:nor/>
                          </m:rPr>
                          <w:rPr>
                            <w:rFonts w:cs="Times New Roman"/>
                          </w:rPr>
                          <m:t>100</m:t>
                        </m:r>
                      </m:den>
                    </m:f>
                  </m:e>
                </m:d>
                <m:r>
                  <m:rPr>
                    <m:nor/>
                  </m:rPr>
                  <w:rPr>
                    <w:rFonts w:cs="Times New Roman"/>
                    <w:i/>
                  </w:rPr>
                  <m:t>, руб,</m:t>
                </m:r>
              </m:oMath>
            </m:oMathPara>
          </w:p>
        </w:tc>
        <w:tc>
          <w:tcPr>
            <w:tcW w:w="1134" w:type="dxa"/>
          </w:tcPr>
          <w:p w14:paraId="251D60F5" w14:textId="77777777" w:rsidR="009873F2" w:rsidRDefault="009873F2" w:rsidP="009873F2">
            <w:pPr>
              <w:ind w:firstLine="0"/>
              <w:jc w:val="right"/>
              <w:rPr>
                <w:sz w:val="16"/>
                <w:szCs w:val="16"/>
              </w:rPr>
            </w:pPr>
          </w:p>
          <w:p w14:paraId="731D6813" w14:textId="55E1A960" w:rsidR="009873F2" w:rsidRDefault="009873F2" w:rsidP="00875FB1">
            <w:pPr>
              <w:ind w:right="34" w:firstLine="0"/>
              <w:jc w:val="right"/>
              <w:rPr>
                <w:lang w:val="en-US"/>
              </w:rPr>
            </w:pPr>
            <w:r>
              <w:rPr>
                <w:position w:val="-12"/>
              </w:rPr>
              <w:t>(1</w:t>
            </w:r>
            <w:r w:rsidR="0048591B">
              <w:rPr>
                <w:position w:val="-12"/>
              </w:rPr>
              <w:t>.1.</w:t>
            </w:r>
            <w:r>
              <w:rPr>
                <w:position w:val="-12"/>
              </w:rPr>
              <w:t>)</w:t>
            </w:r>
          </w:p>
        </w:tc>
      </w:tr>
    </w:tbl>
    <w:p w14:paraId="773B3955" w14:textId="77777777" w:rsidR="009873F2" w:rsidRDefault="009873F2" w:rsidP="009873F2">
      <w:pPr>
        <w:widowControl w:val="0"/>
        <w:ind w:firstLine="0"/>
        <w:rPr>
          <w:color w:val="000000" w:themeColor="text1"/>
        </w:rPr>
      </w:pPr>
      <w:r>
        <w:t xml:space="preserve">где </w:t>
      </w:r>
      <w:r>
        <w:rPr>
          <w:i/>
          <w:lang w:val="en-US"/>
        </w:rPr>
        <w:t>M</w:t>
      </w:r>
      <w:r>
        <w:t xml:space="preserve"> – месячная зарплата (</w:t>
      </w:r>
      <w:r>
        <w:rPr>
          <w:i/>
        </w:rPr>
        <w:t>руб.</w:t>
      </w:r>
      <w:r>
        <w:t xml:space="preserve">), </w:t>
      </w:r>
      <w:r>
        <w:rPr>
          <w:i/>
          <w:lang w:val="en-US"/>
        </w:rPr>
        <w:t>T</w:t>
      </w:r>
      <w:r>
        <w:t xml:space="preserve"> – общие трудозатраты (</w:t>
      </w:r>
      <w:r>
        <w:rPr>
          <w:i/>
        </w:rPr>
        <w:t>чел.-ч</w:t>
      </w:r>
      <w:r>
        <w:t xml:space="preserve">), </w:t>
      </w:r>
      <w:r>
        <w:rPr>
          <w:i/>
        </w:rPr>
        <w:t>Ч</w:t>
      </w:r>
      <w:r>
        <w:rPr>
          <w:i/>
          <w:vertAlign w:val="subscript"/>
        </w:rPr>
        <w:t>р</w:t>
      </w:r>
      <w:r>
        <w:t xml:space="preserve"> – число рабочих дней в месяц, </w:t>
      </w:r>
      <w:r>
        <w:rPr>
          <w:i/>
          <w:lang w:val="en-US"/>
        </w:rPr>
        <w:t>t</w:t>
      </w:r>
      <w:r>
        <w:rPr>
          <w:i/>
          <w:vertAlign w:val="subscript"/>
        </w:rPr>
        <w:t>р.д.</w:t>
      </w:r>
      <w:r>
        <w:rPr>
          <w:i/>
        </w:rPr>
        <w:t xml:space="preserve"> – </w:t>
      </w:r>
      <w:r>
        <w:t xml:space="preserve">продолжительность рабочего дня в часах, </w:t>
      </w:r>
      <w:r>
        <w:rPr>
          <w:i/>
        </w:rPr>
        <w:t>П</w:t>
      </w:r>
      <w:r>
        <w:t xml:space="preserve"> – процент премии. В данной работе </w:t>
      </w:r>
      <w:r>
        <w:rPr>
          <w:i/>
        </w:rPr>
        <w:t>Ч</w:t>
      </w:r>
      <w:r>
        <w:rPr>
          <w:i/>
          <w:vertAlign w:val="subscript"/>
        </w:rPr>
        <w:t xml:space="preserve">р </w:t>
      </w:r>
      <w:r>
        <w:rPr>
          <w:i/>
        </w:rPr>
        <w:t xml:space="preserve">= </w:t>
      </w:r>
      <w:r>
        <w:t xml:space="preserve">21 </w:t>
      </w:r>
      <w:r>
        <w:rPr>
          <w:i/>
        </w:rPr>
        <w:t>день</w:t>
      </w:r>
      <w:r>
        <w:t xml:space="preserve">, </w:t>
      </w:r>
      <w:r>
        <w:rPr>
          <w:i/>
          <w:lang w:val="en-US"/>
        </w:rPr>
        <w:t>t</w:t>
      </w:r>
      <w:r>
        <w:rPr>
          <w:i/>
          <w:vertAlign w:val="subscript"/>
        </w:rPr>
        <w:t>р.д.</w:t>
      </w:r>
      <w:r>
        <w:rPr>
          <w:i/>
        </w:rPr>
        <w:t>=</w:t>
      </w:r>
      <w:r>
        <w:t>8</w:t>
      </w:r>
      <w:r>
        <w:rPr>
          <w:i/>
        </w:rPr>
        <w:t>ч</w:t>
      </w:r>
      <w:r>
        <w:t xml:space="preserve">, </w:t>
      </w:r>
      <w:r>
        <w:rPr>
          <w:i/>
        </w:rPr>
        <w:t>П</w:t>
      </w:r>
      <w:r>
        <w:t xml:space="preserve">=0. </w:t>
      </w:r>
    </w:p>
    <w:p w14:paraId="361367F8" w14:textId="1A41E66A" w:rsidR="009873F2" w:rsidRDefault="009873F2" w:rsidP="009873F2">
      <w:pPr>
        <w:rPr>
          <w:rFonts w:eastAsia="Times New Roman"/>
        </w:rPr>
      </w:pPr>
      <w:r>
        <w:rPr>
          <w:rFonts w:eastAsia="Times New Roman"/>
        </w:rPr>
        <w:t xml:space="preserve">Значение месячной заработной платы (М), суммарные трудозатраты членов, а </w:t>
      </w:r>
      <w:r w:rsidR="00875FB1">
        <w:rPr>
          <w:rFonts w:eastAsia="Times New Roman"/>
        </w:rPr>
        <w:t xml:space="preserve">также рассчитанная по формуле </w:t>
      </w:r>
      <w:r>
        <w:rPr>
          <w:rFonts w:eastAsia="Times New Roman"/>
        </w:rPr>
        <w:t>1 основная заработная плата проект</w:t>
      </w:r>
      <w:r w:rsidR="00875FB1">
        <w:rPr>
          <w:rFonts w:eastAsia="Times New Roman"/>
        </w:rPr>
        <w:t xml:space="preserve">ной команды приведены в табл. </w:t>
      </w:r>
      <w:r w:rsidR="0048591B">
        <w:rPr>
          <w:rFonts w:eastAsia="Times New Roman"/>
        </w:rPr>
        <w:t>1.</w:t>
      </w:r>
      <w:r>
        <w:rPr>
          <w:rFonts w:eastAsia="Times New Roman"/>
        </w:rPr>
        <w:t>3.</w:t>
      </w:r>
    </w:p>
    <w:p w14:paraId="218852C3" w14:textId="77777777" w:rsidR="009873F2" w:rsidRDefault="009873F2" w:rsidP="009873F2">
      <w:pPr>
        <w:spacing w:line="276" w:lineRule="auto"/>
        <w:ind w:firstLine="0"/>
        <w:jc w:val="left"/>
        <w:rPr>
          <w:rFonts w:eastAsia="Times New Roman"/>
          <w:b/>
        </w:rPr>
      </w:pPr>
      <w:r>
        <w:rPr>
          <w:rFonts w:eastAsia="Times New Roman"/>
          <w:b/>
        </w:rPr>
        <w:br w:type="page"/>
      </w:r>
    </w:p>
    <w:p w14:paraId="05DBC920" w14:textId="4E74C184" w:rsidR="009873F2" w:rsidRDefault="00875FB1" w:rsidP="009873F2">
      <w:pPr>
        <w:jc w:val="right"/>
        <w:rPr>
          <w:rFonts w:eastAsia="Times New Roman"/>
          <w:b/>
        </w:rPr>
      </w:pPr>
      <w:r>
        <w:rPr>
          <w:rFonts w:eastAsia="Times New Roman"/>
          <w:b/>
        </w:rPr>
        <w:lastRenderedPageBreak/>
        <w:t xml:space="preserve">Таблица </w:t>
      </w:r>
      <w:r w:rsidR="0048591B">
        <w:rPr>
          <w:rFonts w:eastAsia="Times New Roman"/>
          <w:b/>
        </w:rPr>
        <w:t>1.</w:t>
      </w:r>
      <w:r w:rsidR="009873F2">
        <w:rPr>
          <w:rFonts w:eastAsia="Times New Roman"/>
          <w:b/>
        </w:rPr>
        <w:t>3</w:t>
      </w:r>
    </w:p>
    <w:p w14:paraId="5BBF92A3" w14:textId="77777777" w:rsidR="009873F2" w:rsidRDefault="009873F2" w:rsidP="009873F2">
      <w:pPr>
        <w:pStyle w:val="affffff4"/>
      </w:pPr>
      <w:r>
        <w:t>Основная заработная плата членов проектной команды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05"/>
        <w:gridCol w:w="3761"/>
        <w:gridCol w:w="1480"/>
        <w:gridCol w:w="1825"/>
        <w:gridCol w:w="1751"/>
      </w:tblGrid>
      <w:tr w:rsidR="009873F2" w14:paraId="5C17ACBF" w14:textId="77777777" w:rsidTr="009873F2">
        <w:trPr>
          <w:trHeight w:val="834"/>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5F695207" w14:textId="77777777" w:rsidR="009873F2" w:rsidRDefault="009873F2" w:rsidP="009873F2">
            <w:pPr>
              <w:keepNext/>
              <w:keepLines/>
              <w:spacing w:line="240" w:lineRule="auto"/>
              <w:ind w:right="-108" w:firstLine="0"/>
              <w:contextualSpacing/>
              <w:jc w:val="center"/>
              <w:rPr>
                <w:rFonts w:eastAsia="Times New Roman"/>
                <w:b/>
                <w:sz w:val="24"/>
                <w:szCs w:val="24"/>
              </w:rPr>
            </w:pPr>
            <w:r>
              <w:rPr>
                <w:rFonts w:eastAsia="Times New Roman"/>
                <w:b/>
                <w:sz w:val="24"/>
                <w:szCs w:val="24"/>
              </w:rPr>
              <w:t>№</w:t>
            </w:r>
          </w:p>
        </w:tc>
        <w:tc>
          <w:tcPr>
            <w:tcW w:w="1954" w:type="pct"/>
            <w:tcBorders>
              <w:top w:val="single" w:sz="6" w:space="0" w:color="000000"/>
              <w:left w:val="single" w:sz="6" w:space="0" w:color="000000"/>
              <w:bottom w:val="single" w:sz="6" w:space="0" w:color="000000"/>
              <w:right w:val="single" w:sz="6" w:space="0" w:color="000000"/>
            </w:tcBorders>
            <w:vAlign w:val="center"/>
            <w:hideMark/>
          </w:tcPr>
          <w:p w14:paraId="667CB613" w14:textId="77777777" w:rsidR="009873F2" w:rsidRDefault="009873F2" w:rsidP="009873F2">
            <w:pPr>
              <w:keepNext/>
              <w:keepLines/>
              <w:spacing w:line="240" w:lineRule="auto"/>
              <w:ind w:firstLine="0"/>
              <w:jc w:val="center"/>
              <w:rPr>
                <w:rFonts w:eastAsia="Times New Roman"/>
                <w:b/>
                <w:sz w:val="24"/>
                <w:szCs w:val="24"/>
              </w:rPr>
            </w:pPr>
            <w:r>
              <w:rPr>
                <w:rFonts w:eastAsia="Times New Roman"/>
                <w:b/>
                <w:sz w:val="24"/>
                <w:szCs w:val="24"/>
              </w:rPr>
              <w:t>Исполнитель</w:t>
            </w:r>
          </w:p>
        </w:tc>
        <w:tc>
          <w:tcPr>
            <w:tcW w:w="769" w:type="pct"/>
            <w:tcBorders>
              <w:top w:val="single" w:sz="6" w:space="0" w:color="000000"/>
              <w:left w:val="single" w:sz="6" w:space="0" w:color="000000"/>
              <w:bottom w:val="single" w:sz="6" w:space="0" w:color="000000"/>
              <w:right w:val="single" w:sz="6" w:space="0" w:color="000000"/>
            </w:tcBorders>
            <w:vAlign w:val="center"/>
            <w:hideMark/>
          </w:tcPr>
          <w:p w14:paraId="5961E772" w14:textId="77777777" w:rsidR="009873F2" w:rsidRDefault="009873F2" w:rsidP="009873F2">
            <w:pPr>
              <w:keepNext/>
              <w:keepLines/>
              <w:spacing w:line="240" w:lineRule="auto"/>
              <w:ind w:firstLine="0"/>
              <w:jc w:val="center"/>
              <w:rPr>
                <w:rFonts w:eastAsia="Times New Roman"/>
                <w:b/>
                <w:sz w:val="24"/>
                <w:szCs w:val="24"/>
              </w:rPr>
            </w:pPr>
            <w:r>
              <w:rPr>
                <w:rFonts w:eastAsia="Times New Roman"/>
                <w:b/>
                <w:sz w:val="24"/>
                <w:szCs w:val="24"/>
              </w:rPr>
              <w:t>Месячная заработная плата (М), руб.</w:t>
            </w:r>
          </w:p>
        </w:tc>
        <w:tc>
          <w:tcPr>
            <w:tcW w:w="948" w:type="pct"/>
            <w:tcBorders>
              <w:top w:val="single" w:sz="6" w:space="0" w:color="000000"/>
              <w:left w:val="single" w:sz="6" w:space="0" w:color="000000"/>
              <w:bottom w:val="single" w:sz="6" w:space="0" w:color="000000"/>
              <w:right w:val="single" w:sz="6" w:space="0" w:color="000000"/>
            </w:tcBorders>
            <w:vAlign w:val="center"/>
            <w:hideMark/>
          </w:tcPr>
          <w:p w14:paraId="1BF8D383" w14:textId="77777777" w:rsidR="009873F2" w:rsidRDefault="009873F2" w:rsidP="009873F2">
            <w:pPr>
              <w:keepNext/>
              <w:keepLines/>
              <w:spacing w:line="240" w:lineRule="auto"/>
              <w:ind w:firstLine="0"/>
              <w:jc w:val="center"/>
              <w:rPr>
                <w:rFonts w:eastAsia="Times New Roman"/>
                <w:b/>
                <w:sz w:val="24"/>
                <w:szCs w:val="24"/>
              </w:rPr>
            </w:pPr>
            <w:r>
              <w:rPr>
                <w:rFonts w:eastAsia="Times New Roman"/>
                <w:b/>
                <w:sz w:val="24"/>
                <w:szCs w:val="24"/>
              </w:rPr>
              <w:t>Трудозатраты, человеко-часов</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33D70CED" w14:textId="77777777" w:rsidR="009873F2" w:rsidRDefault="00321997" w:rsidP="009873F2">
            <w:pPr>
              <w:keepNext/>
              <w:keepLines/>
              <w:spacing w:line="240" w:lineRule="auto"/>
              <w:ind w:firstLine="0"/>
              <w:jc w:val="center"/>
              <w:rPr>
                <w:rFonts w:eastAsia="Times New Roman"/>
                <w:b/>
                <w:sz w:val="24"/>
                <w:szCs w:val="24"/>
              </w:rPr>
            </w:pPr>
            <m:oMath>
              <m:sSub>
                <m:sSubPr>
                  <m:ctrlPr>
                    <w:rPr>
                      <w:rFonts w:ascii="Cambria Math" w:eastAsia="Times New Roman" w:hAnsi="Cambria Math"/>
                      <w:b/>
                      <w:color w:val="000000" w:themeColor="text1"/>
                      <w:sz w:val="24"/>
                      <w:szCs w:val="24"/>
                    </w:rPr>
                  </m:ctrlPr>
                </m:sSubPr>
                <m:e>
                  <m:r>
                    <m:rPr>
                      <m:nor/>
                    </m:rPr>
                    <w:rPr>
                      <w:rFonts w:eastAsia="Times New Roman"/>
                      <w:b/>
                      <w:sz w:val="24"/>
                      <w:szCs w:val="24"/>
                    </w:rPr>
                    <m:t>ЗП</m:t>
                  </m:r>
                </m:e>
                <m:sub>
                  <m:r>
                    <m:rPr>
                      <m:nor/>
                    </m:rPr>
                    <w:rPr>
                      <w:rFonts w:eastAsia="Times New Roman"/>
                      <w:b/>
                      <w:sz w:val="24"/>
                      <w:szCs w:val="24"/>
                    </w:rPr>
                    <m:t>осн</m:t>
                  </m:r>
                </m:sub>
              </m:sSub>
            </m:oMath>
            <w:r w:rsidR="009873F2">
              <w:rPr>
                <w:rFonts w:eastAsia="Times New Roman"/>
                <w:b/>
                <w:sz w:val="24"/>
                <w:szCs w:val="24"/>
              </w:rPr>
              <w:t>, руб.</w:t>
            </w:r>
          </w:p>
        </w:tc>
      </w:tr>
      <w:tr w:rsidR="009873F2" w14:paraId="2CA31581"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134B14A0"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1</w:t>
            </w:r>
          </w:p>
        </w:tc>
        <w:tc>
          <w:tcPr>
            <w:tcW w:w="1954" w:type="pct"/>
            <w:tcBorders>
              <w:top w:val="single" w:sz="6" w:space="0" w:color="000000"/>
              <w:left w:val="single" w:sz="6" w:space="0" w:color="000000"/>
              <w:bottom w:val="single" w:sz="6" w:space="0" w:color="000000"/>
              <w:right w:val="single" w:sz="6" w:space="0" w:color="000000"/>
            </w:tcBorders>
            <w:hideMark/>
          </w:tcPr>
          <w:p w14:paraId="4262ED8E" w14:textId="77777777" w:rsidR="009873F2" w:rsidRDefault="009873F2" w:rsidP="009873F2">
            <w:pPr>
              <w:pStyle w:val="a9"/>
              <w:spacing w:before="0" w:beforeAutospacing="0" w:after="0" w:afterAutospacing="0" w:line="256" w:lineRule="auto"/>
              <w:rPr>
                <w:szCs w:val="28"/>
                <w:lang w:eastAsia="en-US"/>
              </w:rPr>
            </w:pPr>
            <w:r>
              <w:rPr>
                <w:szCs w:val="28"/>
                <w:lang w:eastAsia="en-US"/>
              </w:rPr>
              <w:t>Менеджер проекта</w:t>
            </w:r>
          </w:p>
        </w:tc>
        <w:tc>
          <w:tcPr>
            <w:tcW w:w="769" w:type="pct"/>
            <w:tcBorders>
              <w:top w:val="single" w:sz="6" w:space="0" w:color="000000"/>
              <w:left w:val="single" w:sz="6" w:space="0" w:color="000000"/>
              <w:bottom w:val="single" w:sz="6" w:space="0" w:color="000000"/>
              <w:right w:val="single" w:sz="6" w:space="0" w:color="000000"/>
            </w:tcBorders>
            <w:hideMark/>
          </w:tcPr>
          <w:p w14:paraId="68403999"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56 000</w:t>
            </w:r>
          </w:p>
        </w:tc>
        <w:tc>
          <w:tcPr>
            <w:tcW w:w="948" w:type="pct"/>
            <w:tcBorders>
              <w:top w:val="single" w:sz="6" w:space="0" w:color="000000"/>
              <w:left w:val="single" w:sz="6" w:space="0" w:color="000000"/>
              <w:bottom w:val="single" w:sz="6" w:space="0" w:color="000000"/>
              <w:right w:val="single" w:sz="6" w:space="0" w:color="000000"/>
            </w:tcBorders>
            <w:hideMark/>
          </w:tcPr>
          <w:p w14:paraId="02EE9AB2" w14:textId="77777777" w:rsidR="009873F2" w:rsidRDefault="009873F2" w:rsidP="009873F2">
            <w:pPr>
              <w:pStyle w:val="a9"/>
              <w:spacing w:before="0" w:beforeAutospacing="0" w:after="0" w:afterAutospacing="0" w:line="256" w:lineRule="auto"/>
              <w:jc w:val="center"/>
              <w:rPr>
                <w:szCs w:val="28"/>
                <w:lang w:eastAsia="en-US"/>
              </w:rPr>
            </w:pPr>
            <w:r>
              <w:rPr>
                <w:szCs w:val="28"/>
                <w:lang w:eastAsia="en-US"/>
              </w:rPr>
              <w:t>280,4</w:t>
            </w:r>
          </w:p>
        </w:tc>
        <w:tc>
          <w:tcPr>
            <w:tcW w:w="910" w:type="pct"/>
            <w:tcBorders>
              <w:top w:val="single" w:sz="6" w:space="0" w:color="000000"/>
              <w:left w:val="single" w:sz="6" w:space="0" w:color="000000"/>
              <w:bottom w:val="single" w:sz="6" w:space="0" w:color="000000"/>
              <w:right w:val="single" w:sz="6" w:space="0" w:color="000000"/>
            </w:tcBorders>
            <w:hideMark/>
          </w:tcPr>
          <w:p w14:paraId="16B158A9"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lang w:val="en-US"/>
              </w:rPr>
              <w:t>93 466</w:t>
            </w:r>
          </w:p>
        </w:tc>
      </w:tr>
      <w:tr w:rsidR="009873F2" w14:paraId="19CB06F3"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077CB2A2"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2</w:t>
            </w:r>
          </w:p>
        </w:tc>
        <w:tc>
          <w:tcPr>
            <w:tcW w:w="1954" w:type="pct"/>
            <w:tcBorders>
              <w:top w:val="single" w:sz="6" w:space="0" w:color="000000"/>
              <w:left w:val="single" w:sz="6" w:space="0" w:color="000000"/>
              <w:bottom w:val="single" w:sz="6" w:space="0" w:color="000000"/>
              <w:right w:val="single" w:sz="6" w:space="0" w:color="000000"/>
            </w:tcBorders>
            <w:hideMark/>
          </w:tcPr>
          <w:p w14:paraId="55DDB03D"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Бизнес-аналитик</w:t>
            </w:r>
          </w:p>
        </w:tc>
        <w:tc>
          <w:tcPr>
            <w:tcW w:w="769" w:type="pct"/>
            <w:tcBorders>
              <w:top w:val="single" w:sz="6" w:space="0" w:color="000000"/>
              <w:left w:val="single" w:sz="6" w:space="0" w:color="000000"/>
              <w:bottom w:val="single" w:sz="6" w:space="0" w:color="000000"/>
              <w:right w:val="single" w:sz="6" w:space="0" w:color="000000"/>
            </w:tcBorders>
            <w:hideMark/>
          </w:tcPr>
          <w:p w14:paraId="34BF07A0"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75 000</w:t>
            </w:r>
          </w:p>
        </w:tc>
        <w:tc>
          <w:tcPr>
            <w:tcW w:w="948" w:type="pct"/>
            <w:tcBorders>
              <w:top w:val="single" w:sz="6" w:space="0" w:color="000000"/>
              <w:left w:val="single" w:sz="6" w:space="0" w:color="000000"/>
              <w:bottom w:val="single" w:sz="6" w:space="0" w:color="000000"/>
              <w:right w:val="single" w:sz="6" w:space="0" w:color="000000"/>
            </w:tcBorders>
            <w:hideMark/>
          </w:tcPr>
          <w:p w14:paraId="1F945B72" w14:textId="77777777" w:rsidR="009873F2" w:rsidRDefault="009873F2" w:rsidP="009873F2">
            <w:pPr>
              <w:pStyle w:val="a9"/>
              <w:spacing w:before="0" w:beforeAutospacing="0" w:after="0" w:afterAutospacing="0" w:line="256" w:lineRule="auto"/>
              <w:jc w:val="center"/>
              <w:rPr>
                <w:szCs w:val="28"/>
                <w:lang w:eastAsia="en-US"/>
              </w:rPr>
            </w:pPr>
            <w:r>
              <w:rPr>
                <w:color w:val="000000" w:themeColor="text1"/>
                <w:szCs w:val="28"/>
                <w:lang w:val="en-US" w:eastAsia="en-US"/>
              </w:rPr>
              <w:t>230,4</w:t>
            </w:r>
          </w:p>
        </w:tc>
        <w:tc>
          <w:tcPr>
            <w:tcW w:w="910" w:type="pct"/>
            <w:tcBorders>
              <w:top w:val="single" w:sz="6" w:space="0" w:color="000000"/>
              <w:left w:val="single" w:sz="6" w:space="0" w:color="000000"/>
              <w:bottom w:val="single" w:sz="6" w:space="0" w:color="000000"/>
              <w:right w:val="single" w:sz="6" w:space="0" w:color="000000"/>
            </w:tcBorders>
            <w:hideMark/>
          </w:tcPr>
          <w:p w14:paraId="1984E17C"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lang w:val="en-US"/>
              </w:rPr>
              <w:t>102 857</w:t>
            </w:r>
          </w:p>
        </w:tc>
      </w:tr>
      <w:tr w:rsidR="009873F2" w14:paraId="6E4BB544"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1CD654E6"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3</w:t>
            </w:r>
          </w:p>
        </w:tc>
        <w:tc>
          <w:tcPr>
            <w:tcW w:w="1954" w:type="pct"/>
            <w:tcBorders>
              <w:top w:val="single" w:sz="6" w:space="0" w:color="000000"/>
              <w:left w:val="single" w:sz="6" w:space="0" w:color="000000"/>
              <w:bottom w:val="single" w:sz="6" w:space="0" w:color="000000"/>
              <w:right w:val="single" w:sz="6" w:space="0" w:color="000000"/>
            </w:tcBorders>
            <w:hideMark/>
          </w:tcPr>
          <w:p w14:paraId="6583AD01"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Системный аналитик</w:t>
            </w:r>
          </w:p>
        </w:tc>
        <w:tc>
          <w:tcPr>
            <w:tcW w:w="769" w:type="pct"/>
            <w:tcBorders>
              <w:top w:val="single" w:sz="6" w:space="0" w:color="000000"/>
              <w:left w:val="single" w:sz="6" w:space="0" w:color="000000"/>
              <w:bottom w:val="single" w:sz="6" w:space="0" w:color="000000"/>
              <w:right w:val="single" w:sz="6" w:space="0" w:color="000000"/>
            </w:tcBorders>
            <w:hideMark/>
          </w:tcPr>
          <w:p w14:paraId="0790FB13"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75 000</w:t>
            </w:r>
          </w:p>
        </w:tc>
        <w:tc>
          <w:tcPr>
            <w:tcW w:w="948" w:type="pct"/>
            <w:tcBorders>
              <w:top w:val="single" w:sz="6" w:space="0" w:color="000000"/>
              <w:left w:val="single" w:sz="6" w:space="0" w:color="000000"/>
              <w:bottom w:val="single" w:sz="6" w:space="0" w:color="000000"/>
              <w:right w:val="single" w:sz="6" w:space="0" w:color="000000"/>
            </w:tcBorders>
            <w:hideMark/>
          </w:tcPr>
          <w:p w14:paraId="5FFCB71B" w14:textId="77777777" w:rsidR="009873F2" w:rsidRDefault="009873F2" w:rsidP="009873F2">
            <w:pPr>
              <w:pStyle w:val="a9"/>
              <w:spacing w:before="0" w:beforeAutospacing="0" w:after="0" w:afterAutospacing="0" w:line="256" w:lineRule="auto"/>
              <w:jc w:val="center"/>
              <w:rPr>
                <w:szCs w:val="28"/>
                <w:lang w:eastAsia="en-US"/>
              </w:rPr>
            </w:pPr>
            <w:r>
              <w:rPr>
                <w:color w:val="000000" w:themeColor="text1"/>
                <w:szCs w:val="28"/>
                <w:lang w:val="en-US" w:eastAsia="en-US"/>
              </w:rPr>
              <w:t>144</w:t>
            </w:r>
          </w:p>
        </w:tc>
        <w:tc>
          <w:tcPr>
            <w:tcW w:w="910" w:type="pct"/>
            <w:tcBorders>
              <w:top w:val="single" w:sz="6" w:space="0" w:color="000000"/>
              <w:left w:val="single" w:sz="6" w:space="0" w:color="000000"/>
              <w:bottom w:val="single" w:sz="6" w:space="0" w:color="000000"/>
              <w:right w:val="single" w:sz="6" w:space="0" w:color="000000"/>
            </w:tcBorders>
            <w:hideMark/>
          </w:tcPr>
          <w:p w14:paraId="7D097147"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lang w:val="en-US"/>
              </w:rPr>
              <w:t>64 285</w:t>
            </w:r>
          </w:p>
        </w:tc>
      </w:tr>
      <w:tr w:rsidR="009873F2" w14:paraId="07C12153"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6975D0EF"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4</w:t>
            </w:r>
          </w:p>
        </w:tc>
        <w:tc>
          <w:tcPr>
            <w:tcW w:w="1954" w:type="pct"/>
            <w:tcBorders>
              <w:top w:val="single" w:sz="6" w:space="0" w:color="000000"/>
              <w:left w:val="single" w:sz="6" w:space="0" w:color="000000"/>
              <w:bottom w:val="single" w:sz="6" w:space="0" w:color="000000"/>
              <w:right w:val="single" w:sz="6" w:space="0" w:color="000000"/>
            </w:tcBorders>
            <w:hideMark/>
          </w:tcPr>
          <w:p w14:paraId="67DD5BEE"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Тестировщик</w:t>
            </w:r>
          </w:p>
        </w:tc>
        <w:tc>
          <w:tcPr>
            <w:tcW w:w="769" w:type="pct"/>
            <w:tcBorders>
              <w:top w:val="single" w:sz="6" w:space="0" w:color="000000"/>
              <w:left w:val="single" w:sz="6" w:space="0" w:color="000000"/>
              <w:bottom w:val="single" w:sz="6" w:space="0" w:color="000000"/>
              <w:right w:val="single" w:sz="6" w:space="0" w:color="000000"/>
            </w:tcBorders>
            <w:hideMark/>
          </w:tcPr>
          <w:p w14:paraId="321CA403"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53 000</w:t>
            </w:r>
          </w:p>
        </w:tc>
        <w:tc>
          <w:tcPr>
            <w:tcW w:w="948" w:type="pct"/>
            <w:tcBorders>
              <w:top w:val="single" w:sz="6" w:space="0" w:color="000000"/>
              <w:left w:val="single" w:sz="6" w:space="0" w:color="000000"/>
              <w:bottom w:val="single" w:sz="6" w:space="0" w:color="000000"/>
              <w:right w:val="single" w:sz="6" w:space="0" w:color="000000"/>
            </w:tcBorders>
            <w:hideMark/>
          </w:tcPr>
          <w:p w14:paraId="0FCCC5CF" w14:textId="77777777" w:rsidR="009873F2" w:rsidRDefault="009873F2" w:rsidP="009873F2">
            <w:pPr>
              <w:pStyle w:val="a9"/>
              <w:spacing w:before="0" w:beforeAutospacing="0" w:after="0" w:afterAutospacing="0" w:line="256" w:lineRule="auto"/>
              <w:jc w:val="center"/>
              <w:rPr>
                <w:szCs w:val="28"/>
                <w:lang w:eastAsia="en-US"/>
              </w:rPr>
            </w:pPr>
            <w:r>
              <w:rPr>
                <w:color w:val="000000" w:themeColor="text1"/>
                <w:szCs w:val="28"/>
                <w:lang w:val="en-US" w:eastAsia="en-US"/>
              </w:rPr>
              <w:t>256</w:t>
            </w:r>
          </w:p>
        </w:tc>
        <w:tc>
          <w:tcPr>
            <w:tcW w:w="910" w:type="pct"/>
            <w:tcBorders>
              <w:top w:val="single" w:sz="6" w:space="0" w:color="000000"/>
              <w:left w:val="single" w:sz="6" w:space="0" w:color="000000"/>
              <w:bottom w:val="single" w:sz="6" w:space="0" w:color="000000"/>
              <w:right w:val="single" w:sz="6" w:space="0" w:color="000000"/>
            </w:tcBorders>
            <w:hideMark/>
          </w:tcPr>
          <w:p w14:paraId="3DCD4AF3"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lang w:val="en-US"/>
              </w:rPr>
              <w:t>80 762</w:t>
            </w:r>
          </w:p>
        </w:tc>
      </w:tr>
      <w:tr w:rsidR="009873F2" w14:paraId="4D0E174A"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172826DA"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5</w:t>
            </w:r>
          </w:p>
        </w:tc>
        <w:tc>
          <w:tcPr>
            <w:tcW w:w="1954" w:type="pct"/>
            <w:tcBorders>
              <w:top w:val="single" w:sz="6" w:space="0" w:color="000000"/>
              <w:left w:val="single" w:sz="6" w:space="0" w:color="000000"/>
              <w:bottom w:val="single" w:sz="6" w:space="0" w:color="000000"/>
              <w:right w:val="single" w:sz="6" w:space="0" w:color="000000"/>
            </w:tcBorders>
            <w:hideMark/>
          </w:tcPr>
          <w:p w14:paraId="7A67276C"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Специалист по внедрению</w:t>
            </w:r>
          </w:p>
        </w:tc>
        <w:tc>
          <w:tcPr>
            <w:tcW w:w="769" w:type="pct"/>
            <w:tcBorders>
              <w:top w:val="single" w:sz="6" w:space="0" w:color="000000"/>
              <w:left w:val="single" w:sz="6" w:space="0" w:color="000000"/>
              <w:bottom w:val="single" w:sz="6" w:space="0" w:color="000000"/>
              <w:right w:val="single" w:sz="6" w:space="0" w:color="000000"/>
            </w:tcBorders>
            <w:hideMark/>
          </w:tcPr>
          <w:p w14:paraId="62605D35"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50 000</w:t>
            </w:r>
          </w:p>
        </w:tc>
        <w:tc>
          <w:tcPr>
            <w:tcW w:w="948" w:type="pct"/>
            <w:tcBorders>
              <w:top w:val="single" w:sz="6" w:space="0" w:color="000000"/>
              <w:left w:val="single" w:sz="6" w:space="0" w:color="000000"/>
              <w:bottom w:val="single" w:sz="6" w:space="0" w:color="000000"/>
              <w:right w:val="single" w:sz="6" w:space="0" w:color="000000"/>
            </w:tcBorders>
            <w:hideMark/>
          </w:tcPr>
          <w:p w14:paraId="25E4A794" w14:textId="77777777" w:rsidR="009873F2" w:rsidRDefault="009873F2" w:rsidP="009873F2">
            <w:pPr>
              <w:pStyle w:val="a9"/>
              <w:spacing w:before="0" w:beforeAutospacing="0" w:after="0" w:afterAutospacing="0" w:line="256" w:lineRule="auto"/>
              <w:jc w:val="center"/>
              <w:rPr>
                <w:szCs w:val="28"/>
                <w:lang w:eastAsia="en-US"/>
              </w:rPr>
            </w:pPr>
            <w:r>
              <w:rPr>
                <w:color w:val="000000" w:themeColor="text1"/>
                <w:szCs w:val="28"/>
                <w:lang w:val="en-US" w:eastAsia="en-US"/>
              </w:rPr>
              <w:t>80</w:t>
            </w:r>
          </w:p>
        </w:tc>
        <w:tc>
          <w:tcPr>
            <w:tcW w:w="910" w:type="pct"/>
            <w:tcBorders>
              <w:top w:val="single" w:sz="6" w:space="0" w:color="000000"/>
              <w:left w:val="single" w:sz="6" w:space="0" w:color="000000"/>
              <w:bottom w:val="single" w:sz="6" w:space="0" w:color="000000"/>
              <w:right w:val="single" w:sz="6" w:space="0" w:color="000000"/>
            </w:tcBorders>
            <w:hideMark/>
          </w:tcPr>
          <w:p w14:paraId="4FFD8CC4"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lang w:val="en-US"/>
              </w:rPr>
              <w:t>23 810</w:t>
            </w:r>
          </w:p>
        </w:tc>
      </w:tr>
      <w:tr w:rsidR="009873F2" w14:paraId="42718AF4"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30A054CA"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6</w:t>
            </w:r>
          </w:p>
        </w:tc>
        <w:tc>
          <w:tcPr>
            <w:tcW w:w="1954" w:type="pct"/>
            <w:tcBorders>
              <w:top w:val="single" w:sz="6" w:space="0" w:color="000000"/>
              <w:left w:val="single" w:sz="6" w:space="0" w:color="000000"/>
              <w:bottom w:val="single" w:sz="6" w:space="0" w:color="000000"/>
              <w:right w:val="single" w:sz="6" w:space="0" w:color="000000"/>
            </w:tcBorders>
            <w:hideMark/>
          </w:tcPr>
          <w:p w14:paraId="11E19A3C"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Дизайнер</w:t>
            </w:r>
          </w:p>
        </w:tc>
        <w:tc>
          <w:tcPr>
            <w:tcW w:w="769" w:type="pct"/>
            <w:tcBorders>
              <w:top w:val="single" w:sz="6" w:space="0" w:color="000000"/>
              <w:left w:val="single" w:sz="6" w:space="0" w:color="000000"/>
              <w:bottom w:val="single" w:sz="6" w:space="0" w:color="000000"/>
              <w:right w:val="single" w:sz="6" w:space="0" w:color="000000"/>
            </w:tcBorders>
            <w:hideMark/>
          </w:tcPr>
          <w:p w14:paraId="16E6A2E7"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41 000</w:t>
            </w:r>
          </w:p>
        </w:tc>
        <w:tc>
          <w:tcPr>
            <w:tcW w:w="948" w:type="pct"/>
            <w:tcBorders>
              <w:top w:val="single" w:sz="6" w:space="0" w:color="000000"/>
              <w:left w:val="single" w:sz="6" w:space="0" w:color="000000"/>
              <w:bottom w:val="single" w:sz="6" w:space="0" w:color="000000"/>
              <w:right w:val="single" w:sz="6" w:space="0" w:color="000000"/>
            </w:tcBorders>
            <w:hideMark/>
          </w:tcPr>
          <w:p w14:paraId="290426C0" w14:textId="77777777" w:rsidR="009873F2" w:rsidRDefault="009873F2" w:rsidP="009873F2">
            <w:pPr>
              <w:pStyle w:val="a9"/>
              <w:spacing w:before="0" w:beforeAutospacing="0" w:after="0" w:afterAutospacing="0" w:line="256" w:lineRule="auto"/>
              <w:jc w:val="center"/>
              <w:rPr>
                <w:szCs w:val="28"/>
                <w:lang w:eastAsia="en-US"/>
              </w:rPr>
            </w:pPr>
            <w:r>
              <w:rPr>
                <w:color w:val="000000" w:themeColor="text1"/>
                <w:szCs w:val="28"/>
                <w:lang w:val="en-US" w:eastAsia="en-US"/>
              </w:rPr>
              <w:t>48</w:t>
            </w:r>
          </w:p>
        </w:tc>
        <w:tc>
          <w:tcPr>
            <w:tcW w:w="910" w:type="pct"/>
            <w:tcBorders>
              <w:top w:val="single" w:sz="6" w:space="0" w:color="000000"/>
              <w:left w:val="single" w:sz="6" w:space="0" w:color="000000"/>
              <w:bottom w:val="single" w:sz="6" w:space="0" w:color="000000"/>
              <w:right w:val="single" w:sz="6" w:space="0" w:color="000000"/>
            </w:tcBorders>
            <w:hideMark/>
          </w:tcPr>
          <w:p w14:paraId="1F4F5B62"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11 714</w:t>
            </w:r>
          </w:p>
        </w:tc>
      </w:tr>
      <w:tr w:rsidR="009873F2" w14:paraId="28E4AAF2"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18EC9001"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7</w:t>
            </w:r>
          </w:p>
        </w:tc>
        <w:tc>
          <w:tcPr>
            <w:tcW w:w="1954" w:type="pct"/>
            <w:tcBorders>
              <w:top w:val="single" w:sz="6" w:space="0" w:color="000000"/>
              <w:left w:val="single" w:sz="6" w:space="0" w:color="000000"/>
              <w:bottom w:val="single" w:sz="6" w:space="0" w:color="000000"/>
              <w:right w:val="single" w:sz="6" w:space="0" w:color="000000"/>
            </w:tcBorders>
            <w:hideMark/>
          </w:tcPr>
          <w:p w14:paraId="465D3647"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Frontend-разработчик</w:t>
            </w:r>
          </w:p>
        </w:tc>
        <w:tc>
          <w:tcPr>
            <w:tcW w:w="769" w:type="pct"/>
            <w:tcBorders>
              <w:top w:val="single" w:sz="6" w:space="0" w:color="000000"/>
              <w:left w:val="single" w:sz="6" w:space="0" w:color="000000"/>
              <w:bottom w:val="single" w:sz="6" w:space="0" w:color="000000"/>
              <w:right w:val="single" w:sz="6" w:space="0" w:color="000000"/>
            </w:tcBorders>
            <w:hideMark/>
          </w:tcPr>
          <w:p w14:paraId="00F81950"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rPr>
              <w:t>85 000</w:t>
            </w:r>
          </w:p>
        </w:tc>
        <w:tc>
          <w:tcPr>
            <w:tcW w:w="948" w:type="pct"/>
            <w:tcBorders>
              <w:top w:val="single" w:sz="6" w:space="0" w:color="000000"/>
              <w:left w:val="single" w:sz="6" w:space="0" w:color="000000"/>
              <w:bottom w:val="single" w:sz="6" w:space="0" w:color="000000"/>
              <w:right w:val="single" w:sz="6" w:space="0" w:color="000000"/>
            </w:tcBorders>
            <w:hideMark/>
          </w:tcPr>
          <w:p w14:paraId="48EFCB88" w14:textId="77777777" w:rsidR="009873F2" w:rsidRDefault="009873F2" w:rsidP="009873F2">
            <w:pPr>
              <w:pStyle w:val="a9"/>
              <w:spacing w:before="0" w:beforeAutospacing="0" w:after="0" w:afterAutospacing="0" w:line="256" w:lineRule="auto"/>
              <w:jc w:val="center"/>
              <w:rPr>
                <w:szCs w:val="28"/>
                <w:lang w:eastAsia="en-US"/>
              </w:rPr>
            </w:pPr>
            <w:r>
              <w:rPr>
                <w:color w:val="000000" w:themeColor="text1"/>
                <w:szCs w:val="28"/>
                <w:lang w:val="en-US" w:eastAsia="en-US"/>
              </w:rPr>
              <w:t>348</w:t>
            </w:r>
          </w:p>
        </w:tc>
        <w:tc>
          <w:tcPr>
            <w:tcW w:w="910" w:type="pct"/>
            <w:tcBorders>
              <w:top w:val="single" w:sz="6" w:space="0" w:color="000000"/>
              <w:left w:val="single" w:sz="6" w:space="0" w:color="000000"/>
              <w:bottom w:val="single" w:sz="6" w:space="0" w:color="000000"/>
              <w:right w:val="single" w:sz="6" w:space="0" w:color="000000"/>
            </w:tcBorders>
            <w:hideMark/>
          </w:tcPr>
          <w:p w14:paraId="32600676"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lang w:val="en-US"/>
              </w:rPr>
              <w:t>176 071</w:t>
            </w:r>
          </w:p>
        </w:tc>
      </w:tr>
      <w:tr w:rsidR="009873F2" w14:paraId="2AEB17AC"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677EC3BA"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lang w:val="en-US"/>
              </w:rPr>
              <w:t>8</w:t>
            </w:r>
          </w:p>
        </w:tc>
        <w:tc>
          <w:tcPr>
            <w:tcW w:w="1954" w:type="pct"/>
            <w:tcBorders>
              <w:top w:val="single" w:sz="6" w:space="0" w:color="000000"/>
              <w:left w:val="single" w:sz="6" w:space="0" w:color="000000"/>
              <w:bottom w:val="single" w:sz="6" w:space="0" w:color="000000"/>
              <w:right w:val="single" w:sz="6" w:space="0" w:color="000000"/>
            </w:tcBorders>
            <w:hideMark/>
          </w:tcPr>
          <w:p w14:paraId="0527B128" w14:textId="77777777" w:rsidR="009873F2" w:rsidRDefault="009873F2" w:rsidP="009873F2">
            <w:pPr>
              <w:pStyle w:val="a9"/>
              <w:spacing w:before="0" w:beforeAutospacing="0" w:after="0" w:afterAutospacing="0" w:line="256" w:lineRule="auto"/>
              <w:rPr>
                <w:color w:val="000000" w:themeColor="text1"/>
                <w:szCs w:val="28"/>
                <w:lang w:eastAsia="en-US"/>
              </w:rPr>
            </w:pPr>
            <w:r>
              <w:rPr>
                <w:color w:val="000000" w:themeColor="text1"/>
                <w:szCs w:val="28"/>
                <w:lang w:val="en-US" w:eastAsia="en-US"/>
              </w:rPr>
              <w:t>Backend-</w:t>
            </w:r>
            <w:r>
              <w:rPr>
                <w:color w:val="000000" w:themeColor="text1"/>
                <w:szCs w:val="28"/>
                <w:lang w:eastAsia="en-US"/>
              </w:rPr>
              <w:t>разработчик</w:t>
            </w:r>
          </w:p>
        </w:tc>
        <w:tc>
          <w:tcPr>
            <w:tcW w:w="769" w:type="pct"/>
            <w:tcBorders>
              <w:top w:val="single" w:sz="6" w:space="0" w:color="000000"/>
              <w:left w:val="single" w:sz="6" w:space="0" w:color="000000"/>
              <w:bottom w:val="single" w:sz="6" w:space="0" w:color="000000"/>
              <w:right w:val="single" w:sz="6" w:space="0" w:color="000000"/>
            </w:tcBorders>
            <w:hideMark/>
          </w:tcPr>
          <w:p w14:paraId="5EC4054D" w14:textId="77777777" w:rsidR="009873F2" w:rsidRDefault="009873F2" w:rsidP="009873F2">
            <w:pPr>
              <w:keepNext/>
              <w:keepLines/>
              <w:spacing w:line="240" w:lineRule="auto"/>
              <w:ind w:firstLine="0"/>
              <w:jc w:val="center"/>
              <w:rPr>
                <w:rFonts w:eastAsia="Times New Roman"/>
                <w:color w:val="000000" w:themeColor="text1"/>
                <w:sz w:val="24"/>
                <w:szCs w:val="24"/>
              </w:rPr>
            </w:pPr>
            <w:r>
              <w:rPr>
                <w:rFonts w:eastAsia="Times New Roman"/>
                <w:sz w:val="24"/>
                <w:szCs w:val="24"/>
              </w:rPr>
              <w:t>85 000</w:t>
            </w:r>
          </w:p>
        </w:tc>
        <w:tc>
          <w:tcPr>
            <w:tcW w:w="948" w:type="pct"/>
            <w:tcBorders>
              <w:top w:val="single" w:sz="6" w:space="0" w:color="000000"/>
              <w:left w:val="single" w:sz="6" w:space="0" w:color="000000"/>
              <w:bottom w:val="single" w:sz="6" w:space="0" w:color="000000"/>
              <w:right w:val="single" w:sz="6" w:space="0" w:color="000000"/>
            </w:tcBorders>
            <w:hideMark/>
          </w:tcPr>
          <w:p w14:paraId="210C368A"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260</w:t>
            </w:r>
          </w:p>
        </w:tc>
        <w:tc>
          <w:tcPr>
            <w:tcW w:w="910" w:type="pct"/>
            <w:tcBorders>
              <w:top w:val="single" w:sz="6" w:space="0" w:color="000000"/>
              <w:left w:val="single" w:sz="6" w:space="0" w:color="000000"/>
              <w:bottom w:val="single" w:sz="6" w:space="0" w:color="000000"/>
              <w:right w:val="single" w:sz="6" w:space="0" w:color="000000"/>
            </w:tcBorders>
            <w:hideMark/>
          </w:tcPr>
          <w:p w14:paraId="6C94FE42"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lang w:val="en-US"/>
              </w:rPr>
              <w:t>131 547</w:t>
            </w:r>
          </w:p>
        </w:tc>
      </w:tr>
    </w:tbl>
    <w:p w14:paraId="17F7F854" w14:textId="77777777" w:rsidR="009873F2" w:rsidRDefault="009873F2" w:rsidP="009873F2">
      <w:pPr>
        <w:rPr>
          <w:rFonts w:eastAsia="Times New Roman"/>
          <w:color w:val="000000" w:themeColor="text1"/>
        </w:rPr>
      </w:pPr>
    </w:p>
    <w:p w14:paraId="1EFE7600" w14:textId="77777777" w:rsidR="009873F2" w:rsidRDefault="009873F2" w:rsidP="009873F2">
      <w:pPr>
        <w:widowControl w:val="0"/>
        <w:ind w:firstLine="708"/>
        <w:rPr>
          <w:position w:val="-14"/>
        </w:rPr>
      </w:pPr>
      <w:r>
        <w:t>Суммарное значение основной заработной платы проектной команды на период реализации проекта составит 683 587 (руб.).</w:t>
      </w:r>
    </w:p>
    <w:p w14:paraId="23019C6B" w14:textId="77777777" w:rsidR="009873F2" w:rsidRDefault="009873F2" w:rsidP="009873F2">
      <w:pPr>
        <w:widowControl w:val="0"/>
        <w:ind w:firstLine="708"/>
      </w:pPr>
      <w:r>
        <w:t>Так как дополнительную заработную плату берем за 15% от основной, общая заработная плата составит 786 125 (руб.).</w:t>
      </w:r>
    </w:p>
    <w:p w14:paraId="0FDA741D" w14:textId="77777777" w:rsidR="009873F2" w:rsidRDefault="009873F2" w:rsidP="009873F2">
      <w:pPr>
        <w:widowControl w:val="0"/>
        <w:ind w:firstLine="708"/>
      </w:pPr>
      <w:r>
        <w:t>Проект реализуется в небольшой ИТ-компании, где доля вспомогательного и административного персонала по отношению к основному персоналу не велика. Большая часть административного персонала задействована в проектной деятельности в качестве руководителей проекта. Кадровый учет, бухгалтерский и налоговый учет в Компании отдан на аутсорсинг. Затраты на аутсорсинг войдут в прочие расходы. В связи с этим примем заработную плату обслуживающего персонала равной 0 руб.</w:t>
      </w:r>
    </w:p>
    <w:p w14:paraId="3FF02096" w14:textId="025E846B" w:rsidR="009873F2" w:rsidRDefault="009873F2" w:rsidP="009873F2">
      <w:pPr>
        <w:rPr>
          <w:rFonts w:eastAsia="Times New Roman" w:cs="Times New Roman"/>
          <w:b/>
          <w:szCs w:val="28"/>
        </w:rPr>
      </w:pPr>
      <w:r>
        <w:rPr>
          <w:rFonts w:eastAsia="Times New Roman"/>
        </w:rPr>
        <w:t>Теперь можно рассчитать величину отчислений на социальные нужды (страховые взносы), которые начисляются на заработную плату и в 2021 г. для организаций, осуществляющих деятельность в области информационных технологий, составляют 14% по выплатам в пределах 568 тыс. руб. Структура отчислений на социальные нужды (страхо</w:t>
      </w:r>
      <w:r w:rsidR="00875FB1">
        <w:rPr>
          <w:rFonts w:eastAsia="Times New Roman"/>
        </w:rPr>
        <w:t xml:space="preserve">вые взносы) приведена в табл. </w:t>
      </w:r>
      <w:r w:rsidR="0048591B">
        <w:rPr>
          <w:rFonts w:eastAsia="Times New Roman"/>
        </w:rPr>
        <w:t>1.</w:t>
      </w:r>
      <w:r>
        <w:rPr>
          <w:rFonts w:eastAsia="Times New Roman"/>
        </w:rPr>
        <w:t>4.</w:t>
      </w:r>
      <w:r>
        <w:rPr>
          <w:b/>
          <w:i/>
        </w:rPr>
        <w:br w:type="page"/>
      </w:r>
    </w:p>
    <w:p w14:paraId="7A1EFD2B" w14:textId="0DDD2207" w:rsidR="009873F2" w:rsidRDefault="00875FB1" w:rsidP="009873F2">
      <w:pPr>
        <w:pStyle w:val="afffff"/>
        <w:rPr>
          <w:b/>
          <w:i w:val="0"/>
        </w:rPr>
      </w:pPr>
      <w:r>
        <w:rPr>
          <w:b/>
          <w:i w:val="0"/>
        </w:rPr>
        <w:lastRenderedPageBreak/>
        <w:t xml:space="preserve">Таблица </w:t>
      </w:r>
      <w:r w:rsidR="0048591B">
        <w:rPr>
          <w:b/>
          <w:i w:val="0"/>
        </w:rPr>
        <w:t>1.</w:t>
      </w:r>
      <w:r w:rsidR="009873F2">
        <w:rPr>
          <w:b/>
          <w:i w:val="0"/>
        </w:rPr>
        <w:t>4</w:t>
      </w:r>
    </w:p>
    <w:p w14:paraId="11E3634B" w14:textId="77777777" w:rsidR="009873F2" w:rsidRDefault="009873F2" w:rsidP="009873F2">
      <w:pPr>
        <w:pStyle w:val="affffff4"/>
      </w:pPr>
      <w:r>
        <w:t>Структура отчислений на социальные нужды (страховые взносы)</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625"/>
        <w:gridCol w:w="1895"/>
      </w:tblGrid>
      <w:tr w:rsidR="009873F2" w14:paraId="032B40A3"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B64F3B6" w14:textId="77777777" w:rsidR="009873F2" w:rsidRDefault="009873F2" w:rsidP="009873F2">
            <w:pPr>
              <w:spacing w:line="240" w:lineRule="auto"/>
              <w:ind w:firstLine="0"/>
              <w:jc w:val="left"/>
              <w:rPr>
                <w:rFonts w:ascii="Calibri" w:hAnsi="Calibri"/>
                <w:bCs/>
                <w:sz w:val="24"/>
                <w:szCs w:val="24"/>
              </w:rPr>
            </w:pPr>
            <w:r>
              <w:rPr>
                <w:bCs/>
              </w:rPr>
              <w:t xml:space="preserve">Пенсионный фонд Российской Федерации </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AE66130" w14:textId="77777777" w:rsidR="009873F2" w:rsidRDefault="009873F2" w:rsidP="009873F2">
            <w:pPr>
              <w:spacing w:line="240" w:lineRule="auto"/>
              <w:ind w:firstLine="0"/>
              <w:jc w:val="center"/>
              <w:rPr>
                <w:rFonts w:ascii="Calibri" w:hAnsi="Calibri"/>
                <w:sz w:val="24"/>
                <w:szCs w:val="24"/>
              </w:rPr>
            </w:pPr>
            <w:r>
              <w:rPr>
                <w:bCs/>
              </w:rPr>
              <w:t>8,0</w:t>
            </w:r>
            <w:r>
              <w:t>%</w:t>
            </w:r>
          </w:p>
        </w:tc>
      </w:tr>
      <w:tr w:rsidR="009873F2" w14:paraId="4C9A3F4F"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D5B6AA8" w14:textId="77777777" w:rsidR="009873F2" w:rsidRDefault="009873F2" w:rsidP="009873F2">
            <w:pPr>
              <w:spacing w:line="240" w:lineRule="auto"/>
              <w:ind w:firstLine="0"/>
              <w:rPr>
                <w:rFonts w:ascii="Calibri" w:hAnsi="Calibri"/>
                <w:bCs/>
                <w:i/>
                <w:iCs/>
                <w:sz w:val="24"/>
                <w:szCs w:val="24"/>
              </w:rPr>
            </w:pPr>
            <w:r>
              <w:rPr>
                <w:bCs/>
                <w:i/>
                <w:iCs/>
              </w:rPr>
              <w:t>для лиц 1966 года рождения и старше</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71786C7" w14:textId="77777777" w:rsidR="009873F2" w:rsidRDefault="009873F2" w:rsidP="009873F2">
            <w:pPr>
              <w:spacing w:line="240" w:lineRule="auto"/>
              <w:jc w:val="center"/>
              <w:rPr>
                <w:rFonts w:ascii="Calibri" w:hAnsi="Calibri"/>
                <w:sz w:val="24"/>
                <w:szCs w:val="24"/>
              </w:rPr>
            </w:pPr>
          </w:p>
        </w:tc>
      </w:tr>
      <w:tr w:rsidR="009873F2" w14:paraId="30E965AD"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47B8A52" w14:textId="77777777" w:rsidR="009873F2" w:rsidRDefault="009873F2" w:rsidP="009873F2">
            <w:pPr>
              <w:spacing w:line="240" w:lineRule="auto"/>
              <w:ind w:firstLine="0"/>
              <w:rPr>
                <w:rFonts w:ascii="Calibri" w:hAnsi="Calibri"/>
                <w:sz w:val="24"/>
                <w:szCs w:val="24"/>
              </w:rPr>
            </w:pPr>
            <w:r>
              <w:t>страховые взносы на страховую часть трудовой пенсии</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27656B7" w14:textId="77777777" w:rsidR="009873F2" w:rsidRDefault="009873F2" w:rsidP="009873F2">
            <w:pPr>
              <w:spacing w:line="240" w:lineRule="auto"/>
              <w:ind w:firstLine="0"/>
              <w:jc w:val="center"/>
              <w:rPr>
                <w:rFonts w:ascii="Calibri" w:hAnsi="Calibri"/>
                <w:sz w:val="24"/>
                <w:szCs w:val="24"/>
              </w:rPr>
            </w:pPr>
            <w:r>
              <w:t>8,0%</w:t>
            </w:r>
          </w:p>
        </w:tc>
      </w:tr>
      <w:tr w:rsidR="009873F2" w14:paraId="5CC6BE45"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4EE645C" w14:textId="77777777" w:rsidR="009873F2" w:rsidRDefault="009873F2" w:rsidP="009873F2">
            <w:pPr>
              <w:spacing w:line="240" w:lineRule="auto"/>
              <w:ind w:firstLine="0"/>
              <w:rPr>
                <w:rFonts w:ascii="Calibri" w:hAnsi="Calibri"/>
                <w:bCs/>
                <w:i/>
                <w:iCs/>
                <w:sz w:val="24"/>
                <w:szCs w:val="24"/>
              </w:rPr>
            </w:pPr>
            <w:r>
              <w:rPr>
                <w:bCs/>
                <w:i/>
                <w:iCs/>
              </w:rPr>
              <w:t>для лиц 1967 года рождения и моложе</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88CCDFA" w14:textId="77777777" w:rsidR="009873F2" w:rsidRDefault="009873F2" w:rsidP="009873F2">
            <w:pPr>
              <w:spacing w:line="240" w:lineRule="auto"/>
              <w:jc w:val="center"/>
              <w:rPr>
                <w:rFonts w:ascii="Calibri" w:hAnsi="Calibri"/>
                <w:sz w:val="24"/>
                <w:szCs w:val="24"/>
              </w:rPr>
            </w:pPr>
          </w:p>
        </w:tc>
      </w:tr>
      <w:tr w:rsidR="009873F2" w14:paraId="20969515"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F7E3DB9" w14:textId="77777777" w:rsidR="009873F2" w:rsidRDefault="009873F2" w:rsidP="009873F2">
            <w:pPr>
              <w:spacing w:line="240" w:lineRule="auto"/>
              <w:ind w:firstLine="0"/>
              <w:rPr>
                <w:rFonts w:ascii="Calibri" w:hAnsi="Calibri"/>
                <w:sz w:val="24"/>
                <w:szCs w:val="24"/>
              </w:rPr>
            </w:pPr>
            <w:r>
              <w:t>страховые взносы на страховую часть трудовой пенсии</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912C82F" w14:textId="77777777" w:rsidR="009873F2" w:rsidRDefault="009873F2" w:rsidP="009873F2">
            <w:pPr>
              <w:spacing w:line="240" w:lineRule="auto"/>
              <w:ind w:firstLine="0"/>
              <w:jc w:val="center"/>
              <w:rPr>
                <w:rFonts w:ascii="Calibri" w:hAnsi="Calibri"/>
                <w:sz w:val="24"/>
                <w:szCs w:val="24"/>
              </w:rPr>
            </w:pPr>
            <w:r>
              <w:t>2,0%</w:t>
            </w:r>
          </w:p>
        </w:tc>
      </w:tr>
      <w:tr w:rsidR="009873F2" w14:paraId="1B90F246"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BE21095" w14:textId="77777777" w:rsidR="009873F2" w:rsidRDefault="009873F2" w:rsidP="009873F2">
            <w:pPr>
              <w:spacing w:line="240" w:lineRule="auto"/>
              <w:ind w:firstLine="0"/>
              <w:rPr>
                <w:rFonts w:ascii="Calibri" w:hAnsi="Calibri"/>
                <w:sz w:val="24"/>
                <w:szCs w:val="24"/>
              </w:rPr>
            </w:pPr>
            <w:r>
              <w:t>страховые взносы на накопительную часть трудовой пенсии</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AA308AF" w14:textId="77777777" w:rsidR="009873F2" w:rsidRDefault="009873F2" w:rsidP="009873F2">
            <w:pPr>
              <w:spacing w:line="240" w:lineRule="auto"/>
              <w:ind w:firstLine="0"/>
              <w:jc w:val="center"/>
              <w:rPr>
                <w:rFonts w:ascii="Calibri" w:hAnsi="Calibri"/>
                <w:sz w:val="24"/>
                <w:szCs w:val="24"/>
              </w:rPr>
            </w:pPr>
            <w:r>
              <w:t>6,0%</w:t>
            </w:r>
          </w:p>
        </w:tc>
      </w:tr>
      <w:tr w:rsidR="009873F2" w14:paraId="426CBBEF"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2AB32F6" w14:textId="77777777" w:rsidR="009873F2" w:rsidRDefault="009873F2" w:rsidP="009873F2">
            <w:pPr>
              <w:spacing w:line="240" w:lineRule="auto"/>
              <w:ind w:firstLine="0"/>
              <w:rPr>
                <w:rFonts w:ascii="Calibri" w:hAnsi="Calibri"/>
                <w:bCs/>
                <w:sz w:val="24"/>
                <w:szCs w:val="24"/>
              </w:rPr>
            </w:pPr>
            <w:r>
              <w:rPr>
                <w:bCs/>
              </w:rPr>
              <w:t xml:space="preserve">Фонд социального страхования Российской Федерации </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CCEBE71" w14:textId="77777777" w:rsidR="009873F2" w:rsidRDefault="009873F2" w:rsidP="009873F2">
            <w:pPr>
              <w:spacing w:line="240" w:lineRule="auto"/>
              <w:ind w:firstLine="0"/>
              <w:jc w:val="center"/>
              <w:rPr>
                <w:rFonts w:ascii="Calibri" w:hAnsi="Calibri"/>
                <w:sz w:val="24"/>
                <w:szCs w:val="24"/>
              </w:rPr>
            </w:pPr>
            <w:r>
              <w:rPr>
                <w:bCs/>
              </w:rPr>
              <w:t>2,0%</w:t>
            </w:r>
          </w:p>
        </w:tc>
      </w:tr>
      <w:tr w:rsidR="009873F2" w14:paraId="177022C2"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0729338" w14:textId="77777777" w:rsidR="009873F2" w:rsidRDefault="009873F2" w:rsidP="009873F2">
            <w:pPr>
              <w:spacing w:line="240" w:lineRule="auto"/>
              <w:ind w:firstLine="0"/>
              <w:rPr>
                <w:rFonts w:ascii="Calibri" w:hAnsi="Calibri"/>
                <w:bCs/>
                <w:sz w:val="24"/>
                <w:szCs w:val="24"/>
              </w:rPr>
            </w:pPr>
            <w:r>
              <w:rPr>
                <w:bCs/>
              </w:rPr>
              <w:t>Федеральный фонд обязательного медицинского страхования</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686AB8E" w14:textId="77777777" w:rsidR="009873F2" w:rsidRDefault="009873F2" w:rsidP="009873F2">
            <w:pPr>
              <w:spacing w:line="240" w:lineRule="auto"/>
              <w:ind w:firstLine="0"/>
              <w:jc w:val="center"/>
              <w:rPr>
                <w:rFonts w:ascii="Calibri" w:hAnsi="Calibri"/>
                <w:sz w:val="24"/>
                <w:szCs w:val="24"/>
              </w:rPr>
            </w:pPr>
            <w:r>
              <w:rPr>
                <w:bCs/>
              </w:rPr>
              <w:t>4,0</w:t>
            </w:r>
            <w:r>
              <w:t>%</w:t>
            </w:r>
          </w:p>
        </w:tc>
      </w:tr>
    </w:tbl>
    <w:p w14:paraId="43F21A7C" w14:textId="77777777" w:rsidR="009873F2" w:rsidRDefault="009873F2" w:rsidP="009873F2">
      <w:pPr>
        <w:widowControl w:val="0"/>
        <w:ind w:firstLine="0"/>
        <w:rPr>
          <w:color w:val="000000" w:themeColor="text1"/>
        </w:rPr>
      </w:pPr>
    </w:p>
    <w:p w14:paraId="39EECEC1" w14:textId="77777777" w:rsidR="009873F2" w:rsidRDefault="009873F2" w:rsidP="009873F2">
      <w:r>
        <w:t xml:space="preserve">Таким образом, </w:t>
      </w:r>
      <w:r>
        <w:rPr>
          <w:i/>
        </w:rPr>
        <w:t>Н</w:t>
      </w:r>
      <w:r>
        <w:rPr>
          <w:i/>
          <w:vertAlign w:val="subscript"/>
        </w:rPr>
        <w:t>зп</w:t>
      </w:r>
      <w:r>
        <w:rPr>
          <w:i/>
        </w:rPr>
        <w:t>=</w:t>
      </w:r>
      <w:r>
        <w:t xml:space="preserve"> 95 702 (</w:t>
      </w:r>
      <w:r>
        <w:rPr>
          <w:i/>
        </w:rPr>
        <w:t>руб.</w:t>
      </w:r>
      <w:r>
        <w:t>).</w:t>
      </w:r>
    </w:p>
    <w:p w14:paraId="197E9570" w14:textId="3AB9F3D3" w:rsidR="009873F2" w:rsidRDefault="009873F2" w:rsidP="009873F2">
      <w:pPr>
        <w:pStyle w:val="aff0"/>
      </w:pPr>
      <w:bookmarkStart w:id="231" w:name="_Toc73469578"/>
      <w:bookmarkStart w:id="232" w:name="_Toc359344429"/>
      <w:bookmarkStart w:id="233" w:name="_Toc322893645"/>
      <w:r>
        <w:t>Далее приведены расчеты по арендным платежам за производственные (офисные) помещения</w:t>
      </w:r>
      <w:bookmarkEnd w:id="231"/>
      <w:bookmarkEnd w:id="232"/>
      <w:bookmarkEnd w:id="233"/>
      <w:r>
        <w:t>.</w:t>
      </w:r>
    </w:p>
    <w:p w14:paraId="28379C91" w14:textId="77777777" w:rsidR="009873F2" w:rsidRDefault="009873F2" w:rsidP="009873F2">
      <w:pPr>
        <w:rPr>
          <w:rFonts w:eastAsia="Times New Roman"/>
        </w:rPr>
      </w:pPr>
      <w:r>
        <w:rPr>
          <w:rFonts w:eastAsia="Times New Roman"/>
        </w:rPr>
        <w:t>Компания, реализующая проект по разработке и внедрению ПО арендует офисные помещения в г. Брянск.</w:t>
      </w:r>
    </w:p>
    <w:p w14:paraId="787E26F6" w14:textId="77777777" w:rsidR="009873F2" w:rsidRDefault="009873F2" w:rsidP="009873F2">
      <w:pPr>
        <w:rPr>
          <w:rFonts w:eastAsia="Times New Roman"/>
        </w:rPr>
      </w:pPr>
      <w:r>
        <w:rPr>
          <w:rFonts w:eastAsia="Times New Roman"/>
        </w:rPr>
        <w:t>Стоимость аренды составляет 500 руб/м</w:t>
      </w:r>
      <w:r>
        <w:rPr>
          <w:rFonts w:eastAsia="Times New Roman"/>
          <w:vertAlign w:val="superscript"/>
        </w:rPr>
        <w:t>2</w:t>
      </w:r>
      <w:r>
        <w:rPr>
          <w:rFonts w:eastAsia="Times New Roman"/>
        </w:rPr>
        <w:t xml:space="preserve"> в месяц.</w:t>
      </w:r>
    </w:p>
    <w:p w14:paraId="1AA9A5BA" w14:textId="77777777" w:rsidR="009873F2" w:rsidRDefault="009873F2" w:rsidP="009873F2">
      <w:pPr>
        <w:rPr>
          <w:rFonts w:eastAsia="Times New Roman"/>
        </w:rPr>
      </w:pPr>
      <w:r>
        <w:rPr>
          <w:rFonts w:eastAsia="Times New Roman"/>
        </w:rPr>
        <w:t>Арендная плата включает в себя оплату как площади занимаемых Компанией помещений, так и электроэнергии, отопления, водоснабжения, кондиционирования и уборки помещений, вывоза и утилизации технико-бытовых отходов, парковочных мест на автостоянке.</w:t>
      </w:r>
    </w:p>
    <w:p w14:paraId="79479BDF" w14:textId="77777777" w:rsidR="009873F2" w:rsidRDefault="009873F2" w:rsidP="009873F2">
      <w:pPr>
        <w:rPr>
          <w:rFonts w:eastAsia="Times New Roman"/>
        </w:rPr>
      </w:pPr>
      <w:r>
        <w:rPr>
          <w:rFonts w:eastAsia="Times New Roman"/>
        </w:rPr>
        <w:t>На каждого члена проектной команды приходится 4,5 м</w:t>
      </w:r>
      <w:r>
        <w:rPr>
          <w:rFonts w:eastAsia="Times New Roman"/>
          <w:vertAlign w:val="superscript"/>
        </w:rPr>
        <w:t>2</w:t>
      </w:r>
      <w:r>
        <w:rPr>
          <w:rFonts w:eastAsia="Times New Roman"/>
        </w:rPr>
        <w:t xml:space="preserve"> арендуемого офисного помещения. На период данного проекта члены проектной команды в других проектах не задействованы.</w:t>
      </w:r>
    </w:p>
    <w:p w14:paraId="4B33A8E8" w14:textId="77777777" w:rsidR="009873F2" w:rsidRDefault="009873F2" w:rsidP="009873F2">
      <w:pPr>
        <w:rPr>
          <w:rFonts w:eastAsia="Times New Roman"/>
        </w:rPr>
      </w:pPr>
      <w:r>
        <w:rPr>
          <w:rFonts w:eastAsia="Times New Roman"/>
        </w:rPr>
        <w:t xml:space="preserve">Исходя из изложенного выше, затраты на аренду помещений, отнесенные на проект составят </w:t>
      </w:r>
      <w:r>
        <w:rPr>
          <w:rFonts w:eastAsia="Times New Roman"/>
          <w:i/>
        </w:rPr>
        <w:t>А</w:t>
      </w:r>
      <w:r>
        <w:rPr>
          <w:rFonts w:eastAsia="Times New Roman"/>
          <w:i/>
          <w:vertAlign w:val="subscript"/>
        </w:rPr>
        <w:t>пм</w:t>
      </w:r>
      <w:r>
        <w:rPr>
          <w:rFonts w:eastAsia="Times New Roman"/>
        </w:rPr>
        <w:t xml:space="preserve"> = </w:t>
      </w:r>
      <m:oMath>
        <m:r>
          <m:rPr>
            <m:nor/>
          </m:rPr>
          <w:rPr>
            <w:rFonts w:ascii="Cambria Math" w:hAnsi="Cambria Math" w:cs="Times New Roman"/>
            <w:i/>
          </w:rPr>
          <m:t>500*8*4,5/21*157=134 572 (руб.)</m:t>
        </m:r>
      </m:oMath>
      <w:r>
        <w:rPr>
          <w:rFonts w:eastAsia="Times New Roman"/>
        </w:rPr>
        <w:t>.</w:t>
      </w:r>
    </w:p>
    <w:p w14:paraId="126BD051" w14:textId="77777777" w:rsidR="009873F2" w:rsidRDefault="009873F2" w:rsidP="009873F2">
      <w:pPr>
        <w:rPr>
          <w:rFonts w:eastAsia="Times New Roman"/>
        </w:rPr>
      </w:pPr>
      <w:r>
        <w:rPr>
          <w:rFonts w:eastAsia="Times New Roman"/>
        </w:rPr>
        <w:t>При реализации проекта по разработке и внедрению ПО для автоматизации внутри складской логистики задействованы следующие основные средства:</w:t>
      </w:r>
    </w:p>
    <w:p w14:paraId="4D2377D6" w14:textId="77777777" w:rsidR="009873F2" w:rsidRPr="0048591B" w:rsidRDefault="009873F2" w:rsidP="0048591B">
      <w:pPr>
        <w:pStyle w:val="a"/>
      </w:pPr>
      <w:r w:rsidRPr="0048591B">
        <w:t>7 персональных компьютеров в сборе первоначальной стоимостью 45 000 (руб.) каждый;</w:t>
      </w:r>
    </w:p>
    <w:p w14:paraId="64B9205C" w14:textId="77777777" w:rsidR="009873F2" w:rsidRPr="0048591B" w:rsidRDefault="009873F2" w:rsidP="0048591B">
      <w:pPr>
        <w:pStyle w:val="a"/>
      </w:pPr>
      <w:r w:rsidRPr="0048591B">
        <w:t>1 персональный компьютер в сборе первоначальной стоимостью 60 000 (руб.)</w:t>
      </w:r>
    </w:p>
    <w:p w14:paraId="2D1B5E89" w14:textId="77777777" w:rsidR="009873F2" w:rsidRPr="0048591B" w:rsidRDefault="009873F2" w:rsidP="0048591B">
      <w:pPr>
        <w:pStyle w:val="a"/>
      </w:pPr>
      <w:r w:rsidRPr="0048591B">
        <w:lastRenderedPageBreak/>
        <w:t>Срок полезного использования для задействованных в проекте основных средств определен в 3 года. Метод начисления амортизации – линейный.</w:t>
      </w:r>
    </w:p>
    <w:p w14:paraId="0E0683F1" w14:textId="77777777" w:rsidR="009873F2" w:rsidRDefault="009873F2" w:rsidP="009873F2">
      <w:pPr>
        <w:rPr>
          <w:rFonts w:eastAsia="Times New Roman"/>
        </w:rPr>
      </w:pPr>
      <w:r>
        <w:rPr>
          <w:rFonts w:eastAsia="Times New Roman"/>
        </w:rPr>
        <w:t xml:space="preserve">Амортизационные отчисления для персонального компьютера на 1 месяц составят </w:t>
      </w:r>
    </w:p>
    <w:p w14:paraId="2B0063AF" w14:textId="77777777" w:rsidR="009873F2" w:rsidRDefault="009873F2" w:rsidP="009873F2">
      <w:pPr>
        <w:ind w:firstLine="0"/>
        <w:jc w:val="center"/>
        <w:rPr>
          <w:rFonts w:eastAsia="Times New Roman"/>
        </w:rPr>
      </w:pPr>
      <w:r>
        <w:rPr>
          <w:rFonts w:eastAsia="Times New Roman"/>
        </w:rPr>
        <w:t>45 000 / 36 = 1 250 (руб.)</w:t>
      </w:r>
    </w:p>
    <w:p w14:paraId="48FCEDB7" w14:textId="77777777" w:rsidR="009873F2" w:rsidRDefault="009873F2" w:rsidP="009873F2">
      <w:pPr>
        <w:ind w:firstLine="0"/>
        <w:jc w:val="center"/>
        <w:rPr>
          <w:rFonts w:eastAsia="Times New Roman"/>
        </w:rPr>
      </w:pPr>
      <w:r>
        <w:rPr>
          <w:rFonts w:eastAsia="Times New Roman"/>
        </w:rPr>
        <w:t>И</w:t>
      </w:r>
    </w:p>
    <w:p w14:paraId="2A3867B7" w14:textId="77777777" w:rsidR="009873F2" w:rsidRDefault="009873F2" w:rsidP="009873F2">
      <w:pPr>
        <w:ind w:firstLine="0"/>
        <w:jc w:val="center"/>
        <w:rPr>
          <w:rFonts w:eastAsia="Times New Roman"/>
        </w:rPr>
      </w:pPr>
      <w:r>
        <w:rPr>
          <w:rFonts w:eastAsia="Times New Roman"/>
        </w:rPr>
        <w:t>60 000 / 36 = 1</w:t>
      </w:r>
      <w:r>
        <w:rPr>
          <w:rFonts w:eastAsia="Times New Roman"/>
          <w:lang w:val="en-US"/>
        </w:rPr>
        <w:t> </w:t>
      </w:r>
      <w:r>
        <w:rPr>
          <w:rFonts w:eastAsia="Times New Roman"/>
        </w:rPr>
        <w:t>667 (руб.)</w:t>
      </w:r>
    </w:p>
    <w:p w14:paraId="50EF8FFA" w14:textId="77777777" w:rsidR="009873F2" w:rsidRDefault="009873F2" w:rsidP="009873F2">
      <w:pPr>
        <w:rPr>
          <w:rFonts w:eastAsia="Times New Roman"/>
        </w:rPr>
      </w:pPr>
      <w:r>
        <w:rPr>
          <w:rFonts w:eastAsia="Times New Roman"/>
        </w:rPr>
        <w:t>Амортизационные отчисления по ОС, относящиеся на проект составят:</w:t>
      </w:r>
    </w:p>
    <w:p w14:paraId="11734204" w14:textId="77777777" w:rsidR="009873F2" w:rsidRDefault="00321997" w:rsidP="009873F2">
      <w:pPr>
        <w:ind w:firstLine="0"/>
        <w:jc w:val="center"/>
        <w:rPr>
          <w:rFonts w:eastAsia="Times New Roman"/>
        </w:rPr>
      </w:pPr>
      <m:oMath>
        <m:sSub>
          <m:sSubPr>
            <m:ctrlPr>
              <w:rPr>
                <w:rFonts w:ascii="Cambria Math" w:hAnsi="Cambria Math" w:cs="Times New Roman"/>
                <w:i/>
                <w:color w:val="000000" w:themeColor="text1"/>
              </w:rPr>
            </m:ctrlPr>
          </m:sSubPr>
          <m:e>
            <m:r>
              <m:rPr>
                <m:nor/>
              </m:rPr>
              <w:rPr>
                <w:rFonts w:ascii="Cambria Math" w:hAnsi="Cambria Math" w:cs="Times New Roman"/>
                <w:i/>
              </w:rPr>
              <m:t>А</m:t>
            </m:r>
          </m:e>
          <m:sub>
            <m:r>
              <w:rPr>
                <w:rFonts w:ascii="Cambria Math" w:hAnsi="Cambria Math" w:cs="Times New Roman"/>
              </w:rPr>
              <m:t>ос</m:t>
            </m:r>
          </m:sub>
        </m:sSub>
        <m:r>
          <m:rPr>
            <m:nor/>
          </m:rPr>
          <w:rPr>
            <w:rFonts w:ascii="Cambria Math" w:cs="Times New Roman"/>
            <w:i/>
          </w:rPr>
          <m:t xml:space="preserve"> </m:t>
        </m:r>
        <m:r>
          <m:rPr>
            <m:nor/>
          </m:rPr>
          <w:rPr>
            <w:rFonts w:cs="Times New Roman"/>
            <w:i/>
          </w:rPr>
          <m:t>=</m:t>
        </m:r>
        <m:r>
          <m:rPr>
            <m:nor/>
          </m:rPr>
          <w:rPr>
            <w:rFonts w:ascii="Cambria Math" w:hAnsi="Cambria Math" w:cs="Times New Roman"/>
            <w:i/>
          </w:rPr>
          <m:t>7,48∙(7∙1250 +1667)=72 919</m:t>
        </m:r>
      </m:oMath>
      <w:r w:rsidR="009873F2">
        <w:rPr>
          <w:i/>
        </w:rPr>
        <w:t xml:space="preserve"> (руб.).</w:t>
      </w:r>
    </w:p>
    <w:p w14:paraId="0DB83EEA" w14:textId="77777777" w:rsidR="009873F2" w:rsidRDefault="009873F2" w:rsidP="009873F2">
      <w:r>
        <w:t>Данное ПО принимается Компанией к учету как расходы будущих периодов со сроком списания 3 года. Метод списания – линейный.</w:t>
      </w:r>
    </w:p>
    <w:p w14:paraId="705257F8" w14:textId="77777777" w:rsidR="009873F2" w:rsidRDefault="009873F2" w:rsidP="009873F2">
      <w:pPr>
        <w:rPr>
          <w:rFonts w:eastAsia="Times New Roman"/>
        </w:rPr>
      </w:pPr>
      <w:r>
        <w:rPr>
          <w:rFonts w:eastAsia="Times New Roman"/>
        </w:rPr>
        <w:t xml:space="preserve">В качестве ОС используется платное ПО </w:t>
      </w:r>
      <w:r>
        <w:rPr>
          <w:rFonts w:eastAsia="Times New Roman"/>
          <w:lang w:val="en-US"/>
        </w:rPr>
        <w:t>Windows</w:t>
      </w:r>
      <w:r>
        <w:rPr>
          <w:rFonts w:eastAsia="Times New Roman"/>
        </w:rPr>
        <w:t xml:space="preserve"> 10 – 8 лицензий общей стоимостью 31 200 (руб.). В качестве сервера БД используется платное ПО </w:t>
      </w:r>
      <w:r>
        <w:rPr>
          <w:rFonts w:eastAsia="Times New Roman"/>
          <w:lang w:val="en-US"/>
        </w:rPr>
        <w:t>MS</w:t>
      </w:r>
      <w:r w:rsidRPr="00C2268F">
        <w:rPr>
          <w:rFonts w:eastAsia="Times New Roman"/>
        </w:rPr>
        <w:t xml:space="preserve"> </w:t>
      </w:r>
      <w:r>
        <w:rPr>
          <w:rFonts w:eastAsia="Times New Roman"/>
          <w:lang w:val="en-US"/>
        </w:rPr>
        <w:t>SQL</w:t>
      </w:r>
      <w:r w:rsidRPr="00C2268F">
        <w:rPr>
          <w:rFonts w:eastAsia="Times New Roman"/>
        </w:rPr>
        <w:t xml:space="preserve"> </w:t>
      </w:r>
      <w:r>
        <w:rPr>
          <w:rFonts w:eastAsia="Times New Roman"/>
          <w:lang w:val="en-US"/>
        </w:rPr>
        <w:t>Server</w:t>
      </w:r>
      <w:r>
        <w:rPr>
          <w:rFonts w:eastAsia="Times New Roman"/>
        </w:rPr>
        <w:t>. Данное ПО уже было приобретено ранее и полностью списано до начала проекта.</w:t>
      </w:r>
    </w:p>
    <w:p w14:paraId="2205B171" w14:textId="77777777" w:rsidR="009873F2" w:rsidRDefault="009873F2" w:rsidP="009873F2">
      <w:pPr>
        <w:rPr>
          <w:rFonts w:eastAsia="Times New Roman"/>
        </w:rPr>
      </w:pPr>
      <w:r>
        <w:rPr>
          <w:rFonts w:eastAsia="Times New Roman"/>
        </w:rPr>
        <w:t>Амортизационные отчисления по РБП, относящиеся на проект составят:</w:t>
      </w:r>
    </w:p>
    <w:p w14:paraId="4F7508B4" w14:textId="77777777" w:rsidR="009873F2" w:rsidRDefault="00321997" w:rsidP="009873F2">
      <w:pPr>
        <w:jc w:val="center"/>
        <w:rPr>
          <w:i/>
        </w:rPr>
      </w:pPr>
      <m:oMath>
        <m:sSub>
          <m:sSubPr>
            <m:ctrlPr>
              <w:rPr>
                <w:rFonts w:ascii="Cambria Math" w:hAnsi="Cambria Math" w:cs="Times New Roman"/>
                <w:i/>
                <w:color w:val="000000" w:themeColor="text1"/>
              </w:rPr>
            </m:ctrlPr>
          </m:sSubPr>
          <m:e>
            <m:r>
              <m:rPr>
                <m:nor/>
              </m:rPr>
              <w:rPr>
                <w:rFonts w:ascii="Cambria Math" w:hAnsi="Cambria Math" w:cs="Times New Roman"/>
                <w:i/>
              </w:rPr>
              <m:t>А</m:t>
            </m:r>
          </m:e>
          <m:sub>
            <m:r>
              <w:rPr>
                <w:rFonts w:ascii="Cambria Math" w:hAnsi="Cambria Math" w:cs="Times New Roman"/>
              </w:rPr>
              <m:t>РБП</m:t>
            </m:r>
          </m:sub>
        </m:sSub>
        <m:r>
          <m:rPr>
            <m:nor/>
          </m:rPr>
          <w:rPr>
            <w:rFonts w:ascii="Cambria Math" w:cs="Times New Roman"/>
            <w:i/>
          </w:rPr>
          <m:t xml:space="preserve"> </m:t>
        </m:r>
        <m:r>
          <m:rPr>
            <m:nor/>
          </m:rPr>
          <w:rPr>
            <w:rFonts w:cs="Times New Roman"/>
            <w:i/>
          </w:rPr>
          <m:t>=</m:t>
        </m:r>
        <m:r>
          <m:rPr>
            <m:nor/>
          </m:rPr>
          <w:rPr>
            <w:rFonts w:ascii="Cambria Math" w:hAnsi="Cambria Math" w:cs="Times New Roman"/>
            <w:i/>
          </w:rPr>
          <m:t>31 200∙7,48/36=6067</m:t>
        </m:r>
      </m:oMath>
      <w:r w:rsidR="009873F2">
        <w:rPr>
          <w:i/>
        </w:rPr>
        <w:t xml:space="preserve"> (руб.).</w:t>
      </w:r>
    </w:p>
    <w:p w14:paraId="57DBB443" w14:textId="77777777" w:rsidR="009873F2" w:rsidRDefault="009873F2" w:rsidP="009873F2">
      <w:pPr>
        <w:rPr>
          <w:rFonts w:eastAsia="Times New Roman"/>
        </w:rPr>
      </w:pPr>
      <w:r>
        <w:rPr>
          <w:rFonts w:eastAsia="Times New Roman"/>
        </w:rPr>
        <w:t>Суммарные амортизационные отчисления составят: А=</w:t>
      </w:r>
      <w:r>
        <w:t xml:space="preserve"> </w:t>
      </w:r>
      <w:r>
        <w:rPr>
          <w:rFonts w:eastAsia="Times New Roman"/>
        </w:rPr>
        <w:t>78 986 руб.</w:t>
      </w:r>
    </w:p>
    <w:p w14:paraId="5305A55E" w14:textId="77777777" w:rsidR="009873F2" w:rsidRDefault="009873F2" w:rsidP="009873F2">
      <w:pPr>
        <w:rPr>
          <w:rFonts w:eastAsia="Times New Roman"/>
        </w:rPr>
      </w:pPr>
      <w:r>
        <w:rPr>
          <w:rFonts w:eastAsia="Times New Roman"/>
        </w:rPr>
        <w:t>При реализации проекта по разработке и внедрению ПО не планируется приобретение новых и модернизация существующих основных средств.</w:t>
      </w:r>
    </w:p>
    <w:p w14:paraId="677EA98C" w14:textId="77777777" w:rsidR="009873F2" w:rsidRDefault="009873F2" w:rsidP="009873F2">
      <w:pPr>
        <w:rPr>
          <w:rFonts w:eastAsia="Times New Roman"/>
        </w:rPr>
      </w:pPr>
      <w:r>
        <w:rPr>
          <w:rFonts w:eastAsia="Times New Roman"/>
        </w:rPr>
        <w:t>При реализации проекта не планируется приобретение ПО.</w:t>
      </w:r>
    </w:p>
    <w:p w14:paraId="5B8572A4" w14:textId="77777777" w:rsidR="009873F2" w:rsidRDefault="009873F2" w:rsidP="009873F2">
      <w:r>
        <w:t>Так как в Компании, реализующей проект не производится биллинг и тарификация телекоммуникационных услуг в разрезе сотрудников, затраты на интернет и связь войдут в прочие затраты, рассчитываемые как процент от прямых затрат.</w:t>
      </w:r>
    </w:p>
    <w:p w14:paraId="77F8DCCB" w14:textId="77777777" w:rsidR="009873F2" w:rsidRDefault="009873F2" w:rsidP="009873F2">
      <w:r>
        <w:t xml:space="preserve">Затраты на расходные материалы берутся по факту и составляют </w:t>
      </w:r>
      <m:oMath>
        <m:sSub>
          <m:sSubPr>
            <m:ctrlPr>
              <w:rPr>
                <w:rFonts w:ascii="Cambria Math" w:hAnsi="Cambria Math" w:cs="Times New Roman"/>
                <w:i/>
                <w:color w:val="000000" w:themeColor="text1"/>
              </w:rPr>
            </m:ctrlPr>
          </m:sSubPr>
          <m:e>
            <m:r>
              <m:rPr>
                <m:nor/>
              </m:rPr>
              <w:rPr>
                <w:rFonts w:cs="Times New Roman"/>
                <w:i/>
              </w:rPr>
              <m:t>Р</m:t>
            </m:r>
          </m:e>
          <m:sub>
            <m:r>
              <m:rPr>
                <m:nor/>
              </m:rPr>
              <w:rPr>
                <w:rFonts w:ascii="Cambria Math" w:cs="Times New Roman"/>
                <w:i/>
              </w:rPr>
              <m:t>р</m:t>
            </m:r>
            <m:r>
              <m:rPr>
                <m:nor/>
              </m:rPr>
              <w:rPr>
                <w:rFonts w:ascii="Cambria Math" w:cs="Times New Roman"/>
                <w:i/>
              </w:rPr>
              <m:t>.</m:t>
            </m:r>
            <m:r>
              <m:rPr>
                <m:nor/>
              </m:rPr>
              <w:rPr>
                <w:rFonts w:ascii="Cambria Math" w:cs="Times New Roman"/>
                <w:i/>
              </w:rPr>
              <m:t>м</m:t>
            </m:r>
            <m:r>
              <m:rPr>
                <m:nor/>
              </m:rPr>
              <w:rPr>
                <w:rFonts w:ascii="Cambria Math" w:cs="Times New Roman"/>
                <w:i/>
              </w:rPr>
              <m:t>.</m:t>
            </m:r>
          </m:sub>
        </m:sSub>
      </m:oMath>
      <w:r>
        <w:t>= 4 200 (</w:t>
      </w:r>
      <w:r>
        <w:rPr>
          <w:i/>
        </w:rPr>
        <w:t>руб.</w:t>
      </w:r>
      <w:r>
        <w:t>). К данным затратам относятся затраты на канцтовары, тонер и бумагу для принтера и т.д.</w:t>
      </w:r>
    </w:p>
    <w:p w14:paraId="7AF20AE2" w14:textId="77777777" w:rsidR="009873F2" w:rsidRDefault="009873F2" w:rsidP="009873F2">
      <w:pPr>
        <w:rPr>
          <w:rFonts w:eastAsia="Times New Roman"/>
          <w:szCs w:val="24"/>
        </w:rPr>
      </w:pPr>
      <w:r>
        <w:rPr>
          <w:rFonts w:eastAsia="Times New Roman"/>
        </w:rPr>
        <w:lastRenderedPageBreak/>
        <w:t>Прочие расходы составляют 30</w:t>
      </w:r>
      <w:r>
        <w:rPr>
          <w:rFonts w:ascii="Cambria Math" w:eastAsia="Times New Roman" w:hAnsi="Cambria Math"/>
        </w:rPr>
        <w:t>%</w:t>
      </w:r>
      <w:r>
        <w:rPr>
          <w:rFonts w:eastAsia="Times New Roman"/>
        </w:rPr>
        <w:t xml:space="preserve"> от суммы следующих элементов структуры затрат: </w:t>
      </w:r>
      <w:r>
        <w:rPr>
          <w:rFonts w:eastAsia="Times New Roman"/>
          <w:i/>
          <w:szCs w:val="24"/>
        </w:rPr>
        <w:t>ЗП</w:t>
      </w:r>
      <w:r>
        <w:rPr>
          <w:rFonts w:eastAsia="Times New Roman"/>
          <w:i/>
          <w:szCs w:val="24"/>
          <w:vertAlign w:val="subscript"/>
        </w:rPr>
        <w:t>осн</w:t>
      </w:r>
      <w:r>
        <w:rPr>
          <w:rFonts w:eastAsia="Times New Roman"/>
          <w:szCs w:val="24"/>
        </w:rPr>
        <w:t xml:space="preserve">, </w:t>
      </w:r>
      <w:r>
        <w:rPr>
          <w:rFonts w:eastAsia="Times New Roman"/>
          <w:i/>
          <w:szCs w:val="24"/>
        </w:rPr>
        <w:t>ЗП</w:t>
      </w:r>
      <w:r>
        <w:rPr>
          <w:rFonts w:eastAsia="Times New Roman"/>
          <w:i/>
          <w:szCs w:val="24"/>
          <w:vertAlign w:val="subscript"/>
        </w:rPr>
        <w:t>доп</w:t>
      </w:r>
      <w:r>
        <w:rPr>
          <w:rFonts w:eastAsia="Times New Roman"/>
          <w:szCs w:val="24"/>
        </w:rPr>
        <w:t xml:space="preserve">, </w:t>
      </w:r>
      <w:r>
        <w:rPr>
          <w:rFonts w:eastAsia="Times New Roman"/>
          <w:i/>
          <w:szCs w:val="24"/>
        </w:rPr>
        <w:t>Н</w:t>
      </w:r>
      <w:r>
        <w:rPr>
          <w:rFonts w:eastAsia="Times New Roman"/>
          <w:i/>
          <w:szCs w:val="24"/>
          <w:vertAlign w:val="subscript"/>
        </w:rPr>
        <w:t>зп</w:t>
      </w:r>
      <w:r>
        <w:rPr>
          <w:rFonts w:eastAsia="Times New Roman"/>
          <w:szCs w:val="24"/>
        </w:rPr>
        <w:t xml:space="preserve">, </w:t>
      </w:r>
      <w:r>
        <w:rPr>
          <w:rFonts w:eastAsia="Times New Roman"/>
          <w:i/>
          <w:szCs w:val="24"/>
        </w:rPr>
        <w:t>А</w:t>
      </w:r>
      <w:r>
        <w:rPr>
          <w:rFonts w:eastAsia="Times New Roman"/>
          <w:i/>
          <w:szCs w:val="24"/>
          <w:vertAlign w:val="subscript"/>
        </w:rPr>
        <w:t>пм</w:t>
      </w:r>
      <w:r>
        <w:rPr>
          <w:rFonts w:eastAsia="Times New Roman"/>
          <w:szCs w:val="24"/>
        </w:rPr>
        <w:t xml:space="preserve">, </w:t>
      </w:r>
      <w:r>
        <w:rPr>
          <w:rFonts w:eastAsia="Times New Roman"/>
          <w:i/>
          <w:szCs w:val="24"/>
        </w:rPr>
        <w:t>А</w:t>
      </w:r>
      <w:r>
        <w:rPr>
          <w:rFonts w:eastAsia="Times New Roman"/>
          <w:szCs w:val="24"/>
        </w:rPr>
        <w:t xml:space="preserve">, </w:t>
      </w:r>
      <w:r>
        <w:rPr>
          <w:rFonts w:eastAsia="Times New Roman"/>
          <w:i/>
          <w:szCs w:val="24"/>
        </w:rPr>
        <w:t>Р</w:t>
      </w:r>
      <w:r>
        <w:rPr>
          <w:rFonts w:eastAsia="Times New Roman"/>
          <w:i/>
          <w:szCs w:val="24"/>
          <w:vertAlign w:val="subscript"/>
        </w:rPr>
        <w:t>мод</w:t>
      </w:r>
      <w:r>
        <w:rPr>
          <w:rFonts w:eastAsia="Times New Roman"/>
          <w:szCs w:val="24"/>
        </w:rPr>
        <w:t xml:space="preserve">, </w:t>
      </w:r>
      <w:r>
        <w:rPr>
          <w:rFonts w:eastAsia="Times New Roman"/>
          <w:i/>
          <w:szCs w:val="24"/>
        </w:rPr>
        <w:t>Р</w:t>
      </w:r>
      <w:r>
        <w:rPr>
          <w:rFonts w:eastAsia="Times New Roman"/>
          <w:i/>
          <w:szCs w:val="24"/>
          <w:vertAlign w:val="subscript"/>
        </w:rPr>
        <w:t>ПО</w:t>
      </w:r>
      <w:r>
        <w:rPr>
          <w:rFonts w:eastAsia="Times New Roman"/>
          <w:szCs w:val="24"/>
        </w:rPr>
        <w:t xml:space="preserve">, </w:t>
      </w:r>
      <w:r>
        <w:rPr>
          <w:rFonts w:eastAsia="Times New Roman"/>
          <w:i/>
          <w:szCs w:val="24"/>
        </w:rPr>
        <w:t>Р</w:t>
      </w:r>
      <w:r>
        <w:rPr>
          <w:rFonts w:eastAsia="Times New Roman"/>
          <w:i/>
          <w:szCs w:val="24"/>
          <w:vertAlign w:val="subscript"/>
        </w:rPr>
        <w:t>тел</w:t>
      </w:r>
      <w:r>
        <w:rPr>
          <w:rFonts w:eastAsia="Times New Roman"/>
          <w:szCs w:val="24"/>
        </w:rPr>
        <w:t xml:space="preserve"> и </w:t>
      </w:r>
      <w:r>
        <w:rPr>
          <w:rFonts w:eastAsia="Times New Roman"/>
          <w:i/>
          <w:szCs w:val="24"/>
        </w:rPr>
        <w:t>Р</w:t>
      </w:r>
      <w:r>
        <w:rPr>
          <w:rFonts w:eastAsia="Times New Roman"/>
          <w:i/>
          <w:szCs w:val="24"/>
          <w:vertAlign w:val="subscript"/>
        </w:rPr>
        <w:t>р.м.</w:t>
      </w:r>
      <w:r>
        <w:rPr>
          <w:rFonts w:eastAsia="Times New Roman"/>
        </w:rPr>
        <w:t>.</w:t>
      </w:r>
    </w:p>
    <w:tbl>
      <w:tblPr>
        <w:tblW w:w="0" w:type="dxa"/>
        <w:tblInd w:w="108" w:type="dxa"/>
        <w:tblLayout w:type="fixed"/>
        <w:tblLook w:val="04A0" w:firstRow="1" w:lastRow="0" w:firstColumn="1" w:lastColumn="0" w:noHBand="0" w:noVBand="1"/>
      </w:tblPr>
      <w:tblGrid>
        <w:gridCol w:w="8539"/>
        <w:gridCol w:w="1134"/>
      </w:tblGrid>
      <w:tr w:rsidR="009873F2" w14:paraId="728789C6" w14:textId="77777777" w:rsidTr="009873F2">
        <w:tc>
          <w:tcPr>
            <w:tcW w:w="8539" w:type="dxa"/>
            <w:hideMark/>
          </w:tcPr>
          <w:p w14:paraId="32987823" w14:textId="77777777" w:rsidR="009873F2" w:rsidRDefault="00321997" w:rsidP="009873F2">
            <w:pPr>
              <w:ind w:firstLine="0"/>
              <w:jc w:val="center"/>
            </w:pPr>
            <m:oMathPara>
              <m:oMathParaPr>
                <m:jc m:val="center"/>
              </m:oMathParaPr>
              <m:oMath>
                <m:sSub>
                  <m:sSubPr>
                    <m:ctrlPr>
                      <w:rPr>
                        <w:rFonts w:ascii="Cambria Math" w:hAnsi="Cambria Math" w:cs="Times New Roman"/>
                        <w:i/>
                        <w:color w:val="000000" w:themeColor="text1"/>
                      </w:rPr>
                    </m:ctrlPr>
                  </m:sSubPr>
                  <m:e>
                    <m:r>
                      <m:rPr>
                        <m:nor/>
                      </m:rPr>
                      <w:rPr>
                        <w:rFonts w:cs="Times New Roman"/>
                        <w:i/>
                      </w:rPr>
                      <m:t>П</m:t>
                    </m:r>
                  </m:e>
                  <m:sub>
                    <m:r>
                      <m:rPr>
                        <m:nor/>
                      </m:rPr>
                      <w:rPr>
                        <w:rFonts w:cs="Times New Roman"/>
                        <w:i/>
                      </w:rPr>
                      <m:t>р.р.</m:t>
                    </m:r>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r>
                  <m:rPr>
                    <m:nor/>
                  </m:rPr>
                  <w:rPr>
                    <w:rFonts w:cs="Times New Roman"/>
                  </w:rPr>
                  <m:t>0.</m:t>
                </m:r>
                <m:r>
                  <m:rPr>
                    <m:nor/>
                  </m:rPr>
                  <w:rPr>
                    <w:rFonts w:ascii="Cambria Math" w:cs="Times New Roman"/>
                  </w:rPr>
                  <m:t>3</m:t>
                </m:r>
                <m:r>
                  <m:rPr>
                    <m:nor/>
                  </m:rPr>
                  <w:rPr>
                    <w:rFonts w:cs="Times New Roman"/>
                    <w:i/>
                  </w:rPr>
                  <m:t>(</m:t>
                </m:r>
                <m:sSub>
                  <m:sSubPr>
                    <m:ctrlPr>
                      <w:rPr>
                        <w:rFonts w:ascii="Cambria Math" w:hAnsi="Cambria Math" w:cs="Times New Roman"/>
                        <w:i/>
                        <w:color w:val="000000" w:themeColor="text1"/>
                      </w:rPr>
                    </m:ctrlPr>
                  </m:sSubPr>
                  <m:e>
                    <m:r>
                      <m:rPr>
                        <m:nor/>
                      </m:rPr>
                      <w:rPr>
                        <w:rFonts w:cs="Times New Roman"/>
                        <w:i/>
                      </w:rPr>
                      <m:t>ЗП</m:t>
                    </m:r>
                  </m:e>
                  <m:sub>
                    <m:r>
                      <m:rPr>
                        <m:nor/>
                      </m:rPr>
                      <w:rPr>
                        <w:rFonts w:cs="Times New Roman"/>
                        <w:i/>
                      </w:rPr>
                      <m:t>осн</m:t>
                    </m:r>
                  </m:sub>
                </m:sSub>
                <m:r>
                  <m:rPr>
                    <m:nor/>
                  </m:rPr>
                  <w:rPr>
                    <w:rFonts w:ascii="Cambria Math" w:cs="Times New Roman"/>
                    <w:i/>
                  </w:rPr>
                  <m:t xml:space="preserve"> </m:t>
                </m:r>
                <m:r>
                  <m:rPr>
                    <m:nor/>
                  </m:rPr>
                  <w:rPr>
                    <w:rFonts w:cs="Times New Roman"/>
                    <w:i/>
                  </w:rPr>
                  <m:t>+</m:t>
                </m:r>
                <m:sSub>
                  <m:sSubPr>
                    <m:ctrlPr>
                      <w:rPr>
                        <w:rFonts w:ascii="Cambria Math" w:hAnsi="Cambria Math" w:cs="Times New Roman"/>
                        <w:i/>
                        <w:color w:val="000000" w:themeColor="text1"/>
                      </w:rPr>
                    </m:ctrlPr>
                  </m:sSubPr>
                  <m:e>
                    <m:r>
                      <m:rPr>
                        <m:nor/>
                      </m:rPr>
                      <w:rPr>
                        <w:rFonts w:ascii="Cambria Math" w:cs="Times New Roman"/>
                        <w:i/>
                      </w:rPr>
                      <m:t xml:space="preserve"> </m:t>
                    </m:r>
                    <m:r>
                      <m:rPr>
                        <m:nor/>
                      </m:rPr>
                      <w:rPr>
                        <w:rFonts w:cs="Times New Roman"/>
                        <w:i/>
                      </w:rPr>
                      <m:t>ЗП</m:t>
                    </m:r>
                  </m:e>
                  <m:sub>
                    <m:r>
                      <m:rPr>
                        <m:nor/>
                      </m:rPr>
                      <w:rPr>
                        <w:rFonts w:cs="Times New Roman"/>
                        <w:i/>
                      </w:rPr>
                      <m:t>доп</m:t>
                    </m:r>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sSub>
                  <m:sSubPr>
                    <m:ctrlPr>
                      <w:rPr>
                        <w:rFonts w:ascii="Cambria Math" w:hAnsi="Cambria Math" w:cs="Times New Roman"/>
                        <w:i/>
                        <w:color w:val="000000" w:themeColor="text1"/>
                      </w:rPr>
                    </m:ctrlPr>
                  </m:sSubPr>
                  <m:e>
                    <m:r>
                      <m:rPr>
                        <m:nor/>
                      </m:rPr>
                      <w:rPr>
                        <w:rFonts w:cs="Times New Roman"/>
                        <w:i/>
                      </w:rPr>
                      <m:t>Н</m:t>
                    </m:r>
                  </m:e>
                  <m:sub>
                    <m:r>
                      <m:rPr>
                        <m:nor/>
                      </m:rPr>
                      <w:rPr>
                        <w:rFonts w:cs="Times New Roman"/>
                        <w:i/>
                      </w:rPr>
                      <m:t>зп</m:t>
                    </m:r>
                  </m:sub>
                </m:sSub>
                <m:r>
                  <m:rPr>
                    <m:nor/>
                  </m:rPr>
                  <w:rPr>
                    <w:rFonts w:ascii="Cambria Math" w:cs="Times New Roman"/>
                    <w:i/>
                  </w:rPr>
                  <m:t xml:space="preserve"> </m:t>
                </m:r>
                <m:r>
                  <m:rPr>
                    <m:nor/>
                  </m:rPr>
                  <w:rPr>
                    <w:rFonts w:cs="Times New Roman"/>
                    <w:i/>
                  </w:rPr>
                  <m:t>+</m:t>
                </m:r>
                <m:sSub>
                  <m:sSubPr>
                    <m:ctrlPr>
                      <w:rPr>
                        <w:rFonts w:ascii="Cambria Math" w:hAnsi="Cambria Math" w:cs="Times New Roman"/>
                        <w:i/>
                        <w:color w:val="000000" w:themeColor="text1"/>
                      </w:rPr>
                    </m:ctrlPr>
                  </m:sSubPr>
                  <m:e>
                    <m:r>
                      <m:rPr>
                        <m:nor/>
                      </m:rPr>
                      <w:rPr>
                        <w:rFonts w:ascii="Cambria Math" w:cs="Times New Roman"/>
                        <w:i/>
                      </w:rPr>
                      <m:t>А</m:t>
                    </m:r>
                  </m:e>
                  <m:sub>
                    <m:r>
                      <m:rPr>
                        <m:nor/>
                      </m:rPr>
                      <w:rPr>
                        <w:rFonts w:cs="Times New Roman"/>
                        <w:i/>
                      </w:rPr>
                      <m:t>п</m:t>
                    </m:r>
                    <m:r>
                      <m:rPr>
                        <m:nor/>
                      </m:rPr>
                      <w:rPr>
                        <w:rFonts w:ascii="Cambria Math" w:cs="Times New Roman"/>
                        <w:i/>
                      </w:rPr>
                      <m:t>м</m:t>
                    </m:r>
                  </m:sub>
                </m:sSub>
                <m:r>
                  <m:rPr>
                    <m:nor/>
                  </m:rPr>
                  <w:rPr>
                    <w:rFonts w:cs="Times New Roman"/>
                    <w:i/>
                  </w:rPr>
                  <m:t>+</m:t>
                </m:r>
                <m:r>
                  <m:rPr>
                    <m:nor/>
                  </m:rPr>
                  <w:rPr>
                    <w:rFonts w:ascii="Cambria Math" w:cs="Times New Roman"/>
                    <w:i/>
                  </w:rPr>
                  <m:t>А</m:t>
                </m:r>
                <m:r>
                  <m:rPr>
                    <m:nor/>
                  </m:rPr>
                  <w:rPr>
                    <w:rFonts w:cs="Times New Roman"/>
                    <w:i/>
                  </w:rPr>
                  <m:t>+</m:t>
                </m:r>
                <m:r>
                  <m:rPr>
                    <m:nor/>
                  </m:rPr>
                  <w:rPr>
                    <w:rFonts w:ascii="Cambria Math" w:cs="Times New Roman"/>
                    <w:i/>
                  </w:rPr>
                  <m:t xml:space="preserve"> </m:t>
                </m:r>
                <m:sSub>
                  <m:sSubPr>
                    <m:ctrlPr>
                      <w:rPr>
                        <w:rFonts w:ascii="Cambria Math" w:hAnsi="Cambria Math" w:cs="Times New Roman"/>
                        <w:i/>
                        <w:color w:val="000000" w:themeColor="text1"/>
                      </w:rPr>
                    </m:ctrlPr>
                  </m:sSubPr>
                  <m:e>
                    <m:r>
                      <m:rPr>
                        <m:nor/>
                      </m:rPr>
                      <w:rPr>
                        <w:rFonts w:cs="Times New Roman"/>
                        <w:i/>
                      </w:rPr>
                      <m:t>Р</m:t>
                    </m:r>
                  </m:e>
                  <m:sub>
                    <m:r>
                      <m:rPr>
                        <m:nor/>
                      </m:rPr>
                      <w:rPr>
                        <w:rFonts w:ascii="Cambria Math" w:cs="Times New Roman"/>
                        <w:i/>
                      </w:rPr>
                      <m:t>мод</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color w:val="000000" w:themeColor="text1"/>
                      </w:rPr>
                    </m:ctrlPr>
                  </m:sSubPr>
                  <m:e>
                    <m:r>
                      <m:rPr>
                        <m:nor/>
                      </m:rPr>
                      <w:rPr>
                        <w:rFonts w:cs="Times New Roman"/>
                        <w:i/>
                      </w:rPr>
                      <m:t>Р</m:t>
                    </m:r>
                  </m:e>
                  <m:sub>
                    <m:r>
                      <m:rPr>
                        <m:nor/>
                      </m:rPr>
                      <w:rPr>
                        <w:rFonts w:ascii="Cambria Math" w:cs="Times New Roman"/>
                        <w:i/>
                      </w:rPr>
                      <m:t>ПО</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color w:val="000000" w:themeColor="text1"/>
                      </w:rPr>
                    </m:ctrlPr>
                  </m:sSubPr>
                  <m:e>
                    <m:r>
                      <m:rPr>
                        <m:nor/>
                      </m:rPr>
                      <w:rPr>
                        <w:rFonts w:cs="Times New Roman"/>
                        <w:i/>
                      </w:rPr>
                      <m:t>Р</m:t>
                    </m:r>
                  </m:e>
                  <m:sub>
                    <m:r>
                      <m:rPr>
                        <m:nor/>
                      </m:rPr>
                      <w:rPr>
                        <w:rFonts w:ascii="Cambria Math" w:cs="Times New Roman"/>
                        <w:i/>
                      </w:rPr>
                      <m:t>тел</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color w:val="000000" w:themeColor="text1"/>
                      </w:rPr>
                    </m:ctrlPr>
                  </m:sSubPr>
                  <m:e>
                    <m:r>
                      <m:rPr>
                        <m:nor/>
                      </m:rPr>
                      <w:rPr>
                        <w:rFonts w:cs="Times New Roman"/>
                        <w:i/>
                      </w:rPr>
                      <m:t>Р</m:t>
                    </m:r>
                  </m:e>
                  <m:sub>
                    <m:r>
                      <m:rPr>
                        <m:nor/>
                      </m:rPr>
                      <w:rPr>
                        <w:rFonts w:ascii="Cambria Math" w:cs="Times New Roman"/>
                        <w:i/>
                      </w:rPr>
                      <m:t>р</m:t>
                    </m:r>
                    <m:r>
                      <m:rPr>
                        <m:nor/>
                      </m:rPr>
                      <w:rPr>
                        <w:rFonts w:ascii="Cambria Math" w:cs="Times New Roman"/>
                        <w:i/>
                      </w:rPr>
                      <m:t>.</m:t>
                    </m:r>
                    <m:r>
                      <m:rPr>
                        <m:nor/>
                      </m:rPr>
                      <w:rPr>
                        <w:rFonts w:ascii="Cambria Math" w:cs="Times New Roman"/>
                        <w:i/>
                      </w:rPr>
                      <m:t>м</m:t>
                    </m:r>
                    <m:r>
                      <m:rPr>
                        <m:nor/>
                      </m:rPr>
                      <w:rPr>
                        <w:rFonts w:ascii="Cambria Math" w:cs="Times New Roman"/>
                        <w:i/>
                      </w:rPr>
                      <m:t>.</m:t>
                    </m:r>
                  </m:sub>
                </m:sSub>
                <m:r>
                  <m:rPr>
                    <m:nor/>
                  </m:rPr>
                  <w:rPr>
                    <w:rFonts w:cs="Times New Roman"/>
                    <w:i/>
                  </w:rPr>
                  <m:t>)</m:t>
                </m:r>
              </m:oMath>
            </m:oMathPara>
          </w:p>
        </w:tc>
        <w:tc>
          <w:tcPr>
            <w:tcW w:w="1134" w:type="dxa"/>
          </w:tcPr>
          <w:p w14:paraId="1E45B042" w14:textId="77777777" w:rsidR="009873F2" w:rsidRDefault="009873F2" w:rsidP="009873F2">
            <w:pPr>
              <w:tabs>
                <w:tab w:val="left" w:pos="884"/>
              </w:tabs>
              <w:ind w:right="34" w:firstLine="0"/>
              <w:jc w:val="right"/>
            </w:pPr>
          </w:p>
        </w:tc>
      </w:tr>
    </w:tbl>
    <w:p w14:paraId="54BD5ACD" w14:textId="77777777" w:rsidR="009873F2" w:rsidRDefault="009873F2" w:rsidP="009873F2">
      <w:pPr>
        <w:rPr>
          <w:rFonts w:eastAsia="Times New Roman"/>
          <w:color w:val="000000" w:themeColor="text1"/>
        </w:rPr>
      </w:pPr>
      <w:r>
        <w:rPr>
          <w:rFonts w:eastAsia="Times New Roman"/>
        </w:rPr>
        <w:t xml:space="preserve">Таким образом, </w:t>
      </w:r>
      <w:r>
        <w:rPr>
          <w:rFonts w:eastAsia="Times New Roman"/>
          <w:i/>
        </w:rPr>
        <w:t>П</w:t>
      </w:r>
      <w:r>
        <w:rPr>
          <w:rFonts w:eastAsia="Times New Roman"/>
          <w:i/>
          <w:vertAlign w:val="subscript"/>
        </w:rPr>
        <w:t>р.р.</w:t>
      </w:r>
      <w:r>
        <w:rPr>
          <w:rFonts w:eastAsia="Times New Roman"/>
          <w:i/>
        </w:rPr>
        <w:t xml:space="preserve">= </w:t>
      </w:r>
      <w:r>
        <w:rPr>
          <w:rFonts w:eastAsia="Times New Roman"/>
        </w:rPr>
        <w:t>299 114 (</w:t>
      </w:r>
      <w:r>
        <w:rPr>
          <w:rFonts w:eastAsia="Times New Roman"/>
          <w:i/>
        </w:rPr>
        <w:t>руб.</w:t>
      </w:r>
      <w:r>
        <w:rPr>
          <w:rFonts w:eastAsia="Times New Roman"/>
        </w:rPr>
        <w:t>).</w:t>
      </w:r>
    </w:p>
    <w:p w14:paraId="7F515DA2" w14:textId="77777777" w:rsidR="009873F2" w:rsidRDefault="009873F2" w:rsidP="009873F2">
      <w:pPr>
        <w:pStyle w:val="3"/>
        <w:numPr>
          <w:ilvl w:val="0"/>
          <w:numId w:val="0"/>
        </w:numPr>
        <w:ind w:left="720"/>
      </w:pPr>
      <w:bookmarkStart w:id="234" w:name="_Toc73469585"/>
      <w:bookmarkStart w:id="235" w:name="_Toc359344430"/>
      <w:bookmarkStart w:id="236" w:name="_Toc322893646"/>
      <w:bookmarkStart w:id="237" w:name="_Toc73879686"/>
      <w:bookmarkStart w:id="238" w:name="_Toc73879969"/>
      <w:r>
        <w:t>Расчёт себестоимости программного продукта</w:t>
      </w:r>
      <w:bookmarkEnd w:id="234"/>
      <w:bookmarkEnd w:id="235"/>
      <w:bookmarkEnd w:id="236"/>
      <w:bookmarkEnd w:id="237"/>
      <w:bookmarkEnd w:id="238"/>
    </w:p>
    <w:p w14:paraId="7FD79AD6" w14:textId="4C1438F9" w:rsidR="00FA4A04" w:rsidRDefault="009873F2" w:rsidP="009873F2">
      <w:pPr>
        <w:rPr>
          <w:rFonts w:eastAsia="Times New Roman"/>
        </w:rPr>
      </w:pPr>
      <w:r>
        <w:rPr>
          <w:rFonts w:eastAsia="Times New Roman"/>
        </w:rPr>
        <w:t xml:space="preserve">В себестоимость программного продукта входят следующие элементы: </w:t>
      </w:r>
      <w:r>
        <w:rPr>
          <w:rFonts w:eastAsia="Times New Roman"/>
          <w:i/>
          <w:szCs w:val="24"/>
        </w:rPr>
        <w:t>ЗП</w:t>
      </w:r>
      <w:r>
        <w:rPr>
          <w:rFonts w:eastAsia="Times New Roman"/>
          <w:i/>
          <w:szCs w:val="24"/>
          <w:vertAlign w:val="subscript"/>
        </w:rPr>
        <w:t>осн</w:t>
      </w:r>
      <w:r>
        <w:rPr>
          <w:rFonts w:eastAsia="Times New Roman"/>
          <w:szCs w:val="24"/>
        </w:rPr>
        <w:t xml:space="preserve">, </w:t>
      </w:r>
      <w:r>
        <w:rPr>
          <w:rFonts w:eastAsia="Times New Roman"/>
          <w:i/>
          <w:szCs w:val="24"/>
        </w:rPr>
        <w:t>ЗП</w:t>
      </w:r>
      <w:r>
        <w:rPr>
          <w:rFonts w:eastAsia="Times New Roman"/>
          <w:i/>
          <w:szCs w:val="24"/>
          <w:vertAlign w:val="subscript"/>
        </w:rPr>
        <w:t>доп</w:t>
      </w:r>
      <w:r>
        <w:rPr>
          <w:rFonts w:eastAsia="Times New Roman"/>
          <w:szCs w:val="24"/>
        </w:rPr>
        <w:t xml:space="preserve">, </w:t>
      </w:r>
      <w:r>
        <w:rPr>
          <w:rFonts w:eastAsia="Times New Roman"/>
          <w:i/>
          <w:szCs w:val="24"/>
        </w:rPr>
        <w:t>Н</w:t>
      </w:r>
      <w:r>
        <w:rPr>
          <w:rFonts w:eastAsia="Times New Roman"/>
          <w:i/>
          <w:szCs w:val="24"/>
          <w:vertAlign w:val="subscript"/>
        </w:rPr>
        <w:t>зп</w:t>
      </w:r>
      <w:r>
        <w:rPr>
          <w:rFonts w:eastAsia="Times New Roman"/>
          <w:szCs w:val="24"/>
        </w:rPr>
        <w:t xml:space="preserve">, </w:t>
      </w:r>
      <w:r>
        <w:rPr>
          <w:rFonts w:eastAsia="Times New Roman"/>
          <w:i/>
          <w:szCs w:val="24"/>
        </w:rPr>
        <w:t>А</w:t>
      </w:r>
      <w:r>
        <w:rPr>
          <w:rFonts w:eastAsia="Times New Roman"/>
          <w:i/>
          <w:szCs w:val="24"/>
          <w:vertAlign w:val="subscript"/>
        </w:rPr>
        <w:t>пм</w:t>
      </w:r>
      <w:r>
        <w:rPr>
          <w:rFonts w:eastAsia="Times New Roman"/>
          <w:szCs w:val="24"/>
        </w:rPr>
        <w:t xml:space="preserve">, </w:t>
      </w:r>
      <w:r>
        <w:rPr>
          <w:rFonts w:eastAsia="Times New Roman"/>
          <w:i/>
          <w:szCs w:val="24"/>
        </w:rPr>
        <w:t>А</w:t>
      </w:r>
      <w:r>
        <w:rPr>
          <w:rFonts w:eastAsia="Times New Roman"/>
          <w:szCs w:val="24"/>
        </w:rPr>
        <w:t xml:space="preserve">, </w:t>
      </w:r>
      <w:r>
        <w:rPr>
          <w:rFonts w:eastAsia="Times New Roman"/>
          <w:i/>
          <w:szCs w:val="24"/>
        </w:rPr>
        <w:t>Р</w:t>
      </w:r>
      <w:r>
        <w:rPr>
          <w:rFonts w:eastAsia="Times New Roman"/>
          <w:i/>
          <w:szCs w:val="24"/>
          <w:vertAlign w:val="subscript"/>
        </w:rPr>
        <w:t>мод</w:t>
      </w:r>
      <w:r>
        <w:rPr>
          <w:rFonts w:eastAsia="Times New Roman"/>
          <w:szCs w:val="24"/>
        </w:rPr>
        <w:t xml:space="preserve">, </w:t>
      </w:r>
      <w:r>
        <w:rPr>
          <w:rFonts w:eastAsia="Times New Roman"/>
          <w:i/>
          <w:szCs w:val="24"/>
        </w:rPr>
        <w:t>Р</w:t>
      </w:r>
      <w:r>
        <w:rPr>
          <w:rFonts w:eastAsia="Times New Roman"/>
          <w:i/>
          <w:szCs w:val="24"/>
          <w:vertAlign w:val="subscript"/>
        </w:rPr>
        <w:t>ПО</w:t>
      </w:r>
      <w:r>
        <w:rPr>
          <w:rFonts w:eastAsia="Times New Roman"/>
          <w:szCs w:val="24"/>
        </w:rPr>
        <w:t xml:space="preserve">, </w:t>
      </w:r>
      <w:r>
        <w:rPr>
          <w:rFonts w:eastAsia="Times New Roman"/>
          <w:i/>
          <w:szCs w:val="24"/>
        </w:rPr>
        <w:t>Р</w:t>
      </w:r>
      <w:r>
        <w:rPr>
          <w:rFonts w:eastAsia="Times New Roman"/>
          <w:i/>
          <w:szCs w:val="24"/>
          <w:vertAlign w:val="subscript"/>
        </w:rPr>
        <w:t>тел</w:t>
      </w:r>
      <w:r>
        <w:rPr>
          <w:rFonts w:eastAsia="Times New Roman"/>
          <w:szCs w:val="24"/>
        </w:rPr>
        <w:t xml:space="preserve">, </w:t>
      </w:r>
      <w:r>
        <w:rPr>
          <w:rFonts w:eastAsia="Times New Roman"/>
          <w:i/>
          <w:szCs w:val="24"/>
        </w:rPr>
        <w:t>Р</w:t>
      </w:r>
      <w:r>
        <w:rPr>
          <w:rFonts w:eastAsia="Times New Roman"/>
          <w:i/>
          <w:szCs w:val="24"/>
          <w:vertAlign w:val="subscript"/>
        </w:rPr>
        <w:t xml:space="preserve">р.м. </w:t>
      </w:r>
      <w:r>
        <w:rPr>
          <w:rFonts w:eastAsia="Times New Roman"/>
          <w:szCs w:val="24"/>
        </w:rPr>
        <w:t xml:space="preserve">и </w:t>
      </w:r>
      <w:r>
        <w:rPr>
          <w:rFonts w:eastAsia="Times New Roman"/>
          <w:i/>
        </w:rPr>
        <w:t>П</w:t>
      </w:r>
      <w:r>
        <w:rPr>
          <w:rFonts w:eastAsia="Times New Roman"/>
          <w:i/>
          <w:vertAlign w:val="subscript"/>
        </w:rPr>
        <w:t>р.р.</w:t>
      </w:r>
      <w:r>
        <w:rPr>
          <w:rFonts w:eastAsia="Times New Roman"/>
          <w:szCs w:val="24"/>
        </w:rPr>
        <w:t>. В итоге</w:t>
      </w:r>
      <w:r w:rsidR="00FA4A04">
        <w:rPr>
          <w:rFonts w:eastAsia="Times New Roman"/>
          <w:szCs w:val="24"/>
        </w:rPr>
        <w:t>:</w:t>
      </w:r>
    </w:p>
    <w:p w14:paraId="39049690" w14:textId="6BE5708A" w:rsidR="009873F2" w:rsidRDefault="009873F2" w:rsidP="009873F2">
      <w:pPr>
        <w:rPr>
          <w:rFonts w:eastAsia="Times New Roman"/>
        </w:rPr>
      </w:pPr>
      <w:r>
        <w:rPr>
          <w:rFonts w:eastAsia="Times New Roman"/>
          <w:i/>
        </w:rPr>
        <w:t>С</w:t>
      </w:r>
      <w:r>
        <w:rPr>
          <w:rFonts w:eastAsia="Times New Roman"/>
          <w:i/>
          <w:vertAlign w:val="subscript"/>
        </w:rPr>
        <w:t>п.п.</w:t>
      </w:r>
      <w:r>
        <w:rPr>
          <w:rFonts w:eastAsia="Times New Roman"/>
        </w:rPr>
        <w:t>=</w:t>
      </w:r>
      <w:r w:rsidR="00FA4A04">
        <w:rPr>
          <w:rFonts w:eastAsia="Times New Roman"/>
        </w:rPr>
        <w:t xml:space="preserve"> </w:t>
      </w:r>
      <w:r w:rsidR="00FA4A04">
        <w:t xml:space="preserve">786125 + </w:t>
      </w:r>
      <w:r w:rsidR="00FA4A04">
        <w:rPr>
          <w:rFonts w:eastAsia="Times New Roman"/>
        </w:rPr>
        <w:t>95702 + 134572 + 78986 + 4200 + 299114 =</w:t>
      </w:r>
      <w:r>
        <w:rPr>
          <w:rFonts w:eastAsia="Times New Roman"/>
        </w:rPr>
        <w:t xml:space="preserve"> </w:t>
      </w:r>
      <w:r>
        <w:t xml:space="preserve">1 398 699 </w:t>
      </w:r>
      <w:r>
        <w:rPr>
          <w:rFonts w:eastAsia="Times New Roman"/>
        </w:rPr>
        <w:t>(</w:t>
      </w:r>
      <w:r>
        <w:rPr>
          <w:rFonts w:eastAsia="Times New Roman"/>
          <w:i/>
        </w:rPr>
        <w:t>руб.</w:t>
      </w:r>
      <w:r>
        <w:rPr>
          <w:rFonts w:eastAsia="Times New Roman"/>
        </w:rPr>
        <w:t>).</w:t>
      </w:r>
    </w:p>
    <w:p w14:paraId="2F7DF0AA" w14:textId="77777777" w:rsidR="009873F2" w:rsidRDefault="009873F2">
      <w:pPr>
        <w:spacing w:after="160" w:line="259" w:lineRule="auto"/>
        <w:ind w:firstLine="0"/>
        <w:jc w:val="left"/>
        <w:rPr>
          <w:rFonts w:eastAsia="Times New Roman"/>
        </w:rPr>
      </w:pPr>
      <w:r>
        <w:rPr>
          <w:rFonts w:eastAsia="Times New Roman"/>
        </w:rPr>
        <w:br w:type="page"/>
      </w:r>
    </w:p>
    <w:p w14:paraId="605A3D02" w14:textId="6E609754" w:rsidR="009873F2" w:rsidRDefault="009873F2" w:rsidP="00875FB1">
      <w:pPr>
        <w:pStyle w:val="2"/>
        <w:numPr>
          <w:ilvl w:val="0"/>
          <w:numId w:val="0"/>
        </w:numPr>
      </w:pPr>
      <w:bookmarkStart w:id="239" w:name="_Toc73879687"/>
      <w:bookmarkStart w:id="240" w:name="_Toc73879970"/>
      <w:r>
        <w:lastRenderedPageBreak/>
        <w:t>Приложение 2</w:t>
      </w:r>
      <w:bookmarkEnd w:id="239"/>
      <w:bookmarkEnd w:id="240"/>
    </w:p>
    <w:p w14:paraId="094B8213" w14:textId="77777777" w:rsidR="00A75C5E" w:rsidRDefault="00A75C5E" w:rsidP="00A75C5E">
      <w:pPr>
        <w:pStyle w:val="3"/>
        <w:numPr>
          <w:ilvl w:val="0"/>
          <w:numId w:val="0"/>
        </w:numPr>
        <w:ind w:left="720"/>
      </w:pPr>
      <w:bookmarkStart w:id="241" w:name="_Toc73879688"/>
      <w:bookmarkStart w:id="242" w:name="_Toc73879971"/>
      <w:r>
        <w:t>Вредные факторы при использовании программного комплекса</w:t>
      </w:r>
      <w:bookmarkEnd w:id="241"/>
      <w:bookmarkEnd w:id="242"/>
    </w:p>
    <w:p w14:paraId="30C9BC1D" w14:textId="77777777" w:rsidR="00A75C5E" w:rsidRDefault="00A75C5E" w:rsidP="00A75C5E">
      <w:pPr>
        <w:pStyle w:val="affffffa"/>
        <w:widowControl w:val="0"/>
        <w:rPr>
          <w:color w:val="000000"/>
        </w:rPr>
      </w:pPr>
      <w:r>
        <w:rPr>
          <w:color w:val="000000"/>
        </w:rPr>
        <w:t xml:space="preserve">Работа оператора ПЭВМ относится к категории работ, связанных с опасными и вредными условиями труда. В процессе труда на оператора ПЭВМ оказывают действие следующие опасные и вредные производственные факторы: </w:t>
      </w:r>
    </w:p>
    <w:p w14:paraId="46427AA1" w14:textId="77777777" w:rsidR="00A75C5E" w:rsidRDefault="00A75C5E" w:rsidP="00A75C5E">
      <w:pPr>
        <w:pStyle w:val="affffffa"/>
        <w:widowControl w:val="0"/>
        <w:numPr>
          <w:ilvl w:val="0"/>
          <w:numId w:val="28"/>
        </w:numPr>
        <w:rPr>
          <w:b/>
          <w:color w:val="000000"/>
        </w:rPr>
      </w:pPr>
      <w:r w:rsidRPr="000A31F4">
        <w:rPr>
          <w:color w:val="000000"/>
        </w:rPr>
        <w:t>Физические</w:t>
      </w:r>
      <w:r>
        <w:rPr>
          <w:b/>
          <w:color w:val="000000"/>
          <w:lang w:val="en-US"/>
        </w:rPr>
        <w:t xml:space="preserve">: </w:t>
      </w:r>
    </w:p>
    <w:p w14:paraId="7F674102" w14:textId="77777777" w:rsidR="00A75C5E" w:rsidRDefault="00A75C5E" w:rsidP="00A75C5E">
      <w:pPr>
        <w:pStyle w:val="affffff8"/>
      </w:pPr>
      <w:r>
        <w:rPr>
          <w:color w:val="000000"/>
        </w:rPr>
        <w:t>п</w:t>
      </w:r>
      <w:r>
        <w:t xml:space="preserve">овышенные уровни электромагнитного, рентгеновского, ультрафиолетового и инфракрасного излучения; </w:t>
      </w:r>
    </w:p>
    <w:p w14:paraId="3735F7B7" w14:textId="77777777" w:rsidR="00A75C5E" w:rsidRDefault="00A75C5E" w:rsidP="00A75C5E">
      <w:pPr>
        <w:pStyle w:val="affffff8"/>
      </w:pPr>
      <w:r>
        <w:t xml:space="preserve">повышенный уровень статического электричества; </w:t>
      </w:r>
    </w:p>
    <w:p w14:paraId="2C6D096A" w14:textId="77777777" w:rsidR="00A75C5E" w:rsidRDefault="00A75C5E" w:rsidP="00A75C5E">
      <w:pPr>
        <w:pStyle w:val="affffff8"/>
      </w:pPr>
      <w:r>
        <w:t xml:space="preserve">повышенные уровни запыленности воздуха рабочей зоны; </w:t>
      </w:r>
    </w:p>
    <w:p w14:paraId="6E0EEA7E" w14:textId="77777777" w:rsidR="00A75C5E" w:rsidRDefault="00A75C5E" w:rsidP="00A75C5E">
      <w:pPr>
        <w:pStyle w:val="affffff8"/>
      </w:pPr>
      <w:r>
        <w:t xml:space="preserve">пониженная или повышенная влажность и подвижность воздуха рабочей зоны; </w:t>
      </w:r>
    </w:p>
    <w:p w14:paraId="4D46CC73" w14:textId="77777777" w:rsidR="00A75C5E" w:rsidRDefault="00A75C5E" w:rsidP="00A75C5E">
      <w:pPr>
        <w:pStyle w:val="affffff8"/>
      </w:pPr>
      <w:r>
        <w:t xml:space="preserve">повышенный уровень шума; </w:t>
      </w:r>
    </w:p>
    <w:p w14:paraId="301E282D" w14:textId="77777777" w:rsidR="00A75C5E" w:rsidRDefault="00A75C5E" w:rsidP="00A75C5E">
      <w:pPr>
        <w:pStyle w:val="affffff8"/>
      </w:pPr>
      <w:r>
        <w:t xml:space="preserve">повышенный или пониженный уровень освещенности; </w:t>
      </w:r>
    </w:p>
    <w:p w14:paraId="0FF81C5E" w14:textId="77777777" w:rsidR="00A75C5E" w:rsidRDefault="00A75C5E" w:rsidP="00A75C5E">
      <w:pPr>
        <w:pStyle w:val="affffff8"/>
      </w:pPr>
      <w:r>
        <w:t xml:space="preserve">повышенный уровень прямой и отраженной блесткости; </w:t>
      </w:r>
    </w:p>
    <w:p w14:paraId="3C6509B5" w14:textId="77777777" w:rsidR="00A75C5E" w:rsidRDefault="00A75C5E" w:rsidP="00A75C5E">
      <w:pPr>
        <w:pStyle w:val="affffff8"/>
      </w:pPr>
      <w:r>
        <w:t>повышенный уровень ослепленности;</w:t>
      </w:r>
    </w:p>
    <w:p w14:paraId="0B322A24" w14:textId="77777777" w:rsidR="00A75C5E" w:rsidRDefault="00A75C5E" w:rsidP="00A75C5E">
      <w:pPr>
        <w:pStyle w:val="affffff8"/>
        <w:rPr>
          <w:color w:val="auto"/>
        </w:rPr>
      </w:pPr>
      <w:r>
        <w:rPr>
          <w:color w:val="auto"/>
        </w:rPr>
        <w:t xml:space="preserve">неравномерность распределения яркости в поле зрения; </w:t>
      </w:r>
    </w:p>
    <w:p w14:paraId="1E876233" w14:textId="77777777" w:rsidR="00A75C5E" w:rsidRDefault="00A75C5E" w:rsidP="00A75C5E">
      <w:pPr>
        <w:pStyle w:val="affffff8"/>
        <w:rPr>
          <w:color w:val="auto"/>
        </w:rPr>
      </w:pPr>
      <w:r>
        <w:rPr>
          <w:color w:val="auto"/>
        </w:rPr>
        <w:t xml:space="preserve">повышенная яркость светового изображения; </w:t>
      </w:r>
    </w:p>
    <w:p w14:paraId="4ACEFE11" w14:textId="77777777" w:rsidR="00A75C5E" w:rsidRDefault="00A75C5E" w:rsidP="00A75C5E">
      <w:pPr>
        <w:pStyle w:val="affffff8"/>
        <w:rPr>
          <w:color w:val="auto"/>
        </w:rPr>
      </w:pPr>
      <w:r>
        <w:rPr>
          <w:color w:val="auto"/>
        </w:rPr>
        <w:t xml:space="preserve">повышенный уровень пульсации светового потока; </w:t>
      </w:r>
    </w:p>
    <w:p w14:paraId="01F5AD38" w14:textId="77777777" w:rsidR="00A75C5E" w:rsidRDefault="00A75C5E" w:rsidP="00A75C5E">
      <w:pPr>
        <w:pStyle w:val="affffff8"/>
        <w:rPr>
          <w:color w:val="auto"/>
        </w:rPr>
      </w:pPr>
      <w:r>
        <w:rPr>
          <w:color w:val="auto"/>
        </w:rPr>
        <w:t>повышенное значение напряжения в электрической цепи, замыкание которой может произойти через тело человека.</w:t>
      </w:r>
    </w:p>
    <w:p w14:paraId="4902E50E" w14:textId="77777777" w:rsidR="00A75C5E" w:rsidRDefault="00A75C5E" w:rsidP="00A75C5E">
      <w:pPr>
        <w:pStyle w:val="affffffa"/>
        <w:widowControl w:val="0"/>
        <w:numPr>
          <w:ilvl w:val="0"/>
          <w:numId w:val="28"/>
        </w:numPr>
        <w:rPr>
          <w:b/>
          <w:color w:val="000000"/>
        </w:rPr>
      </w:pPr>
      <w:r w:rsidRPr="000A31F4">
        <w:rPr>
          <w:color w:val="000000"/>
        </w:rPr>
        <w:t>Химические</w:t>
      </w:r>
      <w:r>
        <w:rPr>
          <w:b/>
          <w:color w:val="000000"/>
          <w:lang w:val="en-US"/>
        </w:rPr>
        <w:t>:</w:t>
      </w:r>
    </w:p>
    <w:p w14:paraId="0F1A2E45" w14:textId="77777777" w:rsidR="00A75C5E" w:rsidRDefault="00A75C5E" w:rsidP="00A75C5E">
      <w:pPr>
        <w:pStyle w:val="affffff8"/>
        <w:rPr>
          <w:color w:val="000000"/>
        </w:rPr>
      </w:pPr>
      <w:r>
        <w:t>повышенное содержание в воздухе рабочей зоны двуокиси углерода, озона, аммиака, фенола, формальдегида и полихлорированных бифенилов.</w:t>
      </w:r>
    </w:p>
    <w:p w14:paraId="7A6DD1EC" w14:textId="77777777" w:rsidR="00A75C5E" w:rsidRDefault="00A75C5E" w:rsidP="00A75C5E">
      <w:pPr>
        <w:pStyle w:val="affffff8"/>
        <w:rPr>
          <w:b/>
          <w:color w:val="000000"/>
        </w:rPr>
      </w:pPr>
      <w:r w:rsidRPr="000A31F4">
        <w:rPr>
          <w:color w:val="000000"/>
        </w:rPr>
        <w:t>Психофизиологические</w:t>
      </w:r>
      <w:r>
        <w:rPr>
          <w:b/>
          <w:color w:val="000000"/>
          <w:lang w:val="en-US"/>
        </w:rPr>
        <w:t>:</w:t>
      </w:r>
    </w:p>
    <w:p w14:paraId="621B482A" w14:textId="77777777" w:rsidR="00A75C5E" w:rsidRDefault="00A75C5E" w:rsidP="00A75C5E">
      <w:pPr>
        <w:pStyle w:val="affffff8"/>
        <w:rPr>
          <w:color w:val="auto"/>
        </w:rPr>
      </w:pPr>
      <w:r>
        <w:rPr>
          <w:color w:val="auto"/>
        </w:rPr>
        <w:t xml:space="preserve">напряжение зрения и внимания; </w:t>
      </w:r>
    </w:p>
    <w:p w14:paraId="4BAC4FCB" w14:textId="77777777" w:rsidR="00A75C5E" w:rsidRDefault="00A75C5E" w:rsidP="00A75C5E">
      <w:pPr>
        <w:pStyle w:val="affffff8"/>
        <w:rPr>
          <w:color w:val="auto"/>
        </w:rPr>
      </w:pPr>
      <w:r>
        <w:rPr>
          <w:color w:val="auto"/>
        </w:rPr>
        <w:t xml:space="preserve">интеллектуальные и эмоциональные нагрузки; </w:t>
      </w:r>
    </w:p>
    <w:p w14:paraId="2C7E051A" w14:textId="77777777" w:rsidR="00A75C5E" w:rsidRDefault="00A75C5E" w:rsidP="00A75C5E">
      <w:pPr>
        <w:pStyle w:val="affffff8"/>
        <w:rPr>
          <w:color w:val="auto"/>
        </w:rPr>
      </w:pPr>
      <w:r>
        <w:rPr>
          <w:color w:val="auto"/>
        </w:rPr>
        <w:t xml:space="preserve">длительные статические нагрузки и монотонность труда; </w:t>
      </w:r>
    </w:p>
    <w:p w14:paraId="79966E90" w14:textId="77777777" w:rsidR="00A75C5E" w:rsidRDefault="00A75C5E" w:rsidP="00A75C5E">
      <w:pPr>
        <w:pStyle w:val="affffff8"/>
        <w:rPr>
          <w:color w:val="auto"/>
        </w:rPr>
      </w:pPr>
      <w:r>
        <w:rPr>
          <w:color w:val="auto"/>
        </w:rPr>
        <w:lastRenderedPageBreak/>
        <w:t xml:space="preserve">большой объем информации обрабатываемой в единицу времени; </w:t>
      </w:r>
    </w:p>
    <w:p w14:paraId="1B1C8C64" w14:textId="77777777" w:rsidR="00A75C5E" w:rsidRDefault="00A75C5E" w:rsidP="00A75C5E">
      <w:pPr>
        <w:pStyle w:val="affffff8"/>
        <w:rPr>
          <w:color w:val="000000"/>
          <w:lang w:val="en-US"/>
        </w:rPr>
      </w:pPr>
      <w:r>
        <w:t>нерациональная организация рабочего места</w:t>
      </w:r>
      <w:r>
        <w:rPr>
          <w:lang w:val="en-US"/>
        </w:rPr>
        <w:t>.</w:t>
      </w:r>
    </w:p>
    <w:p w14:paraId="31429865" w14:textId="77777777" w:rsidR="00A75C5E" w:rsidRPr="00AA24A7" w:rsidRDefault="00A75C5E" w:rsidP="00A75C5E">
      <w:pPr>
        <w:pStyle w:val="affffffa"/>
        <w:widowControl w:val="0"/>
        <w:numPr>
          <w:ilvl w:val="0"/>
          <w:numId w:val="28"/>
        </w:numPr>
        <w:rPr>
          <w:b/>
          <w:color w:val="000000"/>
        </w:rPr>
      </w:pPr>
      <w:r w:rsidRPr="000A31F4">
        <w:rPr>
          <w:color w:val="000000"/>
        </w:rPr>
        <w:t>Биологические</w:t>
      </w:r>
      <w:r w:rsidRPr="00AA24A7">
        <w:rPr>
          <w:b/>
          <w:color w:val="000000"/>
        </w:rPr>
        <w:t xml:space="preserve">: </w:t>
      </w:r>
      <w:r>
        <w:t>повышенное содержание в воздухе рабочей зоны микроорганизмов.</w:t>
      </w:r>
    </w:p>
    <w:p w14:paraId="62DD19C7" w14:textId="77777777" w:rsidR="00A75C5E" w:rsidRDefault="00A75C5E" w:rsidP="00A75C5E">
      <w:pPr>
        <w:pStyle w:val="3"/>
        <w:numPr>
          <w:ilvl w:val="0"/>
          <w:numId w:val="0"/>
        </w:numPr>
        <w:ind w:left="720"/>
        <w:rPr>
          <w:szCs w:val="28"/>
          <w:shd w:val="clear" w:color="auto" w:fill="FFFFFF"/>
        </w:rPr>
      </w:pPr>
      <w:bookmarkStart w:id="243" w:name="_Toc73879689"/>
      <w:bookmarkStart w:id="244" w:name="_Toc73879972"/>
      <w:r>
        <w:t>Освещенность рабочего места</w:t>
      </w:r>
      <w:bookmarkEnd w:id="243"/>
      <w:bookmarkEnd w:id="244"/>
    </w:p>
    <w:p w14:paraId="2835A9DF" w14:textId="77777777" w:rsidR="00A75C5E" w:rsidRDefault="00A75C5E" w:rsidP="00A75C5E">
      <w:pPr>
        <w:pStyle w:val="affffffc"/>
      </w:pPr>
      <w:r>
        <w:t>Освещенность на поверхности стола в зоне размещения рабочего документа должна быть 300-500 лк. Допускается установка светильников местного освещения для подсветки документов. Местное освещение не должно создавать бликов на поверхности экрана и увеличивать освещенность экрана более 300 лк.</w:t>
      </w:r>
    </w:p>
    <w:p w14:paraId="2DC29300" w14:textId="77777777" w:rsidR="00A75C5E" w:rsidRDefault="00A75C5E" w:rsidP="00A75C5E">
      <w:pPr>
        <w:pStyle w:val="-"/>
      </w:pPr>
      <w:r>
        <w:t>В качестве источников света при искусственном освещении должны применяться преимущественно люминесцентные лампы типа ЛБ и компактные люминесцентные лампы (КЛЛ).</w:t>
      </w:r>
    </w:p>
    <w:p w14:paraId="04196065" w14:textId="77777777" w:rsidR="00A75C5E" w:rsidRDefault="00A75C5E" w:rsidP="00A75C5E">
      <w:pPr>
        <w:pStyle w:val="affffffc"/>
      </w:pPr>
      <w:r>
        <w:t xml:space="preserve">В зависимости от типа светильника выбираем коэффициент </w:t>
      </w:r>
      <w:r>
        <w:rPr>
          <w:i/>
        </w:rPr>
        <w:sym w:font="Symbol" w:char="F06C"/>
      </w:r>
      <w:r>
        <w:t xml:space="preserve">. Он определяет такое соотношение максимального расстояния между светильниками </w:t>
      </w:r>
      <w:r>
        <w:rPr>
          <w:i/>
          <w:lang w:val="en-US"/>
        </w:rPr>
        <w:t>L</w:t>
      </w:r>
      <w:r>
        <w:rPr>
          <w:i/>
          <w:vertAlign w:val="subscript"/>
        </w:rPr>
        <w:t>св(</w:t>
      </w:r>
      <w:r>
        <w:rPr>
          <w:i/>
          <w:vertAlign w:val="subscript"/>
          <w:lang w:val="en-US"/>
        </w:rPr>
        <w:t>max</w:t>
      </w:r>
      <w:r>
        <w:rPr>
          <w:i/>
          <w:vertAlign w:val="subscript"/>
        </w:rPr>
        <w:t>)</w:t>
      </w:r>
      <w:r>
        <w:t xml:space="preserve"> и высотой их подвеса над рабочей поверхностью </w:t>
      </w:r>
      <w:r>
        <w:rPr>
          <w:i/>
          <w:lang w:val="en-US"/>
        </w:rPr>
        <w:t>h</w:t>
      </w:r>
      <w:r>
        <w:rPr>
          <w:i/>
          <w:vertAlign w:val="subscript"/>
        </w:rPr>
        <w:t>р</w:t>
      </w:r>
      <w:r>
        <w:t xml:space="preserve">, которое обеспечит равномерность освещения в помещении. </w:t>
      </w:r>
    </w:p>
    <w:p w14:paraId="5C93C766" w14:textId="77777777" w:rsidR="00A75C5E" w:rsidRDefault="00A75C5E" w:rsidP="00A75C5E">
      <w:pPr>
        <w:pStyle w:val="affffffc"/>
        <w:ind w:firstLine="0"/>
        <w:jc w:val="center"/>
        <w:rPr>
          <w:i/>
        </w:rPr>
      </w:pPr>
      <w:r>
        <w:rPr>
          <w:i/>
        </w:rPr>
        <w:t>L</w:t>
      </w:r>
      <w:r>
        <w:rPr>
          <w:i/>
          <w:vertAlign w:val="subscript"/>
        </w:rPr>
        <w:t>св(max)</w:t>
      </w:r>
      <w:r>
        <w:rPr>
          <w:i/>
        </w:rPr>
        <w:t xml:space="preserve"> = </w:t>
      </w:r>
      <w:r>
        <w:rPr>
          <w:i/>
        </w:rPr>
        <w:sym w:font="Symbol" w:char="F06C"/>
      </w:r>
      <w:r>
        <w:rPr>
          <w:i/>
        </w:rPr>
        <w:t xml:space="preserve"> </w:t>
      </w:r>
      <w:r>
        <w:rPr>
          <w:i/>
        </w:rPr>
        <w:sym w:font="Symbol" w:char="F0D7"/>
      </w:r>
      <w:r>
        <w:rPr>
          <w:i/>
        </w:rPr>
        <w:t xml:space="preserve"> h</w:t>
      </w:r>
      <w:r>
        <w:rPr>
          <w:i/>
          <w:vertAlign w:val="subscript"/>
        </w:rPr>
        <w:t>р</w:t>
      </w:r>
      <w:r>
        <w:rPr>
          <w:i/>
        </w:rPr>
        <w:t xml:space="preserve"> = </w:t>
      </w:r>
      <w:r>
        <w:t xml:space="preserve">1,4 </w:t>
      </w:r>
      <w:r>
        <w:sym w:font="Symbol" w:char="F0D7"/>
      </w:r>
      <w:r>
        <w:t xml:space="preserve"> 2,5 = 3,5м</w:t>
      </w:r>
      <w:r>
        <w:rPr>
          <w:i/>
        </w:rPr>
        <w:t>.</w:t>
      </w:r>
    </w:p>
    <w:p w14:paraId="2C55838D" w14:textId="77777777" w:rsidR="00A75C5E" w:rsidRDefault="00A75C5E" w:rsidP="00A75C5E">
      <w:pPr>
        <w:pStyle w:val="aff0"/>
      </w:pPr>
      <w:r w:rsidRPr="00961076">
        <w:t>Определяем</w:t>
      </w:r>
      <w:r>
        <w:t xml:space="preserve"> расстояние </w:t>
      </w:r>
      <w:r>
        <w:rPr>
          <w:i/>
        </w:rPr>
        <w:t>L</w:t>
      </w:r>
      <w:r>
        <w:rPr>
          <w:i/>
          <w:vertAlign w:val="subscript"/>
        </w:rPr>
        <w:t>1(max)</w:t>
      </w:r>
      <w:r>
        <w:rPr>
          <w:vertAlign w:val="subscript"/>
        </w:rPr>
        <w:t xml:space="preserve"> </w:t>
      </w:r>
      <w:r>
        <w:t>от стены до первого ряда светильников: – при наличии рабочих мест у стены:</w:t>
      </w:r>
    </w:p>
    <w:p w14:paraId="67A4767C" w14:textId="77777777" w:rsidR="00A75C5E" w:rsidRDefault="00A75C5E" w:rsidP="00A75C5E">
      <w:pPr>
        <w:pStyle w:val="affffffc"/>
        <w:ind w:firstLine="0"/>
        <w:jc w:val="center"/>
        <w:rPr>
          <w:i/>
          <w:lang w:val="en-US"/>
        </w:rPr>
      </w:pPr>
      <w:r>
        <w:rPr>
          <w:i/>
          <w:lang w:val="en-US"/>
        </w:rPr>
        <w:t>L</w:t>
      </w:r>
      <w:r>
        <w:rPr>
          <w:i/>
          <w:vertAlign w:val="subscript"/>
          <w:lang w:val="en-US"/>
        </w:rPr>
        <w:t>1(max)</w:t>
      </w:r>
      <w:r>
        <w:rPr>
          <w:i/>
          <w:lang w:val="en-US"/>
        </w:rPr>
        <w:t xml:space="preserve"> = (0,2…0,3)</w:t>
      </w:r>
      <w:r>
        <w:rPr>
          <w:i/>
          <w:sz w:val="20"/>
          <w:lang w:val="en-US"/>
        </w:rPr>
        <w:t xml:space="preserve"> </w:t>
      </w:r>
      <w:r>
        <w:rPr>
          <w:i/>
        </w:rPr>
        <w:sym w:font="Symbol" w:char="F0D7"/>
      </w:r>
      <w:r>
        <w:rPr>
          <w:i/>
          <w:lang w:val="en-US"/>
        </w:rPr>
        <w:t xml:space="preserve"> L</w:t>
      </w:r>
      <w:r>
        <w:rPr>
          <w:i/>
          <w:vertAlign w:val="subscript"/>
        </w:rPr>
        <w:t>св</w:t>
      </w:r>
      <w:r>
        <w:rPr>
          <w:i/>
          <w:vertAlign w:val="subscript"/>
          <w:lang w:val="en-US"/>
        </w:rPr>
        <w:t>(max)</w:t>
      </w:r>
      <w:r>
        <w:rPr>
          <w:i/>
          <w:lang w:val="en-US"/>
        </w:rPr>
        <w:t xml:space="preserve"> = </w:t>
      </w:r>
      <w:r>
        <w:rPr>
          <w:lang w:val="en-US"/>
        </w:rPr>
        <w:t xml:space="preserve">0,25 </w:t>
      </w:r>
      <w:r>
        <w:sym w:font="Symbol" w:char="F0D7"/>
      </w:r>
      <w:r>
        <w:rPr>
          <w:lang w:val="en-US"/>
        </w:rPr>
        <w:t xml:space="preserve"> 3,5 = 0,875</w:t>
      </w:r>
      <w:r>
        <w:t>м</w:t>
      </w:r>
      <w:r>
        <w:rPr>
          <w:i/>
          <w:lang w:val="en-US"/>
        </w:rPr>
        <w:t>.</w:t>
      </w:r>
    </w:p>
    <w:p w14:paraId="2B627114" w14:textId="77777777" w:rsidR="00A75C5E" w:rsidRDefault="00A75C5E" w:rsidP="00A75C5E">
      <w:pPr>
        <w:pStyle w:val="affffffc"/>
      </w:pPr>
      <w:r>
        <w:t>Определяем общее число рядов светильников (по ширине помещения):</w:t>
      </w:r>
    </w:p>
    <w:p w14:paraId="7A98D3AB" w14:textId="77777777" w:rsidR="00A75C5E" w:rsidRDefault="00A75C5E" w:rsidP="00A75C5E">
      <w:pPr>
        <w:pStyle w:val="affffffc"/>
        <w:ind w:firstLine="0"/>
        <w:jc w:val="center"/>
        <w:rPr>
          <w:i/>
        </w:rPr>
      </w:pPr>
      <w:r>
        <w:rPr>
          <w:i/>
          <w:position w:val="-32"/>
          <w:sz w:val="32"/>
          <w:szCs w:val="32"/>
        </w:rPr>
        <w:object w:dxaOrig="5280" w:dyaOrig="735" w14:anchorId="421F98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3.45pt;height:36.4pt" o:ole="">
            <v:imagedata r:id="rId46" o:title=""/>
          </v:shape>
          <o:OLEObject Type="Embed" ProgID="Equation.3" ShapeID="_x0000_i1025" DrawAspect="Content" ObjectID="_1684512511" r:id="rId47"/>
        </w:object>
      </w:r>
    </w:p>
    <w:p w14:paraId="53FD4B4B" w14:textId="77777777" w:rsidR="00A75C5E" w:rsidRDefault="00A75C5E" w:rsidP="00A75C5E">
      <w:pPr>
        <w:pStyle w:val="affffffc"/>
        <w:ind w:firstLine="708"/>
      </w:pPr>
      <w:r>
        <w:t>Определяем число светильников в ряду (по длине помещения):</w:t>
      </w:r>
    </w:p>
    <w:p w14:paraId="373E65F9" w14:textId="77777777" w:rsidR="00A75C5E" w:rsidRDefault="00A75C5E" w:rsidP="00A75C5E">
      <w:pPr>
        <w:widowControl w:val="0"/>
        <w:spacing w:after="120"/>
        <w:ind w:firstLine="0"/>
        <w:jc w:val="center"/>
        <w:rPr>
          <w:i/>
          <w:sz w:val="32"/>
          <w:szCs w:val="32"/>
        </w:rPr>
      </w:pPr>
      <w:r>
        <w:rPr>
          <w:rFonts w:eastAsia="Times New Roman" w:cs="Times New Roman"/>
          <w:i/>
          <w:color w:val="000000" w:themeColor="text1"/>
          <w:position w:val="-32"/>
          <w:sz w:val="32"/>
          <w:szCs w:val="32"/>
          <w:lang w:eastAsia="ru-RU"/>
        </w:rPr>
        <w:object w:dxaOrig="5205" w:dyaOrig="735" w14:anchorId="51272BF1">
          <v:shape id="_x0000_i1026" type="#_x0000_t75" style="width:260.3pt;height:36.4pt" o:ole="">
            <v:imagedata r:id="rId48" o:title=""/>
          </v:shape>
          <o:OLEObject Type="Embed" ProgID="Equation.3" ShapeID="_x0000_i1026" DrawAspect="Content" ObjectID="_1684512512" r:id="rId49"/>
        </w:object>
      </w:r>
    </w:p>
    <w:p w14:paraId="6FDAC03F" w14:textId="77777777" w:rsidR="00A75C5E" w:rsidRDefault="00A75C5E" w:rsidP="00A75C5E">
      <w:pPr>
        <w:pStyle w:val="affffffc"/>
        <w:ind w:firstLine="0"/>
        <w:rPr>
          <w:snapToGrid w:val="0"/>
        </w:rPr>
      </w:pPr>
      <w:r>
        <w:rPr>
          <w:snapToGrid w:val="0"/>
        </w:rPr>
        <w:t xml:space="preserve">где </w:t>
      </w:r>
      <w:r>
        <w:rPr>
          <w:i/>
          <w:snapToGrid w:val="0"/>
          <w:lang w:val="en-US"/>
        </w:rPr>
        <w:t>a</w:t>
      </w:r>
      <w:r>
        <w:rPr>
          <w:snapToGrid w:val="0"/>
        </w:rPr>
        <w:t xml:space="preserve"> – длина, </w:t>
      </w:r>
      <w:r>
        <w:rPr>
          <w:i/>
          <w:snapToGrid w:val="0"/>
          <w:lang w:val="en-US"/>
        </w:rPr>
        <w:t>b</w:t>
      </w:r>
      <w:r>
        <w:rPr>
          <w:snapToGrid w:val="0"/>
        </w:rPr>
        <w:t xml:space="preserve"> – ширина помещения, для которого рассчитывается система освещения.</w:t>
      </w:r>
    </w:p>
    <w:p w14:paraId="360E12F8" w14:textId="77777777" w:rsidR="00A75C5E" w:rsidRDefault="00A75C5E" w:rsidP="00A75C5E">
      <w:pPr>
        <w:pStyle w:val="affffffc"/>
      </w:pPr>
      <w:r>
        <w:rPr>
          <w:snapToGrid w:val="0"/>
        </w:rPr>
        <w:lastRenderedPageBreak/>
        <w:t>Полученные результаты округляем до ближайшего целого числа, после чего о</w:t>
      </w:r>
      <w:r>
        <w:t>пределяем общее расчётное минимальное количество светильников, которое необходимо разместить в помещении:</w:t>
      </w:r>
    </w:p>
    <w:p w14:paraId="54FA8517" w14:textId="77777777" w:rsidR="00A75C5E" w:rsidRDefault="00A75C5E" w:rsidP="00A75C5E">
      <w:pPr>
        <w:pStyle w:val="affffffc"/>
        <w:ind w:firstLine="0"/>
        <w:jc w:val="center"/>
        <w:rPr>
          <w:i/>
          <w:lang w:val="en-US"/>
        </w:rPr>
      </w:pPr>
      <w:r>
        <w:rPr>
          <w:i/>
          <w:lang w:val="en-US"/>
        </w:rPr>
        <w:t>n</w:t>
      </w:r>
      <w:r>
        <w:rPr>
          <w:i/>
          <w:vertAlign w:val="subscript"/>
        </w:rPr>
        <w:t>общ</w:t>
      </w:r>
      <w:r>
        <w:rPr>
          <w:i/>
          <w:vertAlign w:val="subscript"/>
          <w:lang w:val="en-US"/>
        </w:rPr>
        <w:t xml:space="preserve"> (min)</w:t>
      </w:r>
      <w:r>
        <w:rPr>
          <w:i/>
          <w:lang w:val="en-US"/>
        </w:rPr>
        <w:t xml:space="preserve"> = n</w:t>
      </w:r>
      <w:r>
        <w:rPr>
          <w:i/>
          <w:vertAlign w:val="subscript"/>
        </w:rPr>
        <w:t>ш</w:t>
      </w:r>
      <w:r>
        <w:rPr>
          <w:i/>
          <w:vertAlign w:val="subscript"/>
          <w:lang w:val="en-US"/>
        </w:rPr>
        <w:t xml:space="preserve"> (min)</w:t>
      </w:r>
      <w:r>
        <w:rPr>
          <w:i/>
          <w:lang w:val="en-US"/>
        </w:rPr>
        <w:t xml:space="preserve"> </w:t>
      </w:r>
      <w:r>
        <w:rPr>
          <w:i/>
        </w:rPr>
        <w:sym w:font="Symbol" w:char="F0D7"/>
      </w:r>
      <w:r>
        <w:rPr>
          <w:i/>
          <w:lang w:val="en-US"/>
        </w:rPr>
        <w:t xml:space="preserve"> n</w:t>
      </w:r>
      <w:r>
        <w:rPr>
          <w:i/>
          <w:vertAlign w:val="subscript"/>
        </w:rPr>
        <w:t>д</w:t>
      </w:r>
      <w:r>
        <w:rPr>
          <w:i/>
          <w:vertAlign w:val="subscript"/>
          <w:lang w:val="en-US"/>
        </w:rPr>
        <w:t xml:space="preserve"> (min)</w:t>
      </w:r>
      <w:r>
        <w:rPr>
          <w:i/>
          <w:lang w:val="en-US"/>
        </w:rPr>
        <w:t xml:space="preserve"> = 2 </w:t>
      </w:r>
      <w:r>
        <w:rPr>
          <w:i/>
        </w:rPr>
        <w:sym w:font="Symbol" w:char="F0D7"/>
      </w:r>
      <w:r>
        <w:rPr>
          <w:i/>
          <w:lang w:val="en-US"/>
        </w:rPr>
        <w:t xml:space="preserve"> 3 = 6;</w:t>
      </w:r>
    </w:p>
    <w:p w14:paraId="29D0AAC2" w14:textId="77777777" w:rsidR="00A75C5E" w:rsidRDefault="00A75C5E" w:rsidP="00A75C5E">
      <w:pPr>
        <w:pStyle w:val="affffffc"/>
        <w:ind w:firstLine="0"/>
        <w:jc w:val="center"/>
        <w:rPr>
          <w:i/>
        </w:rPr>
      </w:pPr>
      <w:r>
        <w:rPr>
          <w:i/>
          <w:lang w:val="en-US"/>
        </w:rPr>
        <w:t>S</w:t>
      </w:r>
      <w:r>
        <w:rPr>
          <w:i/>
        </w:rPr>
        <w:t xml:space="preserve"> = </w:t>
      </w:r>
      <w:r>
        <w:rPr>
          <w:i/>
          <w:lang w:val="en-US"/>
        </w:rPr>
        <w:t>a</w:t>
      </w:r>
      <w:r w:rsidRPr="006C31A7">
        <w:rPr>
          <w:i/>
          <w:spacing w:val="-2"/>
        </w:rPr>
        <w:t xml:space="preserve"> </w:t>
      </w:r>
      <w:r>
        <w:rPr>
          <w:i/>
        </w:rPr>
        <w:sym w:font="Symbol" w:char="F0D7"/>
      </w:r>
      <w:r>
        <w:rPr>
          <w:i/>
        </w:rPr>
        <w:t xml:space="preserve"> </w:t>
      </w:r>
      <w:r>
        <w:rPr>
          <w:i/>
          <w:spacing w:val="-2"/>
          <w:lang w:val="en-US"/>
        </w:rPr>
        <w:t>b</w:t>
      </w:r>
      <w:r>
        <w:rPr>
          <w:i/>
          <w:spacing w:val="-2"/>
        </w:rPr>
        <w:t xml:space="preserve"> = 9 </w:t>
      </w:r>
      <w:r>
        <w:rPr>
          <w:i/>
        </w:rPr>
        <w:sym w:font="Symbol" w:char="F0D7"/>
      </w:r>
      <w:r>
        <w:rPr>
          <w:i/>
        </w:rPr>
        <w:t xml:space="preserve"> 4</w:t>
      </w:r>
      <w:r>
        <w:rPr>
          <w:i/>
          <w:spacing w:val="-2"/>
        </w:rPr>
        <w:t xml:space="preserve"> = 36.</w:t>
      </w:r>
    </w:p>
    <w:p w14:paraId="4533A16E" w14:textId="77777777" w:rsidR="00A75C5E" w:rsidRDefault="00A75C5E" w:rsidP="00A75C5E">
      <w:pPr>
        <w:pStyle w:val="affffffc"/>
      </w:pPr>
      <w:r>
        <w:t xml:space="preserve">По площади помещения </w:t>
      </w:r>
      <w:r>
        <w:rPr>
          <w:i/>
          <w:lang w:val="en-US"/>
        </w:rPr>
        <w:t>S</w:t>
      </w:r>
      <w:r w:rsidRPr="006C31A7">
        <w:t xml:space="preserve"> </w:t>
      </w:r>
      <w:r>
        <w:t>и высоте подвески светильника</w:t>
      </w:r>
      <w:r>
        <w:rPr>
          <w:b/>
        </w:rPr>
        <w:t xml:space="preserve"> </w:t>
      </w:r>
      <w:r>
        <w:rPr>
          <w:i/>
          <w:lang w:val="en-US"/>
        </w:rPr>
        <w:t>h</w:t>
      </w:r>
      <w:r>
        <w:rPr>
          <w:i/>
          <w:vertAlign w:val="subscript"/>
        </w:rPr>
        <w:t>р</w:t>
      </w:r>
      <w:r>
        <w:t xml:space="preserve"> определяем показатель помещения </w:t>
      </w:r>
      <w:r>
        <w:rPr>
          <w:i/>
          <w:lang w:val="en-US"/>
        </w:rPr>
        <w:t>i</w:t>
      </w:r>
      <w:r>
        <w:t>:</w:t>
      </w:r>
    </w:p>
    <w:p w14:paraId="68C4C157" w14:textId="77777777" w:rsidR="00A75C5E" w:rsidRDefault="00A75C5E" w:rsidP="00A75C5E">
      <w:pPr>
        <w:pStyle w:val="affffffc"/>
        <w:jc w:val="center"/>
        <w:rPr>
          <w:i/>
          <w:lang w:val="en-US"/>
        </w:rPr>
      </w:pPr>
      <w:r>
        <w:rPr>
          <w:i/>
          <w:position w:val="-32"/>
          <w:lang w:val="en-US"/>
        </w:rPr>
        <w:object w:dxaOrig="4035" w:dyaOrig="705" w14:anchorId="66CDAC0B">
          <v:shape id="_x0000_i1027" type="#_x0000_t75" style="width:201.75pt;height:35.6pt" o:ole="">
            <v:imagedata r:id="rId50" o:title=""/>
          </v:shape>
          <o:OLEObject Type="Embed" ProgID="Equation.3" ShapeID="_x0000_i1027" DrawAspect="Content" ObjectID="_1684512513" r:id="rId51"/>
        </w:object>
      </w:r>
    </w:p>
    <w:p w14:paraId="5F3A1247" w14:textId="77777777" w:rsidR="00A75C5E" w:rsidRDefault="00A75C5E" w:rsidP="00A75C5E">
      <w:pPr>
        <w:pStyle w:val="affffffc"/>
        <w:rPr>
          <w:bCs/>
        </w:rPr>
      </w:pPr>
      <w:r>
        <w:rPr>
          <w:bCs/>
        </w:rPr>
        <w:t xml:space="preserve">Находим значения коэффициентов отражения потолка </w:t>
      </w:r>
      <w:r>
        <w:rPr>
          <w:bCs/>
          <w:i/>
        </w:rPr>
        <w:sym w:font="Symbol" w:char="F072"/>
      </w:r>
      <w:r>
        <w:rPr>
          <w:bCs/>
          <w:i/>
          <w:vertAlign w:val="subscript"/>
        </w:rPr>
        <w:t>п</w:t>
      </w:r>
      <w:r>
        <w:rPr>
          <w:bCs/>
        </w:rPr>
        <w:t xml:space="preserve">, стен </w:t>
      </w:r>
      <w:r>
        <w:rPr>
          <w:bCs/>
          <w:i/>
        </w:rPr>
        <w:sym w:font="Symbol" w:char="F072"/>
      </w:r>
      <w:r>
        <w:rPr>
          <w:bCs/>
          <w:i/>
          <w:vertAlign w:val="subscript"/>
        </w:rPr>
        <w:t>с</w:t>
      </w:r>
      <w:r>
        <w:rPr>
          <w:bCs/>
        </w:rPr>
        <w:t xml:space="preserve"> и полов </w:t>
      </w:r>
      <w:r>
        <w:rPr>
          <w:bCs/>
          <w:i/>
        </w:rPr>
        <w:sym w:font="Symbol" w:char="F072"/>
      </w:r>
      <w:r>
        <w:rPr>
          <w:bCs/>
          <w:i/>
          <w:vertAlign w:val="subscript"/>
        </w:rPr>
        <w:t>пол</w:t>
      </w:r>
      <w:r>
        <w:rPr>
          <w:bCs/>
        </w:rPr>
        <w:t xml:space="preserve"> помещения, для которого рассчитывается осветительная установка. </w:t>
      </w:r>
    </w:p>
    <w:p w14:paraId="51DC084E" w14:textId="77777777" w:rsidR="00A75C5E" w:rsidRDefault="00A75C5E" w:rsidP="00A75C5E">
      <w:pPr>
        <w:pStyle w:val="affffffc"/>
        <w:jc w:val="center"/>
      </w:pPr>
      <w:r>
        <w:rPr>
          <w:i/>
        </w:rPr>
        <w:sym w:font="Symbol" w:char="F072"/>
      </w:r>
      <w:r>
        <w:rPr>
          <w:i/>
          <w:vertAlign w:val="subscript"/>
        </w:rPr>
        <w:t>п</w:t>
      </w:r>
      <w:r>
        <w:t xml:space="preserve"> = 50%;</w:t>
      </w:r>
    </w:p>
    <w:p w14:paraId="0137825D" w14:textId="77777777" w:rsidR="00A75C5E" w:rsidRDefault="00A75C5E" w:rsidP="00A75C5E">
      <w:pPr>
        <w:pStyle w:val="affffffc"/>
        <w:jc w:val="center"/>
      </w:pPr>
      <w:r>
        <w:rPr>
          <w:i/>
        </w:rPr>
        <w:sym w:font="Symbol" w:char="F072"/>
      </w:r>
      <w:r>
        <w:rPr>
          <w:i/>
          <w:vertAlign w:val="subscript"/>
        </w:rPr>
        <w:t>с</w:t>
      </w:r>
      <w:r>
        <w:t xml:space="preserve"> = 30%;</w:t>
      </w:r>
    </w:p>
    <w:p w14:paraId="4990DE16" w14:textId="77777777" w:rsidR="00A75C5E" w:rsidRDefault="00A75C5E" w:rsidP="00A75C5E">
      <w:pPr>
        <w:pStyle w:val="affffffc"/>
        <w:jc w:val="center"/>
      </w:pPr>
      <w:r>
        <w:rPr>
          <w:i/>
        </w:rPr>
        <w:sym w:font="Symbol" w:char="F072"/>
      </w:r>
      <w:r>
        <w:rPr>
          <w:i/>
          <w:vertAlign w:val="subscript"/>
        </w:rPr>
        <w:t>пол</w:t>
      </w:r>
      <w:r>
        <w:t xml:space="preserve"> = 10%.</w:t>
      </w:r>
    </w:p>
    <w:p w14:paraId="55A4C397" w14:textId="77777777" w:rsidR="00A75C5E" w:rsidRDefault="00A75C5E" w:rsidP="00A75C5E">
      <w:pPr>
        <w:pStyle w:val="affffffc"/>
      </w:pPr>
      <w:r>
        <w:t xml:space="preserve">В зависимости от типа светильника и вида лампы определяем коэффициент использования светового потока </w:t>
      </w:r>
      <w:r>
        <w:rPr>
          <w:i/>
        </w:rPr>
        <w:sym w:font="Symbol" w:char="F068"/>
      </w:r>
      <w:r>
        <w:rPr>
          <w:i/>
          <w:vertAlign w:val="subscript"/>
        </w:rPr>
        <w:t>и</w:t>
      </w:r>
      <w:r>
        <w:t xml:space="preserve"> по показателю помещения </w:t>
      </w:r>
      <w:r>
        <w:rPr>
          <w:i/>
        </w:rPr>
        <w:t>i</w:t>
      </w:r>
      <w:r>
        <w:t xml:space="preserve"> и коэффициентам отражения потолка </w:t>
      </w:r>
      <w:r>
        <w:rPr>
          <w:i/>
        </w:rPr>
        <w:sym w:font="Symbol" w:char="F072"/>
      </w:r>
      <w:r>
        <w:rPr>
          <w:i/>
          <w:vertAlign w:val="subscript"/>
        </w:rPr>
        <w:t>п</w:t>
      </w:r>
      <w:r>
        <w:t xml:space="preserve">, стен </w:t>
      </w:r>
      <w:r>
        <w:rPr>
          <w:i/>
        </w:rPr>
        <w:sym w:font="Symbol" w:char="F072"/>
      </w:r>
      <w:r>
        <w:rPr>
          <w:i/>
          <w:vertAlign w:val="subscript"/>
        </w:rPr>
        <w:t>с</w:t>
      </w:r>
      <w:r>
        <w:t xml:space="preserve"> и полов </w:t>
      </w:r>
      <w:r>
        <w:rPr>
          <w:i/>
        </w:rPr>
        <w:sym w:font="Symbol" w:char="F072"/>
      </w:r>
      <w:r>
        <w:rPr>
          <w:i/>
          <w:vertAlign w:val="subscript"/>
        </w:rPr>
        <w:t>пол</w:t>
      </w:r>
      <w:r>
        <w:t xml:space="preserve">. </w:t>
      </w:r>
    </w:p>
    <w:p w14:paraId="2CF055BE" w14:textId="77777777" w:rsidR="00A75C5E" w:rsidRDefault="00A75C5E" w:rsidP="00A75C5E">
      <w:pPr>
        <w:pStyle w:val="affffffc"/>
        <w:ind w:firstLine="0"/>
        <w:jc w:val="center"/>
      </w:pPr>
      <w:r>
        <w:rPr>
          <w:i/>
        </w:rPr>
        <w:sym w:font="Symbol" w:char="F068"/>
      </w:r>
      <w:r>
        <w:rPr>
          <w:i/>
          <w:vertAlign w:val="subscript"/>
        </w:rPr>
        <w:t>и</w:t>
      </w:r>
      <w:r>
        <w:rPr>
          <w:vertAlign w:val="subscript"/>
        </w:rPr>
        <w:t xml:space="preserve"> </w:t>
      </w:r>
      <w:r>
        <w:t>= 0,45.</w:t>
      </w:r>
    </w:p>
    <w:p w14:paraId="1B16245B" w14:textId="77777777" w:rsidR="00A75C5E" w:rsidRDefault="00A75C5E" w:rsidP="00A75C5E">
      <w:pPr>
        <w:pStyle w:val="affffffc"/>
      </w:pPr>
      <w:r>
        <w:t xml:space="preserve">Определяем коэффициент запаса </w:t>
      </w:r>
      <w:r>
        <w:rPr>
          <w:i/>
        </w:rPr>
        <w:t>k</w:t>
      </w:r>
      <w:r>
        <w:rPr>
          <w:b/>
        </w:rPr>
        <w:t>,</w:t>
      </w:r>
      <w:r>
        <w:t xml:space="preserve"> учитывающий снижение уровня освещённости из-за неблагоприятных условий эксплуатации осветительной установки: наличия дыма, копоти, пыли, повышенной концентрации химических веществ и т. д.; из-за старения и выхода из строя ламп.</w:t>
      </w:r>
    </w:p>
    <w:p w14:paraId="3B7D71BA" w14:textId="77777777" w:rsidR="00A75C5E" w:rsidRDefault="00A75C5E" w:rsidP="00A75C5E">
      <w:pPr>
        <w:pStyle w:val="affffffc"/>
        <w:ind w:firstLine="0"/>
        <w:jc w:val="center"/>
      </w:pPr>
      <w:r>
        <w:rPr>
          <w:i/>
          <w:lang w:val="en-US"/>
        </w:rPr>
        <w:t>k</w:t>
      </w:r>
      <w:r>
        <w:t xml:space="preserve"> = 1,5.</w:t>
      </w:r>
    </w:p>
    <w:p w14:paraId="5680CF06" w14:textId="77777777" w:rsidR="00A75C5E" w:rsidRDefault="00A75C5E" w:rsidP="00A75C5E">
      <w:pPr>
        <w:pStyle w:val="affffffc"/>
      </w:pPr>
      <w:r>
        <w:t xml:space="preserve">Решаем сколько источников света </w:t>
      </w:r>
      <w:r>
        <w:rPr>
          <w:i/>
          <w:lang w:val="en-US"/>
        </w:rPr>
        <w:t>x</w:t>
      </w:r>
      <w:r w:rsidRPr="006C31A7">
        <w:t xml:space="preserve"> </w:t>
      </w:r>
      <w:r>
        <w:t>будет в светильнике.</w:t>
      </w:r>
    </w:p>
    <w:p w14:paraId="26930CF2" w14:textId="77777777" w:rsidR="00A75C5E" w:rsidRDefault="00A75C5E" w:rsidP="00A75C5E">
      <w:pPr>
        <w:pStyle w:val="affffffc"/>
        <w:ind w:firstLine="0"/>
        <w:jc w:val="center"/>
      </w:pPr>
      <w:r>
        <w:rPr>
          <w:i/>
          <w:lang w:val="en-US"/>
        </w:rPr>
        <w:t>x</w:t>
      </w:r>
      <w:r>
        <w:t xml:space="preserve"> = 2.</w:t>
      </w:r>
    </w:p>
    <w:p w14:paraId="72646BBD" w14:textId="77777777" w:rsidR="00A75C5E" w:rsidRDefault="00A75C5E" w:rsidP="00A75C5E">
      <w:pPr>
        <w:pStyle w:val="affffffc"/>
        <w:rPr>
          <w:snapToGrid w:val="0"/>
        </w:rPr>
      </w:pPr>
      <w:r>
        <w:rPr>
          <w:snapToGrid w:val="0"/>
        </w:rPr>
        <w:t xml:space="preserve">Назначаем коэффициент </w:t>
      </w:r>
      <w:r>
        <w:rPr>
          <w:i/>
          <w:snapToGrid w:val="0"/>
          <w:lang w:val="en-US"/>
        </w:rPr>
        <w:t>z</w:t>
      </w:r>
      <w:r>
        <w:rPr>
          <w:snapToGrid w:val="0"/>
        </w:rPr>
        <w:t xml:space="preserve">, характеризующий неравномерность освещённости (коэффициент отношения средней освещённости к максимальной): </w:t>
      </w:r>
    </w:p>
    <w:p w14:paraId="11862AF9" w14:textId="77777777" w:rsidR="00A75C5E" w:rsidRDefault="00A75C5E" w:rsidP="00A75C5E">
      <w:pPr>
        <w:pStyle w:val="affffffc"/>
      </w:pPr>
      <w:r>
        <w:rPr>
          <w:snapToGrid w:val="0"/>
          <w:lang w:val="en-US"/>
        </w:rPr>
        <w:t>z</w:t>
      </w:r>
      <w:r>
        <w:rPr>
          <w:snapToGrid w:val="0"/>
        </w:rPr>
        <w:t xml:space="preserve"> = 1,2 – для люминесцентных ламп.</w:t>
      </w:r>
    </w:p>
    <w:p w14:paraId="632B48EE" w14:textId="77777777" w:rsidR="00A75C5E" w:rsidRDefault="00A75C5E" w:rsidP="00A75C5E">
      <w:pPr>
        <w:pStyle w:val="affffffc"/>
        <w:spacing w:after="100" w:afterAutospacing="1"/>
      </w:pPr>
      <w:r>
        <w:t>Рассчитываем требуемый световой поток одной лампы:</w:t>
      </w:r>
    </w:p>
    <w:p w14:paraId="0E99AE54" w14:textId="77777777" w:rsidR="00A75C5E" w:rsidRDefault="00A75C5E" w:rsidP="00A75C5E">
      <w:pPr>
        <w:pStyle w:val="affffffc"/>
        <w:ind w:firstLine="0"/>
        <w:jc w:val="center"/>
        <w:rPr>
          <w:i/>
        </w:rPr>
      </w:pPr>
      <w:r>
        <w:rPr>
          <w:i/>
          <w:position w:val="-32"/>
        </w:rPr>
        <w:object w:dxaOrig="5040" w:dyaOrig="705" w14:anchorId="7B4E069F">
          <v:shape id="_x0000_i1028" type="#_x0000_t75" style="width:252.4pt;height:35.6pt" o:ole="">
            <v:imagedata r:id="rId52" o:title=""/>
          </v:shape>
          <o:OLEObject Type="Embed" ProgID="Equation.3" ShapeID="_x0000_i1028" DrawAspect="Content" ObjectID="_1684512514" r:id="rId53"/>
        </w:object>
      </w:r>
    </w:p>
    <w:p w14:paraId="38C17427" w14:textId="77777777" w:rsidR="00A75C5E" w:rsidRDefault="00A75C5E" w:rsidP="00A75C5E">
      <w:pPr>
        <w:pStyle w:val="affffffc"/>
      </w:pPr>
      <w:r>
        <w:t xml:space="preserve">По рассчитанному световому потоку лампы </w:t>
      </w:r>
      <w:r>
        <w:rPr>
          <w:i/>
        </w:rPr>
        <w:t>Ф</w:t>
      </w:r>
      <w:r>
        <w:rPr>
          <w:i/>
          <w:vertAlign w:val="subscript"/>
        </w:rPr>
        <w:t>расч</w:t>
      </w:r>
      <w:r>
        <w:t xml:space="preserve"> подбираем стандартную лампу со световым потоком </w:t>
      </w:r>
      <w:r>
        <w:rPr>
          <w:i/>
        </w:rPr>
        <w:t>Ф</w:t>
      </w:r>
      <w:r>
        <w:rPr>
          <w:i/>
          <w:vertAlign w:val="subscript"/>
        </w:rPr>
        <w:t>табл</w:t>
      </w:r>
      <w:r>
        <w:t>, значение которого близко к значению</w:t>
      </w:r>
      <w:r>
        <w:rPr>
          <w:b/>
        </w:rPr>
        <w:t xml:space="preserve"> </w:t>
      </w:r>
      <w:r>
        <w:rPr>
          <w:i/>
        </w:rPr>
        <w:t>Ф</w:t>
      </w:r>
      <w:r>
        <w:rPr>
          <w:i/>
          <w:vertAlign w:val="subscript"/>
        </w:rPr>
        <w:t>расч</w:t>
      </w:r>
      <w:r>
        <w:t xml:space="preserve"> (желательно в пределах – 10…+20%).</w:t>
      </w:r>
    </w:p>
    <w:p w14:paraId="7091D960" w14:textId="77777777" w:rsidR="00A75C5E" w:rsidRDefault="00A75C5E" w:rsidP="00A75C5E">
      <w:pPr>
        <w:pStyle w:val="affffffc"/>
      </w:pPr>
      <w:r>
        <w:t xml:space="preserve">После выбора стандартных ламп рассчитываем число светильников, необходимых для обеспечения заданной освещённости </w:t>
      </w:r>
      <w:r>
        <w:rPr>
          <w:i/>
        </w:rPr>
        <w:t>E</w:t>
      </w:r>
      <w:r>
        <w:t xml:space="preserve">. Полученное число </w:t>
      </w:r>
      <w:r>
        <w:rPr>
          <w:i/>
        </w:rPr>
        <w:t>n</w:t>
      </w:r>
      <w:r>
        <w:rPr>
          <w:i/>
          <w:vertAlign w:val="subscript"/>
        </w:rPr>
        <w:t>расч</w:t>
      </w:r>
      <w:r>
        <w:t xml:space="preserve"> округляют до ближайшего целого значения </w:t>
      </w:r>
      <w:r>
        <w:rPr>
          <w:i/>
        </w:rPr>
        <w:t>n</w:t>
      </w:r>
      <w:r>
        <w:rPr>
          <w:i/>
          <w:vertAlign w:val="subscript"/>
        </w:rPr>
        <w:t>пр</w:t>
      </w:r>
      <w:r>
        <w:t xml:space="preserve">, при этом отклонение между принятым количеством светильников </w:t>
      </w:r>
      <w:r>
        <w:rPr>
          <w:i/>
        </w:rPr>
        <w:t>n</w:t>
      </w:r>
      <w:r>
        <w:rPr>
          <w:i/>
          <w:vertAlign w:val="subscript"/>
        </w:rPr>
        <w:t>пр</w:t>
      </w:r>
      <w:r>
        <w:t xml:space="preserve"> и расчётным </w:t>
      </w:r>
      <w:r>
        <w:rPr>
          <w:i/>
        </w:rPr>
        <w:t>n</w:t>
      </w:r>
      <w:r>
        <w:rPr>
          <w:i/>
          <w:vertAlign w:val="subscript"/>
        </w:rPr>
        <w:t>расч</w:t>
      </w:r>
      <w:r>
        <w:t xml:space="preserve"> допускается в пределах от –10 до +20%. </w:t>
      </w:r>
    </w:p>
    <w:p w14:paraId="264D3695" w14:textId="77777777" w:rsidR="00A75C5E" w:rsidRDefault="00A75C5E" w:rsidP="00A75C5E">
      <w:pPr>
        <w:pStyle w:val="affffffc"/>
        <w:ind w:firstLine="0"/>
        <w:jc w:val="center"/>
        <w:rPr>
          <w:i/>
          <w:lang w:val="en-US"/>
        </w:rPr>
      </w:pPr>
      <w:r>
        <w:rPr>
          <w:i/>
        </w:rPr>
        <w:t>Ф</w:t>
      </w:r>
      <w:r>
        <w:rPr>
          <w:i/>
          <w:vertAlign w:val="subscript"/>
        </w:rPr>
        <w:t xml:space="preserve">1табл </w:t>
      </w:r>
      <w:r>
        <w:rPr>
          <w:i/>
        </w:rPr>
        <w:t xml:space="preserve">= </w:t>
      </w:r>
      <w:r>
        <w:rPr>
          <w:lang w:val="en-US"/>
        </w:rPr>
        <w:t>3390</w:t>
      </w:r>
      <w:r>
        <w:rPr>
          <w:i/>
        </w:rPr>
        <w:t>;</w:t>
      </w:r>
    </w:p>
    <w:p w14:paraId="7B33AB98" w14:textId="77777777" w:rsidR="00A75C5E" w:rsidRDefault="00A75C5E" w:rsidP="00A75C5E">
      <w:pPr>
        <w:pStyle w:val="affffffc"/>
        <w:ind w:firstLine="0"/>
        <w:jc w:val="center"/>
        <w:rPr>
          <w:i/>
          <w:lang w:val="en-US"/>
        </w:rPr>
      </w:pPr>
      <w:r>
        <w:rPr>
          <w:i/>
        </w:rPr>
        <w:t>n</w:t>
      </w:r>
      <w:r>
        <w:rPr>
          <w:i/>
          <w:vertAlign w:val="subscript"/>
          <w:lang w:val="en-US"/>
        </w:rPr>
        <w:t>1</w:t>
      </w:r>
      <w:r>
        <w:rPr>
          <w:i/>
          <w:vertAlign w:val="subscript"/>
        </w:rPr>
        <w:t>пр</w:t>
      </w:r>
      <w:r>
        <w:rPr>
          <w:i/>
        </w:rPr>
        <w:t xml:space="preserve"> = </w:t>
      </w:r>
      <w:r>
        <w:rPr>
          <w:i/>
          <w:lang w:val="en-US"/>
        </w:rPr>
        <w:t>6</w:t>
      </w:r>
      <w:r>
        <w:rPr>
          <w:i/>
        </w:rPr>
        <w:t>;</w:t>
      </w:r>
    </w:p>
    <w:p w14:paraId="084AF2A3" w14:textId="77777777" w:rsidR="00A75C5E" w:rsidRDefault="00A75C5E" w:rsidP="00A75C5E">
      <w:pPr>
        <w:pStyle w:val="affffffc"/>
        <w:ind w:firstLine="0"/>
        <w:jc w:val="center"/>
        <w:rPr>
          <w:i/>
        </w:rPr>
      </w:pPr>
      <w:r>
        <w:rPr>
          <w:i/>
          <w:position w:val="-30"/>
        </w:rPr>
        <w:object w:dxaOrig="4515" w:dyaOrig="675" w14:anchorId="7B60FFCA">
          <v:shape id="_x0000_i1029" type="#_x0000_t75" style="width:226.3pt;height:34pt" o:ole="" fillcolor="window">
            <v:imagedata r:id="rId54" o:title=""/>
          </v:shape>
          <o:OLEObject Type="Embed" ProgID="Equation.3" ShapeID="_x0000_i1029" DrawAspect="Content" ObjectID="_1684512515" r:id="rId55"/>
        </w:object>
      </w:r>
    </w:p>
    <w:p w14:paraId="3E4B19FA" w14:textId="77777777" w:rsidR="00A75C5E" w:rsidRDefault="00A75C5E" w:rsidP="00A75C5E">
      <w:pPr>
        <w:pStyle w:val="affffffc"/>
        <w:ind w:firstLine="0"/>
        <w:jc w:val="center"/>
        <w:rPr>
          <w:i/>
        </w:rPr>
      </w:pPr>
      <w:r>
        <w:rPr>
          <w:i/>
          <w:position w:val="-32"/>
        </w:rPr>
        <w:object w:dxaOrig="3240" w:dyaOrig="735" w14:anchorId="5341D64D">
          <v:shape id="_x0000_i1030" type="#_x0000_t75" style="width:161.4pt;height:36.4pt" o:ole="" fillcolor="window">
            <v:imagedata r:id="rId56" o:title=""/>
          </v:shape>
          <o:OLEObject Type="Embed" ProgID="Equation.3" ShapeID="_x0000_i1030" DrawAspect="Content" ObjectID="_1684512516" r:id="rId57"/>
        </w:object>
      </w:r>
      <w:r>
        <w:rPr>
          <w:i/>
        </w:rPr>
        <w:t>.</w:t>
      </w:r>
    </w:p>
    <w:p w14:paraId="62305F97" w14:textId="77777777" w:rsidR="00A75C5E" w:rsidRDefault="00A75C5E" w:rsidP="00A75C5E">
      <w:pPr>
        <w:pStyle w:val="affffffc"/>
      </w:pPr>
      <w:r>
        <w:t>Рассчитывают полную мощность проектируемой системы освещения:</w:t>
      </w:r>
    </w:p>
    <w:p w14:paraId="74D0008A" w14:textId="77777777" w:rsidR="00A75C5E" w:rsidRDefault="00A75C5E" w:rsidP="00A75C5E">
      <w:pPr>
        <w:pStyle w:val="affffffc"/>
        <w:ind w:firstLine="0"/>
        <w:jc w:val="center"/>
        <w:rPr>
          <w:lang w:val="en-US"/>
        </w:rPr>
      </w:pPr>
      <w:r>
        <w:rPr>
          <w:position w:val="-18"/>
        </w:rPr>
        <w:object w:dxaOrig="4515" w:dyaOrig="450" w14:anchorId="1FC733CC">
          <v:shape id="_x0000_i1031" type="#_x0000_t75" style="width:226.3pt;height:22.15pt" o:ole="" fillcolor="window">
            <v:imagedata r:id="rId58" o:title=""/>
          </v:shape>
          <o:OLEObject Type="Embed" ProgID="Equation.3" ShapeID="_x0000_i1031" DrawAspect="Content" ObjectID="_1684512517" r:id="rId59"/>
        </w:object>
      </w:r>
    </w:p>
    <w:p w14:paraId="6AB1A26B" w14:textId="77777777" w:rsidR="00A75C5E" w:rsidRDefault="00A75C5E" w:rsidP="00A75C5E">
      <w:pPr>
        <w:pStyle w:val="affffffc"/>
        <w:ind w:firstLine="0"/>
        <w:jc w:val="center"/>
        <w:rPr>
          <w:lang w:val="en-US"/>
        </w:rPr>
      </w:pPr>
      <w:r>
        <w:t>Ф</w:t>
      </w:r>
      <w:r>
        <w:rPr>
          <w:vertAlign w:val="subscript"/>
        </w:rPr>
        <w:t xml:space="preserve">2табл </w:t>
      </w:r>
      <w:r>
        <w:t xml:space="preserve">= </w:t>
      </w:r>
      <w:r>
        <w:rPr>
          <w:lang w:val="en-US"/>
        </w:rPr>
        <w:t>3865</w:t>
      </w:r>
      <w:r>
        <w:t>;</w:t>
      </w:r>
    </w:p>
    <w:p w14:paraId="3BB0DF7A" w14:textId="77777777" w:rsidR="00A75C5E" w:rsidRDefault="00A75C5E" w:rsidP="00A75C5E">
      <w:pPr>
        <w:pStyle w:val="affffffc"/>
        <w:ind w:firstLine="0"/>
        <w:jc w:val="center"/>
      </w:pPr>
      <w:r>
        <w:rPr>
          <w:position w:val="-30"/>
        </w:rPr>
        <w:object w:dxaOrig="4515" w:dyaOrig="675" w14:anchorId="381ADB32">
          <v:shape id="_x0000_i1032" type="#_x0000_t75" style="width:226.3pt;height:34pt" o:ole="" fillcolor="window">
            <v:imagedata r:id="rId60" o:title=""/>
          </v:shape>
          <o:OLEObject Type="Embed" ProgID="Equation.3" ShapeID="_x0000_i1032" DrawAspect="Content" ObjectID="_1684512518" r:id="rId61"/>
        </w:object>
      </w:r>
    </w:p>
    <w:p w14:paraId="0B7A27C9" w14:textId="77777777" w:rsidR="00A75C5E" w:rsidRDefault="00A75C5E" w:rsidP="00A75C5E">
      <w:pPr>
        <w:pStyle w:val="affffffc"/>
        <w:ind w:firstLine="0"/>
        <w:jc w:val="center"/>
      </w:pPr>
      <w:r>
        <w:t>n</w:t>
      </w:r>
      <w:r>
        <w:rPr>
          <w:vertAlign w:val="subscript"/>
          <w:lang w:val="en-US"/>
        </w:rPr>
        <w:t>2</w:t>
      </w:r>
      <w:r>
        <w:rPr>
          <w:vertAlign w:val="subscript"/>
        </w:rPr>
        <w:t>пр</w:t>
      </w:r>
      <w:r>
        <w:t xml:space="preserve"> = </w:t>
      </w:r>
      <w:r>
        <w:rPr>
          <w:lang w:val="en-US"/>
        </w:rPr>
        <w:t>6</w:t>
      </w:r>
      <w:r>
        <w:t>;</w:t>
      </w:r>
    </w:p>
    <w:p w14:paraId="6855030A" w14:textId="77777777" w:rsidR="00A75C5E" w:rsidRDefault="00A75C5E" w:rsidP="00A75C5E">
      <w:pPr>
        <w:pStyle w:val="affffffc"/>
        <w:ind w:firstLine="0"/>
        <w:jc w:val="center"/>
        <w:rPr>
          <w:lang w:val="en-US"/>
        </w:rPr>
      </w:pPr>
      <w:r>
        <w:rPr>
          <w:position w:val="-32"/>
        </w:rPr>
        <w:object w:dxaOrig="3195" w:dyaOrig="735" w14:anchorId="7957EEF1">
          <v:shape id="_x0000_i1033" type="#_x0000_t75" style="width:159.8pt;height:36.4pt" o:ole="" fillcolor="window">
            <v:imagedata r:id="rId62" o:title=""/>
          </v:shape>
          <o:OLEObject Type="Embed" ProgID="Equation.3" ShapeID="_x0000_i1033" DrawAspect="Content" ObjectID="_1684512519" r:id="rId63"/>
        </w:object>
      </w:r>
    </w:p>
    <w:p w14:paraId="2062793E" w14:textId="77777777" w:rsidR="00A75C5E" w:rsidRDefault="00A75C5E" w:rsidP="00A75C5E">
      <w:pPr>
        <w:pStyle w:val="affffffc"/>
      </w:pPr>
      <w:r>
        <w:t>Рассчитывают полную мощность проектируемой системы освещения:</w:t>
      </w:r>
    </w:p>
    <w:p w14:paraId="7CD1F47F" w14:textId="77777777" w:rsidR="00A75C5E" w:rsidRDefault="00A75C5E" w:rsidP="00A75C5E">
      <w:pPr>
        <w:pStyle w:val="affffffc"/>
        <w:ind w:firstLine="0"/>
        <w:jc w:val="center"/>
      </w:pPr>
      <w:r>
        <w:rPr>
          <w:position w:val="-18"/>
        </w:rPr>
        <w:object w:dxaOrig="4500" w:dyaOrig="450" w14:anchorId="3D769554">
          <v:shape id="_x0000_i1034" type="#_x0000_t75" style="width:225.5pt;height:22.15pt" o:ole="" fillcolor="window">
            <v:imagedata r:id="rId64" o:title=""/>
          </v:shape>
          <o:OLEObject Type="Embed" ProgID="Equation.3" ShapeID="_x0000_i1034" DrawAspect="Content" ObjectID="_1684512520" r:id="rId65"/>
        </w:object>
      </w:r>
    </w:p>
    <w:p w14:paraId="14ACEE67" w14:textId="77777777" w:rsidR="00A75C5E" w:rsidRPr="008C25C9" w:rsidRDefault="00A75C5E" w:rsidP="00A75C5E">
      <w:pPr>
        <w:pStyle w:val="3"/>
        <w:numPr>
          <w:ilvl w:val="0"/>
          <w:numId w:val="0"/>
        </w:numPr>
        <w:ind w:left="720"/>
      </w:pPr>
      <w:bookmarkStart w:id="245" w:name="_Toc73879690"/>
      <w:bookmarkStart w:id="246" w:name="_Toc73879973"/>
      <w:r w:rsidRPr="008C25C9">
        <w:t>Микроклимат</w:t>
      </w:r>
      <w:bookmarkEnd w:id="245"/>
      <w:bookmarkEnd w:id="246"/>
    </w:p>
    <w:p w14:paraId="4942B331" w14:textId="77777777" w:rsidR="00A75C5E" w:rsidRDefault="00A75C5E" w:rsidP="00A75C5E">
      <w:pPr>
        <w:pStyle w:val="a9"/>
        <w:spacing w:before="0" w:beforeAutospacing="0" w:after="0" w:afterAutospacing="0" w:line="360" w:lineRule="auto"/>
        <w:ind w:firstLine="709"/>
        <w:jc w:val="both"/>
        <w:rPr>
          <w:color w:val="000000"/>
          <w:sz w:val="28"/>
          <w:szCs w:val="28"/>
        </w:rPr>
      </w:pPr>
      <w:r>
        <w:rPr>
          <w:color w:val="000000"/>
          <w:sz w:val="28"/>
          <w:szCs w:val="28"/>
        </w:rPr>
        <w:t>Вычислительная техника является источником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необходимые параметры микроклимата.</w:t>
      </w:r>
    </w:p>
    <w:p w14:paraId="1EE14D79" w14:textId="31A9AC9D" w:rsidR="00A75C5E" w:rsidRDefault="00A75C5E" w:rsidP="00A75C5E">
      <w:pPr>
        <w:pStyle w:val="a9"/>
        <w:spacing w:before="0" w:beforeAutospacing="0" w:after="0" w:afterAutospacing="0" w:line="360" w:lineRule="auto"/>
        <w:ind w:firstLine="709"/>
        <w:jc w:val="both"/>
        <w:rPr>
          <w:color w:val="000000"/>
          <w:sz w:val="28"/>
          <w:szCs w:val="28"/>
        </w:rPr>
      </w:pPr>
      <w:r>
        <w:rPr>
          <w:color w:val="000000"/>
          <w:sz w:val="28"/>
          <w:szCs w:val="28"/>
        </w:rPr>
        <w:lastRenderedPageBreak/>
        <w:t>Поскольку работа с ЭВМ при использовании разрабатываемого программного комплекса является основной, а также связана с нервно-эмоциональным напряжением, таким образом необходимо обеспечить оптимальные параметры микроклимата для работ 1а и 1б (табл</w:t>
      </w:r>
      <w:r w:rsidR="009D5547">
        <w:rPr>
          <w:color w:val="000000"/>
          <w:sz w:val="28"/>
          <w:szCs w:val="28"/>
        </w:rPr>
        <w:t xml:space="preserve">. </w:t>
      </w:r>
      <w:r w:rsidR="00663895">
        <w:rPr>
          <w:color w:val="000000"/>
          <w:sz w:val="28"/>
          <w:szCs w:val="28"/>
        </w:rPr>
        <w:t>2.</w:t>
      </w:r>
      <w:r w:rsidR="009D5547">
        <w:rPr>
          <w:color w:val="000000"/>
          <w:sz w:val="28"/>
          <w:szCs w:val="28"/>
        </w:rPr>
        <w:t>1</w:t>
      </w:r>
      <w:r>
        <w:rPr>
          <w:color w:val="000000"/>
          <w:sz w:val="28"/>
          <w:szCs w:val="28"/>
        </w:rPr>
        <w:t>). Для этого рабочее помещение оборудуется системами отопления и кондиционирования.</w:t>
      </w:r>
    </w:p>
    <w:p w14:paraId="4465D94C" w14:textId="4E7FC3D8" w:rsidR="00A75C5E" w:rsidRPr="000E6B46" w:rsidRDefault="009D5547" w:rsidP="00A75C5E">
      <w:pPr>
        <w:pStyle w:val="a9"/>
        <w:spacing w:before="0" w:beforeAutospacing="0" w:after="0" w:afterAutospacing="0" w:line="360" w:lineRule="auto"/>
        <w:ind w:firstLine="709"/>
        <w:jc w:val="right"/>
        <w:rPr>
          <w:b/>
          <w:color w:val="000000"/>
          <w:sz w:val="28"/>
          <w:szCs w:val="28"/>
        </w:rPr>
      </w:pPr>
      <w:r>
        <w:rPr>
          <w:b/>
          <w:color w:val="000000"/>
          <w:sz w:val="28"/>
          <w:szCs w:val="28"/>
        </w:rPr>
        <w:t xml:space="preserve">Таблица </w:t>
      </w:r>
      <w:r w:rsidR="00663895">
        <w:rPr>
          <w:b/>
          <w:color w:val="000000"/>
          <w:sz w:val="28"/>
          <w:szCs w:val="28"/>
        </w:rPr>
        <w:t>2.</w:t>
      </w:r>
      <w:r>
        <w:rPr>
          <w:b/>
          <w:color w:val="000000"/>
          <w:sz w:val="28"/>
          <w:szCs w:val="28"/>
        </w:rPr>
        <w:t>1</w:t>
      </w:r>
    </w:p>
    <w:p w14:paraId="124E173F" w14:textId="77777777" w:rsidR="00A75C5E" w:rsidRDefault="00A75C5E" w:rsidP="00A75C5E">
      <w:pPr>
        <w:pStyle w:val="affffff4"/>
      </w:pPr>
      <w:r>
        <w:t>Оптимальные параметры микроклимата</w:t>
      </w:r>
    </w:p>
    <w:tbl>
      <w:tblPr>
        <w:tblStyle w:val="af9"/>
        <w:tblW w:w="0" w:type="auto"/>
        <w:tblLook w:val="04A0" w:firstRow="1" w:lastRow="0" w:firstColumn="1" w:lastColumn="0" w:noHBand="0" w:noVBand="1"/>
      </w:tblPr>
      <w:tblGrid>
        <w:gridCol w:w="1869"/>
        <w:gridCol w:w="1869"/>
        <w:gridCol w:w="1869"/>
        <w:gridCol w:w="1958"/>
        <w:gridCol w:w="1869"/>
      </w:tblGrid>
      <w:tr w:rsidR="00A75C5E" w14:paraId="635F4F82" w14:textId="77777777" w:rsidTr="005819D1">
        <w:tc>
          <w:tcPr>
            <w:tcW w:w="1869" w:type="dxa"/>
            <w:tcBorders>
              <w:top w:val="single" w:sz="4" w:space="0" w:color="auto"/>
              <w:left w:val="single" w:sz="4" w:space="0" w:color="auto"/>
              <w:bottom w:val="single" w:sz="4" w:space="0" w:color="auto"/>
              <w:right w:val="single" w:sz="4" w:space="0" w:color="auto"/>
            </w:tcBorders>
            <w:hideMark/>
          </w:tcPr>
          <w:p w14:paraId="58DE8F2C" w14:textId="77777777" w:rsidR="00A75C5E" w:rsidRDefault="00A75C5E" w:rsidP="005819D1">
            <w:pPr>
              <w:pStyle w:val="a9"/>
              <w:rPr>
                <w:color w:val="000000"/>
                <w:sz w:val="27"/>
                <w:szCs w:val="27"/>
                <w:lang w:eastAsia="en-US"/>
              </w:rPr>
            </w:pPr>
            <w:r>
              <w:rPr>
                <w:color w:val="000000"/>
                <w:sz w:val="27"/>
                <w:szCs w:val="27"/>
                <w:lang w:eastAsia="en-US"/>
              </w:rPr>
              <w:t>Период года</w:t>
            </w:r>
          </w:p>
        </w:tc>
        <w:tc>
          <w:tcPr>
            <w:tcW w:w="1869" w:type="dxa"/>
            <w:tcBorders>
              <w:top w:val="single" w:sz="4" w:space="0" w:color="auto"/>
              <w:left w:val="single" w:sz="4" w:space="0" w:color="auto"/>
              <w:bottom w:val="single" w:sz="4" w:space="0" w:color="auto"/>
              <w:right w:val="single" w:sz="4" w:space="0" w:color="auto"/>
            </w:tcBorders>
            <w:hideMark/>
          </w:tcPr>
          <w:p w14:paraId="6D27692B" w14:textId="77777777" w:rsidR="00A75C5E" w:rsidRDefault="00A75C5E" w:rsidP="005819D1">
            <w:pPr>
              <w:pStyle w:val="a9"/>
              <w:rPr>
                <w:color w:val="000000"/>
                <w:sz w:val="27"/>
                <w:szCs w:val="27"/>
                <w:lang w:eastAsia="en-US"/>
              </w:rPr>
            </w:pPr>
            <w:r>
              <w:rPr>
                <w:color w:val="000000"/>
                <w:sz w:val="27"/>
                <w:szCs w:val="27"/>
                <w:lang w:eastAsia="en-US"/>
              </w:rPr>
              <w:t>Категория работ по уровню энергозатрат</w:t>
            </w:r>
          </w:p>
        </w:tc>
        <w:tc>
          <w:tcPr>
            <w:tcW w:w="1869" w:type="dxa"/>
            <w:tcBorders>
              <w:top w:val="single" w:sz="4" w:space="0" w:color="auto"/>
              <w:left w:val="single" w:sz="4" w:space="0" w:color="auto"/>
              <w:bottom w:val="single" w:sz="4" w:space="0" w:color="auto"/>
              <w:right w:val="single" w:sz="4" w:space="0" w:color="auto"/>
            </w:tcBorders>
            <w:hideMark/>
          </w:tcPr>
          <w:p w14:paraId="1BFA7CD3" w14:textId="77777777" w:rsidR="00A75C5E" w:rsidRDefault="00A75C5E" w:rsidP="005819D1">
            <w:pPr>
              <w:pStyle w:val="a9"/>
              <w:rPr>
                <w:color w:val="000000"/>
                <w:sz w:val="27"/>
                <w:szCs w:val="27"/>
                <w:lang w:eastAsia="en-US"/>
              </w:rPr>
            </w:pPr>
            <w:r>
              <w:rPr>
                <w:color w:val="000000"/>
                <w:sz w:val="27"/>
                <w:szCs w:val="27"/>
                <w:lang w:eastAsia="en-US"/>
              </w:rPr>
              <w:t>Температура воздуха, (°C)</w:t>
            </w:r>
          </w:p>
        </w:tc>
        <w:tc>
          <w:tcPr>
            <w:tcW w:w="1869" w:type="dxa"/>
            <w:tcBorders>
              <w:top w:val="single" w:sz="4" w:space="0" w:color="auto"/>
              <w:left w:val="single" w:sz="4" w:space="0" w:color="auto"/>
              <w:bottom w:val="single" w:sz="4" w:space="0" w:color="auto"/>
              <w:right w:val="single" w:sz="4" w:space="0" w:color="auto"/>
            </w:tcBorders>
            <w:hideMark/>
          </w:tcPr>
          <w:p w14:paraId="73937B33" w14:textId="77777777" w:rsidR="00A75C5E" w:rsidRDefault="00A75C5E" w:rsidP="005819D1">
            <w:pPr>
              <w:pStyle w:val="a9"/>
              <w:rPr>
                <w:color w:val="000000"/>
                <w:sz w:val="27"/>
                <w:szCs w:val="27"/>
                <w:lang w:eastAsia="en-US"/>
              </w:rPr>
            </w:pPr>
            <w:r>
              <w:rPr>
                <w:color w:val="000000"/>
                <w:sz w:val="27"/>
                <w:szCs w:val="27"/>
                <w:lang w:eastAsia="en-US"/>
              </w:rPr>
              <w:t>Относительная влажность</w:t>
            </w:r>
          </w:p>
        </w:tc>
        <w:tc>
          <w:tcPr>
            <w:tcW w:w="1869" w:type="dxa"/>
            <w:tcBorders>
              <w:top w:val="single" w:sz="4" w:space="0" w:color="auto"/>
              <w:left w:val="single" w:sz="4" w:space="0" w:color="auto"/>
              <w:bottom w:val="single" w:sz="4" w:space="0" w:color="auto"/>
              <w:right w:val="single" w:sz="4" w:space="0" w:color="auto"/>
            </w:tcBorders>
            <w:hideMark/>
          </w:tcPr>
          <w:p w14:paraId="7BEA377A" w14:textId="77777777" w:rsidR="00A75C5E" w:rsidRDefault="00A75C5E" w:rsidP="005819D1">
            <w:pPr>
              <w:pStyle w:val="a9"/>
              <w:rPr>
                <w:color w:val="000000"/>
                <w:sz w:val="27"/>
                <w:szCs w:val="27"/>
                <w:lang w:eastAsia="en-US"/>
              </w:rPr>
            </w:pPr>
            <w:r>
              <w:rPr>
                <w:color w:val="000000"/>
                <w:sz w:val="27"/>
                <w:szCs w:val="27"/>
                <w:lang w:eastAsia="en-US"/>
              </w:rPr>
              <w:t>Скорость движения воздуха, (м/с)</w:t>
            </w:r>
          </w:p>
        </w:tc>
      </w:tr>
      <w:tr w:rsidR="00A75C5E" w14:paraId="3F0D8C87" w14:textId="77777777" w:rsidTr="005819D1">
        <w:tc>
          <w:tcPr>
            <w:tcW w:w="1869" w:type="dxa"/>
            <w:tcBorders>
              <w:top w:val="single" w:sz="4" w:space="0" w:color="auto"/>
              <w:left w:val="single" w:sz="4" w:space="0" w:color="auto"/>
              <w:bottom w:val="single" w:sz="4" w:space="0" w:color="auto"/>
              <w:right w:val="single" w:sz="4" w:space="0" w:color="auto"/>
            </w:tcBorders>
            <w:hideMark/>
          </w:tcPr>
          <w:p w14:paraId="5A7A28BC" w14:textId="77777777" w:rsidR="00A75C5E" w:rsidRDefault="00A75C5E" w:rsidP="005819D1">
            <w:pPr>
              <w:pStyle w:val="a9"/>
              <w:rPr>
                <w:color w:val="000000"/>
                <w:sz w:val="27"/>
                <w:szCs w:val="27"/>
                <w:lang w:eastAsia="en-US"/>
              </w:rPr>
            </w:pPr>
            <w:r>
              <w:rPr>
                <w:color w:val="000000"/>
                <w:sz w:val="27"/>
                <w:szCs w:val="27"/>
                <w:lang w:eastAsia="en-US"/>
              </w:rPr>
              <w:t>Холодный (ниже +10°C)</w:t>
            </w:r>
          </w:p>
        </w:tc>
        <w:tc>
          <w:tcPr>
            <w:tcW w:w="1869" w:type="dxa"/>
            <w:tcBorders>
              <w:top w:val="single" w:sz="4" w:space="0" w:color="auto"/>
              <w:left w:val="single" w:sz="4" w:space="0" w:color="auto"/>
              <w:bottom w:val="single" w:sz="4" w:space="0" w:color="auto"/>
              <w:right w:val="single" w:sz="4" w:space="0" w:color="auto"/>
            </w:tcBorders>
            <w:hideMark/>
          </w:tcPr>
          <w:p w14:paraId="1B798D77" w14:textId="77777777" w:rsidR="00A75C5E" w:rsidRDefault="00A75C5E" w:rsidP="005819D1">
            <w:pPr>
              <w:pStyle w:val="a9"/>
              <w:rPr>
                <w:color w:val="000000"/>
                <w:sz w:val="27"/>
                <w:szCs w:val="27"/>
                <w:lang w:eastAsia="en-US"/>
              </w:rPr>
            </w:pPr>
            <w:r>
              <w:rPr>
                <w:color w:val="000000"/>
                <w:sz w:val="27"/>
                <w:szCs w:val="27"/>
                <w:lang w:eastAsia="en-US"/>
              </w:rPr>
              <w:t>Iа (до 139)</w:t>
            </w:r>
          </w:p>
          <w:p w14:paraId="2134C78E" w14:textId="77777777" w:rsidR="00A75C5E" w:rsidRDefault="00A75C5E" w:rsidP="005819D1">
            <w:pPr>
              <w:pStyle w:val="a9"/>
              <w:rPr>
                <w:color w:val="000000"/>
                <w:sz w:val="27"/>
                <w:szCs w:val="27"/>
                <w:lang w:eastAsia="en-US"/>
              </w:rPr>
            </w:pPr>
            <w:r>
              <w:rPr>
                <w:color w:val="000000"/>
                <w:sz w:val="27"/>
                <w:szCs w:val="27"/>
                <w:lang w:eastAsia="en-US"/>
              </w:rPr>
              <w:t>Iб (140-174)</w:t>
            </w:r>
          </w:p>
        </w:tc>
        <w:tc>
          <w:tcPr>
            <w:tcW w:w="1869" w:type="dxa"/>
            <w:tcBorders>
              <w:top w:val="single" w:sz="4" w:space="0" w:color="auto"/>
              <w:left w:val="single" w:sz="4" w:space="0" w:color="auto"/>
              <w:bottom w:val="single" w:sz="4" w:space="0" w:color="auto"/>
              <w:right w:val="single" w:sz="4" w:space="0" w:color="auto"/>
            </w:tcBorders>
            <w:hideMark/>
          </w:tcPr>
          <w:p w14:paraId="00D84458" w14:textId="77777777" w:rsidR="00A75C5E" w:rsidRDefault="00A75C5E" w:rsidP="005819D1">
            <w:pPr>
              <w:pStyle w:val="a9"/>
              <w:jc w:val="center"/>
              <w:rPr>
                <w:color w:val="000000"/>
                <w:sz w:val="27"/>
                <w:szCs w:val="27"/>
                <w:lang w:eastAsia="en-US"/>
              </w:rPr>
            </w:pPr>
            <w:r>
              <w:rPr>
                <w:color w:val="000000"/>
                <w:sz w:val="27"/>
                <w:szCs w:val="27"/>
                <w:lang w:eastAsia="en-US"/>
              </w:rPr>
              <w:t>22-24</w:t>
            </w:r>
          </w:p>
          <w:p w14:paraId="03C28876" w14:textId="77777777" w:rsidR="00A75C5E" w:rsidRDefault="00A75C5E" w:rsidP="005819D1">
            <w:pPr>
              <w:pStyle w:val="a9"/>
              <w:jc w:val="center"/>
              <w:rPr>
                <w:color w:val="000000"/>
                <w:sz w:val="27"/>
                <w:szCs w:val="27"/>
                <w:lang w:eastAsia="en-US"/>
              </w:rPr>
            </w:pPr>
            <w:r>
              <w:rPr>
                <w:color w:val="000000"/>
                <w:sz w:val="27"/>
                <w:szCs w:val="27"/>
                <w:lang w:eastAsia="en-US"/>
              </w:rPr>
              <w:t>21-23</w:t>
            </w:r>
          </w:p>
        </w:tc>
        <w:tc>
          <w:tcPr>
            <w:tcW w:w="1869" w:type="dxa"/>
            <w:tcBorders>
              <w:top w:val="single" w:sz="4" w:space="0" w:color="auto"/>
              <w:left w:val="single" w:sz="4" w:space="0" w:color="auto"/>
              <w:bottom w:val="single" w:sz="4" w:space="0" w:color="auto"/>
              <w:right w:val="single" w:sz="4" w:space="0" w:color="auto"/>
            </w:tcBorders>
            <w:hideMark/>
          </w:tcPr>
          <w:p w14:paraId="58F9DBF3" w14:textId="77777777" w:rsidR="00A75C5E" w:rsidRDefault="00A75C5E" w:rsidP="005819D1">
            <w:pPr>
              <w:pStyle w:val="a9"/>
              <w:jc w:val="center"/>
              <w:rPr>
                <w:color w:val="000000"/>
                <w:sz w:val="27"/>
                <w:szCs w:val="27"/>
                <w:lang w:eastAsia="en-US"/>
              </w:rPr>
            </w:pPr>
            <w:r>
              <w:rPr>
                <w:color w:val="000000"/>
                <w:sz w:val="27"/>
                <w:szCs w:val="27"/>
                <w:lang w:eastAsia="en-US"/>
              </w:rPr>
              <w:t>40-60</w:t>
            </w:r>
          </w:p>
        </w:tc>
        <w:tc>
          <w:tcPr>
            <w:tcW w:w="1869" w:type="dxa"/>
            <w:tcBorders>
              <w:top w:val="single" w:sz="4" w:space="0" w:color="auto"/>
              <w:left w:val="single" w:sz="4" w:space="0" w:color="auto"/>
              <w:bottom w:val="single" w:sz="4" w:space="0" w:color="auto"/>
              <w:right w:val="single" w:sz="4" w:space="0" w:color="auto"/>
            </w:tcBorders>
          </w:tcPr>
          <w:p w14:paraId="0477F0C0" w14:textId="77777777" w:rsidR="00A75C5E" w:rsidRDefault="00A75C5E" w:rsidP="005819D1">
            <w:pPr>
              <w:pStyle w:val="a9"/>
              <w:jc w:val="center"/>
              <w:rPr>
                <w:color w:val="000000"/>
                <w:sz w:val="27"/>
                <w:szCs w:val="27"/>
                <w:lang w:eastAsia="en-US"/>
              </w:rPr>
            </w:pPr>
            <w:r>
              <w:rPr>
                <w:color w:val="000000"/>
                <w:sz w:val="27"/>
                <w:szCs w:val="27"/>
                <w:lang w:eastAsia="en-US"/>
              </w:rPr>
              <w:t>0,1</w:t>
            </w:r>
          </w:p>
          <w:p w14:paraId="085BA675" w14:textId="77777777" w:rsidR="00A75C5E" w:rsidRDefault="00A75C5E" w:rsidP="005819D1">
            <w:pPr>
              <w:pStyle w:val="a9"/>
              <w:rPr>
                <w:color w:val="000000"/>
                <w:sz w:val="27"/>
                <w:szCs w:val="27"/>
                <w:lang w:eastAsia="en-US"/>
              </w:rPr>
            </w:pPr>
          </w:p>
        </w:tc>
      </w:tr>
      <w:tr w:rsidR="00A75C5E" w14:paraId="11E1E467" w14:textId="77777777" w:rsidTr="005819D1">
        <w:tc>
          <w:tcPr>
            <w:tcW w:w="1869" w:type="dxa"/>
            <w:tcBorders>
              <w:top w:val="single" w:sz="4" w:space="0" w:color="auto"/>
              <w:left w:val="single" w:sz="4" w:space="0" w:color="auto"/>
              <w:bottom w:val="single" w:sz="4" w:space="0" w:color="auto"/>
              <w:right w:val="single" w:sz="4" w:space="0" w:color="auto"/>
            </w:tcBorders>
            <w:hideMark/>
          </w:tcPr>
          <w:p w14:paraId="05D4EF76" w14:textId="77777777" w:rsidR="00A75C5E" w:rsidRDefault="00A75C5E" w:rsidP="005819D1">
            <w:pPr>
              <w:pStyle w:val="a9"/>
              <w:rPr>
                <w:color w:val="000000"/>
                <w:sz w:val="27"/>
                <w:szCs w:val="27"/>
                <w:lang w:eastAsia="en-US"/>
              </w:rPr>
            </w:pPr>
            <w:r>
              <w:rPr>
                <w:color w:val="000000"/>
                <w:sz w:val="27"/>
                <w:szCs w:val="27"/>
                <w:lang w:eastAsia="en-US"/>
              </w:rPr>
              <w:t>Теплый (+10°C и выше)</w:t>
            </w:r>
          </w:p>
        </w:tc>
        <w:tc>
          <w:tcPr>
            <w:tcW w:w="1869" w:type="dxa"/>
            <w:tcBorders>
              <w:top w:val="single" w:sz="4" w:space="0" w:color="auto"/>
              <w:left w:val="single" w:sz="4" w:space="0" w:color="auto"/>
              <w:bottom w:val="single" w:sz="4" w:space="0" w:color="auto"/>
              <w:right w:val="single" w:sz="4" w:space="0" w:color="auto"/>
            </w:tcBorders>
            <w:hideMark/>
          </w:tcPr>
          <w:p w14:paraId="54F3423B" w14:textId="77777777" w:rsidR="00A75C5E" w:rsidRDefault="00A75C5E" w:rsidP="005819D1">
            <w:pPr>
              <w:pStyle w:val="a9"/>
              <w:rPr>
                <w:color w:val="000000"/>
                <w:sz w:val="27"/>
                <w:szCs w:val="27"/>
                <w:lang w:eastAsia="en-US"/>
              </w:rPr>
            </w:pPr>
            <w:r>
              <w:rPr>
                <w:color w:val="000000"/>
                <w:sz w:val="27"/>
                <w:szCs w:val="27"/>
                <w:lang w:eastAsia="en-US"/>
              </w:rPr>
              <w:t>Iа (до 139)</w:t>
            </w:r>
          </w:p>
          <w:p w14:paraId="1340AC66" w14:textId="77777777" w:rsidR="00A75C5E" w:rsidRDefault="00A75C5E" w:rsidP="005819D1">
            <w:pPr>
              <w:pStyle w:val="a9"/>
              <w:rPr>
                <w:color w:val="000000"/>
                <w:sz w:val="27"/>
                <w:szCs w:val="27"/>
                <w:lang w:eastAsia="en-US"/>
              </w:rPr>
            </w:pPr>
            <w:r>
              <w:rPr>
                <w:color w:val="000000"/>
                <w:sz w:val="27"/>
                <w:szCs w:val="27"/>
                <w:lang w:eastAsia="en-US"/>
              </w:rPr>
              <w:t>Iб (140-174)</w:t>
            </w:r>
          </w:p>
        </w:tc>
        <w:tc>
          <w:tcPr>
            <w:tcW w:w="1869" w:type="dxa"/>
            <w:tcBorders>
              <w:top w:val="single" w:sz="4" w:space="0" w:color="auto"/>
              <w:left w:val="single" w:sz="4" w:space="0" w:color="auto"/>
              <w:bottom w:val="single" w:sz="4" w:space="0" w:color="auto"/>
              <w:right w:val="single" w:sz="4" w:space="0" w:color="auto"/>
            </w:tcBorders>
            <w:hideMark/>
          </w:tcPr>
          <w:p w14:paraId="33228C2A" w14:textId="77777777" w:rsidR="00A75C5E" w:rsidRDefault="00A75C5E" w:rsidP="005819D1">
            <w:pPr>
              <w:pStyle w:val="a9"/>
              <w:jc w:val="center"/>
              <w:rPr>
                <w:color w:val="000000"/>
                <w:sz w:val="27"/>
                <w:szCs w:val="27"/>
                <w:lang w:eastAsia="en-US"/>
              </w:rPr>
            </w:pPr>
            <w:r>
              <w:rPr>
                <w:color w:val="000000"/>
                <w:sz w:val="27"/>
                <w:szCs w:val="27"/>
                <w:lang w:eastAsia="en-US"/>
              </w:rPr>
              <w:t>23-25</w:t>
            </w:r>
          </w:p>
          <w:p w14:paraId="4F67E932" w14:textId="77777777" w:rsidR="00A75C5E" w:rsidRDefault="00A75C5E" w:rsidP="005819D1">
            <w:pPr>
              <w:pStyle w:val="a9"/>
              <w:jc w:val="center"/>
              <w:rPr>
                <w:color w:val="000000"/>
                <w:sz w:val="27"/>
                <w:szCs w:val="27"/>
                <w:lang w:eastAsia="en-US"/>
              </w:rPr>
            </w:pPr>
            <w:r>
              <w:rPr>
                <w:color w:val="000000"/>
                <w:sz w:val="27"/>
                <w:szCs w:val="27"/>
                <w:lang w:eastAsia="en-US"/>
              </w:rPr>
              <w:t>22-24</w:t>
            </w:r>
          </w:p>
        </w:tc>
        <w:tc>
          <w:tcPr>
            <w:tcW w:w="1869" w:type="dxa"/>
            <w:tcBorders>
              <w:top w:val="single" w:sz="4" w:space="0" w:color="auto"/>
              <w:left w:val="single" w:sz="4" w:space="0" w:color="auto"/>
              <w:bottom w:val="single" w:sz="4" w:space="0" w:color="auto"/>
              <w:right w:val="single" w:sz="4" w:space="0" w:color="auto"/>
            </w:tcBorders>
            <w:hideMark/>
          </w:tcPr>
          <w:p w14:paraId="6069F702" w14:textId="77777777" w:rsidR="00A75C5E" w:rsidRDefault="00A75C5E" w:rsidP="005819D1">
            <w:pPr>
              <w:pStyle w:val="a9"/>
              <w:jc w:val="center"/>
              <w:rPr>
                <w:color w:val="000000"/>
                <w:sz w:val="27"/>
                <w:szCs w:val="27"/>
                <w:lang w:eastAsia="en-US"/>
              </w:rPr>
            </w:pPr>
            <w:r>
              <w:rPr>
                <w:color w:val="000000"/>
                <w:sz w:val="27"/>
                <w:szCs w:val="27"/>
                <w:lang w:eastAsia="en-US"/>
              </w:rPr>
              <w:t>40-60</w:t>
            </w:r>
          </w:p>
        </w:tc>
        <w:tc>
          <w:tcPr>
            <w:tcW w:w="1869" w:type="dxa"/>
            <w:tcBorders>
              <w:top w:val="single" w:sz="4" w:space="0" w:color="auto"/>
              <w:left w:val="single" w:sz="4" w:space="0" w:color="auto"/>
              <w:bottom w:val="single" w:sz="4" w:space="0" w:color="auto"/>
              <w:right w:val="single" w:sz="4" w:space="0" w:color="auto"/>
            </w:tcBorders>
          </w:tcPr>
          <w:p w14:paraId="5C35EB61" w14:textId="77777777" w:rsidR="00A75C5E" w:rsidRDefault="00A75C5E" w:rsidP="005819D1">
            <w:pPr>
              <w:pStyle w:val="a9"/>
              <w:jc w:val="center"/>
              <w:rPr>
                <w:color w:val="000000"/>
                <w:sz w:val="27"/>
                <w:szCs w:val="27"/>
                <w:lang w:eastAsia="en-US"/>
              </w:rPr>
            </w:pPr>
            <w:r>
              <w:rPr>
                <w:color w:val="000000"/>
                <w:sz w:val="27"/>
                <w:szCs w:val="27"/>
                <w:lang w:eastAsia="en-US"/>
              </w:rPr>
              <w:t>0,1</w:t>
            </w:r>
          </w:p>
          <w:p w14:paraId="1B93D869" w14:textId="77777777" w:rsidR="00A75C5E" w:rsidRDefault="00A75C5E" w:rsidP="005819D1">
            <w:pPr>
              <w:pStyle w:val="a9"/>
              <w:rPr>
                <w:color w:val="000000"/>
                <w:sz w:val="27"/>
                <w:szCs w:val="27"/>
                <w:lang w:eastAsia="en-US"/>
              </w:rPr>
            </w:pPr>
          </w:p>
        </w:tc>
      </w:tr>
    </w:tbl>
    <w:p w14:paraId="2203F5FF" w14:textId="77777777" w:rsidR="00A75C5E" w:rsidRDefault="00A75C5E" w:rsidP="00A75C5E">
      <w:pPr>
        <w:pStyle w:val="affffffc"/>
        <w:tabs>
          <w:tab w:val="center" w:pos="4677"/>
          <w:tab w:val="left" w:pos="7815"/>
        </w:tabs>
        <w:ind w:firstLine="0"/>
        <w:jc w:val="left"/>
        <w:rPr>
          <w:rStyle w:val="affffffd"/>
        </w:rPr>
      </w:pPr>
    </w:p>
    <w:p w14:paraId="13865ECD" w14:textId="77777777" w:rsidR="00A75C5E" w:rsidRDefault="00A75C5E" w:rsidP="00A75C5E">
      <w:pPr>
        <w:pStyle w:val="3"/>
        <w:numPr>
          <w:ilvl w:val="0"/>
          <w:numId w:val="0"/>
        </w:numPr>
        <w:ind w:left="720"/>
      </w:pPr>
      <w:bookmarkStart w:id="247" w:name="_Toc73879691"/>
      <w:bookmarkStart w:id="248" w:name="_Toc73879974"/>
      <w:r>
        <w:t>Влияние ЭВМ на организм</w:t>
      </w:r>
      <w:bookmarkEnd w:id="247"/>
      <w:bookmarkEnd w:id="248"/>
    </w:p>
    <w:p w14:paraId="2C4F33A4" w14:textId="5F4FCD5D" w:rsidR="00A75C5E" w:rsidRDefault="00A75C5E" w:rsidP="00A75C5E">
      <w:pPr>
        <w:pStyle w:val="aff0"/>
      </w:pPr>
      <w:r>
        <w:t>Рассмотрим основные вредные факторы, действующие на человека за компьютером:</w:t>
      </w:r>
    </w:p>
    <w:p w14:paraId="757CEA39" w14:textId="77777777" w:rsidR="00A75C5E" w:rsidRDefault="00A75C5E" w:rsidP="00A75C5E">
      <w:pPr>
        <w:pStyle w:val="a0"/>
        <w:numPr>
          <w:ilvl w:val="0"/>
          <w:numId w:val="32"/>
        </w:numPr>
      </w:pPr>
      <w:r>
        <w:t>сидячее положение в течение длительного времени;</w:t>
      </w:r>
    </w:p>
    <w:p w14:paraId="54329021" w14:textId="77777777" w:rsidR="00A75C5E" w:rsidRDefault="00A75C5E" w:rsidP="00A75C5E">
      <w:pPr>
        <w:pStyle w:val="a0"/>
        <w:numPr>
          <w:ilvl w:val="0"/>
          <w:numId w:val="32"/>
        </w:numPr>
      </w:pPr>
      <w:r>
        <w:t>воздействие электромагнитного излучения монитора;</w:t>
      </w:r>
    </w:p>
    <w:p w14:paraId="32D032E8" w14:textId="77777777" w:rsidR="00A75C5E" w:rsidRDefault="00A75C5E" w:rsidP="00A75C5E">
      <w:pPr>
        <w:pStyle w:val="a0"/>
        <w:numPr>
          <w:ilvl w:val="0"/>
          <w:numId w:val="32"/>
        </w:numPr>
      </w:pPr>
      <w:r>
        <w:t>утомление глаз, нагрузка на зрение;</w:t>
      </w:r>
    </w:p>
    <w:p w14:paraId="783DBDDA" w14:textId="77777777" w:rsidR="00A75C5E" w:rsidRDefault="00A75C5E" w:rsidP="00A75C5E">
      <w:pPr>
        <w:pStyle w:val="a0"/>
        <w:numPr>
          <w:ilvl w:val="0"/>
          <w:numId w:val="35"/>
        </w:numPr>
      </w:pPr>
      <w:r>
        <w:t>перегрузка суставов кистей;</w:t>
      </w:r>
    </w:p>
    <w:p w14:paraId="73A950A6" w14:textId="77777777" w:rsidR="00A75C5E" w:rsidRDefault="00A75C5E" w:rsidP="00A75C5E">
      <w:pPr>
        <w:pStyle w:val="a0"/>
        <w:numPr>
          <w:ilvl w:val="0"/>
          <w:numId w:val="35"/>
        </w:numPr>
      </w:pPr>
      <w:r>
        <w:t>стресс при потере информации.</w:t>
      </w:r>
    </w:p>
    <w:p w14:paraId="4187E545" w14:textId="77777777" w:rsidR="00A75C5E" w:rsidRDefault="00A75C5E" w:rsidP="00A75C5E">
      <w:r>
        <w:t>Одним из наиболее распространенных источников электромагнитного излучения является компьютер. Наибольшее излучение не со стороны монитора, а со стороны задней стенки.</w:t>
      </w:r>
    </w:p>
    <w:p w14:paraId="15735060" w14:textId="77777777" w:rsidR="00A75C5E" w:rsidRDefault="00A75C5E" w:rsidP="00A75C5E">
      <w:r>
        <w:t xml:space="preserve">Изучение возможных последствий воздействия на организм человека находится еще в начале своего пути, однако имеется довольно много убедительных доказательств об опасности для здоровья, особенно электромагнитных полей низкой частоты. </w:t>
      </w:r>
    </w:p>
    <w:p w14:paraId="03DF3138" w14:textId="77777777" w:rsidR="00A75C5E" w:rsidRDefault="00A75C5E" w:rsidP="00A75C5E">
      <w:r>
        <w:t xml:space="preserve">Многим пользователям ПК, обратившимся к грамотному окулисту с жалобами на "ухудшение зрения от работы за компьютером", всего лишь не </w:t>
      </w:r>
      <w:r>
        <w:lastRenderedPageBreak/>
        <w:t>хватало в организме витамина А, который есть практически в любой аптеке. Симптомы отсутствия витамина А общеизвестны - это чрезмерная чувствительность к яркому свету и, особенно, ухудшение сумеречного зрения. Эти симптомы принято связывать с компьютером в основном из-за того, что компьютер (при неправильном использовании) повышает потребность глаз в витамине А. Когда пользователь набивает большие объема текста не "вслепую", а глядя то на слабо освещенную клавиатуру, то на сильно освещенный монитор (пусть даже самый безопасный), то для глаз пользователя это является большим испытанием. Зрачки постоянно то сужаются, то расширяются и не успевают настроиться под имеющееся количество света, поэтому и глаза вынуждены работать в "разогнанном режиме".</w:t>
      </w:r>
    </w:p>
    <w:p w14:paraId="246FE99E" w14:textId="77777777" w:rsidR="00A75C5E" w:rsidRDefault="00A75C5E" w:rsidP="00A75C5E">
      <w:r>
        <w:t>Характерные для программистов боли в пояснице и в основании шеи запросто могут привести к болезням вен и суставов конечностей. "Синдром программиста" (боли между лопатками) представляет опасность для сердца и легких. Он обычно сопровождается спазмом трапециевидных мышц, которые в попытках спасти позвоночник пережимают артерии, идущие к мозгу (помните давящие боли в затылке). Чуть выше может защемиться нерв, идущий к лицу и среди прочего контролирующий глаза, именно так и появляется временное ухудшение зрения, которое не лечится очками, но проходит после работы с позвоночником на специальном тренажере. Боли в середине спины, на стыке грудного и поясничного отделов, обещают пользователю гастрит, а то и язву желудка, но задолго до этого обеспечивают беспричинным "общим утомлением".</w:t>
      </w:r>
    </w:p>
    <w:p w14:paraId="71E6B8C2" w14:textId="3D332B14" w:rsidR="00A75C5E" w:rsidRDefault="00A75C5E" w:rsidP="003E5737">
      <w:r>
        <w:t xml:space="preserve">В целях предотвращения негативных </w:t>
      </w:r>
      <w:r w:rsidR="009D5547">
        <w:t>последствий рекомендуется раз в 40-</w:t>
      </w:r>
      <w:r>
        <w:t>45 минут сделать перерыв. Необходимо встать, пройтись, подвигаться, потянуться (наклоны особенно хороши), выполнить гимнастические упражнения.</w:t>
      </w:r>
    </w:p>
    <w:p w14:paraId="3B4AD0C1" w14:textId="77777777" w:rsidR="00A75C5E" w:rsidRDefault="00A75C5E" w:rsidP="00A75C5E">
      <w:pPr>
        <w:pStyle w:val="aff0"/>
        <w:rPr>
          <w:shd w:val="clear" w:color="auto" w:fill="FFFFFF"/>
        </w:rPr>
      </w:pPr>
      <w:r>
        <w:rPr>
          <w:shd w:val="clear" w:color="auto" w:fill="FFFFFF"/>
        </w:rPr>
        <w:t xml:space="preserve">Для снятия статического и нервно-эмоционального напряжения можно использовать обычные физические упражнения, преимущественно для верхней части туловища (рывки руками, повороты, «рубка дров» и т.д. Для снятия напряжения зрения рекомендуется зрительная гимнастика. Даже при небольшой </w:t>
      </w:r>
      <w:r>
        <w:rPr>
          <w:shd w:val="clear" w:color="auto" w:fill="FFFFFF"/>
        </w:rPr>
        <w:lastRenderedPageBreak/>
        <w:t>ее продолжительности (1 мин), но регулярном проведении, она является эффективным мероприятием профилактики утомления. Эффективность зрительной гимнастики объясняется тем, что при выполнении специальных упражнений (описаны ниже) обеспечивается периодическое переключение зрения с ближнего на дальнее, снимается напряжение с цилиарной мышцы глаза, активизируются восстановительные процессы аккомодационного аппарата глаза, в результате чего функция зрения нормализуется. Кроме того, есть специальное упражнение (с меткой на стекле), предназначенное для тренировки и развития аккомодационной функции глаза.</w:t>
      </w:r>
    </w:p>
    <w:p w14:paraId="403753B4" w14:textId="77777777" w:rsidR="00A75C5E" w:rsidRDefault="00A75C5E" w:rsidP="00A75C5E">
      <w:pPr>
        <w:pStyle w:val="aff0"/>
        <w:rPr>
          <w:sz w:val="20"/>
          <w:szCs w:val="20"/>
        </w:rPr>
      </w:pPr>
      <w:r>
        <w:t>Упражнения выполняются сидя или стоя, отвернувшись от экрана при ритмичном дыхании, с максимальной амплитудой движения глаз.</w:t>
      </w:r>
    </w:p>
    <w:p w14:paraId="25930732" w14:textId="77777777" w:rsidR="00A75C5E" w:rsidRDefault="00A75C5E" w:rsidP="00A75C5E">
      <w:pPr>
        <w:pStyle w:val="-"/>
        <w:rPr>
          <w:sz w:val="20"/>
          <w:szCs w:val="20"/>
        </w:rPr>
      </w:pPr>
      <w:r>
        <w:t>Упражнения для глаз:</w:t>
      </w:r>
    </w:p>
    <w:p w14:paraId="1487C4BC" w14:textId="77777777" w:rsidR="00A75C5E" w:rsidRPr="008D5EAA" w:rsidRDefault="00A75C5E" w:rsidP="00A75C5E">
      <w:pPr>
        <w:pStyle w:val="a0"/>
        <w:numPr>
          <w:ilvl w:val="0"/>
          <w:numId w:val="55"/>
        </w:numPr>
        <w:ind w:left="1066" w:hanging="357"/>
      </w:pPr>
      <w:r w:rsidRPr="008D5EAA">
        <w:t>закрыть глаза, сильно напрягая глазные мышцы, на счет 1 - 4, затем раскрыть глаза, расслабив мышцы глаз, посмотреть вдаль на счет 1 - 6. Повторить 4 - 5 раз;</w:t>
      </w:r>
    </w:p>
    <w:p w14:paraId="37932349" w14:textId="77777777" w:rsidR="00A75C5E" w:rsidRPr="008D5EAA" w:rsidRDefault="00A75C5E" w:rsidP="00A75C5E">
      <w:pPr>
        <w:pStyle w:val="a0"/>
        <w:numPr>
          <w:ilvl w:val="0"/>
          <w:numId w:val="55"/>
        </w:numPr>
        <w:ind w:left="1066" w:hanging="357"/>
      </w:pPr>
      <w:r w:rsidRPr="008D5EAA">
        <w:t>посмотреть на переносицу и задержать в</w:t>
      </w:r>
      <w:r>
        <w:t xml:space="preserve">зор на счет 1 - 4. До усталости </w:t>
      </w:r>
      <w:r w:rsidRPr="008D5EAA">
        <w:t>глаза не доводить. Затем открыть глаза, посмотреть вдаль на счет 1 - 6. Повторить 4 - 5 раз;</w:t>
      </w:r>
    </w:p>
    <w:p w14:paraId="22BD69D5" w14:textId="77777777" w:rsidR="00A75C5E" w:rsidRPr="008D5EAA" w:rsidRDefault="00A75C5E" w:rsidP="00A75C5E">
      <w:pPr>
        <w:pStyle w:val="a0"/>
        <w:numPr>
          <w:ilvl w:val="0"/>
          <w:numId w:val="55"/>
        </w:numPr>
        <w:ind w:left="1066" w:hanging="357"/>
      </w:pPr>
      <w:r w:rsidRPr="008D5EAA">
        <w:t>не поворачивая головы, посмотреть направо и зафиксировать взгляд на счет 1 - 4, затем посмотреть вдаль прямо на счет 1 - 6. Аналогичным образом проводятся упражнения, но с фиксацией взгляда влево, вверх и вниз. Повторить 3 - 4 раза;</w:t>
      </w:r>
    </w:p>
    <w:p w14:paraId="5791E0B3" w14:textId="77777777" w:rsidR="00A75C5E" w:rsidRPr="008D5EAA" w:rsidRDefault="00A75C5E" w:rsidP="00A75C5E">
      <w:pPr>
        <w:pStyle w:val="a0"/>
        <w:numPr>
          <w:ilvl w:val="0"/>
          <w:numId w:val="55"/>
        </w:numPr>
        <w:ind w:left="1066" w:hanging="357"/>
      </w:pPr>
      <w:r w:rsidRPr="008D5EAA">
        <w:t>перенести взгляд быстро по диагонали: направо вверх - налево вниз, потом прямо вдаль на счет 1 - 6; затем налево вверх направо вниз и посмотреть вдаль на счет 1 - 6. Повторить 4 - 5 раз.</w:t>
      </w:r>
    </w:p>
    <w:p w14:paraId="12662871" w14:textId="77777777" w:rsidR="00A75C5E" w:rsidRDefault="00A75C5E" w:rsidP="009D5547">
      <w:pPr>
        <w:shd w:val="clear" w:color="auto" w:fill="FFFFFF"/>
        <w:ind w:firstLine="709"/>
        <w:rPr>
          <w:bCs/>
          <w:color w:val="000000"/>
          <w:szCs w:val="28"/>
        </w:rPr>
      </w:pPr>
      <w:r>
        <w:rPr>
          <w:bCs/>
          <w:color w:val="000000"/>
          <w:szCs w:val="28"/>
        </w:rPr>
        <w:t>Упражнение для снятия локального утомления:</w:t>
      </w:r>
    </w:p>
    <w:p w14:paraId="742A42BA" w14:textId="77777777" w:rsidR="00A75C5E" w:rsidRDefault="00A75C5E" w:rsidP="00A75C5E">
      <w:pPr>
        <w:pStyle w:val="a7"/>
        <w:numPr>
          <w:ilvl w:val="0"/>
          <w:numId w:val="30"/>
        </w:numPr>
        <w:shd w:val="clear" w:color="auto" w:fill="FFFFFF"/>
        <w:ind w:left="1066" w:hanging="357"/>
        <w:rPr>
          <w:color w:val="000000"/>
          <w:szCs w:val="28"/>
        </w:rPr>
      </w:pPr>
      <w:r>
        <w:rPr>
          <w:color w:val="000000"/>
          <w:szCs w:val="28"/>
        </w:rPr>
        <w:t>и. п. - о. с. 1 - 2 - встать на носки, руки вверх-наружу, потянуться вверх за руками, 3 - 4 - дугами в стороны руки вниз и расслабленно скрестить перед грудью, голову наклонить вперед. Повторить 6 - 8 раз. Темп быстрый;</w:t>
      </w:r>
    </w:p>
    <w:p w14:paraId="144EC4F2" w14:textId="77777777" w:rsidR="00A75C5E" w:rsidRDefault="00A75C5E" w:rsidP="00A75C5E">
      <w:pPr>
        <w:pStyle w:val="a7"/>
        <w:numPr>
          <w:ilvl w:val="0"/>
          <w:numId w:val="30"/>
        </w:numPr>
        <w:shd w:val="clear" w:color="auto" w:fill="FFFFFF"/>
        <w:ind w:left="1066" w:hanging="357"/>
        <w:rPr>
          <w:color w:val="000000"/>
          <w:szCs w:val="28"/>
        </w:rPr>
      </w:pPr>
      <w:r>
        <w:rPr>
          <w:color w:val="000000"/>
          <w:szCs w:val="28"/>
        </w:rPr>
        <w:lastRenderedPageBreak/>
        <w:t>и. п. - стойка ноги врозь, руки вперед, 1 - поворот туловища направо, мах левой рукой вправо, правой назад за спину. 2 и. п. 3 - 4 - то же в другую сторону. Упражнения выполняются размашисто, динамично. Повторить 6 - 8 раз. Темп быстрый;</w:t>
      </w:r>
    </w:p>
    <w:p w14:paraId="2CE636A1" w14:textId="77777777" w:rsidR="00A75C5E" w:rsidRDefault="00A75C5E" w:rsidP="00A75C5E">
      <w:pPr>
        <w:pStyle w:val="a7"/>
        <w:numPr>
          <w:ilvl w:val="0"/>
          <w:numId w:val="30"/>
        </w:numPr>
        <w:shd w:val="clear" w:color="auto" w:fill="FFFFFF"/>
        <w:ind w:left="1066" w:hanging="357"/>
        <w:rPr>
          <w:color w:val="000000"/>
          <w:szCs w:val="28"/>
        </w:rPr>
      </w:pPr>
      <w:r>
        <w:rPr>
          <w:color w:val="000000"/>
          <w:szCs w:val="28"/>
        </w:rPr>
        <w:t>и. п. 1 - согнуть правую ногу вперед и, обхватив голень руками, притянуть ногу к животу. 2 - приставить ногу, руки вверх-наружу, 3 - 4 - то же другой ногой. Повторить 6 - 8 раз. Темп средний.</w:t>
      </w:r>
    </w:p>
    <w:p w14:paraId="16CA999B" w14:textId="77777777" w:rsidR="00A75C5E" w:rsidRDefault="00A75C5E" w:rsidP="00A75C5E">
      <w:pPr>
        <w:shd w:val="clear" w:color="auto" w:fill="FFFFFF"/>
        <w:spacing w:before="120" w:after="120"/>
        <w:ind w:firstLine="0"/>
        <w:rPr>
          <w:color w:val="000000"/>
          <w:szCs w:val="28"/>
        </w:rPr>
      </w:pPr>
      <w:r>
        <w:rPr>
          <w:b/>
          <w:bCs/>
          <w:color w:val="000000"/>
          <w:szCs w:val="28"/>
        </w:rPr>
        <w:tab/>
      </w:r>
      <w:r>
        <w:rPr>
          <w:bCs/>
          <w:color w:val="000000"/>
          <w:szCs w:val="28"/>
        </w:rPr>
        <w:t>Упражнение для улучшения кровообращения мозгового кровообращения:</w:t>
      </w:r>
    </w:p>
    <w:p w14:paraId="75737DFC" w14:textId="77777777" w:rsidR="00A75C5E" w:rsidRDefault="00A75C5E" w:rsidP="00A75C5E">
      <w:pPr>
        <w:pStyle w:val="a7"/>
        <w:numPr>
          <w:ilvl w:val="0"/>
          <w:numId w:val="31"/>
        </w:numPr>
        <w:shd w:val="clear" w:color="auto" w:fill="FFFFFF"/>
        <w:ind w:left="1066" w:hanging="357"/>
        <w:rPr>
          <w:color w:val="000000"/>
          <w:szCs w:val="28"/>
        </w:rPr>
      </w:pPr>
      <w:r>
        <w:rPr>
          <w:color w:val="000000"/>
          <w:szCs w:val="28"/>
        </w:rPr>
        <w:t>и. п. - о. с. 1 - руки за голову; локти развести, голову наклонить назад. 2 - локти вперед, 3 - 4 - руки расслабленно вниз, голову наклонить вперед. Повторить 4 - 6 раз. Темп медленный;</w:t>
      </w:r>
    </w:p>
    <w:p w14:paraId="6AB532F7" w14:textId="77777777" w:rsidR="00A75C5E" w:rsidRDefault="00A75C5E" w:rsidP="00A75C5E">
      <w:pPr>
        <w:pStyle w:val="a7"/>
        <w:numPr>
          <w:ilvl w:val="0"/>
          <w:numId w:val="31"/>
        </w:numPr>
        <w:shd w:val="clear" w:color="auto" w:fill="FFFFFF"/>
        <w:ind w:left="1066" w:hanging="357"/>
        <w:rPr>
          <w:color w:val="000000"/>
          <w:szCs w:val="28"/>
        </w:rPr>
      </w:pPr>
      <w:r>
        <w:rPr>
          <w:color w:val="000000"/>
          <w:szCs w:val="28"/>
        </w:rPr>
        <w:t>и. п. - стойка ноги врозь, кисти в кулаках. 1 - мах левой рукой назад, правой вверх - назад. 2 - встречными махами переменить положение рук. Махи заканчивать рывками руками назад. Повторить 6 - 8 раз. Темп средний;</w:t>
      </w:r>
    </w:p>
    <w:p w14:paraId="447128D6" w14:textId="77777777" w:rsidR="00A75C5E" w:rsidRDefault="00A75C5E" w:rsidP="00A75C5E">
      <w:pPr>
        <w:pStyle w:val="a7"/>
        <w:numPr>
          <w:ilvl w:val="0"/>
          <w:numId w:val="31"/>
        </w:numPr>
        <w:shd w:val="clear" w:color="auto" w:fill="FFFFFF"/>
        <w:ind w:left="1066" w:hanging="357"/>
        <w:rPr>
          <w:color w:val="000000"/>
          <w:szCs w:val="28"/>
        </w:rPr>
      </w:pPr>
      <w:r>
        <w:rPr>
          <w:color w:val="000000"/>
          <w:szCs w:val="28"/>
        </w:rPr>
        <w:t>и. п. - сидя на стуле. 1 - 2 отвести голову назад и плавно наклонить назад. 3 - 4 - голову наклонить вперед, плечи не поднимать. Повторить 4 - 6 раз. Темп медленный.</w:t>
      </w:r>
    </w:p>
    <w:p w14:paraId="4438844A" w14:textId="77777777" w:rsidR="00A75C5E" w:rsidRDefault="00A75C5E" w:rsidP="00A75C5E">
      <w:pPr>
        <w:pStyle w:val="aff0"/>
        <w:rPr>
          <w:color w:val="000000"/>
          <w:szCs w:val="28"/>
        </w:rPr>
      </w:pPr>
      <w:r>
        <w:rPr>
          <w:color w:val="000000"/>
          <w:szCs w:val="28"/>
        </w:rPr>
        <w:t>Наклоны и повороты головы оказывают механическое воздействие на стенки шейных кровеносных сосудов, повышают их эластичность; раздражение вестибулярного аппарата вызывают расширение кровеносных сосудов головного мозга. Дыхательные упражнения, особенно дыхание через нос, изменяют их кровенаполнение. Все это усиливает мозговое кровообращение, повышает его интенсивность и облегчает умственную деятельность.</w:t>
      </w:r>
    </w:p>
    <w:p w14:paraId="4737EFF6" w14:textId="77777777" w:rsidR="00A75C5E" w:rsidRDefault="00A75C5E" w:rsidP="003E5737">
      <w:pPr>
        <w:pStyle w:val="3"/>
        <w:numPr>
          <w:ilvl w:val="0"/>
          <w:numId w:val="0"/>
        </w:numPr>
        <w:ind w:left="720"/>
        <w:rPr>
          <w:color w:val="000000"/>
        </w:rPr>
      </w:pPr>
      <w:bookmarkStart w:id="249" w:name="_Toc73879692"/>
      <w:bookmarkStart w:id="250" w:name="_Toc73879975"/>
      <w:r>
        <w:t>Пожарная безопасность</w:t>
      </w:r>
      <w:bookmarkEnd w:id="249"/>
      <w:bookmarkEnd w:id="250"/>
    </w:p>
    <w:p w14:paraId="47FD8B7B" w14:textId="77777777" w:rsidR="00A75C5E" w:rsidRDefault="00A75C5E" w:rsidP="00A75C5E">
      <w:pPr>
        <w:pStyle w:val="a9"/>
        <w:spacing w:before="0" w:beforeAutospacing="0" w:after="0" w:afterAutospacing="0" w:line="360" w:lineRule="auto"/>
        <w:ind w:firstLine="709"/>
        <w:jc w:val="both"/>
        <w:rPr>
          <w:color w:val="000000"/>
          <w:sz w:val="28"/>
          <w:szCs w:val="28"/>
        </w:rPr>
      </w:pPr>
      <w:r>
        <w:rPr>
          <w:color w:val="000000"/>
          <w:sz w:val="28"/>
          <w:szCs w:val="28"/>
        </w:rPr>
        <w:t>В процессе эксплуатации ПК существует опасность возникновения пожара, в связи с чем существует необходимость проведения мер по его предотвращению. Пожарная безопасность представляет собой комплекс действий по предупреждению опасности возникновения пожаров и взрывов, а также, в случае их возникновения, мер по их ликвидации.</w:t>
      </w:r>
    </w:p>
    <w:p w14:paraId="64DCC2BA" w14:textId="77777777" w:rsidR="00A75C5E" w:rsidRDefault="00A75C5E" w:rsidP="00A75C5E">
      <w:pPr>
        <w:pStyle w:val="a9"/>
        <w:spacing w:before="0" w:beforeAutospacing="0" w:after="0" w:afterAutospacing="0" w:line="360" w:lineRule="auto"/>
        <w:ind w:firstLine="709"/>
        <w:jc w:val="both"/>
        <w:rPr>
          <w:color w:val="000000"/>
          <w:sz w:val="28"/>
          <w:szCs w:val="28"/>
        </w:rPr>
      </w:pPr>
      <w:r>
        <w:rPr>
          <w:color w:val="000000"/>
          <w:sz w:val="28"/>
          <w:szCs w:val="28"/>
        </w:rPr>
        <w:lastRenderedPageBreak/>
        <w:t>Источником пожара могут быть электрические схемы ЭВМ, устройства электропитания, расположенные в непосредственной близости друг от друга коммуникационные кабели и прочее. В современных ЭВМ очень высокая плотность размещения элементов электронных схем. В непосредственной близости друг от друга располагаются соединительные провода, кабели. При протекании по ним электрического тока выделяется значительное количество теплоты. При этом возможно оплавление изоляции. Для отвода избыточной теплоты от ЭВМ служат системы вентиляции и кондиционирования воздуха. При постоянном действии эти системы представляют собой дополнительную пожарную опасность. Также нельзя располагать ПК вблизи источников тепла. Устанавливать системные блоки необходимо так, чтобы задняя и боковые стенки стояли не менее чем на 0,2 м от других предметов. На экраны дисплеев не должны падать прямые солнечные лучи.</w:t>
      </w:r>
    </w:p>
    <w:p w14:paraId="042739A2" w14:textId="77777777" w:rsidR="00A75C5E" w:rsidRDefault="00A75C5E" w:rsidP="00A75C5E">
      <w:pPr>
        <w:pStyle w:val="a9"/>
        <w:spacing w:before="0" w:beforeAutospacing="0" w:after="0" w:afterAutospacing="0" w:line="360" w:lineRule="auto"/>
        <w:ind w:firstLine="709"/>
        <w:jc w:val="both"/>
        <w:rPr>
          <w:color w:val="000000"/>
          <w:sz w:val="28"/>
          <w:szCs w:val="28"/>
        </w:rPr>
      </w:pPr>
      <w:r>
        <w:rPr>
          <w:color w:val="000000"/>
          <w:sz w:val="28"/>
          <w:szCs w:val="28"/>
        </w:rPr>
        <w:t>Важную роль в обеспечении пожарной безопасности играет обучение и инструктирование персонала при прохождении пожарно-технического минимума (ПТМ). Для этого приказом руководителя необходимо определить порядок и сроки прохождения противопожарного инструктажа и пожарно-технического минимума, а также назначить лиц, ответственных за их проведение. Проводя инструктаж по ПТМ следует: рассказать сотрудникам о мерах предотвращения пожаров и загораний, указать место для курения, проинформировать о действиях при пожаре, свойствах горючих материалов, ознакомить с местом нахождения и инструкцией использования огнетушителя, показать ближайший телефон и прочее.</w:t>
      </w:r>
    </w:p>
    <w:p w14:paraId="6FDAAA14" w14:textId="77777777" w:rsidR="00A75C5E" w:rsidRDefault="00A75C5E" w:rsidP="00A75C5E">
      <w:pPr>
        <w:pStyle w:val="a9"/>
        <w:spacing w:before="0" w:beforeAutospacing="0" w:after="0" w:afterAutospacing="0" w:line="360" w:lineRule="auto"/>
        <w:ind w:firstLine="709"/>
        <w:jc w:val="both"/>
        <w:rPr>
          <w:color w:val="000000"/>
          <w:sz w:val="28"/>
          <w:szCs w:val="28"/>
        </w:rPr>
      </w:pPr>
      <w:r>
        <w:rPr>
          <w:color w:val="000000"/>
          <w:sz w:val="28"/>
          <w:szCs w:val="28"/>
        </w:rPr>
        <w:t>В офисном помещении обязательно на видном месте должна располагаться «Схема эвакуации людей при пожаре», регламентирующая действия персонала при возникновении очага-возгорания. В помещении нельзя использовать установки для тушения пожара с применением воды, пены, сухих химических порошков. В обязательном порядке должен присутствовать углекислотный огнетушитель (ОУ-2), относящийся к первичному средству огнетушения. Их использование предназначено для тушения загораний электрооборудования, находящегося под напряжением до 1000 В.</w:t>
      </w:r>
    </w:p>
    <w:p w14:paraId="32BBC43E" w14:textId="77777777" w:rsidR="00A75C5E" w:rsidRDefault="00A75C5E" w:rsidP="00A75C5E">
      <w:pPr>
        <w:pStyle w:val="aff0"/>
        <w:rPr>
          <w:color w:val="000000"/>
          <w:szCs w:val="28"/>
        </w:rPr>
      </w:pPr>
      <w:r>
        <w:rPr>
          <w:color w:val="000000"/>
          <w:szCs w:val="28"/>
        </w:rPr>
        <w:lastRenderedPageBreak/>
        <w:t>Средством обнаружения и оповещения при пожаре являются датчики, которые устанавливаются на потолке и в вытяжных воздуховодах.</w:t>
      </w:r>
    </w:p>
    <w:p w14:paraId="6864457A" w14:textId="77777777" w:rsidR="00A75C5E" w:rsidRDefault="00A75C5E" w:rsidP="003E5737">
      <w:pPr>
        <w:pStyle w:val="3"/>
        <w:numPr>
          <w:ilvl w:val="0"/>
          <w:numId w:val="0"/>
        </w:numPr>
        <w:ind w:left="720"/>
        <w:rPr>
          <w:color w:val="000000"/>
        </w:rPr>
      </w:pPr>
      <w:bookmarkStart w:id="251" w:name="_Toc73879693"/>
      <w:bookmarkStart w:id="252" w:name="_Toc73879976"/>
      <w:r>
        <w:t>Выводы</w:t>
      </w:r>
      <w:bookmarkEnd w:id="251"/>
      <w:bookmarkEnd w:id="252"/>
    </w:p>
    <w:p w14:paraId="69CA5A0B" w14:textId="77777777" w:rsidR="00A75C5E" w:rsidRDefault="00A75C5E" w:rsidP="00A75C5E">
      <w:pPr>
        <w:rPr>
          <w:color w:val="000000" w:themeColor="text1"/>
        </w:rPr>
      </w:pPr>
      <w:r>
        <w:t>В рамках организационной части был проанализирован ряд источников опасностей при работе с ПЭВМ.</w:t>
      </w:r>
    </w:p>
    <w:p w14:paraId="12ED5A73" w14:textId="77777777" w:rsidR="00A75C5E" w:rsidRDefault="00A75C5E" w:rsidP="00A75C5E">
      <w:r>
        <w:t>Рассчитан оптимальный уровень освещения в помещении, где проходит процесс разработки программного комплекса. Для освещения необходимо 6 ламп ЛД-80, расположенных в 2 ряда по три лампы в каждом.</w:t>
      </w:r>
    </w:p>
    <w:p w14:paraId="36B3AA52" w14:textId="77777777" w:rsidR="00A75C5E" w:rsidRDefault="00A75C5E" w:rsidP="00A75C5E">
      <w:r>
        <w:t xml:space="preserve">Проанализированы основные показатели микроклимата в теплые и холодные периоды года. В холодный период года температура воздуха должны быть в диапазоне 22-24 градусов по Цельсию для работ типа </w:t>
      </w:r>
      <w:r>
        <w:rPr>
          <w:lang w:val="en-US"/>
        </w:rPr>
        <w:t>Ia</w:t>
      </w:r>
      <w:r w:rsidRPr="00B6765D">
        <w:t xml:space="preserve"> </w:t>
      </w:r>
      <w:r>
        <w:t xml:space="preserve">и 21-23 – для работ типа </w:t>
      </w:r>
      <w:r>
        <w:rPr>
          <w:lang w:val="en-US"/>
        </w:rPr>
        <w:t>I</w:t>
      </w:r>
      <w:r>
        <w:t>б. В теплый период года соответственно 23-25 и 22-24 градусов по Цельсию. Относительная влажность 40-60%. Скорость движения воздуха не более 0,1м/</w:t>
      </w:r>
      <w:r>
        <w:rPr>
          <w:lang w:val="en-US"/>
        </w:rPr>
        <w:t>c</w:t>
      </w:r>
      <w:r>
        <w:t>.</w:t>
      </w:r>
    </w:p>
    <w:p w14:paraId="2599DCA3" w14:textId="77777777" w:rsidR="00A75C5E" w:rsidRDefault="00A75C5E" w:rsidP="00A75C5E">
      <w:r>
        <w:t>Отдельно рассмотрены отрицательное влияние ЭВМ на организм человека и способы минимизации этого влияния.</w:t>
      </w:r>
    </w:p>
    <w:p w14:paraId="1AB232AF" w14:textId="77777777" w:rsidR="00A75C5E" w:rsidRPr="000837A7" w:rsidRDefault="00A75C5E" w:rsidP="00A75C5E">
      <w:pPr>
        <w:pStyle w:val="aff0"/>
      </w:pPr>
      <w:r>
        <w:t>Проанализированы основные аспекты пожарной безопасности и описаны необходимые средства для минимизации риска появления пожара.</w:t>
      </w:r>
      <w:r w:rsidRPr="000837A7">
        <w:t xml:space="preserve"> </w:t>
      </w:r>
    </w:p>
    <w:p w14:paraId="0A9A5E2A" w14:textId="75D569BB" w:rsidR="00663895" w:rsidRDefault="00663895">
      <w:pPr>
        <w:spacing w:after="160" w:line="259" w:lineRule="auto"/>
        <w:ind w:firstLine="0"/>
        <w:jc w:val="left"/>
      </w:pPr>
      <w:r>
        <w:br w:type="page"/>
      </w:r>
    </w:p>
    <w:p w14:paraId="17461B54" w14:textId="141684F3" w:rsidR="0048591B" w:rsidRDefault="00663895" w:rsidP="00663895">
      <w:pPr>
        <w:pStyle w:val="2"/>
        <w:numPr>
          <w:ilvl w:val="0"/>
          <w:numId w:val="0"/>
        </w:numPr>
      </w:pPr>
      <w:r>
        <w:lastRenderedPageBreak/>
        <w:t>Приложение 3</w:t>
      </w:r>
    </w:p>
    <w:p w14:paraId="3EF725E9" w14:textId="2A0B0B9A" w:rsidR="00663895" w:rsidRDefault="00663895" w:rsidP="00663895">
      <w:pPr>
        <w:jc w:val="right"/>
      </w:pPr>
      <w:r>
        <w:t>Листинг 3.1</w:t>
      </w:r>
    </w:p>
    <w:p w14:paraId="04C8E9B7" w14:textId="2F37384A" w:rsidR="00663895" w:rsidRDefault="00663895" w:rsidP="007737A8">
      <w:pPr>
        <w:pStyle w:val="3"/>
        <w:numPr>
          <w:ilvl w:val="0"/>
          <w:numId w:val="0"/>
        </w:numPr>
        <w:jc w:val="center"/>
      </w:pPr>
      <w:r>
        <w:t>Получение и отправка сообщения</w:t>
      </w:r>
    </w:p>
    <w:tbl>
      <w:tblPr>
        <w:tblStyle w:val="af9"/>
        <w:tblW w:w="0" w:type="auto"/>
        <w:tblLook w:val="04A0" w:firstRow="1" w:lastRow="0" w:firstColumn="1" w:lastColumn="0" w:noHBand="0" w:noVBand="1"/>
      </w:tblPr>
      <w:tblGrid>
        <w:gridCol w:w="9628"/>
      </w:tblGrid>
      <w:tr w:rsidR="00663895" w:rsidRPr="00321997" w14:paraId="238E12C0" w14:textId="77777777" w:rsidTr="00663895">
        <w:tc>
          <w:tcPr>
            <w:tcW w:w="9628" w:type="dxa"/>
          </w:tcPr>
          <w:p w14:paraId="3D8B26B8"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protected override async Task ExecuteAsync(CancellationToken stoppingToken)</w:t>
            </w:r>
          </w:p>
          <w:p w14:paraId="1E59367D"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5F8C247D"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while (!stoppingToken.IsCancellationRequested)</w:t>
            </w:r>
          </w:p>
          <w:p w14:paraId="1E60A967"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7D4F8DA9"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Thread.Sleep(DelayInMs);</w:t>
            </w:r>
          </w:p>
          <w:p w14:paraId="6FFA83E7"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try</w:t>
            </w:r>
          </w:p>
          <w:p w14:paraId="78A32A54"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269BCAA2"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var message = await _repository</w:t>
            </w:r>
          </w:p>
          <w:p w14:paraId="41B974E7"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.GetCurrentMessageFromBusiestQueue()</w:t>
            </w:r>
          </w:p>
          <w:p w14:paraId="02C6A9C6"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.ConfigureAwait(false);</w:t>
            </w:r>
          </w:p>
          <w:p w14:paraId="1A6BBAF8"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if (message is null)</w:t>
            </w:r>
          </w:p>
          <w:p w14:paraId="31F06BC0"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6F62834F"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_logger.LogInformation("{DateTime} Queue is empty", DateTime.Now);</w:t>
            </w:r>
          </w:p>
          <w:p w14:paraId="31545062"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continue;</w:t>
            </w:r>
          </w:p>
          <w:p w14:paraId="0A9C7B9F"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303F4932" w14:textId="77777777" w:rsidR="00663895" w:rsidRPr="00232D7C" w:rsidRDefault="00663895" w:rsidP="00663895">
            <w:pPr>
              <w:spacing w:line="240" w:lineRule="auto"/>
              <w:ind w:firstLine="0"/>
              <w:rPr>
                <w:rFonts w:ascii="Consolas" w:hAnsi="Consolas" w:cs="Consolas"/>
                <w:sz w:val="24"/>
                <w:szCs w:val="24"/>
                <w:lang w:val="en-US"/>
              </w:rPr>
            </w:pPr>
          </w:p>
          <w:p w14:paraId="06E7D31E"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_logger.LogInformation("[{DateTime}] Try send message",</w:t>
            </w:r>
          </w:p>
          <w:p w14:paraId="069AD21C"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DateTime.Now);</w:t>
            </w:r>
          </w:p>
          <w:p w14:paraId="7C7B3617"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var result = await _senderService</w:t>
            </w:r>
          </w:p>
          <w:p w14:paraId="1DD6F9DB"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.TrySendByEachService(message)</w:t>
            </w:r>
          </w:p>
          <w:p w14:paraId="5B3C16CE"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.ConfigureAwait(false);</w:t>
            </w:r>
          </w:p>
          <w:p w14:paraId="2B43CB48"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62DA58F4"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if (result.IsSuccess)</w:t>
            </w:r>
          </w:p>
          <w:p w14:paraId="6D9373A3"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4CC81CBD"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message.MarkSuccessful(result.DeliveryType);</w:t>
            </w:r>
          </w:p>
          <w:p w14:paraId="3403677C"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message.DeleteFromQueue();</w:t>
            </w:r>
          </w:p>
          <w:p w14:paraId="01A5DE50" w14:textId="77777777" w:rsidR="00663895" w:rsidRPr="00232D7C" w:rsidRDefault="00663895" w:rsidP="00663895">
            <w:pPr>
              <w:spacing w:line="240" w:lineRule="auto"/>
              <w:ind w:firstLine="0"/>
              <w:rPr>
                <w:rFonts w:ascii="Consolas" w:hAnsi="Consolas" w:cs="Consolas"/>
                <w:sz w:val="24"/>
                <w:szCs w:val="24"/>
              </w:rPr>
            </w:pPr>
            <w:r w:rsidRPr="00232D7C">
              <w:rPr>
                <w:rFonts w:ascii="Consolas" w:hAnsi="Consolas" w:cs="Consolas"/>
                <w:sz w:val="24"/>
                <w:szCs w:val="24"/>
                <w:lang w:val="en-US"/>
              </w:rPr>
              <w:t xml:space="preserve">                        </w:t>
            </w:r>
            <w:r w:rsidRPr="00232D7C">
              <w:rPr>
                <w:rFonts w:ascii="Consolas" w:hAnsi="Consolas" w:cs="Consolas"/>
                <w:sz w:val="24"/>
                <w:szCs w:val="24"/>
              </w:rPr>
              <w:t>await UpdateMessage(message)</w:t>
            </w:r>
          </w:p>
          <w:p w14:paraId="534E4381"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.ConfigureAwait(false);</w:t>
            </w:r>
          </w:p>
          <w:p w14:paraId="7C809EA7"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_logger.LogInformation("[{DateTime}] Message successfully sent by {Service}",</w:t>
            </w:r>
          </w:p>
          <w:p w14:paraId="6D535C75"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DateTime.Now, result.DeliveryType);</w:t>
            </w:r>
          </w:p>
          <w:p w14:paraId="320EF502"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continue;</w:t>
            </w:r>
          </w:p>
          <w:p w14:paraId="02DA14FD"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0363D76D" w14:textId="77777777" w:rsidR="00663895" w:rsidRPr="00232D7C" w:rsidRDefault="00663895" w:rsidP="00663895">
            <w:pPr>
              <w:spacing w:line="240" w:lineRule="auto"/>
              <w:ind w:firstLine="0"/>
              <w:rPr>
                <w:rFonts w:ascii="Consolas" w:hAnsi="Consolas" w:cs="Consolas"/>
                <w:sz w:val="24"/>
                <w:szCs w:val="24"/>
                <w:lang w:val="en-US"/>
              </w:rPr>
            </w:pPr>
          </w:p>
          <w:p w14:paraId="284C15D7"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message.MarkFailed(result.ErrorMessage);</w:t>
            </w:r>
          </w:p>
          <w:p w14:paraId="09EEAE25"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message.DeleteFromQueue();</w:t>
            </w:r>
          </w:p>
          <w:p w14:paraId="249B6BE4"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await UpdateMessage(message)</w:t>
            </w:r>
          </w:p>
          <w:p w14:paraId="7986CCA0"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.ConfigureAwait(false);</w:t>
            </w:r>
          </w:p>
          <w:p w14:paraId="43650090"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_logger.LogInformation("[{DateTime}] Sending via each delivery service failed", DateTime.Now);</w:t>
            </w:r>
          </w:p>
          <w:p w14:paraId="14D35BDF"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0B783F66"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1F24E72D"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65C568E3"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_logger.LogError("[{DateTime}] {Message}",</w:t>
            </w:r>
          </w:p>
          <w:p w14:paraId="6155A780"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lastRenderedPageBreak/>
              <w:t xml:space="preserve">                        DateTime.Now, exception.Message);</w:t>
            </w:r>
          </w:p>
          <w:p w14:paraId="2E07CDF1"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7C74545D"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15D56E5F"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_logger.LogInformation("Worker stopped");</w:t>
            </w:r>
          </w:p>
          <w:p w14:paraId="37F7EC48"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3D3061B8" w14:textId="77777777" w:rsidR="00663895" w:rsidRPr="00232D7C" w:rsidRDefault="00663895" w:rsidP="00663895">
            <w:pPr>
              <w:spacing w:line="240" w:lineRule="auto"/>
              <w:ind w:firstLine="0"/>
              <w:rPr>
                <w:rFonts w:ascii="Consolas" w:hAnsi="Consolas" w:cs="Consolas"/>
                <w:sz w:val="24"/>
                <w:szCs w:val="24"/>
                <w:lang w:val="en-US"/>
              </w:rPr>
            </w:pPr>
          </w:p>
          <w:p w14:paraId="0421A857"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private async Task UpdateMessage(Message message) =&gt;</w:t>
            </w:r>
          </w:p>
          <w:p w14:paraId="1A43B294" w14:textId="77777777" w:rsidR="00663895" w:rsidRPr="00321997"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r w:rsidRPr="00321997">
              <w:rPr>
                <w:rFonts w:ascii="Consolas" w:hAnsi="Consolas" w:cs="Consolas"/>
                <w:sz w:val="24"/>
                <w:szCs w:val="24"/>
                <w:lang w:val="en-US"/>
              </w:rPr>
              <w:t>await _repository</w:t>
            </w:r>
          </w:p>
          <w:p w14:paraId="3226883F" w14:textId="77777777" w:rsidR="00663895" w:rsidRPr="00321997" w:rsidRDefault="00663895" w:rsidP="00663895">
            <w:pPr>
              <w:spacing w:line="240" w:lineRule="auto"/>
              <w:ind w:firstLine="0"/>
              <w:rPr>
                <w:rFonts w:ascii="Consolas" w:hAnsi="Consolas" w:cs="Consolas"/>
                <w:sz w:val="24"/>
                <w:szCs w:val="24"/>
                <w:lang w:val="en-US"/>
              </w:rPr>
            </w:pPr>
            <w:r w:rsidRPr="00321997">
              <w:rPr>
                <w:rFonts w:ascii="Consolas" w:hAnsi="Consolas" w:cs="Consolas"/>
                <w:sz w:val="24"/>
                <w:szCs w:val="24"/>
                <w:lang w:val="en-US"/>
              </w:rPr>
              <w:t xml:space="preserve">                .UpdateMessage(message)</w:t>
            </w:r>
          </w:p>
          <w:p w14:paraId="2A15DB62" w14:textId="0B45A05F" w:rsidR="00663895" w:rsidRPr="00321997" w:rsidRDefault="00663895" w:rsidP="00663895">
            <w:pPr>
              <w:spacing w:line="240" w:lineRule="auto"/>
              <w:ind w:firstLine="0"/>
              <w:rPr>
                <w:rFonts w:ascii="Consolas" w:hAnsi="Consolas" w:cs="Consolas"/>
                <w:sz w:val="24"/>
                <w:szCs w:val="24"/>
                <w:lang w:val="en-US"/>
              </w:rPr>
            </w:pPr>
            <w:r w:rsidRPr="00321997">
              <w:rPr>
                <w:rFonts w:ascii="Consolas" w:hAnsi="Consolas" w:cs="Consolas"/>
                <w:sz w:val="24"/>
                <w:szCs w:val="24"/>
                <w:lang w:val="en-US"/>
              </w:rPr>
              <w:t xml:space="preserve">                .ConfigureAwait(false);</w:t>
            </w:r>
          </w:p>
        </w:tc>
      </w:tr>
    </w:tbl>
    <w:p w14:paraId="2496A820" w14:textId="4EF972A4" w:rsidR="00663895" w:rsidRPr="00321997" w:rsidRDefault="00663895" w:rsidP="00663895">
      <w:pPr>
        <w:rPr>
          <w:lang w:val="en-US"/>
        </w:rPr>
      </w:pPr>
    </w:p>
    <w:p w14:paraId="52AFD984" w14:textId="5D72E5DE" w:rsidR="00663895" w:rsidRDefault="00663895" w:rsidP="00663895">
      <w:pPr>
        <w:jc w:val="right"/>
      </w:pPr>
      <w:r>
        <w:t>Листинг 3.2</w:t>
      </w:r>
    </w:p>
    <w:p w14:paraId="1BE94E97" w14:textId="2F4793E6" w:rsidR="00663895" w:rsidRPr="00663895" w:rsidRDefault="00663895" w:rsidP="007737A8">
      <w:pPr>
        <w:pStyle w:val="3"/>
        <w:numPr>
          <w:ilvl w:val="0"/>
          <w:numId w:val="0"/>
        </w:numPr>
        <w:jc w:val="center"/>
        <w:rPr>
          <w:lang w:val="en-US"/>
        </w:rPr>
      </w:pPr>
      <w:r>
        <w:t xml:space="preserve">Интерфейс </w:t>
      </w:r>
      <w:r>
        <w:rPr>
          <w:lang w:val="en-US"/>
        </w:rPr>
        <w:t>ISender</w:t>
      </w:r>
    </w:p>
    <w:tbl>
      <w:tblPr>
        <w:tblStyle w:val="af9"/>
        <w:tblW w:w="0" w:type="auto"/>
        <w:tblLook w:val="04A0" w:firstRow="1" w:lastRow="0" w:firstColumn="1" w:lastColumn="0" w:noHBand="0" w:noVBand="1"/>
      </w:tblPr>
      <w:tblGrid>
        <w:gridCol w:w="9628"/>
      </w:tblGrid>
      <w:tr w:rsidR="00663895" w14:paraId="0EC0520B" w14:textId="77777777" w:rsidTr="00663895">
        <w:tc>
          <w:tcPr>
            <w:tcW w:w="9628" w:type="dxa"/>
          </w:tcPr>
          <w:p w14:paraId="06B80C55" w14:textId="77777777" w:rsidR="00663895" w:rsidRPr="00232D7C" w:rsidRDefault="00663895" w:rsidP="00663895">
            <w:pPr>
              <w:spacing w:line="240" w:lineRule="auto"/>
              <w:ind w:firstLine="0"/>
              <w:jc w:val="left"/>
              <w:rPr>
                <w:rFonts w:ascii="Consolas" w:hAnsi="Consolas" w:cs="Consolas"/>
                <w:sz w:val="24"/>
                <w:lang w:val="en-US"/>
              </w:rPr>
            </w:pPr>
            <w:r w:rsidRPr="00232D7C">
              <w:rPr>
                <w:rFonts w:ascii="Consolas" w:hAnsi="Consolas" w:cs="Consolas"/>
                <w:sz w:val="24"/>
                <w:lang w:val="en-US"/>
              </w:rPr>
              <w:t>using System.Threading.Tasks;</w:t>
            </w:r>
          </w:p>
          <w:p w14:paraId="5DBDCF5A" w14:textId="77777777" w:rsidR="00663895" w:rsidRPr="00232D7C" w:rsidRDefault="00663895" w:rsidP="00663895">
            <w:pPr>
              <w:spacing w:line="240" w:lineRule="auto"/>
              <w:ind w:firstLine="0"/>
              <w:jc w:val="left"/>
              <w:rPr>
                <w:rFonts w:ascii="Consolas" w:hAnsi="Consolas" w:cs="Consolas"/>
                <w:sz w:val="24"/>
                <w:lang w:val="en-US"/>
              </w:rPr>
            </w:pPr>
            <w:r w:rsidRPr="00232D7C">
              <w:rPr>
                <w:rFonts w:ascii="Consolas" w:hAnsi="Consolas" w:cs="Consolas"/>
                <w:sz w:val="24"/>
                <w:lang w:val="en-US"/>
              </w:rPr>
              <w:t>using DeliveryRely.Domain.Models.Messages;</w:t>
            </w:r>
          </w:p>
          <w:p w14:paraId="55C88B8E" w14:textId="77777777" w:rsidR="00663895" w:rsidRPr="00232D7C" w:rsidRDefault="00663895" w:rsidP="00663895">
            <w:pPr>
              <w:spacing w:line="240" w:lineRule="auto"/>
              <w:ind w:firstLine="0"/>
              <w:jc w:val="left"/>
              <w:rPr>
                <w:rFonts w:ascii="Consolas" w:hAnsi="Consolas" w:cs="Consolas"/>
                <w:sz w:val="24"/>
                <w:lang w:val="en-US"/>
              </w:rPr>
            </w:pPr>
          </w:p>
          <w:p w14:paraId="099EBAF4" w14:textId="77777777" w:rsidR="00663895" w:rsidRPr="00232D7C" w:rsidRDefault="00663895" w:rsidP="00663895">
            <w:pPr>
              <w:spacing w:line="240" w:lineRule="auto"/>
              <w:ind w:firstLine="0"/>
              <w:jc w:val="left"/>
              <w:rPr>
                <w:rFonts w:ascii="Consolas" w:hAnsi="Consolas" w:cs="Consolas"/>
                <w:sz w:val="24"/>
                <w:lang w:val="en-US"/>
              </w:rPr>
            </w:pPr>
            <w:r w:rsidRPr="00232D7C">
              <w:rPr>
                <w:rFonts w:ascii="Consolas" w:hAnsi="Consolas" w:cs="Consolas"/>
                <w:sz w:val="24"/>
                <w:lang w:val="en-US"/>
              </w:rPr>
              <w:t>namespace DeliveryRely.SendingService.Senders</w:t>
            </w:r>
          </w:p>
          <w:p w14:paraId="2976D97D" w14:textId="77777777" w:rsidR="00663895" w:rsidRPr="00232D7C" w:rsidRDefault="00663895" w:rsidP="00663895">
            <w:pPr>
              <w:spacing w:line="240" w:lineRule="auto"/>
              <w:ind w:firstLine="0"/>
              <w:jc w:val="left"/>
              <w:rPr>
                <w:rFonts w:ascii="Consolas" w:hAnsi="Consolas" w:cs="Consolas"/>
                <w:sz w:val="24"/>
                <w:lang w:val="en-US"/>
              </w:rPr>
            </w:pPr>
            <w:r w:rsidRPr="00232D7C">
              <w:rPr>
                <w:rFonts w:ascii="Consolas" w:hAnsi="Consolas" w:cs="Consolas"/>
                <w:sz w:val="24"/>
                <w:lang w:val="en-US"/>
              </w:rPr>
              <w:t>{</w:t>
            </w:r>
          </w:p>
          <w:p w14:paraId="4F8268C0" w14:textId="77777777" w:rsidR="00663895" w:rsidRPr="00232D7C" w:rsidRDefault="00663895" w:rsidP="00663895">
            <w:pPr>
              <w:spacing w:line="240" w:lineRule="auto"/>
              <w:ind w:firstLine="0"/>
              <w:jc w:val="left"/>
              <w:rPr>
                <w:rFonts w:ascii="Consolas" w:hAnsi="Consolas" w:cs="Consolas"/>
                <w:sz w:val="24"/>
                <w:lang w:val="en-US"/>
              </w:rPr>
            </w:pPr>
            <w:r w:rsidRPr="00232D7C">
              <w:rPr>
                <w:rFonts w:ascii="Consolas" w:hAnsi="Consolas" w:cs="Consolas"/>
                <w:sz w:val="24"/>
                <w:lang w:val="en-US"/>
              </w:rPr>
              <w:t xml:space="preserve">    public interface ISender</w:t>
            </w:r>
          </w:p>
          <w:p w14:paraId="58F96D82" w14:textId="77777777" w:rsidR="00663895" w:rsidRPr="00232D7C" w:rsidRDefault="00663895" w:rsidP="00663895">
            <w:pPr>
              <w:spacing w:line="240" w:lineRule="auto"/>
              <w:ind w:firstLine="0"/>
              <w:jc w:val="left"/>
              <w:rPr>
                <w:rFonts w:ascii="Consolas" w:hAnsi="Consolas" w:cs="Consolas"/>
                <w:sz w:val="24"/>
                <w:lang w:val="en-US"/>
              </w:rPr>
            </w:pPr>
            <w:r w:rsidRPr="00232D7C">
              <w:rPr>
                <w:rFonts w:ascii="Consolas" w:hAnsi="Consolas" w:cs="Consolas"/>
                <w:sz w:val="24"/>
                <w:lang w:val="en-US"/>
              </w:rPr>
              <w:t xml:space="preserve">    {</w:t>
            </w:r>
          </w:p>
          <w:p w14:paraId="73EAF34F" w14:textId="77777777" w:rsidR="00663895" w:rsidRPr="00232D7C" w:rsidRDefault="00663895" w:rsidP="00663895">
            <w:pPr>
              <w:spacing w:line="240" w:lineRule="auto"/>
              <w:ind w:firstLine="0"/>
              <w:jc w:val="left"/>
              <w:rPr>
                <w:rFonts w:ascii="Consolas" w:hAnsi="Consolas" w:cs="Consolas"/>
                <w:sz w:val="24"/>
                <w:lang w:val="en-US"/>
              </w:rPr>
            </w:pPr>
            <w:r w:rsidRPr="00232D7C">
              <w:rPr>
                <w:rFonts w:ascii="Consolas" w:hAnsi="Consolas" w:cs="Consolas"/>
                <w:sz w:val="24"/>
                <w:lang w:val="en-US"/>
              </w:rPr>
              <w:t xml:space="preserve">        Task&lt;SendingResult&gt; TrySend(Message message);</w:t>
            </w:r>
          </w:p>
          <w:p w14:paraId="17850ACC" w14:textId="77777777" w:rsidR="00663895" w:rsidRPr="00232D7C" w:rsidRDefault="00663895" w:rsidP="00663895">
            <w:pPr>
              <w:spacing w:line="240" w:lineRule="auto"/>
              <w:ind w:firstLine="0"/>
              <w:jc w:val="left"/>
              <w:rPr>
                <w:rFonts w:ascii="Consolas" w:hAnsi="Consolas" w:cs="Consolas"/>
                <w:sz w:val="24"/>
              </w:rPr>
            </w:pPr>
            <w:r w:rsidRPr="00232D7C">
              <w:rPr>
                <w:rFonts w:ascii="Consolas" w:hAnsi="Consolas" w:cs="Consolas"/>
                <w:sz w:val="24"/>
                <w:lang w:val="en-US"/>
              </w:rPr>
              <w:t xml:space="preserve">    </w:t>
            </w:r>
            <w:r w:rsidRPr="00232D7C">
              <w:rPr>
                <w:rFonts w:ascii="Consolas" w:hAnsi="Consolas" w:cs="Consolas"/>
                <w:sz w:val="24"/>
              </w:rPr>
              <w:t>}</w:t>
            </w:r>
          </w:p>
          <w:p w14:paraId="3572C36F" w14:textId="65FBF991" w:rsidR="00663895" w:rsidRPr="00232D7C" w:rsidRDefault="00663895" w:rsidP="00663895">
            <w:pPr>
              <w:spacing w:line="240" w:lineRule="auto"/>
              <w:ind w:firstLine="0"/>
              <w:jc w:val="left"/>
              <w:rPr>
                <w:rFonts w:ascii="Consolas" w:hAnsi="Consolas" w:cs="Consolas"/>
              </w:rPr>
            </w:pPr>
            <w:r w:rsidRPr="00232D7C">
              <w:rPr>
                <w:rFonts w:ascii="Consolas" w:hAnsi="Consolas" w:cs="Consolas"/>
                <w:sz w:val="24"/>
              </w:rPr>
              <w:t>}</w:t>
            </w:r>
          </w:p>
        </w:tc>
      </w:tr>
    </w:tbl>
    <w:p w14:paraId="21F4A396" w14:textId="3E4103D2" w:rsidR="00663895" w:rsidRDefault="00663895" w:rsidP="00663895">
      <w:pPr>
        <w:jc w:val="center"/>
      </w:pPr>
    </w:p>
    <w:p w14:paraId="5F3C5B6A" w14:textId="0730DF87" w:rsidR="00663895" w:rsidRDefault="00663895" w:rsidP="00663895">
      <w:pPr>
        <w:jc w:val="right"/>
      </w:pPr>
      <w:r>
        <w:t>Листинг 3.3</w:t>
      </w:r>
    </w:p>
    <w:p w14:paraId="78FBE2C1" w14:textId="072D8414" w:rsidR="00663895" w:rsidRPr="007737A8" w:rsidRDefault="00663895" w:rsidP="007737A8">
      <w:pPr>
        <w:pStyle w:val="3"/>
        <w:numPr>
          <w:ilvl w:val="0"/>
          <w:numId w:val="0"/>
        </w:numPr>
        <w:jc w:val="center"/>
      </w:pPr>
      <w:r>
        <w:t xml:space="preserve">Класс </w:t>
      </w:r>
      <w:r>
        <w:rPr>
          <w:lang w:val="en-US"/>
        </w:rPr>
        <w:t>SmtpSender</w:t>
      </w:r>
      <w:r>
        <w:t xml:space="preserve">, реализующий интерфейс </w:t>
      </w:r>
      <w:r>
        <w:rPr>
          <w:lang w:val="en-US"/>
        </w:rPr>
        <w:t>ISender</w:t>
      </w:r>
    </w:p>
    <w:tbl>
      <w:tblPr>
        <w:tblStyle w:val="af9"/>
        <w:tblW w:w="0" w:type="auto"/>
        <w:tblLook w:val="04A0" w:firstRow="1" w:lastRow="0" w:firstColumn="1" w:lastColumn="0" w:noHBand="0" w:noVBand="1"/>
      </w:tblPr>
      <w:tblGrid>
        <w:gridCol w:w="9628"/>
      </w:tblGrid>
      <w:tr w:rsidR="00663895" w14:paraId="507317A9" w14:textId="77777777" w:rsidTr="00663895">
        <w:tc>
          <w:tcPr>
            <w:tcW w:w="9628" w:type="dxa"/>
          </w:tcPr>
          <w:p w14:paraId="2769EF10"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public class SmtpSender : ISender</w:t>
            </w:r>
          </w:p>
          <w:p w14:paraId="2604FD3A"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8735E55"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private const string filesPath = "C:/Users/r0bar/Documents/GitHub/DeliveryRely/DeliveryRely.ServiceLayer/Files";</w:t>
            </w:r>
          </w:p>
          <w:p w14:paraId="6CF6A88F" w14:textId="77777777" w:rsidR="00663895" w:rsidRPr="00232D7C" w:rsidRDefault="00663895" w:rsidP="00663895">
            <w:pPr>
              <w:spacing w:line="240" w:lineRule="auto"/>
              <w:ind w:firstLine="0"/>
              <w:jc w:val="left"/>
              <w:rPr>
                <w:rFonts w:ascii="Consolas" w:hAnsi="Consolas" w:cs="Consolas"/>
                <w:sz w:val="24"/>
                <w:szCs w:val="24"/>
                <w:lang w:val="en-US"/>
              </w:rPr>
            </w:pPr>
          </w:p>
          <w:p w14:paraId="4DAD734E"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async Task&lt;SendingResult&gt; TrySend(Message message)</w:t>
            </w:r>
          </w:p>
          <w:p w14:paraId="122D4CD5"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EE94485"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try</w:t>
            </w:r>
          </w:p>
          <w:p w14:paraId="05F6848D"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D47CDCB"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mailMessages = PrepareMailMessages(message);</w:t>
            </w:r>
          </w:p>
          <w:p w14:paraId="26AEC3E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smtpClient = PrepareSmtpClient(message.User);</w:t>
            </w:r>
          </w:p>
          <w:p w14:paraId="199E68FC" w14:textId="77777777" w:rsidR="00663895" w:rsidRPr="00232D7C" w:rsidRDefault="00663895" w:rsidP="00663895">
            <w:pPr>
              <w:spacing w:line="240" w:lineRule="auto"/>
              <w:ind w:firstLine="0"/>
              <w:jc w:val="left"/>
              <w:rPr>
                <w:rFonts w:ascii="Consolas" w:hAnsi="Consolas" w:cs="Consolas"/>
                <w:sz w:val="24"/>
                <w:szCs w:val="24"/>
                <w:lang w:val="en-US"/>
              </w:rPr>
            </w:pPr>
          </w:p>
          <w:p w14:paraId="6D2E4CE2"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foreach (var mailMessage in mailMessages)</w:t>
            </w:r>
          </w:p>
          <w:p w14:paraId="244862EE"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0807FC70"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if (message.AttachedFiles?.Count &gt; 0</w:t>
            </w:r>
          </w:p>
          <w:p w14:paraId="356BFC1A"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&amp;&amp; Directory.Exists(Path.Combine(filesPath, message.MessageId.ToString())))</w:t>
            </w:r>
          </w:p>
          <w:p w14:paraId="0AB339C1"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8BB5F75"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AttachFiles(mailMessage, message.AttachedFiles);</w:t>
            </w:r>
          </w:p>
          <w:p w14:paraId="6749C3C6"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3E86C95" w14:textId="77777777" w:rsidR="00663895" w:rsidRPr="00232D7C" w:rsidRDefault="00663895" w:rsidP="00663895">
            <w:pPr>
              <w:spacing w:line="240" w:lineRule="auto"/>
              <w:ind w:firstLine="0"/>
              <w:jc w:val="left"/>
              <w:rPr>
                <w:rFonts w:ascii="Consolas" w:hAnsi="Consolas" w:cs="Consolas"/>
                <w:sz w:val="24"/>
                <w:szCs w:val="24"/>
                <w:lang w:val="en-US"/>
              </w:rPr>
            </w:pPr>
          </w:p>
          <w:p w14:paraId="569A47F3"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await smtpClient.SendMailAsync(mailMessage);</w:t>
            </w:r>
          </w:p>
          <w:p w14:paraId="77C71B7A"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DisposeAttachments(mailMessage);</w:t>
            </w:r>
          </w:p>
          <w:p w14:paraId="2C760E3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80CD176"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ECC8884"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SendingResult.Successful(DeliveryTypes.Smtp);</w:t>
            </w:r>
          </w:p>
          <w:p w14:paraId="779DF1F6"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1586B8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3822930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16F6417"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SendingResult.Failed(exception.Message);</w:t>
            </w:r>
          </w:p>
          <w:p w14:paraId="495F7E8D"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F86C9E7"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0FC853A" w14:textId="77777777" w:rsidR="00663895" w:rsidRPr="00232D7C" w:rsidRDefault="00663895" w:rsidP="00663895">
            <w:pPr>
              <w:spacing w:line="240" w:lineRule="auto"/>
              <w:ind w:firstLine="0"/>
              <w:jc w:val="left"/>
              <w:rPr>
                <w:rFonts w:ascii="Consolas" w:hAnsi="Consolas" w:cs="Consolas"/>
                <w:sz w:val="24"/>
                <w:szCs w:val="24"/>
                <w:lang w:val="en-US"/>
              </w:rPr>
            </w:pPr>
          </w:p>
          <w:p w14:paraId="128FC18A"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protected virtual void AttachFiles(MailMessage mailMessage, IEnumerable&lt;AttachedFile&gt; files)</w:t>
            </w:r>
          </w:p>
          <w:p w14:paraId="300078D7"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D28A24E"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foreach (var file in files)</w:t>
            </w:r>
          </w:p>
          <w:p w14:paraId="3AE747C7"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5B9750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path = Path.Combine(filesPath, file.MessageId.ToString(), file.Title);</w:t>
            </w:r>
          </w:p>
          <w:p w14:paraId="46CBA8A5"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if (!File.Exists(path))</w:t>
            </w:r>
          </w:p>
          <w:p w14:paraId="0E119BA2"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48C5996"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continue;</w:t>
            </w:r>
          </w:p>
          <w:p w14:paraId="2755B120"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D78E61A" w14:textId="77777777" w:rsidR="00663895" w:rsidRPr="00232D7C" w:rsidRDefault="00663895" w:rsidP="00663895">
            <w:pPr>
              <w:spacing w:line="240" w:lineRule="auto"/>
              <w:ind w:firstLine="0"/>
              <w:jc w:val="left"/>
              <w:rPr>
                <w:rFonts w:ascii="Consolas" w:hAnsi="Consolas" w:cs="Consolas"/>
                <w:sz w:val="24"/>
                <w:szCs w:val="24"/>
                <w:lang w:val="en-US"/>
              </w:rPr>
            </w:pPr>
          </w:p>
          <w:p w14:paraId="4220463E"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mailMessage.Attachments.Add(new Attachment(path, file.FileType));</w:t>
            </w:r>
          </w:p>
          <w:p w14:paraId="6B33875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2DC3E7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655530A" w14:textId="77777777" w:rsidR="00663895" w:rsidRPr="00232D7C" w:rsidRDefault="00663895" w:rsidP="00663895">
            <w:pPr>
              <w:spacing w:line="240" w:lineRule="auto"/>
              <w:ind w:firstLine="0"/>
              <w:jc w:val="left"/>
              <w:rPr>
                <w:rFonts w:ascii="Consolas" w:hAnsi="Consolas" w:cs="Consolas"/>
                <w:sz w:val="24"/>
                <w:szCs w:val="24"/>
                <w:lang w:val="en-US"/>
              </w:rPr>
            </w:pPr>
          </w:p>
          <w:p w14:paraId="525F917B"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protected virtual void DisposeAttachments(MailMessage message)</w:t>
            </w:r>
          </w:p>
          <w:p w14:paraId="375CF646"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460A610"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message.Attachments.ForAll(a =&gt; a.Dispose());</w:t>
            </w:r>
          </w:p>
          <w:p w14:paraId="0ACF63FF"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13BD93F"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00A14CA"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DCC4720"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private static List&lt;MailMessage&gt; PrepareMailMessages(Message message)</w:t>
            </w:r>
          </w:p>
          <w:p w14:paraId="40D163E1"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BF17A44"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mailMessages = new List&lt;MailMessage&gt;();</w:t>
            </w:r>
          </w:p>
          <w:p w14:paraId="39EC6024"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message.DestinationEmails.ForEach(destinationEmail =&gt;</w:t>
            </w:r>
          </w:p>
          <w:p w14:paraId="3C310BF6"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0A4AFC3"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from = new MailAddress(message.User.Email,</w:t>
            </w:r>
          </w:p>
          <w:p w14:paraId="08F7AC0D"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$"{message.User.UserName} {message.User.UserSecondName}");</w:t>
            </w:r>
          </w:p>
          <w:p w14:paraId="20902AE4"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to = new MailAddress(destinationEmail.Email);</w:t>
            </w:r>
          </w:p>
          <w:p w14:paraId="55CA4132"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mailMessages.Add(new MailMessage(from, to)</w:t>
            </w:r>
          </w:p>
          <w:p w14:paraId="4B34093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653161E"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Subject = message.Theme,</w:t>
            </w:r>
          </w:p>
          <w:p w14:paraId="5C845623"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Body = message.Body</w:t>
            </w:r>
          </w:p>
          <w:p w14:paraId="5BE9635D"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395E125"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7EB13AB"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lastRenderedPageBreak/>
              <w:t xml:space="preserve">            return mailMessages;</w:t>
            </w:r>
          </w:p>
          <w:p w14:paraId="205E6F0D"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1D6F6B9"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EC40F7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private static SmtpClient PrepareSmtpClient(UserBase user) =&gt; new()</w:t>
            </w:r>
          </w:p>
          <w:p w14:paraId="12923687"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E429AE9"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Host = SmtpOptions.Host,</w:t>
            </w:r>
          </w:p>
          <w:p w14:paraId="2C3D8329"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Port = SmtpOptions.Port,</w:t>
            </w:r>
          </w:p>
          <w:p w14:paraId="4EDD7D4E"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EnableSsl = SmtpOptions.EnableSSL,</w:t>
            </w:r>
          </w:p>
          <w:p w14:paraId="221D0922"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DeliveryMethod = SmtpDeliveryMethod.Network,</w:t>
            </w:r>
          </w:p>
          <w:p w14:paraId="4EF41120"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UseDefaultCredentials = false,</w:t>
            </w:r>
          </w:p>
          <w:p w14:paraId="0441E62D"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Credentials = new NetworkCredential(SmtpOptions.GmailEmail, SmtpOptions.GmailPassword)</w:t>
            </w:r>
          </w:p>
          <w:p w14:paraId="6F27EEE3" w14:textId="77777777" w:rsidR="00663895" w:rsidRPr="00232D7C" w:rsidRDefault="00663895" w:rsidP="00663895">
            <w:pPr>
              <w:spacing w:line="240" w:lineRule="auto"/>
              <w:ind w:firstLine="0"/>
              <w:jc w:val="left"/>
              <w:rPr>
                <w:rFonts w:ascii="Consolas" w:hAnsi="Consolas" w:cs="Consolas"/>
                <w:sz w:val="24"/>
                <w:szCs w:val="24"/>
              </w:rPr>
            </w:pPr>
            <w:r w:rsidRPr="00232D7C">
              <w:rPr>
                <w:rFonts w:ascii="Consolas" w:hAnsi="Consolas" w:cs="Consolas"/>
                <w:sz w:val="24"/>
                <w:szCs w:val="24"/>
                <w:lang w:val="en-US"/>
              </w:rPr>
              <w:t xml:space="preserve">        </w:t>
            </w:r>
            <w:r w:rsidRPr="00232D7C">
              <w:rPr>
                <w:rFonts w:ascii="Consolas" w:hAnsi="Consolas" w:cs="Consolas"/>
                <w:sz w:val="24"/>
                <w:szCs w:val="24"/>
              </w:rPr>
              <w:t>};</w:t>
            </w:r>
          </w:p>
          <w:p w14:paraId="411B5405" w14:textId="6A04708D" w:rsidR="00663895" w:rsidRPr="00232D7C" w:rsidRDefault="00663895" w:rsidP="00663895">
            <w:pPr>
              <w:spacing w:line="240" w:lineRule="auto"/>
              <w:ind w:firstLine="0"/>
              <w:jc w:val="left"/>
              <w:rPr>
                <w:rFonts w:ascii="Consolas" w:hAnsi="Consolas" w:cs="Consolas"/>
                <w:sz w:val="24"/>
                <w:szCs w:val="24"/>
              </w:rPr>
            </w:pPr>
            <w:r w:rsidRPr="00232D7C">
              <w:rPr>
                <w:rFonts w:ascii="Consolas" w:hAnsi="Consolas" w:cs="Consolas"/>
                <w:sz w:val="24"/>
                <w:szCs w:val="24"/>
              </w:rPr>
              <w:t xml:space="preserve">    }</w:t>
            </w:r>
          </w:p>
        </w:tc>
      </w:tr>
    </w:tbl>
    <w:p w14:paraId="48425102" w14:textId="7C93FC55" w:rsidR="00663895" w:rsidRDefault="00663895" w:rsidP="00663895">
      <w:pPr>
        <w:jc w:val="center"/>
        <w:rPr>
          <w:lang w:val="en-US"/>
        </w:rPr>
      </w:pPr>
    </w:p>
    <w:p w14:paraId="54444748" w14:textId="6AE8E942" w:rsidR="00663895" w:rsidRDefault="00663895" w:rsidP="00663895">
      <w:pPr>
        <w:jc w:val="right"/>
      </w:pPr>
      <w:r>
        <w:t>Листинг 3.4</w:t>
      </w:r>
    </w:p>
    <w:p w14:paraId="04496D76" w14:textId="3C28A781" w:rsidR="00663895" w:rsidRDefault="00663895" w:rsidP="007737A8">
      <w:pPr>
        <w:pStyle w:val="3"/>
        <w:numPr>
          <w:ilvl w:val="0"/>
          <w:numId w:val="0"/>
        </w:numPr>
        <w:jc w:val="center"/>
        <w:rPr>
          <w:lang w:val="en-US"/>
        </w:rPr>
      </w:pPr>
      <w:r>
        <w:t xml:space="preserve">Контроллер </w:t>
      </w:r>
      <w:r>
        <w:rPr>
          <w:lang w:val="en-US"/>
        </w:rPr>
        <w:t>MessagesController</w:t>
      </w:r>
    </w:p>
    <w:tbl>
      <w:tblPr>
        <w:tblStyle w:val="af9"/>
        <w:tblW w:w="0" w:type="auto"/>
        <w:tblLook w:val="04A0" w:firstRow="1" w:lastRow="0" w:firstColumn="1" w:lastColumn="0" w:noHBand="0" w:noVBand="1"/>
      </w:tblPr>
      <w:tblGrid>
        <w:gridCol w:w="9628"/>
      </w:tblGrid>
      <w:tr w:rsidR="00663895" w14:paraId="6321CAFA" w14:textId="77777777" w:rsidTr="00663895">
        <w:tc>
          <w:tcPr>
            <w:tcW w:w="9628" w:type="dxa"/>
          </w:tcPr>
          <w:p w14:paraId="5EABAB10"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[Authorize]</w:t>
            </w:r>
          </w:p>
          <w:p w14:paraId="7ACE70B5"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[Route(Constants.ApiPrefix + "messages")]</w:t>
            </w:r>
          </w:p>
          <w:p w14:paraId="5CC6BF2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class MessagesController : ControllerBase</w:t>
            </w:r>
          </w:p>
          <w:p w14:paraId="4FA0D8B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8A6ED99"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private readonly IRepository _repository;</w:t>
            </w:r>
          </w:p>
          <w:p w14:paraId="66F5EFDB"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private readonly IMapper _mapper;</w:t>
            </w:r>
          </w:p>
          <w:p w14:paraId="03FF8645" w14:textId="77777777" w:rsidR="00663895" w:rsidRPr="00232D7C" w:rsidRDefault="00663895" w:rsidP="00663895">
            <w:pPr>
              <w:spacing w:line="240" w:lineRule="auto"/>
              <w:ind w:firstLine="0"/>
              <w:jc w:val="left"/>
              <w:rPr>
                <w:rFonts w:ascii="Consolas" w:hAnsi="Consolas" w:cs="Consolas"/>
                <w:sz w:val="24"/>
                <w:szCs w:val="24"/>
                <w:lang w:val="en-US"/>
              </w:rPr>
            </w:pPr>
          </w:p>
          <w:p w14:paraId="7CCEB325"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MessagesController(IRepository repository, IMapper mapper)</w:t>
            </w:r>
          </w:p>
          <w:p w14:paraId="20BB877B"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549490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_repository = repository;</w:t>
            </w:r>
          </w:p>
          <w:p w14:paraId="77839F74"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_mapper = mapper;</w:t>
            </w:r>
          </w:p>
          <w:p w14:paraId="0F892665"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B92B0E8" w14:textId="77777777" w:rsidR="00663895" w:rsidRPr="00232D7C" w:rsidRDefault="00663895" w:rsidP="00663895">
            <w:pPr>
              <w:spacing w:line="240" w:lineRule="auto"/>
              <w:ind w:firstLine="0"/>
              <w:jc w:val="left"/>
              <w:rPr>
                <w:rFonts w:ascii="Consolas" w:hAnsi="Consolas" w:cs="Consolas"/>
                <w:sz w:val="24"/>
                <w:szCs w:val="24"/>
                <w:lang w:val="en-US"/>
              </w:rPr>
            </w:pPr>
          </w:p>
          <w:p w14:paraId="6599814E"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 GET api/messages/list</w:t>
            </w:r>
          </w:p>
          <w:p w14:paraId="4D02830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[Route("list")]</w:t>
            </w:r>
          </w:p>
          <w:p w14:paraId="746A4AE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[HttpGet]</w:t>
            </w:r>
          </w:p>
          <w:p w14:paraId="2CC8A789"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async Task&lt;ApiResponse&lt;IEnumerable&lt;MessageProjection&gt;&gt;&gt; GetList()</w:t>
            </w:r>
          </w:p>
          <w:p w14:paraId="28CFF2F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CA97A93"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try</w:t>
            </w:r>
          </w:p>
          <w:p w14:paraId="1CD028C1"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78B8354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messageProjections = await _repository.MessagesIncludeAll</w:t>
            </w:r>
          </w:p>
          <w:p w14:paraId="4DE1A5D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.Select(message =&gt; _mapper.Map&lt;MessageProjection&gt;(message))</w:t>
            </w:r>
          </w:p>
          <w:p w14:paraId="64A4CF7F"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.ToListAsync();</w:t>
            </w:r>
          </w:p>
          <w:p w14:paraId="21B92E87"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ApiResponse.Successful&lt;IEnumerable&lt;MessageProjection&gt;&gt;(messageProjections);</w:t>
            </w:r>
          </w:p>
          <w:p w14:paraId="583AC064"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0F3A3E1"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7DE2C99F"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lastRenderedPageBreak/>
              <w:t xml:space="preserve">            {</w:t>
            </w:r>
          </w:p>
          <w:p w14:paraId="005DE5A2"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ApiResponse.Failed&lt;IEnumerable&lt;MessageProjection&gt;&gt;(exception.Message);</w:t>
            </w:r>
          </w:p>
          <w:p w14:paraId="2D3F178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8772954"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E797114" w14:textId="77777777" w:rsidR="00663895" w:rsidRPr="00232D7C" w:rsidRDefault="00663895" w:rsidP="00663895">
            <w:pPr>
              <w:spacing w:line="240" w:lineRule="auto"/>
              <w:ind w:firstLine="0"/>
              <w:jc w:val="left"/>
              <w:rPr>
                <w:rFonts w:ascii="Consolas" w:hAnsi="Consolas" w:cs="Consolas"/>
                <w:sz w:val="24"/>
                <w:szCs w:val="24"/>
                <w:lang w:val="en-US"/>
              </w:rPr>
            </w:pPr>
          </w:p>
          <w:p w14:paraId="53F3E5E1" w14:textId="77777777" w:rsidR="00663895" w:rsidRPr="00232D7C" w:rsidRDefault="00663895" w:rsidP="00663895">
            <w:pPr>
              <w:spacing w:line="240" w:lineRule="auto"/>
              <w:ind w:firstLine="0"/>
              <w:jc w:val="left"/>
              <w:rPr>
                <w:rFonts w:ascii="Consolas" w:hAnsi="Consolas" w:cs="Consolas"/>
                <w:sz w:val="24"/>
                <w:szCs w:val="24"/>
                <w:lang w:val="en-US"/>
              </w:rPr>
            </w:pPr>
          </w:p>
          <w:p w14:paraId="4EC6CBDE"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 GET api/messages/id</w:t>
            </w:r>
          </w:p>
          <w:p w14:paraId="3B87E967"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[Route("{id}")]</w:t>
            </w:r>
          </w:p>
          <w:p w14:paraId="6811E184"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[HttpGet]</w:t>
            </w:r>
          </w:p>
          <w:p w14:paraId="110581A3"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async Task&lt;ApiResponse&lt;MessageProjection&gt;&gt; Get(long id)</w:t>
            </w:r>
          </w:p>
          <w:p w14:paraId="1B4B0749"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863306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try</w:t>
            </w:r>
          </w:p>
          <w:p w14:paraId="00455BDB"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7FE19202"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message = await _repository.MessagesIncludeAll</w:t>
            </w:r>
          </w:p>
          <w:p w14:paraId="0BAB5270"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.AsNoTracking()</w:t>
            </w:r>
          </w:p>
          <w:p w14:paraId="4686505A"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.Where(m =&gt; m.MessageId == id)</w:t>
            </w:r>
          </w:p>
          <w:p w14:paraId="29C5795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.FirstOrDefaultAsync();</w:t>
            </w:r>
          </w:p>
          <w:p w14:paraId="17CCE6F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AC60600"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messageProjection = _mapper</w:t>
            </w:r>
          </w:p>
          <w:p w14:paraId="09E0E72D"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.Map&lt;MessageProjection&gt;(message ?? throw new Exception("Message not found"));</w:t>
            </w:r>
          </w:p>
          <w:p w14:paraId="14114D2B"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76CA175A"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ApiResponse.Successful(messageProjection);</w:t>
            </w:r>
          </w:p>
          <w:p w14:paraId="41EEC265"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7FA46957"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616A27D6"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087390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ApiResponse.Failed&lt;MessageProjection&gt;(exception.Message);</w:t>
            </w:r>
          </w:p>
          <w:p w14:paraId="1EA46850"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4428E92"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86431C9" w14:textId="77777777" w:rsidR="00663895" w:rsidRPr="00232D7C" w:rsidRDefault="00663895" w:rsidP="00663895">
            <w:pPr>
              <w:spacing w:line="240" w:lineRule="auto"/>
              <w:ind w:firstLine="0"/>
              <w:jc w:val="left"/>
              <w:rPr>
                <w:rFonts w:ascii="Consolas" w:hAnsi="Consolas" w:cs="Consolas"/>
                <w:sz w:val="24"/>
                <w:szCs w:val="24"/>
                <w:lang w:val="en-US"/>
              </w:rPr>
            </w:pPr>
          </w:p>
          <w:p w14:paraId="26D6AF15" w14:textId="77777777" w:rsidR="00663895" w:rsidRPr="00232D7C" w:rsidRDefault="00663895" w:rsidP="00663895">
            <w:pPr>
              <w:spacing w:line="240" w:lineRule="auto"/>
              <w:ind w:firstLine="0"/>
              <w:jc w:val="left"/>
              <w:rPr>
                <w:rFonts w:ascii="Consolas" w:hAnsi="Consolas" w:cs="Consolas"/>
                <w:sz w:val="24"/>
                <w:szCs w:val="24"/>
                <w:lang w:val="en-US"/>
              </w:rPr>
            </w:pPr>
          </w:p>
          <w:p w14:paraId="150781E9"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 GET api/messages/queue/id</w:t>
            </w:r>
          </w:p>
          <w:p w14:paraId="5C0F93D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[Route("queue/{id}")]</w:t>
            </w:r>
          </w:p>
          <w:p w14:paraId="5CA7BB41"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[HttpGet]</w:t>
            </w:r>
          </w:p>
          <w:p w14:paraId="29C79B22"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async Task&lt;ApiResponse&lt;IEnumerable&lt;MessageProjection&gt;&gt;&gt; GetMessageForQueue(int id)</w:t>
            </w:r>
          </w:p>
          <w:p w14:paraId="69973E1E"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A36EBC6"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try</w:t>
            </w:r>
          </w:p>
          <w:p w14:paraId="57FFF3D4"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139F13F"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messages = await _repository.GetMessagesForQueue(id);</w:t>
            </w:r>
          </w:p>
          <w:p w14:paraId="76E8C092"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messageProjections = messages</w:t>
            </w:r>
          </w:p>
          <w:p w14:paraId="5A309434"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.Select(m =&gt; _mapper.Map&lt;MessageProjection&gt;(m));</w:t>
            </w:r>
          </w:p>
          <w:p w14:paraId="14B26FC7"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ApiResponse.Successful(messageProjections);</w:t>
            </w:r>
          </w:p>
          <w:p w14:paraId="1C76D374"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59AB86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6BA1D24F"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A0E210D"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ApiResponse.Failed&lt;IEnumerable&lt;MessageProjection&gt;&gt;(exception.Message);</w:t>
            </w:r>
          </w:p>
          <w:p w14:paraId="4B16CF6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51FA0E6"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lastRenderedPageBreak/>
              <w:t xml:space="preserve">        }</w:t>
            </w:r>
          </w:p>
          <w:p w14:paraId="696C6268" w14:textId="77777777" w:rsidR="00663895" w:rsidRPr="00232D7C" w:rsidRDefault="00663895" w:rsidP="00663895">
            <w:pPr>
              <w:spacing w:line="240" w:lineRule="auto"/>
              <w:ind w:firstLine="0"/>
              <w:jc w:val="left"/>
              <w:rPr>
                <w:rFonts w:ascii="Consolas" w:hAnsi="Consolas" w:cs="Consolas"/>
                <w:sz w:val="24"/>
                <w:szCs w:val="24"/>
                <w:lang w:val="en-US"/>
              </w:rPr>
            </w:pPr>
          </w:p>
          <w:p w14:paraId="7E081B3A"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 GET api/messages/user/id</w:t>
            </w:r>
          </w:p>
          <w:p w14:paraId="18096C0B"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[Route("user/{id}")]</w:t>
            </w:r>
          </w:p>
          <w:p w14:paraId="3C82B21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[HttpGet]</w:t>
            </w:r>
          </w:p>
          <w:p w14:paraId="7CF72339"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async Task&lt;ApiResponse&lt;IEnumerable&lt;MessageProjection&gt;&gt;&gt; GetListForUser(long id)</w:t>
            </w:r>
          </w:p>
          <w:p w14:paraId="300F401D"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41B5C7F"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try</w:t>
            </w:r>
          </w:p>
          <w:p w14:paraId="38B84450"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021722E"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messageProjections = (await _repository</w:t>
            </w:r>
          </w:p>
          <w:p w14:paraId="6E25FC44"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.GetMessagesForUser(id))</w:t>
            </w:r>
          </w:p>
          <w:p w14:paraId="424BA754"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.Select(m =&gt; _mapper.Map&lt;MessageProjection&gt;(m));</w:t>
            </w:r>
          </w:p>
          <w:p w14:paraId="6B5F0746"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ApiResponse.Successful(messageProjections);</w:t>
            </w:r>
          </w:p>
          <w:p w14:paraId="37A6E664"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8E15BC7"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188AA5C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A069DE2"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ApiResponse.Failed&lt;IEnumerable&lt;MessageProjection&gt;&gt;(exception.Message);</w:t>
            </w:r>
          </w:p>
          <w:p w14:paraId="0AE3B1B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C262979"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F11FF4B" w14:textId="77777777" w:rsidR="00663895" w:rsidRPr="00232D7C" w:rsidRDefault="00663895" w:rsidP="00663895">
            <w:pPr>
              <w:spacing w:line="240" w:lineRule="auto"/>
              <w:ind w:firstLine="0"/>
              <w:jc w:val="left"/>
              <w:rPr>
                <w:rFonts w:ascii="Consolas" w:hAnsi="Consolas" w:cs="Consolas"/>
                <w:sz w:val="24"/>
                <w:szCs w:val="24"/>
                <w:lang w:val="en-US"/>
              </w:rPr>
            </w:pPr>
          </w:p>
          <w:p w14:paraId="307BAF26"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 GET api/messages/next</w:t>
            </w:r>
          </w:p>
          <w:p w14:paraId="13FB028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[Route("next")]</w:t>
            </w:r>
          </w:p>
          <w:p w14:paraId="1F9D821D"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[HttpGet]</w:t>
            </w:r>
          </w:p>
          <w:p w14:paraId="7895506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async Task&lt;ApiResponse&lt;Message&gt;&gt; Get()</w:t>
            </w:r>
          </w:p>
          <w:p w14:paraId="133B40CA"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3313B1B"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try</w:t>
            </w:r>
          </w:p>
          <w:p w14:paraId="72B55DB6"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2D90654"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message = await _repository.GetCurrentMessageFromBusiestQueue();</w:t>
            </w:r>
          </w:p>
          <w:p w14:paraId="4AD49E0E"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if (message is null)</w:t>
            </w:r>
          </w:p>
          <w:p w14:paraId="59C05B3F"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37969C3"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throw new Exception("All queues are empty");</w:t>
            </w:r>
          </w:p>
          <w:p w14:paraId="23DB2A92"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9FCD684"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message.AttachedFiles = await _repository.GetAttachedFilesForMessage(message.MessageId);</w:t>
            </w:r>
          </w:p>
          <w:p w14:paraId="63BE57A0" w14:textId="77777777" w:rsidR="00663895" w:rsidRPr="00232D7C" w:rsidRDefault="00663895" w:rsidP="00663895">
            <w:pPr>
              <w:spacing w:line="240" w:lineRule="auto"/>
              <w:ind w:firstLine="0"/>
              <w:jc w:val="left"/>
              <w:rPr>
                <w:rFonts w:ascii="Consolas" w:hAnsi="Consolas" w:cs="Consolas"/>
                <w:sz w:val="24"/>
                <w:szCs w:val="24"/>
                <w:lang w:val="en-US"/>
              </w:rPr>
            </w:pPr>
          </w:p>
          <w:p w14:paraId="18346E84"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ApiResponse.Successful(message);</w:t>
            </w:r>
          </w:p>
          <w:p w14:paraId="2E808C2E"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48E8C77"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3BAF7D35"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6633B23"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ApiResponse.Failed&lt;Message&gt;(exception.Message);</w:t>
            </w:r>
          </w:p>
          <w:p w14:paraId="37E0823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AF10D71"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C9D7321" w14:textId="77777777" w:rsidR="00663895" w:rsidRPr="00232D7C" w:rsidRDefault="00663895" w:rsidP="00663895">
            <w:pPr>
              <w:spacing w:line="240" w:lineRule="auto"/>
              <w:ind w:firstLine="0"/>
              <w:jc w:val="left"/>
              <w:rPr>
                <w:rFonts w:ascii="Consolas" w:hAnsi="Consolas" w:cs="Consolas"/>
                <w:sz w:val="24"/>
                <w:szCs w:val="24"/>
                <w:lang w:val="en-US"/>
              </w:rPr>
            </w:pPr>
          </w:p>
          <w:p w14:paraId="4F5692FA"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 POST api/messages</w:t>
            </w:r>
          </w:p>
          <w:p w14:paraId="4751606E"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[HttpPost]</w:t>
            </w:r>
          </w:p>
          <w:p w14:paraId="17ED2D1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async Task&lt;ApiResponse&gt; Post([FromBody]Message message)</w:t>
            </w:r>
          </w:p>
          <w:p w14:paraId="00E85A27"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CD72883"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try</w:t>
            </w:r>
          </w:p>
          <w:p w14:paraId="153A1916"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70E12ACB"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lastRenderedPageBreak/>
              <w:t xml:space="preserve">                var result = await _repository.InsertMessage(message);</w:t>
            </w:r>
          </w:p>
          <w:p w14:paraId="0933AABB"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if (result &lt;= 0)</w:t>
            </w:r>
          </w:p>
          <w:p w14:paraId="1E297A83"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84DBE5E"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throw new Exception("Message inserting failed");</w:t>
            </w:r>
          </w:p>
          <w:p w14:paraId="198D00A1"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15DEA3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ApiResponse.Successful();</w:t>
            </w:r>
          </w:p>
          <w:p w14:paraId="1AEF35FF"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5F72E55"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56B963A5"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13098F2"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ApiResponse.Failed(exception.Message);</w:t>
            </w:r>
          </w:p>
          <w:p w14:paraId="606833E2"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89B593E"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ABB67D5" w14:textId="77777777" w:rsidR="00663895" w:rsidRPr="00232D7C" w:rsidRDefault="00663895" w:rsidP="00663895">
            <w:pPr>
              <w:spacing w:line="240" w:lineRule="auto"/>
              <w:ind w:firstLine="0"/>
              <w:jc w:val="left"/>
              <w:rPr>
                <w:rFonts w:ascii="Consolas" w:hAnsi="Consolas" w:cs="Consolas"/>
                <w:sz w:val="24"/>
                <w:szCs w:val="24"/>
                <w:lang w:val="en-US"/>
              </w:rPr>
            </w:pPr>
          </w:p>
          <w:p w14:paraId="228B14B9"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 PUT api/messages/id</w:t>
            </w:r>
          </w:p>
          <w:p w14:paraId="4CA6B57A"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[Route("{id}")]</w:t>
            </w:r>
          </w:p>
          <w:p w14:paraId="328CF2F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[HttpPut]</w:t>
            </w:r>
          </w:p>
          <w:p w14:paraId="6451F247"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async Task&lt;ApiResponse&gt; Put([FromBody] Message message)</w:t>
            </w:r>
          </w:p>
          <w:p w14:paraId="36C873FF"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316CE2F"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try</w:t>
            </w:r>
          </w:p>
          <w:p w14:paraId="5CF0C507"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BC38339"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await _repository.UpdateMessage(message);</w:t>
            </w:r>
          </w:p>
          <w:p w14:paraId="368DE7D7"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ApiResponse.Successful();</w:t>
            </w:r>
          </w:p>
          <w:p w14:paraId="7D03FD8A"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D22A08E"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5476202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2BC7DB0"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ApiResponse.Failed(exception.Message);</w:t>
            </w:r>
          </w:p>
          <w:p w14:paraId="242EBD01"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01590B4"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65D0BDA" w14:textId="77777777" w:rsidR="00663895" w:rsidRPr="00232D7C" w:rsidRDefault="00663895" w:rsidP="00663895">
            <w:pPr>
              <w:spacing w:line="240" w:lineRule="auto"/>
              <w:ind w:firstLine="0"/>
              <w:jc w:val="left"/>
              <w:rPr>
                <w:rFonts w:ascii="Consolas" w:hAnsi="Consolas" w:cs="Consolas"/>
                <w:sz w:val="24"/>
                <w:szCs w:val="24"/>
                <w:lang w:val="en-US"/>
              </w:rPr>
            </w:pPr>
          </w:p>
          <w:p w14:paraId="7A9C8874"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 DELETE api/messages/id</w:t>
            </w:r>
          </w:p>
          <w:p w14:paraId="622BB74F"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[Route("{id}")]</w:t>
            </w:r>
          </w:p>
          <w:p w14:paraId="42244491"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[HttpDelete]</w:t>
            </w:r>
          </w:p>
          <w:p w14:paraId="0467339D"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async Task&lt;ApiResponse&gt; Delete(long id)</w:t>
            </w:r>
          </w:p>
          <w:p w14:paraId="0633C5B6"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B348906"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try</w:t>
            </w:r>
          </w:p>
          <w:p w14:paraId="79795D9A"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008E684"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await _repository.DeleteMessage(id);</w:t>
            </w:r>
          </w:p>
          <w:p w14:paraId="30801C50"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ApiResponse.Successful();</w:t>
            </w:r>
          </w:p>
          <w:p w14:paraId="3DCAF20B"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DB466B1"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7CD44DD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77BB447D"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ApiResponse.Failed(exception.Message);</w:t>
            </w:r>
          </w:p>
          <w:p w14:paraId="663F5456"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6935AD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85655AE" w14:textId="7E1167CF"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tc>
      </w:tr>
    </w:tbl>
    <w:p w14:paraId="7EAEE71C" w14:textId="4B4CAB75" w:rsidR="00663895" w:rsidRDefault="00663895" w:rsidP="00663895">
      <w:pPr>
        <w:ind w:firstLine="0"/>
        <w:jc w:val="center"/>
        <w:rPr>
          <w:lang w:val="en-US"/>
        </w:rPr>
      </w:pPr>
    </w:p>
    <w:p w14:paraId="575A74FB" w14:textId="53EAB06C" w:rsidR="00663895" w:rsidRDefault="00663895" w:rsidP="00663895">
      <w:pPr>
        <w:ind w:firstLine="0"/>
        <w:jc w:val="right"/>
      </w:pPr>
      <w:r>
        <w:t>Листинг 3.5</w:t>
      </w:r>
    </w:p>
    <w:p w14:paraId="6D7EF33A" w14:textId="787AEE80" w:rsidR="00663895" w:rsidRPr="00663895" w:rsidRDefault="00663895" w:rsidP="007737A8">
      <w:pPr>
        <w:pStyle w:val="3"/>
        <w:numPr>
          <w:ilvl w:val="0"/>
          <w:numId w:val="0"/>
        </w:numPr>
        <w:jc w:val="center"/>
      </w:pPr>
      <w:r>
        <w:t xml:space="preserve">Интерфейс для взаимодействия с БД </w:t>
      </w:r>
      <w:r>
        <w:rPr>
          <w:lang w:val="en-US"/>
        </w:rPr>
        <w:t>IRepository</w:t>
      </w:r>
    </w:p>
    <w:tbl>
      <w:tblPr>
        <w:tblStyle w:val="af9"/>
        <w:tblW w:w="0" w:type="auto"/>
        <w:tblLook w:val="04A0" w:firstRow="1" w:lastRow="0" w:firstColumn="1" w:lastColumn="0" w:noHBand="0" w:noVBand="1"/>
      </w:tblPr>
      <w:tblGrid>
        <w:gridCol w:w="9628"/>
      </w:tblGrid>
      <w:tr w:rsidR="00663895" w14:paraId="351F59E0" w14:textId="77777777" w:rsidTr="00663895">
        <w:tc>
          <w:tcPr>
            <w:tcW w:w="9628" w:type="dxa"/>
          </w:tcPr>
          <w:p w14:paraId="0573855B"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public interface IRepository : IDisposable</w:t>
            </w:r>
          </w:p>
          <w:p w14:paraId="3BCFA80F"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lastRenderedPageBreak/>
              <w:t xml:space="preserve">    {</w:t>
            </w:r>
          </w:p>
          <w:p w14:paraId="286F238A"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DbSet&lt;Access&gt; Accesses { get; set; }</w:t>
            </w:r>
          </w:p>
          <w:p w14:paraId="4AB321AD"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IIncludableQueryable&lt;Access, User&gt; AccessesIncludeAll { get; }</w:t>
            </w:r>
          </w:p>
          <w:p w14:paraId="551FBAB2"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DbSet&lt;AttachedFile&gt; AttachedFiles { get; set; }</w:t>
            </w:r>
          </w:p>
          <w:p w14:paraId="3D4A1821"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DbSet&lt;Contact&gt; Contacts { get; set; }</w:t>
            </w:r>
          </w:p>
          <w:p w14:paraId="5E8C7F2E"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DbSet&lt;DeliveryQueue&gt; DeliveryQueues { get; set; }</w:t>
            </w:r>
          </w:p>
          <w:p w14:paraId="4EF7F5B5"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DbSet&lt;DestinationEmail&gt; DestinationEmails { get; set; }</w:t>
            </w:r>
          </w:p>
          <w:p w14:paraId="1999ED1C"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DbSet&lt;Message&gt; Messages { get; set; }</w:t>
            </w:r>
          </w:p>
          <w:p w14:paraId="412A022B"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IIncludableQueryable&lt;Message, User&gt; MessagesIncludeAll { get; }</w:t>
            </w:r>
          </w:p>
          <w:p w14:paraId="03A211E7"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DbSet&lt;Sale&gt; Sales { get; set; }</w:t>
            </w:r>
          </w:p>
          <w:p w14:paraId="7B957C11"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DbSet&lt;Tariff&gt; Tariffs { get; set; }</w:t>
            </w:r>
          </w:p>
          <w:p w14:paraId="30C59E60"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DbSet&lt;User&gt; Users { get; set; }</w:t>
            </w:r>
          </w:p>
          <w:p w14:paraId="285988A4" w14:textId="77777777" w:rsidR="00663895" w:rsidRPr="00232D7C" w:rsidRDefault="00663895" w:rsidP="00663895">
            <w:pPr>
              <w:ind w:firstLine="0"/>
              <w:jc w:val="left"/>
              <w:rPr>
                <w:rFonts w:ascii="Consolas" w:hAnsi="Consolas" w:cs="Consolas"/>
                <w:sz w:val="24"/>
                <w:szCs w:val="24"/>
                <w:lang w:val="en-US"/>
              </w:rPr>
            </w:pPr>
          </w:p>
          <w:p w14:paraId="0DDBC529"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Task&lt;Access&gt; InsertAccess(Access access);</w:t>
            </w:r>
          </w:p>
          <w:p w14:paraId="4327779B"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Task&lt;Access&gt; UpdateAccess(Access access, long id);</w:t>
            </w:r>
          </w:p>
          <w:p w14:paraId="5C245A9C"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Task&lt;Access&gt; DeleteAccess(long id);</w:t>
            </w:r>
          </w:p>
          <w:p w14:paraId="79B502B0"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Task&lt;IEnumerable&lt;Access&gt;&gt; GetActiveAccessesForUser(long id);</w:t>
            </w:r>
          </w:p>
          <w:p w14:paraId="303508FC" w14:textId="77777777" w:rsidR="00663895" w:rsidRPr="00232D7C" w:rsidRDefault="00663895" w:rsidP="00663895">
            <w:pPr>
              <w:ind w:firstLine="0"/>
              <w:jc w:val="left"/>
              <w:rPr>
                <w:rFonts w:ascii="Consolas" w:hAnsi="Consolas" w:cs="Consolas"/>
                <w:sz w:val="24"/>
                <w:szCs w:val="24"/>
                <w:lang w:val="en-US"/>
              </w:rPr>
            </w:pPr>
          </w:p>
          <w:p w14:paraId="7DA66683"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Task&lt;int&gt; InsertAttachedFiles(IEnumerable&lt;AttachedFile&gt; attachedFiles);</w:t>
            </w:r>
          </w:p>
          <w:p w14:paraId="73B7ADEB"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Task&lt;int&gt; UpdateAttachedFile(long id, AttachedFile file);</w:t>
            </w:r>
          </w:p>
          <w:p w14:paraId="6897F3CC"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Task&lt;int&gt; DeleteAttachedFile(long id);</w:t>
            </w:r>
          </w:p>
          <w:p w14:paraId="2870DAD0"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Task&lt;List&lt;AttachedFile&gt;&gt; GetAttachedFilesForMessage(long messageId);</w:t>
            </w:r>
          </w:p>
          <w:p w14:paraId="0C872127" w14:textId="77777777" w:rsidR="00663895" w:rsidRPr="00232D7C" w:rsidRDefault="00663895" w:rsidP="00663895">
            <w:pPr>
              <w:ind w:firstLine="0"/>
              <w:jc w:val="left"/>
              <w:rPr>
                <w:rFonts w:ascii="Consolas" w:hAnsi="Consolas" w:cs="Consolas"/>
                <w:sz w:val="24"/>
                <w:szCs w:val="24"/>
                <w:lang w:val="en-US"/>
              </w:rPr>
            </w:pPr>
          </w:p>
          <w:p w14:paraId="370F8280"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Task&lt;Contact&gt; InsertContact(Contact contact);</w:t>
            </w:r>
          </w:p>
          <w:p w14:paraId="690E3E37"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Task&lt;Contact&gt; UpdateContact(Contact contact, long id);</w:t>
            </w:r>
          </w:p>
          <w:p w14:paraId="6275BC63"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Task&lt;Contact&gt; DeleteContact(long id);</w:t>
            </w:r>
          </w:p>
          <w:p w14:paraId="59C91E32"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Task&lt;IEnumerable&lt;Contact&gt;&gt; GetContactsForUser(long id);</w:t>
            </w:r>
          </w:p>
          <w:p w14:paraId="13984426" w14:textId="77777777" w:rsidR="00663895" w:rsidRPr="00232D7C" w:rsidRDefault="00663895" w:rsidP="00663895">
            <w:pPr>
              <w:ind w:firstLine="0"/>
              <w:jc w:val="left"/>
              <w:rPr>
                <w:rFonts w:ascii="Consolas" w:hAnsi="Consolas" w:cs="Consolas"/>
                <w:sz w:val="24"/>
                <w:szCs w:val="24"/>
                <w:lang w:val="en-US"/>
              </w:rPr>
            </w:pPr>
          </w:p>
          <w:p w14:paraId="537B336E"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Task&lt;DeliveryQueue&gt; InsertDeliveryQueue(DeliveryQueue deliveryQueue);</w:t>
            </w:r>
          </w:p>
          <w:p w14:paraId="3870E3B2"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Task&lt;DeliveryQueue&gt; UpdateDeliveryQueue(DeliveryQueue queue, int id);</w:t>
            </w:r>
          </w:p>
          <w:p w14:paraId="5DDBEA3F"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Task&lt;DeliveryQueue&gt; DeleteDeliveryQueue(int id);</w:t>
            </w:r>
          </w:p>
          <w:p w14:paraId="58B650C5" w14:textId="77777777" w:rsidR="00663895" w:rsidRPr="00232D7C" w:rsidRDefault="00663895" w:rsidP="00663895">
            <w:pPr>
              <w:ind w:firstLine="0"/>
              <w:jc w:val="left"/>
              <w:rPr>
                <w:rFonts w:ascii="Consolas" w:hAnsi="Consolas" w:cs="Consolas"/>
                <w:sz w:val="24"/>
                <w:szCs w:val="24"/>
                <w:lang w:val="en-US"/>
              </w:rPr>
            </w:pPr>
          </w:p>
          <w:p w14:paraId="65458642"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Task&lt;int&gt; InsertDestinationEmail(DestinationEmail destinationEmail);</w:t>
            </w:r>
          </w:p>
          <w:p w14:paraId="373C7302"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Task&lt;int&gt; UpdateDestinationEmail(DestinationEmail destinationEmail);</w:t>
            </w:r>
          </w:p>
          <w:p w14:paraId="2514F62F"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Task&lt;int&gt; DeleteDestinationEmail(long id);</w:t>
            </w:r>
          </w:p>
          <w:p w14:paraId="3035367A" w14:textId="77777777" w:rsidR="00663895" w:rsidRPr="00321997"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r w:rsidRPr="00321997">
              <w:rPr>
                <w:rFonts w:ascii="Consolas" w:hAnsi="Consolas" w:cs="Consolas"/>
                <w:sz w:val="24"/>
                <w:szCs w:val="24"/>
                <w:lang w:val="en-US"/>
              </w:rPr>
              <w:t>Task&lt;Message&gt; GetCurrentMessageFromBusiestQueue();</w:t>
            </w:r>
          </w:p>
          <w:p w14:paraId="0477B227"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Task&lt;int&gt; InsertMessage(Message message);</w:t>
            </w:r>
          </w:p>
          <w:p w14:paraId="7EFA2EBF"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Task&lt;Message&gt; UpdateMessage(Message message);</w:t>
            </w:r>
          </w:p>
          <w:p w14:paraId="5EE05882"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Task&lt;Message&gt; DeleteMessage(long id);</w:t>
            </w:r>
          </w:p>
          <w:p w14:paraId="5FB06EA2"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Task&lt;IEnumerable&lt;Message&gt;&gt; GetMessagesForQueue(int queueId);</w:t>
            </w:r>
          </w:p>
          <w:p w14:paraId="0E911CEA"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Task&lt;IEnumerable&lt;Message&gt;&gt; GetMessagesForUser(long userId);</w:t>
            </w:r>
          </w:p>
          <w:p w14:paraId="700EEB3C" w14:textId="77777777" w:rsidR="00663895" w:rsidRPr="00232D7C" w:rsidRDefault="00663895" w:rsidP="00663895">
            <w:pPr>
              <w:ind w:firstLine="0"/>
              <w:jc w:val="left"/>
              <w:rPr>
                <w:rFonts w:ascii="Consolas" w:hAnsi="Consolas" w:cs="Consolas"/>
                <w:sz w:val="24"/>
                <w:szCs w:val="24"/>
                <w:lang w:val="en-US"/>
              </w:rPr>
            </w:pPr>
          </w:p>
          <w:p w14:paraId="07635FC6"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Task&lt;Sale&gt; InsertSale(Message message);</w:t>
            </w:r>
          </w:p>
          <w:p w14:paraId="0A5DF5E4"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Task&lt;Sale&gt; UpdateSale(Message message, int id);</w:t>
            </w:r>
          </w:p>
          <w:p w14:paraId="51AEDFD4"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Task&lt;Sale&gt; DeleteSale(int id);</w:t>
            </w:r>
          </w:p>
          <w:p w14:paraId="3CCDA41A" w14:textId="77777777" w:rsidR="00663895" w:rsidRPr="00232D7C" w:rsidRDefault="00663895" w:rsidP="00663895">
            <w:pPr>
              <w:ind w:firstLine="0"/>
              <w:jc w:val="left"/>
              <w:rPr>
                <w:rFonts w:ascii="Consolas" w:hAnsi="Consolas" w:cs="Consolas"/>
                <w:sz w:val="24"/>
                <w:szCs w:val="24"/>
                <w:lang w:val="en-US"/>
              </w:rPr>
            </w:pPr>
          </w:p>
          <w:p w14:paraId="381D5C5A"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Task&lt;Tariff&gt; InsertTariff(Tariff tariff);</w:t>
            </w:r>
          </w:p>
          <w:p w14:paraId="596CB98B"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Task&lt;Tariff&gt; UpdateTariff(Tariff tariff, int id);</w:t>
            </w:r>
          </w:p>
          <w:p w14:paraId="3B16E2F6"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Task&lt;Tariff&gt; DeleteTariff(int id);</w:t>
            </w:r>
          </w:p>
          <w:p w14:paraId="780DCC8F" w14:textId="77777777" w:rsidR="00663895" w:rsidRPr="00232D7C" w:rsidRDefault="00663895" w:rsidP="00663895">
            <w:pPr>
              <w:ind w:firstLine="0"/>
              <w:jc w:val="left"/>
              <w:rPr>
                <w:rFonts w:ascii="Consolas" w:hAnsi="Consolas" w:cs="Consolas"/>
                <w:sz w:val="24"/>
                <w:szCs w:val="24"/>
                <w:lang w:val="en-US"/>
              </w:rPr>
            </w:pPr>
          </w:p>
          <w:p w14:paraId="446D77F2"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Task&lt;User&gt; InsertUser(User user);</w:t>
            </w:r>
          </w:p>
          <w:p w14:paraId="369F4B44"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Task&lt;User&gt; UpdateUser(User user, long id);</w:t>
            </w:r>
          </w:p>
          <w:p w14:paraId="18174D11"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Task&lt;User&gt; DeleteUser(long id);</w:t>
            </w:r>
          </w:p>
          <w:p w14:paraId="324FA951" w14:textId="50F44517" w:rsidR="00663895" w:rsidRPr="00232D7C" w:rsidRDefault="00663895" w:rsidP="00663895">
            <w:pPr>
              <w:ind w:firstLine="0"/>
              <w:jc w:val="left"/>
              <w:rPr>
                <w:rFonts w:ascii="Consolas" w:hAnsi="Consolas" w:cs="Consolas"/>
                <w:sz w:val="24"/>
                <w:szCs w:val="24"/>
              </w:rPr>
            </w:pPr>
            <w:r w:rsidRPr="00232D7C">
              <w:rPr>
                <w:rFonts w:ascii="Consolas" w:hAnsi="Consolas" w:cs="Consolas"/>
                <w:sz w:val="24"/>
                <w:szCs w:val="24"/>
                <w:lang w:val="en-US"/>
              </w:rPr>
              <w:t xml:space="preserve">    </w:t>
            </w:r>
            <w:r w:rsidRPr="00232D7C">
              <w:rPr>
                <w:rFonts w:ascii="Consolas" w:hAnsi="Consolas" w:cs="Consolas"/>
                <w:sz w:val="24"/>
                <w:szCs w:val="24"/>
              </w:rPr>
              <w:t>}</w:t>
            </w:r>
          </w:p>
        </w:tc>
      </w:tr>
    </w:tbl>
    <w:p w14:paraId="1F1C9079" w14:textId="3C72690D" w:rsidR="00663895" w:rsidRDefault="00663895" w:rsidP="00663895">
      <w:pPr>
        <w:ind w:firstLine="0"/>
        <w:jc w:val="left"/>
      </w:pPr>
    </w:p>
    <w:p w14:paraId="721541A3" w14:textId="636335D1" w:rsidR="00232D7C" w:rsidRDefault="00663895" w:rsidP="00232D7C">
      <w:pPr>
        <w:ind w:firstLine="0"/>
        <w:jc w:val="right"/>
      </w:pPr>
      <w:r>
        <w:t>Листинг 3.6</w:t>
      </w:r>
    </w:p>
    <w:p w14:paraId="3483FCC8" w14:textId="77777777" w:rsidR="00232D7C" w:rsidRDefault="00232D7C" w:rsidP="007737A8">
      <w:pPr>
        <w:pStyle w:val="3"/>
        <w:numPr>
          <w:ilvl w:val="0"/>
          <w:numId w:val="0"/>
        </w:numPr>
        <w:jc w:val="center"/>
      </w:pPr>
      <w:r>
        <w:t>Модульный тест механизма хэширования</w:t>
      </w:r>
    </w:p>
    <w:tbl>
      <w:tblPr>
        <w:tblStyle w:val="af9"/>
        <w:tblW w:w="9634" w:type="dxa"/>
        <w:tblLook w:val="04A0" w:firstRow="1" w:lastRow="0" w:firstColumn="1" w:lastColumn="0" w:noHBand="0" w:noVBand="1"/>
      </w:tblPr>
      <w:tblGrid>
        <w:gridCol w:w="9634"/>
      </w:tblGrid>
      <w:tr w:rsidR="00232D7C" w14:paraId="2779AC40" w14:textId="77777777" w:rsidTr="00232D7C">
        <w:tc>
          <w:tcPr>
            <w:tcW w:w="9634" w:type="dxa"/>
            <w:tcBorders>
              <w:top w:val="single" w:sz="4" w:space="0" w:color="auto"/>
              <w:left w:val="single" w:sz="4" w:space="0" w:color="auto"/>
              <w:bottom w:val="single" w:sz="4" w:space="0" w:color="auto"/>
              <w:right w:val="single" w:sz="4" w:space="0" w:color="auto"/>
            </w:tcBorders>
          </w:tcPr>
          <w:p w14:paraId="40E77476"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[TestClass]</w:t>
            </w:r>
          </w:p>
          <w:p w14:paraId="0A6BA392"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class HashSHA512Tests</w:t>
            </w:r>
          </w:p>
          <w:p w14:paraId="5E6EBD34"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95D5153"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[TestMethod]</w:t>
            </w:r>
          </w:p>
          <w:p w14:paraId="6C05CA65"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void MakeHashTest()</w:t>
            </w:r>
          </w:p>
          <w:p w14:paraId="35327E73"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D29E20F"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string password = "Eviguf@77";</w:t>
            </w:r>
          </w:p>
          <w:p w14:paraId="7AD242F2"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string passwordHash = "dba23bd80b85edfd9ea2f28e4cc4bb953" +</w:t>
            </w:r>
          </w:p>
          <w:p w14:paraId="6F5F3486"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"86df6b0183567ca3179cb156120f5c4" +</w:t>
            </w:r>
          </w:p>
          <w:p w14:paraId="326EE733"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"0312fae40f7ad74431ca921ce4c2c27" +</w:t>
            </w:r>
          </w:p>
          <w:p w14:paraId="63A8665E"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lastRenderedPageBreak/>
              <w:t xml:space="preserve">                                    "d4c92b604051bf090947649801dc54e5e";</w:t>
            </w:r>
          </w:p>
          <w:p w14:paraId="4E6C11FE"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string actualPasswordHash = new HashSHA512().MakeHash(password);</w:t>
            </w:r>
          </w:p>
          <w:p w14:paraId="22FB220E"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rPr>
            </w:pPr>
            <w:r w:rsidRPr="00232D7C">
              <w:rPr>
                <w:rFonts w:ascii="Consolas" w:hAnsi="Consolas" w:cs="Consolas"/>
                <w:sz w:val="24"/>
                <w:szCs w:val="24"/>
                <w:lang w:val="en-US"/>
              </w:rPr>
              <w:t xml:space="preserve">            </w:t>
            </w:r>
            <w:r w:rsidRPr="00232D7C">
              <w:rPr>
                <w:rFonts w:ascii="Consolas" w:hAnsi="Consolas" w:cs="Consolas"/>
                <w:sz w:val="24"/>
                <w:szCs w:val="24"/>
              </w:rPr>
              <w:t>Assert.Equals(passwordHash, actualPasswordHash);</w:t>
            </w:r>
          </w:p>
          <w:p w14:paraId="17563254"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rPr>
            </w:pPr>
            <w:r w:rsidRPr="00232D7C">
              <w:rPr>
                <w:rFonts w:ascii="Consolas" w:hAnsi="Consolas" w:cs="Consolas"/>
                <w:sz w:val="24"/>
                <w:szCs w:val="24"/>
              </w:rPr>
              <w:t xml:space="preserve">        }</w:t>
            </w:r>
          </w:p>
          <w:p w14:paraId="799014C4" w14:textId="1A84905E" w:rsidR="00232D7C" w:rsidRPr="00232D7C" w:rsidRDefault="00232D7C" w:rsidP="00321997">
            <w:pPr>
              <w:autoSpaceDE w:val="0"/>
              <w:autoSpaceDN w:val="0"/>
              <w:adjustRightInd w:val="0"/>
              <w:spacing w:line="240" w:lineRule="auto"/>
              <w:ind w:firstLine="0"/>
              <w:jc w:val="left"/>
              <w:rPr>
                <w:rFonts w:ascii="Consolas" w:hAnsi="Consolas" w:cs="Consolas"/>
                <w:color w:val="000000"/>
                <w:sz w:val="19"/>
                <w:szCs w:val="19"/>
              </w:rPr>
            </w:pPr>
            <w:r w:rsidRPr="00232D7C">
              <w:rPr>
                <w:rFonts w:ascii="Consolas" w:hAnsi="Consolas" w:cs="Consolas"/>
                <w:sz w:val="24"/>
                <w:szCs w:val="24"/>
              </w:rPr>
              <w:t xml:space="preserve">    }</w:t>
            </w:r>
          </w:p>
        </w:tc>
      </w:tr>
    </w:tbl>
    <w:p w14:paraId="2075DC8E" w14:textId="2E8034C3" w:rsidR="00232D7C" w:rsidRDefault="00232D7C" w:rsidP="00663895">
      <w:pPr>
        <w:ind w:firstLine="0"/>
        <w:jc w:val="right"/>
      </w:pPr>
    </w:p>
    <w:p w14:paraId="0774DAE2" w14:textId="238FB71D" w:rsidR="00232D7C" w:rsidRDefault="00232D7C" w:rsidP="00232D7C">
      <w:pPr>
        <w:ind w:firstLine="0"/>
        <w:jc w:val="center"/>
      </w:pPr>
    </w:p>
    <w:p w14:paraId="172FBD74" w14:textId="1FBA464A" w:rsidR="00232D7C" w:rsidRPr="00232D7C" w:rsidRDefault="00232D7C" w:rsidP="00232D7C">
      <w:pPr>
        <w:ind w:firstLine="0"/>
        <w:jc w:val="right"/>
      </w:pPr>
      <w:r>
        <w:t>Листинг 3.7</w:t>
      </w:r>
    </w:p>
    <w:p w14:paraId="1D83C237" w14:textId="77777777" w:rsidR="00232D7C" w:rsidRDefault="00232D7C" w:rsidP="007737A8">
      <w:pPr>
        <w:pStyle w:val="3"/>
        <w:numPr>
          <w:ilvl w:val="0"/>
          <w:numId w:val="0"/>
        </w:numPr>
        <w:jc w:val="center"/>
      </w:pPr>
      <w:r w:rsidRPr="005258C7">
        <w:t>Модульный</w:t>
      </w:r>
      <w:r>
        <w:t xml:space="preserve"> тест контактов</w:t>
      </w:r>
    </w:p>
    <w:tbl>
      <w:tblPr>
        <w:tblStyle w:val="af9"/>
        <w:tblW w:w="9634" w:type="dxa"/>
        <w:tblLook w:val="04A0" w:firstRow="1" w:lastRow="0" w:firstColumn="1" w:lastColumn="0" w:noHBand="0" w:noVBand="1"/>
      </w:tblPr>
      <w:tblGrid>
        <w:gridCol w:w="9634"/>
      </w:tblGrid>
      <w:tr w:rsidR="00232D7C" w14:paraId="328B8377" w14:textId="77777777" w:rsidTr="00232D7C">
        <w:tc>
          <w:tcPr>
            <w:tcW w:w="9634" w:type="dxa"/>
            <w:tcBorders>
              <w:top w:val="single" w:sz="4" w:space="0" w:color="auto"/>
              <w:left w:val="single" w:sz="4" w:space="0" w:color="auto"/>
              <w:bottom w:val="single" w:sz="4" w:space="0" w:color="auto"/>
              <w:right w:val="single" w:sz="4" w:space="0" w:color="auto"/>
            </w:tcBorders>
          </w:tcPr>
          <w:p w14:paraId="62BE7EDC"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using Domain.Models.Contacts;</w:t>
            </w:r>
          </w:p>
          <w:p w14:paraId="4115B7AE"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using Domain.Models.Users;</w:t>
            </w:r>
          </w:p>
          <w:p w14:paraId="79346E6A"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using Microsoft.VisualStudio.TestTools.UnitTesting;</w:t>
            </w:r>
          </w:p>
          <w:p w14:paraId="6B7CE166"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p>
          <w:p w14:paraId="30E000DD"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namespace DeliveryRely.Domain.Tests</w:t>
            </w:r>
          </w:p>
          <w:p w14:paraId="1C8DED0A"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w:t>
            </w:r>
          </w:p>
          <w:p w14:paraId="0BCB4871"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[TestClass]</w:t>
            </w:r>
          </w:p>
          <w:p w14:paraId="10A6C62F"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class ContactTest</w:t>
            </w:r>
          </w:p>
          <w:p w14:paraId="690DB637"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E143E36"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[TestMethod]</w:t>
            </w:r>
          </w:p>
          <w:p w14:paraId="79A37C79"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void FieldsTest()</w:t>
            </w:r>
          </w:p>
          <w:p w14:paraId="0FEB2C84"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C176F7C"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contact = new Contact</w:t>
            </w:r>
          </w:p>
          <w:p w14:paraId="3A1CD658"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7F57AFD4"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ContactId = 1,</w:t>
            </w:r>
          </w:p>
          <w:p w14:paraId="62014B41"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ContactName = "contact",</w:t>
            </w:r>
          </w:p>
          <w:p w14:paraId="66B0E489"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ContactEmail = "contact@yandex.ru",</w:t>
            </w:r>
          </w:p>
          <w:p w14:paraId="2B3C5980"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UserId = 4,</w:t>
            </w:r>
          </w:p>
          <w:p w14:paraId="45425566"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User = new User</w:t>
            </w:r>
          </w:p>
          <w:p w14:paraId="1CD2F1FD"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39A38C5"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Email = "user@yandex.ru"</w:t>
            </w:r>
          </w:p>
          <w:p w14:paraId="2E80D0CF"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ED7569D"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6228E77"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Assert.AreEqual("contact", contact.ContactName);</w:t>
            </w:r>
          </w:p>
          <w:p w14:paraId="36C0455F"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Assert.AreEqual("contact@yandex.ru", contact.ContactEmail);</w:t>
            </w:r>
          </w:p>
          <w:p w14:paraId="093214B3"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Assert.AreEqual(4, contact.UserId);</w:t>
            </w:r>
          </w:p>
          <w:p w14:paraId="6150B991"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Assert.AreEqual("user@yandex.ru", contact.User.Email);</w:t>
            </w:r>
          </w:p>
          <w:p w14:paraId="70EBE5C3"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rPr>
            </w:pPr>
            <w:r w:rsidRPr="00232D7C">
              <w:rPr>
                <w:rFonts w:ascii="Consolas" w:hAnsi="Consolas" w:cs="Consolas"/>
                <w:sz w:val="24"/>
                <w:szCs w:val="24"/>
                <w:lang w:val="en-US"/>
              </w:rPr>
              <w:t xml:space="preserve">        </w:t>
            </w:r>
            <w:r w:rsidRPr="00232D7C">
              <w:rPr>
                <w:rFonts w:ascii="Consolas" w:hAnsi="Consolas" w:cs="Consolas"/>
                <w:sz w:val="24"/>
                <w:szCs w:val="24"/>
              </w:rPr>
              <w:t>}</w:t>
            </w:r>
          </w:p>
          <w:p w14:paraId="24DA4DDF"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rPr>
            </w:pPr>
            <w:r w:rsidRPr="00232D7C">
              <w:rPr>
                <w:rFonts w:ascii="Consolas" w:hAnsi="Consolas" w:cs="Consolas"/>
                <w:sz w:val="24"/>
                <w:szCs w:val="24"/>
              </w:rPr>
              <w:t xml:space="preserve">    }</w:t>
            </w:r>
          </w:p>
          <w:p w14:paraId="65EA2A5E"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rPr>
            </w:pPr>
            <w:r w:rsidRPr="00232D7C">
              <w:rPr>
                <w:rFonts w:ascii="Consolas" w:hAnsi="Consolas" w:cs="Consolas"/>
                <w:sz w:val="24"/>
                <w:szCs w:val="24"/>
              </w:rPr>
              <w:t>}</w:t>
            </w:r>
          </w:p>
          <w:p w14:paraId="6368477D" w14:textId="77777777" w:rsidR="00232D7C" w:rsidRPr="00232D7C" w:rsidRDefault="00232D7C" w:rsidP="00321997">
            <w:pPr>
              <w:ind w:firstLine="0"/>
              <w:rPr>
                <w:sz w:val="24"/>
                <w:szCs w:val="24"/>
                <w:lang w:val="en-US"/>
              </w:rPr>
            </w:pPr>
          </w:p>
        </w:tc>
      </w:tr>
    </w:tbl>
    <w:p w14:paraId="2D3F4C24" w14:textId="77777777" w:rsidR="00232D7C" w:rsidRDefault="00232D7C" w:rsidP="00232D7C">
      <w:pPr>
        <w:rPr>
          <w:color w:val="000000" w:themeColor="text1"/>
          <w:lang w:val="en-US"/>
        </w:rPr>
      </w:pPr>
    </w:p>
    <w:sectPr w:rsidR="00232D7C" w:rsidSect="00AA1F1D">
      <w:headerReference w:type="default" r:id="rId66"/>
      <w:pgSz w:w="11906" w:h="16838"/>
      <w:pgMar w:top="1134" w:right="567" w:bottom="851" w:left="1701" w:header="709" w:footer="709"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 w:author="Andrey T" w:date="2021-06-06T12:15:00Z" w:initials="AT">
    <w:p w14:paraId="5F8F3E12" w14:textId="02F00CB2" w:rsidR="00321997" w:rsidRDefault="00321997" w:rsidP="00DB1FD9">
      <w:pPr>
        <w:pStyle w:val="af2"/>
      </w:pPr>
      <w:r>
        <w:rPr>
          <w:rStyle w:val="af1"/>
        </w:rPr>
        <w:annotationRef/>
      </w:r>
      <w:r>
        <w:t>Так оставлять нельзя. По всей записке последний лист главы должен быть заполнен не менее 2/3 листа. В данном случае я бы просто что-то сократил выше, что бы не дописывать так много текста.</w:t>
      </w:r>
    </w:p>
  </w:comment>
  <w:comment w:id="19" w:author="Andrey T" w:date="2021-06-06T13:02:00Z" w:initials="AT">
    <w:p w14:paraId="749E3F79" w14:textId="77777777" w:rsidR="00321997" w:rsidRDefault="00321997" w:rsidP="00B37101">
      <w:pPr>
        <w:pStyle w:val="af2"/>
        <w:jc w:val="left"/>
      </w:pPr>
      <w:r>
        <w:rPr>
          <w:rStyle w:val="af1"/>
        </w:rPr>
        <w:annotationRef/>
      </w:r>
      <w:r>
        <w:t>Перед загловокмо лучше добавить отступ (в стили, что бы по всему документу применилось). А то сливается.</w:t>
      </w:r>
    </w:p>
  </w:comment>
  <w:comment w:id="24" w:author="Andrey T" w:date="2021-06-06T12:28:00Z" w:initials="AT">
    <w:p w14:paraId="0CAB5F15" w14:textId="75F5FC04" w:rsidR="00321997" w:rsidRDefault="00321997" w:rsidP="00DB1FD9">
      <w:pPr>
        <w:pStyle w:val="af2"/>
      </w:pPr>
      <w:r>
        <w:rPr>
          <w:rStyle w:val="af1"/>
        </w:rPr>
        <w:annotationRef/>
      </w:r>
      <w:r>
        <w:t>Цифры то же жирные и курсив, по левому краю выравнивание</w:t>
      </w:r>
    </w:p>
  </w:comment>
  <w:comment w:id="40" w:author="Andrey T" w:date="2021-06-06T12:55:00Z" w:initials="AT">
    <w:p w14:paraId="22E4284A" w14:textId="77777777" w:rsidR="00321997" w:rsidRDefault="00321997" w:rsidP="00B37101">
      <w:pPr>
        <w:pStyle w:val="af2"/>
        <w:jc w:val="left"/>
      </w:pPr>
      <w:r>
        <w:rPr>
          <w:rStyle w:val="af1"/>
        </w:rPr>
        <w:annotationRef/>
      </w:r>
      <w:r>
        <w:t xml:space="preserve">На защите могут спросить, почему не расматривали самые популярные у нас сервисы - </w:t>
      </w:r>
      <w:r>
        <w:rPr>
          <w:lang w:val="en-US"/>
        </w:rPr>
        <w:t>sendpulse</w:t>
      </w:r>
      <w:r w:rsidRPr="00463FE0">
        <w:t xml:space="preserve">, </w:t>
      </w:r>
      <w:r>
        <w:rPr>
          <w:lang w:val="en-US"/>
        </w:rPr>
        <w:t>unisender</w:t>
      </w:r>
      <w:r>
        <w:t>. И их нужно либо упомянуть, либо продумать ответ, почему не упоминул</w:t>
      </w:r>
    </w:p>
  </w:comment>
  <w:comment w:id="61" w:author="Andrey T" w:date="2021-06-06T12:58:00Z" w:initials="AT">
    <w:p w14:paraId="59E49A97" w14:textId="77777777" w:rsidR="00321997" w:rsidRDefault="00321997" w:rsidP="00B37101">
      <w:pPr>
        <w:pStyle w:val="af2"/>
        <w:jc w:val="left"/>
      </w:pPr>
      <w:r>
        <w:rPr>
          <w:rStyle w:val="af1"/>
        </w:rPr>
        <w:annotationRef/>
      </w:r>
      <w:r>
        <w:t>Жирность не нужна</w:t>
      </w:r>
    </w:p>
  </w:comment>
  <w:comment w:id="62" w:author="Andrey T" w:date="2021-06-06T12:59:00Z" w:initials="AT">
    <w:p w14:paraId="0A61E068" w14:textId="77777777" w:rsidR="00321997" w:rsidRDefault="00321997" w:rsidP="00B37101">
      <w:pPr>
        <w:pStyle w:val="af2"/>
        <w:jc w:val="left"/>
      </w:pPr>
      <w:r>
        <w:rPr>
          <w:rStyle w:val="af1"/>
        </w:rPr>
        <w:annotationRef/>
      </w:r>
      <w:r>
        <w:t>Зачем курсив?</w:t>
      </w:r>
    </w:p>
  </w:comment>
  <w:comment w:id="67" w:author="Andrey T" w:date="2021-06-06T13:00:00Z" w:initials="AT">
    <w:p w14:paraId="416288F9" w14:textId="77777777" w:rsidR="00321997" w:rsidRDefault="00321997" w:rsidP="00B37101">
      <w:pPr>
        <w:pStyle w:val="af2"/>
        <w:jc w:val="left"/>
      </w:pPr>
      <w:r>
        <w:rPr>
          <w:rStyle w:val="af1"/>
        </w:rPr>
        <w:annotationRef/>
      </w:r>
      <w:r>
        <w:t>Каждый лист внутри главы должен быть заполнен на 100%, последний лист главы - на 2/3</w:t>
      </w:r>
    </w:p>
  </w:comment>
  <w:comment w:id="80" w:author="Andrey T" w:date="2021-06-06T13:03:00Z" w:initials="AT">
    <w:p w14:paraId="6742B4A8" w14:textId="77777777" w:rsidR="00321997" w:rsidRDefault="00321997" w:rsidP="00B37101">
      <w:pPr>
        <w:pStyle w:val="af2"/>
        <w:jc w:val="left"/>
      </w:pPr>
      <w:r>
        <w:rPr>
          <w:rStyle w:val="af1"/>
        </w:rPr>
        <w:annotationRef/>
      </w:r>
      <w:r>
        <w:t>Не хватает перед этим какой-то общей тестовки-абзаца.</w:t>
      </w:r>
    </w:p>
  </w:comment>
  <w:comment w:id="94" w:author="Andrey T" w:date="2021-06-06T13:10:00Z" w:initials="AT">
    <w:p w14:paraId="4A343270" w14:textId="77777777" w:rsidR="00321997" w:rsidRDefault="00321997" w:rsidP="00B37101">
      <w:pPr>
        <w:pStyle w:val="af2"/>
        <w:jc w:val="left"/>
      </w:pPr>
      <w:r>
        <w:rPr>
          <w:rStyle w:val="af1"/>
        </w:rPr>
        <w:annotationRef/>
      </w:r>
      <w:r>
        <w:t>точка</w:t>
      </w:r>
    </w:p>
  </w:comment>
  <w:comment w:id="211" w:author="Andrey T" w:date="2021-06-06T13:23:00Z" w:initials="AT">
    <w:p w14:paraId="03B88967" w14:textId="77777777" w:rsidR="00321997" w:rsidRDefault="00321997" w:rsidP="00B37101">
      <w:pPr>
        <w:pStyle w:val="af2"/>
        <w:jc w:val="left"/>
      </w:pPr>
      <w:r>
        <w:rPr>
          <w:rStyle w:val="af1"/>
        </w:rPr>
        <w:annotationRef/>
      </w:r>
      <w:r>
        <w:t>Считается что в сиске должно быть (не менее половины) журнальных источников и книг. Сейчас в основном сайты. Но в целом не плохо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F8F3E12" w15:done="0"/>
  <w15:commentEx w15:paraId="749E3F79" w15:done="0"/>
  <w15:commentEx w15:paraId="0CAB5F15" w15:done="0"/>
  <w15:commentEx w15:paraId="22E4284A" w15:done="0"/>
  <w15:commentEx w15:paraId="59E49A97" w15:done="0"/>
  <w15:commentEx w15:paraId="0A61E068" w15:done="0"/>
  <w15:commentEx w15:paraId="416288F9" w15:done="0"/>
  <w15:commentEx w15:paraId="6742B4A8" w15:done="0"/>
  <w15:commentEx w15:paraId="4A343270" w15:done="0"/>
  <w15:commentEx w15:paraId="03B889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73AED" w16cex:dateUtc="2021-06-06T09:15:00Z"/>
  <w16cex:commentExtensible w16cex:durableId="24673B47" w16cex:dateUtc="2021-06-06T09:17:00Z"/>
  <w16cex:commentExtensible w16cex:durableId="24673E32" w16cex:dateUtc="2021-06-06T09:29:00Z"/>
  <w16cex:commentExtensible w16cex:durableId="24673EB8" w16cex:dateUtc="2021-06-06T09:31:00Z"/>
  <w16cex:commentExtensible w16cex:durableId="246745D0" w16cex:dateUtc="2021-06-06T10:02:00Z"/>
  <w16cex:commentExtensible w16cex:durableId="24673DD4" w16cex:dateUtc="2021-06-06T09:28:00Z"/>
  <w16cex:commentExtensible w16cex:durableId="24674450" w16cex:dateUtc="2021-06-06T09:55:00Z"/>
  <w16cex:commentExtensible w16cex:durableId="2467450D" w16cex:dateUtc="2021-06-06T09:58:00Z"/>
  <w16cex:commentExtensible w16cex:durableId="24674543" w16cex:dateUtc="2021-06-06T09:59:00Z"/>
  <w16cex:commentExtensible w16cex:durableId="2467456A" w16cex:dateUtc="2021-06-06T10:00:00Z"/>
  <w16cex:commentExtensible w16cex:durableId="2467461E" w16cex:dateUtc="2021-06-06T10:03:00Z"/>
  <w16cex:commentExtensible w16cex:durableId="24674750" w16cex:dateUtc="2021-06-06T10:08:00Z"/>
  <w16cex:commentExtensible w16cex:durableId="246747DB" w16cex:dateUtc="2021-06-06T10:10:00Z"/>
  <w16cex:commentExtensible w16cex:durableId="24674AD1" w16cex:dateUtc="2021-06-06T10: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8F3E12" w16cid:durableId="24673AED"/>
  <w16cid:commentId w16cid:paraId="5E69B485" w16cid:durableId="24673B47"/>
  <w16cid:commentId w16cid:paraId="21E91FD3" w16cid:durableId="24673E32"/>
  <w16cid:commentId w16cid:paraId="43AE2E6B" w16cid:durableId="24673EB8"/>
  <w16cid:commentId w16cid:paraId="749E3F79" w16cid:durableId="246745D0"/>
  <w16cid:commentId w16cid:paraId="0CAB5F15" w16cid:durableId="24673DD4"/>
  <w16cid:commentId w16cid:paraId="22E4284A" w16cid:durableId="24674450"/>
  <w16cid:commentId w16cid:paraId="59E49A97" w16cid:durableId="2467450D"/>
  <w16cid:commentId w16cid:paraId="0A61E068" w16cid:durableId="24674543"/>
  <w16cid:commentId w16cid:paraId="416288F9" w16cid:durableId="2467456A"/>
  <w16cid:commentId w16cid:paraId="6742B4A8" w16cid:durableId="2467461E"/>
  <w16cid:commentId w16cid:paraId="6424D0B7" w16cid:durableId="24674750"/>
  <w16cid:commentId w16cid:paraId="4A343270" w16cid:durableId="246747DB"/>
  <w16cid:commentId w16cid:paraId="03B88967" w16cid:durableId="24674AD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BAFB8E" w14:textId="77777777" w:rsidR="007519F4" w:rsidRDefault="007519F4" w:rsidP="00AA1F1D">
      <w:pPr>
        <w:spacing w:line="240" w:lineRule="auto"/>
      </w:pPr>
      <w:r>
        <w:separator/>
      </w:r>
    </w:p>
  </w:endnote>
  <w:endnote w:type="continuationSeparator" w:id="0">
    <w:p w14:paraId="2B719463" w14:textId="77777777" w:rsidR="007519F4" w:rsidRDefault="007519F4" w:rsidP="00AA1F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10002FF" w:usb1="4000ACFF" w:usb2="00000009" w:usb3="00000000" w:csb0="0000019F" w:csb1="00000000"/>
  </w:font>
  <w:font w:name="Calibri Light">
    <w:charset w:val="CC"/>
    <w:family w:val="swiss"/>
    <w:pitch w:val="variable"/>
    <w:sig w:usb0="A00002EF" w:usb1="4000207B" w:usb2="00000000" w:usb3="00000000" w:csb0="0000019F" w:csb1="00000000"/>
  </w:font>
  <w:font w:name="Segoe UI">
    <w:charset w:val="CC"/>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MuseoSansCyrl">
    <w:altName w:val="Times New Roman"/>
    <w:panose1 w:val="00000000000000000000"/>
    <w:charset w:val="00"/>
    <w:family w:val="roman"/>
    <w:notTrueType/>
    <w:pitch w:val="default"/>
  </w:font>
  <w:font w:name="Times">
    <w:charset w:val="CC"/>
    <w:family w:val="roman"/>
    <w:pitch w:val="variable"/>
    <w:sig w:usb0="E0002AFF" w:usb1="C0007841" w:usb2="00000009" w:usb3="00000000" w:csb0="000001FF" w:csb1="00000000"/>
  </w:font>
  <w:font w:name="yandex-sans">
    <w:altName w:val="Times New Roman"/>
    <w:panose1 w:val="00000000000000000000"/>
    <w:charset w:val="00"/>
    <w:family w:val="roman"/>
    <w:notTrueType/>
    <w:pitch w:val="default"/>
  </w:font>
  <w:font w:name="Arial">
    <w:panose1 w:val="020B0604020202020204"/>
    <w:charset w:val="CC"/>
    <w:family w:val="swiss"/>
    <w:pitch w:val="variable"/>
    <w:sig w:usb0="E0002AFF" w:usb1="C0007843" w:usb2="00000009" w:usb3="00000000" w:csb0="000001FF" w:csb1="00000000"/>
  </w:font>
  <w:font w:name="Cambria Math">
    <w:panose1 w:val="00000000000000000000"/>
    <w:charset w:val="CC"/>
    <w:family w:val="roman"/>
    <w:pitch w:val="variable"/>
    <w:sig w:usb0="E00002FF" w:usb1="420024FF" w:usb2="00000000" w:usb3="00000000" w:csb0="0000019F" w:csb1="00000000"/>
  </w:font>
  <w:font w:name="Consolas">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D9E7EB" w14:textId="77777777" w:rsidR="007519F4" w:rsidRDefault="007519F4" w:rsidP="00AA1F1D">
      <w:pPr>
        <w:spacing w:line="240" w:lineRule="auto"/>
      </w:pPr>
      <w:r>
        <w:separator/>
      </w:r>
    </w:p>
  </w:footnote>
  <w:footnote w:type="continuationSeparator" w:id="0">
    <w:p w14:paraId="4183F4D4" w14:textId="77777777" w:rsidR="007519F4" w:rsidRDefault="007519F4" w:rsidP="00AA1F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7182399"/>
      <w:docPartObj>
        <w:docPartGallery w:val="Page Numbers (Top of Page)"/>
        <w:docPartUnique/>
      </w:docPartObj>
    </w:sdtPr>
    <w:sdtContent>
      <w:p w14:paraId="1AD5B683" w14:textId="77777777" w:rsidR="00321997" w:rsidRDefault="00321997" w:rsidP="00AA1F1D">
        <w:pPr>
          <w:pStyle w:val="aa"/>
          <w:ind w:firstLine="0"/>
          <w:jc w:val="center"/>
        </w:pPr>
        <w:r>
          <w:fldChar w:fldCharType="begin"/>
        </w:r>
        <w:r>
          <w:instrText>PAGE   \* MERGEFORMAT</w:instrText>
        </w:r>
        <w:r>
          <w:fldChar w:fldCharType="separate"/>
        </w:r>
        <w:r>
          <w:rPr>
            <w:noProof/>
          </w:rPr>
          <w:t>97</w:t>
        </w:r>
        <w:r>
          <w:fldChar w:fldCharType="end"/>
        </w:r>
      </w:p>
    </w:sdtContent>
  </w:sdt>
  <w:p w14:paraId="13C772C5" w14:textId="77777777" w:rsidR="00321997" w:rsidRDefault="00321997">
    <w:pPr>
      <w:pStyle w:val="aa"/>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7285660"/>
      <w:docPartObj>
        <w:docPartGallery w:val="Page Numbers (Top of Page)"/>
        <w:docPartUnique/>
      </w:docPartObj>
    </w:sdtPr>
    <w:sdtEndPr>
      <w:rPr>
        <w:sz w:val="24"/>
        <w:szCs w:val="24"/>
      </w:rPr>
    </w:sdtEndPr>
    <w:sdtContent>
      <w:p w14:paraId="74A7AEE3" w14:textId="53996DE7" w:rsidR="00321997" w:rsidRPr="0071314C" w:rsidRDefault="00321997" w:rsidP="00C91C07">
        <w:pPr>
          <w:pStyle w:val="aa"/>
          <w:ind w:firstLine="0"/>
          <w:jc w:val="center"/>
          <w:rPr>
            <w:sz w:val="24"/>
            <w:szCs w:val="24"/>
          </w:rPr>
        </w:pPr>
        <w:r w:rsidRPr="00097A9E">
          <w:rPr>
            <w:sz w:val="24"/>
            <w:szCs w:val="24"/>
          </w:rPr>
          <w:fldChar w:fldCharType="begin"/>
        </w:r>
        <w:r w:rsidRPr="00097A9E">
          <w:rPr>
            <w:sz w:val="24"/>
            <w:szCs w:val="24"/>
          </w:rPr>
          <w:instrText>PAGE   \* MERGEFORMAT</w:instrText>
        </w:r>
        <w:r w:rsidRPr="00097A9E">
          <w:rPr>
            <w:sz w:val="24"/>
            <w:szCs w:val="24"/>
          </w:rPr>
          <w:fldChar w:fldCharType="separate"/>
        </w:r>
        <w:r w:rsidR="000B2C66">
          <w:rPr>
            <w:noProof/>
            <w:sz w:val="24"/>
            <w:szCs w:val="24"/>
          </w:rPr>
          <w:t>37</w:t>
        </w:r>
        <w:r w:rsidRPr="00097A9E">
          <w:rPr>
            <w:sz w:val="24"/>
            <w:szCs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26B72"/>
    <w:multiLevelType w:val="hybridMultilevel"/>
    <w:tmpl w:val="A274C306"/>
    <w:lvl w:ilvl="0" w:tplc="79D6968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CFB3412"/>
    <w:multiLevelType w:val="hybridMultilevel"/>
    <w:tmpl w:val="98F2FAD8"/>
    <w:lvl w:ilvl="0" w:tplc="ABCE6FD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0E405D29"/>
    <w:multiLevelType w:val="hybridMultilevel"/>
    <w:tmpl w:val="A274D60E"/>
    <w:lvl w:ilvl="0" w:tplc="94BED2CE">
      <w:start w:val="1"/>
      <w:numFmt w:val="decimal"/>
      <w:lvlText w:val="%1."/>
      <w:lvlJc w:val="left"/>
      <w:pPr>
        <w:ind w:left="1068" w:hanging="360"/>
      </w:pPr>
      <w:rPr>
        <w:b w:val="0"/>
        <w:color w:val="auto"/>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0E7E17E4"/>
    <w:multiLevelType w:val="hybridMultilevel"/>
    <w:tmpl w:val="5AE2F0E8"/>
    <w:lvl w:ilvl="0" w:tplc="04190011">
      <w:start w:val="1"/>
      <w:numFmt w:val="decimal"/>
      <w:lvlText w:val="%1)"/>
      <w:lvlJc w:val="left"/>
      <w:pPr>
        <w:ind w:left="1003" w:hanging="360"/>
      </w:pPr>
    </w:lvl>
    <w:lvl w:ilvl="1" w:tplc="04190019">
      <w:start w:val="1"/>
      <w:numFmt w:val="lowerLetter"/>
      <w:lvlText w:val="%2."/>
      <w:lvlJc w:val="left"/>
      <w:pPr>
        <w:ind w:left="1723" w:hanging="360"/>
      </w:pPr>
    </w:lvl>
    <w:lvl w:ilvl="2" w:tplc="0419001B">
      <w:start w:val="1"/>
      <w:numFmt w:val="lowerRoman"/>
      <w:lvlText w:val="%3."/>
      <w:lvlJc w:val="right"/>
      <w:pPr>
        <w:ind w:left="2443" w:hanging="180"/>
      </w:pPr>
    </w:lvl>
    <w:lvl w:ilvl="3" w:tplc="0419000F">
      <w:start w:val="1"/>
      <w:numFmt w:val="decimal"/>
      <w:lvlText w:val="%4."/>
      <w:lvlJc w:val="left"/>
      <w:pPr>
        <w:ind w:left="3163" w:hanging="360"/>
      </w:pPr>
    </w:lvl>
    <w:lvl w:ilvl="4" w:tplc="04190019">
      <w:start w:val="1"/>
      <w:numFmt w:val="lowerLetter"/>
      <w:lvlText w:val="%5."/>
      <w:lvlJc w:val="left"/>
      <w:pPr>
        <w:ind w:left="3883" w:hanging="360"/>
      </w:pPr>
    </w:lvl>
    <w:lvl w:ilvl="5" w:tplc="0419001B">
      <w:start w:val="1"/>
      <w:numFmt w:val="lowerRoman"/>
      <w:lvlText w:val="%6."/>
      <w:lvlJc w:val="right"/>
      <w:pPr>
        <w:ind w:left="4603" w:hanging="180"/>
      </w:pPr>
    </w:lvl>
    <w:lvl w:ilvl="6" w:tplc="0419000F">
      <w:start w:val="1"/>
      <w:numFmt w:val="decimal"/>
      <w:lvlText w:val="%7."/>
      <w:lvlJc w:val="left"/>
      <w:pPr>
        <w:ind w:left="5323" w:hanging="360"/>
      </w:pPr>
    </w:lvl>
    <w:lvl w:ilvl="7" w:tplc="04190019">
      <w:start w:val="1"/>
      <w:numFmt w:val="lowerLetter"/>
      <w:lvlText w:val="%8."/>
      <w:lvlJc w:val="left"/>
      <w:pPr>
        <w:ind w:left="6043" w:hanging="360"/>
      </w:pPr>
    </w:lvl>
    <w:lvl w:ilvl="8" w:tplc="0419001B">
      <w:start w:val="1"/>
      <w:numFmt w:val="lowerRoman"/>
      <w:lvlText w:val="%9."/>
      <w:lvlJc w:val="right"/>
      <w:pPr>
        <w:ind w:left="6763" w:hanging="180"/>
      </w:pPr>
    </w:lvl>
  </w:abstractNum>
  <w:abstractNum w:abstractNumId="4" w15:restartNumberingAfterBreak="0">
    <w:nsid w:val="134E5295"/>
    <w:multiLevelType w:val="hybridMultilevel"/>
    <w:tmpl w:val="C596BB5A"/>
    <w:lvl w:ilvl="0" w:tplc="04190017">
      <w:start w:val="1"/>
      <w:numFmt w:val="lowerLetter"/>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5" w15:restartNumberingAfterBreak="0">
    <w:nsid w:val="142E5E08"/>
    <w:multiLevelType w:val="hybridMultilevel"/>
    <w:tmpl w:val="B14E8324"/>
    <w:lvl w:ilvl="0" w:tplc="0419000F">
      <w:start w:val="1"/>
      <w:numFmt w:val="decimal"/>
      <w:lvlText w:val="%1."/>
      <w:lvlJc w:val="left"/>
      <w:pPr>
        <w:ind w:left="1070" w:hanging="360"/>
      </w:pPr>
    </w:lvl>
    <w:lvl w:ilvl="1" w:tplc="04190001">
      <w:start w:val="1"/>
      <w:numFmt w:val="bullet"/>
      <w:lvlText w:val=""/>
      <w:lvlJc w:val="left"/>
      <w:pPr>
        <w:ind w:left="1788" w:hanging="360"/>
      </w:pPr>
      <w:rPr>
        <w:rFonts w:ascii="Symbol" w:hAnsi="Symbol" w:hint="default"/>
      </w:rPr>
    </w:lvl>
    <w:lvl w:ilvl="2" w:tplc="0419001B" w:tentative="1">
      <w:start w:val="1"/>
      <w:numFmt w:val="lowerRoman"/>
      <w:lvlText w:val="%3."/>
      <w:lvlJc w:val="right"/>
      <w:pPr>
        <w:ind w:left="2508" w:hanging="180"/>
      </w:pPr>
    </w:lvl>
    <w:lvl w:ilvl="3" w:tplc="0419001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158F44E5"/>
    <w:multiLevelType w:val="hybridMultilevel"/>
    <w:tmpl w:val="F42CCAE8"/>
    <w:lvl w:ilvl="0" w:tplc="CE88D1F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7" w15:restartNumberingAfterBreak="0">
    <w:nsid w:val="16CA030C"/>
    <w:multiLevelType w:val="hybridMultilevel"/>
    <w:tmpl w:val="D47C1772"/>
    <w:lvl w:ilvl="0" w:tplc="C9A0B0F2">
      <w:start w:val="1"/>
      <w:numFmt w:val="decimal"/>
      <w:lvlText w:val="%1)"/>
      <w:lvlJc w:val="left"/>
      <w:pPr>
        <w:ind w:left="1080" w:hanging="360"/>
      </w:pPr>
      <w:rPr>
        <w:i w:val="0"/>
      </w:rPr>
    </w:lvl>
    <w:lvl w:ilvl="1" w:tplc="04190019" w:tentative="1">
      <w:start w:val="1"/>
      <w:numFmt w:val="lowerLetter"/>
      <w:lvlText w:val="%2."/>
      <w:lvlJc w:val="left"/>
      <w:pPr>
        <w:ind w:left="1452" w:hanging="360"/>
      </w:pPr>
    </w:lvl>
    <w:lvl w:ilvl="2" w:tplc="0419001B" w:tentative="1">
      <w:start w:val="1"/>
      <w:numFmt w:val="lowerRoman"/>
      <w:lvlText w:val="%3."/>
      <w:lvlJc w:val="right"/>
      <w:pPr>
        <w:ind w:left="2172" w:hanging="180"/>
      </w:pPr>
    </w:lvl>
    <w:lvl w:ilvl="3" w:tplc="0419000F" w:tentative="1">
      <w:start w:val="1"/>
      <w:numFmt w:val="decimal"/>
      <w:lvlText w:val="%4."/>
      <w:lvlJc w:val="left"/>
      <w:pPr>
        <w:ind w:left="2892" w:hanging="360"/>
      </w:pPr>
    </w:lvl>
    <w:lvl w:ilvl="4" w:tplc="04190019" w:tentative="1">
      <w:start w:val="1"/>
      <w:numFmt w:val="lowerLetter"/>
      <w:lvlText w:val="%5."/>
      <w:lvlJc w:val="left"/>
      <w:pPr>
        <w:ind w:left="3612" w:hanging="360"/>
      </w:pPr>
    </w:lvl>
    <w:lvl w:ilvl="5" w:tplc="0419001B" w:tentative="1">
      <w:start w:val="1"/>
      <w:numFmt w:val="lowerRoman"/>
      <w:lvlText w:val="%6."/>
      <w:lvlJc w:val="right"/>
      <w:pPr>
        <w:ind w:left="4332" w:hanging="180"/>
      </w:pPr>
    </w:lvl>
    <w:lvl w:ilvl="6" w:tplc="0419000F" w:tentative="1">
      <w:start w:val="1"/>
      <w:numFmt w:val="decimal"/>
      <w:lvlText w:val="%7."/>
      <w:lvlJc w:val="left"/>
      <w:pPr>
        <w:ind w:left="5052" w:hanging="360"/>
      </w:pPr>
    </w:lvl>
    <w:lvl w:ilvl="7" w:tplc="04190019" w:tentative="1">
      <w:start w:val="1"/>
      <w:numFmt w:val="lowerLetter"/>
      <w:lvlText w:val="%8."/>
      <w:lvlJc w:val="left"/>
      <w:pPr>
        <w:ind w:left="5772" w:hanging="360"/>
      </w:pPr>
    </w:lvl>
    <w:lvl w:ilvl="8" w:tplc="0419001B" w:tentative="1">
      <w:start w:val="1"/>
      <w:numFmt w:val="lowerRoman"/>
      <w:lvlText w:val="%9."/>
      <w:lvlJc w:val="right"/>
      <w:pPr>
        <w:ind w:left="6492" w:hanging="180"/>
      </w:pPr>
    </w:lvl>
  </w:abstractNum>
  <w:abstractNum w:abstractNumId="8" w15:restartNumberingAfterBreak="0">
    <w:nsid w:val="1F926D8E"/>
    <w:multiLevelType w:val="hybridMultilevel"/>
    <w:tmpl w:val="980442F8"/>
    <w:lvl w:ilvl="0" w:tplc="3BBC03E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22386F2E"/>
    <w:multiLevelType w:val="hybridMultilevel"/>
    <w:tmpl w:val="F368719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0" w15:restartNumberingAfterBreak="0">
    <w:nsid w:val="24A46ACA"/>
    <w:multiLevelType w:val="hybridMultilevel"/>
    <w:tmpl w:val="121862EA"/>
    <w:lvl w:ilvl="0" w:tplc="5CF82E6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294324C8"/>
    <w:multiLevelType w:val="hybridMultilevel"/>
    <w:tmpl w:val="1ABACAEA"/>
    <w:lvl w:ilvl="0" w:tplc="0419000F">
      <w:start w:val="1"/>
      <w:numFmt w:val="decimal"/>
      <w:lvlText w:val="%1."/>
      <w:lvlJc w:val="left"/>
      <w:pPr>
        <w:ind w:left="1068" w:hanging="360"/>
      </w:pPr>
      <w:rPr>
        <w:rFonts w:hint="default"/>
      </w:rPr>
    </w:lvl>
    <w:lvl w:ilvl="1" w:tplc="04190001">
      <w:start w:val="1"/>
      <w:numFmt w:val="bullet"/>
      <w:lvlText w:val=""/>
      <w:lvlJc w:val="left"/>
      <w:pPr>
        <w:ind w:left="1788" w:hanging="360"/>
      </w:pPr>
      <w:rPr>
        <w:rFonts w:ascii="Symbol" w:hAnsi="Symbol" w:hint="default"/>
      </w:rPr>
    </w:lvl>
    <w:lvl w:ilvl="2" w:tplc="26560FF0">
      <w:start w:val="1"/>
      <w:numFmt w:val="decimal"/>
      <w:lvlText w:val="%3)"/>
      <w:lvlJc w:val="left"/>
      <w:pPr>
        <w:ind w:left="2688" w:hanging="360"/>
      </w:pPr>
      <w:rPr>
        <w:rFonts w:hint="default"/>
      </w:r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2C5161C3"/>
    <w:multiLevelType w:val="hybridMultilevel"/>
    <w:tmpl w:val="7EE6E19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CA26B5D"/>
    <w:multiLevelType w:val="hybridMultilevel"/>
    <w:tmpl w:val="3E5C9D2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4" w15:restartNumberingAfterBreak="0">
    <w:nsid w:val="2F296DEA"/>
    <w:multiLevelType w:val="hybridMultilevel"/>
    <w:tmpl w:val="A23ED378"/>
    <w:lvl w:ilvl="0" w:tplc="5A5E3B3E">
      <w:start w:val="1"/>
      <w:numFmt w:val="lowerLetter"/>
      <w:lvlText w:val="%1)"/>
      <w:lvlJc w:val="left"/>
      <w:pPr>
        <w:ind w:left="1069" w:hanging="360"/>
      </w:pPr>
      <w:rPr>
        <w:rFonts w:ascii="Times New Roman" w:eastAsiaTheme="minorHAnsi" w:hAnsi="Times New Roman" w:cstheme="minorBidi"/>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5" w15:restartNumberingAfterBreak="0">
    <w:nsid w:val="30740C95"/>
    <w:multiLevelType w:val="hybridMultilevel"/>
    <w:tmpl w:val="F1A6192E"/>
    <w:lvl w:ilvl="0" w:tplc="54162FC0">
      <w:start w:val="1"/>
      <w:numFmt w:val="bullet"/>
      <w:pStyle w:val="a"/>
      <w:lvlText w:val=""/>
      <w:lvlJc w:val="left"/>
      <w:pPr>
        <w:ind w:left="1068" w:hanging="360"/>
      </w:pPr>
      <w:rPr>
        <w:rFonts w:ascii="Symbol" w:eastAsiaTheme="minorHAnsi" w:hAnsi="Symbol" w:cstheme="minorBidi"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hint="default"/>
      </w:rPr>
    </w:lvl>
  </w:abstractNum>
  <w:abstractNum w:abstractNumId="16" w15:restartNumberingAfterBreak="0">
    <w:nsid w:val="30CF2D25"/>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105392F"/>
    <w:multiLevelType w:val="hybridMultilevel"/>
    <w:tmpl w:val="027456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12217FD"/>
    <w:multiLevelType w:val="hybridMultilevel"/>
    <w:tmpl w:val="9B72D5B0"/>
    <w:lvl w:ilvl="0" w:tplc="36D27BF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15:restartNumberingAfterBreak="0">
    <w:nsid w:val="31D32A64"/>
    <w:multiLevelType w:val="hybridMultilevel"/>
    <w:tmpl w:val="F132BF1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33561B8D"/>
    <w:multiLevelType w:val="hybridMultilevel"/>
    <w:tmpl w:val="275698A8"/>
    <w:lvl w:ilvl="0" w:tplc="DFE848C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36F9359A"/>
    <w:multiLevelType w:val="hybridMultilevel"/>
    <w:tmpl w:val="3C4A5BA6"/>
    <w:lvl w:ilvl="0" w:tplc="CB6A564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15:restartNumberingAfterBreak="0">
    <w:nsid w:val="38F427D2"/>
    <w:multiLevelType w:val="hybridMultilevel"/>
    <w:tmpl w:val="B6EC2A6E"/>
    <w:lvl w:ilvl="0" w:tplc="0419000F">
      <w:start w:val="1"/>
      <w:numFmt w:val="decimal"/>
      <w:lvlText w:val="%1."/>
      <w:lvlJc w:val="left"/>
      <w:pPr>
        <w:ind w:left="2149" w:hanging="360"/>
      </w:pPr>
    </w:lvl>
    <w:lvl w:ilvl="1" w:tplc="04190019">
      <w:start w:val="1"/>
      <w:numFmt w:val="lowerLetter"/>
      <w:lvlText w:val="%2."/>
      <w:lvlJc w:val="left"/>
      <w:pPr>
        <w:ind w:left="2869" w:hanging="360"/>
      </w:pPr>
    </w:lvl>
    <w:lvl w:ilvl="2" w:tplc="0419001B">
      <w:start w:val="1"/>
      <w:numFmt w:val="lowerRoman"/>
      <w:lvlText w:val="%3."/>
      <w:lvlJc w:val="right"/>
      <w:pPr>
        <w:ind w:left="3589" w:hanging="180"/>
      </w:pPr>
    </w:lvl>
    <w:lvl w:ilvl="3" w:tplc="0419000F">
      <w:start w:val="1"/>
      <w:numFmt w:val="decimal"/>
      <w:lvlText w:val="%4."/>
      <w:lvlJc w:val="left"/>
      <w:pPr>
        <w:ind w:left="4309" w:hanging="360"/>
      </w:pPr>
    </w:lvl>
    <w:lvl w:ilvl="4" w:tplc="04190019">
      <w:start w:val="1"/>
      <w:numFmt w:val="lowerLetter"/>
      <w:lvlText w:val="%5."/>
      <w:lvlJc w:val="left"/>
      <w:pPr>
        <w:ind w:left="5029" w:hanging="360"/>
      </w:pPr>
    </w:lvl>
    <w:lvl w:ilvl="5" w:tplc="0419001B">
      <w:start w:val="1"/>
      <w:numFmt w:val="lowerRoman"/>
      <w:lvlText w:val="%6."/>
      <w:lvlJc w:val="right"/>
      <w:pPr>
        <w:ind w:left="5749" w:hanging="180"/>
      </w:pPr>
    </w:lvl>
    <w:lvl w:ilvl="6" w:tplc="0419000F">
      <w:start w:val="1"/>
      <w:numFmt w:val="decimal"/>
      <w:lvlText w:val="%7."/>
      <w:lvlJc w:val="left"/>
      <w:pPr>
        <w:ind w:left="6469" w:hanging="360"/>
      </w:pPr>
    </w:lvl>
    <w:lvl w:ilvl="7" w:tplc="04190019">
      <w:start w:val="1"/>
      <w:numFmt w:val="lowerLetter"/>
      <w:lvlText w:val="%8."/>
      <w:lvlJc w:val="left"/>
      <w:pPr>
        <w:ind w:left="7189" w:hanging="360"/>
      </w:pPr>
    </w:lvl>
    <w:lvl w:ilvl="8" w:tplc="0419001B">
      <w:start w:val="1"/>
      <w:numFmt w:val="lowerRoman"/>
      <w:lvlText w:val="%9."/>
      <w:lvlJc w:val="right"/>
      <w:pPr>
        <w:ind w:left="7909" w:hanging="180"/>
      </w:pPr>
    </w:lvl>
  </w:abstractNum>
  <w:abstractNum w:abstractNumId="23" w15:restartNumberingAfterBreak="0">
    <w:nsid w:val="3A022E5C"/>
    <w:multiLevelType w:val="hybridMultilevel"/>
    <w:tmpl w:val="FBDA9A58"/>
    <w:lvl w:ilvl="0" w:tplc="49B29A74">
      <w:start w:val="1"/>
      <w:numFmt w:val="decimal"/>
      <w:lvlText w:val="%1)"/>
      <w:lvlJc w:val="left"/>
      <w:pPr>
        <w:ind w:left="1080" w:hanging="360"/>
      </w:pPr>
      <w:rPr>
        <w:rFonts w:hint="default"/>
        <w:color w:val="auto"/>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15:restartNumberingAfterBreak="0">
    <w:nsid w:val="3B3B034D"/>
    <w:multiLevelType w:val="hybridMultilevel"/>
    <w:tmpl w:val="85D47CC0"/>
    <w:lvl w:ilvl="0" w:tplc="68D419D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15:restartNumberingAfterBreak="0">
    <w:nsid w:val="3B991BA4"/>
    <w:multiLevelType w:val="hybridMultilevel"/>
    <w:tmpl w:val="896EBCE6"/>
    <w:lvl w:ilvl="0" w:tplc="9F527BD8">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6" w15:restartNumberingAfterBreak="0">
    <w:nsid w:val="3F835453"/>
    <w:multiLevelType w:val="hybridMultilevel"/>
    <w:tmpl w:val="A246F85C"/>
    <w:lvl w:ilvl="0" w:tplc="04190017">
      <w:start w:val="1"/>
      <w:numFmt w:val="lowerLetter"/>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82AC6BB6">
      <w:start w:val="1"/>
      <w:numFmt w:val="decimal"/>
      <w:pStyle w:val="c"/>
      <w:lvlText w:val="%4."/>
      <w:lvlJc w:val="left"/>
      <w:pPr>
        <w:ind w:left="3589" w:hanging="360"/>
      </w:pPr>
      <w:rPr>
        <w:b w:val="0"/>
      </w:r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7" w15:restartNumberingAfterBreak="0">
    <w:nsid w:val="41AD4734"/>
    <w:multiLevelType w:val="hybridMultilevel"/>
    <w:tmpl w:val="CA32725A"/>
    <w:lvl w:ilvl="0" w:tplc="04190011">
      <w:start w:val="1"/>
      <w:numFmt w:val="decimal"/>
      <w:lvlText w:val="%1)"/>
      <w:lvlJc w:val="left"/>
      <w:pPr>
        <w:ind w:left="1003" w:hanging="360"/>
      </w:pPr>
    </w:lvl>
    <w:lvl w:ilvl="1" w:tplc="04190019">
      <w:start w:val="1"/>
      <w:numFmt w:val="lowerLetter"/>
      <w:lvlText w:val="%2."/>
      <w:lvlJc w:val="left"/>
      <w:pPr>
        <w:ind w:left="1723" w:hanging="360"/>
      </w:pPr>
    </w:lvl>
    <w:lvl w:ilvl="2" w:tplc="0419001B">
      <w:start w:val="1"/>
      <w:numFmt w:val="lowerRoman"/>
      <w:lvlText w:val="%3."/>
      <w:lvlJc w:val="right"/>
      <w:pPr>
        <w:ind w:left="2443" w:hanging="180"/>
      </w:pPr>
    </w:lvl>
    <w:lvl w:ilvl="3" w:tplc="0419000F">
      <w:start w:val="1"/>
      <w:numFmt w:val="decimal"/>
      <w:lvlText w:val="%4."/>
      <w:lvlJc w:val="left"/>
      <w:pPr>
        <w:ind w:left="3163" w:hanging="360"/>
      </w:pPr>
    </w:lvl>
    <w:lvl w:ilvl="4" w:tplc="04190019">
      <w:start w:val="1"/>
      <w:numFmt w:val="lowerLetter"/>
      <w:lvlText w:val="%5."/>
      <w:lvlJc w:val="left"/>
      <w:pPr>
        <w:ind w:left="3883" w:hanging="360"/>
      </w:pPr>
    </w:lvl>
    <w:lvl w:ilvl="5" w:tplc="0419001B">
      <w:start w:val="1"/>
      <w:numFmt w:val="lowerRoman"/>
      <w:lvlText w:val="%6."/>
      <w:lvlJc w:val="right"/>
      <w:pPr>
        <w:ind w:left="4603" w:hanging="180"/>
      </w:pPr>
    </w:lvl>
    <w:lvl w:ilvl="6" w:tplc="0419000F">
      <w:start w:val="1"/>
      <w:numFmt w:val="decimal"/>
      <w:lvlText w:val="%7."/>
      <w:lvlJc w:val="left"/>
      <w:pPr>
        <w:ind w:left="5323" w:hanging="360"/>
      </w:pPr>
    </w:lvl>
    <w:lvl w:ilvl="7" w:tplc="04190019">
      <w:start w:val="1"/>
      <w:numFmt w:val="lowerLetter"/>
      <w:lvlText w:val="%8."/>
      <w:lvlJc w:val="left"/>
      <w:pPr>
        <w:ind w:left="6043" w:hanging="360"/>
      </w:pPr>
    </w:lvl>
    <w:lvl w:ilvl="8" w:tplc="0419001B">
      <w:start w:val="1"/>
      <w:numFmt w:val="lowerRoman"/>
      <w:lvlText w:val="%9."/>
      <w:lvlJc w:val="right"/>
      <w:pPr>
        <w:ind w:left="6763" w:hanging="180"/>
      </w:pPr>
    </w:lvl>
  </w:abstractNum>
  <w:abstractNum w:abstractNumId="28" w15:restartNumberingAfterBreak="0">
    <w:nsid w:val="4C68689A"/>
    <w:multiLevelType w:val="multilevel"/>
    <w:tmpl w:val="27067BB6"/>
    <w:lvl w:ilvl="0">
      <w:start w:val="1"/>
      <w:numFmt w:val="decimal"/>
      <w:pStyle w:val="1"/>
      <w:suff w:val="space"/>
      <w:lvlText w:val="%1."/>
      <w:lvlJc w:val="left"/>
      <w:pPr>
        <w:ind w:left="0" w:firstLine="0"/>
      </w:pPr>
      <w:rPr>
        <w:rFonts w:hint="default"/>
        <w:lang w:val="ru-RU"/>
      </w:rPr>
    </w:lvl>
    <w:lvl w:ilvl="1">
      <w:start w:val="1"/>
      <w:numFmt w:val="decimal"/>
      <w:pStyle w:val="2"/>
      <w:suff w:val="space"/>
      <w:lvlText w:val="%1.%2."/>
      <w:lvlJc w:val="left"/>
      <w:pPr>
        <w:ind w:left="0" w:firstLine="0"/>
      </w:pPr>
      <w:rPr>
        <w:rFonts w:ascii="Times New Roman" w:hAnsi="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72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suff w:val="space"/>
      <w:lvlText w:val="%1.%2.%3.%4."/>
      <w:lvlJc w:val="left"/>
      <w:pPr>
        <w:ind w:left="0" w:firstLine="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4D502F64"/>
    <w:multiLevelType w:val="hybridMultilevel"/>
    <w:tmpl w:val="AC248108"/>
    <w:lvl w:ilvl="0" w:tplc="AD400E8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15:restartNumberingAfterBreak="0">
    <w:nsid w:val="4D823C0C"/>
    <w:multiLevelType w:val="multilevel"/>
    <w:tmpl w:val="CF7C5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AE1E9E"/>
    <w:multiLevelType w:val="hybridMultilevel"/>
    <w:tmpl w:val="83D4FDCA"/>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32" w15:restartNumberingAfterBreak="0">
    <w:nsid w:val="505104C1"/>
    <w:multiLevelType w:val="multilevel"/>
    <w:tmpl w:val="8C5E670E"/>
    <w:lvl w:ilvl="0">
      <w:start w:val="1"/>
      <w:numFmt w:val="decimal"/>
      <w:suff w:val="space"/>
      <w:lvlText w:val="%1."/>
      <w:lvlJc w:val="left"/>
      <w:pPr>
        <w:ind w:left="0" w:firstLine="0"/>
      </w:pPr>
    </w:lvl>
    <w:lvl w:ilvl="1">
      <w:start w:val="1"/>
      <w:numFmt w:val="decimal"/>
      <w:suff w:val="space"/>
      <w:lvlText w:val="%1.%2."/>
      <w:lvlJc w:val="left"/>
      <w:pPr>
        <w:ind w:left="0" w:firstLine="0"/>
      </w:pPr>
      <w:rPr>
        <w:rFonts w:ascii="Times New Roman" w:hAnsi="Times New Roman"/>
        <w:b/>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ascii="Times New Roman" w:hAnsi="Times New Roman"/>
        <w:b/>
        <w:bCs w:val="0"/>
        <w:i/>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3" w15:restartNumberingAfterBreak="0">
    <w:nsid w:val="50C26AF1"/>
    <w:multiLevelType w:val="multilevel"/>
    <w:tmpl w:val="C64A7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635747"/>
    <w:multiLevelType w:val="hybridMultilevel"/>
    <w:tmpl w:val="63C26284"/>
    <w:lvl w:ilvl="0" w:tplc="68D419D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5" w15:restartNumberingAfterBreak="0">
    <w:nsid w:val="5521111D"/>
    <w:multiLevelType w:val="hybridMultilevel"/>
    <w:tmpl w:val="883289D2"/>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82AC6BB6">
      <w:start w:val="1"/>
      <w:numFmt w:val="decimal"/>
      <w:lvlText w:val="%4."/>
      <w:lvlJc w:val="left"/>
      <w:pPr>
        <w:ind w:left="3589" w:hanging="360"/>
      </w:pPr>
      <w:rPr>
        <w:b w:val="0"/>
      </w:r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36" w15:restartNumberingAfterBreak="0">
    <w:nsid w:val="584E7706"/>
    <w:multiLevelType w:val="hybridMultilevel"/>
    <w:tmpl w:val="69C881B6"/>
    <w:lvl w:ilvl="0" w:tplc="CBE23B12">
      <w:start w:val="1"/>
      <w:numFmt w:val="decimal"/>
      <w:pStyle w:val="a0"/>
      <w:lvlText w:val="%1)"/>
      <w:lvlJc w:val="left"/>
      <w:pPr>
        <w:ind w:left="1080" w:hanging="360"/>
      </w:pPr>
      <w:rPr>
        <w:rFonts w:ascii="Times New Roman" w:eastAsiaTheme="minorHAnsi" w:hAnsi="Times New Roman"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A1F1068"/>
    <w:multiLevelType w:val="hybridMultilevel"/>
    <w:tmpl w:val="1108D53C"/>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8" w15:restartNumberingAfterBreak="0">
    <w:nsid w:val="5F0330D5"/>
    <w:multiLevelType w:val="hybridMultilevel"/>
    <w:tmpl w:val="62F4C604"/>
    <w:lvl w:ilvl="0" w:tplc="454845E2">
      <w:start w:val="1"/>
      <w:numFmt w:val="bullet"/>
      <w:pStyle w:val="10"/>
      <w:lvlText w:val=""/>
      <w:lvlJc w:val="left"/>
      <w:pPr>
        <w:ind w:left="720" w:hanging="360"/>
      </w:pPr>
      <w:rPr>
        <w:rFonts w:ascii="Symbol" w:hAnsi="Symbol" w:hint="default"/>
      </w:rPr>
    </w:lvl>
    <w:lvl w:ilvl="1" w:tplc="08FACB90">
      <w:numFmt w:val="bullet"/>
      <w:lvlText w:val="•"/>
      <w:lvlJc w:val="left"/>
      <w:pPr>
        <w:ind w:left="1785" w:hanging="705"/>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4321462"/>
    <w:multiLevelType w:val="hybridMultilevel"/>
    <w:tmpl w:val="82961580"/>
    <w:lvl w:ilvl="0" w:tplc="DC1A5D60">
      <w:start w:val="1"/>
      <w:numFmt w:val="decimal"/>
      <w:pStyle w:val="30"/>
      <w:suff w:val="space"/>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6786574F"/>
    <w:multiLevelType w:val="hybridMultilevel"/>
    <w:tmpl w:val="A0AC9218"/>
    <w:lvl w:ilvl="0" w:tplc="911A246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1" w15:restartNumberingAfterBreak="0">
    <w:nsid w:val="685143F1"/>
    <w:multiLevelType w:val="hybridMultilevel"/>
    <w:tmpl w:val="73644A92"/>
    <w:lvl w:ilvl="0" w:tplc="0419000F">
      <w:start w:val="1"/>
      <w:numFmt w:val="decimal"/>
      <w:lvlText w:val="%1."/>
      <w:lvlJc w:val="left"/>
      <w:pPr>
        <w:ind w:left="3588" w:hanging="360"/>
      </w:pPr>
    </w:lvl>
    <w:lvl w:ilvl="1" w:tplc="04190019" w:tentative="1">
      <w:start w:val="1"/>
      <w:numFmt w:val="lowerLetter"/>
      <w:lvlText w:val="%2."/>
      <w:lvlJc w:val="left"/>
      <w:pPr>
        <w:ind w:left="4308" w:hanging="360"/>
      </w:pPr>
    </w:lvl>
    <w:lvl w:ilvl="2" w:tplc="0419001B" w:tentative="1">
      <w:start w:val="1"/>
      <w:numFmt w:val="lowerRoman"/>
      <w:lvlText w:val="%3."/>
      <w:lvlJc w:val="right"/>
      <w:pPr>
        <w:ind w:left="5028" w:hanging="180"/>
      </w:pPr>
    </w:lvl>
    <w:lvl w:ilvl="3" w:tplc="0419000F" w:tentative="1">
      <w:start w:val="1"/>
      <w:numFmt w:val="decimal"/>
      <w:lvlText w:val="%4."/>
      <w:lvlJc w:val="left"/>
      <w:pPr>
        <w:ind w:left="5748" w:hanging="360"/>
      </w:pPr>
    </w:lvl>
    <w:lvl w:ilvl="4" w:tplc="04190019" w:tentative="1">
      <w:start w:val="1"/>
      <w:numFmt w:val="lowerLetter"/>
      <w:lvlText w:val="%5."/>
      <w:lvlJc w:val="left"/>
      <w:pPr>
        <w:ind w:left="6468" w:hanging="360"/>
      </w:pPr>
    </w:lvl>
    <w:lvl w:ilvl="5" w:tplc="0419001B" w:tentative="1">
      <w:start w:val="1"/>
      <w:numFmt w:val="lowerRoman"/>
      <w:lvlText w:val="%6."/>
      <w:lvlJc w:val="right"/>
      <w:pPr>
        <w:ind w:left="7188" w:hanging="180"/>
      </w:pPr>
    </w:lvl>
    <w:lvl w:ilvl="6" w:tplc="0419000F" w:tentative="1">
      <w:start w:val="1"/>
      <w:numFmt w:val="decimal"/>
      <w:lvlText w:val="%7."/>
      <w:lvlJc w:val="left"/>
      <w:pPr>
        <w:ind w:left="7908" w:hanging="360"/>
      </w:pPr>
    </w:lvl>
    <w:lvl w:ilvl="7" w:tplc="04190019" w:tentative="1">
      <w:start w:val="1"/>
      <w:numFmt w:val="lowerLetter"/>
      <w:lvlText w:val="%8."/>
      <w:lvlJc w:val="left"/>
      <w:pPr>
        <w:ind w:left="8628" w:hanging="360"/>
      </w:pPr>
    </w:lvl>
    <w:lvl w:ilvl="8" w:tplc="0419001B" w:tentative="1">
      <w:start w:val="1"/>
      <w:numFmt w:val="lowerRoman"/>
      <w:lvlText w:val="%9."/>
      <w:lvlJc w:val="right"/>
      <w:pPr>
        <w:ind w:left="9348" w:hanging="180"/>
      </w:pPr>
    </w:lvl>
  </w:abstractNum>
  <w:abstractNum w:abstractNumId="42" w15:restartNumberingAfterBreak="0">
    <w:nsid w:val="6A476B88"/>
    <w:multiLevelType w:val="multilevel"/>
    <w:tmpl w:val="2C788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463CAE"/>
    <w:multiLevelType w:val="multilevel"/>
    <w:tmpl w:val="953A77D6"/>
    <w:styleLink w:val="a1"/>
    <w:lvl w:ilvl="0">
      <w:start w:val="1"/>
      <w:numFmt w:val="decimal"/>
      <w:suff w:val="space"/>
      <w:lvlText w:val="%1."/>
      <w:lvlJc w:val="left"/>
      <w:pPr>
        <w:ind w:left="360" w:hanging="360"/>
      </w:pPr>
      <w:rPr>
        <w:rFonts w:ascii="Times New Roman" w:eastAsiaTheme="minorHAnsi" w:hAnsi="Times New Roman" w:cstheme="minorBidi"/>
      </w:rPr>
    </w:lvl>
    <w:lvl w:ilvl="1">
      <w:start w:val="1"/>
      <w:numFmt w:val="decimal"/>
      <w:suff w:val="space"/>
      <w:lvlText w:val="%1.%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76B30EC9"/>
    <w:multiLevelType w:val="hybridMultilevel"/>
    <w:tmpl w:val="BFCEF10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5" w15:restartNumberingAfterBreak="0">
    <w:nsid w:val="77012B5B"/>
    <w:multiLevelType w:val="hybridMultilevel"/>
    <w:tmpl w:val="2A2C4B10"/>
    <w:lvl w:ilvl="0" w:tplc="F4063412">
      <w:start w:val="1"/>
      <w:numFmt w:val="decimal"/>
      <w:lvlText w:val="%1."/>
      <w:lvlJc w:val="left"/>
      <w:pPr>
        <w:tabs>
          <w:tab w:val="num" w:pos="1069"/>
        </w:tabs>
        <w:ind w:left="1069" w:hanging="360"/>
      </w:pPr>
      <w:rPr>
        <w:b w:val="0"/>
      </w:rPr>
    </w:lvl>
    <w:lvl w:ilvl="1" w:tplc="04190019">
      <w:start w:val="1"/>
      <w:numFmt w:val="lowerLetter"/>
      <w:lvlText w:val="%2."/>
      <w:lvlJc w:val="left"/>
      <w:pPr>
        <w:tabs>
          <w:tab w:val="num" w:pos="1789"/>
        </w:tabs>
        <w:ind w:left="1789" w:hanging="360"/>
      </w:pPr>
    </w:lvl>
    <w:lvl w:ilvl="2" w:tplc="0419001B">
      <w:start w:val="1"/>
      <w:numFmt w:val="lowerRoman"/>
      <w:lvlText w:val="%3."/>
      <w:lvlJc w:val="right"/>
      <w:pPr>
        <w:tabs>
          <w:tab w:val="num" w:pos="2509"/>
        </w:tabs>
        <w:ind w:left="2509" w:hanging="180"/>
      </w:pPr>
    </w:lvl>
    <w:lvl w:ilvl="3" w:tplc="0419000F">
      <w:start w:val="1"/>
      <w:numFmt w:val="decimal"/>
      <w:lvlText w:val="%4."/>
      <w:lvlJc w:val="left"/>
      <w:pPr>
        <w:tabs>
          <w:tab w:val="num" w:pos="3229"/>
        </w:tabs>
        <w:ind w:left="3229" w:hanging="360"/>
      </w:pPr>
    </w:lvl>
    <w:lvl w:ilvl="4" w:tplc="04190019">
      <w:start w:val="1"/>
      <w:numFmt w:val="lowerLetter"/>
      <w:lvlText w:val="%5."/>
      <w:lvlJc w:val="left"/>
      <w:pPr>
        <w:tabs>
          <w:tab w:val="num" w:pos="3949"/>
        </w:tabs>
        <w:ind w:left="3949" w:hanging="360"/>
      </w:pPr>
    </w:lvl>
    <w:lvl w:ilvl="5" w:tplc="0419001B">
      <w:start w:val="1"/>
      <w:numFmt w:val="lowerRoman"/>
      <w:lvlText w:val="%6."/>
      <w:lvlJc w:val="right"/>
      <w:pPr>
        <w:tabs>
          <w:tab w:val="num" w:pos="4669"/>
        </w:tabs>
        <w:ind w:left="4669" w:hanging="180"/>
      </w:pPr>
    </w:lvl>
    <w:lvl w:ilvl="6" w:tplc="0419000F">
      <w:start w:val="1"/>
      <w:numFmt w:val="decimal"/>
      <w:lvlText w:val="%7."/>
      <w:lvlJc w:val="left"/>
      <w:pPr>
        <w:tabs>
          <w:tab w:val="num" w:pos="5389"/>
        </w:tabs>
        <w:ind w:left="5389" w:hanging="360"/>
      </w:pPr>
    </w:lvl>
    <w:lvl w:ilvl="7" w:tplc="04190019">
      <w:start w:val="1"/>
      <w:numFmt w:val="lowerLetter"/>
      <w:lvlText w:val="%8."/>
      <w:lvlJc w:val="left"/>
      <w:pPr>
        <w:tabs>
          <w:tab w:val="num" w:pos="6109"/>
        </w:tabs>
        <w:ind w:left="6109" w:hanging="360"/>
      </w:pPr>
    </w:lvl>
    <w:lvl w:ilvl="8" w:tplc="0419001B">
      <w:start w:val="1"/>
      <w:numFmt w:val="lowerRoman"/>
      <w:lvlText w:val="%9."/>
      <w:lvlJc w:val="right"/>
      <w:pPr>
        <w:tabs>
          <w:tab w:val="num" w:pos="6829"/>
        </w:tabs>
        <w:ind w:left="6829" w:hanging="180"/>
      </w:pPr>
    </w:lvl>
  </w:abstractNum>
  <w:abstractNum w:abstractNumId="46" w15:restartNumberingAfterBreak="0">
    <w:nsid w:val="77320D42"/>
    <w:multiLevelType w:val="hybridMultilevel"/>
    <w:tmpl w:val="EA320F6E"/>
    <w:lvl w:ilvl="0" w:tplc="42AC4FC4">
      <w:start w:val="1"/>
      <w:numFmt w:val="decimal"/>
      <w:lvlText w:val="%1)"/>
      <w:lvlJc w:val="left"/>
      <w:pPr>
        <w:ind w:left="1080" w:hanging="360"/>
      </w:pPr>
      <w:rPr>
        <w:rFonts w:hint="default"/>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7" w15:restartNumberingAfterBreak="0">
    <w:nsid w:val="7978353A"/>
    <w:multiLevelType w:val="hybridMultilevel"/>
    <w:tmpl w:val="A1CE0432"/>
    <w:lvl w:ilvl="0" w:tplc="0BCAC51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8" w15:restartNumberingAfterBreak="0">
    <w:nsid w:val="7F860F2F"/>
    <w:multiLevelType w:val="hybridMultilevel"/>
    <w:tmpl w:val="8FBA7D6C"/>
    <w:lvl w:ilvl="0" w:tplc="5ECC4BA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9" w15:restartNumberingAfterBreak="0">
    <w:nsid w:val="7FFC4449"/>
    <w:multiLevelType w:val="hybridMultilevel"/>
    <w:tmpl w:val="CCA09BEE"/>
    <w:lvl w:ilvl="0" w:tplc="623863F0">
      <w:start w:val="2"/>
      <w:numFmt w:val="bullet"/>
      <w:pStyle w:val="a2"/>
      <w:lvlText w:val="•"/>
      <w:lvlJc w:val="left"/>
      <w:pPr>
        <w:ind w:left="1060" w:hanging="34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8"/>
  </w:num>
  <w:num w:numId="2">
    <w:abstractNumId w:val="5"/>
  </w:num>
  <w:num w:numId="3">
    <w:abstractNumId w:val="11"/>
  </w:num>
  <w:num w:numId="4">
    <w:abstractNumId w:val="7"/>
  </w:num>
  <w:num w:numId="5">
    <w:abstractNumId w:val="38"/>
  </w:num>
  <w:num w:numId="6">
    <w:abstractNumId w:val="2"/>
  </w:num>
  <w:num w:numId="7">
    <w:abstractNumId w:val="36"/>
  </w:num>
  <w:num w:numId="8">
    <w:abstractNumId w:val="49"/>
  </w:num>
  <w:num w:numId="9">
    <w:abstractNumId w:val="43"/>
  </w:num>
  <w:num w:numId="10">
    <w:abstractNumId w:val="39"/>
  </w:num>
  <w:num w:numId="11">
    <w:abstractNumId w:val="16"/>
  </w:num>
  <w:num w:numId="1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0"/>
  </w:num>
  <w:num w:numId="18">
    <w:abstractNumId w:val="10"/>
  </w:num>
  <w:num w:numId="19">
    <w:abstractNumId w:val="20"/>
  </w:num>
  <w:num w:numId="20">
    <w:abstractNumId w:val="24"/>
  </w:num>
  <w:num w:numId="21">
    <w:abstractNumId w:val="18"/>
  </w:num>
  <w:num w:numId="22">
    <w:abstractNumId w:val="34"/>
  </w:num>
  <w:num w:numId="23">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0"/>
  </w:num>
  <w:num w:numId="25">
    <w:abstractNumId w:val="1"/>
  </w:num>
  <w:num w:numId="26">
    <w:abstractNumId w:val="21"/>
  </w:num>
  <w:num w:numId="27">
    <w:abstractNumId w:val="8"/>
  </w:num>
  <w:num w:numId="2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6"/>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7"/>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4"/>
  </w:num>
  <w:num w:numId="41">
    <w:abstractNumId w:val="48"/>
  </w:num>
  <w:num w:numId="42">
    <w:abstractNumId w:val="23"/>
  </w:num>
  <w:num w:numId="43">
    <w:abstractNumId w:val="36"/>
    <w:lvlOverride w:ilvl="0">
      <w:startOverride w:val="1"/>
    </w:lvlOverride>
  </w:num>
  <w:num w:numId="44">
    <w:abstractNumId w:val="41"/>
  </w:num>
  <w:num w:numId="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7"/>
  </w:num>
  <w:num w:numId="47">
    <w:abstractNumId w:val="13"/>
  </w:num>
  <w:num w:numId="48">
    <w:abstractNumId w:val="9"/>
  </w:num>
  <w:num w:numId="49">
    <w:abstractNumId w:val="36"/>
    <w:lvlOverride w:ilvl="0">
      <w:startOverride w:val="1"/>
    </w:lvlOverride>
  </w:num>
  <w:num w:numId="50">
    <w:abstractNumId w:val="4"/>
  </w:num>
  <w:num w:numId="51">
    <w:abstractNumId w:val="3"/>
  </w:num>
  <w:num w:numId="52">
    <w:abstractNumId w:val="35"/>
  </w:num>
  <w:num w:numId="53">
    <w:abstractNumId w:val="37"/>
  </w:num>
  <w:num w:numId="54">
    <w:abstractNumId w:val="12"/>
  </w:num>
  <w:num w:numId="55">
    <w:abstractNumId w:val="19"/>
  </w:num>
  <w:num w:numId="56">
    <w:abstractNumId w:val="30"/>
  </w:num>
  <w:num w:numId="57">
    <w:abstractNumId w:val="33"/>
  </w:num>
  <w:num w:numId="58">
    <w:abstractNumId w:val="42"/>
  </w:num>
  <w:numIdMacAtCleanup w:val="4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y T">
    <w15:presenceInfo w15:providerId="Windows Live" w15:userId="273f916f6534860d"/>
  </w15:person>
  <w15:person w15:author="ПК">
    <w15:presenceInfo w15:providerId="None" w15:userId="ПК"/>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282"/>
    <w:rsid w:val="00002F98"/>
    <w:rsid w:val="0000458D"/>
    <w:rsid w:val="0000678E"/>
    <w:rsid w:val="00010492"/>
    <w:rsid w:val="00014D8C"/>
    <w:rsid w:val="000152E0"/>
    <w:rsid w:val="000178B6"/>
    <w:rsid w:val="0002288F"/>
    <w:rsid w:val="00024AA1"/>
    <w:rsid w:val="00033099"/>
    <w:rsid w:val="00033EAC"/>
    <w:rsid w:val="00035516"/>
    <w:rsid w:val="00035728"/>
    <w:rsid w:val="000369C0"/>
    <w:rsid w:val="000443CD"/>
    <w:rsid w:val="00046896"/>
    <w:rsid w:val="0004725C"/>
    <w:rsid w:val="00055D72"/>
    <w:rsid w:val="0006413E"/>
    <w:rsid w:val="0007015F"/>
    <w:rsid w:val="000762AD"/>
    <w:rsid w:val="000837A7"/>
    <w:rsid w:val="00083C5F"/>
    <w:rsid w:val="00084CC0"/>
    <w:rsid w:val="0008660F"/>
    <w:rsid w:val="000909B3"/>
    <w:rsid w:val="0009148E"/>
    <w:rsid w:val="00096B0F"/>
    <w:rsid w:val="000A27D5"/>
    <w:rsid w:val="000A31F4"/>
    <w:rsid w:val="000A39DA"/>
    <w:rsid w:val="000A3A92"/>
    <w:rsid w:val="000A69FA"/>
    <w:rsid w:val="000B07B2"/>
    <w:rsid w:val="000B1A9D"/>
    <w:rsid w:val="000B2C66"/>
    <w:rsid w:val="000B510E"/>
    <w:rsid w:val="000B71BE"/>
    <w:rsid w:val="000C518B"/>
    <w:rsid w:val="000D3773"/>
    <w:rsid w:val="000D5EC8"/>
    <w:rsid w:val="000E1EBF"/>
    <w:rsid w:val="000E5715"/>
    <w:rsid w:val="000E6B46"/>
    <w:rsid w:val="000E6F3F"/>
    <w:rsid w:val="000F559E"/>
    <w:rsid w:val="000F56A3"/>
    <w:rsid w:val="001078C1"/>
    <w:rsid w:val="0011026A"/>
    <w:rsid w:val="00115F3F"/>
    <w:rsid w:val="001161F3"/>
    <w:rsid w:val="00117455"/>
    <w:rsid w:val="00120981"/>
    <w:rsid w:val="00122CF5"/>
    <w:rsid w:val="00125AE6"/>
    <w:rsid w:val="001270F6"/>
    <w:rsid w:val="00127B9A"/>
    <w:rsid w:val="00132ED2"/>
    <w:rsid w:val="00135AC6"/>
    <w:rsid w:val="00140F30"/>
    <w:rsid w:val="001421EA"/>
    <w:rsid w:val="00145114"/>
    <w:rsid w:val="00146002"/>
    <w:rsid w:val="0014746C"/>
    <w:rsid w:val="00150EB3"/>
    <w:rsid w:val="00153DB0"/>
    <w:rsid w:val="0015581F"/>
    <w:rsid w:val="00155AA8"/>
    <w:rsid w:val="00157C0A"/>
    <w:rsid w:val="00164D4C"/>
    <w:rsid w:val="00167414"/>
    <w:rsid w:val="0017021E"/>
    <w:rsid w:val="001708AB"/>
    <w:rsid w:val="00177DF2"/>
    <w:rsid w:val="00181DE7"/>
    <w:rsid w:val="00185943"/>
    <w:rsid w:val="0019278C"/>
    <w:rsid w:val="001965A5"/>
    <w:rsid w:val="00197075"/>
    <w:rsid w:val="00197B8A"/>
    <w:rsid w:val="001A264B"/>
    <w:rsid w:val="001A4035"/>
    <w:rsid w:val="001B2177"/>
    <w:rsid w:val="001B3522"/>
    <w:rsid w:val="001B7ED6"/>
    <w:rsid w:val="001C11E2"/>
    <w:rsid w:val="001D3C31"/>
    <w:rsid w:val="001D48A7"/>
    <w:rsid w:val="001D621E"/>
    <w:rsid w:val="001D706A"/>
    <w:rsid w:val="001E1CCB"/>
    <w:rsid w:val="001E4353"/>
    <w:rsid w:val="001E79DD"/>
    <w:rsid w:val="001F1699"/>
    <w:rsid w:val="001F2375"/>
    <w:rsid w:val="0020112D"/>
    <w:rsid w:val="002037C6"/>
    <w:rsid w:val="00216C09"/>
    <w:rsid w:val="00217F84"/>
    <w:rsid w:val="00222AFF"/>
    <w:rsid w:val="00223C83"/>
    <w:rsid w:val="00227600"/>
    <w:rsid w:val="002305CE"/>
    <w:rsid w:val="00230B21"/>
    <w:rsid w:val="00232D7C"/>
    <w:rsid w:val="002353E7"/>
    <w:rsid w:val="002419BC"/>
    <w:rsid w:val="00250CD6"/>
    <w:rsid w:val="00262688"/>
    <w:rsid w:val="002715F6"/>
    <w:rsid w:val="002722BC"/>
    <w:rsid w:val="00274A04"/>
    <w:rsid w:val="002830FF"/>
    <w:rsid w:val="00283412"/>
    <w:rsid w:val="00287A01"/>
    <w:rsid w:val="00294BDD"/>
    <w:rsid w:val="002A0CE5"/>
    <w:rsid w:val="002A2466"/>
    <w:rsid w:val="002C1144"/>
    <w:rsid w:val="002C27F9"/>
    <w:rsid w:val="002C3AE6"/>
    <w:rsid w:val="002C4B69"/>
    <w:rsid w:val="002D47F9"/>
    <w:rsid w:val="002D5F46"/>
    <w:rsid w:val="002E20D0"/>
    <w:rsid w:val="002E21E6"/>
    <w:rsid w:val="002F15CC"/>
    <w:rsid w:val="002F455C"/>
    <w:rsid w:val="002F706D"/>
    <w:rsid w:val="002F779F"/>
    <w:rsid w:val="00301633"/>
    <w:rsid w:val="00301E53"/>
    <w:rsid w:val="00310069"/>
    <w:rsid w:val="003116E8"/>
    <w:rsid w:val="00312A4D"/>
    <w:rsid w:val="00312C41"/>
    <w:rsid w:val="00314BD9"/>
    <w:rsid w:val="00321195"/>
    <w:rsid w:val="00321997"/>
    <w:rsid w:val="0033282E"/>
    <w:rsid w:val="003407DB"/>
    <w:rsid w:val="00352047"/>
    <w:rsid w:val="00356A8A"/>
    <w:rsid w:val="003619C7"/>
    <w:rsid w:val="00361B43"/>
    <w:rsid w:val="00361D62"/>
    <w:rsid w:val="00362C38"/>
    <w:rsid w:val="00364809"/>
    <w:rsid w:val="00364C32"/>
    <w:rsid w:val="003651E5"/>
    <w:rsid w:val="0037273C"/>
    <w:rsid w:val="003731E4"/>
    <w:rsid w:val="003760CF"/>
    <w:rsid w:val="003761E3"/>
    <w:rsid w:val="003831EE"/>
    <w:rsid w:val="003868BE"/>
    <w:rsid w:val="003935E2"/>
    <w:rsid w:val="0039377F"/>
    <w:rsid w:val="00397F57"/>
    <w:rsid w:val="003B3FB5"/>
    <w:rsid w:val="003B4FE3"/>
    <w:rsid w:val="003C29E4"/>
    <w:rsid w:val="003D2E82"/>
    <w:rsid w:val="003D2F12"/>
    <w:rsid w:val="003D6F2F"/>
    <w:rsid w:val="003E148D"/>
    <w:rsid w:val="003E2E44"/>
    <w:rsid w:val="003E4972"/>
    <w:rsid w:val="003E5737"/>
    <w:rsid w:val="003E69CE"/>
    <w:rsid w:val="003F0293"/>
    <w:rsid w:val="003F636E"/>
    <w:rsid w:val="003F72B1"/>
    <w:rsid w:val="003F7572"/>
    <w:rsid w:val="00400AC8"/>
    <w:rsid w:val="00401F19"/>
    <w:rsid w:val="00402D6A"/>
    <w:rsid w:val="00403CC1"/>
    <w:rsid w:val="004044EF"/>
    <w:rsid w:val="0040460C"/>
    <w:rsid w:val="004047C4"/>
    <w:rsid w:val="00404D9D"/>
    <w:rsid w:val="004056D7"/>
    <w:rsid w:val="00406383"/>
    <w:rsid w:val="00406CEB"/>
    <w:rsid w:val="004123E7"/>
    <w:rsid w:val="0041564D"/>
    <w:rsid w:val="004168DC"/>
    <w:rsid w:val="00427180"/>
    <w:rsid w:val="004277B9"/>
    <w:rsid w:val="00427DD4"/>
    <w:rsid w:val="00430E20"/>
    <w:rsid w:val="00437711"/>
    <w:rsid w:val="004400B4"/>
    <w:rsid w:val="00447665"/>
    <w:rsid w:val="00457BB5"/>
    <w:rsid w:val="00463537"/>
    <w:rsid w:val="00463FE0"/>
    <w:rsid w:val="0046792D"/>
    <w:rsid w:val="00467A88"/>
    <w:rsid w:val="0047035B"/>
    <w:rsid w:val="00471D03"/>
    <w:rsid w:val="00471DB4"/>
    <w:rsid w:val="00474331"/>
    <w:rsid w:val="004753DB"/>
    <w:rsid w:val="0048591B"/>
    <w:rsid w:val="004963B7"/>
    <w:rsid w:val="004966D1"/>
    <w:rsid w:val="004979FA"/>
    <w:rsid w:val="00497DE4"/>
    <w:rsid w:val="004A0142"/>
    <w:rsid w:val="004A10BE"/>
    <w:rsid w:val="004A6D16"/>
    <w:rsid w:val="004A6E33"/>
    <w:rsid w:val="004B27C5"/>
    <w:rsid w:val="004C002E"/>
    <w:rsid w:val="004C0555"/>
    <w:rsid w:val="004C0B9E"/>
    <w:rsid w:val="004C0EF4"/>
    <w:rsid w:val="004C1475"/>
    <w:rsid w:val="004C4ABC"/>
    <w:rsid w:val="004C748E"/>
    <w:rsid w:val="004D2D0E"/>
    <w:rsid w:val="004D358A"/>
    <w:rsid w:val="004D582A"/>
    <w:rsid w:val="004D624B"/>
    <w:rsid w:val="004D6545"/>
    <w:rsid w:val="004D79A5"/>
    <w:rsid w:val="004D79AB"/>
    <w:rsid w:val="004E5309"/>
    <w:rsid w:val="004E5957"/>
    <w:rsid w:val="004E686A"/>
    <w:rsid w:val="004F1495"/>
    <w:rsid w:val="004F28E8"/>
    <w:rsid w:val="004F311C"/>
    <w:rsid w:val="004F367F"/>
    <w:rsid w:val="004F7F3F"/>
    <w:rsid w:val="00502B81"/>
    <w:rsid w:val="00511E45"/>
    <w:rsid w:val="00515297"/>
    <w:rsid w:val="005258C7"/>
    <w:rsid w:val="00533A3C"/>
    <w:rsid w:val="005345C4"/>
    <w:rsid w:val="00535F4B"/>
    <w:rsid w:val="0053684E"/>
    <w:rsid w:val="00537C13"/>
    <w:rsid w:val="00540623"/>
    <w:rsid w:val="005445DF"/>
    <w:rsid w:val="005467DF"/>
    <w:rsid w:val="00552CC0"/>
    <w:rsid w:val="00553C66"/>
    <w:rsid w:val="0055538A"/>
    <w:rsid w:val="005566CB"/>
    <w:rsid w:val="00564399"/>
    <w:rsid w:val="00576599"/>
    <w:rsid w:val="005819D1"/>
    <w:rsid w:val="00582DD6"/>
    <w:rsid w:val="005840F5"/>
    <w:rsid w:val="0058434E"/>
    <w:rsid w:val="0058620F"/>
    <w:rsid w:val="0058681F"/>
    <w:rsid w:val="0059488C"/>
    <w:rsid w:val="005A18E9"/>
    <w:rsid w:val="005A5E69"/>
    <w:rsid w:val="005B0EE2"/>
    <w:rsid w:val="005B5FD9"/>
    <w:rsid w:val="005C0240"/>
    <w:rsid w:val="005C6E09"/>
    <w:rsid w:val="005D0B51"/>
    <w:rsid w:val="005D1058"/>
    <w:rsid w:val="005D2666"/>
    <w:rsid w:val="005D56B1"/>
    <w:rsid w:val="005D5BB5"/>
    <w:rsid w:val="005D5DDA"/>
    <w:rsid w:val="005E088F"/>
    <w:rsid w:val="005E2874"/>
    <w:rsid w:val="005E4AE7"/>
    <w:rsid w:val="005F3240"/>
    <w:rsid w:val="005F54A5"/>
    <w:rsid w:val="005F6B02"/>
    <w:rsid w:val="005F6E3B"/>
    <w:rsid w:val="005F7E37"/>
    <w:rsid w:val="00600C78"/>
    <w:rsid w:val="00602595"/>
    <w:rsid w:val="0060583A"/>
    <w:rsid w:val="00613CCE"/>
    <w:rsid w:val="0061736B"/>
    <w:rsid w:val="00632356"/>
    <w:rsid w:val="00636BC0"/>
    <w:rsid w:val="00651D30"/>
    <w:rsid w:val="00653C52"/>
    <w:rsid w:val="00655432"/>
    <w:rsid w:val="0066311C"/>
    <w:rsid w:val="00663895"/>
    <w:rsid w:val="00663C85"/>
    <w:rsid w:val="006744F9"/>
    <w:rsid w:val="006767A6"/>
    <w:rsid w:val="0068434F"/>
    <w:rsid w:val="00685162"/>
    <w:rsid w:val="00686DC5"/>
    <w:rsid w:val="00686F3F"/>
    <w:rsid w:val="00690083"/>
    <w:rsid w:val="006908DF"/>
    <w:rsid w:val="006911A6"/>
    <w:rsid w:val="00694EF1"/>
    <w:rsid w:val="006A3D6F"/>
    <w:rsid w:val="006A40A5"/>
    <w:rsid w:val="006A6EF6"/>
    <w:rsid w:val="006B65C3"/>
    <w:rsid w:val="006C31A7"/>
    <w:rsid w:val="006E2519"/>
    <w:rsid w:val="006F110E"/>
    <w:rsid w:val="006F112B"/>
    <w:rsid w:val="006F4FB6"/>
    <w:rsid w:val="006F7158"/>
    <w:rsid w:val="0071284F"/>
    <w:rsid w:val="00720441"/>
    <w:rsid w:val="00720D2E"/>
    <w:rsid w:val="00721193"/>
    <w:rsid w:val="00722EDC"/>
    <w:rsid w:val="00724810"/>
    <w:rsid w:val="00727BA2"/>
    <w:rsid w:val="00744585"/>
    <w:rsid w:val="00746819"/>
    <w:rsid w:val="00750E63"/>
    <w:rsid w:val="007519F4"/>
    <w:rsid w:val="00752D20"/>
    <w:rsid w:val="00761709"/>
    <w:rsid w:val="00761FE0"/>
    <w:rsid w:val="00763B51"/>
    <w:rsid w:val="00764B49"/>
    <w:rsid w:val="00771846"/>
    <w:rsid w:val="0077241B"/>
    <w:rsid w:val="00772FBF"/>
    <w:rsid w:val="0077315F"/>
    <w:rsid w:val="007737A8"/>
    <w:rsid w:val="007757B3"/>
    <w:rsid w:val="0078278B"/>
    <w:rsid w:val="00783904"/>
    <w:rsid w:val="00786EF5"/>
    <w:rsid w:val="00792304"/>
    <w:rsid w:val="007A4F78"/>
    <w:rsid w:val="007A61D2"/>
    <w:rsid w:val="007B3819"/>
    <w:rsid w:val="007B43A5"/>
    <w:rsid w:val="007B44F4"/>
    <w:rsid w:val="007B774E"/>
    <w:rsid w:val="007C2F66"/>
    <w:rsid w:val="007C4781"/>
    <w:rsid w:val="007D02B5"/>
    <w:rsid w:val="007D24F0"/>
    <w:rsid w:val="007D57B9"/>
    <w:rsid w:val="007D6ADB"/>
    <w:rsid w:val="007E381C"/>
    <w:rsid w:val="007E3B94"/>
    <w:rsid w:val="007E4847"/>
    <w:rsid w:val="007E6D2C"/>
    <w:rsid w:val="007F08A2"/>
    <w:rsid w:val="007F6368"/>
    <w:rsid w:val="008024FF"/>
    <w:rsid w:val="008034C9"/>
    <w:rsid w:val="008043E9"/>
    <w:rsid w:val="0081002A"/>
    <w:rsid w:val="0081540A"/>
    <w:rsid w:val="00830774"/>
    <w:rsid w:val="00830825"/>
    <w:rsid w:val="0083593F"/>
    <w:rsid w:val="0083681A"/>
    <w:rsid w:val="00842FBD"/>
    <w:rsid w:val="008471BF"/>
    <w:rsid w:val="0085090C"/>
    <w:rsid w:val="00850EB7"/>
    <w:rsid w:val="00852F21"/>
    <w:rsid w:val="008532AE"/>
    <w:rsid w:val="00861E6B"/>
    <w:rsid w:val="00867873"/>
    <w:rsid w:val="00873B6D"/>
    <w:rsid w:val="00875D47"/>
    <w:rsid w:val="00875E3F"/>
    <w:rsid w:val="00875FB1"/>
    <w:rsid w:val="0088536C"/>
    <w:rsid w:val="00886141"/>
    <w:rsid w:val="0089156F"/>
    <w:rsid w:val="00892989"/>
    <w:rsid w:val="008A5C78"/>
    <w:rsid w:val="008A7B41"/>
    <w:rsid w:val="008B4B6E"/>
    <w:rsid w:val="008B6C91"/>
    <w:rsid w:val="008B7EDC"/>
    <w:rsid w:val="008C2158"/>
    <w:rsid w:val="008C25C9"/>
    <w:rsid w:val="008C3258"/>
    <w:rsid w:val="008C6B5A"/>
    <w:rsid w:val="008C7912"/>
    <w:rsid w:val="008D0594"/>
    <w:rsid w:val="008D1650"/>
    <w:rsid w:val="008D2D9A"/>
    <w:rsid w:val="008D5EAA"/>
    <w:rsid w:val="008D61CD"/>
    <w:rsid w:val="008E2A7B"/>
    <w:rsid w:val="008E3282"/>
    <w:rsid w:val="008E5E27"/>
    <w:rsid w:val="008E63F8"/>
    <w:rsid w:val="008F34D8"/>
    <w:rsid w:val="008F7BA1"/>
    <w:rsid w:val="00900BEC"/>
    <w:rsid w:val="00912F5B"/>
    <w:rsid w:val="0092282C"/>
    <w:rsid w:val="00923A1D"/>
    <w:rsid w:val="00930657"/>
    <w:rsid w:val="00941564"/>
    <w:rsid w:val="00942F72"/>
    <w:rsid w:val="0094644D"/>
    <w:rsid w:val="00946468"/>
    <w:rsid w:val="00946C08"/>
    <w:rsid w:val="00950163"/>
    <w:rsid w:val="00951FE9"/>
    <w:rsid w:val="00953B8C"/>
    <w:rsid w:val="0095506B"/>
    <w:rsid w:val="00956A93"/>
    <w:rsid w:val="00961076"/>
    <w:rsid w:val="009617D4"/>
    <w:rsid w:val="00965AC7"/>
    <w:rsid w:val="00965F92"/>
    <w:rsid w:val="00967C39"/>
    <w:rsid w:val="00967C45"/>
    <w:rsid w:val="00971D68"/>
    <w:rsid w:val="00972204"/>
    <w:rsid w:val="009824D3"/>
    <w:rsid w:val="00983428"/>
    <w:rsid w:val="009873F2"/>
    <w:rsid w:val="0098779D"/>
    <w:rsid w:val="00990B2A"/>
    <w:rsid w:val="00995DD3"/>
    <w:rsid w:val="00996637"/>
    <w:rsid w:val="009A133B"/>
    <w:rsid w:val="009A75A1"/>
    <w:rsid w:val="009B3116"/>
    <w:rsid w:val="009C6FA0"/>
    <w:rsid w:val="009C7946"/>
    <w:rsid w:val="009D5547"/>
    <w:rsid w:val="009E0FC1"/>
    <w:rsid w:val="009E1AB9"/>
    <w:rsid w:val="009E1D30"/>
    <w:rsid w:val="009E447B"/>
    <w:rsid w:val="00A01F2E"/>
    <w:rsid w:val="00A04B7A"/>
    <w:rsid w:val="00A06E1F"/>
    <w:rsid w:val="00A106AA"/>
    <w:rsid w:val="00A13885"/>
    <w:rsid w:val="00A239C6"/>
    <w:rsid w:val="00A2417E"/>
    <w:rsid w:val="00A26036"/>
    <w:rsid w:val="00A419C4"/>
    <w:rsid w:val="00A4599F"/>
    <w:rsid w:val="00A503ED"/>
    <w:rsid w:val="00A5339F"/>
    <w:rsid w:val="00A75C5E"/>
    <w:rsid w:val="00A75FEB"/>
    <w:rsid w:val="00A816E8"/>
    <w:rsid w:val="00A824E4"/>
    <w:rsid w:val="00A85935"/>
    <w:rsid w:val="00A92CD1"/>
    <w:rsid w:val="00AA18D0"/>
    <w:rsid w:val="00AA1F1D"/>
    <w:rsid w:val="00AA24A7"/>
    <w:rsid w:val="00AB6819"/>
    <w:rsid w:val="00AB7505"/>
    <w:rsid w:val="00AB7FD4"/>
    <w:rsid w:val="00AC1627"/>
    <w:rsid w:val="00AC488B"/>
    <w:rsid w:val="00AD18E8"/>
    <w:rsid w:val="00AD522D"/>
    <w:rsid w:val="00AD7357"/>
    <w:rsid w:val="00AE17CD"/>
    <w:rsid w:val="00AE666E"/>
    <w:rsid w:val="00AE7EFB"/>
    <w:rsid w:val="00AF11D7"/>
    <w:rsid w:val="00AF15FF"/>
    <w:rsid w:val="00AF1625"/>
    <w:rsid w:val="00B027B9"/>
    <w:rsid w:val="00B02ABD"/>
    <w:rsid w:val="00B14284"/>
    <w:rsid w:val="00B2012E"/>
    <w:rsid w:val="00B20C35"/>
    <w:rsid w:val="00B213C3"/>
    <w:rsid w:val="00B24BEF"/>
    <w:rsid w:val="00B2640F"/>
    <w:rsid w:val="00B319FD"/>
    <w:rsid w:val="00B36D7B"/>
    <w:rsid w:val="00B37101"/>
    <w:rsid w:val="00B500DB"/>
    <w:rsid w:val="00B51AC6"/>
    <w:rsid w:val="00B51F88"/>
    <w:rsid w:val="00B52A66"/>
    <w:rsid w:val="00B62419"/>
    <w:rsid w:val="00B6765D"/>
    <w:rsid w:val="00B75F02"/>
    <w:rsid w:val="00B76AFA"/>
    <w:rsid w:val="00B817D6"/>
    <w:rsid w:val="00B84011"/>
    <w:rsid w:val="00B87EB8"/>
    <w:rsid w:val="00B909A3"/>
    <w:rsid w:val="00B9174F"/>
    <w:rsid w:val="00B92A4A"/>
    <w:rsid w:val="00B978D7"/>
    <w:rsid w:val="00BA0637"/>
    <w:rsid w:val="00BA1FFD"/>
    <w:rsid w:val="00BA7E46"/>
    <w:rsid w:val="00BB044F"/>
    <w:rsid w:val="00BB5391"/>
    <w:rsid w:val="00BC0E88"/>
    <w:rsid w:val="00BC1E76"/>
    <w:rsid w:val="00BC1E8B"/>
    <w:rsid w:val="00BC32B0"/>
    <w:rsid w:val="00BC3723"/>
    <w:rsid w:val="00BD0F63"/>
    <w:rsid w:val="00BD12D9"/>
    <w:rsid w:val="00BD60DB"/>
    <w:rsid w:val="00BD774A"/>
    <w:rsid w:val="00BE020F"/>
    <w:rsid w:val="00BE6721"/>
    <w:rsid w:val="00BE6B02"/>
    <w:rsid w:val="00BE7351"/>
    <w:rsid w:val="00BF04B8"/>
    <w:rsid w:val="00BF1C95"/>
    <w:rsid w:val="00C05EB9"/>
    <w:rsid w:val="00C063A7"/>
    <w:rsid w:val="00C0783C"/>
    <w:rsid w:val="00C11D61"/>
    <w:rsid w:val="00C15904"/>
    <w:rsid w:val="00C15989"/>
    <w:rsid w:val="00C16FF4"/>
    <w:rsid w:val="00C17796"/>
    <w:rsid w:val="00C2268F"/>
    <w:rsid w:val="00C3692B"/>
    <w:rsid w:val="00C36983"/>
    <w:rsid w:val="00C37C61"/>
    <w:rsid w:val="00C44294"/>
    <w:rsid w:val="00C5178E"/>
    <w:rsid w:val="00C51D18"/>
    <w:rsid w:val="00C55F6A"/>
    <w:rsid w:val="00C56043"/>
    <w:rsid w:val="00C57B27"/>
    <w:rsid w:val="00C62A7C"/>
    <w:rsid w:val="00C6433C"/>
    <w:rsid w:val="00C66A5E"/>
    <w:rsid w:val="00C67812"/>
    <w:rsid w:val="00C703D2"/>
    <w:rsid w:val="00C77785"/>
    <w:rsid w:val="00C85617"/>
    <w:rsid w:val="00C87739"/>
    <w:rsid w:val="00C91832"/>
    <w:rsid w:val="00C91C07"/>
    <w:rsid w:val="00C97A7F"/>
    <w:rsid w:val="00CA3AA9"/>
    <w:rsid w:val="00CA550E"/>
    <w:rsid w:val="00CA7A75"/>
    <w:rsid w:val="00CB09FA"/>
    <w:rsid w:val="00CB22B7"/>
    <w:rsid w:val="00CC0252"/>
    <w:rsid w:val="00CC41E6"/>
    <w:rsid w:val="00CC6AE4"/>
    <w:rsid w:val="00CC7EAF"/>
    <w:rsid w:val="00CD0AB9"/>
    <w:rsid w:val="00CD4EBE"/>
    <w:rsid w:val="00CD4F72"/>
    <w:rsid w:val="00CE3EE0"/>
    <w:rsid w:val="00CE6007"/>
    <w:rsid w:val="00D01ECD"/>
    <w:rsid w:val="00D12776"/>
    <w:rsid w:val="00D13F47"/>
    <w:rsid w:val="00D21D4D"/>
    <w:rsid w:val="00D24957"/>
    <w:rsid w:val="00D24A7E"/>
    <w:rsid w:val="00D3700A"/>
    <w:rsid w:val="00D43F84"/>
    <w:rsid w:val="00D526D4"/>
    <w:rsid w:val="00D53848"/>
    <w:rsid w:val="00D55875"/>
    <w:rsid w:val="00D57728"/>
    <w:rsid w:val="00D60877"/>
    <w:rsid w:val="00D701F8"/>
    <w:rsid w:val="00D75B23"/>
    <w:rsid w:val="00D75D8B"/>
    <w:rsid w:val="00D806E0"/>
    <w:rsid w:val="00D81C4C"/>
    <w:rsid w:val="00D8723B"/>
    <w:rsid w:val="00D90720"/>
    <w:rsid w:val="00DA0D1F"/>
    <w:rsid w:val="00DA4AB9"/>
    <w:rsid w:val="00DA6BBA"/>
    <w:rsid w:val="00DB1FD9"/>
    <w:rsid w:val="00DB2BAD"/>
    <w:rsid w:val="00DB60D9"/>
    <w:rsid w:val="00DC200B"/>
    <w:rsid w:val="00DC20BB"/>
    <w:rsid w:val="00DC2C43"/>
    <w:rsid w:val="00DC2EA5"/>
    <w:rsid w:val="00DD2612"/>
    <w:rsid w:val="00DD2A24"/>
    <w:rsid w:val="00DD7B70"/>
    <w:rsid w:val="00DE004F"/>
    <w:rsid w:val="00DE28A2"/>
    <w:rsid w:val="00DE2DE2"/>
    <w:rsid w:val="00DE3FFB"/>
    <w:rsid w:val="00DF1066"/>
    <w:rsid w:val="00E0663C"/>
    <w:rsid w:val="00E1253D"/>
    <w:rsid w:val="00E13D7E"/>
    <w:rsid w:val="00E142A5"/>
    <w:rsid w:val="00E14A83"/>
    <w:rsid w:val="00E26361"/>
    <w:rsid w:val="00E26DE3"/>
    <w:rsid w:val="00E27CF3"/>
    <w:rsid w:val="00E307EE"/>
    <w:rsid w:val="00E40DB1"/>
    <w:rsid w:val="00E433E4"/>
    <w:rsid w:val="00E445E5"/>
    <w:rsid w:val="00E45E3B"/>
    <w:rsid w:val="00E4604B"/>
    <w:rsid w:val="00E4706A"/>
    <w:rsid w:val="00E50985"/>
    <w:rsid w:val="00E50B7E"/>
    <w:rsid w:val="00E52682"/>
    <w:rsid w:val="00E55A81"/>
    <w:rsid w:val="00E60172"/>
    <w:rsid w:val="00E621AD"/>
    <w:rsid w:val="00E62220"/>
    <w:rsid w:val="00E626C9"/>
    <w:rsid w:val="00E63B8E"/>
    <w:rsid w:val="00E679DE"/>
    <w:rsid w:val="00E70D38"/>
    <w:rsid w:val="00E74C40"/>
    <w:rsid w:val="00E75190"/>
    <w:rsid w:val="00E82EB4"/>
    <w:rsid w:val="00E87791"/>
    <w:rsid w:val="00E87C7F"/>
    <w:rsid w:val="00E9251B"/>
    <w:rsid w:val="00E9355C"/>
    <w:rsid w:val="00EA1425"/>
    <w:rsid w:val="00EA2E33"/>
    <w:rsid w:val="00EA5533"/>
    <w:rsid w:val="00EA57F7"/>
    <w:rsid w:val="00EB015C"/>
    <w:rsid w:val="00EB4FD4"/>
    <w:rsid w:val="00EC2A8D"/>
    <w:rsid w:val="00EE37E6"/>
    <w:rsid w:val="00EF0AFE"/>
    <w:rsid w:val="00EF50ED"/>
    <w:rsid w:val="00EF567C"/>
    <w:rsid w:val="00F07597"/>
    <w:rsid w:val="00F10855"/>
    <w:rsid w:val="00F11E8E"/>
    <w:rsid w:val="00F1535A"/>
    <w:rsid w:val="00F17BDA"/>
    <w:rsid w:val="00F2246D"/>
    <w:rsid w:val="00F33FD0"/>
    <w:rsid w:val="00F3737F"/>
    <w:rsid w:val="00F50E97"/>
    <w:rsid w:val="00F517E8"/>
    <w:rsid w:val="00F54AAA"/>
    <w:rsid w:val="00F61418"/>
    <w:rsid w:val="00F64A75"/>
    <w:rsid w:val="00F732C6"/>
    <w:rsid w:val="00F73B10"/>
    <w:rsid w:val="00F750F7"/>
    <w:rsid w:val="00F75C86"/>
    <w:rsid w:val="00F96B16"/>
    <w:rsid w:val="00FA4A04"/>
    <w:rsid w:val="00FA7EC9"/>
    <w:rsid w:val="00FB215B"/>
    <w:rsid w:val="00FB5756"/>
    <w:rsid w:val="00FC5A4C"/>
    <w:rsid w:val="00FC5D09"/>
    <w:rsid w:val="00FD04BD"/>
    <w:rsid w:val="00FD089D"/>
    <w:rsid w:val="00FE432F"/>
    <w:rsid w:val="00FF10B7"/>
    <w:rsid w:val="00FF73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C21DC6"/>
  <w15:chartTrackingRefBased/>
  <w15:docId w15:val="{E7AB0B85-2E5E-4054-839B-B67518A10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A85935"/>
    <w:pPr>
      <w:spacing w:after="0" w:line="360" w:lineRule="auto"/>
      <w:ind w:firstLine="720"/>
      <w:jc w:val="both"/>
    </w:pPr>
    <w:rPr>
      <w:rFonts w:ascii="Times New Roman" w:hAnsi="Times New Roman"/>
      <w:sz w:val="28"/>
    </w:rPr>
  </w:style>
  <w:style w:type="paragraph" w:styleId="1">
    <w:name w:val="heading 1"/>
    <w:basedOn w:val="a3"/>
    <w:next w:val="a3"/>
    <w:link w:val="11"/>
    <w:uiPriority w:val="9"/>
    <w:qFormat/>
    <w:rsid w:val="005F7E37"/>
    <w:pPr>
      <w:keepNext/>
      <w:keepLines/>
      <w:pageBreakBefore/>
      <w:numPr>
        <w:numId w:val="1"/>
      </w:numPr>
      <w:jc w:val="center"/>
      <w:outlineLvl w:val="0"/>
    </w:pPr>
    <w:rPr>
      <w:rFonts w:eastAsiaTheme="majorEastAsia" w:cstheme="majorBidi"/>
      <w:b/>
      <w:caps/>
      <w:sz w:val="32"/>
      <w:szCs w:val="32"/>
    </w:rPr>
  </w:style>
  <w:style w:type="paragraph" w:styleId="2">
    <w:name w:val="heading 2"/>
    <w:basedOn w:val="1"/>
    <w:next w:val="a3"/>
    <w:link w:val="20"/>
    <w:uiPriority w:val="9"/>
    <w:unhideWhenUsed/>
    <w:qFormat/>
    <w:rsid w:val="004A6D16"/>
    <w:pPr>
      <w:pageBreakBefore w:val="0"/>
      <w:numPr>
        <w:ilvl w:val="1"/>
      </w:numPr>
      <w:spacing w:before="120"/>
      <w:outlineLvl w:val="1"/>
    </w:pPr>
    <w:rPr>
      <w:caps w:val="0"/>
      <w:sz w:val="28"/>
    </w:rPr>
  </w:style>
  <w:style w:type="paragraph" w:styleId="3">
    <w:name w:val="heading 3"/>
    <w:basedOn w:val="a3"/>
    <w:next w:val="a3"/>
    <w:link w:val="31"/>
    <w:uiPriority w:val="9"/>
    <w:unhideWhenUsed/>
    <w:qFormat/>
    <w:rsid w:val="00AA24A7"/>
    <w:pPr>
      <w:keepNext/>
      <w:keepLines/>
      <w:numPr>
        <w:ilvl w:val="2"/>
        <w:numId w:val="1"/>
      </w:numPr>
      <w:jc w:val="left"/>
      <w:outlineLvl w:val="2"/>
    </w:pPr>
    <w:rPr>
      <w:rFonts w:eastAsiaTheme="majorEastAsia" w:cstheme="majorBidi"/>
      <w:b/>
      <w:i/>
      <w:szCs w:val="24"/>
    </w:rPr>
  </w:style>
  <w:style w:type="paragraph" w:styleId="4">
    <w:name w:val="heading 4"/>
    <w:basedOn w:val="3"/>
    <w:next w:val="a3"/>
    <w:link w:val="40"/>
    <w:uiPriority w:val="9"/>
    <w:unhideWhenUsed/>
    <w:qFormat/>
    <w:rsid w:val="001421EA"/>
    <w:pPr>
      <w:numPr>
        <w:ilvl w:val="3"/>
      </w:numPr>
      <w:spacing w:before="40"/>
      <w:jc w:val="both"/>
      <w:outlineLvl w:val="3"/>
    </w:pPr>
    <w:rPr>
      <w:b w:val="0"/>
      <w:iCs/>
    </w:rPr>
  </w:style>
  <w:style w:type="paragraph" w:styleId="5">
    <w:name w:val="heading 5"/>
    <w:basedOn w:val="a3"/>
    <w:next w:val="a3"/>
    <w:link w:val="50"/>
    <w:uiPriority w:val="9"/>
    <w:unhideWhenUsed/>
    <w:qFormat/>
    <w:rsid w:val="002F779F"/>
    <w:pPr>
      <w:keepNext/>
      <w:keepLines/>
      <w:spacing w:before="40"/>
      <w:ind w:left="4978" w:hanging="1008"/>
      <w:outlineLvl w:val="4"/>
    </w:pPr>
    <w:rPr>
      <w:rFonts w:asciiTheme="majorHAnsi" w:eastAsiaTheme="majorEastAsia" w:hAnsiTheme="majorHAnsi" w:cstheme="majorBidi"/>
      <w:color w:val="2E74B5" w:themeColor="accent1" w:themeShade="BF"/>
    </w:rPr>
  </w:style>
  <w:style w:type="paragraph" w:styleId="6">
    <w:name w:val="heading 6"/>
    <w:basedOn w:val="a3"/>
    <w:next w:val="a3"/>
    <w:link w:val="60"/>
    <w:uiPriority w:val="9"/>
    <w:unhideWhenUsed/>
    <w:qFormat/>
    <w:rsid w:val="002F779F"/>
    <w:pPr>
      <w:keepNext/>
      <w:keepLines/>
      <w:spacing w:before="40"/>
      <w:ind w:left="5122" w:hanging="1152"/>
      <w:outlineLvl w:val="5"/>
    </w:pPr>
    <w:rPr>
      <w:rFonts w:asciiTheme="majorHAnsi" w:eastAsiaTheme="majorEastAsia" w:hAnsiTheme="majorHAnsi" w:cstheme="majorBidi"/>
      <w:color w:val="1F4D78" w:themeColor="accent1" w:themeShade="7F"/>
    </w:rPr>
  </w:style>
  <w:style w:type="paragraph" w:styleId="7">
    <w:name w:val="heading 7"/>
    <w:basedOn w:val="a3"/>
    <w:next w:val="a3"/>
    <w:link w:val="70"/>
    <w:uiPriority w:val="9"/>
    <w:unhideWhenUsed/>
    <w:qFormat/>
    <w:rsid w:val="002F779F"/>
    <w:pPr>
      <w:keepNext/>
      <w:keepLines/>
      <w:spacing w:before="40"/>
      <w:ind w:left="5266" w:hanging="1296"/>
      <w:outlineLvl w:val="6"/>
    </w:pPr>
    <w:rPr>
      <w:rFonts w:asciiTheme="majorHAnsi" w:eastAsiaTheme="majorEastAsia" w:hAnsiTheme="majorHAnsi" w:cstheme="majorBidi"/>
      <w:i/>
      <w:iCs/>
      <w:color w:val="1F4D78" w:themeColor="accent1" w:themeShade="7F"/>
    </w:rPr>
  </w:style>
  <w:style w:type="paragraph" w:styleId="8">
    <w:name w:val="heading 8"/>
    <w:basedOn w:val="a3"/>
    <w:next w:val="a3"/>
    <w:link w:val="80"/>
    <w:uiPriority w:val="9"/>
    <w:semiHidden/>
    <w:unhideWhenUsed/>
    <w:qFormat/>
    <w:rsid w:val="002F779F"/>
    <w:pPr>
      <w:keepNext/>
      <w:keepLines/>
      <w:spacing w:before="40"/>
      <w:ind w:left="5410" w:hanging="1440"/>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0"/>
    <w:uiPriority w:val="9"/>
    <w:semiHidden/>
    <w:unhideWhenUsed/>
    <w:qFormat/>
    <w:rsid w:val="002F779F"/>
    <w:pPr>
      <w:keepNext/>
      <w:keepLines/>
      <w:spacing w:before="40"/>
      <w:ind w:left="5554" w:hanging="1584"/>
      <w:outlineLvl w:val="8"/>
    </w:pPr>
    <w:rPr>
      <w:rFonts w:asciiTheme="majorHAnsi" w:eastAsiaTheme="majorEastAsia" w:hAnsiTheme="majorHAnsi" w:cstheme="majorBidi"/>
      <w:i/>
      <w:iCs/>
      <w:color w:val="272727" w:themeColor="text1" w:themeTint="D8"/>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List Paragraph"/>
    <w:aliases w:val="Таблицы,Список1"/>
    <w:basedOn w:val="a3"/>
    <w:link w:val="a8"/>
    <w:uiPriority w:val="34"/>
    <w:qFormat/>
    <w:rsid w:val="00E433E4"/>
    <w:pPr>
      <w:ind w:left="720"/>
      <w:contextualSpacing/>
    </w:pPr>
  </w:style>
  <w:style w:type="paragraph" w:styleId="a9">
    <w:name w:val="Normal (Web)"/>
    <w:basedOn w:val="a3"/>
    <w:uiPriority w:val="99"/>
    <w:unhideWhenUsed/>
    <w:rsid w:val="00E433E4"/>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11">
    <w:name w:val="Заголовок 1 Знак"/>
    <w:basedOn w:val="a4"/>
    <w:link w:val="1"/>
    <w:uiPriority w:val="9"/>
    <w:rsid w:val="005F7E37"/>
    <w:rPr>
      <w:rFonts w:ascii="Times New Roman" w:eastAsiaTheme="majorEastAsia" w:hAnsi="Times New Roman" w:cstheme="majorBidi"/>
      <w:b/>
      <w:caps/>
      <w:sz w:val="32"/>
      <w:szCs w:val="32"/>
    </w:rPr>
  </w:style>
  <w:style w:type="character" w:customStyle="1" w:styleId="20">
    <w:name w:val="Заголовок 2 Знак"/>
    <w:basedOn w:val="a4"/>
    <w:link w:val="2"/>
    <w:uiPriority w:val="9"/>
    <w:rsid w:val="004A6D16"/>
    <w:rPr>
      <w:rFonts w:ascii="Times New Roman" w:eastAsiaTheme="majorEastAsia" w:hAnsi="Times New Roman" w:cstheme="majorBidi"/>
      <w:b/>
      <w:sz w:val="28"/>
      <w:szCs w:val="32"/>
    </w:rPr>
  </w:style>
  <w:style w:type="character" w:customStyle="1" w:styleId="31">
    <w:name w:val="Заголовок 3 Знак"/>
    <w:basedOn w:val="a4"/>
    <w:link w:val="3"/>
    <w:uiPriority w:val="9"/>
    <w:rsid w:val="00AA24A7"/>
    <w:rPr>
      <w:rFonts w:ascii="Times New Roman" w:eastAsiaTheme="majorEastAsia" w:hAnsi="Times New Roman" w:cstheme="majorBidi"/>
      <w:b/>
      <w:i/>
      <w:sz w:val="28"/>
      <w:szCs w:val="24"/>
    </w:rPr>
  </w:style>
  <w:style w:type="paragraph" w:styleId="aa">
    <w:name w:val="header"/>
    <w:basedOn w:val="a3"/>
    <w:link w:val="ab"/>
    <w:uiPriority w:val="99"/>
    <w:unhideWhenUsed/>
    <w:rsid w:val="00AA1F1D"/>
    <w:pPr>
      <w:tabs>
        <w:tab w:val="center" w:pos="4677"/>
        <w:tab w:val="right" w:pos="9355"/>
      </w:tabs>
      <w:spacing w:line="240" w:lineRule="auto"/>
    </w:pPr>
  </w:style>
  <w:style w:type="character" w:customStyle="1" w:styleId="ab">
    <w:name w:val="Верхний колонтитул Знак"/>
    <w:basedOn w:val="a4"/>
    <w:link w:val="aa"/>
    <w:uiPriority w:val="99"/>
    <w:rsid w:val="00AA1F1D"/>
    <w:rPr>
      <w:rFonts w:ascii="Times New Roman" w:hAnsi="Times New Roman"/>
      <w:sz w:val="28"/>
    </w:rPr>
  </w:style>
  <w:style w:type="paragraph" w:styleId="ac">
    <w:name w:val="footer"/>
    <w:basedOn w:val="a3"/>
    <w:link w:val="ad"/>
    <w:uiPriority w:val="99"/>
    <w:unhideWhenUsed/>
    <w:rsid w:val="00AA1F1D"/>
    <w:pPr>
      <w:tabs>
        <w:tab w:val="center" w:pos="4677"/>
        <w:tab w:val="right" w:pos="9355"/>
      </w:tabs>
      <w:spacing w:line="240" w:lineRule="auto"/>
    </w:pPr>
  </w:style>
  <w:style w:type="character" w:customStyle="1" w:styleId="ad">
    <w:name w:val="Нижний колонтитул Знак"/>
    <w:basedOn w:val="a4"/>
    <w:link w:val="ac"/>
    <w:uiPriority w:val="99"/>
    <w:rsid w:val="00AA1F1D"/>
    <w:rPr>
      <w:rFonts w:ascii="Times New Roman" w:hAnsi="Times New Roman"/>
      <w:sz w:val="28"/>
    </w:rPr>
  </w:style>
  <w:style w:type="paragraph" w:styleId="ae">
    <w:name w:val="TOC Heading"/>
    <w:basedOn w:val="1"/>
    <w:next w:val="a3"/>
    <w:uiPriority w:val="39"/>
    <w:unhideWhenUsed/>
    <w:qFormat/>
    <w:rsid w:val="00AA1F1D"/>
    <w:pPr>
      <w:pageBreakBefore w:val="0"/>
      <w:numPr>
        <w:numId w:val="0"/>
      </w:numPr>
      <w:spacing w:before="240" w:line="259" w:lineRule="auto"/>
      <w:jc w:val="left"/>
      <w:outlineLvl w:val="9"/>
    </w:pPr>
    <w:rPr>
      <w:rFonts w:asciiTheme="majorHAnsi" w:hAnsiTheme="majorHAnsi"/>
      <w:b w:val="0"/>
      <w:color w:val="2E74B5" w:themeColor="accent1" w:themeShade="BF"/>
      <w:lang w:eastAsia="ru-RU"/>
    </w:rPr>
  </w:style>
  <w:style w:type="paragraph" w:styleId="12">
    <w:name w:val="toc 1"/>
    <w:basedOn w:val="a3"/>
    <w:next w:val="a3"/>
    <w:link w:val="13"/>
    <w:autoRedefine/>
    <w:uiPriority w:val="39"/>
    <w:unhideWhenUsed/>
    <w:qFormat/>
    <w:rsid w:val="00CC7EAF"/>
    <w:pPr>
      <w:tabs>
        <w:tab w:val="right" w:leader="dot" w:pos="9628"/>
      </w:tabs>
      <w:spacing w:after="100"/>
      <w:ind w:left="720" w:firstLine="0"/>
    </w:pPr>
  </w:style>
  <w:style w:type="paragraph" w:styleId="21">
    <w:name w:val="toc 2"/>
    <w:basedOn w:val="a3"/>
    <w:next w:val="a3"/>
    <w:autoRedefine/>
    <w:uiPriority w:val="39"/>
    <w:unhideWhenUsed/>
    <w:qFormat/>
    <w:rsid w:val="00B37101"/>
    <w:pPr>
      <w:tabs>
        <w:tab w:val="right" w:leader="dot" w:pos="9628"/>
      </w:tabs>
      <w:ind w:left="278"/>
    </w:pPr>
  </w:style>
  <w:style w:type="paragraph" w:styleId="32">
    <w:name w:val="toc 3"/>
    <w:basedOn w:val="a3"/>
    <w:next w:val="a3"/>
    <w:autoRedefine/>
    <w:uiPriority w:val="39"/>
    <w:unhideWhenUsed/>
    <w:qFormat/>
    <w:rsid w:val="00B37101"/>
    <w:pPr>
      <w:tabs>
        <w:tab w:val="left" w:pos="2131"/>
        <w:tab w:val="right" w:leader="dot" w:pos="9628"/>
      </w:tabs>
      <w:ind w:left="1281" w:firstLine="0"/>
    </w:pPr>
  </w:style>
  <w:style w:type="character" w:styleId="af">
    <w:name w:val="Hyperlink"/>
    <w:basedOn w:val="a4"/>
    <w:uiPriority w:val="99"/>
    <w:unhideWhenUsed/>
    <w:rsid w:val="00AA1F1D"/>
    <w:rPr>
      <w:color w:val="0563C1" w:themeColor="hyperlink"/>
      <w:u w:val="single"/>
    </w:rPr>
  </w:style>
  <w:style w:type="paragraph" w:styleId="af0">
    <w:name w:val="caption"/>
    <w:aliases w:val="Таблица"/>
    <w:basedOn w:val="a3"/>
    <w:next w:val="a3"/>
    <w:uiPriority w:val="35"/>
    <w:unhideWhenUsed/>
    <w:qFormat/>
    <w:rsid w:val="003935E2"/>
    <w:pPr>
      <w:spacing w:after="200" w:line="240" w:lineRule="auto"/>
      <w:ind w:firstLine="0"/>
      <w:jc w:val="right"/>
    </w:pPr>
    <w:rPr>
      <w:b/>
      <w:i/>
      <w:iCs/>
      <w:szCs w:val="18"/>
    </w:rPr>
  </w:style>
  <w:style w:type="character" w:customStyle="1" w:styleId="40">
    <w:name w:val="Заголовок 4 Знак"/>
    <w:basedOn w:val="a4"/>
    <w:link w:val="4"/>
    <w:uiPriority w:val="9"/>
    <w:rsid w:val="001421EA"/>
    <w:rPr>
      <w:rFonts w:ascii="Times New Roman" w:eastAsiaTheme="majorEastAsia" w:hAnsi="Times New Roman" w:cstheme="majorBidi"/>
      <w:i/>
      <w:iCs/>
      <w:sz w:val="28"/>
      <w:szCs w:val="24"/>
    </w:rPr>
  </w:style>
  <w:style w:type="character" w:styleId="af1">
    <w:name w:val="annotation reference"/>
    <w:basedOn w:val="a4"/>
    <w:uiPriority w:val="99"/>
    <w:semiHidden/>
    <w:unhideWhenUsed/>
    <w:rsid w:val="00636BC0"/>
    <w:rPr>
      <w:sz w:val="16"/>
      <w:szCs w:val="16"/>
    </w:rPr>
  </w:style>
  <w:style w:type="paragraph" w:styleId="af2">
    <w:name w:val="annotation text"/>
    <w:basedOn w:val="a3"/>
    <w:link w:val="af3"/>
    <w:uiPriority w:val="99"/>
    <w:unhideWhenUsed/>
    <w:rsid w:val="00636BC0"/>
    <w:pPr>
      <w:spacing w:line="240" w:lineRule="auto"/>
    </w:pPr>
    <w:rPr>
      <w:sz w:val="20"/>
      <w:szCs w:val="20"/>
    </w:rPr>
  </w:style>
  <w:style w:type="character" w:customStyle="1" w:styleId="af3">
    <w:name w:val="Текст примечания Знак"/>
    <w:basedOn w:val="a4"/>
    <w:link w:val="af2"/>
    <w:uiPriority w:val="99"/>
    <w:rsid w:val="00636BC0"/>
    <w:rPr>
      <w:rFonts w:ascii="Times New Roman" w:hAnsi="Times New Roman"/>
      <w:sz w:val="20"/>
      <w:szCs w:val="20"/>
    </w:rPr>
  </w:style>
  <w:style w:type="paragraph" w:styleId="af4">
    <w:name w:val="annotation subject"/>
    <w:basedOn w:val="af2"/>
    <w:next w:val="af2"/>
    <w:link w:val="af5"/>
    <w:uiPriority w:val="99"/>
    <w:semiHidden/>
    <w:unhideWhenUsed/>
    <w:rsid w:val="00636BC0"/>
    <w:rPr>
      <w:b/>
      <w:bCs/>
    </w:rPr>
  </w:style>
  <w:style w:type="character" w:customStyle="1" w:styleId="af5">
    <w:name w:val="Тема примечания Знак"/>
    <w:basedOn w:val="af3"/>
    <w:link w:val="af4"/>
    <w:uiPriority w:val="99"/>
    <w:semiHidden/>
    <w:rsid w:val="00636BC0"/>
    <w:rPr>
      <w:rFonts w:ascii="Times New Roman" w:hAnsi="Times New Roman"/>
      <w:b/>
      <w:bCs/>
      <w:sz w:val="20"/>
      <w:szCs w:val="20"/>
    </w:rPr>
  </w:style>
  <w:style w:type="paragraph" w:styleId="af6">
    <w:name w:val="Balloon Text"/>
    <w:basedOn w:val="a3"/>
    <w:link w:val="af7"/>
    <w:uiPriority w:val="99"/>
    <w:semiHidden/>
    <w:unhideWhenUsed/>
    <w:rsid w:val="00636BC0"/>
    <w:pPr>
      <w:spacing w:line="240" w:lineRule="auto"/>
    </w:pPr>
    <w:rPr>
      <w:rFonts w:ascii="Segoe UI" w:hAnsi="Segoe UI" w:cs="Segoe UI"/>
      <w:sz w:val="18"/>
      <w:szCs w:val="18"/>
    </w:rPr>
  </w:style>
  <w:style w:type="character" w:customStyle="1" w:styleId="af7">
    <w:name w:val="Текст выноски Знак"/>
    <w:basedOn w:val="a4"/>
    <w:link w:val="af6"/>
    <w:uiPriority w:val="99"/>
    <w:semiHidden/>
    <w:rsid w:val="00636BC0"/>
    <w:rPr>
      <w:rFonts w:ascii="Segoe UI" w:hAnsi="Segoe UI" w:cs="Segoe UI"/>
      <w:sz w:val="18"/>
      <w:szCs w:val="18"/>
    </w:rPr>
  </w:style>
  <w:style w:type="paragraph" w:styleId="af8">
    <w:name w:val="No Spacing"/>
    <w:uiPriority w:val="1"/>
    <w:qFormat/>
    <w:rsid w:val="002419BC"/>
    <w:pPr>
      <w:spacing w:after="0" w:line="240" w:lineRule="auto"/>
      <w:ind w:firstLine="720"/>
      <w:jc w:val="both"/>
    </w:pPr>
    <w:rPr>
      <w:rFonts w:ascii="Times New Roman" w:hAnsi="Times New Roman"/>
      <w:sz w:val="28"/>
    </w:rPr>
  </w:style>
  <w:style w:type="character" w:customStyle="1" w:styleId="a8">
    <w:name w:val="Абзац списка Знак"/>
    <w:aliases w:val="Таблицы Знак,Список1 Знак"/>
    <w:basedOn w:val="a4"/>
    <w:link w:val="a7"/>
    <w:uiPriority w:val="34"/>
    <w:rsid w:val="002419BC"/>
    <w:rPr>
      <w:rFonts w:ascii="Times New Roman" w:hAnsi="Times New Roman"/>
      <w:sz w:val="28"/>
    </w:rPr>
  </w:style>
  <w:style w:type="paragraph" w:customStyle="1" w:styleId="10">
    <w:name w:val="Диплом Список1"/>
    <w:basedOn w:val="a3"/>
    <w:link w:val="14"/>
    <w:qFormat/>
    <w:rsid w:val="007B3819"/>
    <w:pPr>
      <w:numPr>
        <w:numId w:val="5"/>
      </w:numPr>
    </w:pPr>
    <w:rPr>
      <w:rFonts w:eastAsia="Calibri" w:cs="Times New Roman"/>
      <w:lang w:eastAsia="ru-RU"/>
    </w:rPr>
  </w:style>
  <w:style w:type="character" w:customStyle="1" w:styleId="14">
    <w:name w:val="Диплом Список1 Знак"/>
    <w:basedOn w:val="a4"/>
    <w:link w:val="10"/>
    <w:rsid w:val="007B3819"/>
    <w:rPr>
      <w:rFonts w:ascii="Times New Roman" w:eastAsia="Calibri" w:hAnsi="Times New Roman" w:cs="Times New Roman"/>
      <w:sz w:val="28"/>
      <w:lang w:eastAsia="ru-RU"/>
    </w:rPr>
  </w:style>
  <w:style w:type="table" w:styleId="af9">
    <w:name w:val="Table Grid"/>
    <w:basedOn w:val="a5"/>
    <w:uiPriority w:val="39"/>
    <w:rsid w:val="001674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Placeholder Text"/>
    <w:basedOn w:val="a4"/>
    <w:uiPriority w:val="99"/>
    <w:semiHidden/>
    <w:rsid w:val="000B71BE"/>
    <w:rPr>
      <w:color w:val="808080"/>
    </w:rPr>
  </w:style>
  <w:style w:type="paragraph" w:styleId="afb">
    <w:name w:val="Title"/>
    <w:aliases w:val="Приложение"/>
    <w:basedOn w:val="a3"/>
    <w:next w:val="a3"/>
    <w:link w:val="afc"/>
    <w:uiPriority w:val="10"/>
    <w:qFormat/>
    <w:rsid w:val="00EE37E6"/>
    <w:pPr>
      <w:spacing w:line="240" w:lineRule="auto"/>
      <w:contextualSpacing/>
      <w:jc w:val="right"/>
    </w:pPr>
    <w:rPr>
      <w:rFonts w:eastAsiaTheme="majorEastAsia" w:cstheme="majorBidi"/>
      <w:b/>
      <w:caps/>
      <w:spacing w:val="-10"/>
      <w:kern w:val="28"/>
      <w:szCs w:val="56"/>
    </w:rPr>
  </w:style>
  <w:style w:type="character" w:customStyle="1" w:styleId="afc">
    <w:name w:val="Заголовок Знак"/>
    <w:aliases w:val="Приложение Знак"/>
    <w:basedOn w:val="a4"/>
    <w:link w:val="afb"/>
    <w:uiPriority w:val="10"/>
    <w:rsid w:val="00EE37E6"/>
    <w:rPr>
      <w:rFonts w:ascii="Times New Roman" w:eastAsiaTheme="majorEastAsia" w:hAnsi="Times New Roman" w:cstheme="majorBidi"/>
      <w:b/>
      <w:caps/>
      <w:spacing w:val="-10"/>
      <w:kern w:val="28"/>
      <w:sz w:val="28"/>
      <w:szCs w:val="56"/>
    </w:rPr>
  </w:style>
  <w:style w:type="paragraph" w:styleId="afd">
    <w:name w:val="Revision"/>
    <w:hidden/>
    <w:uiPriority w:val="99"/>
    <w:semiHidden/>
    <w:rsid w:val="00F11E8E"/>
    <w:pPr>
      <w:spacing w:after="0" w:line="240" w:lineRule="auto"/>
    </w:pPr>
    <w:rPr>
      <w:rFonts w:ascii="Times New Roman" w:hAnsi="Times New Roman"/>
      <w:sz w:val="28"/>
    </w:rPr>
  </w:style>
  <w:style w:type="character" w:customStyle="1" w:styleId="50">
    <w:name w:val="Заголовок 5 Знак"/>
    <w:basedOn w:val="a4"/>
    <w:link w:val="5"/>
    <w:uiPriority w:val="9"/>
    <w:rsid w:val="002F779F"/>
    <w:rPr>
      <w:rFonts w:asciiTheme="majorHAnsi" w:eastAsiaTheme="majorEastAsia" w:hAnsiTheme="majorHAnsi" w:cstheme="majorBidi"/>
      <w:color w:val="2E74B5" w:themeColor="accent1" w:themeShade="BF"/>
      <w:sz w:val="28"/>
    </w:rPr>
  </w:style>
  <w:style w:type="character" w:customStyle="1" w:styleId="60">
    <w:name w:val="Заголовок 6 Знак"/>
    <w:basedOn w:val="a4"/>
    <w:link w:val="6"/>
    <w:uiPriority w:val="9"/>
    <w:rsid w:val="002F779F"/>
    <w:rPr>
      <w:rFonts w:asciiTheme="majorHAnsi" w:eastAsiaTheme="majorEastAsia" w:hAnsiTheme="majorHAnsi" w:cstheme="majorBidi"/>
      <w:color w:val="1F4D78" w:themeColor="accent1" w:themeShade="7F"/>
      <w:sz w:val="28"/>
    </w:rPr>
  </w:style>
  <w:style w:type="character" w:customStyle="1" w:styleId="70">
    <w:name w:val="Заголовок 7 Знак"/>
    <w:basedOn w:val="a4"/>
    <w:link w:val="7"/>
    <w:uiPriority w:val="9"/>
    <w:rsid w:val="002F779F"/>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4"/>
    <w:link w:val="8"/>
    <w:uiPriority w:val="9"/>
    <w:semiHidden/>
    <w:rsid w:val="002F779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4"/>
    <w:link w:val="9"/>
    <w:uiPriority w:val="9"/>
    <w:semiHidden/>
    <w:rsid w:val="002F779F"/>
    <w:rPr>
      <w:rFonts w:asciiTheme="majorHAnsi" w:eastAsiaTheme="majorEastAsia" w:hAnsiTheme="majorHAnsi" w:cstheme="majorBidi"/>
      <w:i/>
      <w:iCs/>
      <w:color w:val="272727" w:themeColor="text1" w:themeTint="D8"/>
      <w:sz w:val="21"/>
      <w:szCs w:val="21"/>
    </w:rPr>
  </w:style>
  <w:style w:type="paragraph" w:customStyle="1" w:styleId="afe">
    <w:name w:val="Отчет по ТЗ"/>
    <w:basedOn w:val="a3"/>
    <w:next w:val="a3"/>
    <w:qFormat/>
    <w:rsid w:val="0015581F"/>
    <w:pPr>
      <w:spacing w:before="100" w:beforeAutospacing="1" w:after="100" w:afterAutospacing="1"/>
      <w:ind w:left="1134" w:right="567"/>
      <w:contextualSpacing/>
    </w:pPr>
    <w:rPr>
      <w:rFonts w:eastAsia="Times New Roman"/>
      <w:szCs w:val="20"/>
      <w:lang w:eastAsia="ru-RU"/>
    </w:rPr>
  </w:style>
  <w:style w:type="paragraph" w:customStyle="1" w:styleId="aff">
    <w:name w:val="Стиль текста"/>
    <w:basedOn w:val="a3"/>
    <w:qFormat/>
    <w:rsid w:val="0015581F"/>
    <w:rPr>
      <w:rFonts w:eastAsia="Times New Roman"/>
      <w:lang w:eastAsia="ru-RU"/>
    </w:rPr>
  </w:style>
  <w:style w:type="paragraph" w:customStyle="1" w:styleId="aff0">
    <w:name w:val="ГОСТ обычный текст"/>
    <w:basedOn w:val="a3"/>
    <w:link w:val="aff1"/>
    <w:qFormat/>
    <w:rsid w:val="0015581F"/>
    <w:rPr>
      <w:rFonts w:eastAsia="Times New Roman"/>
      <w:szCs w:val="24"/>
      <w:lang w:eastAsia="ru-RU"/>
    </w:rPr>
  </w:style>
  <w:style w:type="character" w:customStyle="1" w:styleId="aff1">
    <w:name w:val="ГОСТ обычный текст Знак"/>
    <w:link w:val="aff0"/>
    <w:rsid w:val="0015581F"/>
    <w:rPr>
      <w:rFonts w:ascii="Times New Roman" w:eastAsia="Times New Roman" w:hAnsi="Times New Roman"/>
      <w:sz w:val="28"/>
      <w:szCs w:val="24"/>
      <w:lang w:eastAsia="ru-RU"/>
    </w:rPr>
  </w:style>
  <w:style w:type="paragraph" w:customStyle="1" w:styleId="-">
    <w:name w:val="гост-Обычный"/>
    <w:basedOn w:val="a3"/>
    <w:link w:val="-0"/>
    <w:qFormat/>
    <w:rsid w:val="0015581F"/>
    <w:rPr>
      <w:rFonts w:eastAsia="Times New Roman"/>
      <w:szCs w:val="28"/>
      <w:lang w:eastAsia="ru-RU"/>
    </w:rPr>
  </w:style>
  <w:style w:type="character" w:customStyle="1" w:styleId="-0">
    <w:name w:val="гост-Обычный Знак"/>
    <w:link w:val="-"/>
    <w:rsid w:val="0015581F"/>
    <w:rPr>
      <w:rFonts w:ascii="Times New Roman" w:eastAsia="Times New Roman" w:hAnsi="Times New Roman"/>
      <w:sz w:val="28"/>
      <w:szCs w:val="28"/>
      <w:lang w:eastAsia="ru-RU"/>
    </w:rPr>
  </w:style>
  <w:style w:type="paragraph" w:customStyle="1" w:styleId="-1">
    <w:name w:val="гост-подпись к рисунку"/>
    <w:basedOn w:val="a3"/>
    <w:link w:val="-2"/>
    <w:autoRedefine/>
    <w:qFormat/>
    <w:rsid w:val="004044EF"/>
    <w:pPr>
      <w:spacing w:before="120" w:after="360" w:line="240" w:lineRule="auto"/>
      <w:ind w:firstLine="0"/>
      <w:jc w:val="center"/>
    </w:pPr>
    <w:rPr>
      <w:rFonts w:eastAsia="Times New Roman"/>
      <w:b/>
      <w:i/>
      <w:sz w:val="24"/>
      <w:szCs w:val="28"/>
      <w:lang w:eastAsia="ru-RU"/>
    </w:rPr>
  </w:style>
  <w:style w:type="character" w:customStyle="1" w:styleId="-2">
    <w:name w:val="гост-подпись к рисунку Знак"/>
    <w:link w:val="-1"/>
    <w:rsid w:val="004044EF"/>
    <w:rPr>
      <w:rFonts w:ascii="Times New Roman" w:eastAsia="Times New Roman" w:hAnsi="Times New Roman"/>
      <w:b/>
      <w:i/>
      <w:sz w:val="24"/>
      <w:szCs w:val="28"/>
      <w:lang w:eastAsia="ru-RU"/>
    </w:rPr>
  </w:style>
  <w:style w:type="paragraph" w:customStyle="1" w:styleId="aff2">
    <w:name w:val="объект"/>
    <w:basedOn w:val="a3"/>
    <w:qFormat/>
    <w:rsid w:val="0015581F"/>
    <w:pPr>
      <w:ind w:firstLine="0"/>
      <w:jc w:val="center"/>
    </w:pPr>
    <w:rPr>
      <w:rFonts w:eastAsia="Calibri"/>
      <w:lang w:val="en-US"/>
    </w:rPr>
  </w:style>
  <w:style w:type="paragraph" w:customStyle="1" w:styleId="aff3">
    <w:name w:val="рис_наз"/>
    <w:basedOn w:val="afb"/>
    <w:qFormat/>
    <w:rsid w:val="0015581F"/>
    <w:pPr>
      <w:spacing w:after="300"/>
      <w:ind w:firstLine="0"/>
      <w:jc w:val="center"/>
    </w:pPr>
    <w:rPr>
      <w:b w:val="0"/>
      <w:caps w:val="0"/>
      <w:spacing w:val="5"/>
      <w:sz w:val="24"/>
      <w:szCs w:val="52"/>
    </w:rPr>
  </w:style>
  <w:style w:type="paragraph" w:customStyle="1" w:styleId="aff4">
    <w:name w:val="табл"/>
    <w:basedOn w:val="aff3"/>
    <w:qFormat/>
    <w:rsid w:val="0015581F"/>
    <w:pPr>
      <w:ind w:firstLine="709"/>
      <w:jc w:val="right"/>
    </w:pPr>
    <w:rPr>
      <w:sz w:val="28"/>
      <w:szCs w:val="28"/>
    </w:rPr>
  </w:style>
  <w:style w:type="paragraph" w:customStyle="1" w:styleId="aff5">
    <w:name w:val="Текст_таблицы"/>
    <w:basedOn w:val="a3"/>
    <w:link w:val="aff6"/>
    <w:qFormat/>
    <w:rsid w:val="0015581F"/>
    <w:pPr>
      <w:autoSpaceDE w:val="0"/>
      <w:autoSpaceDN w:val="0"/>
      <w:adjustRightInd w:val="0"/>
      <w:spacing w:line="240" w:lineRule="auto"/>
      <w:ind w:firstLine="0"/>
      <w:jc w:val="left"/>
    </w:pPr>
    <w:rPr>
      <w:rFonts w:eastAsia="Times New Roman"/>
      <w:color w:val="000000"/>
      <w:sz w:val="24"/>
      <w:szCs w:val="24"/>
      <w:lang w:eastAsia="ru-RU"/>
    </w:rPr>
  </w:style>
  <w:style w:type="character" w:customStyle="1" w:styleId="aff6">
    <w:name w:val="Текст_таблицы Знак"/>
    <w:basedOn w:val="a4"/>
    <w:link w:val="aff5"/>
    <w:rsid w:val="0015581F"/>
    <w:rPr>
      <w:rFonts w:ascii="Times New Roman" w:eastAsia="Times New Roman" w:hAnsi="Times New Roman"/>
      <w:color w:val="000000"/>
      <w:sz w:val="24"/>
      <w:szCs w:val="24"/>
      <w:lang w:eastAsia="ru-RU"/>
    </w:rPr>
  </w:style>
  <w:style w:type="character" w:styleId="aff7">
    <w:name w:val="Strong"/>
    <w:uiPriority w:val="22"/>
    <w:qFormat/>
    <w:rsid w:val="0015581F"/>
    <w:rPr>
      <w:b/>
      <w:bCs/>
    </w:rPr>
  </w:style>
  <w:style w:type="character" w:customStyle="1" w:styleId="ListParagraphChar1">
    <w:name w:val="List Paragraph Char1"/>
    <w:aliases w:val="Таблицы Char1,Список1 Char1"/>
    <w:basedOn w:val="a4"/>
    <w:uiPriority w:val="99"/>
    <w:rsid w:val="0015581F"/>
    <w:rPr>
      <w:rFonts w:ascii="Times New Roman" w:hAnsi="Times New Roman"/>
      <w:sz w:val="28"/>
    </w:rPr>
  </w:style>
  <w:style w:type="paragraph" w:customStyle="1" w:styleId="Default">
    <w:name w:val="Default"/>
    <w:uiPriority w:val="99"/>
    <w:rsid w:val="0015581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ff8">
    <w:name w:val="Диплом_Обычный"/>
    <w:basedOn w:val="a3"/>
    <w:link w:val="aff9"/>
    <w:rsid w:val="0015581F"/>
    <w:rPr>
      <w:rFonts w:eastAsia="MS Mincho"/>
      <w:szCs w:val="20"/>
      <w:lang w:eastAsia="ru-RU"/>
    </w:rPr>
  </w:style>
  <w:style w:type="character" w:customStyle="1" w:styleId="aff9">
    <w:name w:val="Диплом_Обычный Знак Знак"/>
    <w:link w:val="aff8"/>
    <w:rsid w:val="0015581F"/>
    <w:rPr>
      <w:rFonts w:ascii="Times New Roman" w:eastAsia="MS Mincho" w:hAnsi="Times New Roman"/>
      <w:sz w:val="28"/>
      <w:szCs w:val="20"/>
      <w:lang w:eastAsia="ru-RU"/>
    </w:rPr>
  </w:style>
  <w:style w:type="paragraph" w:customStyle="1" w:styleId="affa">
    <w:name w:val="ГОСТ_Текст"/>
    <w:basedOn w:val="a3"/>
    <w:link w:val="affb"/>
    <w:rsid w:val="0015581F"/>
    <w:rPr>
      <w:rFonts w:eastAsia="Times New Roman"/>
      <w:kern w:val="32"/>
      <w:szCs w:val="28"/>
      <w:lang w:eastAsia="ru-RU"/>
    </w:rPr>
  </w:style>
  <w:style w:type="character" w:customStyle="1" w:styleId="apple-converted-space">
    <w:name w:val="apple-converted-space"/>
    <w:rsid w:val="0015581F"/>
  </w:style>
  <w:style w:type="character" w:customStyle="1" w:styleId="affb">
    <w:name w:val="ГОСТ_Текст Знак"/>
    <w:link w:val="affa"/>
    <w:rsid w:val="0015581F"/>
    <w:rPr>
      <w:rFonts w:ascii="Times New Roman" w:eastAsia="Times New Roman" w:hAnsi="Times New Roman"/>
      <w:kern w:val="32"/>
      <w:sz w:val="28"/>
      <w:szCs w:val="28"/>
      <w:lang w:eastAsia="ru-RU"/>
    </w:rPr>
  </w:style>
  <w:style w:type="paragraph" w:customStyle="1" w:styleId="15">
    <w:name w:val="Абзац списка1"/>
    <w:basedOn w:val="a3"/>
    <w:rsid w:val="0015581F"/>
    <w:pPr>
      <w:ind w:left="720" w:firstLine="709"/>
      <w:contextualSpacing/>
    </w:pPr>
    <w:rPr>
      <w:rFonts w:eastAsia="Calibri"/>
      <w:szCs w:val="28"/>
      <w:lang w:eastAsia="ru-RU"/>
    </w:rPr>
  </w:style>
  <w:style w:type="paragraph" w:customStyle="1" w:styleId="affc">
    <w:name w:val="_Текст"/>
    <w:basedOn w:val="a3"/>
    <w:link w:val="affd"/>
    <w:rsid w:val="0015581F"/>
    <w:rPr>
      <w:rFonts w:eastAsia="Times New Roman"/>
      <w:szCs w:val="20"/>
      <w:lang w:eastAsia="ru-RU"/>
    </w:rPr>
  </w:style>
  <w:style w:type="character" w:customStyle="1" w:styleId="affd">
    <w:name w:val="_Текст Знак"/>
    <w:link w:val="affc"/>
    <w:locked/>
    <w:rsid w:val="0015581F"/>
    <w:rPr>
      <w:rFonts w:ascii="Times New Roman" w:eastAsia="Times New Roman" w:hAnsi="Times New Roman"/>
      <w:sz w:val="28"/>
      <w:szCs w:val="20"/>
      <w:lang w:eastAsia="ru-RU"/>
    </w:rPr>
  </w:style>
  <w:style w:type="paragraph" w:customStyle="1" w:styleId="affe">
    <w:name w:val="_Основной текст"/>
    <w:basedOn w:val="a3"/>
    <w:link w:val="afff"/>
    <w:rsid w:val="0015581F"/>
    <w:pPr>
      <w:ind w:firstLine="709"/>
    </w:pPr>
    <w:rPr>
      <w:rFonts w:eastAsia="Times New Roman"/>
      <w:szCs w:val="24"/>
      <w:lang w:eastAsia="ru-RU"/>
    </w:rPr>
  </w:style>
  <w:style w:type="character" w:customStyle="1" w:styleId="afff">
    <w:name w:val="_Основной текст Знак"/>
    <w:link w:val="affe"/>
    <w:rsid w:val="0015581F"/>
    <w:rPr>
      <w:rFonts w:ascii="Times New Roman" w:eastAsia="Times New Roman" w:hAnsi="Times New Roman"/>
      <w:sz w:val="28"/>
      <w:szCs w:val="24"/>
      <w:lang w:eastAsia="ru-RU"/>
    </w:rPr>
  </w:style>
  <w:style w:type="paragraph" w:customStyle="1" w:styleId="afff0">
    <w:name w:val="Простотекст"/>
    <w:basedOn w:val="a3"/>
    <w:link w:val="afff1"/>
    <w:rsid w:val="0015581F"/>
    <w:pPr>
      <w:ind w:firstLine="709"/>
    </w:pPr>
    <w:rPr>
      <w:rFonts w:eastAsia="Calibri"/>
      <w:szCs w:val="28"/>
      <w:lang w:eastAsia="ru-RU"/>
    </w:rPr>
  </w:style>
  <w:style w:type="character" w:customStyle="1" w:styleId="afff1">
    <w:name w:val="Простотекст Знак"/>
    <w:basedOn w:val="a4"/>
    <w:link w:val="afff0"/>
    <w:locked/>
    <w:rsid w:val="0015581F"/>
    <w:rPr>
      <w:rFonts w:ascii="Times New Roman" w:eastAsia="Calibri" w:hAnsi="Times New Roman"/>
      <w:sz w:val="28"/>
      <w:szCs w:val="28"/>
      <w:lang w:eastAsia="ru-RU"/>
    </w:rPr>
  </w:style>
  <w:style w:type="paragraph" w:customStyle="1" w:styleId="afff2">
    <w:name w:val="Рисунок"/>
    <w:basedOn w:val="a3"/>
    <w:link w:val="afff3"/>
    <w:qFormat/>
    <w:rsid w:val="0015581F"/>
    <w:pPr>
      <w:keepNext/>
      <w:spacing w:before="120"/>
      <w:ind w:firstLine="0"/>
      <w:contextualSpacing/>
      <w:jc w:val="center"/>
    </w:pPr>
    <w:rPr>
      <w:rFonts w:eastAsia="Calibri"/>
      <w:i/>
      <w:szCs w:val="28"/>
    </w:rPr>
  </w:style>
  <w:style w:type="character" w:customStyle="1" w:styleId="afff3">
    <w:name w:val="Рисунок Знак"/>
    <w:basedOn w:val="a4"/>
    <w:link w:val="afff2"/>
    <w:rsid w:val="0015581F"/>
    <w:rPr>
      <w:rFonts w:ascii="Times New Roman" w:eastAsia="Calibri" w:hAnsi="Times New Roman"/>
      <w:i/>
      <w:sz w:val="28"/>
      <w:szCs w:val="28"/>
    </w:rPr>
  </w:style>
  <w:style w:type="paragraph" w:customStyle="1" w:styleId="a2">
    <w:name w:val="Маркированный список кружок"/>
    <w:basedOn w:val="afff4"/>
    <w:link w:val="afff5"/>
    <w:autoRedefine/>
    <w:qFormat/>
    <w:rsid w:val="0015581F"/>
    <w:pPr>
      <w:numPr>
        <w:numId w:val="8"/>
      </w:numPr>
      <w:ind w:left="0" w:firstLine="0"/>
    </w:pPr>
  </w:style>
  <w:style w:type="character" w:customStyle="1" w:styleId="afff5">
    <w:name w:val="Маркированный список кружок Знак"/>
    <w:basedOn w:val="a8"/>
    <w:link w:val="a2"/>
    <w:rsid w:val="0015581F"/>
    <w:rPr>
      <w:rFonts w:ascii="Times New Roman" w:hAnsi="Times New Roman"/>
      <w:sz w:val="28"/>
      <w:szCs w:val="28"/>
    </w:rPr>
  </w:style>
  <w:style w:type="paragraph" w:customStyle="1" w:styleId="22">
    <w:name w:val="2лист"/>
    <w:basedOn w:val="a3"/>
    <w:link w:val="23"/>
    <w:qFormat/>
    <w:rsid w:val="0015581F"/>
    <w:pPr>
      <w:spacing w:line="264" w:lineRule="auto"/>
      <w:ind w:firstLine="0"/>
      <w:jc w:val="left"/>
    </w:pPr>
    <w:rPr>
      <w:rFonts w:eastAsia="Times New Roman"/>
      <w:szCs w:val="28"/>
      <w:lang w:eastAsia="ru-RU"/>
    </w:rPr>
  </w:style>
  <w:style w:type="character" w:customStyle="1" w:styleId="23">
    <w:name w:val="2лист Знак"/>
    <w:basedOn w:val="a4"/>
    <w:link w:val="22"/>
    <w:rsid w:val="0015581F"/>
    <w:rPr>
      <w:rFonts w:ascii="Times New Roman" w:eastAsia="Times New Roman" w:hAnsi="Times New Roman"/>
      <w:sz w:val="28"/>
      <w:szCs w:val="28"/>
      <w:lang w:eastAsia="ru-RU"/>
    </w:rPr>
  </w:style>
  <w:style w:type="paragraph" w:customStyle="1" w:styleId="afff6">
    <w:name w:val="содержание"/>
    <w:basedOn w:val="12"/>
    <w:link w:val="afff7"/>
    <w:autoRedefine/>
    <w:qFormat/>
    <w:rsid w:val="0015581F"/>
    <w:pPr>
      <w:spacing w:before="120" w:after="120"/>
      <w:ind w:left="0"/>
    </w:pPr>
    <w:rPr>
      <w:b/>
    </w:rPr>
  </w:style>
  <w:style w:type="character" w:customStyle="1" w:styleId="13">
    <w:name w:val="Оглавление 1 Знак"/>
    <w:basedOn w:val="a4"/>
    <w:link w:val="12"/>
    <w:uiPriority w:val="39"/>
    <w:rsid w:val="0015581F"/>
    <w:rPr>
      <w:rFonts w:ascii="Times New Roman" w:hAnsi="Times New Roman"/>
      <w:sz w:val="28"/>
    </w:rPr>
  </w:style>
  <w:style w:type="character" w:customStyle="1" w:styleId="afff7">
    <w:name w:val="содержание Знак"/>
    <w:basedOn w:val="13"/>
    <w:link w:val="afff6"/>
    <w:rsid w:val="0015581F"/>
    <w:rPr>
      <w:rFonts w:ascii="Times New Roman" w:hAnsi="Times New Roman"/>
      <w:b/>
      <w:sz w:val="28"/>
    </w:rPr>
  </w:style>
  <w:style w:type="paragraph" w:customStyle="1" w:styleId="16">
    <w:name w:val="Элемент содержания 1"/>
    <w:basedOn w:val="afff6"/>
    <w:link w:val="17"/>
    <w:autoRedefine/>
    <w:qFormat/>
    <w:rsid w:val="0015581F"/>
  </w:style>
  <w:style w:type="paragraph" w:customStyle="1" w:styleId="24">
    <w:name w:val="Элемент содержания 2"/>
    <w:basedOn w:val="afff6"/>
    <w:link w:val="25"/>
    <w:autoRedefine/>
    <w:qFormat/>
    <w:rsid w:val="0015581F"/>
    <w:pPr>
      <w:ind w:left="397"/>
    </w:pPr>
    <w:rPr>
      <w:caps/>
    </w:rPr>
  </w:style>
  <w:style w:type="character" w:customStyle="1" w:styleId="17">
    <w:name w:val="Элемент содержания 1 Знак"/>
    <w:basedOn w:val="afff7"/>
    <w:link w:val="16"/>
    <w:rsid w:val="0015581F"/>
    <w:rPr>
      <w:rFonts w:ascii="Times New Roman" w:hAnsi="Times New Roman"/>
      <w:b/>
      <w:sz w:val="28"/>
    </w:rPr>
  </w:style>
  <w:style w:type="paragraph" w:customStyle="1" w:styleId="33">
    <w:name w:val="элемент содержания 3"/>
    <w:basedOn w:val="afff6"/>
    <w:link w:val="34"/>
    <w:autoRedefine/>
    <w:qFormat/>
    <w:rsid w:val="0015581F"/>
    <w:pPr>
      <w:spacing w:line="240" w:lineRule="auto"/>
      <w:ind w:left="720"/>
    </w:pPr>
    <w:rPr>
      <w:caps/>
    </w:rPr>
  </w:style>
  <w:style w:type="character" w:customStyle="1" w:styleId="25">
    <w:name w:val="Элемент содержания 2 Знак"/>
    <w:basedOn w:val="afff7"/>
    <w:link w:val="24"/>
    <w:rsid w:val="0015581F"/>
    <w:rPr>
      <w:rFonts w:ascii="Times New Roman" w:hAnsi="Times New Roman"/>
      <w:b/>
      <w:caps/>
      <w:sz w:val="28"/>
    </w:rPr>
  </w:style>
  <w:style w:type="character" w:customStyle="1" w:styleId="34">
    <w:name w:val="элемент содержания 3 Знак"/>
    <w:basedOn w:val="afff7"/>
    <w:link w:val="33"/>
    <w:rsid w:val="0015581F"/>
    <w:rPr>
      <w:rFonts w:ascii="Times New Roman" w:hAnsi="Times New Roman"/>
      <w:b/>
      <w:caps/>
      <w:sz w:val="28"/>
    </w:rPr>
  </w:style>
  <w:style w:type="numbering" w:customStyle="1" w:styleId="a1">
    <w:name w:val="Нумерация заголовков"/>
    <w:uiPriority w:val="99"/>
    <w:rsid w:val="0015581F"/>
    <w:pPr>
      <w:numPr>
        <w:numId w:val="9"/>
      </w:numPr>
    </w:pPr>
  </w:style>
  <w:style w:type="paragraph" w:customStyle="1" w:styleId="18">
    <w:name w:val="заголовок 1 без нумерации"/>
    <w:basedOn w:val="1"/>
    <w:link w:val="19"/>
    <w:autoRedefine/>
    <w:qFormat/>
    <w:rsid w:val="0015581F"/>
    <w:pPr>
      <w:numPr>
        <w:numId w:val="0"/>
      </w:numPr>
    </w:pPr>
    <w:rPr>
      <w:bCs/>
    </w:rPr>
  </w:style>
  <w:style w:type="character" w:customStyle="1" w:styleId="19">
    <w:name w:val="заголовок 1 без нумерации Знак"/>
    <w:basedOn w:val="11"/>
    <w:link w:val="18"/>
    <w:rsid w:val="0015581F"/>
    <w:rPr>
      <w:rFonts w:ascii="Times New Roman" w:eastAsiaTheme="majorEastAsia" w:hAnsi="Times New Roman" w:cstheme="majorBidi"/>
      <w:b/>
      <w:bCs/>
      <w:caps/>
      <w:sz w:val="32"/>
      <w:szCs w:val="32"/>
    </w:rPr>
  </w:style>
  <w:style w:type="paragraph" w:customStyle="1" w:styleId="afff8">
    <w:name w:val="номер таблицы"/>
    <w:basedOn w:val="a3"/>
    <w:link w:val="afff9"/>
    <w:uiPriority w:val="99"/>
    <w:qFormat/>
    <w:rsid w:val="0015581F"/>
    <w:pPr>
      <w:ind w:firstLine="709"/>
      <w:jc w:val="right"/>
    </w:pPr>
    <w:rPr>
      <w:rFonts w:eastAsia="Calibri"/>
    </w:rPr>
  </w:style>
  <w:style w:type="paragraph" w:customStyle="1" w:styleId="afffa">
    <w:name w:val="название таблицы"/>
    <w:basedOn w:val="a3"/>
    <w:link w:val="afffb"/>
    <w:autoRedefine/>
    <w:uiPriority w:val="99"/>
    <w:qFormat/>
    <w:rsid w:val="0015581F"/>
    <w:pPr>
      <w:spacing w:line="240" w:lineRule="auto"/>
      <w:ind w:firstLine="0"/>
      <w:jc w:val="center"/>
    </w:pPr>
    <w:rPr>
      <w:rFonts w:eastAsia="Calibri"/>
      <w:b/>
    </w:rPr>
  </w:style>
  <w:style w:type="character" w:customStyle="1" w:styleId="afff9">
    <w:name w:val="номер таблицы Знак"/>
    <w:basedOn w:val="a4"/>
    <w:link w:val="afff8"/>
    <w:uiPriority w:val="99"/>
    <w:rsid w:val="0015581F"/>
    <w:rPr>
      <w:rFonts w:ascii="Times New Roman" w:eastAsia="Calibri" w:hAnsi="Times New Roman"/>
      <w:sz w:val="28"/>
    </w:rPr>
  </w:style>
  <w:style w:type="paragraph" w:customStyle="1" w:styleId="afffc">
    <w:name w:val="_обычный"/>
    <w:basedOn w:val="a3"/>
    <w:link w:val="afffd"/>
    <w:uiPriority w:val="99"/>
    <w:rsid w:val="0015581F"/>
    <w:rPr>
      <w:rFonts w:eastAsia="Times New Roman" w:cs="Times New Roman"/>
      <w:szCs w:val="28"/>
      <w:lang w:eastAsia="ru-RU"/>
    </w:rPr>
  </w:style>
  <w:style w:type="character" w:customStyle="1" w:styleId="afffb">
    <w:name w:val="название таблицы Знак"/>
    <w:basedOn w:val="a4"/>
    <w:link w:val="afffa"/>
    <w:uiPriority w:val="99"/>
    <w:rsid w:val="0015581F"/>
    <w:rPr>
      <w:rFonts w:ascii="Times New Roman" w:eastAsia="Calibri" w:hAnsi="Times New Roman"/>
      <w:b/>
      <w:sz w:val="28"/>
    </w:rPr>
  </w:style>
  <w:style w:type="character" w:customStyle="1" w:styleId="afffd">
    <w:name w:val="_обычный Знак"/>
    <w:basedOn w:val="a4"/>
    <w:link w:val="afffc"/>
    <w:uiPriority w:val="99"/>
    <w:rsid w:val="0015581F"/>
    <w:rPr>
      <w:rFonts w:ascii="Times New Roman" w:eastAsia="Times New Roman" w:hAnsi="Times New Roman" w:cs="Times New Roman"/>
      <w:sz w:val="28"/>
      <w:szCs w:val="28"/>
      <w:lang w:eastAsia="ru-RU"/>
    </w:rPr>
  </w:style>
  <w:style w:type="paragraph" w:customStyle="1" w:styleId="afffe">
    <w:name w:val="_рисунок"/>
    <w:basedOn w:val="a3"/>
    <w:rsid w:val="0015581F"/>
    <w:pPr>
      <w:spacing w:before="240"/>
      <w:ind w:firstLine="0"/>
      <w:jc w:val="center"/>
    </w:pPr>
    <w:rPr>
      <w:rFonts w:eastAsia="Times New Roman" w:cs="Times New Roman"/>
      <w:szCs w:val="28"/>
      <w:lang w:eastAsia="ru-RU"/>
    </w:rPr>
  </w:style>
  <w:style w:type="paragraph" w:customStyle="1" w:styleId="affff">
    <w:name w:val="_рисунок_подпись"/>
    <w:basedOn w:val="a3"/>
    <w:link w:val="affff0"/>
    <w:uiPriority w:val="99"/>
    <w:rsid w:val="0015581F"/>
    <w:pPr>
      <w:spacing w:after="240"/>
      <w:ind w:left="862" w:hanging="862"/>
      <w:jc w:val="center"/>
    </w:pPr>
    <w:rPr>
      <w:rFonts w:eastAsia="Times New Roman" w:cs="Times New Roman"/>
      <w:b/>
      <w:i/>
      <w:szCs w:val="28"/>
      <w:lang w:eastAsia="ru-RU"/>
    </w:rPr>
  </w:style>
  <w:style w:type="paragraph" w:customStyle="1" w:styleId="affff1">
    <w:name w:val="_таблица_номер"/>
    <w:basedOn w:val="a9"/>
    <w:link w:val="affff2"/>
    <w:rsid w:val="0015581F"/>
    <w:pPr>
      <w:keepNext/>
      <w:keepLines/>
      <w:spacing w:before="120" w:beforeAutospacing="0" w:after="0" w:afterAutospacing="0" w:line="360" w:lineRule="auto"/>
      <w:jc w:val="right"/>
    </w:pPr>
    <w:rPr>
      <w:color w:val="000000"/>
      <w:sz w:val="28"/>
      <w:szCs w:val="28"/>
    </w:rPr>
  </w:style>
  <w:style w:type="paragraph" w:customStyle="1" w:styleId="affff3">
    <w:name w:val="_таблица_подпись"/>
    <w:basedOn w:val="a9"/>
    <w:rsid w:val="0015581F"/>
    <w:pPr>
      <w:keepNext/>
      <w:keepLines/>
      <w:spacing w:before="0" w:beforeAutospacing="0" w:after="0" w:afterAutospacing="0" w:line="360" w:lineRule="auto"/>
      <w:jc w:val="center"/>
    </w:pPr>
    <w:rPr>
      <w:b/>
      <w:color w:val="000000"/>
      <w:sz w:val="28"/>
      <w:szCs w:val="28"/>
    </w:rPr>
  </w:style>
  <w:style w:type="character" w:customStyle="1" w:styleId="affff0">
    <w:name w:val="_рисунок_подпись Знак"/>
    <w:basedOn w:val="a4"/>
    <w:link w:val="affff"/>
    <w:uiPriority w:val="99"/>
    <w:rsid w:val="0015581F"/>
    <w:rPr>
      <w:rFonts w:ascii="Times New Roman" w:eastAsia="Times New Roman" w:hAnsi="Times New Roman" w:cs="Times New Roman"/>
      <w:b/>
      <w:i/>
      <w:sz w:val="28"/>
      <w:szCs w:val="28"/>
      <w:lang w:eastAsia="ru-RU"/>
    </w:rPr>
  </w:style>
  <w:style w:type="character" w:customStyle="1" w:styleId="affff2">
    <w:name w:val="_таблица_номер Знак"/>
    <w:basedOn w:val="a4"/>
    <w:link w:val="affff1"/>
    <w:rsid w:val="0015581F"/>
    <w:rPr>
      <w:rFonts w:ascii="Times New Roman" w:eastAsia="Times New Roman" w:hAnsi="Times New Roman" w:cs="Times New Roman"/>
      <w:color w:val="000000"/>
      <w:sz w:val="28"/>
      <w:szCs w:val="28"/>
      <w:lang w:eastAsia="ru-RU"/>
    </w:rPr>
  </w:style>
  <w:style w:type="paragraph" w:styleId="affff4">
    <w:name w:val="Body Text"/>
    <w:basedOn w:val="a3"/>
    <w:link w:val="affff5"/>
    <w:uiPriority w:val="99"/>
    <w:rsid w:val="0015581F"/>
    <w:pPr>
      <w:spacing w:after="120"/>
      <w:ind w:firstLine="709"/>
    </w:pPr>
    <w:rPr>
      <w:rFonts w:ascii="Calibri" w:eastAsia="Calibri" w:hAnsi="Calibri" w:cs="Calibri"/>
      <w:szCs w:val="24"/>
      <w:lang w:eastAsia="ru-RU"/>
    </w:rPr>
  </w:style>
  <w:style w:type="character" w:customStyle="1" w:styleId="affff5">
    <w:name w:val="Основной текст Знак"/>
    <w:basedOn w:val="a4"/>
    <w:link w:val="affff4"/>
    <w:uiPriority w:val="99"/>
    <w:rsid w:val="0015581F"/>
    <w:rPr>
      <w:rFonts w:ascii="Calibri" w:eastAsia="Calibri" w:hAnsi="Calibri" w:cs="Calibri"/>
      <w:sz w:val="28"/>
      <w:szCs w:val="24"/>
      <w:lang w:eastAsia="ru-RU"/>
    </w:rPr>
  </w:style>
  <w:style w:type="paragraph" w:customStyle="1" w:styleId="affff6">
    <w:name w:val="Подпись рисунка"/>
    <w:basedOn w:val="a3"/>
    <w:link w:val="affff7"/>
    <w:autoRedefine/>
    <w:qFormat/>
    <w:rsid w:val="0015581F"/>
    <w:pPr>
      <w:spacing w:after="120" w:line="240" w:lineRule="auto"/>
      <w:ind w:firstLine="0"/>
      <w:jc w:val="center"/>
    </w:pPr>
    <w:rPr>
      <w:rFonts w:eastAsia="Calibri"/>
      <w:b/>
      <w:i/>
      <w:sz w:val="24"/>
      <w:szCs w:val="24"/>
    </w:rPr>
  </w:style>
  <w:style w:type="character" w:customStyle="1" w:styleId="affff7">
    <w:name w:val="Подпись рисунка Знак"/>
    <w:basedOn w:val="a4"/>
    <w:link w:val="affff6"/>
    <w:rsid w:val="0015581F"/>
    <w:rPr>
      <w:rFonts w:ascii="Times New Roman" w:eastAsia="Calibri" w:hAnsi="Times New Roman"/>
      <w:b/>
      <w:i/>
      <w:sz w:val="24"/>
      <w:szCs w:val="24"/>
    </w:rPr>
  </w:style>
  <w:style w:type="paragraph" w:styleId="affff8">
    <w:name w:val="Subtitle"/>
    <w:basedOn w:val="3"/>
    <w:next w:val="a3"/>
    <w:link w:val="affff9"/>
    <w:uiPriority w:val="11"/>
    <w:qFormat/>
    <w:rsid w:val="0015581F"/>
    <w:pPr>
      <w:numPr>
        <w:ilvl w:val="1"/>
        <w:numId w:val="0"/>
      </w:numPr>
      <w:spacing w:before="320" w:after="120"/>
      <w:ind w:firstLine="709"/>
    </w:pPr>
    <w:rPr>
      <w:rFonts w:eastAsia="Times New Roman" w:cs="Times New Roman"/>
      <w:b w:val="0"/>
      <w:bCs/>
      <w:iCs/>
      <w:spacing w:val="15"/>
    </w:rPr>
  </w:style>
  <w:style w:type="character" w:customStyle="1" w:styleId="affff9">
    <w:name w:val="Подзаголовок Знак"/>
    <w:basedOn w:val="a4"/>
    <w:link w:val="affff8"/>
    <w:uiPriority w:val="11"/>
    <w:rsid w:val="0015581F"/>
    <w:rPr>
      <w:rFonts w:ascii="Times New Roman" w:eastAsia="Times New Roman" w:hAnsi="Times New Roman" w:cs="Times New Roman"/>
      <w:bCs/>
      <w:i/>
      <w:iCs/>
      <w:spacing w:val="15"/>
      <w:sz w:val="28"/>
      <w:szCs w:val="24"/>
    </w:rPr>
  </w:style>
  <w:style w:type="paragraph" w:customStyle="1" w:styleId="text">
    <w:name w:val="text"/>
    <w:basedOn w:val="a3"/>
    <w:rsid w:val="0015581F"/>
    <w:pPr>
      <w:spacing w:before="100" w:beforeAutospacing="1" w:after="100" w:afterAutospacing="1"/>
      <w:ind w:firstLine="0"/>
    </w:pPr>
    <w:rPr>
      <w:rFonts w:eastAsia="Times New Roman" w:cs="Times New Roman"/>
      <w:sz w:val="24"/>
      <w:szCs w:val="24"/>
      <w:lang w:eastAsia="ru-RU"/>
    </w:rPr>
  </w:style>
  <w:style w:type="character" w:customStyle="1" w:styleId="textb">
    <w:name w:val="text_b"/>
    <w:basedOn w:val="a4"/>
    <w:rsid w:val="0015581F"/>
  </w:style>
  <w:style w:type="paragraph" w:styleId="affffa">
    <w:name w:val="table of figures"/>
    <w:basedOn w:val="a3"/>
    <w:next w:val="a3"/>
    <w:uiPriority w:val="99"/>
    <w:unhideWhenUsed/>
    <w:rsid w:val="0015581F"/>
    <w:pPr>
      <w:ind w:firstLine="709"/>
    </w:pPr>
    <w:rPr>
      <w:rFonts w:eastAsia="Calibri" w:cs="Times New Roman"/>
      <w:szCs w:val="28"/>
    </w:rPr>
  </w:style>
  <w:style w:type="character" w:styleId="affffb">
    <w:name w:val="FollowedHyperlink"/>
    <w:uiPriority w:val="99"/>
    <w:semiHidden/>
    <w:unhideWhenUsed/>
    <w:rsid w:val="0015581F"/>
    <w:rPr>
      <w:color w:val="800080"/>
      <w:u w:val="single"/>
    </w:rPr>
  </w:style>
  <w:style w:type="paragraph" w:customStyle="1" w:styleId="affffc">
    <w:name w:val="ТАБЛИЧНЫЙ"/>
    <w:basedOn w:val="a3"/>
    <w:qFormat/>
    <w:rsid w:val="0015581F"/>
    <w:pPr>
      <w:ind w:firstLine="0"/>
    </w:pPr>
    <w:rPr>
      <w:rFonts w:eastAsia="Calibri" w:cs="Times New Roman"/>
      <w:sz w:val="26"/>
      <w:szCs w:val="26"/>
      <w:lang w:val="en-US"/>
    </w:rPr>
  </w:style>
  <w:style w:type="character" w:customStyle="1" w:styleId="MTEquationSection">
    <w:name w:val="MTEquationSection"/>
    <w:rsid w:val="0015581F"/>
    <w:rPr>
      <w:vanish/>
      <w:color w:val="FF0000"/>
    </w:rPr>
  </w:style>
  <w:style w:type="paragraph" w:styleId="affffd">
    <w:name w:val="Body Text Indent"/>
    <w:basedOn w:val="a3"/>
    <w:link w:val="affffe"/>
    <w:uiPriority w:val="99"/>
    <w:unhideWhenUsed/>
    <w:rsid w:val="0015581F"/>
    <w:pPr>
      <w:ind w:left="283" w:firstLine="709"/>
    </w:pPr>
    <w:rPr>
      <w:rFonts w:eastAsia="Calibri" w:cs="Times New Roman"/>
      <w:szCs w:val="28"/>
    </w:rPr>
  </w:style>
  <w:style w:type="character" w:customStyle="1" w:styleId="affffe">
    <w:name w:val="Основной текст с отступом Знак"/>
    <w:basedOn w:val="a4"/>
    <w:link w:val="affffd"/>
    <w:uiPriority w:val="99"/>
    <w:rsid w:val="0015581F"/>
    <w:rPr>
      <w:rFonts w:ascii="Times New Roman" w:eastAsia="Calibri" w:hAnsi="Times New Roman" w:cs="Times New Roman"/>
      <w:sz w:val="28"/>
      <w:szCs w:val="28"/>
    </w:rPr>
  </w:style>
  <w:style w:type="table" w:customStyle="1" w:styleId="1a">
    <w:name w:val="Сетка таблицы1"/>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
    <w:name w:val="Сетка таблицы2"/>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5">
    <w:name w:val="Сетка таблицы3"/>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
    <w:name w:val="Сетка таблицы4"/>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1">
    <w:name w:val="Сетка таблицы5"/>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1">
    <w:name w:val="Сетка таблицы6"/>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71">
    <w:name w:val="Сетка таблицы7"/>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1">
    <w:name w:val="Сетка таблицы8"/>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91">
    <w:name w:val="Сетка таблицы9"/>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00">
    <w:name w:val="Сетка таблицы10"/>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0">
    <w:name w:val="Сетка таблицы11"/>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20">
    <w:name w:val="Сетка таблицы12"/>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30">
    <w:name w:val="Сетка таблицы13"/>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40">
    <w:name w:val="Сетка таблицы14"/>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0">
    <w:name w:val="Сетка таблицы15"/>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60">
    <w:name w:val="Сетка таблицы16"/>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70">
    <w:name w:val="Сетка таблицы17"/>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80">
    <w:name w:val="Сетка таблицы18"/>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pelle">
    <w:name w:val="spelle"/>
    <w:rsid w:val="0015581F"/>
  </w:style>
  <w:style w:type="paragraph" w:customStyle="1" w:styleId="1b">
    <w:name w:val="Без интервала1"/>
    <w:qFormat/>
    <w:rsid w:val="0015581F"/>
    <w:pPr>
      <w:spacing w:after="0" w:line="276" w:lineRule="auto"/>
      <w:ind w:firstLine="709"/>
      <w:jc w:val="both"/>
    </w:pPr>
    <w:rPr>
      <w:rFonts w:ascii="Times New Roman" w:eastAsia="Calibri" w:hAnsi="Times New Roman" w:cs="Times New Roman"/>
      <w:i/>
      <w:sz w:val="32"/>
      <w:szCs w:val="32"/>
    </w:rPr>
  </w:style>
  <w:style w:type="paragraph" w:customStyle="1" w:styleId="afffff">
    <w:name w:val="Номер таблицы"/>
    <w:basedOn w:val="a3"/>
    <w:uiPriority w:val="99"/>
    <w:qFormat/>
    <w:rsid w:val="0015581F"/>
    <w:pPr>
      <w:ind w:firstLine="0"/>
      <w:jc w:val="right"/>
    </w:pPr>
    <w:rPr>
      <w:rFonts w:eastAsia="Times New Roman" w:cs="Times New Roman"/>
      <w:i/>
      <w:szCs w:val="28"/>
    </w:rPr>
  </w:style>
  <w:style w:type="paragraph" w:customStyle="1" w:styleId="afffff0">
    <w:name w:val="Название таблицы"/>
    <w:basedOn w:val="afffff"/>
    <w:qFormat/>
    <w:rsid w:val="0015581F"/>
    <w:pPr>
      <w:jc w:val="center"/>
    </w:pPr>
    <w:rPr>
      <w:b/>
    </w:rPr>
  </w:style>
  <w:style w:type="paragraph" w:customStyle="1" w:styleId="30">
    <w:name w:val="Список3"/>
    <w:basedOn w:val="a3"/>
    <w:qFormat/>
    <w:rsid w:val="0015581F"/>
    <w:pPr>
      <w:numPr>
        <w:numId w:val="10"/>
      </w:numPr>
      <w:contextualSpacing/>
    </w:pPr>
    <w:rPr>
      <w:rFonts w:eastAsia="Times New Roman" w:cs="Times New Roman"/>
      <w:szCs w:val="24"/>
    </w:rPr>
  </w:style>
  <w:style w:type="table" w:customStyle="1" w:styleId="190">
    <w:name w:val="Сетка таблицы19"/>
    <w:basedOn w:val="a5"/>
    <w:next w:val="af9"/>
    <w:uiPriority w:val="59"/>
    <w:rsid w:val="0015581F"/>
    <w:pPr>
      <w:spacing w:after="0" w:line="240" w:lineRule="auto"/>
    </w:pPr>
    <w:rPr>
      <w:rFonts w:ascii="Times New Roman" w:eastAsia="Times New Roman" w:hAnsi="Times New Roman"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ff1">
    <w:name w:val="Обычный шрифт"/>
    <w:basedOn w:val="a3"/>
    <w:link w:val="afffff2"/>
    <w:rsid w:val="0015581F"/>
    <w:rPr>
      <w:rFonts w:eastAsia="Times New Roman" w:cs="Times New Roman"/>
      <w:szCs w:val="20"/>
      <w:lang w:eastAsia="ru-RU"/>
    </w:rPr>
  </w:style>
  <w:style w:type="character" w:customStyle="1" w:styleId="afffff2">
    <w:name w:val="Обычный шрифт Знак"/>
    <w:link w:val="afffff1"/>
    <w:rsid w:val="0015581F"/>
    <w:rPr>
      <w:rFonts w:ascii="Times New Roman" w:eastAsia="Times New Roman" w:hAnsi="Times New Roman" w:cs="Times New Roman"/>
      <w:sz w:val="28"/>
      <w:szCs w:val="20"/>
      <w:lang w:eastAsia="ru-RU"/>
    </w:rPr>
  </w:style>
  <w:style w:type="table" w:customStyle="1" w:styleId="200">
    <w:name w:val="Сетка таблицы20"/>
    <w:basedOn w:val="a5"/>
    <w:next w:val="af9"/>
    <w:uiPriority w:val="59"/>
    <w:rsid w:val="0015581F"/>
    <w:pPr>
      <w:spacing w:after="0" w:line="240" w:lineRule="auto"/>
    </w:pPr>
    <w:rPr>
      <w:rFonts w:ascii="Times New Roman" w:eastAsia="Times New Roman" w:hAnsi="Times New Roman"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Сетка таблицы21"/>
    <w:basedOn w:val="a5"/>
    <w:next w:val="af9"/>
    <w:uiPriority w:val="59"/>
    <w:rsid w:val="0015581F"/>
    <w:pPr>
      <w:spacing w:after="0" w:line="240" w:lineRule="auto"/>
    </w:pPr>
    <w:rPr>
      <w:rFonts w:ascii="Times New Roman" w:eastAsia="Times New Roman" w:hAnsi="Times New Roman"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20">
    <w:name w:val="Сетка таблицы22"/>
    <w:basedOn w:val="a5"/>
    <w:next w:val="af9"/>
    <w:uiPriority w:val="59"/>
    <w:rsid w:val="0015581F"/>
    <w:pPr>
      <w:spacing w:after="0" w:line="240" w:lineRule="auto"/>
    </w:pPr>
    <w:rPr>
      <w:rFonts w:ascii="Times New Roman" w:eastAsia="Times New Roman" w:hAnsi="Times New Roman"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4">
    <w:name w:val="список"/>
    <w:basedOn w:val="a7"/>
    <w:link w:val="afffff3"/>
    <w:qFormat/>
    <w:rsid w:val="0015581F"/>
    <w:pPr>
      <w:ind w:left="1060" w:hanging="340"/>
    </w:pPr>
    <w:rPr>
      <w:szCs w:val="28"/>
    </w:rPr>
  </w:style>
  <w:style w:type="character" w:customStyle="1" w:styleId="afffff3">
    <w:name w:val="список Знак"/>
    <w:basedOn w:val="ListParagraphChar1"/>
    <w:link w:val="afff4"/>
    <w:rsid w:val="0015581F"/>
    <w:rPr>
      <w:rFonts w:ascii="Times New Roman" w:hAnsi="Times New Roman"/>
      <w:sz w:val="28"/>
      <w:szCs w:val="28"/>
    </w:rPr>
  </w:style>
  <w:style w:type="paragraph" w:customStyle="1" w:styleId="afffff4">
    <w:name w:val="обычный"/>
    <w:basedOn w:val="a3"/>
    <w:link w:val="afffff5"/>
    <w:qFormat/>
    <w:rsid w:val="0015581F"/>
    <w:rPr>
      <w:rFonts w:eastAsia="Times New Roman" w:cs="Times New Roman"/>
      <w:szCs w:val="28"/>
      <w:lang w:val="x-none" w:eastAsia="x-none"/>
    </w:rPr>
  </w:style>
  <w:style w:type="character" w:customStyle="1" w:styleId="afffff5">
    <w:name w:val="обычный Знак"/>
    <w:link w:val="afffff4"/>
    <w:rsid w:val="0015581F"/>
    <w:rPr>
      <w:rFonts w:ascii="Times New Roman" w:eastAsia="Times New Roman" w:hAnsi="Times New Roman" w:cs="Times New Roman"/>
      <w:sz w:val="28"/>
      <w:szCs w:val="28"/>
      <w:lang w:val="x-none" w:eastAsia="x-none"/>
    </w:rPr>
  </w:style>
  <w:style w:type="paragraph" w:customStyle="1" w:styleId="afffff6">
    <w:name w:val="номер формулы"/>
    <w:basedOn w:val="a3"/>
    <w:link w:val="afffff7"/>
    <w:autoRedefine/>
    <w:qFormat/>
    <w:rsid w:val="0015581F"/>
    <w:pPr>
      <w:ind w:firstLine="0"/>
      <w:jc w:val="right"/>
    </w:pPr>
    <w:rPr>
      <w:rFonts w:eastAsia="Calibri"/>
    </w:rPr>
  </w:style>
  <w:style w:type="character" w:customStyle="1" w:styleId="afffff7">
    <w:name w:val="номер формулы Знак"/>
    <w:basedOn w:val="a4"/>
    <w:link w:val="afffff6"/>
    <w:rsid w:val="0015581F"/>
    <w:rPr>
      <w:rFonts w:ascii="Times New Roman" w:eastAsia="Calibri" w:hAnsi="Times New Roman"/>
      <w:sz w:val="28"/>
    </w:rPr>
  </w:style>
  <w:style w:type="paragraph" w:customStyle="1" w:styleId="afffff8">
    <w:name w:val="Подпись к рисунку"/>
    <w:basedOn w:val="a3"/>
    <w:link w:val="afffff9"/>
    <w:qFormat/>
    <w:rsid w:val="0015581F"/>
    <w:pPr>
      <w:keepNext/>
      <w:spacing w:after="120" w:line="240" w:lineRule="auto"/>
      <w:ind w:firstLine="0"/>
      <w:contextualSpacing/>
      <w:jc w:val="center"/>
    </w:pPr>
    <w:rPr>
      <w:rFonts w:eastAsia="Calibri" w:cs="Times New Roman"/>
      <w:b/>
      <w:i/>
      <w:sz w:val="24"/>
      <w:szCs w:val="28"/>
    </w:rPr>
  </w:style>
  <w:style w:type="character" w:customStyle="1" w:styleId="afffff9">
    <w:name w:val="Подпись к рисунку Знак"/>
    <w:link w:val="afffff8"/>
    <w:rsid w:val="0015581F"/>
    <w:rPr>
      <w:rFonts w:ascii="Times New Roman" w:eastAsia="Calibri" w:hAnsi="Times New Roman" w:cs="Times New Roman"/>
      <w:b/>
      <w:i/>
      <w:sz w:val="24"/>
      <w:szCs w:val="28"/>
    </w:rPr>
  </w:style>
  <w:style w:type="paragraph" w:customStyle="1" w:styleId="afffffa">
    <w:name w:val="Осн"/>
    <w:basedOn w:val="a3"/>
    <w:link w:val="afffffb"/>
    <w:rsid w:val="0015581F"/>
    <w:pPr>
      <w:spacing w:before="40"/>
    </w:pPr>
    <w:rPr>
      <w:rFonts w:eastAsia="Times New Roman" w:cs="Times New Roman"/>
      <w:szCs w:val="24"/>
      <w:lang w:eastAsia="ru-RU"/>
    </w:rPr>
  </w:style>
  <w:style w:type="character" w:customStyle="1" w:styleId="afffffb">
    <w:name w:val="Осн Знак"/>
    <w:basedOn w:val="a4"/>
    <w:link w:val="afffffa"/>
    <w:rsid w:val="0015581F"/>
    <w:rPr>
      <w:rFonts w:ascii="Times New Roman" w:eastAsia="Times New Roman" w:hAnsi="Times New Roman" w:cs="Times New Roman"/>
      <w:sz w:val="28"/>
      <w:szCs w:val="24"/>
      <w:lang w:eastAsia="ru-RU"/>
    </w:rPr>
  </w:style>
  <w:style w:type="paragraph" w:styleId="afffffc">
    <w:name w:val="endnote text"/>
    <w:basedOn w:val="a3"/>
    <w:link w:val="afffffd"/>
    <w:uiPriority w:val="99"/>
    <w:semiHidden/>
    <w:unhideWhenUsed/>
    <w:rsid w:val="0015581F"/>
    <w:pPr>
      <w:spacing w:line="240" w:lineRule="auto"/>
      <w:ind w:firstLine="709"/>
    </w:pPr>
    <w:rPr>
      <w:rFonts w:eastAsia="Calibri"/>
      <w:sz w:val="20"/>
      <w:szCs w:val="20"/>
    </w:rPr>
  </w:style>
  <w:style w:type="character" w:customStyle="1" w:styleId="afffffd">
    <w:name w:val="Текст концевой сноски Знак"/>
    <w:basedOn w:val="a4"/>
    <w:link w:val="afffffc"/>
    <w:uiPriority w:val="99"/>
    <w:semiHidden/>
    <w:rsid w:val="0015581F"/>
    <w:rPr>
      <w:rFonts w:ascii="Times New Roman" w:eastAsia="Calibri" w:hAnsi="Times New Roman"/>
      <w:sz w:val="20"/>
      <w:szCs w:val="20"/>
    </w:rPr>
  </w:style>
  <w:style w:type="character" w:styleId="afffffe">
    <w:name w:val="endnote reference"/>
    <w:basedOn w:val="a4"/>
    <w:uiPriority w:val="99"/>
    <w:semiHidden/>
    <w:unhideWhenUsed/>
    <w:rsid w:val="0015581F"/>
    <w:rPr>
      <w:vertAlign w:val="superscript"/>
    </w:rPr>
  </w:style>
  <w:style w:type="numbering" w:styleId="111111">
    <w:name w:val="Outline List 2"/>
    <w:basedOn w:val="a6"/>
    <w:uiPriority w:val="99"/>
    <w:semiHidden/>
    <w:unhideWhenUsed/>
    <w:rsid w:val="0015581F"/>
    <w:pPr>
      <w:numPr>
        <w:numId w:val="11"/>
      </w:numPr>
    </w:pPr>
  </w:style>
  <w:style w:type="character" w:styleId="affffff">
    <w:name w:val="page number"/>
    <w:basedOn w:val="a4"/>
    <w:uiPriority w:val="99"/>
    <w:semiHidden/>
    <w:unhideWhenUsed/>
    <w:rsid w:val="004044EF"/>
  </w:style>
  <w:style w:type="paragraph" w:customStyle="1" w:styleId="affffff0">
    <w:name w:val="ИМТ_Аннотация"/>
    <w:basedOn w:val="a3"/>
    <w:link w:val="affffff1"/>
    <w:qFormat/>
    <w:rsid w:val="00D01ECD"/>
    <w:pPr>
      <w:tabs>
        <w:tab w:val="left" w:pos="9072"/>
      </w:tabs>
      <w:spacing w:after="60" w:line="288" w:lineRule="auto"/>
      <w:ind w:left="567" w:right="567" w:firstLine="0"/>
    </w:pPr>
    <w:rPr>
      <w:rFonts w:eastAsia="Calibri" w:cs="Times New Roman"/>
      <w:sz w:val="20"/>
      <w:szCs w:val="24"/>
    </w:rPr>
  </w:style>
  <w:style w:type="character" w:customStyle="1" w:styleId="affffff1">
    <w:name w:val="ИМТ_Аннотация Знак"/>
    <w:basedOn w:val="a4"/>
    <w:link w:val="affffff0"/>
    <w:rsid w:val="00D01ECD"/>
    <w:rPr>
      <w:rFonts w:ascii="Times New Roman" w:eastAsia="Calibri" w:hAnsi="Times New Roman" w:cs="Times New Roman"/>
      <w:sz w:val="20"/>
      <w:szCs w:val="24"/>
    </w:rPr>
  </w:style>
  <w:style w:type="paragraph" w:customStyle="1" w:styleId="MyHeading1">
    <w:name w:val="MyHeading1"/>
    <w:basedOn w:val="1"/>
    <w:qFormat/>
    <w:rsid w:val="00FD089D"/>
    <w:pPr>
      <w:numPr>
        <w:numId w:val="0"/>
      </w:numPr>
    </w:pPr>
  </w:style>
  <w:style w:type="paragraph" w:customStyle="1" w:styleId="a0">
    <w:name w:val="Список со скобкой"/>
    <w:basedOn w:val="a7"/>
    <w:link w:val="affffff2"/>
    <w:qFormat/>
    <w:rsid w:val="00C91C07"/>
    <w:pPr>
      <w:numPr>
        <w:numId w:val="7"/>
      </w:numPr>
    </w:pPr>
  </w:style>
  <w:style w:type="character" w:customStyle="1" w:styleId="affffff3">
    <w:name w:val="подписи Знак"/>
    <w:link w:val="affffff4"/>
    <w:locked/>
    <w:rsid w:val="000E6B46"/>
    <w:rPr>
      <w:rFonts w:ascii="Times New Roman" w:hAnsi="Times New Roman" w:cs="Times New Roman"/>
      <w:b/>
      <w:i/>
      <w:sz w:val="28"/>
    </w:rPr>
  </w:style>
  <w:style w:type="character" w:customStyle="1" w:styleId="affffff2">
    <w:name w:val="Список со скобкой Знак"/>
    <w:basedOn w:val="a8"/>
    <w:link w:val="a0"/>
    <w:rsid w:val="00C91C07"/>
    <w:rPr>
      <w:rFonts w:ascii="Times New Roman" w:hAnsi="Times New Roman"/>
      <w:sz w:val="28"/>
    </w:rPr>
  </w:style>
  <w:style w:type="paragraph" w:customStyle="1" w:styleId="affffff4">
    <w:name w:val="подписи"/>
    <w:link w:val="affffff3"/>
    <w:qFormat/>
    <w:rsid w:val="000E6B46"/>
    <w:pPr>
      <w:spacing w:after="0" w:line="257" w:lineRule="auto"/>
      <w:jc w:val="center"/>
    </w:pPr>
    <w:rPr>
      <w:rFonts w:ascii="Times New Roman" w:hAnsi="Times New Roman" w:cs="Times New Roman"/>
      <w:b/>
      <w:i/>
      <w:sz w:val="28"/>
    </w:rPr>
  </w:style>
  <w:style w:type="character" w:customStyle="1" w:styleId="affffff5">
    <w:name w:val="Список с точкой Знак"/>
    <w:basedOn w:val="a8"/>
    <w:link w:val="affffff6"/>
    <w:locked/>
    <w:rsid w:val="00362C38"/>
    <w:rPr>
      <w:rFonts w:ascii="Times New Roman" w:hAnsi="Times New Roman" w:cs="Times New Roman"/>
      <w:color w:val="000000" w:themeColor="text1"/>
      <w:sz w:val="28"/>
      <w:szCs w:val="28"/>
    </w:rPr>
  </w:style>
  <w:style w:type="paragraph" w:customStyle="1" w:styleId="affffff6">
    <w:name w:val="Список с точкой"/>
    <w:basedOn w:val="a7"/>
    <w:link w:val="affffff5"/>
    <w:qFormat/>
    <w:rsid w:val="00362C38"/>
    <w:pPr>
      <w:ind w:left="1418" w:hanging="284"/>
    </w:pPr>
    <w:rPr>
      <w:rFonts w:cs="Times New Roman"/>
      <w:color w:val="000000" w:themeColor="text1"/>
      <w:szCs w:val="28"/>
    </w:rPr>
  </w:style>
  <w:style w:type="paragraph" w:customStyle="1" w:styleId="a">
    <w:name w:val="Стиль с точкой"/>
    <w:basedOn w:val="affffff6"/>
    <w:link w:val="affffff7"/>
    <w:qFormat/>
    <w:rsid w:val="0048591B"/>
    <w:pPr>
      <w:numPr>
        <w:numId w:val="16"/>
      </w:numPr>
      <w:ind w:left="1066" w:hanging="357"/>
    </w:pPr>
  </w:style>
  <w:style w:type="character" w:customStyle="1" w:styleId="affffff7">
    <w:name w:val="Стиль с точкой Знак"/>
    <w:basedOn w:val="affffff5"/>
    <w:link w:val="a"/>
    <w:rsid w:val="0048591B"/>
    <w:rPr>
      <w:rFonts w:ascii="Times New Roman" w:hAnsi="Times New Roman" w:cs="Times New Roman"/>
      <w:color w:val="000000" w:themeColor="text1"/>
      <w:sz w:val="28"/>
      <w:szCs w:val="28"/>
    </w:rPr>
  </w:style>
  <w:style w:type="paragraph" w:customStyle="1" w:styleId="affffff8">
    <w:name w:val="Стиль с точкой второго уровня"/>
    <w:basedOn w:val="a"/>
    <w:link w:val="affffff9"/>
    <w:qFormat/>
    <w:rsid w:val="00222AFF"/>
    <w:pPr>
      <w:ind w:left="1843" w:hanging="425"/>
    </w:pPr>
  </w:style>
  <w:style w:type="character" w:customStyle="1" w:styleId="affffff9">
    <w:name w:val="Стиль с точкой второго уровня Знак"/>
    <w:basedOn w:val="affffff7"/>
    <w:link w:val="affffff8"/>
    <w:rsid w:val="00222AFF"/>
    <w:rPr>
      <w:rFonts w:ascii="Times New Roman" w:hAnsi="Times New Roman" w:cs="Times New Roman"/>
      <w:color w:val="000000" w:themeColor="text1"/>
      <w:sz w:val="28"/>
      <w:szCs w:val="28"/>
    </w:rPr>
  </w:style>
  <w:style w:type="paragraph" w:customStyle="1" w:styleId="affffffa">
    <w:name w:val="Основной текст записки"/>
    <w:basedOn w:val="a3"/>
    <w:uiPriority w:val="99"/>
    <w:rsid w:val="000A31F4"/>
    <w:pPr>
      <w:ind w:firstLine="709"/>
    </w:pPr>
    <w:rPr>
      <w:rFonts w:eastAsia="Times New Roman" w:cs="Times New Roman"/>
      <w:szCs w:val="28"/>
      <w:lang w:eastAsia="ru-RU"/>
    </w:rPr>
  </w:style>
  <w:style w:type="character" w:customStyle="1" w:styleId="affffffb">
    <w:name w:val="Обычный_текст Знак"/>
    <w:basedOn w:val="a4"/>
    <w:link w:val="affffffc"/>
    <w:locked/>
    <w:rsid w:val="00AA24A7"/>
    <w:rPr>
      <w:rFonts w:ascii="Times New Roman" w:eastAsia="Times New Roman" w:hAnsi="Times New Roman" w:cs="Times New Roman"/>
      <w:color w:val="000000"/>
      <w:sz w:val="28"/>
      <w:szCs w:val="28"/>
      <w:lang w:eastAsia="ru-RU"/>
    </w:rPr>
  </w:style>
  <w:style w:type="paragraph" w:customStyle="1" w:styleId="affffffc">
    <w:name w:val="Обычный_текст"/>
    <w:basedOn w:val="a3"/>
    <w:link w:val="affffffb"/>
    <w:qFormat/>
    <w:rsid w:val="00AA24A7"/>
    <w:rPr>
      <w:rFonts w:eastAsia="Times New Roman" w:cs="Times New Roman"/>
      <w:color w:val="000000"/>
      <w:szCs w:val="28"/>
      <w:lang w:eastAsia="ru-RU"/>
    </w:rPr>
  </w:style>
  <w:style w:type="paragraph" w:customStyle="1" w:styleId="221">
    <w:name w:val="Основной текст 22"/>
    <w:basedOn w:val="a3"/>
    <w:uiPriority w:val="99"/>
    <w:semiHidden/>
    <w:rsid w:val="006C31A7"/>
    <w:pPr>
      <w:widowControl w:val="0"/>
      <w:spacing w:after="120" w:line="240" w:lineRule="auto"/>
    </w:pPr>
    <w:rPr>
      <w:rFonts w:eastAsia="Times New Roman" w:cs="Times New Roman"/>
      <w:szCs w:val="20"/>
      <w:lang w:eastAsia="ru-RU"/>
    </w:rPr>
  </w:style>
  <w:style w:type="character" w:styleId="affffffd">
    <w:name w:val="Intense Reference"/>
    <w:aliases w:val="РИСУНОК"/>
    <w:basedOn w:val="a4"/>
    <w:uiPriority w:val="32"/>
    <w:qFormat/>
    <w:rsid w:val="006C31A7"/>
    <w:rPr>
      <w:rFonts w:ascii="Times New Roman" w:hAnsi="Times New Roman" w:cs="Times New Roman" w:hint="default"/>
      <w:b/>
      <w:bCs/>
      <w:i/>
      <w:iCs w:val="0"/>
      <w:spacing w:val="5"/>
      <w:sz w:val="24"/>
      <w:szCs w:val="28"/>
    </w:rPr>
  </w:style>
  <w:style w:type="paragraph" w:customStyle="1" w:styleId="c">
    <w:name w:val="Стиль c точкой"/>
    <w:basedOn w:val="10"/>
    <w:link w:val="c0"/>
    <w:qFormat/>
    <w:rsid w:val="002353E7"/>
    <w:pPr>
      <w:numPr>
        <w:ilvl w:val="3"/>
        <w:numId w:val="39"/>
      </w:numPr>
      <w:ind w:left="1066" w:hanging="357"/>
    </w:pPr>
    <w:rPr>
      <w:lang w:val="en-US"/>
    </w:rPr>
  </w:style>
  <w:style w:type="character" w:customStyle="1" w:styleId="c0">
    <w:name w:val="Стиль c точкой Знак"/>
    <w:basedOn w:val="14"/>
    <w:link w:val="c"/>
    <w:rsid w:val="002353E7"/>
    <w:rPr>
      <w:rFonts w:ascii="Times New Roman" w:eastAsia="Calibri" w:hAnsi="Times New Roman" w:cs="Times New Roman"/>
      <w:sz w:val="28"/>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119885">
      <w:bodyDiv w:val="1"/>
      <w:marLeft w:val="0"/>
      <w:marRight w:val="0"/>
      <w:marTop w:val="0"/>
      <w:marBottom w:val="0"/>
      <w:divBdr>
        <w:top w:val="none" w:sz="0" w:space="0" w:color="auto"/>
        <w:left w:val="none" w:sz="0" w:space="0" w:color="auto"/>
        <w:bottom w:val="none" w:sz="0" w:space="0" w:color="auto"/>
        <w:right w:val="none" w:sz="0" w:space="0" w:color="auto"/>
      </w:divBdr>
      <w:divsChild>
        <w:div w:id="1603222112">
          <w:marLeft w:val="0"/>
          <w:marRight w:val="0"/>
          <w:marTop w:val="0"/>
          <w:marBottom w:val="0"/>
          <w:divBdr>
            <w:top w:val="none" w:sz="0" w:space="0" w:color="auto"/>
            <w:left w:val="none" w:sz="0" w:space="0" w:color="auto"/>
            <w:bottom w:val="none" w:sz="0" w:space="0" w:color="auto"/>
            <w:right w:val="none" w:sz="0" w:space="0" w:color="auto"/>
          </w:divBdr>
          <w:divsChild>
            <w:div w:id="2037466067">
              <w:marLeft w:val="0"/>
              <w:marRight w:val="0"/>
              <w:marTop w:val="0"/>
              <w:marBottom w:val="0"/>
              <w:divBdr>
                <w:top w:val="none" w:sz="0" w:space="0" w:color="auto"/>
                <w:left w:val="none" w:sz="0" w:space="0" w:color="auto"/>
                <w:bottom w:val="none" w:sz="0" w:space="0" w:color="auto"/>
                <w:right w:val="none" w:sz="0" w:space="0" w:color="auto"/>
              </w:divBdr>
            </w:div>
            <w:div w:id="226845146">
              <w:marLeft w:val="0"/>
              <w:marRight w:val="0"/>
              <w:marTop w:val="0"/>
              <w:marBottom w:val="0"/>
              <w:divBdr>
                <w:top w:val="none" w:sz="0" w:space="0" w:color="auto"/>
                <w:left w:val="none" w:sz="0" w:space="0" w:color="auto"/>
                <w:bottom w:val="none" w:sz="0" w:space="0" w:color="auto"/>
                <w:right w:val="none" w:sz="0" w:space="0" w:color="auto"/>
              </w:divBdr>
            </w:div>
            <w:div w:id="2126272240">
              <w:marLeft w:val="0"/>
              <w:marRight w:val="0"/>
              <w:marTop w:val="0"/>
              <w:marBottom w:val="0"/>
              <w:divBdr>
                <w:top w:val="none" w:sz="0" w:space="0" w:color="auto"/>
                <w:left w:val="none" w:sz="0" w:space="0" w:color="auto"/>
                <w:bottom w:val="none" w:sz="0" w:space="0" w:color="auto"/>
                <w:right w:val="none" w:sz="0" w:space="0" w:color="auto"/>
              </w:divBdr>
            </w:div>
            <w:div w:id="1717193432">
              <w:marLeft w:val="0"/>
              <w:marRight w:val="0"/>
              <w:marTop w:val="0"/>
              <w:marBottom w:val="0"/>
              <w:divBdr>
                <w:top w:val="none" w:sz="0" w:space="0" w:color="auto"/>
                <w:left w:val="none" w:sz="0" w:space="0" w:color="auto"/>
                <w:bottom w:val="none" w:sz="0" w:space="0" w:color="auto"/>
                <w:right w:val="none" w:sz="0" w:space="0" w:color="auto"/>
              </w:divBdr>
            </w:div>
            <w:div w:id="1911453448">
              <w:marLeft w:val="0"/>
              <w:marRight w:val="0"/>
              <w:marTop w:val="0"/>
              <w:marBottom w:val="0"/>
              <w:divBdr>
                <w:top w:val="none" w:sz="0" w:space="0" w:color="auto"/>
                <w:left w:val="none" w:sz="0" w:space="0" w:color="auto"/>
                <w:bottom w:val="none" w:sz="0" w:space="0" w:color="auto"/>
                <w:right w:val="none" w:sz="0" w:space="0" w:color="auto"/>
              </w:divBdr>
            </w:div>
            <w:div w:id="269093598">
              <w:marLeft w:val="0"/>
              <w:marRight w:val="0"/>
              <w:marTop w:val="0"/>
              <w:marBottom w:val="0"/>
              <w:divBdr>
                <w:top w:val="none" w:sz="0" w:space="0" w:color="auto"/>
                <w:left w:val="none" w:sz="0" w:space="0" w:color="auto"/>
                <w:bottom w:val="none" w:sz="0" w:space="0" w:color="auto"/>
                <w:right w:val="none" w:sz="0" w:space="0" w:color="auto"/>
              </w:divBdr>
            </w:div>
            <w:div w:id="2134520370">
              <w:marLeft w:val="0"/>
              <w:marRight w:val="0"/>
              <w:marTop w:val="0"/>
              <w:marBottom w:val="0"/>
              <w:divBdr>
                <w:top w:val="none" w:sz="0" w:space="0" w:color="auto"/>
                <w:left w:val="none" w:sz="0" w:space="0" w:color="auto"/>
                <w:bottom w:val="none" w:sz="0" w:space="0" w:color="auto"/>
                <w:right w:val="none" w:sz="0" w:space="0" w:color="auto"/>
              </w:divBdr>
            </w:div>
            <w:div w:id="1304700415">
              <w:marLeft w:val="0"/>
              <w:marRight w:val="0"/>
              <w:marTop w:val="0"/>
              <w:marBottom w:val="0"/>
              <w:divBdr>
                <w:top w:val="none" w:sz="0" w:space="0" w:color="auto"/>
                <w:left w:val="none" w:sz="0" w:space="0" w:color="auto"/>
                <w:bottom w:val="none" w:sz="0" w:space="0" w:color="auto"/>
                <w:right w:val="none" w:sz="0" w:space="0" w:color="auto"/>
              </w:divBdr>
            </w:div>
            <w:div w:id="1225990178">
              <w:marLeft w:val="0"/>
              <w:marRight w:val="0"/>
              <w:marTop w:val="0"/>
              <w:marBottom w:val="0"/>
              <w:divBdr>
                <w:top w:val="none" w:sz="0" w:space="0" w:color="auto"/>
                <w:left w:val="none" w:sz="0" w:space="0" w:color="auto"/>
                <w:bottom w:val="none" w:sz="0" w:space="0" w:color="auto"/>
                <w:right w:val="none" w:sz="0" w:space="0" w:color="auto"/>
              </w:divBdr>
            </w:div>
            <w:div w:id="979503108">
              <w:marLeft w:val="0"/>
              <w:marRight w:val="0"/>
              <w:marTop w:val="0"/>
              <w:marBottom w:val="0"/>
              <w:divBdr>
                <w:top w:val="none" w:sz="0" w:space="0" w:color="auto"/>
                <w:left w:val="none" w:sz="0" w:space="0" w:color="auto"/>
                <w:bottom w:val="none" w:sz="0" w:space="0" w:color="auto"/>
                <w:right w:val="none" w:sz="0" w:space="0" w:color="auto"/>
              </w:divBdr>
            </w:div>
            <w:div w:id="421530038">
              <w:marLeft w:val="0"/>
              <w:marRight w:val="0"/>
              <w:marTop w:val="0"/>
              <w:marBottom w:val="0"/>
              <w:divBdr>
                <w:top w:val="none" w:sz="0" w:space="0" w:color="auto"/>
                <w:left w:val="none" w:sz="0" w:space="0" w:color="auto"/>
                <w:bottom w:val="none" w:sz="0" w:space="0" w:color="auto"/>
                <w:right w:val="none" w:sz="0" w:space="0" w:color="auto"/>
              </w:divBdr>
            </w:div>
            <w:div w:id="619339387">
              <w:marLeft w:val="0"/>
              <w:marRight w:val="0"/>
              <w:marTop w:val="0"/>
              <w:marBottom w:val="0"/>
              <w:divBdr>
                <w:top w:val="none" w:sz="0" w:space="0" w:color="auto"/>
                <w:left w:val="none" w:sz="0" w:space="0" w:color="auto"/>
                <w:bottom w:val="none" w:sz="0" w:space="0" w:color="auto"/>
                <w:right w:val="none" w:sz="0" w:space="0" w:color="auto"/>
              </w:divBdr>
            </w:div>
            <w:div w:id="825706340">
              <w:marLeft w:val="0"/>
              <w:marRight w:val="0"/>
              <w:marTop w:val="0"/>
              <w:marBottom w:val="0"/>
              <w:divBdr>
                <w:top w:val="none" w:sz="0" w:space="0" w:color="auto"/>
                <w:left w:val="none" w:sz="0" w:space="0" w:color="auto"/>
                <w:bottom w:val="none" w:sz="0" w:space="0" w:color="auto"/>
                <w:right w:val="none" w:sz="0" w:space="0" w:color="auto"/>
              </w:divBdr>
            </w:div>
            <w:div w:id="1946375775">
              <w:marLeft w:val="0"/>
              <w:marRight w:val="0"/>
              <w:marTop w:val="0"/>
              <w:marBottom w:val="0"/>
              <w:divBdr>
                <w:top w:val="none" w:sz="0" w:space="0" w:color="auto"/>
                <w:left w:val="none" w:sz="0" w:space="0" w:color="auto"/>
                <w:bottom w:val="none" w:sz="0" w:space="0" w:color="auto"/>
                <w:right w:val="none" w:sz="0" w:space="0" w:color="auto"/>
              </w:divBdr>
            </w:div>
            <w:div w:id="419643134">
              <w:marLeft w:val="0"/>
              <w:marRight w:val="0"/>
              <w:marTop w:val="0"/>
              <w:marBottom w:val="0"/>
              <w:divBdr>
                <w:top w:val="none" w:sz="0" w:space="0" w:color="auto"/>
                <w:left w:val="none" w:sz="0" w:space="0" w:color="auto"/>
                <w:bottom w:val="none" w:sz="0" w:space="0" w:color="auto"/>
                <w:right w:val="none" w:sz="0" w:space="0" w:color="auto"/>
              </w:divBdr>
            </w:div>
            <w:div w:id="1024332144">
              <w:marLeft w:val="0"/>
              <w:marRight w:val="0"/>
              <w:marTop w:val="0"/>
              <w:marBottom w:val="0"/>
              <w:divBdr>
                <w:top w:val="none" w:sz="0" w:space="0" w:color="auto"/>
                <w:left w:val="none" w:sz="0" w:space="0" w:color="auto"/>
                <w:bottom w:val="none" w:sz="0" w:space="0" w:color="auto"/>
                <w:right w:val="none" w:sz="0" w:space="0" w:color="auto"/>
              </w:divBdr>
            </w:div>
            <w:div w:id="181632595">
              <w:marLeft w:val="0"/>
              <w:marRight w:val="0"/>
              <w:marTop w:val="0"/>
              <w:marBottom w:val="0"/>
              <w:divBdr>
                <w:top w:val="none" w:sz="0" w:space="0" w:color="auto"/>
                <w:left w:val="none" w:sz="0" w:space="0" w:color="auto"/>
                <w:bottom w:val="none" w:sz="0" w:space="0" w:color="auto"/>
                <w:right w:val="none" w:sz="0" w:space="0" w:color="auto"/>
              </w:divBdr>
            </w:div>
            <w:div w:id="1820607960">
              <w:marLeft w:val="0"/>
              <w:marRight w:val="0"/>
              <w:marTop w:val="0"/>
              <w:marBottom w:val="0"/>
              <w:divBdr>
                <w:top w:val="none" w:sz="0" w:space="0" w:color="auto"/>
                <w:left w:val="none" w:sz="0" w:space="0" w:color="auto"/>
                <w:bottom w:val="none" w:sz="0" w:space="0" w:color="auto"/>
                <w:right w:val="none" w:sz="0" w:space="0" w:color="auto"/>
              </w:divBdr>
            </w:div>
            <w:div w:id="148449571">
              <w:marLeft w:val="0"/>
              <w:marRight w:val="0"/>
              <w:marTop w:val="0"/>
              <w:marBottom w:val="0"/>
              <w:divBdr>
                <w:top w:val="none" w:sz="0" w:space="0" w:color="auto"/>
                <w:left w:val="none" w:sz="0" w:space="0" w:color="auto"/>
                <w:bottom w:val="none" w:sz="0" w:space="0" w:color="auto"/>
                <w:right w:val="none" w:sz="0" w:space="0" w:color="auto"/>
              </w:divBdr>
            </w:div>
            <w:div w:id="1112670850">
              <w:marLeft w:val="0"/>
              <w:marRight w:val="0"/>
              <w:marTop w:val="0"/>
              <w:marBottom w:val="0"/>
              <w:divBdr>
                <w:top w:val="none" w:sz="0" w:space="0" w:color="auto"/>
                <w:left w:val="none" w:sz="0" w:space="0" w:color="auto"/>
                <w:bottom w:val="none" w:sz="0" w:space="0" w:color="auto"/>
                <w:right w:val="none" w:sz="0" w:space="0" w:color="auto"/>
              </w:divBdr>
            </w:div>
            <w:div w:id="930048498">
              <w:marLeft w:val="0"/>
              <w:marRight w:val="0"/>
              <w:marTop w:val="0"/>
              <w:marBottom w:val="0"/>
              <w:divBdr>
                <w:top w:val="none" w:sz="0" w:space="0" w:color="auto"/>
                <w:left w:val="none" w:sz="0" w:space="0" w:color="auto"/>
                <w:bottom w:val="none" w:sz="0" w:space="0" w:color="auto"/>
                <w:right w:val="none" w:sz="0" w:space="0" w:color="auto"/>
              </w:divBdr>
            </w:div>
            <w:div w:id="364404269">
              <w:marLeft w:val="0"/>
              <w:marRight w:val="0"/>
              <w:marTop w:val="0"/>
              <w:marBottom w:val="0"/>
              <w:divBdr>
                <w:top w:val="none" w:sz="0" w:space="0" w:color="auto"/>
                <w:left w:val="none" w:sz="0" w:space="0" w:color="auto"/>
                <w:bottom w:val="none" w:sz="0" w:space="0" w:color="auto"/>
                <w:right w:val="none" w:sz="0" w:space="0" w:color="auto"/>
              </w:divBdr>
            </w:div>
            <w:div w:id="248320718">
              <w:marLeft w:val="0"/>
              <w:marRight w:val="0"/>
              <w:marTop w:val="0"/>
              <w:marBottom w:val="0"/>
              <w:divBdr>
                <w:top w:val="none" w:sz="0" w:space="0" w:color="auto"/>
                <w:left w:val="none" w:sz="0" w:space="0" w:color="auto"/>
                <w:bottom w:val="none" w:sz="0" w:space="0" w:color="auto"/>
                <w:right w:val="none" w:sz="0" w:space="0" w:color="auto"/>
              </w:divBdr>
            </w:div>
            <w:div w:id="85226637">
              <w:marLeft w:val="0"/>
              <w:marRight w:val="0"/>
              <w:marTop w:val="0"/>
              <w:marBottom w:val="0"/>
              <w:divBdr>
                <w:top w:val="none" w:sz="0" w:space="0" w:color="auto"/>
                <w:left w:val="none" w:sz="0" w:space="0" w:color="auto"/>
                <w:bottom w:val="none" w:sz="0" w:space="0" w:color="auto"/>
                <w:right w:val="none" w:sz="0" w:space="0" w:color="auto"/>
              </w:divBdr>
            </w:div>
            <w:div w:id="1868564428">
              <w:marLeft w:val="0"/>
              <w:marRight w:val="0"/>
              <w:marTop w:val="0"/>
              <w:marBottom w:val="0"/>
              <w:divBdr>
                <w:top w:val="none" w:sz="0" w:space="0" w:color="auto"/>
                <w:left w:val="none" w:sz="0" w:space="0" w:color="auto"/>
                <w:bottom w:val="none" w:sz="0" w:space="0" w:color="auto"/>
                <w:right w:val="none" w:sz="0" w:space="0" w:color="auto"/>
              </w:divBdr>
            </w:div>
            <w:div w:id="827139687">
              <w:marLeft w:val="0"/>
              <w:marRight w:val="0"/>
              <w:marTop w:val="0"/>
              <w:marBottom w:val="0"/>
              <w:divBdr>
                <w:top w:val="none" w:sz="0" w:space="0" w:color="auto"/>
                <w:left w:val="none" w:sz="0" w:space="0" w:color="auto"/>
                <w:bottom w:val="none" w:sz="0" w:space="0" w:color="auto"/>
                <w:right w:val="none" w:sz="0" w:space="0" w:color="auto"/>
              </w:divBdr>
            </w:div>
            <w:div w:id="155118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4609">
      <w:bodyDiv w:val="1"/>
      <w:marLeft w:val="0"/>
      <w:marRight w:val="0"/>
      <w:marTop w:val="0"/>
      <w:marBottom w:val="0"/>
      <w:divBdr>
        <w:top w:val="none" w:sz="0" w:space="0" w:color="auto"/>
        <w:left w:val="none" w:sz="0" w:space="0" w:color="auto"/>
        <w:bottom w:val="none" w:sz="0" w:space="0" w:color="auto"/>
        <w:right w:val="none" w:sz="0" w:space="0" w:color="auto"/>
      </w:divBdr>
    </w:div>
    <w:div w:id="85732048">
      <w:bodyDiv w:val="1"/>
      <w:marLeft w:val="0"/>
      <w:marRight w:val="0"/>
      <w:marTop w:val="0"/>
      <w:marBottom w:val="0"/>
      <w:divBdr>
        <w:top w:val="none" w:sz="0" w:space="0" w:color="auto"/>
        <w:left w:val="none" w:sz="0" w:space="0" w:color="auto"/>
        <w:bottom w:val="none" w:sz="0" w:space="0" w:color="auto"/>
        <w:right w:val="none" w:sz="0" w:space="0" w:color="auto"/>
      </w:divBdr>
    </w:div>
    <w:div w:id="113717929">
      <w:bodyDiv w:val="1"/>
      <w:marLeft w:val="0"/>
      <w:marRight w:val="0"/>
      <w:marTop w:val="0"/>
      <w:marBottom w:val="0"/>
      <w:divBdr>
        <w:top w:val="none" w:sz="0" w:space="0" w:color="auto"/>
        <w:left w:val="none" w:sz="0" w:space="0" w:color="auto"/>
        <w:bottom w:val="none" w:sz="0" w:space="0" w:color="auto"/>
        <w:right w:val="none" w:sz="0" w:space="0" w:color="auto"/>
      </w:divBdr>
    </w:div>
    <w:div w:id="117383922">
      <w:bodyDiv w:val="1"/>
      <w:marLeft w:val="0"/>
      <w:marRight w:val="0"/>
      <w:marTop w:val="0"/>
      <w:marBottom w:val="0"/>
      <w:divBdr>
        <w:top w:val="none" w:sz="0" w:space="0" w:color="auto"/>
        <w:left w:val="none" w:sz="0" w:space="0" w:color="auto"/>
        <w:bottom w:val="none" w:sz="0" w:space="0" w:color="auto"/>
        <w:right w:val="none" w:sz="0" w:space="0" w:color="auto"/>
      </w:divBdr>
    </w:div>
    <w:div w:id="179244371">
      <w:bodyDiv w:val="1"/>
      <w:marLeft w:val="0"/>
      <w:marRight w:val="0"/>
      <w:marTop w:val="0"/>
      <w:marBottom w:val="0"/>
      <w:divBdr>
        <w:top w:val="none" w:sz="0" w:space="0" w:color="auto"/>
        <w:left w:val="none" w:sz="0" w:space="0" w:color="auto"/>
        <w:bottom w:val="none" w:sz="0" w:space="0" w:color="auto"/>
        <w:right w:val="none" w:sz="0" w:space="0" w:color="auto"/>
      </w:divBdr>
    </w:div>
    <w:div w:id="179709230">
      <w:bodyDiv w:val="1"/>
      <w:marLeft w:val="0"/>
      <w:marRight w:val="0"/>
      <w:marTop w:val="0"/>
      <w:marBottom w:val="0"/>
      <w:divBdr>
        <w:top w:val="none" w:sz="0" w:space="0" w:color="auto"/>
        <w:left w:val="none" w:sz="0" w:space="0" w:color="auto"/>
        <w:bottom w:val="none" w:sz="0" w:space="0" w:color="auto"/>
        <w:right w:val="none" w:sz="0" w:space="0" w:color="auto"/>
      </w:divBdr>
    </w:div>
    <w:div w:id="210771253">
      <w:bodyDiv w:val="1"/>
      <w:marLeft w:val="0"/>
      <w:marRight w:val="0"/>
      <w:marTop w:val="0"/>
      <w:marBottom w:val="0"/>
      <w:divBdr>
        <w:top w:val="none" w:sz="0" w:space="0" w:color="auto"/>
        <w:left w:val="none" w:sz="0" w:space="0" w:color="auto"/>
        <w:bottom w:val="none" w:sz="0" w:space="0" w:color="auto"/>
        <w:right w:val="none" w:sz="0" w:space="0" w:color="auto"/>
      </w:divBdr>
    </w:div>
    <w:div w:id="296568788">
      <w:bodyDiv w:val="1"/>
      <w:marLeft w:val="0"/>
      <w:marRight w:val="0"/>
      <w:marTop w:val="0"/>
      <w:marBottom w:val="0"/>
      <w:divBdr>
        <w:top w:val="none" w:sz="0" w:space="0" w:color="auto"/>
        <w:left w:val="none" w:sz="0" w:space="0" w:color="auto"/>
        <w:bottom w:val="none" w:sz="0" w:space="0" w:color="auto"/>
        <w:right w:val="none" w:sz="0" w:space="0" w:color="auto"/>
      </w:divBdr>
    </w:div>
    <w:div w:id="334114082">
      <w:bodyDiv w:val="1"/>
      <w:marLeft w:val="0"/>
      <w:marRight w:val="0"/>
      <w:marTop w:val="0"/>
      <w:marBottom w:val="0"/>
      <w:divBdr>
        <w:top w:val="none" w:sz="0" w:space="0" w:color="auto"/>
        <w:left w:val="none" w:sz="0" w:space="0" w:color="auto"/>
        <w:bottom w:val="none" w:sz="0" w:space="0" w:color="auto"/>
        <w:right w:val="none" w:sz="0" w:space="0" w:color="auto"/>
      </w:divBdr>
    </w:div>
    <w:div w:id="361907634">
      <w:bodyDiv w:val="1"/>
      <w:marLeft w:val="0"/>
      <w:marRight w:val="0"/>
      <w:marTop w:val="0"/>
      <w:marBottom w:val="0"/>
      <w:divBdr>
        <w:top w:val="none" w:sz="0" w:space="0" w:color="auto"/>
        <w:left w:val="none" w:sz="0" w:space="0" w:color="auto"/>
        <w:bottom w:val="none" w:sz="0" w:space="0" w:color="auto"/>
        <w:right w:val="none" w:sz="0" w:space="0" w:color="auto"/>
      </w:divBdr>
    </w:div>
    <w:div w:id="374306760">
      <w:bodyDiv w:val="1"/>
      <w:marLeft w:val="0"/>
      <w:marRight w:val="0"/>
      <w:marTop w:val="0"/>
      <w:marBottom w:val="0"/>
      <w:divBdr>
        <w:top w:val="none" w:sz="0" w:space="0" w:color="auto"/>
        <w:left w:val="none" w:sz="0" w:space="0" w:color="auto"/>
        <w:bottom w:val="none" w:sz="0" w:space="0" w:color="auto"/>
        <w:right w:val="none" w:sz="0" w:space="0" w:color="auto"/>
      </w:divBdr>
      <w:divsChild>
        <w:div w:id="966011022">
          <w:marLeft w:val="1170"/>
          <w:marRight w:val="735"/>
          <w:marTop w:val="0"/>
          <w:marBottom w:val="0"/>
          <w:divBdr>
            <w:top w:val="none" w:sz="0" w:space="0" w:color="auto"/>
            <w:left w:val="none" w:sz="0" w:space="0" w:color="auto"/>
            <w:bottom w:val="none" w:sz="0" w:space="0" w:color="auto"/>
            <w:right w:val="none" w:sz="0" w:space="0" w:color="auto"/>
          </w:divBdr>
        </w:div>
        <w:div w:id="1368408773">
          <w:marLeft w:val="-60"/>
          <w:marRight w:val="75"/>
          <w:marTop w:val="0"/>
          <w:marBottom w:val="0"/>
          <w:divBdr>
            <w:top w:val="none" w:sz="0" w:space="0" w:color="auto"/>
            <w:left w:val="none" w:sz="0" w:space="0" w:color="auto"/>
            <w:bottom w:val="none" w:sz="0" w:space="0" w:color="auto"/>
            <w:right w:val="none" w:sz="0" w:space="0" w:color="auto"/>
          </w:divBdr>
        </w:div>
        <w:div w:id="156266870">
          <w:marLeft w:val="1170"/>
          <w:marRight w:val="735"/>
          <w:marTop w:val="0"/>
          <w:marBottom w:val="0"/>
          <w:divBdr>
            <w:top w:val="none" w:sz="0" w:space="0" w:color="auto"/>
            <w:left w:val="none" w:sz="0" w:space="0" w:color="auto"/>
            <w:bottom w:val="none" w:sz="0" w:space="0" w:color="auto"/>
            <w:right w:val="none" w:sz="0" w:space="0" w:color="auto"/>
          </w:divBdr>
        </w:div>
        <w:div w:id="1526795667">
          <w:marLeft w:val="-60"/>
          <w:marRight w:val="75"/>
          <w:marTop w:val="0"/>
          <w:marBottom w:val="0"/>
          <w:divBdr>
            <w:top w:val="none" w:sz="0" w:space="0" w:color="auto"/>
            <w:left w:val="none" w:sz="0" w:space="0" w:color="auto"/>
            <w:bottom w:val="none" w:sz="0" w:space="0" w:color="auto"/>
            <w:right w:val="none" w:sz="0" w:space="0" w:color="auto"/>
          </w:divBdr>
        </w:div>
        <w:div w:id="1193496489">
          <w:marLeft w:val="1170"/>
          <w:marRight w:val="735"/>
          <w:marTop w:val="0"/>
          <w:marBottom w:val="0"/>
          <w:divBdr>
            <w:top w:val="none" w:sz="0" w:space="0" w:color="auto"/>
            <w:left w:val="none" w:sz="0" w:space="0" w:color="auto"/>
            <w:bottom w:val="none" w:sz="0" w:space="0" w:color="auto"/>
            <w:right w:val="none" w:sz="0" w:space="0" w:color="auto"/>
          </w:divBdr>
        </w:div>
      </w:divsChild>
    </w:div>
    <w:div w:id="408503973">
      <w:bodyDiv w:val="1"/>
      <w:marLeft w:val="0"/>
      <w:marRight w:val="0"/>
      <w:marTop w:val="0"/>
      <w:marBottom w:val="0"/>
      <w:divBdr>
        <w:top w:val="none" w:sz="0" w:space="0" w:color="auto"/>
        <w:left w:val="none" w:sz="0" w:space="0" w:color="auto"/>
        <w:bottom w:val="none" w:sz="0" w:space="0" w:color="auto"/>
        <w:right w:val="none" w:sz="0" w:space="0" w:color="auto"/>
      </w:divBdr>
    </w:div>
    <w:div w:id="410009044">
      <w:bodyDiv w:val="1"/>
      <w:marLeft w:val="0"/>
      <w:marRight w:val="0"/>
      <w:marTop w:val="0"/>
      <w:marBottom w:val="0"/>
      <w:divBdr>
        <w:top w:val="none" w:sz="0" w:space="0" w:color="auto"/>
        <w:left w:val="none" w:sz="0" w:space="0" w:color="auto"/>
        <w:bottom w:val="none" w:sz="0" w:space="0" w:color="auto"/>
        <w:right w:val="none" w:sz="0" w:space="0" w:color="auto"/>
      </w:divBdr>
    </w:div>
    <w:div w:id="433132433">
      <w:bodyDiv w:val="1"/>
      <w:marLeft w:val="0"/>
      <w:marRight w:val="0"/>
      <w:marTop w:val="0"/>
      <w:marBottom w:val="0"/>
      <w:divBdr>
        <w:top w:val="none" w:sz="0" w:space="0" w:color="auto"/>
        <w:left w:val="none" w:sz="0" w:space="0" w:color="auto"/>
        <w:bottom w:val="none" w:sz="0" w:space="0" w:color="auto"/>
        <w:right w:val="none" w:sz="0" w:space="0" w:color="auto"/>
      </w:divBdr>
    </w:div>
    <w:div w:id="466822293">
      <w:bodyDiv w:val="1"/>
      <w:marLeft w:val="0"/>
      <w:marRight w:val="0"/>
      <w:marTop w:val="0"/>
      <w:marBottom w:val="0"/>
      <w:divBdr>
        <w:top w:val="none" w:sz="0" w:space="0" w:color="auto"/>
        <w:left w:val="none" w:sz="0" w:space="0" w:color="auto"/>
        <w:bottom w:val="none" w:sz="0" w:space="0" w:color="auto"/>
        <w:right w:val="none" w:sz="0" w:space="0" w:color="auto"/>
      </w:divBdr>
    </w:div>
    <w:div w:id="482745774">
      <w:bodyDiv w:val="1"/>
      <w:marLeft w:val="0"/>
      <w:marRight w:val="0"/>
      <w:marTop w:val="0"/>
      <w:marBottom w:val="0"/>
      <w:divBdr>
        <w:top w:val="none" w:sz="0" w:space="0" w:color="auto"/>
        <w:left w:val="none" w:sz="0" w:space="0" w:color="auto"/>
        <w:bottom w:val="none" w:sz="0" w:space="0" w:color="auto"/>
        <w:right w:val="none" w:sz="0" w:space="0" w:color="auto"/>
      </w:divBdr>
    </w:div>
    <w:div w:id="565996273">
      <w:bodyDiv w:val="1"/>
      <w:marLeft w:val="0"/>
      <w:marRight w:val="0"/>
      <w:marTop w:val="0"/>
      <w:marBottom w:val="0"/>
      <w:divBdr>
        <w:top w:val="none" w:sz="0" w:space="0" w:color="auto"/>
        <w:left w:val="none" w:sz="0" w:space="0" w:color="auto"/>
        <w:bottom w:val="none" w:sz="0" w:space="0" w:color="auto"/>
        <w:right w:val="none" w:sz="0" w:space="0" w:color="auto"/>
      </w:divBdr>
    </w:div>
    <w:div w:id="701440689">
      <w:bodyDiv w:val="1"/>
      <w:marLeft w:val="0"/>
      <w:marRight w:val="0"/>
      <w:marTop w:val="0"/>
      <w:marBottom w:val="0"/>
      <w:divBdr>
        <w:top w:val="none" w:sz="0" w:space="0" w:color="auto"/>
        <w:left w:val="none" w:sz="0" w:space="0" w:color="auto"/>
        <w:bottom w:val="none" w:sz="0" w:space="0" w:color="auto"/>
        <w:right w:val="none" w:sz="0" w:space="0" w:color="auto"/>
      </w:divBdr>
      <w:divsChild>
        <w:div w:id="879171692">
          <w:marLeft w:val="1170"/>
          <w:marRight w:val="735"/>
          <w:marTop w:val="0"/>
          <w:marBottom w:val="0"/>
          <w:divBdr>
            <w:top w:val="none" w:sz="0" w:space="0" w:color="auto"/>
            <w:left w:val="none" w:sz="0" w:space="0" w:color="auto"/>
            <w:bottom w:val="none" w:sz="0" w:space="0" w:color="auto"/>
            <w:right w:val="none" w:sz="0" w:space="0" w:color="auto"/>
          </w:divBdr>
        </w:div>
        <w:div w:id="48304745">
          <w:marLeft w:val="-60"/>
          <w:marRight w:val="75"/>
          <w:marTop w:val="0"/>
          <w:marBottom w:val="0"/>
          <w:divBdr>
            <w:top w:val="none" w:sz="0" w:space="0" w:color="auto"/>
            <w:left w:val="none" w:sz="0" w:space="0" w:color="auto"/>
            <w:bottom w:val="none" w:sz="0" w:space="0" w:color="auto"/>
            <w:right w:val="none" w:sz="0" w:space="0" w:color="auto"/>
          </w:divBdr>
        </w:div>
        <w:div w:id="1234008482">
          <w:marLeft w:val="1170"/>
          <w:marRight w:val="735"/>
          <w:marTop w:val="0"/>
          <w:marBottom w:val="0"/>
          <w:divBdr>
            <w:top w:val="none" w:sz="0" w:space="0" w:color="auto"/>
            <w:left w:val="none" w:sz="0" w:space="0" w:color="auto"/>
            <w:bottom w:val="none" w:sz="0" w:space="0" w:color="auto"/>
            <w:right w:val="none" w:sz="0" w:space="0" w:color="auto"/>
          </w:divBdr>
        </w:div>
        <w:div w:id="1935242175">
          <w:marLeft w:val="-60"/>
          <w:marRight w:val="75"/>
          <w:marTop w:val="0"/>
          <w:marBottom w:val="0"/>
          <w:divBdr>
            <w:top w:val="none" w:sz="0" w:space="0" w:color="auto"/>
            <w:left w:val="none" w:sz="0" w:space="0" w:color="auto"/>
            <w:bottom w:val="none" w:sz="0" w:space="0" w:color="auto"/>
            <w:right w:val="none" w:sz="0" w:space="0" w:color="auto"/>
          </w:divBdr>
        </w:div>
        <w:div w:id="181404933">
          <w:marLeft w:val="1170"/>
          <w:marRight w:val="735"/>
          <w:marTop w:val="0"/>
          <w:marBottom w:val="0"/>
          <w:divBdr>
            <w:top w:val="none" w:sz="0" w:space="0" w:color="auto"/>
            <w:left w:val="none" w:sz="0" w:space="0" w:color="auto"/>
            <w:bottom w:val="none" w:sz="0" w:space="0" w:color="auto"/>
            <w:right w:val="none" w:sz="0" w:space="0" w:color="auto"/>
          </w:divBdr>
        </w:div>
      </w:divsChild>
    </w:div>
    <w:div w:id="716007431">
      <w:bodyDiv w:val="1"/>
      <w:marLeft w:val="0"/>
      <w:marRight w:val="0"/>
      <w:marTop w:val="0"/>
      <w:marBottom w:val="0"/>
      <w:divBdr>
        <w:top w:val="none" w:sz="0" w:space="0" w:color="auto"/>
        <w:left w:val="none" w:sz="0" w:space="0" w:color="auto"/>
        <w:bottom w:val="none" w:sz="0" w:space="0" w:color="auto"/>
        <w:right w:val="none" w:sz="0" w:space="0" w:color="auto"/>
      </w:divBdr>
    </w:div>
    <w:div w:id="764884623">
      <w:bodyDiv w:val="1"/>
      <w:marLeft w:val="0"/>
      <w:marRight w:val="0"/>
      <w:marTop w:val="0"/>
      <w:marBottom w:val="0"/>
      <w:divBdr>
        <w:top w:val="none" w:sz="0" w:space="0" w:color="auto"/>
        <w:left w:val="none" w:sz="0" w:space="0" w:color="auto"/>
        <w:bottom w:val="none" w:sz="0" w:space="0" w:color="auto"/>
        <w:right w:val="none" w:sz="0" w:space="0" w:color="auto"/>
      </w:divBdr>
    </w:div>
    <w:div w:id="887914326">
      <w:bodyDiv w:val="1"/>
      <w:marLeft w:val="0"/>
      <w:marRight w:val="0"/>
      <w:marTop w:val="0"/>
      <w:marBottom w:val="0"/>
      <w:divBdr>
        <w:top w:val="none" w:sz="0" w:space="0" w:color="auto"/>
        <w:left w:val="none" w:sz="0" w:space="0" w:color="auto"/>
        <w:bottom w:val="none" w:sz="0" w:space="0" w:color="auto"/>
        <w:right w:val="none" w:sz="0" w:space="0" w:color="auto"/>
      </w:divBdr>
    </w:div>
    <w:div w:id="888149183">
      <w:bodyDiv w:val="1"/>
      <w:marLeft w:val="0"/>
      <w:marRight w:val="0"/>
      <w:marTop w:val="0"/>
      <w:marBottom w:val="0"/>
      <w:divBdr>
        <w:top w:val="none" w:sz="0" w:space="0" w:color="auto"/>
        <w:left w:val="none" w:sz="0" w:space="0" w:color="auto"/>
        <w:bottom w:val="none" w:sz="0" w:space="0" w:color="auto"/>
        <w:right w:val="none" w:sz="0" w:space="0" w:color="auto"/>
      </w:divBdr>
    </w:div>
    <w:div w:id="936451279">
      <w:bodyDiv w:val="1"/>
      <w:marLeft w:val="0"/>
      <w:marRight w:val="0"/>
      <w:marTop w:val="0"/>
      <w:marBottom w:val="0"/>
      <w:divBdr>
        <w:top w:val="none" w:sz="0" w:space="0" w:color="auto"/>
        <w:left w:val="none" w:sz="0" w:space="0" w:color="auto"/>
        <w:bottom w:val="none" w:sz="0" w:space="0" w:color="auto"/>
        <w:right w:val="none" w:sz="0" w:space="0" w:color="auto"/>
      </w:divBdr>
    </w:div>
    <w:div w:id="952247365">
      <w:bodyDiv w:val="1"/>
      <w:marLeft w:val="0"/>
      <w:marRight w:val="0"/>
      <w:marTop w:val="0"/>
      <w:marBottom w:val="0"/>
      <w:divBdr>
        <w:top w:val="none" w:sz="0" w:space="0" w:color="auto"/>
        <w:left w:val="none" w:sz="0" w:space="0" w:color="auto"/>
        <w:bottom w:val="none" w:sz="0" w:space="0" w:color="auto"/>
        <w:right w:val="none" w:sz="0" w:space="0" w:color="auto"/>
      </w:divBdr>
    </w:div>
    <w:div w:id="979849393">
      <w:bodyDiv w:val="1"/>
      <w:marLeft w:val="0"/>
      <w:marRight w:val="0"/>
      <w:marTop w:val="0"/>
      <w:marBottom w:val="0"/>
      <w:divBdr>
        <w:top w:val="none" w:sz="0" w:space="0" w:color="auto"/>
        <w:left w:val="none" w:sz="0" w:space="0" w:color="auto"/>
        <w:bottom w:val="none" w:sz="0" w:space="0" w:color="auto"/>
        <w:right w:val="none" w:sz="0" w:space="0" w:color="auto"/>
      </w:divBdr>
    </w:div>
    <w:div w:id="984550517">
      <w:bodyDiv w:val="1"/>
      <w:marLeft w:val="0"/>
      <w:marRight w:val="0"/>
      <w:marTop w:val="0"/>
      <w:marBottom w:val="0"/>
      <w:divBdr>
        <w:top w:val="none" w:sz="0" w:space="0" w:color="auto"/>
        <w:left w:val="none" w:sz="0" w:space="0" w:color="auto"/>
        <w:bottom w:val="none" w:sz="0" w:space="0" w:color="auto"/>
        <w:right w:val="none" w:sz="0" w:space="0" w:color="auto"/>
      </w:divBdr>
    </w:div>
    <w:div w:id="986402715">
      <w:bodyDiv w:val="1"/>
      <w:marLeft w:val="0"/>
      <w:marRight w:val="0"/>
      <w:marTop w:val="0"/>
      <w:marBottom w:val="0"/>
      <w:divBdr>
        <w:top w:val="none" w:sz="0" w:space="0" w:color="auto"/>
        <w:left w:val="none" w:sz="0" w:space="0" w:color="auto"/>
        <w:bottom w:val="none" w:sz="0" w:space="0" w:color="auto"/>
        <w:right w:val="none" w:sz="0" w:space="0" w:color="auto"/>
      </w:divBdr>
    </w:div>
    <w:div w:id="992686732">
      <w:bodyDiv w:val="1"/>
      <w:marLeft w:val="0"/>
      <w:marRight w:val="0"/>
      <w:marTop w:val="0"/>
      <w:marBottom w:val="0"/>
      <w:divBdr>
        <w:top w:val="none" w:sz="0" w:space="0" w:color="auto"/>
        <w:left w:val="none" w:sz="0" w:space="0" w:color="auto"/>
        <w:bottom w:val="none" w:sz="0" w:space="0" w:color="auto"/>
        <w:right w:val="none" w:sz="0" w:space="0" w:color="auto"/>
      </w:divBdr>
    </w:div>
    <w:div w:id="1015960660">
      <w:bodyDiv w:val="1"/>
      <w:marLeft w:val="0"/>
      <w:marRight w:val="0"/>
      <w:marTop w:val="0"/>
      <w:marBottom w:val="0"/>
      <w:divBdr>
        <w:top w:val="none" w:sz="0" w:space="0" w:color="auto"/>
        <w:left w:val="none" w:sz="0" w:space="0" w:color="auto"/>
        <w:bottom w:val="none" w:sz="0" w:space="0" w:color="auto"/>
        <w:right w:val="none" w:sz="0" w:space="0" w:color="auto"/>
      </w:divBdr>
    </w:div>
    <w:div w:id="1066024943">
      <w:bodyDiv w:val="1"/>
      <w:marLeft w:val="0"/>
      <w:marRight w:val="0"/>
      <w:marTop w:val="0"/>
      <w:marBottom w:val="0"/>
      <w:divBdr>
        <w:top w:val="none" w:sz="0" w:space="0" w:color="auto"/>
        <w:left w:val="none" w:sz="0" w:space="0" w:color="auto"/>
        <w:bottom w:val="none" w:sz="0" w:space="0" w:color="auto"/>
        <w:right w:val="none" w:sz="0" w:space="0" w:color="auto"/>
      </w:divBdr>
    </w:div>
    <w:div w:id="1084104378">
      <w:bodyDiv w:val="1"/>
      <w:marLeft w:val="0"/>
      <w:marRight w:val="0"/>
      <w:marTop w:val="0"/>
      <w:marBottom w:val="0"/>
      <w:divBdr>
        <w:top w:val="none" w:sz="0" w:space="0" w:color="auto"/>
        <w:left w:val="none" w:sz="0" w:space="0" w:color="auto"/>
        <w:bottom w:val="none" w:sz="0" w:space="0" w:color="auto"/>
        <w:right w:val="none" w:sz="0" w:space="0" w:color="auto"/>
      </w:divBdr>
    </w:div>
    <w:div w:id="1087992898">
      <w:bodyDiv w:val="1"/>
      <w:marLeft w:val="0"/>
      <w:marRight w:val="0"/>
      <w:marTop w:val="0"/>
      <w:marBottom w:val="0"/>
      <w:divBdr>
        <w:top w:val="none" w:sz="0" w:space="0" w:color="auto"/>
        <w:left w:val="none" w:sz="0" w:space="0" w:color="auto"/>
        <w:bottom w:val="none" w:sz="0" w:space="0" w:color="auto"/>
        <w:right w:val="none" w:sz="0" w:space="0" w:color="auto"/>
      </w:divBdr>
    </w:div>
    <w:div w:id="1095394555">
      <w:bodyDiv w:val="1"/>
      <w:marLeft w:val="0"/>
      <w:marRight w:val="0"/>
      <w:marTop w:val="0"/>
      <w:marBottom w:val="0"/>
      <w:divBdr>
        <w:top w:val="none" w:sz="0" w:space="0" w:color="auto"/>
        <w:left w:val="none" w:sz="0" w:space="0" w:color="auto"/>
        <w:bottom w:val="none" w:sz="0" w:space="0" w:color="auto"/>
        <w:right w:val="none" w:sz="0" w:space="0" w:color="auto"/>
      </w:divBdr>
    </w:div>
    <w:div w:id="1146822784">
      <w:bodyDiv w:val="1"/>
      <w:marLeft w:val="0"/>
      <w:marRight w:val="0"/>
      <w:marTop w:val="0"/>
      <w:marBottom w:val="0"/>
      <w:divBdr>
        <w:top w:val="none" w:sz="0" w:space="0" w:color="auto"/>
        <w:left w:val="none" w:sz="0" w:space="0" w:color="auto"/>
        <w:bottom w:val="none" w:sz="0" w:space="0" w:color="auto"/>
        <w:right w:val="none" w:sz="0" w:space="0" w:color="auto"/>
      </w:divBdr>
    </w:div>
    <w:div w:id="1164928965">
      <w:bodyDiv w:val="1"/>
      <w:marLeft w:val="0"/>
      <w:marRight w:val="0"/>
      <w:marTop w:val="0"/>
      <w:marBottom w:val="0"/>
      <w:divBdr>
        <w:top w:val="none" w:sz="0" w:space="0" w:color="auto"/>
        <w:left w:val="none" w:sz="0" w:space="0" w:color="auto"/>
        <w:bottom w:val="none" w:sz="0" w:space="0" w:color="auto"/>
        <w:right w:val="none" w:sz="0" w:space="0" w:color="auto"/>
      </w:divBdr>
    </w:div>
    <w:div w:id="1169180470">
      <w:bodyDiv w:val="1"/>
      <w:marLeft w:val="0"/>
      <w:marRight w:val="0"/>
      <w:marTop w:val="0"/>
      <w:marBottom w:val="0"/>
      <w:divBdr>
        <w:top w:val="none" w:sz="0" w:space="0" w:color="auto"/>
        <w:left w:val="none" w:sz="0" w:space="0" w:color="auto"/>
        <w:bottom w:val="none" w:sz="0" w:space="0" w:color="auto"/>
        <w:right w:val="none" w:sz="0" w:space="0" w:color="auto"/>
      </w:divBdr>
    </w:div>
    <w:div w:id="1170296467">
      <w:bodyDiv w:val="1"/>
      <w:marLeft w:val="0"/>
      <w:marRight w:val="0"/>
      <w:marTop w:val="0"/>
      <w:marBottom w:val="0"/>
      <w:divBdr>
        <w:top w:val="none" w:sz="0" w:space="0" w:color="auto"/>
        <w:left w:val="none" w:sz="0" w:space="0" w:color="auto"/>
        <w:bottom w:val="none" w:sz="0" w:space="0" w:color="auto"/>
        <w:right w:val="none" w:sz="0" w:space="0" w:color="auto"/>
      </w:divBdr>
    </w:div>
    <w:div w:id="1240212681">
      <w:bodyDiv w:val="1"/>
      <w:marLeft w:val="0"/>
      <w:marRight w:val="0"/>
      <w:marTop w:val="0"/>
      <w:marBottom w:val="0"/>
      <w:divBdr>
        <w:top w:val="none" w:sz="0" w:space="0" w:color="auto"/>
        <w:left w:val="none" w:sz="0" w:space="0" w:color="auto"/>
        <w:bottom w:val="none" w:sz="0" w:space="0" w:color="auto"/>
        <w:right w:val="none" w:sz="0" w:space="0" w:color="auto"/>
      </w:divBdr>
    </w:div>
    <w:div w:id="1304578824">
      <w:bodyDiv w:val="1"/>
      <w:marLeft w:val="0"/>
      <w:marRight w:val="0"/>
      <w:marTop w:val="0"/>
      <w:marBottom w:val="0"/>
      <w:divBdr>
        <w:top w:val="none" w:sz="0" w:space="0" w:color="auto"/>
        <w:left w:val="none" w:sz="0" w:space="0" w:color="auto"/>
        <w:bottom w:val="none" w:sz="0" w:space="0" w:color="auto"/>
        <w:right w:val="none" w:sz="0" w:space="0" w:color="auto"/>
      </w:divBdr>
    </w:div>
    <w:div w:id="1312250211">
      <w:bodyDiv w:val="1"/>
      <w:marLeft w:val="0"/>
      <w:marRight w:val="0"/>
      <w:marTop w:val="0"/>
      <w:marBottom w:val="0"/>
      <w:divBdr>
        <w:top w:val="none" w:sz="0" w:space="0" w:color="auto"/>
        <w:left w:val="none" w:sz="0" w:space="0" w:color="auto"/>
        <w:bottom w:val="none" w:sz="0" w:space="0" w:color="auto"/>
        <w:right w:val="none" w:sz="0" w:space="0" w:color="auto"/>
      </w:divBdr>
    </w:div>
    <w:div w:id="1313751944">
      <w:bodyDiv w:val="1"/>
      <w:marLeft w:val="0"/>
      <w:marRight w:val="0"/>
      <w:marTop w:val="0"/>
      <w:marBottom w:val="0"/>
      <w:divBdr>
        <w:top w:val="none" w:sz="0" w:space="0" w:color="auto"/>
        <w:left w:val="none" w:sz="0" w:space="0" w:color="auto"/>
        <w:bottom w:val="none" w:sz="0" w:space="0" w:color="auto"/>
        <w:right w:val="none" w:sz="0" w:space="0" w:color="auto"/>
      </w:divBdr>
    </w:div>
    <w:div w:id="1332102029">
      <w:bodyDiv w:val="1"/>
      <w:marLeft w:val="0"/>
      <w:marRight w:val="0"/>
      <w:marTop w:val="0"/>
      <w:marBottom w:val="0"/>
      <w:divBdr>
        <w:top w:val="none" w:sz="0" w:space="0" w:color="auto"/>
        <w:left w:val="none" w:sz="0" w:space="0" w:color="auto"/>
        <w:bottom w:val="none" w:sz="0" w:space="0" w:color="auto"/>
        <w:right w:val="none" w:sz="0" w:space="0" w:color="auto"/>
      </w:divBdr>
    </w:div>
    <w:div w:id="1473212069">
      <w:bodyDiv w:val="1"/>
      <w:marLeft w:val="0"/>
      <w:marRight w:val="0"/>
      <w:marTop w:val="0"/>
      <w:marBottom w:val="0"/>
      <w:divBdr>
        <w:top w:val="none" w:sz="0" w:space="0" w:color="auto"/>
        <w:left w:val="none" w:sz="0" w:space="0" w:color="auto"/>
        <w:bottom w:val="none" w:sz="0" w:space="0" w:color="auto"/>
        <w:right w:val="none" w:sz="0" w:space="0" w:color="auto"/>
      </w:divBdr>
    </w:div>
    <w:div w:id="1562909449">
      <w:bodyDiv w:val="1"/>
      <w:marLeft w:val="0"/>
      <w:marRight w:val="0"/>
      <w:marTop w:val="0"/>
      <w:marBottom w:val="0"/>
      <w:divBdr>
        <w:top w:val="none" w:sz="0" w:space="0" w:color="auto"/>
        <w:left w:val="none" w:sz="0" w:space="0" w:color="auto"/>
        <w:bottom w:val="none" w:sz="0" w:space="0" w:color="auto"/>
        <w:right w:val="none" w:sz="0" w:space="0" w:color="auto"/>
      </w:divBdr>
    </w:div>
    <w:div w:id="1572614717">
      <w:bodyDiv w:val="1"/>
      <w:marLeft w:val="0"/>
      <w:marRight w:val="0"/>
      <w:marTop w:val="0"/>
      <w:marBottom w:val="0"/>
      <w:divBdr>
        <w:top w:val="none" w:sz="0" w:space="0" w:color="auto"/>
        <w:left w:val="none" w:sz="0" w:space="0" w:color="auto"/>
        <w:bottom w:val="none" w:sz="0" w:space="0" w:color="auto"/>
        <w:right w:val="none" w:sz="0" w:space="0" w:color="auto"/>
      </w:divBdr>
    </w:div>
    <w:div w:id="1600677989">
      <w:bodyDiv w:val="1"/>
      <w:marLeft w:val="0"/>
      <w:marRight w:val="0"/>
      <w:marTop w:val="0"/>
      <w:marBottom w:val="0"/>
      <w:divBdr>
        <w:top w:val="none" w:sz="0" w:space="0" w:color="auto"/>
        <w:left w:val="none" w:sz="0" w:space="0" w:color="auto"/>
        <w:bottom w:val="none" w:sz="0" w:space="0" w:color="auto"/>
        <w:right w:val="none" w:sz="0" w:space="0" w:color="auto"/>
      </w:divBdr>
      <w:divsChild>
        <w:div w:id="1130591830">
          <w:marLeft w:val="0"/>
          <w:marRight w:val="0"/>
          <w:marTop w:val="0"/>
          <w:marBottom w:val="0"/>
          <w:divBdr>
            <w:top w:val="none" w:sz="0" w:space="0" w:color="auto"/>
            <w:left w:val="none" w:sz="0" w:space="0" w:color="auto"/>
            <w:bottom w:val="none" w:sz="0" w:space="0" w:color="auto"/>
            <w:right w:val="none" w:sz="0" w:space="0" w:color="auto"/>
          </w:divBdr>
          <w:divsChild>
            <w:div w:id="2021351170">
              <w:marLeft w:val="0"/>
              <w:marRight w:val="0"/>
              <w:marTop w:val="0"/>
              <w:marBottom w:val="0"/>
              <w:divBdr>
                <w:top w:val="none" w:sz="0" w:space="0" w:color="auto"/>
                <w:left w:val="none" w:sz="0" w:space="0" w:color="auto"/>
                <w:bottom w:val="none" w:sz="0" w:space="0" w:color="auto"/>
                <w:right w:val="none" w:sz="0" w:space="0" w:color="auto"/>
              </w:divBdr>
            </w:div>
            <w:div w:id="5400318">
              <w:marLeft w:val="0"/>
              <w:marRight w:val="0"/>
              <w:marTop w:val="0"/>
              <w:marBottom w:val="0"/>
              <w:divBdr>
                <w:top w:val="none" w:sz="0" w:space="0" w:color="auto"/>
                <w:left w:val="none" w:sz="0" w:space="0" w:color="auto"/>
                <w:bottom w:val="none" w:sz="0" w:space="0" w:color="auto"/>
                <w:right w:val="none" w:sz="0" w:space="0" w:color="auto"/>
              </w:divBdr>
            </w:div>
            <w:div w:id="1059406134">
              <w:marLeft w:val="0"/>
              <w:marRight w:val="0"/>
              <w:marTop w:val="0"/>
              <w:marBottom w:val="0"/>
              <w:divBdr>
                <w:top w:val="none" w:sz="0" w:space="0" w:color="auto"/>
                <w:left w:val="none" w:sz="0" w:space="0" w:color="auto"/>
                <w:bottom w:val="none" w:sz="0" w:space="0" w:color="auto"/>
                <w:right w:val="none" w:sz="0" w:space="0" w:color="auto"/>
              </w:divBdr>
            </w:div>
            <w:div w:id="1130132192">
              <w:marLeft w:val="0"/>
              <w:marRight w:val="0"/>
              <w:marTop w:val="0"/>
              <w:marBottom w:val="0"/>
              <w:divBdr>
                <w:top w:val="none" w:sz="0" w:space="0" w:color="auto"/>
                <w:left w:val="none" w:sz="0" w:space="0" w:color="auto"/>
                <w:bottom w:val="none" w:sz="0" w:space="0" w:color="auto"/>
                <w:right w:val="none" w:sz="0" w:space="0" w:color="auto"/>
              </w:divBdr>
            </w:div>
            <w:div w:id="846946599">
              <w:marLeft w:val="0"/>
              <w:marRight w:val="0"/>
              <w:marTop w:val="0"/>
              <w:marBottom w:val="0"/>
              <w:divBdr>
                <w:top w:val="none" w:sz="0" w:space="0" w:color="auto"/>
                <w:left w:val="none" w:sz="0" w:space="0" w:color="auto"/>
                <w:bottom w:val="none" w:sz="0" w:space="0" w:color="auto"/>
                <w:right w:val="none" w:sz="0" w:space="0" w:color="auto"/>
              </w:divBdr>
            </w:div>
            <w:div w:id="951404020">
              <w:marLeft w:val="0"/>
              <w:marRight w:val="0"/>
              <w:marTop w:val="0"/>
              <w:marBottom w:val="0"/>
              <w:divBdr>
                <w:top w:val="none" w:sz="0" w:space="0" w:color="auto"/>
                <w:left w:val="none" w:sz="0" w:space="0" w:color="auto"/>
                <w:bottom w:val="none" w:sz="0" w:space="0" w:color="auto"/>
                <w:right w:val="none" w:sz="0" w:space="0" w:color="auto"/>
              </w:divBdr>
            </w:div>
            <w:div w:id="760031510">
              <w:marLeft w:val="0"/>
              <w:marRight w:val="0"/>
              <w:marTop w:val="0"/>
              <w:marBottom w:val="0"/>
              <w:divBdr>
                <w:top w:val="none" w:sz="0" w:space="0" w:color="auto"/>
                <w:left w:val="none" w:sz="0" w:space="0" w:color="auto"/>
                <w:bottom w:val="none" w:sz="0" w:space="0" w:color="auto"/>
                <w:right w:val="none" w:sz="0" w:space="0" w:color="auto"/>
              </w:divBdr>
            </w:div>
            <w:div w:id="1096831828">
              <w:marLeft w:val="0"/>
              <w:marRight w:val="0"/>
              <w:marTop w:val="0"/>
              <w:marBottom w:val="0"/>
              <w:divBdr>
                <w:top w:val="none" w:sz="0" w:space="0" w:color="auto"/>
                <w:left w:val="none" w:sz="0" w:space="0" w:color="auto"/>
                <w:bottom w:val="none" w:sz="0" w:space="0" w:color="auto"/>
                <w:right w:val="none" w:sz="0" w:space="0" w:color="auto"/>
              </w:divBdr>
            </w:div>
            <w:div w:id="1578204156">
              <w:marLeft w:val="0"/>
              <w:marRight w:val="0"/>
              <w:marTop w:val="0"/>
              <w:marBottom w:val="0"/>
              <w:divBdr>
                <w:top w:val="none" w:sz="0" w:space="0" w:color="auto"/>
                <w:left w:val="none" w:sz="0" w:space="0" w:color="auto"/>
                <w:bottom w:val="none" w:sz="0" w:space="0" w:color="auto"/>
                <w:right w:val="none" w:sz="0" w:space="0" w:color="auto"/>
              </w:divBdr>
            </w:div>
            <w:div w:id="506602429">
              <w:marLeft w:val="0"/>
              <w:marRight w:val="0"/>
              <w:marTop w:val="0"/>
              <w:marBottom w:val="0"/>
              <w:divBdr>
                <w:top w:val="none" w:sz="0" w:space="0" w:color="auto"/>
                <w:left w:val="none" w:sz="0" w:space="0" w:color="auto"/>
                <w:bottom w:val="none" w:sz="0" w:space="0" w:color="auto"/>
                <w:right w:val="none" w:sz="0" w:space="0" w:color="auto"/>
              </w:divBdr>
            </w:div>
            <w:div w:id="674184572">
              <w:marLeft w:val="0"/>
              <w:marRight w:val="0"/>
              <w:marTop w:val="0"/>
              <w:marBottom w:val="0"/>
              <w:divBdr>
                <w:top w:val="none" w:sz="0" w:space="0" w:color="auto"/>
                <w:left w:val="none" w:sz="0" w:space="0" w:color="auto"/>
                <w:bottom w:val="none" w:sz="0" w:space="0" w:color="auto"/>
                <w:right w:val="none" w:sz="0" w:space="0" w:color="auto"/>
              </w:divBdr>
            </w:div>
            <w:div w:id="1582911852">
              <w:marLeft w:val="0"/>
              <w:marRight w:val="0"/>
              <w:marTop w:val="0"/>
              <w:marBottom w:val="0"/>
              <w:divBdr>
                <w:top w:val="none" w:sz="0" w:space="0" w:color="auto"/>
                <w:left w:val="none" w:sz="0" w:space="0" w:color="auto"/>
                <w:bottom w:val="none" w:sz="0" w:space="0" w:color="auto"/>
                <w:right w:val="none" w:sz="0" w:space="0" w:color="auto"/>
              </w:divBdr>
            </w:div>
            <w:div w:id="695157967">
              <w:marLeft w:val="0"/>
              <w:marRight w:val="0"/>
              <w:marTop w:val="0"/>
              <w:marBottom w:val="0"/>
              <w:divBdr>
                <w:top w:val="none" w:sz="0" w:space="0" w:color="auto"/>
                <w:left w:val="none" w:sz="0" w:space="0" w:color="auto"/>
                <w:bottom w:val="none" w:sz="0" w:space="0" w:color="auto"/>
                <w:right w:val="none" w:sz="0" w:space="0" w:color="auto"/>
              </w:divBdr>
            </w:div>
            <w:div w:id="1135487507">
              <w:marLeft w:val="0"/>
              <w:marRight w:val="0"/>
              <w:marTop w:val="0"/>
              <w:marBottom w:val="0"/>
              <w:divBdr>
                <w:top w:val="none" w:sz="0" w:space="0" w:color="auto"/>
                <w:left w:val="none" w:sz="0" w:space="0" w:color="auto"/>
                <w:bottom w:val="none" w:sz="0" w:space="0" w:color="auto"/>
                <w:right w:val="none" w:sz="0" w:space="0" w:color="auto"/>
              </w:divBdr>
            </w:div>
            <w:div w:id="585844446">
              <w:marLeft w:val="0"/>
              <w:marRight w:val="0"/>
              <w:marTop w:val="0"/>
              <w:marBottom w:val="0"/>
              <w:divBdr>
                <w:top w:val="none" w:sz="0" w:space="0" w:color="auto"/>
                <w:left w:val="none" w:sz="0" w:space="0" w:color="auto"/>
                <w:bottom w:val="none" w:sz="0" w:space="0" w:color="auto"/>
                <w:right w:val="none" w:sz="0" w:space="0" w:color="auto"/>
              </w:divBdr>
            </w:div>
            <w:div w:id="1189829246">
              <w:marLeft w:val="0"/>
              <w:marRight w:val="0"/>
              <w:marTop w:val="0"/>
              <w:marBottom w:val="0"/>
              <w:divBdr>
                <w:top w:val="none" w:sz="0" w:space="0" w:color="auto"/>
                <w:left w:val="none" w:sz="0" w:space="0" w:color="auto"/>
                <w:bottom w:val="none" w:sz="0" w:space="0" w:color="auto"/>
                <w:right w:val="none" w:sz="0" w:space="0" w:color="auto"/>
              </w:divBdr>
            </w:div>
            <w:div w:id="877469448">
              <w:marLeft w:val="0"/>
              <w:marRight w:val="0"/>
              <w:marTop w:val="0"/>
              <w:marBottom w:val="0"/>
              <w:divBdr>
                <w:top w:val="none" w:sz="0" w:space="0" w:color="auto"/>
                <w:left w:val="none" w:sz="0" w:space="0" w:color="auto"/>
                <w:bottom w:val="none" w:sz="0" w:space="0" w:color="auto"/>
                <w:right w:val="none" w:sz="0" w:space="0" w:color="auto"/>
              </w:divBdr>
            </w:div>
            <w:div w:id="221602558">
              <w:marLeft w:val="0"/>
              <w:marRight w:val="0"/>
              <w:marTop w:val="0"/>
              <w:marBottom w:val="0"/>
              <w:divBdr>
                <w:top w:val="none" w:sz="0" w:space="0" w:color="auto"/>
                <w:left w:val="none" w:sz="0" w:space="0" w:color="auto"/>
                <w:bottom w:val="none" w:sz="0" w:space="0" w:color="auto"/>
                <w:right w:val="none" w:sz="0" w:space="0" w:color="auto"/>
              </w:divBdr>
            </w:div>
            <w:div w:id="1232347977">
              <w:marLeft w:val="0"/>
              <w:marRight w:val="0"/>
              <w:marTop w:val="0"/>
              <w:marBottom w:val="0"/>
              <w:divBdr>
                <w:top w:val="none" w:sz="0" w:space="0" w:color="auto"/>
                <w:left w:val="none" w:sz="0" w:space="0" w:color="auto"/>
                <w:bottom w:val="none" w:sz="0" w:space="0" w:color="auto"/>
                <w:right w:val="none" w:sz="0" w:space="0" w:color="auto"/>
              </w:divBdr>
            </w:div>
            <w:div w:id="712656029">
              <w:marLeft w:val="0"/>
              <w:marRight w:val="0"/>
              <w:marTop w:val="0"/>
              <w:marBottom w:val="0"/>
              <w:divBdr>
                <w:top w:val="none" w:sz="0" w:space="0" w:color="auto"/>
                <w:left w:val="none" w:sz="0" w:space="0" w:color="auto"/>
                <w:bottom w:val="none" w:sz="0" w:space="0" w:color="auto"/>
                <w:right w:val="none" w:sz="0" w:space="0" w:color="auto"/>
              </w:divBdr>
            </w:div>
            <w:div w:id="1779719586">
              <w:marLeft w:val="0"/>
              <w:marRight w:val="0"/>
              <w:marTop w:val="0"/>
              <w:marBottom w:val="0"/>
              <w:divBdr>
                <w:top w:val="none" w:sz="0" w:space="0" w:color="auto"/>
                <w:left w:val="none" w:sz="0" w:space="0" w:color="auto"/>
                <w:bottom w:val="none" w:sz="0" w:space="0" w:color="auto"/>
                <w:right w:val="none" w:sz="0" w:space="0" w:color="auto"/>
              </w:divBdr>
            </w:div>
            <w:div w:id="819619156">
              <w:marLeft w:val="0"/>
              <w:marRight w:val="0"/>
              <w:marTop w:val="0"/>
              <w:marBottom w:val="0"/>
              <w:divBdr>
                <w:top w:val="none" w:sz="0" w:space="0" w:color="auto"/>
                <w:left w:val="none" w:sz="0" w:space="0" w:color="auto"/>
                <w:bottom w:val="none" w:sz="0" w:space="0" w:color="auto"/>
                <w:right w:val="none" w:sz="0" w:space="0" w:color="auto"/>
              </w:divBdr>
            </w:div>
            <w:div w:id="2090417091">
              <w:marLeft w:val="0"/>
              <w:marRight w:val="0"/>
              <w:marTop w:val="0"/>
              <w:marBottom w:val="0"/>
              <w:divBdr>
                <w:top w:val="none" w:sz="0" w:space="0" w:color="auto"/>
                <w:left w:val="none" w:sz="0" w:space="0" w:color="auto"/>
                <w:bottom w:val="none" w:sz="0" w:space="0" w:color="auto"/>
                <w:right w:val="none" w:sz="0" w:space="0" w:color="auto"/>
              </w:divBdr>
            </w:div>
            <w:div w:id="1408307585">
              <w:marLeft w:val="0"/>
              <w:marRight w:val="0"/>
              <w:marTop w:val="0"/>
              <w:marBottom w:val="0"/>
              <w:divBdr>
                <w:top w:val="none" w:sz="0" w:space="0" w:color="auto"/>
                <w:left w:val="none" w:sz="0" w:space="0" w:color="auto"/>
                <w:bottom w:val="none" w:sz="0" w:space="0" w:color="auto"/>
                <w:right w:val="none" w:sz="0" w:space="0" w:color="auto"/>
              </w:divBdr>
            </w:div>
            <w:div w:id="258681418">
              <w:marLeft w:val="0"/>
              <w:marRight w:val="0"/>
              <w:marTop w:val="0"/>
              <w:marBottom w:val="0"/>
              <w:divBdr>
                <w:top w:val="none" w:sz="0" w:space="0" w:color="auto"/>
                <w:left w:val="none" w:sz="0" w:space="0" w:color="auto"/>
                <w:bottom w:val="none" w:sz="0" w:space="0" w:color="auto"/>
                <w:right w:val="none" w:sz="0" w:space="0" w:color="auto"/>
              </w:divBdr>
            </w:div>
            <w:div w:id="1980574557">
              <w:marLeft w:val="0"/>
              <w:marRight w:val="0"/>
              <w:marTop w:val="0"/>
              <w:marBottom w:val="0"/>
              <w:divBdr>
                <w:top w:val="none" w:sz="0" w:space="0" w:color="auto"/>
                <w:left w:val="none" w:sz="0" w:space="0" w:color="auto"/>
                <w:bottom w:val="none" w:sz="0" w:space="0" w:color="auto"/>
                <w:right w:val="none" w:sz="0" w:space="0" w:color="auto"/>
              </w:divBdr>
            </w:div>
            <w:div w:id="70991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0758">
      <w:bodyDiv w:val="1"/>
      <w:marLeft w:val="0"/>
      <w:marRight w:val="0"/>
      <w:marTop w:val="0"/>
      <w:marBottom w:val="0"/>
      <w:divBdr>
        <w:top w:val="none" w:sz="0" w:space="0" w:color="auto"/>
        <w:left w:val="none" w:sz="0" w:space="0" w:color="auto"/>
        <w:bottom w:val="none" w:sz="0" w:space="0" w:color="auto"/>
        <w:right w:val="none" w:sz="0" w:space="0" w:color="auto"/>
      </w:divBdr>
    </w:div>
    <w:div w:id="1748765264">
      <w:bodyDiv w:val="1"/>
      <w:marLeft w:val="0"/>
      <w:marRight w:val="0"/>
      <w:marTop w:val="0"/>
      <w:marBottom w:val="0"/>
      <w:divBdr>
        <w:top w:val="none" w:sz="0" w:space="0" w:color="auto"/>
        <w:left w:val="none" w:sz="0" w:space="0" w:color="auto"/>
        <w:bottom w:val="none" w:sz="0" w:space="0" w:color="auto"/>
        <w:right w:val="none" w:sz="0" w:space="0" w:color="auto"/>
      </w:divBdr>
      <w:divsChild>
        <w:div w:id="189879450">
          <w:marLeft w:val="0"/>
          <w:marRight w:val="0"/>
          <w:marTop w:val="0"/>
          <w:marBottom w:val="0"/>
          <w:divBdr>
            <w:top w:val="none" w:sz="0" w:space="0" w:color="auto"/>
            <w:left w:val="none" w:sz="0" w:space="0" w:color="auto"/>
            <w:bottom w:val="none" w:sz="0" w:space="0" w:color="auto"/>
            <w:right w:val="none" w:sz="0" w:space="0" w:color="auto"/>
          </w:divBdr>
          <w:divsChild>
            <w:div w:id="853030119">
              <w:marLeft w:val="0"/>
              <w:marRight w:val="0"/>
              <w:marTop w:val="0"/>
              <w:marBottom w:val="0"/>
              <w:divBdr>
                <w:top w:val="none" w:sz="0" w:space="0" w:color="auto"/>
                <w:left w:val="none" w:sz="0" w:space="0" w:color="auto"/>
                <w:bottom w:val="none" w:sz="0" w:space="0" w:color="auto"/>
                <w:right w:val="none" w:sz="0" w:space="0" w:color="auto"/>
              </w:divBdr>
              <w:divsChild>
                <w:div w:id="761682441">
                  <w:marLeft w:val="-225"/>
                  <w:marRight w:val="-225"/>
                  <w:marTop w:val="0"/>
                  <w:marBottom w:val="0"/>
                  <w:divBdr>
                    <w:top w:val="none" w:sz="0" w:space="0" w:color="auto"/>
                    <w:left w:val="none" w:sz="0" w:space="0" w:color="auto"/>
                    <w:bottom w:val="none" w:sz="0" w:space="0" w:color="auto"/>
                    <w:right w:val="none" w:sz="0" w:space="0" w:color="auto"/>
                  </w:divBdr>
                  <w:divsChild>
                    <w:div w:id="105855688">
                      <w:marLeft w:val="0"/>
                      <w:marRight w:val="0"/>
                      <w:marTop w:val="0"/>
                      <w:marBottom w:val="0"/>
                      <w:divBdr>
                        <w:top w:val="none" w:sz="0" w:space="0" w:color="auto"/>
                        <w:left w:val="none" w:sz="0" w:space="0" w:color="auto"/>
                        <w:bottom w:val="none" w:sz="0" w:space="0" w:color="auto"/>
                        <w:right w:val="none" w:sz="0" w:space="0" w:color="auto"/>
                      </w:divBdr>
                      <w:divsChild>
                        <w:div w:id="720249735">
                          <w:marLeft w:val="0"/>
                          <w:marRight w:val="0"/>
                          <w:marTop w:val="0"/>
                          <w:marBottom w:val="0"/>
                          <w:divBdr>
                            <w:top w:val="none" w:sz="0" w:space="0" w:color="auto"/>
                            <w:left w:val="none" w:sz="0" w:space="0" w:color="auto"/>
                            <w:bottom w:val="none" w:sz="0" w:space="0" w:color="auto"/>
                            <w:right w:val="none" w:sz="0" w:space="0" w:color="auto"/>
                          </w:divBdr>
                          <w:divsChild>
                            <w:div w:id="1054158353">
                              <w:marLeft w:val="0"/>
                              <w:marRight w:val="0"/>
                              <w:marTop w:val="0"/>
                              <w:marBottom w:val="600"/>
                              <w:divBdr>
                                <w:top w:val="none" w:sz="0" w:space="0" w:color="auto"/>
                                <w:left w:val="none" w:sz="0" w:space="0" w:color="auto"/>
                                <w:bottom w:val="none" w:sz="0" w:space="0" w:color="auto"/>
                                <w:right w:val="none" w:sz="0" w:space="0" w:color="auto"/>
                              </w:divBdr>
                            </w:div>
                            <w:div w:id="12340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2164098">
      <w:bodyDiv w:val="1"/>
      <w:marLeft w:val="0"/>
      <w:marRight w:val="0"/>
      <w:marTop w:val="0"/>
      <w:marBottom w:val="0"/>
      <w:divBdr>
        <w:top w:val="none" w:sz="0" w:space="0" w:color="auto"/>
        <w:left w:val="none" w:sz="0" w:space="0" w:color="auto"/>
        <w:bottom w:val="none" w:sz="0" w:space="0" w:color="auto"/>
        <w:right w:val="none" w:sz="0" w:space="0" w:color="auto"/>
      </w:divBdr>
    </w:div>
    <w:div w:id="1786994349">
      <w:bodyDiv w:val="1"/>
      <w:marLeft w:val="0"/>
      <w:marRight w:val="0"/>
      <w:marTop w:val="0"/>
      <w:marBottom w:val="0"/>
      <w:divBdr>
        <w:top w:val="none" w:sz="0" w:space="0" w:color="auto"/>
        <w:left w:val="none" w:sz="0" w:space="0" w:color="auto"/>
        <w:bottom w:val="none" w:sz="0" w:space="0" w:color="auto"/>
        <w:right w:val="none" w:sz="0" w:space="0" w:color="auto"/>
      </w:divBdr>
    </w:div>
    <w:div w:id="1791127698">
      <w:bodyDiv w:val="1"/>
      <w:marLeft w:val="0"/>
      <w:marRight w:val="0"/>
      <w:marTop w:val="0"/>
      <w:marBottom w:val="0"/>
      <w:divBdr>
        <w:top w:val="none" w:sz="0" w:space="0" w:color="auto"/>
        <w:left w:val="none" w:sz="0" w:space="0" w:color="auto"/>
        <w:bottom w:val="none" w:sz="0" w:space="0" w:color="auto"/>
        <w:right w:val="none" w:sz="0" w:space="0" w:color="auto"/>
      </w:divBdr>
    </w:div>
    <w:div w:id="1827744838">
      <w:bodyDiv w:val="1"/>
      <w:marLeft w:val="0"/>
      <w:marRight w:val="0"/>
      <w:marTop w:val="0"/>
      <w:marBottom w:val="0"/>
      <w:divBdr>
        <w:top w:val="none" w:sz="0" w:space="0" w:color="auto"/>
        <w:left w:val="none" w:sz="0" w:space="0" w:color="auto"/>
        <w:bottom w:val="none" w:sz="0" w:space="0" w:color="auto"/>
        <w:right w:val="none" w:sz="0" w:space="0" w:color="auto"/>
      </w:divBdr>
    </w:div>
    <w:div w:id="1872036034">
      <w:bodyDiv w:val="1"/>
      <w:marLeft w:val="0"/>
      <w:marRight w:val="0"/>
      <w:marTop w:val="0"/>
      <w:marBottom w:val="0"/>
      <w:divBdr>
        <w:top w:val="none" w:sz="0" w:space="0" w:color="auto"/>
        <w:left w:val="none" w:sz="0" w:space="0" w:color="auto"/>
        <w:bottom w:val="none" w:sz="0" w:space="0" w:color="auto"/>
        <w:right w:val="none" w:sz="0" w:space="0" w:color="auto"/>
      </w:divBdr>
    </w:div>
    <w:div w:id="1890416627">
      <w:bodyDiv w:val="1"/>
      <w:marLeft w:val="0"/>
      <w:marRight w:val="0"/>
      <w:marTop w:val="0"/>
      <w:marBottom w:val="0"/>
      <w:divBdr>
        <w:top w:val="none" w:sz="0" w:space="0" w:color="auto"/>
        <w:left w:val="none" w:sz="0" w:space="0" w:color="auto"/>
        <w:bottom w:val="none" w:sz="0" w:space="0" w:color="auto"/>
        <w:right w:val="none" w:sz="0" w:space="0" w:color="auto"/>
      </w:divBdr>
    </w:div>
    <w:div w:id="1932273994">
      <w:bodyDiv w:val="1"/>
      <w:marLeft w:val="0"/>
      <w:marRight w:val="0"/>
      <w:marTop w:val="0"/>
      <w:marBottom w:val="0"/>
      <w:divBdr>
        <w:top w:val="none" w:sz="0" w:space="0" w:color="auto"/>
        <w:left w:val="none" w:sz="0" w:space="0" w:color="auto"/>
        <w:bottom w:val="none" w:sz="0" w:space="0" w:color="auto"/>
        <w:right w:val="none" w:sz="0" w:space="0" w:color="auto"/>
      </w:divBdr>
    </w:div>
    <w:div w:id="1934119868">
      <w:bodyDiv w:val="1"/>
      <w:marLeft w:val="0"/>
      <w:marRight w:val="0"/>
      <w:marTop w:val="0"/>
      <w:marBottom w:val="0"/>
      <w:divBdr>
        <w:top w:val="none" w:sz="0" w:space="0" w:color="auto"/>
        <w:left w:val="none" w:sz="0" w:space="0" w:color="auto"/>
        <w:bottom w:val="none" w:sz="0" w:space="0" w:color="auto"/>
        <w:right w:val="none" w:sz="0" w:space="0" w:color="auto"/>
      </w:divBdr>
    </w:div>
    <w:div w:id="1968313475">
      <w:bodyDiv w:val="1"/>
      <w:marLeft w:val="0"/>
      <w:marRight w:val="0"/>
      <w:marTop w:val="0"/>
      <w:marBottom w:val="0"/>
      <w:divBdr>
        <w:top w:val="none" w:sz="0" w:space="0" w:color="auto"/>
        <w:left w:val="none" w:sz="0" w:space="0" w:color="auto"/>
        <w:bottom w:val="none" w:sz="0" w:space="0" w:color="auto"/>
        <w:right w:val="none" w:sz="0" w:space="0" w:color="auto"/>
      </w:divBdr>
    </w:div>
    <w:div w:id="1969428424">
      <w:bodyDiv w:val="1"/>
      <w:marLeft w:val="0"/>
      <w:marRight w:val="0"/>
      <w:marTop w:val="0"/>
      <w:marBottom w:val="0"/>
      <w:divBdr>
        <w:top w:val="none" w:sz="0" w:space="0" w:color="auto"/>
        <w:left w:val="none" w:sz="0" w:space="0" w:color="auto"/>
        <w:bottom w:val="none" w:sz="0" w:space="0" w:color="auto"/>
        <w:right w:val="none" w:sz="0" w:space="0" w:color="auto"/>
      </w:divBdr>
    </w:div>
    <w:div w:id="2042777749">
      <w:bodyDiv w:val="1"/>
      <w:marLeft w:val="0"/>
      <w:marRight w:val="0"/>
      <w:marTop w:val="0"/>
      <w:marBottom w:val="0"/>
      <w:divBdr>
        <w:top w:val="none" w:sz="0" w:space="0" w:color="auto"/>
        <w:left w:val="none" w:sz="0" w:space="0" w:color="auto"/>
        <w:bottom w:val="none" w:sz="0" w:space="0" w:color="auto"/>
        <w:right w:val="none" w:sz="0" w:space="0" w:color="auto"/>
      </w:divBdr>
    </w:div>
    <w:div w:id="2048794920">
      <w:bodyDiv w:val="1"/>
      <w:marLeft w:val="0"/>
      <w:marRight w:val="0"/>
      <w:marTop w:val="0"/>
      <w:marBottom w:val="0"/>
      <w:divBdr>
        <w:top w:val="none" w:sz="0" w:space="0" w:color="auto"/>
        <w:left w:val="none" w:sz="0" w:space="0" w:color="auto"/>
        <w:bottom w:val="none" w:sz="0" w:space="0" w:color="auto"/>
        <w:right w:val="none" w:sz="0" w:space="0" w:color="auto"/>
      </w:divBdr>
    </w:div>
    <w:div w:id="2062901741">
      <w:bodyDiv w:val="1"/>
      <w:marLeft w:val="0"/>
      <w:marRight w:val="0"/>
      <w:marTop w:val="0"/>
      <w:marBottom w:val="0"/>
      <w:divBdr>
        <w:top w:val="none" w:sz="0" w:space="0" w:color="auto"/>
        <w:left w:val="none" w:sz="0" w:space="0" w:color="auto"/>
        <w:bottom w:val="none" w:sz="0" w:space="0" w:color="auto"/>
        <w:right w:val="none" w:sz="0" w:space="0" w:color="auto"/>
      </w:divBdr>
    </w:div>
    <w:div w:id="2109108644">
      <w:bodyDiv w:val="1"/>
      <w:marLeft w:val="0"/>
      <w:marRight w:val="0"/>
      <w:marTop w:val="0"/>
      <w:marBottom w:val="0"/>
      <w:divBdr>
        <w:top w:val="none" w:sz="0" w:space="0" w:color="auto"/>
        <w:left w:val="none" w:sz="0" w:space="0" w:color="auto"/>
        <w:bottom w:val="none" w:sz="0" w:space="0" w:color="auto"/>
        <w:right w:val="none" w:sz="0" w:space="0" w:color="auto"/>
      </w:divBdr>
    </w:div>
    <w:div w:id="2126925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habr.com/ru/post/254773" TargetMode="Externa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yperlink" Target="https://angular.io/?developerstash" TargetMode="External"/><Relationship Id="rId47" Type="http://schemas.openxmlformats.org/officeDocument/2006/relationships/oleObject" Target="embeddings/oleObject1.bin"/><Relationship Id="rId50" Type="http://schemas.openxmlformats.org/officeDocument/2006/relationships/image" Target="media/image30.wmf"/><Relationship Id="rId55" Type="http://schemas.openxmlformats.org/officeDocument/2006/relationships/oleObject" Target="embeddings/oleObject5.bin"/><Relationship Id="rId63" Type="http://schemas.openxmlformats.org/officeDocument/2006/relationships/oleObject" Target="embeddings/oleObject9.bin"/><Relationship Id="rId68" Type="http://schemas.microsoft.com/office/2011/relationships/people" Target="people.xml"/><Relationship Id="rId7" Type="http://schemas.openxmlformats.org/officeDocument/2006/relationships/endnotes" Target="endnotes.xml"/><Relationship Id="rId71"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localhost:44306/api/auth/sign-in" TargetMode="External"/><Relationship Id="rId37" Type="http://schemas.openxmlformats.org/officeDocument/2006/relationships/hyperlink" Target="https://semantica.in/blog/veb-interfejs.html/" TargetMode="External"/><Relationship Id="rId40" Type="http://schemas.openxmlformats.org/officeDocument/2006/relationships/hyperlink" Target="https://habr.com/ru/post/169381/" TargetMode="External"/><Relationship Id="rId45" Type="http://schemas.openxmlformats.org/officeDocument/2006/relationships/image" Target="media/image27.png"/><Relationship Id="rId53" Type="http://schemas.openxmlformats.org/officeDocument/2006/relationships/oleObject" Target="embeddings/oleObject4.bin"/><Relationship Id="rId58" Type="http://schemas.openxmlformats.org/officeDocument/2006/relationships/image" Target="media/image34.wmf"/><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oleObject" Target="embeddings/oleObject2.bin"/><Relationship Id="rId57" Type="http://schemas.openxmlformats.org/officeDocument/2006/relationships/oleObject" Target="embeddings/oleObject6.bin"/><Relationship Id="rId61" Type="http://schemas.openxmlformats.org/officeDocument/2006/relationships/oleObject" Target="embeddings/oleObject8.bin"/><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26.png"/><Relationship Id="rId52" Type="http://schemas.openxmlformats.org/officeDocument/2006/relationships/image" Target="media/image31.wmf"/><Relationship Id="rId60" Type="http://schemas.openxmlformats.org/officeDocument/2006/relationships/image" Target="media/image35.wmf"/><Relationship Id="rId65" Type="http://schemas.openxmlformats.org/officeDocument/2006/relationships/oleObject" Target="embeddings/oleObject10.bin"/><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3.png"/><Relationship Id="rId43" Type="http://schemas.openxmlformats.org/officeDocument/2006/relationships/image" Target="media/image25.png"/><Relationship Id="rId48" Type="http://schemas.openxmlformats.org/officeDocument/2006/relationships/image" Target="media/image29.wmf"/><Relationship Id="rId56" Type="http://schemas.openxmlformats.org/officeDocument/2006/relationships/image" Target="media/image33.wmf"/><Relationship Id="rId64" Type="http://schemas.openxmlformats.org/officeDocument/2006/relationships/image" Target="media/image37.wmf"/><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oleObject" Target="embeddings/oleObject3.bin"/><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localhost:44306/api/contacts/3" TargetMode="External"/><Relationship Id="rId38" Type="http://schemas.openxmlformats.org/officeDocument/2006/relationships/hyperlink" Target="https://github.com/tin-cat/emailqueue" TargetMode="External"/><Relationship Id="rId46" Type="http://schemas.openxmlformats.org/officeDocument/2006/relationships/image" Target="media/image28.wmf"/><Relationship Id="rId59" Type="http://schemas.openxmlformats.org/officeDocument/2006/relationships/oleObject" Target="embeddings/oleObject7.bin"/><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docs.microsoft.com/ru-ru/dotnet/csharp/" TargetMode="External"/><Relationship Id="rId54" Type="http://schemas.openxmlformats.org/officeDocument/2006/relationships/image" Target="media/image32.wmf"/><Relationship Id="rId62" Type="http://schemas.openxmlformats.org/officeDocument/2006/relationships/image" Target="media/image36.wmf"/><Relationship Id="rId70" Type="http://schemas.microsoft.com/office/2016/09/relationships/commentsIds" Target="commentsId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65741F-32BB-473D-8AEC-BA9E8F664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1296</TotalTime>
  <Pages>1</Pages>
  <Words>15720</Words>
  <Characters>89604</Characters>
  <Application>Microsoft Office Word</Application>
  <DocSecurity>0</DocSecurity>
  <Lines>746</Lines>
  <Paragraphs>210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Юлия Павликова</dc:creator>
  <cp:keywords/>
  <dc:description/>
  <cp:lastModifiedBy>ПК</cp:lastModifiedBy>
  <cp:revision>66</cp:revision>
  <cp:lastPrinted>2019-06-20T20:32:00Z</cp:lastPrinted>
  <dcterms:created xsi:type="dcterms:W3CDTF">2021-05-26T17:58:00Z</dcterms:created>
  <dcterms:modified xsi:type="dcterms:W3CDTF">2021-06-06T16:22:00Z</dcterms:modified>
</cp:coreProperties>
</file>